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 w:author="Rachel Shipsey" w:date="2025-06-23T15:13:00Z">
          <w:tblPr>
            <w:tblStyle w:val="TableGrid"/>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46"/>
        <w:gridCol w:w="641"/>
        <w:gridCol w:w="3994"/>
        <w:tblGridChange w:id="6">
          <w:tblGrid>
            <w:gridCol w:w="4546"/>
            <w:gridCol w:w="641"/>
            <w:gridCol w:w="3994"/>
          </w:tblGrid>
        </w:tblGridChange>
      </w:tblGrid>
      <w:tr w:rsidR="00794EB8" w:rsidRPr="00626744" w:rsidDel="008A02C4" w14:paraId="331F7032" w14:textId="745483EB" w:rsidTr="008A02C4">
        <w:trPr>
          <w:trHeight w:val="657"/>
          <w:del w:id="7" w:author="Rachel Shipsey" w:date="2025-06-23T15:13:00Z"/>
          <w:trPrChange w:id="8" w:author="Rachel Shipsey" w:date="2025-06-23T15:13:00Z">
            <w:trPr>
              <w:trHeight w:val="657"/>
            </w:trPr>
          </w:trPrChange>
        </w:trPr>
        <w:tc>
          <w:tcPr>
            <w:tcW w:w="4546" w:type="dxa"/>
            <w:tcPrChange w:id="9" w:author="Rachel Shipsey" w:date="2025-06-23T15:13:00Z">
              <w:tcPr>
                <w:tcW w:w="3979" w:type="dxa"/>
              </w:tcPr>
            </w:tcPrChange>
          </w:tcPr>
          <w:p w14:paraId="7B0A6E66" w14:textId="5E95810B" w:rsidR="00794EB8" w:rsidRPr="00626744" w:rsidDel="008A02C4" w:rsidRDefault="00794EB8" w:rsidP="00204848">
            <w:pPr>
              <w:rPr>
                <w:del w:id="10" w:author="Rachel Shipsey" w:date="2025-06-23T15:13:00Z"/>
                <w:rFonts w:eastAsiaTheme="minorEastAsia" w:cs="Arial"/>
                <w:lang w:eastAsia="en-GB"/>
              </w:rPr>
            </w:pPr>
          </w:p>
          <w:p w14:paraId="5A3A4A7F" w14:textId="46210D61" w:rsidR="00794EB8" w:rsidRPr="00626744" w:rsidDel="008A02C4" w:rsidRDefault="00794EB8" w:rsidP="00204848">
            <w:pPr>
              <w:rPr>
                <w:del w:id="11" w:author="Rachel Shipsey" w:date="2025-06-23T15:13:00Z"/>
                <w:rFonts w:eastAsiaTheme="minorEastAsia" w:cs="Arial"/>
                <w:lang w:eastAsia="en-GB"/>
              </w:rPr>
            </w:pPr>
            <w:del w:id="12" w:author="Rachel Shipsey" w:date="2025-06-23T15:13:00Z">
              <w:r w:rsidRPr="00626744" w:rsidDel="008A02C4">
                <w:rPr>
                  <w:rFonts w:eastAsiaTheme="minorEastAsia" w:cs="Arial"/>
                  <w:noProof/>
                  <w:color w:val="FF0000"/>
                  <w:lang w:eastAsia="zh-CN"/>
                </w:rPr>
                <w:drawing>
                  <wp:inline distT="0" distB="0" distL="0" distR="0" wp14:anchorId="58200322" wp14:editId="378C496D">
                    <wp:extent cx="2750177" cy="31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ECAECA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8915" cy="318509"/>
                            </a:xfrm>
                            <a:prstGeom prst="rect">
                              <a:avLst/>
                            </a:prstGeom>
                          </pic:spPr>
                        </pic:pic>
                      </a:graphicData>
                    </a:graphic>
                  </wp:inline>
                </w:drawing>
              </w:r>
            </w:del>
          </w:p>
        </w:tc>
        <w:tc>
          <w:tcPr>
            <w:tcW w:w="641" w:type="dxa"/>
            <w:tcPrChange w:id="13" w:author="Rachel Shipsey" w:date="2025-06-23T15:13:00Z">
              <w:tcPr>
                <w:tcW w:w="731" w:type="dxa"/>
              </w:tcPr>
            </w:tcPrChange>
          </w:tcPr>
          <w:p w14:paraId="0948C554" w14:textId="2FF5E948" w:rsidR="00794EB8" w:rsidRPr="00626744" w:rsidDel="008A02C4" w:rsidRDefault="00794EB8" w:rsidP="00204848">
            <w:pPr>
              <w:rPr>
                <w:del w:id="14" w:author="Rachel Shipsey" w:date="2025-06-23T15:13:00Z"/>
                <w:rFonts w:eastAsiaTheme="minorEastAsia" w:cs="Arial"/>
                <w:lang w:eastAsia="en-GB"/>
              </w:rPr>
            </w:pPr>
            <w:del w:id="15" w:author="Rachel Shipsey" w:date="2025-06-23T15:13:00Z">
              <w:r w:rsidRPr="00626744" w:rsidDel="008A02C4">
                <w:rPr>
                  <w:rFonts w:eastAsiaTheme="minorEastAsia" w:cs="Arial"/>
                  <w:lang w:eastAsia="en-GB"/>
                </w:rPr>
                <w:delText xml:space="preserve">          </w:delText>
              </w:r>
            </w:del>
          </w:p>
        </w:tc>
        <w:tc>
          <w:tcPr>
            <w:tcW w:w="3994" w:type="dxa"/>
            <w:tcPrChange w:id="16" w:author="Rachel Shipsey" w:date="2025-06-23T15:13:00Z">
              <w:tcPr>
                <w:tcW w:w="4471" w:type="dxa"/>
              </w:tcPr>
            </w:tcPrChange>
          </w:tcPr>
          <w:p w14:paraId="47C6DD2A" w14:textId="114A8ECA" w:rsidR="00794EB8" w:rsidRPr="00626744" w:rsidDel="008A02C4" w:rsidRDefault="00794EB8" w:rsidP="00204848">
            <w:pPr>
              <w:jc w:val="right"/>
              <w:rPr>
                <w:del w:id="17" w:author="Rachel Shipsey" w:date="2025-06-23T15:13:00Z"/>
                <w:rFonts w:eastAsiaTheme="minorEastAsia" w:cs="Arial"/>
                <w:lang w:eastAsia="en-GB"/>
              </w:rPr>
            </w:pPr>
            <w:del w:id="18" w:author="Rachel Shipsey" w:date="2025-06-23T15:13:00Z">
              <w:r w:rsidRPr="003D4EAF" w:rsidDel="008A02C4">
                <w:rPr>
                  <w:rFonts w:cs="Arial"/>
                  <w:b/>
                  <w:noProof/>
                  <w:color w:val="000000"/>
                  <w:sz w:val="72"/>
                  <w:szCs w:val="72"/>
                </w:rPr>
                <w:drawing>
                  <wp:anchor distT="0" distB="0" distL="114300" distR="114300" simplePos="0" relativeHeight="251658242" behindDoc="1" locked="0" layoutInCell="1" allowOverlap="1" wp14:anchorId="2AC1AFC4" wp14:editId="6380CE70">
                    <wp:simplePos x="0" y="0"/>
                    <wp:positionH relativeFrom="column">
                      <wp:posOffset>1096645</wp:posOffset>
                    </wp:positionH>
                    <wp:positionV relativeFrom="paragraph">
                      <wp:posOffset>-208915</wp:posOffset>
                    </wp:positionV>
                    <wp:extent cx="1805940" cy="989062"/>
                    <wp:effectExtent l="0" t="0" r="0" b="0"/>
                    <wp:wrapNone/>
                    <wp:docPr id="1917122194" name="Picture 19171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5940" cy="989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FDB" w:rsidDel="008A02C4">
                <w:rPr>
                  <w:rFonts w:eastAsiaTheme="minorEastAsia" w:cs="Arial"/>
                  <w:noProof/>
                  <w:lang w:eastAsia="en-GB"/>
                </w:rPr>
                <w:drawing>
                  <wp:anchor distT="0" distB="0" distL="114300" distR="114300" simplePos="0" relativeHeight="251658241" behindDoc="1" locked="0" layoutInCell="1" allowOverlap="1" wp14:anchorId="5F7C8F87" wp14:editId="489B1D03">
                    <wp:simplePos x="0" y="0"/>
                    <wp:positionH relativeFrom="column">
                      <wp:posOffset>-68580</wp:posOffset>
                    </wp:positionH>
                    <wp:positionV relativeFrom="paragraph">
                      <wp:posOffset>21256</wp:posOffset>
                    </wp:positionV>
                    <wp:extent cx="990600" cy="458804"/>
                    <wp:effectExtent l="0" t="0" r="0" b="0"/>
                    <wp:wrapTight wrapText="bothSides">
                      <wp:wrapPolygon edited="0">
                        <wp:start x="0" y="0"/>
                        <wp:lineTo x="0" y="20643"/>
                        <wp:lineTo x="21185" y="20643"/>
                        <wp:lineTo x="21185" y="0"/>
                        <wp:lineTo x="0" y="0"/>
                      </wp:wrapPolygon>
                    </wp:wrapTight>
                    <wp:docPr id="789328518" name="Picture 78932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5308" cy="460985"/>
                            </a:xfrm>
                            <a:prstGeom prst="rect">
                              <a:avLst/>
                            </a:prstGeom>
                            <a:noFill/>
                            <a:ln>
                              <a:noFill/>
                            </a:ln>
                          </pic:spPr>
                        </pic:pic>
                      </a:graphicData>
                    </a:graphic>
                    <wp14:sizeRelH relativeFrom="margin">
                      <wp14:pctWidth>0</wp14:pctWidth>
                    </wp14:sizeRelH>
                    <wp14:sizeRelV relativeFrom="margin">
                      <wp14:pctHeight>0</wp14:pctHeight>
                    </wp14:sizeRelV>
                  </wp:anchor>
                </w:drawing>
              </w:r>
            </w:del>
          </w:p>
        </w:tc>
      </w:tr>
    </w:tbl>
    <w:p w14:paraId="33C0BE73" w14:textId="593E284B" w:rsidR="00A74C52" w:rsidRPr="003026DB" w:rsidDel="008A02C4" w:rsidRDefault="151AE367" w:rsidP="08F2BFAC">
      <w:pPr>
        <w:pBdr>
          <w:top w:val="nil"/>
          <w:left w:val="nil"/>
          <w:bottom w:val="nil"/>
          <w:right w:val="nil"/>
          <w:between w:val="nil"/>
        </w:pBdr>
        <w:jc w:val="center"/>
        <w:rPr>
          <w:del w:id="19" w:author="Rachel Shipsey" w:date="2025-06-23T15:13:00Z"/>
          <w:rFonts w:cs="Arial"/>
          <w:color w:val="4472C4"/>
          <w:sz w:val="28"/>
          <w:szCs w:val="28"/>
        </w:rPr>
      </w:pPr>
      <w:del w:id="20" w:author="Rachel Shipsey" w:date="2025-06-23T15:13:00Z">
        <w:r w:rsidRPr="08F2BFAC" w:rsidDel="008A02C4">
          <w:rPr>
            <w:rFonts w:cs="Arial"/>
            <w:color w:val="4472C4" w:themeColor="accent1"/>
            <w:sz w:val="28"/>
            <w:szCs w:val="28"/>
          </w:rPr>
          <w:delText>THIS IS THE WORKING VERSION</w:delText>
        </w:r>
        <w:r w:rsidR="006C3FD0" w:rsidRPr="08F2BFAC" w:rsidDel="008A02C4">
          <w:rPr>
            <w:rFonts w:cs="Arial"/>
            <w:color w:val="4472C4" w:themeColor="accent1"/>
            <w:sz w:val="28"/>
            <w:szCs w:val="28"/>
          </w:rPr>
          <w:delText xml:space="preserve"> </w:delText>
        </w:r>
      </w:del>
    </w:p>
    <w:p w14:paraId="7C053C19" w14:textId="409CA06F" w:rsidR="00A74C52" w:rsidRPr="003026DB" w:rsidDel="008A02C4" w:rsidRDefault="00A74C52" w:rsidP="00A74C52">
      <w:pPr>
        <w:pBdr>
          <w:top w:val="nil"/>
          <w:left w:val="nil"/>
          <w:bottom w:val="nil"/>
          <w:right w:val="nil"/>
          <w:between w:val="nil"/>
        </w:pBdr>
        <w:jc w:val="center"/>
        <w:rPr>
          <w:del w:id="21" w:author="Rachel Shipsey" w:date="2025-06-23T15:13:00Z"/>
          <w:rFonts w:cs="Arial"/>
          <w:color w:val="4472C4"/>
          <w:sz w:val="28"/>
          <w:szCs w:val="28"/>
        </w:rPr>
      </w:pPr>
    </w:p>
    <w:p w14:paraId="6FDF7FE5" w14:textId="53C39E56" w:rsidR="00A74C52" w:rsidRPr="003026DB" w:rsidDel="008A02C4" w:rsidRDefault="00A74C52" w:rsidP="00A74C52">
      <w:pPr>
        <w:pBdr>
          <w:top w:val="nil"/>
          <w:left w:val="nil"/>
          <w:bottom w:val="nil"/>
          <w:right w:val="nil"/>
          <w:between w:val="nil"/>
        </w:pBdr>
        <w:jc w:val="center"/>
        <w:rPr>
          <w:del w:id="22" w:author="Rachel Shipsey" w:date="2025-06-23T15:13:00Z"/>
          <w:rFonts w:cs="Arial"/>
          <w:color w:val="4472C4"/>
          <w:sz w:val="28"/>
          <w:szCs w:val="28"/>
        </w:rPr>
      </w:pPr>
    </w:p>
    <w:p w14:paraId="4AD6F127" w14:textId="4CACAF29" w:rsidR="00F63AE3" w:rsidDel="008A02C4" w:rsidRDefault="00A21ACF">
      <w:pPr>
        <w:pStyle w:val="Title"/>
        <w:rPr>
          <w:del w:id="23" w:author="Rachel Shipsey" w:date="2025-06-23T15:13:00Z"/>
        </w:rPr>
        <w:pPrChange w:id="24" w:author="Rachel Shipsey" w:date="2025-06-03T18:55:00Z">
          <w:pPr>
            <w:pBdr>
              <w:top w:val="nil"/>
              <w:left w:val="nil"/>
              <w:bottom w:val="nil"/>
              <w:right w:val="nil"/>
              <w:between w:val="nil"/>
            </w:pBdr>
            <w:jc w:val="center"/>
          </w:pPr>
        </w:pPrChange>
      </w:pPr>
      <w:del w:id="25" w:author="Rachel Shipsey" w:date="2025-06-03T18:54:00Z">
        <w:r w:rsidDel="00E314DE">
          <w:delText>Digital</w:delText>
        </w:r>
        <w:r w:rsidR="00A74C52" w:rsidDel="00E314DE">
          <w:delText xml:space="preserve"> </w:delText>
        </w:r>
        <w:r w:rsidR="00A74C52" w:rsidRPr="003026DB" w:rsidDel="00E314DE">
          <w:delText>Population and Housing</w:delText>
        </w:r>
      </w:del>
      <w:del w:id="26" w:author="Rachel Shipsey" w:date="2025-06-09T09:14:00Z">
        <w:r w:rsidR="00A74C52" w:rsidRPr="003026DB" w:rsidDel="009C61F0">
          <w:delText xml:space="preserve"> </w:delText>
        </w:r>
      </w:del>
      <w:del w:id="27" w:author="Rachel Shipsey" w:date="2025-06-23T15:13:00Z">
        <w:r w:rsidR="00A74C52" w:rsidRPr="003026DB" w:rsidDel="008A02C4">
          <w:delText>Census</w:delText>
        </w:r>
        <w:r w:rsidR="00A74C52" w:rsidDel="008A02C4">
          <w:delText xml:space="preserve"> </w:delText>
        </w:r>
        <w:r w:rsidDel="008A02C4">
          <w:delText>Handbook for</w:delText>
        </w:r>
        <w:r w:rsidR="00A74C52" w:rsidDel="008A02C4">
          <w:delText xml:space="preserve"> Africa</w:delText>
        </w:r>
        <w:r w:rsidR="002A5A59" w:rsidDel="008A02C4">
          <w:delText xml:space="preserve"> </w:delText>
        </w:r>
      </w:del>
    </w:p>
    <w:p w14:paraId="7B24882D" w14:textId="76F9A4DC" w:rsidR="00F63AE3" w:rsidDel="008A02C4" w:rsidRDefault="002A5A59">
      <w:pPr>
        <w:pStyle w:val="Subtitle"/>
        <w:rPr>
          <w:del w:id="28" w:author="Rachel Shipsey" w:date="2025-06-23T15:13:00Z"/>
        </w:rPr>
        <w:pPrChange w:id="29" w:author="Rachel Shipsey" w:date="2025-06-03T18:55:00Z">
          <w:pPr>
            <w:pBdr>
              <w:top w:val="nil"/>
              <w:left w:val="nil"/>
              <w:bottom w:val="nil"/>
              <w:right w:val="nil"/>
              <w:between w:val="nil"/>
            </w:pBdr>
            <w:jc w:val="center"/>
          </w:pPr>
        </w:pPrChange>
      </w:pPr>
      <w:del w:id="30" w:author="Rachel Shipsey" w:date="2025-06-23T15:13:00Z">
        <w:r w:rsidDel="008A02C4">
          <w:delText>Based on</w:delText>
        </w:r>
        <w:r w:rsidR="00331685" w:rsidDel="008A02C4">
          <w:delText xml:space="preserve"> </w:delText>
        </w:r>
      </w:del>
    </w:p>
    <w:p w14:paraId="32052586" w14:textId="0FD01B16" w:rsidR="00331685" w:rsidDel="008A02C4" w:rsidRDefault="00331685">
      <w:pPr>
        <w:pStyle w:val="Subtitle"/>
        <w:rPr>
          <w:del w:id="31" w:author="Rachel Shipsey" w:date="2025-06-23T15:13:00Z"/>
        </w:rPr>
        <w:pPrChange w:id="32" w:author="Rachel Shipsey" w:date="2025-06-03T18:55:00Z">
          <w:pPr>
            <w:pBdr>
              <w:top w:val="nil"/>
              <w:left w:val="nil"/>
              <w:bottom w:val="nil"/>
              <w:right w:val="nil"/>
              <w:between w:val="nil"/>
            </w:pBdr>
            <w:jc w:val="center"/>
          </w:pPr>
        </w:pPrChange>
      </w:pPr>
      <w:del w:id="33" w:author="Rachel Shipsey" w:date="2025-06-23T15:13:00Z">
        <w:r w:rsidDel="008A02C4">
          <w:delText>Experiences and Lessons from the 2020 Round</w:delText>
        </w:r>
      </w:del>
    </w:p>
    <w:p w14:paraId="14D8CEC2" w14:textId="3DABD237" w:rsidR="00A74C52" w:rsidDel="008A02C4" w:rsidRDefault="00A74C52" w:rsidP="00A74C52">
      <w:pPr>
        <w:pBdr>
          <w:top w:val="nil"/>
          <w:left w:val="nil"/>
          <w:bottom w:val="nil"/>
          <w:right w:val="nil"/>
          <w:between w:val="nil"/>
        </w:pBdr>
        <w:jc w:val="center"/>
        <w:rPr>
          <w:del w:id="34" w:author="Rachel Shipsey" w:date="2025-06-23T15:13:00Z"/>
          <w:rFonts w:cs="Arial"/>
          <w:sz w:val="36"/>
          <w:szCs w:val="36"/>
        </w:rPr>
      </w:pPr>
    </w:p>
    <w:p w14:paraId="0228C40E" w14:textId="03AC5CCE" w:rsidR="00A21ACF" w:rsidDel="008A02C4" w:rsidRDefault="00A21ACF" w:rsidP="00A74C52">
      <w:pPr>
        <w:pBdr>
          <w:top w:val="nil"/>
          <w:left w:val="nil"/>
          <w:bottom w:val="nil"/>
          <w:right w:val="nil"/>
          <w:between w:val="nil"/>
        </w:pBdr>
        <w:jc w:val="center"/>
        <w:rPr>
          <w:del w:id="35" w:author="Rachel Shipsey" w:date="2025-06-23T15:13:00Z"/>
          <w:rFonts w:cs="Arial"/>
          <w:sz w:val="36"/>
          <w:szCs w:val="36"/>
        </w:rPr>
      </w:pPr>
    </w:p>
    <w:p w14:paraId="272A5561" w14:textId="0670EFA1" w:rsidR="00A21ACF" w:rsidDel="008A02C4" w:rsidRDefault="00A21ACF" w:rsidP="00A74C52">
      <w:pPr>
        <w:pBdr>
          <w:top w:val="nil"/>
          <w:left w:val="nil"/>
          <w:bottom w:val="nil"/>
          <w:right w:val="nil"/>
          <w:between w:val="nil"/>
        </w:pBdr>
        <w:jc w:val="center"/>
        <w:rPr>
          <w:del w:id="36" w:author="Rachel Shipsey" w:date="2025-06-23T15:13:00Z"/>
          <w:rFonts w:cs="Arial"/>
          <w:sz w:val="36"/>
          <w:szCs w:val="36"/>
        </w:rPr>
      </w:pPr>
    </w:p>
    <w:p w14:paraId="6D14EE94" w14:textId="35A5AE15" w:rsidR="00A21ACF" w:rsidDel="008A02C4" w:rsidRDefault="00A21ACF" w:rsidP="00A74C52">
      <w:pPr>
        <w:pBdr>
          <w:top w:val="nil"/>
          <w:left w:val="nil"/>
          <w:bottom w:val="nil"/>
          <w:right w:val="nil"/>
          <w:between w:val="nil"/>
        </w:pBdr>
        <w:jc w:val="center"/>
        <w:rPr>
          <w:del w:id="37" w:author="Rachel Shipsey" w:date="2025-06-23T15:13:00Z"/>
          <w:rFonts w:cs="Arial"/>
          <w:sz w:val="36"/>
          <w:szCs w:val="36"/>
        </w:rPr>
      </w:pPr>
    </w:p>
    <w:p w14:paraId="585F4EC6" w14:textId="3014371E" w:rsidR="00A21ACF" w:rsidDel="008A02C4" w:rsidRDefault="00A21ACF" w:rsidP="00A74C52">
      <w:pPr>
        <w:pBdr>
          <w:top w:val="nil"/>
          <w:left w:val="nil"/>
          <w:bottom w:val="nil"/>
          <w:right w:val="nil"/>
          <w:between w:val="nil"/>
        </w:pBdr>
        <w:jc w:val="center"/>
        <w:rPr>
          <w:del w:id="38" w:author="Rachel Shipsey" w:date="2025-06-23T15:13:00Z"/>
          <w:rFonts w:cs="Arial"/>
          <w:sz w:val="36"/>
          <w:szCs w:val="36"/>
        </w:rPr>
      </w:pPr>
    </w:p>
    <w:p w14:paraId="3CE9ED8A" w14:textId="12934B6C" w:rsidR="00A21ACF" w:rsidDel="008A02C4" w:rsidRDefault="00A21ACF" w:rsidP="00A74C52">
      <w:pPr>
        <w:pBdr>
          <w:top w:val="nil"/>
          <w:left w:val="nil"/>
          <w:bottom w:val="nil"/>
          <w:right w:val="nil"/>
          <w:between w:val="nil"/>
        </w:pBdr>
        <w:jc w:val="center"/>
        <w:rPr>
          <w:del w:id="39" w:author="Rachel Shipsey" w:date="2025-06-23T15:13:00Z"/>
          <w:rFonts w:cs="Arial"/>
          <w:sz w:val="36"/>
          <w:szCs w:val="36"/>
        </w:rPr>
      </w:pPr>
    </w:p>
    <w:p w14:paraId="4803452D" w14:textId="37C139B0" w:rsidR="00A21ACF" w:rsidDel="008A02C4" w:rsidRDefault="00A21ACF" w:rsidP="00A74C52">
      <w:pPr>
        <w:pBdr>
          <w:top w:val="nil"/>
          <w:left w:val="nil"/>
          <w:bottom w:val="nil"/>
          <w:right w:val="nil"/>
          <w:between w:val="nil"/>
        </w:pBdr>
        <w:jc w:val="center"/>
        <w:rPr>
          <w:del w:id="40" w:author="Rachel Shipsey" w:date="2025-06-23T15:13:00Z"/>
          <w:rFonts w:cs="Arial"/>
          <w:sz w:val="36"/>
          <w:szCs w:val="36"/>
        </w:rPr>
      </w:pPr>
    </w:p>
    <w:p w14:paraId="49D9E162" w14:textId="0ACEEB69" w:rsidR="00A21ACF" w:rsidDel="008A02C4" w:rsidRDefault="00A21ACF" w:rsidP="00A74C52">
      <w:pPr>
        <w:pBdr>
          <w:top w:val="nil"/>
          <w:left w:val="nil"/>
          <w:bottom w:val="nil"/>
          <w:right w:val="nil"/>
          <w:between w:val="nil"/>
        </w:pBdr>
        <w:jc w:val="center"/>
        <w:rPr>
          <w:del w:id="41" w:author="Rachel Shipsey" w:date="2025-06-23T15:13:00Z"/>
          <w:rFonts w:cs="Arial"/>
          <w:sz w:val="36"/>
          <w:szCs w:val="36"/>
        </w:rPr>
      </w:pPr>
    </w:p>
    <w:p w14:paraId="42F35415" w14:textId="3FAF550A" w:rsidR="00A21ACF" w:rsidRPr="003026DB" w:rsidDel="008A02C4" w:rsidRDefault="005436C2">
      <w:pPr>
        <w:pStyle w:val="Subtitle"/>
        <w:rPr>
          <w:del w:id="42" w:author="Rachel Shipsey" w:date="2025-06-23T15:13:00Z"/>
        </w:rPr>
        <w:pPrChange w:id="43" w:author="Rachel Shipsey" w:date="2025-06-03T18:55:00Z">
          <w:pPr>
            <w:pBdr>
              <w:top w:val="nil"/>
              <w:left w:val="nil"/>
              <w:bottom w:val="nil"/>
              <w:right w:val="nil"/>
              <w:between w:val="nil"/>
            </w:pBdr>
            <w:jc w:val="center"/>
          </w:pPr>
        </w:pPrChange>
      </w:pPr>
      <w:del w:id="44" w:author="Rachel Shipsey" w:date="2025-06-23T15:13:00Z">
        <w:r w:rsidDel="008A02C4">
          <w:delText>January 2024</w:delText>
        </w:r>
      </w:del>
    </w:p>
    <w:p w14:paraId="5C80A70A" w14:textId="445E445D" w:rsidR="00A74C52" w:rsidRPr="003026DB" w:rsidDel="008A02C4" w:rsidRDefault="00A74C52" w:rsidP="00A74C52">
      <w:pPr>
        <w:pBdr>
          <w:top w:val="nil"/>
          <w:left w:val="nil"/>
          <w:bottom w:val="nil"/>
          <w:right w:val="nil"/>
          <w:between w:val="nil"/>
        </w:pBdr>
        <w:spacing w:before="480"/>
        <w:jc w:val="center"/>
        <w:rPr>
          <w:del w:id="45" w:author="Rachel Shipsey" w:date="2025-06-23T15:13:00Z"/>
          <w:rFonts w:cs="Arial"/>
          <w:color w:val="4472C4"/>
        </w:rPr>
      </w:pPr>
    </w:p>
    <w:p w14:paraId="4E951E2C" w14:textId="6E916471" w:rsidR="00A74C52" w:rsidRPr="003026DB" w:rsidDel="008A02C4" w:rsidRDefault="00A74C52" w:rsidP="00A74C52">
      <w:pPr>
        <w:rPr>
          <w:del w:id="46" w:author="Rachel Shipsey" w:date="2025-06-23T15:13:00Z"/>
          <w:rFonts w:eastAsia="Arial" w:cs="Arial"/>
          <w:color w:val="000000"/>
          <w:sz w:val="23"/>
          <w:szCs w:val="23"/>
          <w:highlight w:val="white"/>
        </w:rPr>
      </w:pPr>
      <w:del w:id="47" w:author="Rachel Shipsey" w:date="2025-06-23T15:13:00Z">
        <w:r w:rsidRPr="003026DB" w:rsidDel="008A02C4">
          <w:rPr>
            <w:rFonts w:cs="Arial"/>
          </w:rPr>
          <w:br w:type="page"/>
        </w:r>
      </w:del>
    </w:p>
    <w:customXmlDelRangeStart w:id="48" w:author="Rachel Shipsey" w:date="2025-06-23T15:13:00Z"/>
    <w:sdt>
      <w:sdtPr>
        <w:rPr>
          <w:rFonts w:eastAsia="Calibri" w:cs="Arial"/>
          <w:noProof/>
          <w:color w:val="0070C0"/>
          <w:sz w:val="22"/>
        </w:rPr>
        <w:id w:val="33387284"/>
        <w:docPartObj>
          <w:docPartGallery w:val="Table of Contents"/>
          <w:docPartUnique/>
        </w:docPartObj>
      </w:sdtPr>
      <w:sdtEndPr>
        <w:rPr>
          <w:b w:val="0"/>
          <w:sz w:val="24"/>
          <w:szCs w:val="22"/>
        </w:rPr>
      </w:sdtEndPr>
      <w:sdtContent>
        <w:customXmlDelRangeEnd w:id="48"/>
        <w:p w14:paraId="3710DC62" w14:textId="6538A1C0" w:rsidR="00647414" w:rsidRPr="00647414" w:rsidDel="008A02C4" w:rsidRDefault="00647414">
          <w:pPr>
            <w:pStyle w:val="TOCHeading"/>
            <w:rPr>
              <w:del w:id="49" w:author="Rachel Shipsey" w:date="2025-06-23T15:13:00Z"/>
              <w:rFonts w:cs="Arial"/>
              <w:b w:val="0"/>
              <w:bCs/>
              <w:sz w:val="36"/>
              <w:szCs w:val="36"/>
            </w:rPr>
          </w:pPr>
          <w:del w:id="50" w:author="Rachel Shipsey" w:date="2025-06-23T15:13:00Z">
            <w:r w:rsidRPr="4871BC61" w:rsidDel="008A02C4">
              <w:rPr>
                <w:rFonts w:cs="Arial"/>
                <w:bCs/>
              </w:rPr>
              <w:delText>Table of</w:delText>
            </w:r>
            <w:r w:rsidRPr="4871BC61" w:rsidDel="008A02C4">
              <w:rPr>
                <w:bCs/>
              </w:rPr>
              <w:delText xml:space="preserve"> </w:delText>
            </w:r>
            <w:r w:rsidRPr="4871BC61" w:rsidDel="008A02C4">
              <w:rPr>
                <w:rFonts w:cs="Arial"/>
                <w:bCs/>
                <w:sz w:val="36"/>
                <w:szCs w:val="36"/>
              </w:rPr>
              <w:delText>Contents</w:delText>
            </w:r>
          </w:del>
        </w:p>
        <w:p w14:paraId="2C9958D5" w14:textId="2CBEB3F9" w:rsidR="000E359F" w:rsidDel="007F7AFB" w:rsidRDefault="00E51E57">
          <w:pPr>
            <w:pStyle w:val="TOC1"/>
            <w:rPr>
              <w:del w:id="51" w:author="Rachel Shipsey" w:date="2025-06-19T14:55:00Z"/>
              <w:rFonts w:asciiTheme="minorHAnsi" w:eastAsiaTheme="minorEastAsia" w:hAnsiTheme="minorHAnsi" w:cstheme="minorBidi"/>
              <w:color w:val="auto"/>
              <w:kern w:val="2"/>
              <w:sz w:val="22"/>
              <w:lang w:val="en-GB" w:eastAsia="en-GB"/>
              <w14:ligatures w14:val="standardContextual"/>
            </w:rPr>
            <w:pPrChange w:id="52" w:author="Rachel Shipsey" w:date="2025-06-19T18:44:00Z">
              <w:pPr>
                <w:pStyle w:val="TOC1"/>
                <w:tabs>
                  <w:tab w:val="left" w:pos="440"/>
                </w:tabs>
              </w:pPr>
            </w:pPrChange>
          </w:pPr>
          <w:del w:id="53" w:author="Rachel Shipsey" w:date="2025-06-23T15:13:00Z">
            <w:r w:rsidDel="008A02C4">
              <w:fldChar w:fldCharType="begin"/>
            </w:r>
            <w:r w:rsidR="7B4121B4" w:rsidDel="008A02C4">
              <w:delInstrText>TOC \o "1-3" \z \u \h</w:delInstrText>
            </w:r>
            <w:r w:rsidDel="008A02C4">
              <w:fldChar w:fldCharType="separate"/>
            </w:r>
          </w:del>
          <w:del w:id="54" w:author="Rachel Shipsey" w:date="2025-06-19T14:55:00Z">
            <w:r w:rsidR="000E359F" w:rsidRPr="007F7AFB" w:rsidDel="007F7AFB">
              <w:rPr>
                <w:rPrChange w:id="55" w:author="Rachel Shipsey" w:date="2025-06-19T14:55:00Z">
                  <w:rPr>
                    <w:rStyle w:val="Hyperlink"/>
                    <w:bCs/>
                  </w:rPr>
                </w:rPrChange>
              </w:rPr>
              <w:delText>2</w:delText>
            </w:r>
            <w:r w:rsidR="000E359F" w:rsidDel="007F7AFB">
              <w:rPr>
                <w:rFonts w:asciiTheme="minorHAnsi" w:eastAsiaTheme="minorEastAsia" w:hAnsiTheme="minorHAnsi" w:cstheme="minorBidi"/>
                <w:color w:val="auto"/>
                <w:kern w:val="2"/>
                <w:sz w:val="22"/>
                <w:lang w:val="en-GB" w:eastAsia="en-GB"/>
                <w14:ligatures w14:val="standardContextual"/>
              </w:rPr>
              <w:tab/>
            </w:r>
            <w:r w:rsidR="000E359F" w:rsidRPr="007F7AFB" w:rsidDel="007F7AFB">
              <w:rPr>
                <w:rPrChange w:id="56" w:author="Rachel Shipsey" w:date="2025-06-19T14:55:00Z">
                  <w:rPr>
                    <w:rStyle w:val="Hyperlink"/>
                    <w:bCs/>
                  </w:rPr>
                </w:rPrChange>
              </w:rPr>
              <w:delText>CHAPTER ONE: Introduction to the e-census Handbook</w:delText>
            </w:r>
            <w:r w:rsidR="000E359F" w:rsidDel="007F7AFB">
              <w:rPr>
                <w:webHidden/>
              </w:rPr>
              <w:tab/>
              <w:delText>11</w:delText>
            </w:r>
          </w:del>
        </w:p>
        <w:p w14:paraId="11F19D9A" w14:textId="158A083C" w:rsidR="000E359F" w:rsidDel="007F7AFB" w:rsidRDefault="000E359F">
          <w:pPr>
            <w:pStyle w:val="TOC1"/>
            <w:rPr>
              <w:del w:id="57" w:author="Rachel Shipsey" w:date="2025-06-19T14:55:00Z"/>
              <w:rFonts w:asciiTheme="minorHAnsi" w:eastAsiaTheme="minorEastAsia" w:hAnsiTheme="minorHAnsi"/>
              <w:kern w:val="2"/>
              <w:sz w:val="22"/>
              <w:lang w:val="en-GB" w:eastAsia="en-GB"/>
              <w14:ligatures w14:val="standardContextual"/>
            </w:rPr>
            <w:pPrChange w:id="58" w:author="Rachel Shipsey" w:date="2025-06-19T18:44:00Z">
              <w:pPr>
                <w:pStyle w:val="TOC2"/>
              </w:pPr>
            </w:pPrChange>
          </w:pPr>
          <w:del w:id="59" w:author="Rachel Shipsey" w:date="2025-06-19T14:55:00Z">
            <w:r w:rsidRPr="007F7AFB" w:rsidDel="007F7AFB">
              <w:rPr>
                <w:rPrChange w:id="60" w:author="Rachel Shipsey" w:date="2025-06-19T14:55:00Z">
                  <w:rPr>
                    <w:rStyle w:val="Hyperlink"/>
                    <w:rFonts w:cs="Arial"/>
                    <w:bCs/>
                    <w:noProof/>
                  </w:rPr>
                </w:rPrChange>
              </w:rPr>
              <w:delText>1.1</w:delText>
            </w:r>
            <w:r w:rsidDel="007F7AFB">
              <w:rPr>
                <w:rFonts w:asciiTheme="minorHAnsi" w:eastAsiaTheme="minorEastAsia" w:hAnsiTheme="minorHAnsi"/>
                <w:kern w:val="2"/>
                <w:sz w:val="22"/>
                <w:lang w:val="en-GB" w:eastAsia="en-GB"/>
                <w14:ligatures w14:val="standardContextual"/>
              </w:rPr>
              <w:tab/>
            </w:r>
            <w:r w:rsidRPr="007F7AFB" w:rsidDel="007F7AFB">
              <w:rPr>
                <w:rPrChange w:id="61" w:author="Rachel Shipsey" w:date="2025-06-19T14:55:00Z">
                  <w:rPr>
                    <w:rStyle w:val="Hyperlink"/>
                    <w:rFonts w:cs="Arial"/>
                    <w:bCs/>
                    <w:noProof/>
                  </w:rPr>
                </w:rPrChange>
              </w:rPr>
              <w:delText>Background</w:delText>
            </w:r>
            <w:r w:rsidDel="007F7AFB">
              <w:rPr>
                <w:webHidden/>
              </w:rPr>
              <w:tab/>
              <w:delText>11</w:delText>
            </w:r>
          </w:del>
        </w:p>
        <w:p w14:paraId="7D37D596" w14:textId="655E6E14" w:rsidR="000E359F" w:rsidDel="007F7AFB" w:rsidRDefault="000E359F">
          <w:pPr>
            <w:pStyle w:val="TOC1"/>
            <w:rPr>
              <w:del w:id="62" w:author="Rachel Shipsey" w:date="2025-06-19T14:55:00Z"/>
              <w:rFonts w:asciiTheme="minorHAnsi" w:eastAsiaTheme="minorEastAsia" w:hAnsiTheme="minorHAnsi"/>
              <w:kern w:val="2"/>
              <w:sz w:val="22"/>
              <w:lang w:val="en-GB" w:eastAsia="en-GB"/>
              <w14:ligatures w14:val="standardContextual"/>
            </w:rPr>
            <w:pPrChange w:id="63" w:author="Rachel Shipsey" w:date="2025-06-19T18:44:00Z">
              <w:pPr>
                <w:pStyle w:val="TOC2"/>
              </w:pPr>
            </w:pPrChange>
          </w:pPr>
          <w:del w:id="64" w:author="Rachel Shipsey" w:date="2025-06-19T14:55:00Z">
            <w:r w:rsidRPr="007F7AFB" w:rsidDel="007F7AFB">
              <w:rPr>
                <w:rPrChange w:id="65" w:author="Rachel Shipsey" w:date="2025-06-19T14:55:00Z">
                  <w:rPr>
                    <w:rStyle w:val="Hyperlink"/>
                    <w:rFonts w:cs="Arial"/>
                    <w:bCs/>
                    <w:noProof/>
                  </w:rPr>
                </w:rPrChange>
              </w:rPr>
              <w:delText>1.2</w:delText>
            </w:r>
            <w:r w:rsidDel="007F7AFB">
              <w:rPr>
                <w:rFonts w:asciiTheme="minorHAnsi" w:eastAsiaTheme="minorEastAsia" w:hAnsiTheme="minorHAnsi"/>
                <w:kern w:val="2"/>
                <w:sz w:val="22"/>
                <w:lang w:val="en-GB" w:eastAsia="en-GB"/>
                <w14:ligatures w14:val="standardContextual"/>
              </w:rPr>
              <w:tab/>
            </w:r>
            <w:r w:rsidRPr="007F7AFB" w:rsidDel="007F7AFB">
              <w:rPr>
                <w:rPrChange w:id="66" w:author="Rachel Shipsey" w:date="2025-06-19T14:55:00Z">
                  <w:rPr>
                    <w:rStyle w:val="Hyperlink"/>
                    <w:rFonts w:cs="Arial"/>
                    <w:bCs/>
                    <w:noProof/>
                  </w:rPr>
                </w:rPrChange>
              </w:rPr>
              <w:delText>Purpose</w:delText>
            </w:r>
            <w:r w:rsidDel="007F7AFB">
              <w:rPr>
                <w:webHidden/>
              </w:rPr>
              <w:tab/>
              <w:delText>12</w:delText>
            </w:r>
          </w:del>
        </w:p>
        <w:p w14:paraId="6209E7FB" w14:textId="1CC53619" w:rsidR="000E359F" w:rsidDel="007F7AFB" w:rsidRDefault="000E359F">
          <w:pPr>
            <w:pStyle w:val="TOC1"/>
            <w:rPr>
              <w:del w:id="67" w:author="Rachel Shipsey" w:date="2025-06-19T14:55:00Z"/>
              <w:rFonts w:asciiTheme="minorHAnsi" w:eastAsiaTheme="minorEastAsia" w:hAnsiTheme="minorHAnsi"/>
              <w:kern w:val="2"/>
              <w:sz w:val="22"/>
              <w:lang w:val="en-GB" w:eastAsia="en-GB"/>
              <w14:ligatures w14:val="standardContextual"/>
            </w:rPr>
            <w:pPrChange w:id="68" w:author="Rachel Shipsey" w:date="2025-06-19T18:44:00Z">
              <w:pPr>
                <w:pStyle w:val="TOC2"/>
              </w:pPr>
            </w:pPrChange>
          </w:pPr>
          <w:del w:id="69" w:author="Rachel Shipsey" w:date="2025-06-19T14:55:00Z">
            <w:r w:rsidRPr="007F7AFB" w:rsidDel="007F7AFB">
              <w:rPr>
                <w:rPrChange w:id="70" w:author="Rachel Shipsey" w:date="2025-06-19T14:55:00Z">
                  <w:rPr>
                    <w:rStyle w:val="Hyperlink"/>
                    <w:rFonts w:cs="Arial"/>
                    <w:bCs/>
                    <w:noProof/>
                  </w:rPr>
                </w:rPrChange>
              </w:rPr>
              <w:delText>1.3</w:delText>
            </w:r>
            <w:r w:rsidDel="007F7AFB">
              <w:rPr>
                <w:rFonts w:asciiTheme="minorHAnsi" w:eastAsiaTheme="minorEastAsia" w:hAnsiTheme="minorHAnsi"/>
                <w:kern w:val="2"/>
                <w:sz w:val="22"/>
                <w:lang w:val="en-GB" w:eastAsia="en-GB"/>
                <w14:ligatures w14:val="standardContextual"/>
              </w:rPr>
              <w:tab/>
            </w:r>
            <w:r w:rsidRPr="007F7AFB" w:rsidDel="007F7AFB">
              <w:rPr>
                <w:rPrChange w:id="71" w:author="Rachel Shipsey" w:date="2025-06-19T14:55:00Z">
                  <w:rPr>
                    <w:rStyle w:val="Hyperlink"/>
                    <w:rFonts w:cs="Arial"/>
                    <w:bCs/>
                    <w:noProof/>
                  </w:rPr>
                </w:rPrChange>
              </w:rPr>
              <w:delText>Rationale</w:delText>
            </w:r>
            <w:r w:rsidDel="007F7AFB">
              <w:rPr>
                <w:webHidden/>
              </w:rPr>
              <w:tab/>
              <w:delText>12</w:delText>
            </w:r>
          </w:del>
        </w:p>
        <w:p w14:paraId="31157834" w14:textId="2E4B2E2B" w:rsidR="000E359F" w:rsidDel="007F7AFB" w:rsidRDefault="000E359F">
          <w:pPr>
            <w:pStyle w:val="TOC1"/>
            <w:rPr>
              <w:del w:id="72" w:author="Rachel Shipsey" w:date="2025-06-19T14:55:00Z"/>
              <w:rFonts w:asciiTheme="minorHAnsi" w:eastAsiaTheme="minorEastAsia" w:hAnsiTheme="minorHAnsi"/>
              <w:kern w:val="2"/>
              <w:sz w:val="22"/>
              <w:lang w:val="en-GB" w:eastAsia="en-GB"/>
              <w14:ligatures w14:val="standardContextual"/>
            </w:rPr>
            <w:pPrChange w:id="73" w:author="Rachel Shipsey" w:date="2025-06-19T18:44:00Z">
              <w:pPr>
                <w:pStyle w:val="TOC2"/>
              </w:pPr>
            </w:pPrChange>
          </w:pPr>
          <w:del w:id="74" w:author="Rachel Shipsey" w:date="2025-06-19T14:55:00Z">
            <w:r w:rsidRPr="007F7AFB" w:rsidDel="007F7AFB">
              <w:rPr>
                <w:rPrChange w:id="75" w:author="Rachel Shipsey" w:date="2025-06-19T14:55:00Z">
                  <w:rPr>
                    <w:rStyle w:val="Hyperlink"/>
                    <w:rFonts w:cs="Arial"/>
                    <w:bCs/>
                    <w:noProof/>
                  </w:rPr>
                </w:rPrChange>
              </w:rPr>
              <w:delText>1.4</w:delText>
            </w:r>
            <w:r w:rsidDel="007F7AFB">
              <w:rPr>
                <w:rFonts w:asciiTheme="minorHAnsi" w:eastAsiaTheme="minorEastAsia" w:hAnsiTheme="minorHAnsi"/>
                <w:kern w:val="2"/>
                <w:sz w:val="22"/>
                <w:lang w:val="en-GB" w:eastAsia="en-GB"/>
                <w14:ligatures w14:val="standardContextual"/>
              </w:rPr>
              <w:tab/>
            </w:r>
            <w:r w:rsidRPr="007F7AFB" w:rsidDel="007F7AFB">
              <w:rPr>
                <w:rPrChange w:id="76" w:author="Rachel Shipsey" w:date="2025-06-19T14:55:00Z">
                  <w:rPr>
                    <w:rStyle w:val="Hyperlink"/>
                    <w:rFonts w:cs="Arial"/>
                    <w:bCs/>
                    <w:noProof/>
                  </w:rPr>
                </w:rPrChange>
              </w:rPr>
              <w:delText>Target Audience</w:delText>
            </w:r>
            <w:r w:rsidDel="007F7AFB">
              <w:rPr>
                <w:webHidden/>
              </w:rPr>
              <w:tab/>
              <w:delText>13</w:delText>
            </w:r>
          </w:del>
        </w:p>
        <w:p w14:paraId="1FB12B93" w14:textId="1F5D6161" w:rsidR="000E359F" w:rsidDel="007F7AFB" w:rsidRDefault="000E359F">
          <w:pPr>
            <w:pStyle w:val="TOC1"/>
            <w:rPr>
              <w:del w:id="77" w:author="Rachel Shipsey" w:date="2025-06-19T14:55:00Z"/>
              <w:rFonts w:asciiTheme="minorHAnsi" w:eastAsiaTheme="minorEastAsia" w:hAnsiTheme="minorHAnsi"/>
              <w:kern w:val="2"/>
              <w:sz w:val="22"/>
              <w:lang w:val="en-GB" w:eastAsia="en-GB"/>
              <w14:ligatures w14:val="standardContextual"/>
            </w:rPr>
            <w:pPrChange w:id="78" w:author="Rachel Shipsey" w:date="2025-06-19T18:44:00Z">
              <w:pPr>
                <w:pStyle w:val="TOC2"/>
              </w:pPr>
            </w:pPrChange>
          </w:pPr>
          <w:del w:id="79" w:author="Rachel Shipsey" w:date="2025-06-19T14:55:00Z">
            <w:r w:rsidRPr="007F7AFB" w:rsidDel="007F7AFB">
              <w:rPr>
                <w:rPrChange w:id="80" w:author="Rachel Shipsey" w:date="2025-06-19T14:55:00Z">
                  <w:rPr>
                    <w:rStyle w:val="Hyperlink"/>
                    <w:rFonts w:cs="Arial"/>
                    <w:bCs/>
                    <w:noProof/>
                  </w:rPr>
                </w:rPrChange>
              </w:rPr>
              <w:delText>1.5</w:delText>
            </w:r>
            <w:r w:rsidDel="007F7AFB">
              <w:rPr>
                <w:rFonts w:asciiTheme="minorHAnsi" w:eastAsiaTheme="minorEastAsia" w:hAnsiTheme="minorHAnsi"/>
                <w:kern w:val="2"/>
                <w:sz w:val="22"/>
                <w:lang w:val="en-GB" w:eastAsia="en-GB"/>
                <w14:ligatures w14:val="standardContextual"/>
              </w:rPr>
              <w:tab/>
            </w:r>
            <w:r w:rsidRPr="007F7AFB" w:rsidDel="007F7AFB">
              <w:rPr>
                <w:rPrChange w:id="81" w:author="Rachel Shipsey" w:date="2025-06-19T14:55:00Z">
                  <w:rPr>
                    <w:rStyle w:val="Hyperlink"/>
                    <w:rFonts w:cs="Arial"/>
                    <w:bCs/>
                    <w:noProof/>
                  </w:rPr>
                </w:rPrChange>
              </w:rPr>
              <w:delText>Structure</w:delText>
            </w:r>
            <w:r w:rsidDel="007F7AFB">
              <w:rPr>
                <w:webHidden/>
              </w:rPr>
              <w:tab/>
              <w:delText>13</w:delText>
            </w:r>
          </w:del>
        </w:p>
        <w:p w14:paraId="6AE16138" w14:textId="467AD131" w:rsidR="000E359F" w:rsidDel="007F7AFB" w:rsidRDefault="000E359F">
          <w:pPr>
            <w:pStyle w:val="TOC1"/>
            <w:rPr>
              <w:del w:id="82" w:author="Rachel Shipsey" w:date="2025-06-19T14:55:00Z"/>
              <w:rFonts w:asciiTheme="minorHAnsi" w:eastAsiaTheme="minorEastAsia" w:hAnsiTheme="minorHAnsi"/>
              <w:kern w:val="2"/>
              <w:sz w:val="22"/>
              <w:lang w:val="en-GB" w:eastAsia="en-GB"/>
              <w14:ligatures w14:val="standardContextual"/>
            </w:rPr>
            <w:pPrChange w:id="83" w:author="Rachel Shipsey" w:date="2025-06-19T18:44:00Z">
              <w:pPr>
                <w:pStyle w:val="TOC2"/>
              </w:pPr>
            </w:pPrChange>
          </w:pPr>
          <w:del w:id="84" w:author="Rachel Shipsey" w:date="2025-06-19T14:55:00Z">
            <w:r w:rsidRPr="007F7AFB" w:rsidDel="007F7AFB">
              <w:rPr>
                <w:rPrChange w:id="85" w:author="Rachel Shipsey" w:date="2025-06-19T14:55:00Z">
                  <w:rPr>
                    <w:rStyle w:val="Hyperlink"/>
                    <w:rFonts w:cs="Arial"/>
                    <w:bCs/>
                    <w:noProof/>
                  </w:rPr>
                </w:rPrChange>
              </w:rPr>
              <w:delText>1.6</w:delText>
            </w:r>
            <w:r w:rsidDel="007F7AFB">
              <w:rPr>
                <w:rFonts w:asciiTheme="minorHAnsi" w:eastAsiaTheme="minorEastAsia" w:hAnsiTheme="minorHAnsi"/>
                <w:kern w:val="2"/>
                <w:sz w:val="22"/>
                <w:lang w:val="en-GB" w:eastAsia="en-GB"/>
                <w14:ligatures w14:val="standardContextual"/>
              </w:rPr>
              <w:tab/>
            </w:r>
            <w:r w:rsidRPr="007F7AFB" w:rsidDel="007F7AFB">
              <w:rPr>
                <w:rPrChange w:id="86" w:author="Rachel Shipsey" w:date="2025-06-19T14:55:00Z">
                  <w:rPr>
                    <w:rStyle w:val="Hyperlink"/>
                    <w:rFonts w:cs="Arial"/>
                    <w:bCs/>
                    <w:noProof/>
                  </w:rPr>
                </w:rPrChange>
              </w:rPr>
              <w:delText>References</w:delText>
            </w:r>
            <w:r w:rsidDel="007F7AFB">
              <w:rPr>
                <w:webHidden/>
              </w:rPr>
              <w:tab/>
              <w:delText>14</w:delText>
            </w:r>
          </w:del>
        </w:p>
        <w:p w14:paraId="635B91BC" w14:textId="76927363" w:rsidR="000E359F" w:rsidDel="007F7AFB" w:rsidRDefault="000E359F">
          <w:pPr>
            <w:pStyle w:val="TOC1"/>
            <w:rPr>
              <w:del w:id="87" w:author="Rachel Shipsey" w:date="2025-06-19T14:55:00Z"/>
              <w:rFonts w:asciiTheme="minorHAnsi" w:eastAsiaTheme="minorEastAsia" w:hAnsiTheme="minorHAnsi" w:cstheme="minorBidi"/>
              <w:color w:val="auto"/>
              <w:kern w:val="2"/>
              <w:sz w:val="22"/>
              <w:lang w:val="en-GB" w:eastAsia="en-GB"/>
              <w14:ligatures w14:val="standardContextual"/>
            </w:rPr>
            <w:pPrChange w:id="88" w:author="Rachel Shipsey" w:date="2025-06-19T18:44:00Z">
              <w:pPr>
                <w:pStyle w:val="TOC1"/>
                <w:tabs>
                  <w:tab w:val="left" w:pos="440"/>
                </w:tabs>
              </w:pPr>
            </w:pPrChange>
          </w:pPr>
          <w:del w:id="89" w:author="Rachel Shipsey" w:date="2025-06-19T14:55:00Z">
            <w:r w:rsidRPr="007F7AFB" w:rsidDel="007F7AFB">
              <w:rPr>
                <w:rPrChange w:id="90" w:author="Rachel Shipsey" w:date="2025-06-19T14:55:00Z">
                  <w:rPr>
                    <w:rStyle w:val="Hyperlink"/>
                    <w:bCs/>
                  </w:rPr>
                </w:rPrChange>
              </w:rPr>
              <w:delText>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1" w:author="Rachel Shipsey" w:date="2025-06-19T14:55:00Z">
                  <w:rPr>
                    <w:rStyle w:val="Hyperlink"/>
                    <w:bCs/>
                  </w:rPr>
                </w:rPrChange>
              </w:rPr>
              <w:delText>CHAPTER TWO: Project Planning and Management</w:delText>
            </w:r>
            <w:r w:rsidDel="007F7AFB">
              <w:rPr>
                <w:webHidden/>
              </w:rPr>
              <w:tab/>
              <w:delText>14</w:delText>
            </w:r>
          </w:del>
        </w:p>
        <w:p w14:paraId="4AF2C4D2" w14:textId="2025C0EE" w:rsidR="000E359F" w:rsidDel="007F7AFB" w:rsidRDefault="000E359F">
          <w:pPr>
            <w:pStyle w:val="TOC1"/>
            <w:rPr>
              <w:del w:id="92" w:author="Rachel Shipsey" w:date="2025-06-19T14:55:00Z"/>
              <w:rFonts w:asciiTheme="minorHAnsi" w:eastAsiaTheme="minorEastAsia" w:hAnsiTheme="minorHAnsi"/>
              <w:kern w:val="2"/>
              <w:sz w:val="22"/>
              <w:lang w:val="en-GB" w:eastAsia="en-GB"/>
              <w14:ligatures w14:val="standardContextual"/>
            </w:rPr>
            <w:pPrChange w:id="93" w:author="Rachel Shipsey" w:date="2025-06-19T18:44:00Z">
              <w:pPr>
                <w:pStyle w:val="TOC2"/>
              </w:pPr>
            </w:pPrChange>
          </w:pPr>
          <w:del w:id="94" w:author="Rachel Shipsey" w:date="2025-06-19T14:55:00Z">
            <w:r w:rsidRPr="007F7AFB" w:rsidDel="007F7AFB">
              <w:rPr>
                <w:rPrChange w:id="95" w:author="Rachel Shipsey" w:date="2025-06-19T14:55:00Z">
                  <w:rPr>
                    <w:rStyle w:val="Hyperlink"/>
                    <w:rFonts w:cs="Arial"/>
                    <w:bCs/>
                    <w:noProof/>
                  </w:rPr>
                </w:rPrChange>
              </w:rPr>
              <w:delText>3.1</w:delText>
            </w:r>
            <w:r w:rsidDel="007F7AFB">
              <w:rPr>
                <w:rFonts w:asciiTheme="minorHAnsi" w:eastAsiaTheme="minorEastAsia" w:hAnsiTheme="minorHAnsi"/>
                <w:kern w:val="2"/>
                <w:sz w:val="22"/>
                <w:lang w:val="en-GB" w:eastAsia="en-GB"/>
                <w14:ligatures w14:val="standardContextual"/>
              </w:rPr>
              <w:tab/>
            </w:r>
            <w:r w:rsidRPr="007F7AFB" w:rsidDel="007F7AFB">
              <w:rPr>
                <w:rPrChange w:id="96" w:author="Rachel Shipsey" w:date="2025-06-19T14:55:00Z">
                  <w:rPr>
                    <w:rStyle w:val="Hyperlink"/>
                    <w:rFonts w:cs="Arial"/>
                    <w:bCs/>
                    <w:noProof/>
                  </w:rPr>
                </w:rPrChange>
              </w:rPr>
              <w:delText>a) Background</w:delText>
            </w:r>
            <w:r w:rsidDel="007F7AFB">
              <w:rPr>
                <w:webHidden/>
              </w:rPr>
              <w:tab/>
              <w:delText>14</w:delText>
            </w:r>
          </w:del>
        </w:p>
        <w:p w14:paraId="5E7578DD" w14:textId="616C06A2" w:rsidR="000E359F" w:rsidDel="007F7AFB" w:rsidRDefault="000E359F">
          <w:pPr>
            <w:pStyle w:val="TOC1"/>
            <w:rPr>
              <w:del w:id="97" w:author="Rachel Shipsey" w:date="2025-06-19T14:55:00Z"/>
              <w:rFonts w:asciiTheme="minorHAnsi" w:eastAsiaTheme="minorEastAsia" w:hAnsiTheme="minorHAnsi"/>
              <w:kern w:val="2"/>
              <w:sz w:val="22"/>
              <w:lang w:val="en-GB" w:eastAsia="en-GB"/>
              <w14:ligatures w14:val="standardContextual"/>
            </w:rPr>
            <w:pPrChange w:id="98" w:author="Rachel Shipsey" w:date="2025-06-19T18:44:00Z">
              <w:pPr>
                <w:pStyle w:val="TOC2"/>
              </w:pPr>
            </w:pPrChange>
          </w:pPr>
          <w:del w:id="99" w:author="Rachel Shipsey" w:date="2025-06-19T14:55:00Z">
            <w:r w:rsidRPr="007F7AFB" w:rsidDel="007F7AFB">
              <w:rPr>
                <w:rPrChange w:id="100" w:author="Rachel Shipsey" w:date="2025-06-19T14:55:00Z">
                  <w:rPr>
                    <w:rStyle w:val="Hyperlink"/>
                    <w:rFonts w:cs="Arial"/>
                    <w:bCs/>
                    <w:noProof/>
                  </w:rPr>
                </w:rPrChange>
              </w:rPr>
              <w:delText>3.2</w:delText>
            </w:r>
            <w:r w:rsidDel="007F7AFB">
              <w:rPr>
                <w:rFonts w:asciiTheme="minorHAnsi" w:eastAsiaTheme="minorEastAsia" w:hAnsiTheme="minorHAnsi"/>
                <w:kern w:val="2"/>
                <w:sz w:val="22"/>
                <w:lang w:val="en-GB" w:eastAsia="en-GB"/>
                <w14:ligatures w14:val="standardContextual"/>
              </w:rPr>
              <w:tab/>
            </w:r>
            <w:r w:rsidRPr="007F7AFB" w:rsidDel="007F7AFB">
              <w:rPr>
                <w:rPrChange w:id="101" w:author="Rachel Shipsey" w:date="2025-06-19T14:55:00Z">
                  <w:rPr>
                    <w:rStyle w:val="Hyperlink"/>
                    <w:rFonts w:cs="Arial"/>
                    <w:bCs/>
                    <w:noProof/>
                  </w:rPr>
                </w:rPrChange>
              </w:rPr>
              <w:delText>2.1 Census project document</w:delText>
            </w:r>
            <w:r w:rsidDel="007F7AFB">
              <w:rPr>
                <w:webHidden/>
              </w:rPr>
              <w:tab/>
              <w:delText>15</w:delText>
            </w:r>
          </w:del>
        </w:p>
        <w:p w14:paraId="5BAAA88D" w14:textId="4ED20E33" w:rsidR="000E359F" w:rsidDel="007F7AFB" w:rsidRDefault="000E359F">
          <w:pPr>
            <w:pStyle w:val="TOC1"/>
            <w:rPr>
              <w:del w:id="102" w:author="Rachel Shipsey" w:date="2025-06-19T14:55:00Z"/>
              <w:rFonts w:asciiTheme="minorHAnsi" w:eastAsiaTheme="minorEastAsia" w:hAnsiTheme="minorHAnsi"/>
              <w:kern w:val="2"/>
              <w:sz w:val="22"/>
              <w:lang w:val="en-GB" w:eastAsia="en-GB"/>
              <w14:ligatures w14:val="standardContextual"/>
            </w:rPr>
            <w:pPrChange w:id="103" w:author="Rachel Shipsey" w:date="2025-06-19T18:44:00Z">
              <w:pPr>
                <w:pStyle w:val="TOC2"/>
                <w:tabs>
                  <w:tab w:val="left" w:pos="660"/>
                </w:tabs>
              </w:pPr>
            </w:pPrChange>
          </w:pPr>
          <w:del w:id="104" w:author="Rachel Shipsey" w:date="2025-06-19T14:55:00Z">
            <w:r w:rsidRPr="007F7AFB" w:rsidDel="007F7AFB">
              <w:rPr>
                <w:rPrChange w:id="105" w:author="Rachel Shipsey" w:date="2025-06-19T14:55:00Z">
                  <w:rPr>
                    <w:rStyle w:val="Hyperlink"/>
                    <w:rFonts w:cs="Arial"/>
                    <w:bCs/>
                    <w:noProof/>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106" w:author="Rachel Shipsey" w:date="2025-06-19T14:55:00Z">
                  <w:rPr>
                    <w:rStyle w:val="Hyperlink"/>
                    <w:rFonts w:cs="Arial"/>
                    <w:bCs/>
                    <w:noProof/>
                  </w:rPr>
                </w:rPrChange>
              </w:rPr>
              <w:delText>Introduction</w:delText>
            </w:r>
            <w:r w:rsidDel="007F7AFB">
              <w:rPr>
                <w:webHidden/>
              </w:rPr>
              <w:tab/>
              <w:delText>15</w:delText>
            </w:r>
          </w:del>
        </w:p>
        <w:p w14:paraId="3D110323" w14:textId="4CEC8417" w:rsidR="000E359F" w:rsidDel="007F7AFB" w:rsidRDefault="000E359F">
          <w:pPr>
            <w:pStyle w:val="TOC1"/>
            <w:rPr>
              <w:del w:id="107" w:author="Rachel Shipsey" w:date="2025-06-19T14:55:00Z"/>
              <w:rFonts w:asciiTheme="minorHAnsi" w:eastAsiaTheme="minorEastAsia" w:hAnsiTheme="minorHAnsi"/>
              <w:kern w:val="2"/>
              <w:sz w:val="22"/>
              <w:lang w:val="en-GB" w:eastAsia="en-GB"/>
              <w14:ligatures w14:val="standardContextual"/>
            </w:rPr>
            <w:pPrChange w:id="108" w:author="Rachel Shipsey" w:date="2025-06-19T18:44:00Z">
              <w:pPr>
                <w:pStyle w:val="TOC2"/>
                <w:tabs>
                  <w:tab w:val="left" w:pos="660"/>
                </w:tabs>
              </w:pPr>
            </w:pPrChange>
          </w:pPr>
          <w:del w:id="109" w:author="Rachel Shipsey" w:date="2025-06-19T14:55:00Z">
            <w:r w:rsidRPr="007F7AFB" w:rsidDel="007F7AFB">
              <w:rPr>
                <w:rPrChange w:id="110" w:author="Rachel Shipsey" w:date="2025-06-19T14:55:00Z">
                  <w:rPr>
                    <w:rStyle w:val="Hyperlink"/>
                    <w:rFonts w:cs="Arial"/>
                    <w:bCs/>
                    <w:noProof/>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111" w:author="Rachel Shipsey" w:date="2025-06-19T14:55:00Z">
                  <w:rPr>
                    <w:rStyle w:val="Hyperlink"/>
                    <w:rFonts w:cs="Arial"/>
                    <w:bCs/>
                    <w:noProof/>
                  </w:rPr>
                </w:rPrChange>
              </w:rPr>
              <w:delText>Key implementation areas in developing a plan for a digital census</w:delText>
            </w:r>
            <w:r w:rsidDel="007F7AFB">
              <w:rPr>
                <w:webHidden/>
              </w:rPr>
              <w:tab/>
              <w:delText>15</w:delText>
            </w:r>
          </w:del>
        </w:p>
        <w:p w14:paraId="50B22E5B" w14:textId="2A1398EE" w:rsidR="000E359F" w:rsidDel="007F7AFB" w:rsidRDefault="000E359F">
          <w:pPr>
            <w:pStyle w:val="TOC1"/>
            <w:rPr>
              <w:del w:id="112" w:author="Rachel Shipsey" w:date="2025-06-19T14:55:00Z"/>
              <w:rFonts w:asciiTheme="minorHAnsi" w:eastAsiaTheme="minorEastAsia" w:hAnsiTheme="minorHAnsi"/>
              <w:kern w:val="2"/>
              <w:sz w:val="22"/>
              <w:lang w:val="en-GB" w:eastAsia="en-GB"/>
              <w14:ligatures w14:val="standardContextual"/>
            </w:rPr>
            <w:pPrChange w:id="113" w:author="Rachel Shipsey" w:date="2025-06-19T18:44:00Z">
              <w:pPr>
                <w:pStyle w:val="TOC2"/>
                <w:tabs>
                  <w:tab w:val="left" w:pos="660"/>
                </w:tabs>
              </w:pPr>
            </w:pPrChange>
          </w:pPr>
          <w:del w:id="114" w:author="Rachel Shipsey" w:date="2025-06-19T14:55:00Z">
            <w:r w:rsidRPr="007F7AFB" w:rsidDel="007F7AFB">
              <w:rPr>
                <w:rPrChange w:id="115" w:author="Rachel Shipsey" w:date="2025-06-19T14:55:00Z">
                  <w:rPr>
                    <w:rStyle w:val="Hyperlink"/>
                    <w:rFonts w:cs="Arial"/>
                    <w:bCs/>
                    <w:noProof/>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116" w:author="Rachel Shipsey" w:date="2025-06-19T14:55:00Z">
                  <w:rPr>
                    <w:rStyle w:val="Hyperlink"/>
                    <w:rFonts w:cs="Arial"/>
                    <w:bCs/>
                    <w:noProof/>
                  </w:rPr>
                </w:rPrChange>
              </w:rPr>
              <w:delText>Selected Country experiences</w:delText>
            </w:r>
            <w:r w:rsidDel="007F7AFB">
              <w:rPr>
                <w:webHidden/>
              </w:rPr>
              <w:tab/>
              <w:delText>17</w:delText>
            </w:r>
          </w:del>
        </w:p>
        <w:p w14:paraId="5EA92E53" w14:textId="4C65F2EB" w:rsidR="000E359F" w:rsidDel="007F7AFB" w:rsidRDefault="000E359F">
          <w:pPr>
            <w:pStyle w:val="TOC1"/>
            <w:rPr>
              <w:del w:id="117" w:author="Rachel Shipsey" w:date="2025-06-19T14:55:00Z"/>
              <w:rFonts w:asciiTheme="minorHAnsi" w:eastAsiaTheme="minorEastAsia" w:hAnsiTheme="minorHAnsi"/>
              <w:kern w:val="2"/>
              <w:sz w:val="22"/>
              <w:lang w:val="en-GB" w:eastAsia="en-GB"/>
              <w14:ligatures w14:val="standardContextual"/>
            </w:rPr>
            <w:pPrChange w:id="118" w:author="Rachel Shipsey" w:date="2025-06-19T18:44:00Z">
              <w:pPr>
                <w:pStyle w:val="TOC2"/>
                <w:tabs>
                  <w:tab w:val="left" w:pos="660"/>
                </w:tabs>
              </w:pPr>
            </w:pPrChange>
          </w:pPr>
          <w:del w:id="119" w:author="Rachel Shipsey" w:date="2025-06-19T14:55:00Z">
            <w:r w:rsidRPr="007F7AFB" w:rsidDel="007F7AFB">
              <w:rPr>
                <w:rPrChange w:id="120" w:author="Rachel Shipsey" w:date="2025-06-19T14:55:00Z">
                  <w:rPr>
                    <w:rStyle w:val="Hyperlink"/>
                    <w:rFonts w:cs="Arial"/>
                    <w:bCs/>
                    <w:noProof/>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121" w:author="Rachel Shipsey" w:date="2025-06-19T14:55:00Z">
                  <w:rPr>
                    <w:rStyle w:val="Hyperlink"/>
                    <w:rFonts w:cs="Arial"/>
                    <w:bCs/>
                    <w:noProof/>
                  </w:rPr>
                </w:rPrChange>
              </w:rPr>
              <w:delText>Challenges and lessons learnt</w:delText>
            </w:r>
            <w:r w:rsidDel="007F7AFB">
              <w:rPr>
                <w:webHidden/>
              </w:rPr>
              <w:tab/>
              <w:delText>18</w:delText>
            </w:r>
          </w:del>
        </w:p>
        <w:p w14:paraId="1B631B1E" w14:textId="09E10DC4" w:rsidR="000E359F" w:rsidDel="007F7AFB" w:rsidRDefault="000E359F">
          <w:pPr>
            <w:pStyle w:val="TOC1"/>
            <w:rPr>
              <w:del w:id="122" w:author="Rachel Shipsey" w:date="2025-06-19T14:55:00Z"/>
              <w:rFonts w:asciiTheme="minorHAnsi" w:eastAsiaTheme="minorEastAsia" w:hAnsiTheme="minorHAnsi"/>
              <w:kern w:val="2"/>
              <w:sz w:val="22"/>
              <w:lang w:val="en-GB" w:eastAsia="en-GB"/>
              <w14:ligatures w14:val="standardContextual"/>
            </w:rPr>
            <w:pPrChange w:id="123" w:author="Rachel Shipsey" w:date="2025-06-19T18:44:00Z">
              <w:pPr>
                <w:pStyle w:val="TOC2"/>
                <w:tabs>
                  <w:tab w:val="left" w:pos="660"/>
                </w:tabs>
              </w:pPr>
            </w:pPrChange>
          </w:pPr>
          <w:del w:id="124" w:author="Rachel Shipsey" w:date="2025-06-19T14:55:00Z">
            <w:r w:rsidRPr="007F7AFB" w:rsidDel="007F7AFB">
              <w:rPr>
                <w:rPrChange w:id="125" w:author="Rachel Shipsey" w:date="2025-06-19T14:55:00Z">
                  <w:rPr>
                    <w:rStyle w:val="Hyperlink"/>
                    <w:rFonts w:cs="Arial"/>
                    <w:bCs/>
                    <w:noProof/>
                  </w:rPr>
                </w:rPrChange>
              </w:rPr>
              <w:delText>e.</w:delText>
            </w:r>
            <w:r w:rsidDel="007F7AFB">
              <w:rPr>
                <w:rFonts w:asciiTheme="minorHAnsi" w:eastAsiaTheme="minorEastAsia" w:hAnsiTheme="minorHAnsi"/>
                <w:kern w:val="2"/>
                <w:sz w:val="22"/>
                <w:lang w:val="en-GB" w:eastAsia="en-GB"/>
                <w14:ligatures w14:val="standardContextual"/>
              </w:rPr>
              <w:tab/>
            </w:r>
            <w:r w:rsidRPr="007F7AFB" w:rsidDel="007F7AFB">
              <w:rPr>
                <w:rPrChange w:id="126" w:author="Rachel Shipsey" w:date="2025-06-19T14:55:00Z">
                  <w:rPr>
                    <w:rStyle w:val="Hyperlink"/>
                    <w:rFonts w:cs="Arial"/>
                    <w:bCs/>
                    <w:noProof/>
                  </w:rPr>
                </w:rPrChange>
              </w:rPr>
              <w:delText>Recommendations</w:delText>
            </w:r>
            <w:r w:rsidDel="007F7AFB">
              <w:rPr>
                <w:webHidden/>
              </w:rPr>
              <w:tab/>
              <w:delText>18</w:delText>
            </w:r>
          </w:del>
        </w:p>
        <w:p w14:paraId="44141621" w14:textId="1F9AB5F8" w:rsidR="000E359F" w:rsidDel="007F7AFB" w:rsidRDefault="000E359F">
          <w:pPr>
            <w:pStyle w:val="TOC1"/>
            <w:rPr>
              <w:del w:id="127" w:author="Rachel Shipsey" w:date="2025-06-19T14:55:00Z"/>
              <w:rFonts w:asciiTheme="minorHAnsi" w:eastAsiaTheme="minorEastAsia" w:hAnsiTheme="minorHAnsi"/>
              <w:kern w:val="2"/>
              <w:sz w:val="22"/>
              <w:lang w:val="en-GB" w:eastAsia="en-GB"/>
              <w14:ligatures w14:val="standardContextual"/>
            </w:rPr>
            <w:pPrChange w:id="128" w:author="Rachel Shipsey" w:date="2025-06-19T18:44:00Z">
              <w:pPr>
                <w:pStyle w:val="TOC2"/>
              </w:pPr>
            </w:pPrChange>
          </w:pPr>
          <w:del w:id="129" w:author="Rachel Shipsey" w:date="2025-06-19T14:55:00Z">
            <w:r w:rsidRPr="007F7AFB" w:rsidDel="007F7AFB">
              <w:rPr>
                <w:rPrChange w:id="130" w:author="Rachel Shipsey" w:date="2025-06-19T14:55:00Z">
                  <w:rPr>
                    <w:rStyle w:val="Hyperlink"/>
                    <w:rFonts w:cs="Arial"/>
                    <w:bCs/>
                    <w:noProof/>
                  </w:rPr>
                </w:rPrChange>
              </w:rPr>
              <w:delText>3.3</w:delText>
            </w:r>
            <w:r w:rsidDel="007F7AFB">
              <w:rPr>
                <w:rFonts w:asciiTheme="minorHAnsi" w:eastAsiaTheme="minorEastAsia" w:hAnsiTheme="minorHAnsi"/>
                <w:kern w:val="2"/>
                <w:sz w:val="22"/>
                <w:lang w:val="en-GB" w:eastAsia="en-GB"/>
                <w14:ligatures w14:val="standardContextual"/>
              </w:rPr>
              <w:tab/>
            </w:r>
            <w:r w:rsidRPr="007F7AFB" w:rsidDel="007F7AFB">
              <w:rPr>
                <w:rPrChange w:id="131" w:author="Rachel Shipsey" w:date="2025-06-19T14:55:00Z">
                  <w:rPr>
                    <w:rStyle w:val="Hyperlink"/>
                    <w:rFonts w:cs="Arial"/>
                    <w:bCs/>
                    <w:noProof/>
                  </w:rPr>
                </w:rPrChange>
              </w:rPr>
              <w:delText>2.2</w:delText>
            </w:r>
            <w:r w:rsidRPr="007F7AFB" w:rsidDel="007F7AFB">
              <w:rPr>
                <w:rPrChange w:id="132" w:author="Rachel Shipsey" w:date="2025-06-19T14:55:00Z">
                  <w:rPr>
                    <w:rStyle w:val="Hyperlink"/>
                    <w:noProof/>
                  </w:rPr>
                </w:rPrChange>
              </w:rPr>
              <w:delText xml:space="preserve"> </w:delText>
            </w:r>
            <w:r w:rsidRPr="007F7AFB" w:rsidDel="007F7AFB">
              <w:rPr>
                <w:rPrChange w:id="133" w:author="Rachel Shipsey" w:date="2025-06-19T14:55:00Z">
                  <w:rPr>
                    <w:rStyle w:val="Hyperlink"/>
                    <w:rFonts w:cs="Arial"/>
                    <w:bCs/>
                    <w:noProof/>
                  </w:rPr>
                </w:rPrChange>
              </w:rPr>
              <w:delText>Census budget</w:delText>
            </w:r>
            <w:r w:rsidDel="007F7AFB">
              <w:rPr>
                <w:webHidden/>
              </w:rPr>
              <w:tab/>
              <w:delText>19</w:delText>
            </w:r>
          </w:del>
        </w:p>
        <w:p w14:paraId="51A1CDB9" w14:textId="093F441F" w:rsidR="000E359F" w:rsidDel="007F7AFB" w:rsidRDefault="000E359F">
          <w:pPr>
            <w:pStyle w:val="TOC1"/>
            <w:rPr>
              <w:del w:id="134" w:author="Rachel Shipsey" w:date="2025-06-19T14:55:00Z"/>
              <w:rFonts w:asciiTheme="minorHAnsi" w:eastAsiaTheme="minorEastAsia" w:hAnsiTheme="minorHAnsi"/>
              <w:kern w:val="2"/>
              <w:sz w:val="22"/>
              <w:lang w:val="en-GB" w:eastAsia="en-GB"/>
              <w14:ligatures w14:val="standardContextual"/>
            </w:rPr>
            <w:pPrChange w:id="135" w:author="Rachel Shipsey" w:date="2025-06-19T18:44:00Z">
              <w:pPr>
                <w:pStyle w:val="TOC2"/>
                <w:tabs>
                  <w:tab w:val="left" w:pos="660"/>
                </w:tabs>
              </w:pPr>
            </w:pPrChange>
          </w:pPr>
          <w:del w:id="136" w:author="Rachel Shipsey" w:date="2025-06-19T14:55:00Z">
            <w:r w:rsidRPr="007F7AFB" w:rsidDel="007F7AFB">
              <w:rPr>
                <w:rPrChange w:id="137" w:author="Rachel Shipsey" w:date="2025-06-19T14:55:00Z">
                  <w:rPr>
                    <w:rStyle w:val="Hyperlink"/>
                    <w:rFonts w:cs="Arial"/>
                    <w:bCs/>
                    <w:noProof/>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138" w:author="Rachel Shipsey" w:date="2025-06-19T14:55:00Z">
                  <w:rPr>
                    <w:rStyle w:val="Hyperlink"/>
                    <w:rFonts w:cs="Arial"/>
                    <w:bCs/>
                    <w:noProof/>
                  </w:rPr>
                </w:rPrChange>
              </w:rPr>
              <w:delText>Introduction</w:delText>
            </w:r>
            <w:r w:rsidDel="007F7AFB">
              <w:rPr>
                <w:webHidden/>
              </w:rPr>
              <w:tab/>
              <w:delText>19</w:delText>
            </w:r>
          </w:del>
        </w:p>
        <w:p w14:paraId="475E14F6" w14:textId="776B31FF" w:rsidR="000E359F" w:rsidDel="007F7AFB" w:rsidRDefault="000E359F">
          <w:pPr>
            <w:pStyle w:val="TOC1"/>
            <w:rPr>
              <w:del w:id="139" w:author="Rachel Shipsey" w:date="2025-06-19T14:55:00Z"/>
              <w:rFonts w:asciiTheme="minorHAnsi" w:eastAsiaTheme="minorEastAsia" w:hAnsiTheme="minorHAnsi"/>
              <w:kern w:val="2"/>
              <w:sz w:val="22"/>
              <w:lang w:val="en-GB" w:eastAsia="en-GB"/>
              <w14:ligatures w14:val="standardContextual"/>
            </w:rPr>
            <w:pPrChange w:id="140" w:author="Rachel Shipsey" w:date="2025-06-19T18:44:00Z">
              <w:pPr>
                <w:pStyle w:val="TOC2"/>
                <w:tabs>
                  <w:tab w:val="left" w:pos="660"/>
                </w:tabs>
              </w:pPr>
            </w:pPrChange>
          </w:pPr>
          <w:del w:id="141" w:author="Rachel Shipsey" w:date="2025-06-19T14:55:00Z">
            <w:r w:rsidRPr="007F7AFB" w:rsidDel="007F7AFB">
              <w:rPr>
                <w:rPrChange w:id="142" w:author="Rachel Shipsey" w:date="2025-06-19T14:55:00Z">
                  <w:rPr>
                    <w:rStyle w:val="Hyperlink"/>
                    <w:rFonts w:cs="Arial"/>
                    <w:bCs/>
                    <w:noProof/>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143" w:author="Rachel Shipsey" w:date="2025-06-19T14:55:00Z">
                  <w:rPr>
                    <w:rStyle w:val="Hyperlink"/>
                    <w:rFonts w:cs="Arial"/>
                    <w:bCs/>
                    <w:noProof/>
                  </w:rPr>
                </w:rPrChange>
              </w:rPr>
              <w:delText>Key implementation areas in developing a budget for a digital census</w:delText>
            </w:r>
            <w:r w:rsidDel="007F7AFB">
              <w:rPr>
                <w:webHidden/>
              </w:rPr>
              <w:tab/>
              <w:delText>19</w:delText>
            </w:r>
          </w:del>
        </w:p>
        <w:p w14:paraId="7F570AA3" w14:textId="512B0FD1" w:rsidR="000E359F" w:rsidDel="007F7AFB" w:rsidRDefault="000E359F">
          <w:pPr>
            <w:pStyle w:val="TOC1"/>
            <w:rPr>
              <w:del w:id="144" w:author="Rachel Shipsey" w:date="2025-06-19T14:55:00Z"/>
              <w:rFonts w:asciiTheme="minorHAnsi" w:eastAsiaTheme="minorEastAsia" w:hAnsiTheme="minorHAnsi"/>
              <w:kern w:val="2"/>
              <w:sz w:val="22"/>
              <w:lang w:val="en-GB" w:eastAsia="en-GB"/>
              <w14:ligatures w14:val="standardContextual"/>
            </w:rPr>
            <w:pPrChange w:id="145" w:author="Rachel Shipsey" w:date="2025-06-19T18:44:00Z">
              <w:pPr>
                <w:pStyle w:val="TOC2"/>
                <w:tabs>
                  <w:tab w:val="left" w:pos="660"/>
                </w:tabs>
              </w:pPr>
            </w:pPrChange>
          </w:pPr>
          <w:del w:id="146" w:author="Rachel Shipsey" w:date="2025-06-19T14:55:00Z">
            <w:r w:rsidRPr="007F7AFB" w:rsidDel="007F7AFB">
              <w:rPr>
                <w:rPrChange w:id="147" w:author="Rachel Shipsey" w:date="2025-06-19T14:55:00Z">
                  <w:rPr>
                    <w:rStyle w:val="Hyperlink"/>
                    <w:rFonts w:cs="Arial"/>
                    <w:bCs/>
                    <w:noProof/>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148" w:author="Rachel Shipsey" w:date="2025-06-19T14:55:00Z">
                  <w:rPr>
                    <w:rStyle w:val="Hyperlink"/>
                    <w:rFonts w:cs="Arial"/>
                    <w:bCs/>
                    <w:noProof/>
                  </w:rPr>
                </w:rPrChange>
              </w:rPr>
              <w:delText>Selected Country experiences</w:delText>
            </w:r>
            <w:r w:rsidDel="007F7AFB">
              <w:rPr>
                <w:webHidden/>
              </w:rPr>
              <w:tab/>
              <w:delText>20</w:delText>
            </w:r>
          </w:del>
        </w:p>
        <w:p w14:paraId="49401749" w14:textId="3D051927" w:rsidR="000E359F" w:rsidDel="007F7AFB" w:rsidRDefault="000E359F">
          <w:pPr>
            <w:pStyle w:val="TOC1"/>
            <w:rPr>
              <w:del w:id="149" w:author="Rachel Shipsey" w:date="2025-06-19T14:55:00Z"/>
              <w:rFonts w:asciiTheme="minorHAnsi" w:eastAsiaTheme="minorEastAsia" w:hAnsiTheme="minorHAnsi"/>
              <w:kern w:val="2"/>
              <w:sz w:val="22"/>
              <w:lang w:val="en-GB" w:eastAsia="en-GB"/>
              <w14:ligatures w14:val="standardContextual"/>
            </w:rPr>
            <w:pPrChange w:id="150" w:author="Rachel Shipsey" w:date="2025-06-19T18:44:00Z">
              <w:pPr>
                <w:pStyle w:val="TOC2"/>
                <w:tabs>
                  <w:tab w:val="left" w:pos="660"/>
                </w:tabs>
              </w:pPr>
            </w:pPrChange>
          </w:pPr>
          <w:del w:id="151" w:author="Rachel Shipsey" w:date="2025-06-19T14:55:00Z">
            <w:r w:rsidRPr="007F7AFB" w:rsidDel="007F7AFB">
              <w:rPr>
                <w:rPrChange w:id="152" w:author="Rachel Shipsey" w:date="2025-06-19T14:55:00Z">
                  <w:rPr>
                    <w:rStyle w:val="Hyperlink"/>
                    <w:rFonts w:cs="Arial"/>
                    <w:bCs/>
                    <w:noProof/>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153" w:author="Rachel Shipsey" w:date="2025-06-19T14:55:00Z">
                  <w:rPr>
                    <w:rStyle w:val="Hyperlink"/>
                    <w:rFonts w:cs="Arial"/>
                    <w:bCs/>
                    <w:noProof/>
                  </w:rPr>
                </w:rPrChange>
              </w:rPr>
              <w:delText>Challenges and lessons learnt</w:delText>
            </w:r>
            <w:r w:rsidDel="007F7AFB">
              <w:rPr>
                <w:webHidden/>
              </w:rPr>
              <w:tab/>
              <w:delText>20</w:delText>
            </w:r>
          </w:del>
        </w:p>
        <w:p w14:paraId="3ACA1FF7" w14:textId="3DD22AF0" w:rsidR="000E359F" w:rsidDel="007F7AFB" w:rsidRDefault="000E359F">
          <w:pPr>
            <w:pStyle w:val="TOC1"/>
            <w:rPr>
              <w:del w:id="154" w:author="Rachel Shipsey" w:date="2025-06-19T14:55:00Z"/>
              <w:rFonts w:asciiTheme="minorHAnsi" w:eastAsiaTheme="minorEastAsia" w:hAnsiTheme="minorHAnsi"/>
              <w:kern w:val="2"/>
              <w:sz w:val="22"/>
              <w:lang w:val="en-GB" w:eastAsia="en-GB"/>
              <w14:ligatures w14:val="standardContextual"/>
            </w:rPr>
            <w:pPrChange w:id="155" w:author="Rachel Shipsey" w:date="2025-06-19T18:44:00Z">
              <w:pPr>
                <w:pStyle w:val="TOC2"/>
                <w:tabs>
                  <w:tab w:val="left" w:pos="660"/>
                </w:tabs>
              </w:pPr>
            </w:pPrChange>
          </w:pPr>
          <w:del w:id="156" w:author="Rachel Shipsey" w:date="2025-06-19T14:55:00Z">
            <w:r w:rsidRPr="007F7AFB" w:rsidDel="007F7AFB">
              <w:rPr>
                <w:rPrChange w:id="157" w:author="Rachel Shipsey" w:date="2025-06-19T14:55:00Z">
                  <w:rPr>
                    <w:rStyle w:val="Hyperlink"/>
                    <w:rFonts w:cs="Arial"/>
                    <w:bCs/>
                    <w:noProof/>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158" w:author="Rachel Shipsey" w:date="2025-06-19T14:55:00Z">
                  <w:rPr>
                    <w:rStyle w:val="Hyperlink"/>
                    <w:rFonts w:cs="Arial"/>
                    <w:bCs/>
                    <w:noProof/>
                  </w:rPr>
                </w:rPrChange>
              </w:rPr>
              <w:delText>Recommendations</w:delText>
            </w:r>
            <w:r w:rsidDel="007F7AFB">
              <w:rPr>
                <w:webHidden/>
              </w:rPr>
              <w:tab/>
              <w:delText>20</w:delText>
            </w:r>
          </w:del>
        </w:p>
        <w:p w14:paraId="77391567" w14:textId="53CB507A" w:rsidR="000E359F" w:rsidDel="007F7AFB" w:rsidRDefault="000E359F">
          <w:pPr>
            <w:pStyle w:val="TOC1"/>
            <w:rPr>
              <w:del w:id="159" w:author="Rachel Shipsey" w:date="2025-06-19T14:55:00Z"/>
              <w:rFonts w:asciiTheme="minorHAnsi" w:eastAsiaTheme="minorEastAsia" w:hAnsiTheme="minorHAnsi"/>
              <w:kern w:val="2"/>
              <w:sz w:val="22"/>
              <w:lang w:val="en-GB" w:eastAsia="en-GB"/>
              <w14:ligatures w14:val="standardContextual"/>
            </w:rPr>
            <w:pPrChange w:id="160" w:author="Rachel Shipsey" w:date="2025-06-19T18:44:00Z">
              <w:pPr>
                <w:pStyle w:val="TOC2"/>
              </w:pPr>
            </w:pPrChange>
          </w:pPr>
          <w:del w:id="161" w:author="Rachel Shipsey" w:date="2025-06-19T14:55:00Z">
            <w:r w:rsidRPr="007F7AFB" w:rsidDel="007F7AFB">
              <w:rPr>
                <w:rPrChange w:id="162" w:author="Rachel Shipsey" w:date="2025-06-19T14:55:00Z">
                  <w:rPr>
                    <w:rStyle w:val="Hyperlink"/>
                    <w:rFonts w:cs="Arial"/>
                    <w:bCs/>
                    <w:noProof/>
                  </w:rPr>
                </w:rPrChange>
              </w:rPr>
              <w:delText>3.4</w:delText>
            </w:r>
            <w:r w:rsidDel="007F7AFB">
              <w:rPr>
                <w:rFonts w:asciiTheme="minorHAnsi" w:eastAsiaTheme="minorEastAsia" w:hAnsiTheme="minorHAnsi"/>
                <w:kern w:val="2"/>
                <w:sz w:val="22"/>
                <w:lang w:val="en-GB" w:eastAsia="en-GB"/>
                <w14:ligatures w14:val="standardContextual"/>
              </w:rPr>
              <w:tab/>
            </w:r>
            <w:r w:rsidRPr="007F7AFB" w:rsidDel="007F7AFB">
              <w:rPr>
                <w:rPrChange w:id="163" w:author="Rachel Shipsey" w:date="2025-06-19T14:55:00Z">
                  <w:rPr>
                    <w:rStyle w:val="Hyperlink"/>
                    <w:rFonts w:cs="Arial"/>
                    <w:bCs/>
                    <w:noProof/>
                  </w:rPr>
                </w:rPrChange>
              </w:rPr>
              <w:delText>2.3</w:delText>
            </w:r>
            <w:r w:rsidRPr="007F7AFB" w:rsidDel="007F7AFB">
              <w:rPr>
                <w:rPrChange w:id="164" w:author="Rachel Shipsey" w:date="2025-06-19T14:55:00Z">
                  <w:rPr>
                    <w:rStyle w:val="Hyperlink"/>
                    <w:noProof/>
                  </w:rPr>
                </w:rPrChange>
              </w:rPr>
              <w:delText xml:space="preserve"> </w:delText>
            </w:r>
            <w:r w:rsidRPr="007F7AFB" w:rsidDel="007F7AFB">
              <w:rPr>
                <w:rPrChange w:id="165" w:author="Rachel Shipsey" w:date="2025-06-19T14:55:00Z">
                  <w:rPr>
                    <w:rStyle w:val="Hyperlink"/>
                    <w:rFonts w:cs="Arial"/>
                    <w:bCs/>
                    <w:noProof/>
                  </w:rPr>
                </w:rPrChange>
              </w:rPr>
              <w:delText>Establishment of implementation committees</w:delText>
            </w:r>
            <w:r w:rsidDel="007F7AFB">
              <w:rPr>
                <w:webHidden/>
              </w:rPr>
              <w:tab/>
              <w:delText>21</w:delText>
            </w:r>
          </w:del>
        </w:p>
        <w:p w14:paraId="63F705FB" w14:textId="065961B5" w:rsidR="000E359F" w:rsidDel="007F7AFB" w:rsidRDefault="000E359F">
          <w:pPr>
            <w:pStyle w:val="TOC1"/>
            <w:rPr>
              <w:del w:id="166" w:author="Rachel Shipsey" w:date="2025-06-19T14:55:00Z"/>
              <w:rFonts w:asciiTheme="minorHAnsi" w:eastAsiaTheme="minorEastAsia" w:hAnsiTheme="minorHAnsi"/>
              <w:kern w:val="2"/>
              <w:sz w:val="22"/>
              <w:lang w:val="en-GB" w:eastAsia="en-GB"/>
              <w14:ligatures w14:val="standardContextual"/>
            </w:rPr>
            <w:pPrChange w:id="167" w:author="Rachel Shipsey" w:date="2025-06-19T18:44:00Z">
              <w:pPr>
                <w:pStyle w:val="TOC2"/>
                <w:tabs>
                  <w:tab w:val="left" w:pos="660"/>
                </w:tabs>
              </w:pPr>
            </w:pPrChange>
          </w:pPr>
          <w:del w:id="168" w:author="Rachel Shipsey" w:date="2025-06-19T14:55:00Z">
            <w:r w:rsidRPr="007F7AFB" w:rsidDel="007F7AFB">
              <w:rPr>
                <w:rPrChange w:id="169" w:author="Rachel Shipsey" w:date="2025-06-19T14:55:00Z">
                  <w:rPr>
                    <w:rStyle w:val="Hyperlink"/>
                    <w:rFonts w:cs="Arial"/>
                    <w:bCs/>
                    <w:noProof/>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170" w:author="Rachel Shipsey" w:date="2025-06-19T14:55:00Z">
                  <w:rPr>
                    <w:rStyle w:val="Hyperlink"/>
                    <w:rFonts w:cs="Arial"/>
                    <w:bCs/>
                    <w:noProof/>
                  </w:rPr>
                </w:rPrChange>
              </w:rPr>
              <w:delText>Introduction</w:delText>
            </w:r>
            <w:r w:rsidDel="007F7AFB">
              <w:rPr>
                <w:webHidden/>
              </w:rPr>
              <w:tab/>
              <w:delText>21</w:delText>
            </w:r>
          </w:del>
        </w:p>
        <w:p w14:paraId="16AD47E0" w14:textId="62AA012B" w:rsidR="000E359F" w:rsidDel="007F7AFB" w:rsidRDefault="000E359F">
          <w:pPr>
            <w:pStyle w:val="TOC1"/>
            <w:rPr>
              <w:del w:id="171" w:author="Rachel Shipsey" w:date="2025-06-19T14:55:00Z"/>
              <w:rFonts w:asciiTheme="minorHAnsi" w:eastAsiaTheme="minorEastAsia" w:hAnsiTheme="minorHAnsi"/>
              <w:kern w:val="2"/>
              <w:sz w:val="22"/>
              <w:lang w:val="en-GB" w:eastAsia="en-GB"/>
              <w14:ligatures w14:val="standardContextual"/>
            </w:rPr>
            <w:pPrChange w:id="172" w:author="Rachel Shipsey" w:date="2025-06-19T18:44:00Z">
              <w:pPr>
                <w:pStyle w:val="TOC2"/>
                <w:tabs>
                  <w:tab w:val="left" w:pos="660"/>
                </w:tabs>
              </w:pPr>
            </w:pPrChange>
          </w:pPr>
          <w:del w:id="173" w:author="Rachel Shipsey" w:date="2025-06-19T14:55:00Z">
            <w:r w:rsidRPr="007F7AFB" w:rsidDel="007F7AFB">
              <w:rPr>
                <w:rPrChange w:id="174" w:author="Rachel Shipsey" w:date="2025-06-19T14:55:00Z">
                  <w:rPr>
                    <w:rStyle w:val="Hyperlink"/>
                    <w:rFonts w:cs="Arial"/>
                    <w:bCs/>
                    <w:noProof/>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175" w:author="Rachel Shipsey" w:date="2025-06-19T14:55:00Z">
                  <w:rPr>
                    <w:rStyle w:val="Hyperlink"/>
                    <w:rFonts w:cs="Arial"/>
                    <w:bCs/>
                    <w:noProof/>
                  </w:rPr>
                </w:rPrChange>
              </w:rPr>
              <w:delText>Selected Country experiences</w:delText>
            </w:r>
            <w:r w:rsidDel="007F7AFB">
              <w:rPr>
                <w:webHidden/>
              </w:rPr>
              <w:tab/>
              <w:delText>21</w:delText>
            </w:r>
          </w:del>
        </w:p>
        <w:p w14:paraId="10AB201D" w14:textId="54923A0E" w:rsidR="000E359F" w:rsidDel="007F7AFB" w:rsidRDefault="000E359F">
          <w:pPr>
            <w:pStyle w:val="TOC1"/>
            <w:rPr>
              <w:del w:id="176" w:author="Rachel Shipsey" w:date="2025-06-19T14:55:00Z"/>
              <w:rFonts w:asciiTheme="minorHAnsi" w:eastAsiaTheme="minorEastAsia" w:hAnsiTheme="minorHAnsi"/>
              <w:kern w:val="2"/>
              <w:sz w:val="22"/>
              <w:lang w:val="en-GB" w:eastAsia="en-GB"/>
              <w14:ligatures w14:val="standardContextual"/>
            </w:rPr>
            <w:pPrChange w:id="177" w:author="Rachel Shipsey" w:date="2025-06-19T18:44:00Z">
              <w:pPr>
                <w:pStyle w:val="TOC2"/>
                <w:tabs>
                  <w:tab w:val="left" w:pos="660"/>
                </w:tabs>
              </w:pPr>
            </w:pPrChange>
          </w:pPr>
          <w:del w:id="178" w:author="Rachel Shipsey" w:date="2025-06-19T14:55:00Z">
            <w:r w:rsidRPr="007F7AFB" w:rsidDel="007F7AFB">
              <w:rPr>
                <w:rPrChange w:id="179" w:author="Rachel Shipsey" w:date="2025-06-19T14:55:00Z">
                  <w:rPr>
                    <w:rStyle w:val="Hyperlink"/>
                    <w:rFonts w:cs="Arial"/>
                    <w:bCs/>
                    <w:noProof/>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180" w:author="Rachel Shipsey" w:date="2025-06-19T14:55:00Z">
                  <w:rPr>
                    <w:rStyle w:val="Hyperlink"/>
                    <w:rFonts w:cs="Arial"/>
                    <w:bCs/>
                    <w:noProof/>
                  </w:rPr>
                </w:rPrChange>
              </w:rPr>
              <w:delText>Challenges and lessons learnt</w:delText>
            </w:r>
            <w:r w:rsidDel="007F7AFB">
              <w:rPr>
                <w:webHidden/>
              </w:rPr>
              <w:tab/>
              <w:delText>23</w:delText>
            </w:r>
          </w:del>
        </w:p>
        <w:p w14:paraId="0FFBB3CF" w14:textId="1F8930B6" w:rsidR="000E359F" w:rsidDel="007F7AFB" w:rsidRDefault="000E359F">
          <w:pPr>
            <w:pStyle w:val="TOC1"/>
            <w:rPr>
              <w:del w:id="181" w:author="Rachel Shipsey" w:date="2025-06-19T14:55:00Z"/>
              <w:rFonts w:asciiTheme="minorHAnsi" w:eastAsiaTheme="minorEastAsia" w:hAnsiTheme="minorHAnsi"/>
              <w:kern w:val="2"/>
              <w:sz w:val="22"/>
              <w:lang w:val="en-GB" w:eastAsia="en-GB"/>
              <w14:ligatures w14:val="standardContextual"/>
            </w:rPr>
            <w:pPrChange w:id="182" w:author="Rachel Shipsey" w:date="2025-06-19T18:44:00Z">
              <w:pPr>
                <w:pStyle w:val="TOC2"/>
                <w:tabs>
                  <w:tab w:val="left" w:pos="660"/>
                </w:tabs>
              </w:pPr>
            </w:pPrChange>
          </w:pPr>
          <w:del w:id="183" w:author="Rachel Shipsey" w:date="2025-06-19T14:55:00Z">
            <w:r w:rsidRPr="007F7AFB" w:rsidDel="007F7AFB">
              <w:rPr>
                <w:rPrChange w:id="184" w:author="Rachel Shipsey" w:date="2025-06-19T14:55:00Z">
                  <w:rPr>
                    <w:rStyle w:val="Hyperlink"/>
                    <w:rFonts w:cs="Arial"/>
                    <w:bCs/>
                    <w:noProof/>
                  </w:rPr>
                </w:rPrChange>
              </w:rPr>
              <w:delText>e.</w:delText>
            </w:r>
            <w:r w:rsidDel="007F7AFB">
              <w:rPr>
                <w:rFonts w:asciiTheme="minorHAnsi" w:eastAsiaTheme="minorEastAsia" w:hAnsiTheme="minorHAnsi"/>
                <w:kern w:val="2"/>
                <w:sz w:val="22"/>
                <w:lang w:val="en-GB" w:eastAsia="en-GB"/>
                <w14:ligatures w14:val="standardContextual"/>
              </w:rPr>
              <w:tab/>
            </w:r>
            <w:r w:rsidRPr="007F7AFB" w:rsidDel="007F7AFB">
              <w:rPr>
                <w:rPrChange w:id="185" w:author="Rachel Shipsey" w:date="2025-06-19T14:55:00Z">
                  <w:rPr>
                    <w:rStyle w:val="Hyperlink"/>
                    <w:rFonts w:cs="Arial"/>
                    <w:bCs/>
                    <w:noProof/>
                  </w:rPr>
                </w:rPrChange>
              </w:rPr>
              <w:delText>Recommendations</w:delText>
            </w:r>
            <w:r w:rsidDel="007F7AFB">
              <w:rPr>
                <w:webHidden/>
              </w:rPr>
              <w:tab/>
              <w:delText>23</w:delText>
            </w:r>
          </w:del>
        </w:p>
        <w:p w14:paraId="462DB350" w14:textId="255211AA" w:rsidR="000E359F" w:rsidDel="007F7AFB" w:rsidRDefault="000E359F">
          <w:pPr>
            <w:pStyle w:val="TOC1"/>
            <w:rPr>
              <w:del w:id="186" w:author="Rachel Shipsey" w:date="2025-06-19T14:55:00Z"/>
              <w:rFonts w:asciiTheme="minorHAnsi" w:eastAsiaTheme="minorEastAsia" w:hAnsiTheme="minorHAnsi"/>
              <w:kern w:val="2"/>
              <w:sz w:val="22"/>
              <w:lang w:val="en-GB" w:eastAsia="en-GB"/>
              <w14:ligatures w14:val="standardContextual"/>
            </w:rPr>
            <w:pPrChange w:id="187" w:author="Rachel Shipsey" w:date="2025-06-19T18:44:00Z">
              <w:pPr>
                <w:pStyle w:val="TOC2"/>
              </w:pPr>
            </w:pPrChange>
          </w:pPr>
          <w:del w:id="188" w:author="Rachel Shipsey" w:date="2025-06-19T14:55:00Z">
            <w:r w:rsidRPr="007F7AFB" w:rsidDel="007F7AFB">
              <w:rPr>
                <w:rPrChange w:id="189" w:author="Rachel Shipsey" w:date="2025-06-19T14:55:00Z">
                  <w:rPr>
                    <w:rStyle w:val="Hyperlink"/>
                    <w:rFonts w:cs="Arial"/>
                    <w:bCs/>
                    <w:noProof/>
                  </w:rPr>
                </w:rPrChange>
              </w:rPr>
              <w:delText>3.5</w:delText>
            </w:r>
            <w:r w:rsidDel="007F7AFB">
              <w:rPr>
                <w:rFonts w:asciiTheme="minorHAnsi" w:eastAsiaTheme="minorEastAsia" w:hAnsiTheme="minorHAnsi"/>
                <w:kern w:val="2"/>
                <w:sz w:val="22"/>
                <w:lang w:val="en-GB" w:eastAsia="en-GB"/>
                <w14:ligatures w14:val="standardContextual"/>
              </w:rPr>
              <w:tab/>
            </w:r>
            <w:r w:rsidRPr="007F7AFB" w:rsidDel="007F7AFB">
              <w:rPr>
                <w:rPrChange w:id="190" w:author="Rachel Shipsey" w:date="2025-06-19T14:55:00Z">
                  <w:rPr>
                    <w:rStyle w:val="Hyperlink"/>
                    <w:rFonts w:cs="Arial"/>
                    <w:bCs/>
                    <w:noProof/>
                  </w:rPr>
                </w:rPrChange>
              </w:rPr>
              <w:delText>2.4.</w:delText>
            </w:r>
            <w:r w:rsidRPr="007F7AFB" w:rsidDel="007F7AFB">
              <w:rPr>
                <w:rPrChange w:id="191" w:author="Rachel Shipsey" w:date="2025-06-19T14:55:00Z">
                  <w:rPr>
                    <w:rStyle w:val="Hyperlink"/>
                    <w:noProof/>
                  </w:rPr>
                </w:rPrChange>
              </w:rPr>
              <w:delText xml:space="preserve"> </w:delText>
            </w:r>
            <w:r w:rsidRPr="007F7AFB" w:rsidDel="007F7AFB">
              <w:rPr>
                <w:rPrChange w:id="192" w:author="Rachel Shipsey" w:date="2025-06-19T14:55:00Z">
                  <w:rPr>
                    <w:rStyle w:val="Hyperlink"/>
                    <w:rFonts w:cs="Arial"/>
                    <w:bCs/>
                    <w:noProof/>
                  </w:rPr>
                </w:rPrChange>
              </w:rPr>
              <w:delText>References and Resources</w:delText>
            </w:r>
            <w:r w:rsidDel="007F7AFB">
              <w:rPr>
                <w:webHidden/>
              </w:rPr>
              <w:tab/>
              <w:delText>23</w:delText>
            </w:r>
          </w:del>
        </w:p>
        <w:p w14:paraId="6244D6DB" w14:textId="1D767B04" w:rsidR="000E359F" w:rsidDel="007F7AFB" w:rsidRDefault="000E359F">
          <w:pPr>
            <w:pStyle w:val="TOC1"/>
            <w:rPr>
              <w:del w:id="193" w:author="Rachel Shipsey" w:date="2025-06-19T14:55:00Z"/>
              <w:rFonts w:asciiTheme="minorHAnsi" w:eastAsiaTheme="minorEastAsia" w:hAnsiTheme="minorHAnsi" w:cstheme="minorBidi"/>
              <w:color w:val="auto"/>
              <w:kern w:val="2"/>
              <w:sz w:val="22"/>
              <w:lang w:val="en-GB" w:eastAsia="en-GB"/>
              <w14:ligatures w14:val="standardContextual"/>
            </w:rPr>
            <w:pPrChange w:id="194" w:author="Rachel Shipsey" w:date="2025-06-19T18:44:00Z">
              <w:pPr>
                <w:pStyle w:val="TOC1"/>
                <w:tabs>
                  <w:tab w:val="left" w:pos="440"/>
                </w:tabs>
              </w:pPr>
            </w:pPrChange>
          </w:pPr>
          <w:del w:id="195" w:author="Rachel Shipsey" w:date="2025-06-19T14:55:00Z">
            <w:r w:rsidRPr="007F7AFB" w:rsidDel="007F7AFB">
              <w:rPr>
                <w:rPrChange w:id="196" w:author="Rachel Shipsey" w:date="2025-06-19T14:55:00Z">
                  <w:rPr>
                    <w:rStyle w:val="Hyperlink"/>
                    <w:bCs/>
                  </w:rPr>
                </w:rPrChange>
              </w:rPr>
              <w:delText>4</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97" w:author="Rachel Shipsey" w:date="2025-06-19T14:55:00Z">
                  <w:rPr>
                    <w:rStyle w:val="Hyperlink"/>
                    <w:bCs/>
                  </w:rPr>
                </w:rPrChange>
              </w:rPr>
              <w:delText>CHAPTER THREE: Geospatial Mapping and EA Database Management</w:delText>
            </w:r>
            <w:r w:rsidDel="007F7AFB">
              <w:rPr>
                <w:webHidden/>
              </w:rPr>
              <w:tab/>
              <w:delText>25</w:delText>
            </w:r>
          </w:del>
        </w:p>
        <w:p w14:paraId="05F384C0" w14:textId="6E912C24" w:rsidR="000E359F" w:rsidDel="007F7AFB" w:rsidRDefault="000E359F">
          <w:pPr>
            <w:pStyle w:val="TOC1"/>
            <w:rPr>
              <w:del w:id="198" w:author="Rachel Shipsey" w:date="2025-06-19T14:55:00Z"/>
              <w:rFonts w:asciiTheme="minorHAnsi" w:eastAsiaTheme="minorEastAsia" w:hAnsiTheme="minorHAnsi" w:cstheme="minorBidi"/>
              <w:color w:val="auto"/>
              <w:kern w:val="2"/>
              <w:sz w:val="22"/>
              <w:lang w:val="en-GB" w:eastAsia="en-GB"/>
              <w14:ligatures w14:val="standardContextual"/>
            </w:rPr>
            <w:pPrChange w:id="199" w:author="Rachel Shipsey" w:date="2025-06-19T18:44:00Z">
              <w:pPr>
                <w:pStyle w:val="TOC1"/>
                <w:tabs>
                  <w:tab w:val="left" w:pos="440"/>
                </w:tabs>
              </w:pPr>
            </w:pPrChange>
          </w:pPr>
          <w:del w:id="200" w:author="Rachel Shipsey" w:date="2025-06-19T14:55:00Z">
            <w:r w:rsidRPr="007F7AFB" w:rsidDel="007F7AFB">
              <w:rPr>
                <w:rPrChange w:id="201" w:author="Rachel Shipsey" w:date="2025-06-19T14:55:00Z">
                  <w:rPr>
                    <w:rStyle w:val="Hyperlink"/>
                    <w:bCs/>
                  </w:rPr>
                </w:rPrChange>
              </w:rPr>
              <w:delText>5</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202" w:author="Rachel Shipsey" w:date="2025-06-19T14:55:00Z">
                  <w:rPr>
                    <w:rStyle w:val="Hyperlink"/>
                    <w:bCs/>
                  </w:rPr>
                </w:rPrChange>
              </w:rPr>
              <w:delText>3.0 Introduction</w:delText>
            </w:r>
            <w:r w:rsidDel="007F7AFB">
              <w:rPr>
                <w:webHidden/>
              </w:rPr>
              <w:tab/>
              <w:delText>25</w:delText>
            </w:r>
          </w:del>
        </w:p>
        <w:p w14:paraId="6A387085" w14:textId="14C09C57" w:rsidR="000E359F" w:rsidDel="007F7AFB" w:rsidRDefault="000E359F">
          <w:pPr>
            <w:pStyle w:val="TOC1"/>
            <w:rPr>
              <w:del w:id="203" w:author="Rachel Shipsey" w:date="2025-06-19T14:55:00Z"/>
              <w:rFonts w:asciiTheme="minorHAnsi" w:eastAsiaTheme="minorEastAsia" w:hAnsiTheme="minorHAnsi" w:cstheme="minorBidi"/>
              <w:color w:val="auto"/>
              <w:kern w:val="2"/>
              <w:sz w:val="22"/>
              <w:lang w:val="en-GB" w:eastAsia="en-GB"/>
              <w14:ligatures w14:val="standardContextual"/>
            </w:rPr>
            <w:pPrChange w:id="204" w:author="Rachel Shipsey" w:date="2025-06-19T18:44:00Z">
              <w:pPr>
                <w:pStyle w:val="TOC1"/>
                <w:tabs>
                  <w:tab w:val="left" w:pos="440"/>
                </w:tabs>
              </w:pPr>
            </w:pPrChange>
          </w:pPr>
          <w:del w:id="205" w:author="Rachel Shipsey" w:date="2025-06-19T14:55:00Z">
            <w:r w:rsidRPr="007F7AFB" w:rsidDel="007F7AFB">
              <w:rPr>
                <w:rPrChange w:id="206" w:author="Rachel Shipsey" w:date="2025-06-19T14:55:00Z">
                  <w:rPr>
                    <w:rStyle w:val="Hyperlink"/>
                    <w:bCs/>
                  </w:rPr>
                </w:rPrChange>
              </w:rPr>
              <w:delText>6</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207" w:author="Rachel Shipsey" w:date="2025-06-19T14:55:00Z">
                  <w:rPr>
                    <w:rStyle w:val="Hyperlink"/>
                    <w:bCs/>
                  </w:rPr>
                </w:rPrChange>
              </w:rPr>
              <w:delText>3.1 Development of digital cartographic mapping instruments and tools</w:delText>
            </w:r>
            <w:r w:rsidDel="007F7AFB">
              <w:rPr>
                <w:webHidden/>
              </w:rPr>
              <w:tab/>
              <w:delText>26</w:delText>
            </w:r>
          </w:del>
        </w:p>
        <w:p w14:paraId="1241960E" w14:textId="5605FA3A" w:rsidR="000E359F" w:rsidDel="007F7AFB" w:rsidRDefault="000E359F">
          <w:pPr>
            <w:pStyle w:val="TOC1"/>
            <w:rPr>
              <w:del w:id="208" w:author="Rachel Shipsey" w:date="2025-06-19T14:55:00Z"/>
              <w:rFonts w:asciiTheme="minorHAnsi" w:eastAsiaTheme="minorEastAsia" w:hAnsiTheme="minorHAnsi"/>
              <w:kern w:val="2"/>
              <w:sz w:val="22"/>
              <w:lang w:val="en-GB" w:eastAsia="en-GB"/>
              <w14:ligatures w14:val="standardContextual"/>
            </w:rPr>
            <w:pPrChange w:id="209" w:author="Rachel Shipsey" w:date="2025-06-19T18:44:00Z">
              <w:pPr>
                <w:pStyle w:val="TOC3"/>
                <w:tabs>
                  <w:tab w:val="left" w:pos="1320"/>
                </w:tabs>
              </w:pPr>
            </w:pPrChange>
          </w:pPr>
          <w:del w:id="210" w:author="Rachel Shipsey" w:date="2025-06-19T14:55:00Z">
            <w:r w:rsidRPr="007F7AFB" w:rsidDel="007F7AFB">
              <w:rPr>
                <w:rPrChange w:id="211" w:author="Rachel Shipsey" w:date="2025-06-19T14:55:00Z">
                  <w:rPr>
                    <w:rStyle w:val="Hyperlink"/>
                    <w:rFonts w:eastAsia="Arial" w:cs="Arial"/>
                    <w:bCs/>
                    <w:noProof/>
                  </w:rPr>
                </w:rPrChange>
              </w:rPr>
              <w:delText>6.1.1</w:delText>
            </w:r>
            <w:r w:rsidDel="007F7AFB">
              <w:rPr>
                <w:rFonts w:asciiTheme="minorHAnsi" w:eastAsiaTheme="minorEastAsia" w:hAnsiTheme="minorHAnsi"/>
                <w:kern w:val="2"/>
                <w:sz w:val="22"/>
                <w:lang w:val="en-GB" w:eastAsia="en-GB"/>
                <w14:ligatures w14:val="standardContextual"/>
              </w:rPr>
              <w:tab/>
            </w:r>
            <w:r w:rsidRPr="007F7AFB" w:rsidDel="007F7AFB">
              <w:rPr>
                <w:rPrChange w:id="212" w:author="Rachel Shipsey" w:date="2025-06-19T14:55:00Z">
                  <w:rPr>
                    <w:rStyle w:val="Hyperlink"/>
                    <w:rFonts w:eastAsia="Arial" w:cs="Arial"/>
                    <w:bCs/>
                    <w:noProof/>
                  </w:rPr>
                </w:rPrChange>
              </w:rPr>
              <w:delText>3.1.1</w:delText>
            </w:r>
            <w:r w:rsidRPr="007F7AFB" w:rsidDel="007F7AFB">
              <w:rPr>
                <w:rPrChange w:id="213" w:author="Rachel Shipsey" w:date="2025-06-19T14:55:00Z">
                  <w:rPr>
                    <w:rStyle w:val="Hyperlink"/>
                    <w:noProof/>
                  </w:rPr>
                </w:rPrChange>
              </w:rPr>
              <w:delText xml:space="preserve"> </w:delText>
            </w:r>
            <w:r w:rsidRPr="007F7AFB" w:rsidDel="007F7AFB">
              <w:rPr>
                <w:rPrChange w:id="214" w:author="Rachel Shipsey" w:date="2025-06-19T14:55:00Z">
                  <w:rPr>
                    <w:rStyle w:val="Hyperlink"/>
                    <w:rFonts w:cs="Arial"/>
                    <w:bCs/>
                    <w:noProof/>
                  </w:rPr>
                </w:rPrChange>
              </w:rPr>
              <w:delText>Selected country experiences</w:delText>
            </w:r>
            <w:r w:rsidDel="007F7AFB">
              <w:rPr>
                <w:webHidden/>
              </w:rPr>
              <w:tab/>
              <w:delText>26</w:delText>
            </w:r>
          </w:del>
        </w:p>
        <w:p w14:paraId="79265499" w14:textId="536E8D21" w:rsidR="000E359F" w:rsidDel="007F7AFB" w:rsidRDefault="000E359F">
          <w:pPr>
            <w:pStyle w:val="TOC1"/>
            <w:rPr>
              <w:del w:id="215" w:author="Rachel Shipsey" w:date="2025-06-19T14:55:00Z"/>
              <w:rFonts w:asciiTheme="minorHAnsi" w:eastAsiaTheme="minorEastAsia" w:hAnsiTheme="minorHAnsi"/>
              <w:kern w:val="2"/>
              <w:sz w:val="22"/>
              <w:lang w:val="en-GB" w:eastAsia="en-GB"/>
              <w14:ligatures w14:val="standardContextual"/>
            </w:rPr>
            <w:pPrChange w:id="216" w:author="Rachel Shipsey" w:date="2025-06-19T18:44:00Z">
              <w:pPr>
                <w:pStyle w:val="TOC3"/>
                <w:tabs>
                  <w:tab w:val="left" w:pos="1320"/>
                </w:tabs>
              </w:pPr>
            </w:pPrChange>
          </w:pPr>
          <w:del w:id="217" w:author="Rachel Shipsey" w:date="2025-06-19T14:55:00Z">
            <w:r w:rsidRPr="007F7AFB" w:rsidDel="007F7AFB">
              <w:rPr>
                <w:rPrChange w:id="218" w:author="Rachel Shipsey" w:date="2025-06-19T14:55:00Z">
                  <w:rPr>
                    <w:rStyle w:val="Hyperlink"/>
                    <w:rFonts w:eastAsia="Arial" w:cs="Arial"/>
                    <w:bCs/>
                    <w:noProof/>
                  </w:rPr>
                </w:rPrChange>
              </w:rPr>
              <w:delText>6.1.2</w:delText>
            </w:r>
            <w:r w:rsidDel="007F7AFB">
              <w:rPr>
                <w:rFonts w:asciiTheme="minorHAnsi" w:eastAsiaTheme="minorEastAsia" w:hAnsiTheme="minorHAnsi"/>
                <w:kern w:val="2"/>
                <w:sz w:val="22"/>
                <w:lang w:val="en-GB" w:eastAsia="en-GB"/>
                <w14:ligatures w14:val="standardContextual"/>
              </w:rPr>
              <w:tab/>
            </w:r>
            <w:r w:rsidRPr="007F7AFB" w:rsidDel="007F7AFB">
              <w:rPr>
                <w:rPrChange w:id="219" w:author="Rachel Shipsey" w:date="2025-06-19T14:55:00Z">
                  <w:rPr>
                    <w:rStyle w:val="Hyperlink"/>
                    <w:rFonts w:eastAsia="Arial" w:cs="Arial"/>
                    <w:bCs/>
                    <w:noProof/>
                  </w:rPr>
                </w:rPrChange>
              </w:rPr>
              <w:delText>3.1.1.1</w:delText>
            </w:r>
            <w:r w:rsidRPr="007F7AFB" w:rsidDel="007F7AFB">
              <w:rPr>
                <w:rPrChange w:id="220" w:author="Rachel Shipsey" w:date="2025-06-19T14:55:00Z">
                  <w:rPr>
                    <w:rStyle w:val="Hyperlink"/>
                    <w:noProof/>
                  </w:rPr>
                </w:rPrChange>
              </w:rPr>
              <w:delText xml:space="preserve"> </w:delText>
            </w:r>
            <w:r w:rsidRPr="007F7AFB" w:rsidDel="007F7AFB">
              <w:rPr>
                <w:rPrChange w:id="221" w:author="Rachel Shipsey" w:date="2025-06-19T14:55:00Z">
                  <w:rPr>
                    <w:rStyle w:val="Hyperlink"/>
                    <w:rFonts w:eastAsia="Arial" w:cs="Arial"/>
                    <w:bCs/>
                    <w:noProof/>
                  </w:rPr>
                </w:rPrChange>
              </w:rPr>
              <w:delText>Intended output from mapping.</w:delText>
            </w:r>
            <w:r w:rsidDel="007F7AFB">
              <w:rPr>
                <w:webHidden/>
              </w:rPr>
              <w:tab/>
              <w:delText>26</w:delText>
            </w:r>
          </w:del>
        </w:p>
        <w:p w14:paraId="4E8876A7" w14:textId="37FEA8F7" w:rsidR="000E359F" w:rsidDel="007F7AFB" w:rsidRDefault="000E359F">
          <w:pPr>
            <w:pStyle w:val="TOC1"/>
            <w:rPr>
              <w:del w:id="222" w:author="Rachel Shipsey" w:date="2025-06-19T14:55:00Z"/>
              <w:rFonts w:asciiTheme="minorHAnsi" w:eastAsiaTheme="minorEastAsia" w:hAnsiTheme="minorHAnsi"/>
              <w:kern w:val="2"/>
              <w:sz w:val="22"/>
              <w:lang w:val="en-GB" w:eastAsia="en-GB"/>
              <w14:ligatures w14:val="standardContextual"/>
            </w:rPr>
            <w:pPrChange w:id="223" w:author="Rachel Shipsey" w:date="2025-06-19T18:44:00Z">
              <w:pPr>
                <w:pStyle w:val="TOC3"/>
                <w:tabs>
                  <w:tab w:val="left" w:pos="1320"/>
                </w:tabs>
              </w:pPr>
            </w:pPrChange>
          </w:pPr>
          <w:del w:id="224" w:author="Rachel Shipsey" w:date="2025-06-19T14:55:00Z">
            <w:r w:rsidRPr="007F7AFB" w:rsidDel="007F7AFB">
              <w:rPr>
                <w:rPrChange w:id="225" w:author="Rachel Shipsey" w:date="2025-06-19T14:55:00Z">
                  <w:rPr>
                    <w:rStyle w:val="Hyperlink"/>
                    <w:rFonts w:eastAsia="Arial" w:cs="Arial"/>
                    <w:bCs/>
                    <w:noProof/>
                  </w:rPr>
                </w:rPrChange>
              </w:rPr>
              <w:delText>6.1.3</w:delText>
            </w:r>
            <w:r w:rsidDel="007F7AFB">
              <w:rPr>
                <w:rFonts w:asciiTheme="minorHAnsi" w:eastAsiaTheme="minorEastAsia" w:hAnsiTheme="minorHAnsi"/>
                <w:kern w:val="2"/>
                <w:sz w:val="22"/>
                <w:lang w:val="en-GB" w:eastAsia="en-GB"/>
                <w14:ligatures w14:val="standardContextual"/>
              </w:rPr>
              <w:tab/>
            </w:r>
            <w:r w:rsidRPr="007F7AFB" w:rsidDel="007F7AFB">
              <w:rPr>
                <w:rPrChange w:id="226" w:author="Rachel Shipsey" w:date="2025-06-19T14:55:00Z">
                  <w:rPr>
                    <w:rStyle w:val="Hyperlink"/>
                    <w:rFonts w:eastAsia="Arial" w:cs="Arial"/>
                    <w:bCs/>
                    <w:noProof/>
                  </w:rPr>
                </w:rPrChange>
              </w:rPr>
              <w:delText>3.1.1.2</w:delText>
            </w:r>
            <w:r w:rsidRPr="007F7AFB" w:rsidDel="007F7AFB">
              <w:rPr>
                <w:rPrChange w:id="227" w:author="Rachel Shipsey" w:date="2025-06-19T14:55:00Z">
                  <w:rPr>
                    <w:rStyle w:val="Hyperlink"/>
                    <w:noProof/>
                  </w:rPr>
                </w:rPrChange>
              </w:rPr>
              <w:delText xml:space="preserve"> </w:delText>
            </w:r>
            <w:r w:rsidRPr="007F7AFB" w:rsidDel="007F7AFB">
              <w:rPr>
                <w:rPrChange w:id="228" w:author="Rachel Shipsey" w:date="2025-06-19T14:55:00Z">
                  <w:rPr>
                    <w:rStyle w:val="Hyperlink"/>
                    <w:rFonts w:eastAsia="Arial" w:cs="Arial"/>
                    <w:bCs/>
                    <w:noProof/>
                  </w:rPr>
                </w:rPrChange>
              </w:rPr>
              <w:delText>Data collection forms used</w:delText>
            </w:r>
            <w:r w:rsidDel="007F7AFB">
              <w:rPr>
                <w:webHidden/>
              </w:rPr>
              <w:tab/>
              <w:delText>26</w:delText>
            </w:r>
          </w:del>
        </w:p>
        <w:p w14:paraId="643CD549" w14:textId="07E2AC4C" w:rsidR="000E359F" w:rsidDel="007F7AFB" w:rsidRDefault="000E359F">
          <w:pPr>
            <w:pStyle w:val="TOC1"/>
            <w:rPr>
              <w:del w:id="229" w:author="Rachel Shipsey" w:date="2025-06-19T14:55:00Z"/>
              <w:rFonts w:asciiTheme="minorHAnsi" w:eastAsiaTheme="minorEastAsia" w:hAnsiTheme="minorHAnsi"/>
              <w:kern w:val="2"/>
              <w:sz w:val="22"/>
              <w:lang w:val="en-GB" w:eastAsia="en-GB"/>
              <w14:ligatures w14:val="standardContextual"/>
            </w:rPr>
            <w:pPrChange w:id="230" w:author="Rachel Shipsey" w:date="2025-06-19T18:44:00Z">
              <w:pPr>
                <w:pStyle w:val="TOC3"/>
                <w:tabs>
                  <w:tab w:val="left" w:pos="1320"/>
                </w:tabs>
              </w:pPr>
            </w:pPrChange>
          </w:pPr>
          <w:del w:id="231" w:author="Rachel Shipsey" w:date="2025-06-19T14:55:00Z">
            <w:r w:rsidRPr="007F7AFB" w:rsidDel="007F7AFB">
              <w:rPr>
                <w:rPrChange w:id="232" w:author="Rachel Shipsey" w:date="2025-06-19T14:55:00Z">
                  <w:rPr>
                    <w:rStyle w:val="Hyperlink"/>
                    <w:rFonts w:eastAsia="Arial" w:cs="Arial"/>
                    <w:bCs/>
                    <w:noProof/>
                  </w:rPr>
                </w:rPrChange>
              </w:rPr>
              <w:delText>6.1.4</w:delText>
            </w:r>
            <w:r w:rsidDel="007F7AFB">
              <w:rPr>
                <w:rFonts w:asciiTheme="minorHAnsi" w:eastAsiaTheme="minorEastAsia" w:hAnsiTheme="minorHAnsi"/>
                <w:kern w:val="2"/>
                <w:sz w:val="22"/>
                <w:lang w:val="en-GB" w:eastAsia="en-GB"/>
                <w14:ligatures w14:val="standardContextual"/>
              </w:rPr>
              <w:tab/>
            </w:r>
            <w:r w:rsidRPr="007F7AFB" w:rsidDel="007F7AFB">
              <w:rPr>
                <w:rPrChange w:id="233" w:author="Rachel Shipsey" w:date="2025-06-19T14:55:00Z">
                  <w:rPr>
                    <w:rStyle w:val="Hyperlink"/>
                    <w:rFonts w:eastAsia="Arial" w:cs="Arial"/>
                    <w:bCs/>
                    <w:noProof/>
                  </w:rPr>
                </w:rPrChange>
              </w:rPr>
              <w:delText>3.1.1.3</w:delText>
            </w:r>
            <w:r w:rsidRPr="007F7AFB" w:rsidDel="007F7AFB">
              <w:rPr>
                <w:rPrChange w:id="234" w:author="Rachel Shipsey" w:date="2025-06-19T14:55:00Z">
                  <w:rPr>
                    <w:rStyle w:val="Hyperlink"/>
                    <w:noProof/>
                  </w:rPr>
                </w:rPrChange>
              </w:rPr>
              <w:delText xml:space="preserve"> </w:delText>
            </w:r>
            <w:r w:rsidRPr="007F7AFB" w:rsidDel="007F7AFB">
              <w:rPr>
                <w:rPrChange w:id="235" w:author="Rachel Shipsey" w:date="2025-06-19T14:55:00Z">
                  <w:rPr>
                    <w:rStyle w:val="Hyperlink"/>
                    <w:rFonts w:eastAsia="Arial" w:cs="Arial"/>
                    <w:bCs/>
                    <w:noProof/>
                  </w:rPr>
                </w:rPrChange>
              </w:rPr>
              <w:delText>Software used.</w:delText>
            </w:r>
            <w:r w:rsidDel="007F7AFB">
              <w:rPr>
                <w:webHidden/>
              </w:rPr>
              <w:tab/>
              <w:delText>27</w:delText>
            </w:r>
          </w:del>
        </w:p>
        <w:p w14:paraId="0CCF2B96" w14:textId="432D9E4A" w:rsidR="000E359F" w:rsidDel="007F7AFB" w:rsidRDefault="000E359F">
          <w:pPr>
            <w:pStyle w:val="TOC1"/>
            <w:rPr>
              <w:del w:id="236" w:author="Rachel Shipsey" w:date="2025-06-19T14:55:00Z"/>
              <w:rFonts w:asciiTheme="minorHAnsi" w:eastAsiaTheme="minorEastAsia" w:hAnsiTheme="minorHAnsi"/>
              <w:kern w:val="2"/>
              <w:sz w:val="22"/>
              <w:lang w:val="en-GB" w:eastAsia="en-GB"/>
              <w14:ligatures w14:val="standardContextual"/>
            </w:rPr>
            <w:pPrChange w:id="237" w:author="Rachel Shipsey" w:date="2025-06-19T18:44:00Z">
              <w:pPr>
                <w:pStyle w:val="TOC3"/>
                <w:tabs>
                  <w:tab w:val="left" w:pos="1320"/>
                </w:tabs>
              </w:pPr>
            </w:pPrChange>
          </w:pPr>
          <w:del w:id="238" w:author="Rachel Shipsey" w:date="2025-06-19T14:55:00Z">
            <w:r w:rsidRPr="007F7AFB" w:rsidDel="007F7AFB">
              <w:rPr>
                <w:rPrChange w:id="239" w:author="Rachel Shipsey" w:date="2025-06-19T14:55:00Z">
                  <w:rPr>
                    <w:rStyle w:val="Hyperlink"/>
                    <w:rFonts w:eastAsia="Arial" w:cs="Arial"/>
                    <w:bCs/>
                    <w:noProof/>
                  </w:rPr>
                </w:rPrChange>
              </w:rPr>
              <w:delText>6.1.5</w:delText>
            </w:r>
            <w:r w:rsidDel="007F7AFB">
              <w:rPr>
                <w:rFonts w:asciiTheme="minorHAnsi" w:eastAsiaTheme="minorEastAsia" w:hAnsiTheme="minorHAnsi"/>
                <w:kern w:val="2"/>
                <w:sz w:val="22"/>
                <w:lang w:val="en-GB" w:eastAsia="en-GB"/>
                <w14:ligatures w14:val="standardContextual"/>
              </w:rPr>
              <w:tab/>
            </w:r>
            <w:r w:rsidRPr="007F7AFB" w:rsidDel="007F7AFB">
              <w:rPr>
                <w:rPrChange w:id="240" w:author="Rachel Shipsey" w:date="2025-06-19T14:55:00Z">
                  <w:rPr>
                    <w:rStyle w:val="Hyperlink"/>
                    <w:rFonts w:eastAsia="Arial" w:cs="Arial"/>
                    <w:bCs/>
                    <w:noProof/>
                  </w:rPr>
                </w:rPrChange>
              </w:rPr>
              <w:delText>3.1.2</w:delText>
            </w:r>
            <w:r w:rsidRPr="007F7AFB" w:rsidDel="007F7AFB">
              <w:rPr>
                <w:rPrChange w:id="241" w:author="Rachel Shipsey" w:date="2025-06-19T14:55:00Z">
                  <w:rPr>
                    <w:rStyle w:val="Hyperlink"/>
                    <w:noProof/>
                  </w:rPr>
                </w:rPrChange>
              </w:rPr>
              <w:delText xml:space="preserve"> </w:delText>
            </w:r>
            <w:r w:rsidRPr="007F7AFB" w:rsidDel="007F7AFB">
              <w:rPr>
                <w:rPrChange w:id="242" w:author="Rachel Shipsey" w:date="2025-06-19T14:55:00Z">
                  <w:rPr>
                    <w:rStyle w:val="Hyperlink"/>
                    <w:rFonts w:eastAsia="Arial" w:cs="Arial"/>
                    <w:bCs/>
                    <w:noProof/>
                  </w:rPr>
                </w:rPrChange>
              </w:rPr>
              <w:delText>Lessons learnt</w:delText>
            </w:r>
            <w:r w:rsidDel="007F7AFB">
              <w:rPr>
                <w:webHidden/>
              </w:rPr>
              <w:tab/>
              <w:delText>27</w:delText>
            </w:r>
          </w:del>
        </w:p>
        <w:p w14:paraId="02C7D9B6" w14:textId="36536CC3" w:rsidR="000E359F" w:rsidDel="007F7AFB" w:rsidRDefault="000E359F">
          <w:pPr>
            <w:pStyle w:val="TOC1"/>
            <w:rPr>
              <w:del w:id="243" w:author="Rachel Shipsey" w:date="2025-06-19T14:55:00Z"/>
              <w:rFonts w:asciiTheme="minorHAnsi" w:eastAsiaTheme="minorEastAsia" w:hAnsiTheme="minorHAnsi"/>
              <w:kern w:val="2"/>
              <w:sz w:val="22"/>
              <w:lang w:val="en-GB" w:eastAsia="en-GB"/>
              <w14:ligatures w14:val="standardContextual"/>
            </w:rPr>
            <w:pPrChange w:id="244" w:author="Rachel Shipsey" w:date="2025-06-19T18:44:00Z">
              <w:pPr>
                <w:pStyle w:val="TOC3"/>
                <w:tabs>
                  <w:tab w:val="left" w:pos="1320"/>
                </w:tabs>
              </w:pPr>
            </w:pPrChange>
          </w:pPr>
          <w:del w:id="245" w:author="Rachel Shipsey" w:date="2025-06-19T14:55:00Z">
            <w:r w:rsidRPr="007F7AFB" w:rsidDel="007F7AFB">
              <w:rPr>
                <w:rPrChange w:id="246" w:author="Rachel Shipsey" w:date="2025-06-19T14:55:00Z">
                  <w:rPr>
                    <w:rStyle w:val="Hyperlink"/>
                    <w:rFonts w:eastAsia="Arial" w:cs="Arial"/>
                    <w:bCs/>
                    <w:noProof/>
                  </w:rPr>
                </w:rPrChange>
              </w:rPr>
              <w:delText>6.1.6</w:delText>
            </w:r>
            <w:r w:rsidDel="007F7AFB">
              <w:rPr>
                <w:rFonts w:asciiTheme="minorHAnsi" w:eastAsiaTheme="minorEastAsia" w:hAnsiTheme="minorHAnsi"/>
                <w:kern w:val="2"/>
                <w:sz w:val="22"/>
                <w:lang w:val="en-GB" w:eastAsia="en-GB"/>
                <w14:ligatures w14:val="standardContextual"/>
              </w:rPr>
              <w:tab/>
            </w:r>
            <w:r w:rsidRPr="007F7AFB" w:rsidDel="007F7AFB">
              <w:rPr>
                <w:rPrChange w:id="247" w:author="Rachel Shipsey" w:date="2025-06-19T14:55:00Z">
                  <w:rPr>
                    <w:rStyle w:val="Hyperlink"/>
                    <w:rFonts w:eastAsia="Arial" w:cs="Arial"/>
                    <w:bCs/>
                    <w:noProof/>
                  </w:rPr>
                </w:rPrChange>
              </w:rPr>
              <w:delText>3.1.3</w:delText>
            </w:r>
            <w:r w:rsidRPr="007F7AFB" w:rsidDel="007F7AFB">
              <w:rPr>
                <w:rPrChange w:id="248" w:author="Rachel Shipsey" w:date="2025-06-19T14:55:00Z">
                  <w:rPr>
                    <w:rStyle w:val="Hyperlink"/>
                    <w:noProof/>
                  </w:rPr>
                </w:rPrChange>
              </w:rPr>
              <w:delText xml:space="preserve"> </w:delText>
            </w:r>
            <w:r w:rsidRPr="007F7AFB" w:rsidDel="007F7AFB">
              <w:rPr>
                <w:rPrChange w:id="249" w:author="Rachel Shipsey" w:date="2025-06-19T14:55:00Z">
                  <w:rPr>
                    <w:rStyle w:val="Hyperlink"/>
                    <w:rFonts w:eastAsia="Arial" w:cs="Arial"/>
                    <w:bCs/>
                    <w:noProof/>
                  </w:rPr>
                </w:rPrChange>
              </w:rPr>
              <w:delText>Recommendations</w:delText>
            </w:r>
            <w:r w:rsidDel="007F7AFB">
              <w:rPr>
                <w:webHidden/>
              </w:rPr>
              <w:tab/>
              <w:delText>28</w:delText>
            </w:r>
          </w:del>
        </w:p>
        <w:p w14:paraId="47F7C1C8" w14:textId="492CCA23" w:rsidR="000E359F" w:rsidDel="007F7AFB" w:rsidRDefault="000E359F">
          <w:pPr>
            <w:pStyle w:val="TOC1"/>
            <w:rPr>
              <w:del w:id="250" w:author="Rachel Shipsey" w:date="2025-06-19T14:55:00Z"/>
              <w:rFonts w:asciiTheme="minorHAnsi" w:eastAsiaTheme="minorEastAsia" w:hAnsiTheme="minorHAnsi" w:cstheme="minorBidi"/>
              <w:color w:val="auto"/>
              <w:kern w:val="2"/>
              <w:sz w:val="22"/>
              <w:lang w:val="en-GB" w:eastAsia="en-GB"/>
              <w14:ligatures w14:val="standardContextual"/>
            </w:rPr>
            <w:pPrChange w:id="251" w:author="Rachel Shipsey" w:date="2025-06-19T18:44:00Z">
              <w:pPr>
                <w:pStyle w:val="TOC1"/>
                <w:tabs>
                  <w:tab w:val="left" w:pos="440"/>
                </w:tabs>
              </w:pPr>
            </w:pPrChange>
          </w:pPr>
          <w:del w:id="252" w:author="Rachel Shipsey" w:date="2025-06-19T14:55:00Z">
            <w:r w:rsidRPr="007F7AFB" w:rsidDel="007F7AFB">
              <w:rPr>
                <w:rPrChange w:id="253" w:author="Rachel Shipsey" w:date="2025-06-19T14:55:00Z">
                  <w:rPr>
                    <w:rStyle w:val="Hyperlink"/>
                    <w:bCs/>
                  </w:rPr>
                </w:rPrChange>
              </w:rPr>
              <w:delText>7</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254" w:author="Rachel Shipsey" w:date="2025-06-19T14:55:00Z">
                  <w:rPr>
                    <w:rStyle w:val="Hyperlink"/>
                    <w:bCs/>
                  </w:rPr>
                </w:rPrChange>
              </w:rPr>
              <w:delText>3.2 Pilot mapping</w:delText>
            </w:r>
            <w:r w:rsidDel="007F7AFB">
              <w:rPr>
                <w:webHidden/>
              </w:rPr>
              <w:tab/>
              <w:delText>28</w:delText>
            </w:r>
          </w:del>
        </w:p>
        <w:p w14:paraId="06D1E503" w14:textId="18F1A829" w:rsidR="000E359F" w:rsidDel="007F7AFB" w:rsidRDefault="000E359F">
          <w:pPr>
            <w:pStyle w:val="TOC1"/>
            <w:rPr>
              <w:del w:id="255" w:author="Rachel Shipsey" w:date="2025-06-19T14:55:00Z"/>
              <w:rFonts w:asciiTheme="minorHAnsi" w:eastAsiaTheme="minorEastAsia" w:hAnsiTheme="minorHAnsi"/>
              <w:kern w:val="2"/>
              <w:sz w:val="22"/>
              <w:lang w:val="en-GB" w:eastAsia="en-GB"/>
              <w14:ligatures w14:val="standardContextual"/>
            </w:rPr>
            <w:pPrChange w:id="256" w:author="Rachel Shipsey" w:date="2025-06-19T18:44:00Z">
              <w:pPr>
                <w:pStyle w:val="TOC3"/>
                <w:tabs>
                  <w:tab w:val="left" w:pos="1320"/>
                </w:tabs>
              </w:pPr>
            </w:pPrChange>
          </w:pPr>
          <w:del w:id="257" w:author="Rachel Shipsey" w:date="2025-06-19T14:55:00Z">
            <w:r w:rsidRPr="007F7AFB" w:rsidDel="007F7AFB">
              <w:rPr>
                <w:rPrChange w:id="258" w:author="Rachel Shipsey" w:date="2025-06-19T14:55:00Z">
                  <w:rPr>
                    <w:rStyle w:val="Hyperlink"/>
                    <w:rFonts w:eastAsia="Arial" w:cs="Arial"/>
                    <w:bCs/>
                    <w:noProof/>
                  </w:rPr>
                </w:rPrChange>
              </w:rPr>
              <w:delText>7.1.1</w:delText>
            </w:r>
            <w:r w:rsidDel="007F7AFB">
              <w:rPr>
                <w:rFonts w:asciiTheme="minorHAnsi" w:eastAsiaTheme="minorEastAsia" w:hAnsiTheme="minorHAnsi"/>
                <w:kern w:val="2"/>
                <w:sz w:val="22"/>
                <w:lang w:val="en-GB" w:eastAsia="en-GB"/>
                <w14:ligatures w14:val="standardContextual"/>
              </w:rPr>
              <w:tab/>
            </w:r>
            <w:r w:rsidRPr="007F7AFB" w:rsidDel="007F7AFB">
              <w:rPr>
                <w:rPrChange w:id="259" w:author="Rachel Shipsey" w:date="2025-06-19T14:55:00Z">
                  <w:rPr>
                    <w:rStyle w:val="Hyperlink"/>
                    <w:rFonts w:eastAsia="Arial" w:cs="Arial"/>
                    <w:bCs/>
                    <w:noProof/>
                  </w:rPr>
                </w:rPrChange>
              </w:rPr>
              <w:delText>3.2.1</w:delText>
            </w:r>
            <w:r w:rsidRPr="007F7AFB" w:rsidDel="007F7AFB">
              <w:rPr>
                <w:rPrChange w:id="260" w:author="Rachel Shipsey" w:date="2025-06-19T14:55:00Z">
                  <w:rPr>
                    <w:rStyle w:val="Hyperlink"/>
                    <w:noProof/>
                  </w:rPr>
                </w:rPrChange>
              </w:rPr>
              <w:delText xml:space="preserve"> </w:delText>
            </w:r>
            <w:r w:rsidRPr="007F7AFB" w:rsidDel="007F7AFB">
              <w:rPr>
                <w:rPrChange w:id="261" w:author="Rachel Shipsey" w:date="2025-06-19T14:55:00Z">
                  <w:rPr>
                    <w:rStyle w:val="Hyperlink"/>
                    <w:rFonts w:cs="Arial"/>
                    <w:bCs/>
                    <w:noProof/>
                  </w:rPr>
                </w:rPrChange>
              </w:rPr>
              <w:delText>Selected country experiences</w:delText>
            </w:r>
            <w:r w:rsidDel="007F7AFB">
              <w:rPr>
                <w:webHidden/>
              </w:rPr>
              <w:tab/>
              <w:delText>28</w:delText>
            </w:r>
          </w:del>
        </w:p>
        <w:p w14:paraId="3D4B55EB" w14:textId="04DC8069" w:rsidR="000E359F" w:rsidDel="007F7AFB" w:rsidRDefault="000E359F">
          <w:pPr>
            <w:pStyle w:val="TOC1"/>
            <w:rPr>
              <w:del w:id="262" w:author="Rachel Shipsey" w:date="2025-06-19T14:55:00Z"/>
              <w:rFonts w:asciiTheme="minorHAnsi" w:eastAsiaTheme="minorEastAsia" w:hAnsiTheme="minorHAnsi"/>
              <w:kern w:val="2"/>
              <w:sz w:val="22"/>
              <w:lang w:val="en-GB" w:eastAsia="en-GB"/>
              <w14:ligatures w14:val="standardContextual"/>
            </w:rPr>
            <w:pPrChange w:id="263" w:author="Rachel Shipsey" w:date="2025-06-19T18:44:00Z">
              <w:pPr>
                <w:pStyle w:val="TOC3"/>
                <w:tabs>
                  <w:tab w:val="left" w:pos="1320"/>
                </w:tabs>
              </w:pPr>
            </w:pPrChange>
          </w:pPr>
          <w:del w:id="264" w:author="Rachel Shipsey" w:date="2025-06-19T14:55:00Z">
            <w:r w:rsidRPr="007F7AFB" w:rsidDel="007F7AFB">
              <w:rPr>
                <w:rPrChange w:id="265" w:author="Rachel Shipsey" w:date="2025-06-19T14:55:00Z">
                  <w:rPr>
                    <w:rStyle w:val="Hyperlink"/>
                    <w:rFonts w:eastAsia="Arial" w:cs="Arial"/>
                    <w:bCs/>
                    <w:noProof/>
                  </w:rPr>
                </w:rPrChange>
              </w:rPr>
              <w:delText>7.1.2</w:delText>
            </w:r>
            <w:r w:rsidDel="007F7AFB">
              <w:rPr>
                <w:rFonts w:asciiTheme="minorHAnsi" w:eastAsiaTheme="minorEastAsia" w:hAnsiTheme="minorHAnsi"/>
                <w:kern w:val="2"/>
                <w:sz w:val="22"/>
                <w:lang w:val="en-GB" w:eastAsia="en-GB"/>
                <w14:ligatures w14:val="standardContextual"/>
              </w:rPr>
              <w:tab/>
            </w:r>
            <w:r w:rsidRPr="007F7AFB" w:rsidDel="007F7AFB">
              <w:rPr>
                <w:rPrChange w:id="266" w:author="Rachel Shipsey" w:date="2025-06-19T14:55:00Z">
                  <w:rPr>
                    <w:rStyle w:val="Hyperlink"/>
                    <w:rFonts w:eastAsia="Arial" w:cs="Arial"/>
                    <w:bCs/>
                    <w:noProof/>
                  </w:rPr>
                </w:rPrChange>
              </w:rPr>
              <w:delText>3.2.2</w:delText>
            </w:r>
            <w:r w:rsidRPr="007F7AFB" w:rsidDel="007F7AFB">
              <w:rPr>
                <w:rPrChange w:id="267" w:author="Rachel Shipsey" w:date="2025-06-19T14:55:00Z">
                  <w:rPr>
                    <w:rStyle w:val="Hyperlink"/>
                    <w:noProof/>
                  </w:rPr>
                </w:rPrChange>
              </w:rPr>
              <w:delText xml:space="preserve"> </w:delText>
            </w:r>
            <w:r w:rsidRPr="007F7AFB" w:rsidDel="007F7AFB">
              <w:rPr>
                <w:rPrChange w:id="268" w:author="Rachel Shipsey" w:date="2025-06-19T14:55:00Z">
                  <w:rPr>
                    <w:rStyle w:val="Hyperlink"/>
                    <w:rFonts w:cs="Arial"/>
                    <w:bCs/>
                    <w:noProof/>
                  </w:rPr>
                </w:rPrChange>
              </w:rPr>
              <w:delText>Lessons Learnt</w:delText>
            </w:r>
            <w:r w:rsidDel="007F7AFB">
              <w:rPr>
                <w:webHidden/>
              </w:rPr>
              <w:tab/>
              <w:delText>29</w:delText>
            </w:r>
          </w:del>
        </w:p>
        <w:p w14:paraId="0E2BEA32" w14:textId="2188AA80" w:rsidR="000E359F" w:rsidDel="007F7AFB" w:rsidRDefault="000E359F">
          <w:pPr>
            <w:pStyle w:val="TOC1"/>
            <w:rPr>
              <w:del w:id="269" w:author="Rachel Shipsey" w:date="2025-06-19T14:55:00Z"/>
              <w:rFonts w:asciiTheme="minorHAnsi" w:eastAsiaTheme="minorEastAsia" w:hAnsiTheme="minorHAnsi"/>
              <w:kern w:val="2"/>
              <w:sz w:val="22"/>
              <w:lang w:val="en-GB" w:eastAsia="en-GB"/>
              <w14:ligatures w14:val="standardContextual"/>
            </w:rPr>
            <w:pPrChange w:id="270" w:author="Rachel Shipsey" w:date="2025-06-19T18:44:00Z">
              <w:pPr>
                <w:pStyle w:val="TOC3"/>
                <w:tabs>
                  <w:tab w:val="left" w:pos="1320"/>
                </w:tabs>
              </w:pPr>
            </w:pPrChange>
          </w:pPr>
          <w:del w:id="271" w:author="Rachel Shipsey" w:date="2025-06-19T14:55:00Z">
            <w:r w:rsidRPr="007F7AFB" w:rsidDel="007F7AFB">
              <w:rPr>
                <w:rPrChange w:id="272" w:author="Rachel Shipsey" w:date="2025-06-19T14:55:00Z">
                  <w:rPr>
                    <w:rStyle w:val="Hyperlink"/>
                    <w:rFonts w:eastAsia="Arial" w:cs="Arial"/>
                    <w:bCs/>
                    <w:noProof/>
                  </w:rPr>
                </w:rPrChange>
              </w:rPr>
              <w:delText>7.1.3</w:delText>
            </w:r>
            <w:r w:rsidDel="007F7AFB">
              <w:rPr>
                <w:rFonts w:asciiTheme="minorHAnsi" w:eastAsiaTheme="minorEastAsia" w:hAnsiTheme="minorHAnsi"/>
                <w:kern w:val="2"/>
                <w:sz w:val="22"/>
                <w:lang w:val="en-GB" w:eastAsia="en-GB"/>
                <w14:ligatures w14:val="standardContextual"/>
              </w:rPr>
              <w:tab/>
            </w:r>
            <w:r w:rsidRPr="007F7AFB" w:rsidDel="007F7AFB">
              <w:rPr>
                <w:rPrChange w:id="273" w:author="Rachel Shipsey" w:date="2025-06-19T14:55:00Z">
                  <w:rPr>
                    <w:rStyle w:val="Hyperlink"/>
                    <w:rFonts w:eastAsia="Arial" w:cs="Arial"/>
                    <w:bCs/>
                    <w:noProof/>
                  </w:rPr>
                </w:rPrChange>
              </w:rPr>
              <w:delText>3.2.3</w:delText>
            </w:r>
            <w:r w:rsidRPr="007F7AFB" w:rsidDel="007F7AFB">
              <w:rPr>
                <w:rPrChange w:id="274" w:author="Rachel Shipsey" w:date="2025-06-19T14:55:00Z">
                  <w:rPr>
                    <w:rStyle w:val="Hyperlink"/>
                    <w:noProof/>
                  </w:rPr>
                </w:rPrChange>
              </w:rPr>
              <w:delText xml:space="preserve"> </w:delText>
            </w:r>
            <w:r w:rsidRPr="007F7AFB" w:rsidDel="007F7AFB">
              <w:rPr>
                <w:rPrChange w:id="275" w:author="Rachel Shipsey" w:date="2025-06-19T14:55:00Z">
                  <w:rPr>
                    <w:rStyle w:val="Hyperlink"/>
                    <w:rFonts w:cs="Arial"/>
                    <w:bCs/>
                    <w:noProof/>
                  </w:rPr>
                </w:rPrChange>
              </w:rPr>
              <w:delText>Recommendations</w:delText>
            </w:r>
            <w:r w:rsidDel="007F7AFB">
              <w:rPr>
                <w:webHidden/>
              </w:rPr>
              <w:tab/>
              <w:delText>29</w:delText>
            </w:r>
          </w:del>
        </w:p>
        <w:p w14:paraId="45C44120" w14:textId="025EA65F" w:rsidR="000E359F" w:rsidDel="007F7AFB" w:rsidRDefault="000E359F">
          <w:pPr>
            <w:pStyle w:val="TOC1"/>
            <w:rPr>
              <w:del w:id="276" w:author="Rachel Shipsey" w:date="2025-06-19T14:55:00Z"/>
              <w:rFonts w:asciiTheme="minorHAnsi" w:eastAsiaTheme="minorEastAsia" w:hAnsiTheme="minorHAnsi" w:cstheme="minorBidi"/>
              <w:color w:val="auto"/>
              <w:kern w:val="2"/>
              <w:sz w:val="22"/>
              <w:lang w:val="en-GB" w:eastAsia="en-GB"/>
              <w14:ligatures w14:val="standardContextual"/>
            </w:rPr>
            <w:pPrChange w:id="277" w:author="Rachel Shipsey" w:date="2025-06-19T18:44:00Z">
              <w:pPr>
                <w:pStyle w:val="TOC1"/>
                <w:tabs>
                  <w:tab w:val="left" w:pos="440"/>
                </w:tabs>
              </w:pPr>
            </w:pPrChange>
          </w:pPr>
          <w:del w:id="278" w:author="Rachel Shipsey" w:date="2025-06-19T14:55:00Z">
            <w:r w:rsidRPr="007F7AFB" w:rsidDel="007F7AFB">
              <w:rPr>
                <w:rPrChange w:id="279" w:author="Rachel Shipsey" w:date="2025-06-19T14:55:00Z">
                  <w:rPr>
                    <w:rStyle w:val="Hyperlink"/>
                    <w:bCs/>
                  </w:rPr>
                </w:rPrChange>
              </w:rPr>
              <w:delText>8</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280" w:author="Rachel Shipsey" w:date="2025-06-19T14:55:00Z">
                  <w:rPr>
                    <w:rStyle w:val="Hyperlink"/>
                    <w:bCs/>
                  </w:rPr>
                </w:rPrChange>
              </w:rPr>
              <w:delText>3.3 Publicity and advocacy for cartographic mapping</w:delText>
            </w:r>
            <w:r w:rsidDel="007F7AFB">
              <w:rPr>
                <w:webHidden/>
              </w:rPr>
              <w:tab/>
              <w:delText>30</w:delText>
            </w:r>
          </w:del>
        </w:p>
        <w:p w14:paraId="150354F9" w14:textId="687A38AF" w:rsidR="000E359F" w:rsidDel="007F7AFB" w:rsidRDefault="000E359F">
          <w:pPr>
            <w:pStyle w:val="TOC1"/>
            <w:rPr>
              <w:del w:id="281" w:author="Rachel Shipsey" w:date="2025-06-19T14:55:00Z"/>
              <w:rFonts w:asciiTheme="minorHAnsi" w:eastAsiaTheme="minorEastAsia" w:hAnsiTheme="minorHAnsi"/>
              <w:kern w:val="2"/>
              <w:sz w:val="22"/>
              <w:lang w:val="en-GB" w:eastAsia="en-GB"/>
              <w14:ligatures w14:val="standardContextual"/>
            </w:rPr>
            <w:pPrChange w:id="282" w:author="Rachel Shipsey" w:date="2025-06-19T18:44:00Z">
              <w:pPr>
                <w:pStyle w:val="TOC3"/>
                <w:tabs>
                  <w:tab w:val="left" w:pos="1320"/>
                </w:tabs>
              </w:pPr>
            </w:pPrChange>
          </w:pPr>
          <w:del w:id="283" w:author="Rachel Shipsey" w:date="2025-06-19T14:55:00Z">
            <w:r w:rsidRPr="007F7AFB" w:rsidDel="007F7AFB">
              <w:rPr>
                <w:rPrChange w:id="284" w:author="Rachel Shipsey" w:date="2025-06-19T14:55:00Z">
                  <w:rPr>
                    <w:rStyle w:val="Hyperlink"/>
                    <w:rFonts w:eastAsia="Arial" w:cs="Arial"/>
                    <w:bCs/>
                    <w:noProof/>
                  </w:rPr>
                </w:rPrChange>
              </w:rPr>
              <w:delText>8.1.1</w:delText>
            </w:r>
            <w:r w:rsidDel="007F7AFB">
              <w:rPr>
                <w:rFonts w:asciiTheme="minorHAnsi" w:eastAsiaTheme="minorEastAsia" w:hAnsiTheme="minorHAnsi"/>
                <w:kern w:val="2"/>
                <w:sz w:val="22"/>
                <w:lang w:val="en-GB" w:eastAsia="en-GB"/>
                <w14:ligatures w14:val="standardContextual"/>
              </w:rPr>
              <w:tab/>
            </w:r>
            <w:r w:rsidRPr="007F7AFB" w:rsidDel="007F7AFB">
              <w:rPr>
                <w:rPrChange w:id="285" w:author="Rachel Shipsey" w:date="2025-06-19T14:55:00Z">
                  <w:rPr>
                    <w:rStyle w:val="Hyperlink"/>
                    <w:rFonts w:eastAsia="Arial" w:cs="Arial"/>
                    <w:bCs/>
                    <w:noProof/>
                  </w:rPr>
                </w:rPrChange>
              </w:rPr>
              <w:delText>3.3.1</w:delText>
            </w:r>
            <w:r w:rsidRPr="007F7AFB" w:rsidDel="007F7AFB">
              <w:rPr>
                <w:rPrChange w:id="286" w:author="Rachel Shipsey" w:date="2025-06-19T14:55:00Z">
                  <w:rPr>
                    <w:rStyle w:val="Hyperlink"/>
                    <w:noProof/>
                  </w:rPr>
                </w:rPrChange>
              </w:rPr>
              <w:delText xml:space="preserve"> </w:delText>
            </w:r>
            <w:r w:rsidRPr="007F7AFB" w:rsidDel="007F7AFB">
              <w:rPr>
                <w:rPrChange w:id="287" w:author="Rachel Shipsey" w:date="2025-06-19T14:55:00Z">
                  <w:rPr>
                    <w:rStyle w:val="Hyperlink"/>
                    <w:rFonts w:cs="Arial"/>
                    <w:bCs/>
                    <w:noProof/>
                  </w:rPr>
                </w:rPrChange>
              </w:rPr>
              <w:delText>Selected country experiences</w:delText>
            </w:r>
            <w:r w:rsidDel="007F7AFB">
              <w:rPr>
                <w:webHidden/>
              </w:rPr>
              <w:tab/>
              <w:delText>30</w:delText>
            </w:r>
          </w:del>
        </w:p>
        <w:p w14:paraId="3BDFA0F6" w14:textId="43C05173" w:rsidR="000E359F" w:rsidDel="007F7AFB" w:rsidRDefault="000E359F">
          <w:pPr>
            <w:pStyle w:val="TOC1"/>
            <w:rPr>
              <w:del w:id="288" w:author="Rachel Shipsey" w:date="2025-06-19T14:55:00Z"/>
              <w:rFonts w:asciiTheme="minorHAnsi" w:eastAsiaTheme="minorEastAsia" w:hAnsiTheme="minorHAnsi"/>
              <w:kern w:val="2"/>
              <w:sz w:val="22"/>
              <w:lang w:val="en-GB" w:eastAsia="en-GB"/>
              <w14:ligatures w14:val="standardContextual"/>
            </w:rPr>
            <w:pPrChange w:id="289" w:author="Rachel Shipsey" w:date="2025-06-19T18:44:00Z">
              <w:pPr>
                <w:pStyle w:val="TOC3"/>
                <w:tabs>
                  <w:tab w:val="left" w:pos="1320"/>
                </w:tabs>
              </w:pPr>
            </w:pPrChange>
          </w:pPr>
          <w:del w:id="290" w:author="Rachel Shipsey" w:date="2025-06-19T14:55:00Z">
            <w:r w:rsidRPr="007F7AFB" w:rsidDel="007F7AFB">
              <w:rPr>
                <w:rPrChange w:id="291" w:author="Rachel Shipsey" w:date="2025-06-19T14:55:00Z">
                  <w:rPr>
                    <w:rStyle w:val="Hyperlink"/>
                    <w:rFonts w:eastAsia="Arial" w:cs="Arial"/>
                    <w:bCs/>
                    <w:noProof/>
                  </w:rPr>
                </w:rPrChange>
              </w:rPr>
              <w:delText>8.1.2</w:delText>
            </w:r>
            <w:r w:rsidDel="007F7AFB">
              <w:rPr>
                <w:rFonts w:asciiTheme="minorHAnsi" w:eastAsiaTheme="minorEastAsia" w:hAnsiTheme="minorHAnsi"/>
                <w:kern w:val="2"/>
                <w:sz w:val="22"/>
                <w:lang w:val="en-GB" w:eastAsia="en-GB"/>
                <w14:ligatures w14:val="standardContextual"/>
              </w:rPr>
              <w:tab/>
            </w:r>
            <w:r w:rsidRPr="007F7AFB" w:rsidDel="007F7AFB">
              <w:rPr>
                <w:rPrChange w:id="292" w:author="Rachel Shipsey" w:date="2025-06-19T14:55:00Z">
                  <w:rPr>
                    <w:rStyle w:val="Hyperlink"/>
                    <w:rFonts w:eastAsia="Arial" w:cs="Arial"/>
                    <w:bCs/>
                    <w:noProof/>
                  </w:rPr>
                </w:rPrChange>
              </w:rPr>
              <w:delText>3.3.2</w:delText>
            </w:r>
            <w:r w:rsidRPr="007F7AFB" w:rsidDel="007F7AFB">
              <w:rPr>
                <w:rPrChange w:id="293" w:author="Rachel Shipsey" w:date="2025-06-19T14:55:00Z">
                  <w:rPr>
                    <w:rStyle w:val="Hyperlink"/>
                    <w:noProof/>
                  </w:rPr>
                </w:rPrChange>
              </w:rPr>
              <w:delText xml:space="preserve"> </w:delText>
            </w:r>
            <w:r w:rsidRPr="007F7AFB" w:rsidDel="007F7AFB">
              <w:rPr>
                <w:rPrChange w:id="294" w:author="Rachel Shipsey" w:date="2025-06-19T14:55:00Z">
                  <w:rPr>
                    <w:rStyle w:val="Hyperlink"/>
                    <w:rFonts w:cs="Arial"/>
                    <w:bCs/>
                    <w:noProof/>
                  </w:rPr>
                </w:rPrChange>
              </w:rPr>
              <w:delText>Lessons Learnt</w:delText>
            </w:r>
            <w:r w:rsidDel="007F7AFB">
              <w:rPr>
                <w:webHidden/>
              </w:rPr>
              <w:tab/>
              <w:delText>30</w:delText>
            </w:r>
          </w:del>
        </w:p>
        <w:p w14:paraId="0D2EC24E" w14:textId="76F8544A" w:rsidR="000E359F" w:rsidDel="007F7AFB" w:rsidRDefault="000E359F">
          <w:pPr>
            <w:pStyle w:val="TOC1"/>
            <w:rPr>
              <w:del w:id="295" w:author="Rachel Shipsey" w:date="2025-06-19T14:55:00Z"/>
              <w:rFonts w:asciiTheme="minorHAnsi" w:eastAsiaTheme="minorEastAsia" w:hAnsiTheme="minorHAnsi"/>
              <w:kern w:val="2"/>
              <w:sz w:val="22"/>
              <w:lang w:val="en-GB" w:eastAsia="en-GB"/>
              <w14:ligatures w14:val="standardContextual"/>
            </w:rPr>
            <w:pPrChange w:id="296" w:author="Rachel Shipsey" w:date="2025-06-19T18:44:00Z">
              <w:pPr>
                <w:pStyle w:val="TOC3"/>
                <w:tabs>
                  <w:tab w:val="left" w:pos="1320"/>
                </w:tabs>
              </w:pPr>
            </w:pPrChange>
          </w:pPr>
          <w:del w:id="297" w:author="Rachel Shipsey" w:date="2025-06-19T14:55:00Z">
            <w:r w:rsidRPr="007F7AFB" w:rsidDel="007F7AFB">
              <w:rPr>
                <w:rPrChange w:id="298" w:author="Rachel Shipsey" w:date="2025-06-19T14:55:00Z">
                  <w:rPr>
                    <w:rStyle w:val="Hyperlink"/>
                    <w:rFonts w:eastAsia="Arial" w:cs="Arial"/>
                    <w:bCs/>
                    <w:noProof/>
                  </w:rPr>
                </w:rPrChange>
              </w:rPr>
              <w:delText>8.1.3</w:delText>
            </w:r>
            <w:r w:rsidDel="007F7AFB">
              <w:rPr>
                <w:rFonts w:asciiTheme="minorHAnsi" w:eastAsiaTheme="minorEastAsia" w:hAnsiTheme="minorHAnsi"/>
                <w:kern w:val="2"/>
                <w:sz w:val="22"/>
                <w:lang w:val="en-GB" w:eastAsia="en-GB"/>
                <w14:ligatures w14:val="standardContextual"/>
              </w:rPr>
              <w:tab/>
            </w:r>
            <w:r w:rsidRPr="007F7AFB" w:rsidDel="007F7AFB">
              <w:rPr>
                <w:rPrChange w:id="299" w:author="Rachel Shipsey" w:date="2025-06-19T14:55:00Z">
                  <w:rPr>
                    <w:rStyle w:val="Hyperlink"/>
                    <w:rFonts w:eastAsia="Arial" w:cs="Arial"/>
                    <w:bCs/>
                    <w:noProof/>
                  </w:rPr>
                </w:rPrChange>
              </w:rPr>
              <w:delText>3.3.3</w:delText>
            </w:r>
            <w:r w:rsidRPr="007F7AFB" w:rsidDel="007F7AFB">
              <w:rPr>
                <w:rPrChange w:id="300" w:author="Rachel Shipsey" w:date="2025-06-19T14:55:00Z">
                  <w:rPr>
                    <w:rStyle w:val="Hyperlink"/>
                    <w:noProof/>
                  </w:rPr>
                </w:rPrChange>
              </w:rPr>
              <w:delText xml:space="preserve"> </w:delText>
            </w:r>
            <w:r w:rsidRPr="007F7AFB" w:rsidDel="007F7AFB">
              <w:rPr>
                <w:rPrChange w:id="301" w:author="Rachel Shipsey" w:date="2025-06-19T14:55:00Z">
                  <w:rPr>
                    <w:rStyle w:val="Hyperlink"/>
                    <w:rFonts w:cs="Arial"/>
                    <w:bCs/>
                    <w:noProof/>
                  </w:rPr>
                </w:rPrChange>
              </w:rPr>
              <w:delText>Recommendations</w:delText>
            </w:r>
            <w:r w:rsidDel="007F7AFB">
              <w:rPr>
                <w:webHidden/>
              </w:rPr>
              <w:tab/>
              <w:delText>31</w:delText>
            </w:r>
          </w:del>
        </w:p>
        <w:p w14:paraId="55E0E202" w14:textId="23F22A18" w:rsidR="000E359F" w:rsidDel="007F7AFB" w:rsidRDefault="000E359F">
          <w:pPr>
            <w:pStyle w:val="TOC1"/>
            <w:rPr>
              <w:del w:id="302" w:author="Rachel Shipsey" w:date="2025-06-19T14:55:00Z"/>
              <w:rFonts w:asciiTheme="minorHAnsi" w:eastAsiaTheme="minorEastAsia" w:hAnsiTheme="minorHAnsi" w:cstheme="minorBidi"/>
              <w:color w:val="auto"/>
              <w:kern w:val="2"/>
              <w:sz w:val="22"/>
              <w:lang w:val="en-GB" w:eastAsia="en-GB"/>
              <w14:ligatures w14:val="standardContextual"/>
            </w:rPr>
            <w:pPrChange w:id="303" w:author="Rachel Shipsey" w:date="2025-06-19T18:44:00Z">
              <w:pPr>
                <w:pStyle w:val="TOC1"/>
                <w:tabs>
                  <w:tab w:val="left" w:pos="440"/>
                </w:tabs>
              </w:pPr>
            </w:pPrChange>
          </w:pPr>
          <w:del w:id="304" w:author="Rachel Shipsey" w:date="2025-06-19T14:55:00Z">
            <w:r w:rsidRPr="007F7AFB" w:rsidDel="007F7AFB">
              <w:rPr>
                <w:rPrChange w:id="305" w:author="Rachel Shipsey" w:date="2025-06-19T14:55:00Z">
                  <w:rPr>
                    <w:rStyle w:val="Hyperlink"/>
                    <w:bCs/>
                  </w:rPr>
                </w:rPrChange>
              </w:rPr>
              <w:delText>9</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06" w:author="Rachel Shipsey" w:date="2025-06-19T14:55:00Z">
                  <w:rPr>
                    <w:rStyle w:val="Hyperlink"/>
                    <w:bCs/>
                  </w:rPr>
                </w:rPrChange>
              </w:rPr>
              <w:delText>3.4 Field data collection for cartographic mapping</w:delText>
            </w:r>
            <w:r w:rsidDel="007F7AFB">
              <w:rPr>
                <w:webHidden/>
              </w:rPr>
              <w:tab/>
              <w:delText>31</w:delText>
            </w:r>
          </w:del>
        </w:p>
        <w:p w14:paraId="2F4B3EFE" w14:textId="50F77162" w:rsidR="000E359F" w:rsidDel="007F7AFB" w:rsidRDefault="000E359F">
          <w:pPr>
            <w:pStyle w:val="TOC1"/>
            <w:rPr>
              <w:del w:id="307" w:author="Rachel Shipsey" w:date="2025-06-19T14:55:00Z"/>
              <w:rFonts w:asciiTheme="minorHAnsi" w:eastAsiaTheme="minorEastAsia" w:hAnsiTheme="minorHAnsi"/>
              <w:kern w:val="2"/>
              <w:sz w:val="22"/>
              <w:lang w:val="en-GB" w:eastAsia="en-GB"/>
              <w14:ligatures w14:val="standardContextual"/>
            </w:rPr>
            <w:pPrChange w:id="308" w:author="Rachel Shipsey" w:date="2025-06-19T18:44:00Z">
              <w:pPr>
                <w:pStyle w:val="TOC3"/>
                <w:tabs>
                  <w:tab w:val="left" w:pos="1320"/>
                </w:tabs>
              </w:pPr>
            </w:pPrChange>
          </w:pPr>
          <w:del w:id="309" w:author="Rachel Shipsey" w:date="2025-06-19T14:55:00Z">
            <w:r w:rsidRPr="007F7AFB" w:rsidDel="007F7AFB">
              <w:rPr>
                <w:rPrChange w:id="310" w:author="Rachel Shipsey" w:date="2025-06-19T14:55:00Z">
                  <w:rPr>
                    <w:rStyle w:val="Hyperlink"/>
                    <w:rFonts w:eastAsia="Arial" w:cs="Arial"/>
                    <w:bCs/>
                    <w:noProof/>
                  </w:rPr>
                </w:rPrChange>
              </w:rPr>
              <w:delText>9.1.1</w:delText>
            </w:r>
            <w:r w:rsidDel="007F7AFB">
              <w:rPr>
                <w:rFonts w:asciiTheme="minorHAnsi" w:eastAsiaTheme="minorEastAsia" w:hAnsiTheme="minorHAnsi"/>
                <w:kern w:val="2"/>
                <w:sz w:val="22"/>
                <w:lang w:val="en-GB" w:eastAsia="en-GB"/>
                <w14:ligatures w14:val="standardContextual"/>
              </w:rPr>
              <w:tab/>
            </w:r>
            <w:r w:rsidRPr="007F7AFB" w:rsidDel="007F7AFB">
              <w:rPr>
                <w:rPrChange w:id="311" w:author="Rachel Shipsey" w:date="2025-06-19T14:55:00Z">
                  <w:rPr>
                    <w:rStyle w:val="Hyperlink"/>
                    <w:rFonts w:eastAsia="Arial" w:cs="Arial"/>
                    <w:bCs/>
                    <w:noProof/>
                  </w:rPr>
                </w:rPrChange>
              </w:rPr>
              <w:delText>3.4.1</w:delText>
            </w:r>
            <w:r w:rsidRPr="007F7AFB" w:rsidDel="007F7AFB">
              <w:rPr>
                <w:rPrChange w:id="312" w:author="Rachel Shipsey" w:date="2025-06-19T14:55:00Z">
                  <w:rPr>
                    <w:rStyle w:val="Hyperlink"/>
                    <w:noProof/>
                  </w:rPr>
                </w:rPrChange>
              </w:rPr>
              <w:delText xml:space="preserve"> </w:delText>
            </w:r>
            <w:r w:rsidRPr="007F7AFB" w:rsidDel="007F7AFB">
              <w:rPr>
                <w:rPrChange w:id="313" w:author="Rachel Shipsey" w:date="2025-06-19T14:55:00Z">
                  <w:rPr>
                    <w:rStyle w:val="Hyperlink"/>
                    <w:rFonts w:cs="Arial"/>
                    <w:bCs/>
                    <w:noProof/>
                  </w:rPr>
                </w:rPrChange>
              </w:rPr>
              <w:delText>Selected country experiences</w:delText>
            </w:r>
            <w:r w:rsidDel="007F7AFB">
              <w:rPr>
                <w:webHidden/>
              </w:rPr>
              <w:tab/>
              <w:delText>31</w:delText>
            </w:r>
          </w:del>
        </w:p>
        <w:p w14:paraId="74BC6F10" w14:textId="10AD68C0" w:rsidR="000E359F" w:rsidDel="007F7AFB" w:rsidRDefault="000E359F">
          <w:pPr>
            <w:pStyle w:val="TOC1"/>
            <w:rPr>
              <w:del w:id="314" w:author="Rachel Shipsey" w:date="2025-06-19T14:55:00Z"/>
              <w:rFonts w:asciiTheme="minorHAnsi" w:eastAsiaTheme="minorEastAsia" w:hAnsiTheme="minorHAnsi"/>
              <w:kern w:val="2"/>
              <w:sz w:val="22"/>
              <w:lang w:val="en-GB" w:eastAsia="en-GB"/>
              <w14:ligatures w14:val="standardContextual"/>
            </w:rPr>
            <w:pPrChange w:id="315" w:author="Rachel Shipsey" w:date="2025-06-19T18:44:00Z">
              <w:pPr>
                <w:pStyle w:val="TOC3"/>
                <w:tabs>
                  <w:tab w:val="left" w:pos="1320"/>
                </w:tabs>
              </w:pPr>
            </w:pPrChange>
          </w:pPr>
          <w:del w:id="316" w:author="Rachel Shipsey" w:date="2025-06-19T14:55:00Z">
            <w:r w:rsidRPr="007F7AFB" w:rsidDel="007F7AFB">
              <w:rPr>
                <w:rPrChange w:id="317" w:author="Rachel Shipsey" w:date="2025-06-19T14:55:00Z">
                  <w:rPr>
                    <w:rStyle w:val="Hyperlink"/>
                    <w:rFonts w:eastAsia="Arial" w:cs="Arial"/>
                    <w:bCs/>
                    <w:noProof/>
                  </w:rPr>
                </w:rPrChange>
              </w:rPr>
              <w:delText>9.1.2</w:delText>
            </w:r>
            <w:r w:rsidDel="007F7AFB">
              <w:rPr>
                <w:rFonts w:asciiTheme="minorHAnsi" w:eastAsiaTheme="minorEastAsia" w:hAnsiTheme="minorHAnsi"/>
                <w:kern w:val="2"/>
                <w:sz w:val="22"/>
                <w:lang w:val="en-GB" w:eastAsia="en-GB"/>
                <w14:ligatures w14:val="standardContextual"/>
              </w:rPr>
              <w:tab/>
            </w:r>
            <w:r w:rsidRPr="007F7AFB" w:rsidDel="007F7AFB">
              <w:rPr>
                <w:rPrChange w:id="318" w:author="Rachel Shipsey" w:date="2025-06-19T14:55:00Z">
                  <w:rPr>
                    <w:rStyle w:val="Hyperlink"/>
                    <w:rFonts w:eastAsia="Arial" w:cs="Arial"/>
                    <w:bCs/>
                    <w:noProof/>
                  </w:rPr>
                </w:rPrChange>
              </w:rPr>
              <w:delText>3.4.2</w:delText>
            </w:r>
            <w:r w:rsidRPr="007F7AFB" w:rsidDel="007F7AFB">
              <w:rPr>
                <w:rPrChange w:id="319" w:author="Rachel Shipsey" w:date="2025-06-19T14:55:00Z">
                  <w:rPr>
                    <w:rStyle w:val="Hyperlink"/>
                    <w:noProof/>
                  </w:rPr>
                </w:rPrChange>
              </w:rPr>
              <w:delText xml:space="preserve"> </w:delText>
            </w:r>
            <w:r w:rsidRPr="007F7AFB" w:rsidDel="007F7AFB">
              <w:rPr>
                <w:rPrChange w:id="320" w:author="Rachel Shipsey" w:date="2025-06-19T14:55:00Z">
                  <w:rPr>
                    <w:rStyle w:val="Hyperlink"/>
                    <w:rFonts w:cs="Arial"/>
                    <w:bCs/>
                    <w:noProof/>
                  </w:rPr>
                </w:rPrChange>
              </w:rPr>
              <w:delText>Lessons Learnt</w:delText>
            </w:r>
            <w:r w:rsidDel="007F7AFB">
              <w:rPr>
                <w:webHidden/>
              </w:rPr>
              <w:tab/>
              <w:delText>32</w:delText>
            </w:r>
          </w:del>
        </w:p>
        <w:p w14:paraId="7BFD9C04" w14:textId="608F4517" w:rsidR="000E359F" w:rsidDel="007F7AFB" w:rsidRDefault="000E359F">
          <w:pPr>
            <w:pStyle w:val="TOC1"/>
            <w:rPr>
              <w:del w:id="321" w:author="Rachel Shipsey" w:date="2025-06-19T14:55:00Z"/>
              <w:rFonts w:asciiTheme="minorHAnsi" w:eastAsiaTheme="minorEastAsia" w:hAnsiTheme="minorHAnsi"/>
              <w:kern w:val="2"/>
              <w:sz w:val="22"/>
              <w:lang w:val="en-GB" w:eastAsia="en-GB"/>
              <w14:ligatures w14:val="standardContextual"/>
            </w:rPr>
            <w:pPrChange w:id="322" w:author="Rachel Shipsey" w:date="2025-06-19T18:44:00Z">
              <w:pPr>
                <w:pStyle w:val="TOC3"/>
                <w:tabs>
                  <w:tab w:val="left" w:pos="1320"/>
                </w:tabs>
              </w:pPr>
            </w:pPrChange>
          </w:pPr>
          <w:del w:id="323" w:author="Rachel Shipsey" w:date="2025-06-19T14:55:00Z">
            <w:r w:rsidRPr="007F7AFB" w:rsidDel="007F7AFB">
              <w:rPr>
                <w:rPrChange w:id="324" w:author="Rachel Shipsey" w:date="2025-06-19T14:55:00Z">
                  <w:rPr>
                    <w:rStyle w:val="Hyperlink"/>
                    <w:rFonts w:eastAsia="Arial" w:cs="Arial"/>
                    <w:bCs/>
                    <w:noProof/>
                  </w:rPr>
                </w:rPrChange>
              </w:rPr>
              <w:delText>9.1.3</w:delText>
            </w:r>
            <w:r w:rsidDel="007F7AFB">
              <w:rPr>
                <w:rFonts w:asciiTheme="minorHAnsi" w:eastAsiaTheme="minorEastAsia" w:hAnsiTheme="minorHAnsi"/>
                <w:kern w:val="2"/>
                <w:sz w:val="22"/>
                <w:lang w:val="en-GB" w:eastAsia="en-GB"/>
                <w14:ligatures w14:val="standardContextual"/>
              </w:rPr>
              <w:tab/>
            </w:r>
            <w:r w:rsidRPr="007F7AFB" w:rsidDel="007F7AFB">
              <w:rPr>
                <w:rPrChange w:id="325" w:author="Rachel Shipsey" w:date="2025-06-19T14:55:00Z">
                  <w:rPr>
                    <w:rStyle w:val="Hyperlink"/>
                    <w:rFonts w:eastAsia="Arial" w:cs="Arial"/>
                    <w:bCs/>
                    <w:noProof/>
                  </w:rPr>
                </w:rPrChange>
              </w:rPr>
              <w:delText>3.4.3</w:delText>
            </w:r>
            <w:r w:rsidRPr="007F7AFB" w:rsidDel="007F7AFB">
              <w:rPr>
                <w:rPrChange w:id="326" w:author="Rachel Shipsey" w:date="2025-06-19T14:55:00Z">
                  <w:rPr>
                    <w:rStyle w:val="Hyperlink"/>
                    <w:noProof/>
                  </w:rPr>
                </w:rPrChange>
              </w:rPr>
              <w:delText xml:space="preserve"> </w:delText>
            </w:r>
            <w:r w:rsidRPr="007F7AFB" w:rsidDel="007F7AFB">
              <w:rPr>
                <w:rPrChange w:id="327" w:author="Rachel Shipsey" w:date="2025-06-19T14:55:00Z">
                  <w:rPr>
                    <w:rStyle w:val="Hyperlink"/>
                    <w:rFonts w:cs="Arial"/>
                    <w:bCs/>
                    <w:noProof/>
                  </w:rPr>
                </w:rPrChange>
              </w:rPr>
              <w:delText>Recommendations</w:delText>
            </w:r>
            <w:r w:rsidDel="007F7AFB">
              <w:rPr>
                <w:webHidden/>
              </w:rPr>
              <w:tab/>
              <w:delText>32</w:delText>
            </w:r>
          </w:del>
        </w:p>
        <w:p w14:paraId="4B57322C" w14:textId="5F64DCDB" w:rsidR="000E359F" w:rsidDel="007F7AFB" w:rsidRDefault="000E359F">
          <w:pPr>
            <w:pStyle w:val="TOC1"/>
            <w:rPr>
              <w:del w:id="328" w:author="Rachel Shipsey" w:date="2025-06-19T14:55:00Z"/>
              <w:rFonts w:asciiTheme="minorHAnsi" w:eastAsiaTheme="minorEastAsia" w:hAnsiTheme="minorHAnsi" w:cstheme="minorBidi"/>
              <w:color w:val="auto"/>
              <w:kern w:val="2"/>
              <w:sz w:val="22"/>
              <w:lang w:val="en-GB" w:eastAsia="en-GB"/>
              <w14:ligatures w14:val="standardContextual"/>
            </w:rPr>
          </w:pPr>
          <w:del w:id="329" w:author="Rachel Shipsey" w:date="2025-06-19T14:55:00Z">
            <w:r w:rsidRPr="007F7AFB" w:rsidDel="007F7AFB">
              <w:rPr>
                <w:rPrChange w:id="330" w:author="Rachel Shipsey" w:date="2025-06-19T14:55:00Z">
                  <w:rPr>
                    <w:rStyle w:val="Hyperlink"/>
                    <w:bCs/>
                  </w:rPr>
                </w:rPrChange>
              </w:rPr>
              <w:delText>10</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31" w:author="Rachel Shipsey" w:date="2025-06-19T14:55:00Z">
                  <w:rPr>
                    <w:rStyle w:val="Hyperlink"/>
                    <w:bCs/>
                  </w:rPr>
                </w:rPrChange>
              </w:rPr>
              <w:delText>3.5 Map production</w:delText>
            </w:r>
            <w:r w:rsidDel="007F7AFB">
              <w:rPr>
                <w:webHidden/>
              </w:rPr>
              <w:tab/>
              <w:delText>33</w:delText>
            </w:r>
          </w:del>
        </w:p>
        <w:p w14:paraId="6B2CB167" w14:textId="54D6BB09" w:rsidR="000E359F" w:rsidDel="007F7AFB" w:rsidRDefault="000E359F">
          <w:pPr>
            <w:pStyle w:val="TOC1"/>
            <w:rPr>
              <w:del w:id="332" w:author="Rachel Shipsey" w:date="2025-06-19T14:55:00Z"/>
              <w:rFonts w:asciiTheme="minorHAnsi" w:eastAsiaTheme="minorEastAsia" w:hAnsiTheme="minorHAnsi"/>
              <w:kern w:val="2"/>
              <w:sz w:val="22"/>
              <w:lang w:val="en-GB" w:eastAsia="en-GB"/>
              <w14:ligatures w14:val="standardContextual"/>
            </w:rPr>
            <w:pPrChange w:id="333" w:author="Rachel Shipsey" w:date="2025-06-19T18:44:00Z">
              <w:pPr>
                <w:pStyle w:val="TOC3"/>
              </w:pPr>
            </w:pPrChange>
          </w:pPr>
          <w:del w:id="334" w:author="Rachel Shipsey" w:date="2025-06-19T14:55:00Z">
            <w:r w:rsidRPr="007F7AFB" w:rsidDel="007F7AFB">
              <w:rPr>
                <w:rPrChange w:id="335" w:author="Rachel Shipsey" w:date="2025-06-19T14:55:00Z">
                  <w:rPr>
                    <w:rStyle w:val="Hyperlink"/>
                    <w:rFonts w:eastAsia="Arial" w:cs="Arial"/>
                    <w:bCs/>
                    <w:noProof/>
                  </w:rPr>
                </w:rPrChange>
              </w:rPr>
              <w:delText>10.1.1</w:delText>
            </w:r>
            <w:r w:rsidDel="007F7AFB">
              <w:rPr>
                <w:rFonts w:asciiTheme="minorHAnsi" w:eastAsiaTheme="minorEastAsia" w:hAnsiTheme="minorHAnsi"/>
                <w:kern w:val="2"/>
                <w:sz w:val="22"/>
                <w:lang w:val="en-GB" w:eastAsia="en-GB"/>
                <w14:ligatures w14:val="standardContextual"/>
              </w:rPr>
              <w:tab/>
            </w:r>
            <w:r w:rsidRPr="007F7AFB" w:rsidDel="007F7AFB">
              <w:rPr>
                <w:rPrChange w:id="336" w:author="Rachel Shipsey" w:date="2025-06-19T14:55:00Z">
                  <w:rPr>
                    <w:rStyle w:val="Hyperlink"/>
                    <w:rFonts w:eastAsia="Arial" w:cs="Arial"/>
                    <w:bCs/>
                    <w:noProof/>
                  </w:rPr>
                </w:rPrChange>
              </w:rPr>
              <w:delText>3.5.1</w:delText>
            </w:r>
            <w:r w:rsidRPr="007F7AFB" w:rsidDel="007F7AFB">
              <w:rPr>
                <w:rPrChange w:id="337" w:author="Rachel Shipsey" w:date="2025-06-19T14:55:00Z">
                  <w:rPr>
                    <w:rStyle w:val="Hyperlink"/>
                    <w:noProof/>
                  </w:rPr>
                </w:rPrChange>
              </w:rPr>
              <w:delText xml:space="preserve"> </w:delText>
            </w:r>
            <w:r w:rsidRPr="007F7AFB" w:rsidDel="007F7AFB">
              <w:rPr>
                <w:rPrChange w:id="338" w:author="Rachel Shipsey" w:date="2025-06-19T14:55:00Z">
                  <w:rPr>
                    <w:rStyle w:val="Hyperlink"/>
                    <w:rFonts w:cs="Arial"/>
                    <w:bCs/>
                    <w:noProof/>
                  </w:rPr>
                </w:rPrChange>
              </w:rPr>
              <w:delText>Selected country experiences</w:delText>
            </w:r>
            <w:r w:rsidDel="007F7AFB">
              <w:rPr>
                <w:webHidden/>
              </w:rPr>
              <w:tab/>
              <w:delText>33</w:delText>
            </w:r>
          </w:del>
        </w:p>
        <w:p w14:paraId="2C9E9A14" w14:textId="60D5DD66" w:rsidR="000E359F" w:rsidDel="007F7AFB" w:rsidRDefault="000E359F">
          <w:pPr>
            <w:pStyle w:val="TOC1"/>
            <w:rPr>
              <w:del w:id="339" w:author="Rachel Shipsey" w:date="2025-06-19T14:55:00Z"/>
              <w:rFonts w:asciiTheme="minorHAnsi" w:eastAsiaTheme="minorEastAsia" w:hAnsiTheme="minorHAnsi"/>
              <w:kern w:val="2"/>
              <w:sz w:val="22"/>
              <w:lang w:val="en-GB" w:eastAsia="en-GB"/>
              <w14:ligatures w14:val="standardContextual"/>
            </w:rPr>
            <w:pPrChange w:id="340" w:author="Rachel Shipsey" w:date="2025-06-19T18:44:00Z">
              <w:pPr>
                <w:pStyle w:val="TOC3"/>
              </w:pPr>
            </w:pPrChange>
          </w:pPr>
          <w:del w:id="341" w:author="Rachel Shipsey" w:date="2025-06-19T14:55:00Z">
            <w:r w:rsidRPr="007F7AFB" w:rsidDel="007F7AFB">
              <w:rPr>
                <w:rPrChange w:id="342" w:author="Rachel Shipsey" w:date="2025-06-19T14:55:00Z">
                  <w:rPr>
                    <w:rStyle w:val="Hyperlink"/>
                    <w:rFonts w:eastAsia="Arial" w:cs="Arial"/>
                    <w:bCs/>
                    <w:noProof/>
                  </w:rPr>
                </w:rPrChange>
              </w:rPr>
              <w:delText>10.1.2</w:delText>
            </w:r>
            <w:r w:rsidDel="007F7AFB">
              <w:rPr>
                <w:rFonts w:asciiTheme="minorHAnsi" w:eastAsiaTheme="minorEastAsia" w:hAnsiTheme="minorHAnsi"/>
                <w:kern w:val="2"/>
                <w:sz w:val="22"/>
                <w:lang w:val="en-GB" w:eastAsia="en-GB"/>
                <w14:ligatures w14:val="standardContextual"/>
              </w:rPr>
              <w:tab/>
            </w:r>
            <w:r w:rsidRPr="007F7AFB" w:rsidDel="007F7AFB">
              <w:rPr>
                <w:rPrChange w:id="343" w:author="Rachel Shipsey" w:date="2025-06-19T14:55:00Z">
                  <w:rPr>
                    <w:rStyle w:val="Hyperlink"/>
                    <w:rFonts w:eastAsia="Arial" w:cs="Arial"/>
                    <w:bCs/>
                    <w:noProof/>
                  </w:rPr>
                </w:rPrChange>
              </w:rPr>
              <w:delText>3.5.2</w:delText>
            </w:r>
            <w:r w:rsidRPr="007F7AFB" w:rsidDel="007F7AFB">
              <w:rPr>
                <w:rPrChange w:id="344" w:author="Rachel Shipsey" w:date="2025-06-19T14:55:00Z">
                  <w:rPr>
                    <w:rStyle w:val="Hyperlink"/>
                    <w:noProof/>
                  </w:rPr>
                </w:rPrChange>
              </w:rPr>
              <w:delText xml:space="preserve"> </w:delText>
            </w:r>
            <w:r w:rsidRPr="007F7AFB" w:rsidDel="007F7AFB">
              <w:rPr>
                <w:rPrChange w:id="345" w:author="Rachel Shipsey" w:date="2025-06-19T14:55:00Z">
                  <w:rPr>
                    <w:rStyle w:val="Hyperlink"/>
                    <w:rFonts w:cs="Arial"/>
                    <w:bCs/>
                    <w:noProof/>
                  </w:rPr>
                </w:rPrChange>
              </w:rPr>
              <w:delText>Lessons Learnt</w:delText>
            </w:r>
            <w:r w:rsidDel="007F7AFB">
              <w:rPr>
                <w:webHidden/>
              </w:rPr>
              <w:tab/>
              <w:delText>34</w:delText>
            </w:r>
          </w:del>
        </w:p>
        <w:p w14:paraId="5B89CD34" w14:textId="7D5D9704" w:rsidR="000E359F" w:rsidDel="007F7AFB" w:rsidRDefault="000E359F">
          <w:pPr>
            <w:pStyle w:val="TOC1"/>
            <w:rPr>
              <w:del w:id="346" w:author="Rachel Shipsey" w:date="2025-06-19T14:55:00Z"/>
              <w:rFonts w:asciiTheme="minorHAnsi" w:eastAsiaTheme="minorEastAsia" w:hAnsiTheme="minorHAnsi"/>
              <w:kern w:val="2"/>
              <w:sz w:val="22"/>
              <w:lang w:val="en-GB" w:eastAsia="en-GB"/>
              <w14:ligatures w14:val="standardContextual"/>
            </w:rPr>
            <w:pPrChange w:id="347" w:author="Rachel Shipsey" w:date="2025-06-19T18:44:00Z">
              <w:pPr>
                <w:pStyle w:val="TOC3"/>
              </w:pPr>
            </w:pPrChange>
          </w:pPr>
          <w:del w:id="348" w:author="Rachel Shipsey" w:date="2025-06-19T14:55:00Z">
            <w:r w:rsidRPr="007F7AFB" w:rsidDel="007F7AFB">
              <w:rPr>
                <w:rPrChange w:id="349" w:author="Rachel Shipsey" w:date="2025-06-19T14:55:00Z">
                  <w:rPr>
                    <w:rStyle w:val="Hyperlink"/>
                    <w:rFonts w:eastAsia="Arial" w:cs="Arial"/>
                    <w:bCs/>
                    <w:noProof/>
                  </w:rPr>
                </w:rPrChange>
              </w:rPr>
              <w:delText>10.1.3</w:delText>
            </w:r>
            <w:r w:rsidDel="007F7AFB">
              <w:rPr>
                <w:rFonts w:asciiTheme="minorHAnsi" w:eastAsiaTheme="minorEastAsia" w:hAnsiTheme="minorHAnsi"/>
                <w:kern w:val="2"/>
                <w:sz w:val="22"/>
                <w:lang w:val="en-GB" w:eastAsia="en-GB"/>
                <w14:ligatures w14:val="standardContextual"/>
              </w:rPr>
              <w:tab/>
            </w:r>
            <w:r w:rsidRPr="007F7AFB" w:rsidDel="007F7AFB">
              <w:rPr>
                <w:rPrChange w:id="350" w:author="Rachel Shipsey" w:date="2025-06-19T14:55:00Z">
                  <w:rPr>
                    <w:rStyle w:val="Hyperlink"/>
                    <w:rFonts w:eastAsia="Arial" w:cs="Arial"/>
                    <w:bCs/>
                    <w:noProof/>
                  </w:rPr>
                </w:rPrChange>
              </w:rPr>
              <w:delText>3.5.3</w:delText>
            </w:r>
            <w:r w:rsidRPr="007F7AFB" w:rsidDel="007F7AFB">
              <w:rPr>
                <w:rPrChange w:id="351" w:author="Rachel Shipsey" w:date="2025-06-19T14:55:00Z">
                  <w:rPr>
                    <w:rStyle w:val="Hyperlink"/>
                    <w:noProof/>
                  </w:rPr>
                </w:rPrChange>
              </w:rPr>
              <w:delText xml:space="preserve"> </w:delText>
            </w:r>
            <w:r w:rsidRPr="007F7AFB" w:rsidDel="007F7AFB">
              <w:rPr>
                <w:rPrChange w:id="352" w:author="Rachel Shipsey" w:date="2025-06-19T14:55:00Z">
                  <w:rPr>
                    <w:rStyle w:val="Hyperlink"/>
                    <w:rFonts w:cs="Arial"/>
                    <w:bCs/>
                    <w:noProof/>
                  </w:rPr>
                </w:rPrChange>
              </w:rPr>
              <w:delText>Recommendations</w:delText>
            </w:r>
            <w:r w:rsidDel="007F7AFB">
              <w:rPr>
                <w:webHidden/>
              </w:rPr>
              <w:tab/>
              <w:delText>34</w:delText>
            </w:r>
          </w:del>
        </w:p>
        <w:p w14:paraId="509218DC" w14:textId="13A6048A" w:rsidR="000E359F" w:rsidDel="007F7AFB" w:rsidRDefault="000E359F">
          <w:pPr>
            <w:pStyle w:val="TOC1"/>
            <w:rPr>
              <w:del w:id="353" w:author="Rachel Shipsey" w:date="2025-06-19T14:55:00Z"/>
              <w:rFonts w:asciiTheme="minorHAnsi" w:eastAsiaTheme="minorEastAsia" w:hAnsiTheme="minorHAnsi" w:cstheme="minorBidi"/>
              <w:color w:val="auto"/>
              <w:kern w:val="2"/>
              <w:sz w:val="22"/>
              <w:lang w:val="en-GB" w:eastAsia="en-GB"/>
              <w14:ligatures w14:val="standardContextual"/>
            </w:rPr>
          </w:pPr>
          <w:del w:id="354" w:author="Rachel Shipsey" w:date="2025-06-19T14:55:00Z">
            <w:r w:rsidRPr="007F7AFB" w:rsidDel="007F7AFB">
              <w:rPr>
                <w:rPrChange w:id="355" w:author="Rachel Shipsey" w:date="2025-06-19T14:55:00Z">
                  <w:rPr>
                    <w:rStyle w:val="Hyperlink"/>
                    <w:bCs/>
                  </w:rPr>
                </w:rPrChange>
              </w:rPr>
              <w:delText>11</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56" w:author="Rachel Shipsey" w:date="2025-06-19T14:55:00Z">
                  <w:rPr>
                    <w:rStyle w:val="Hyperlink"/>
                    <w:bCs/>
                  </w:rPr>
                </w:rPrChange>
              </w:rPr>
              <w:delText>3.6 EA Map verification</w:delText>
            </w:r>
            <w:r w:rsidDel="007F7AFB">
              <w:rPr>
                <w:webHidden/>
              </w:rPr>
              <w:tab/>
              <w:delText>35</w:delText>
            </w:r>
          </w:del>
        </w:p>
        <w:p w14:paraId="0FD08904" w14:textId="7CB83C33" w:rsidR="000E359F" w:rsidDel="007F7AFB" w:rsidRDefault="000E359F">
          <w:pPr>
            <w:pStyle w:val="TOC1"/>
            <w:rPr>
              <w:del w:id="357" w:author="Rachel Shipsey" w:date="2025-06-19T14:55:00Z"/>
              <w:rFonts w:asciiTheme="minorHAnsi" w:eastAsiaTheme="minorEastAsia" w:hAnsiTheme="minorHAnsi"/>
              <w:kern w:val="2"/>
              <w:sz w:val="22"/>
              <w:lang w:val="en-GB" w:eastAsia="en-GB"/>
              <w14:ligatures w14:val="standardContextual"/>
            </w:rPr>
            <w:pPrChange w:id="358" w:author="Rachel Shipsey" w:date="2025-06-19T18:44:00Z">
              <w:pPr>
                <w:pStyle w:val="TOC3"/>
              </w:pPr>
            </w:pPrChange>
          </w:pPr>
          <w:del w:id="359" w:author="Rachel Shipsey" w:date="2025-06-19T14:55:00Z">
            <w:r w:rsidRPr="007F7AFB" w:rsidDel="007F7AFB">
              <w:rPr>
                <w:rPrChange w:id="360" w:author="Rachel Shipsey" w:date="2025-06-19T14:55:00Z">
                  <w:rPr>
                    <w:rStyle w:val="Hyperlink"/>
                    <w:rFonts w:eastAsia="Arial" w:cs="Arial"/>
                    <w:bCs/>
                    <w:noProof/>
                  </w:rPr>
                </w:rPrChange>
              </w:rPr>
              <w:delText>11.1.1</w:delText>
            </w:r>
            <w:r w:rsidDel="007F7AFB">
              <w:rPr>
                <w:rFonts w:asciiTheme="minorHAnsi" w:eastAsiaTheme="minorEastAsia" w:hAnsiTheme="minorHAnsi"/>
                <w:kern w:val="2"/>
                <w:sz w:val="22"/>
                <w:lang w:val="en-GB" w:eastAsia="en-GB"/>
                <w14:ligatures w14:val="standardContextual"/>
              </w:rPr>
              <w:tab/>
            </w:r>
            <w:r w:rsidRPr="007F7AFB" w:rsidDel="007F7AFB">
              <w:rPr>
                <w:rPrChange w:id="361" w:author="Rachel Shipsey" w:date="2025-06-19T14:55:00Z">
                  <w:rPr>
                    <w:rStyle w:val="Hyperlink"/>
                    <w:rFonts w:eastAsia="Arial" w:cs="Arial"/>
                    <w:bCs/>
                    <w:noProof/>
                  </w:rPr>
                </w:rPrChange>
              </w:rPr>
              <w:delText>3.6.1</w:delText>
            </w:r>
            <w:r w:rsidRPr="007F7AFB" w:rsidDel="007F7AFB">
              <w:rPr>
                <w:rPrChange w:id="362" w:author="Rachel Shipsey" w:date="2025-06-19T14:55:00Z">
                  <w:rPr>
                    <w:rStyle w:val="Hyperlink"/>
                    <w:noProof/>
                  </w:rPr>
                </w:rPrChange>
              </w:rPr>
              <w:delText xml:space="preserve"> </w:delText>
            </w:r>
            <w:r w:rsidRPr="007F7AFB" w:rsidDel="007F7AFB">
              <w:rPr>
                <w:rPrChange w:id="363" w:author="Rachel Shipsey" w:date="2025-06-19T14:55:00Z">
                  <w:rPr>
                    <w:rStyle w:val="Hyperlink"/>
                    <w:rFonts w:cs="Arial"/>
                    <w:bCs/>
                    <w:noProof/>
                  </w:rPr>
                </w:rPrChange>
              </w:rPr>
              <w:delText>Selected country experiences</w:delText>
            </w:r>
            <w:r w:rsidDel="007F7AFB">
              <w:rPr>
                <w:webHidden/>
              </w:rPr>
              <w:tab/>
              <w:delText>35</w:delText>
            </w:r>
          </w:del>
        </w:p>
        <w:p w14:paraId="4E2510CE" w14:textId="41378CA4" w:rsidR="000E359F" w:rsidDel="007F7AFB" w:rsidRDefault="000E359F">
          <w:pPr>
            <w:pStyle w:val="TOC1"/>
            <w:rPr>
              <w:del w:id="364" w:author="Rachel Shipsey" w:date="2025-06-19T14:55:00Z"/>
              <w:rFonts w:asciiTheme="minorHAnsi" w:eastAsiaTheme="minorEastAsia" w:hAnsiTheme="minorHAnsi"/>
              <w:kern w:val="2"/>
              <w:sz w:val="22"/>
              <w:lang w:val="en-GB" w:eastAsia="en-GB"/>
              <w14:ligatures w14:val="standardContextual"/>
            </w:rPr>
            <w:pPrChange w:id="365" w:author="Rachel Shipsey" w:date="2025-06-19T18:44:00Z">
              <w:pPr>
                <w:pStyle w:val="TOC3"/>
              </w:pPr>
            </w:pPrChange>
          </w:pPr>
          <w:del w:id="366" w:author="Rachel Shipsey" w:date="2025-06-19T14:55:00Z">
            <w:r w:rsidRPr="007F7AFB" w:rsidDel="007F7AFB">
              <w:rPr>
                <w:rPrChange w:id="367" w:author="Rachel Shipsey" w:date="2025-06-19T14:55:00Z">
                  <w:rPr>
                    <w:rStyle w:val="Hyperlink"/>
                    <w:rFonts w:eastAsia="Arial" w:cs="Arial"/>
                    <w:bCs/>
                    <w:noProof/>
                  </w:rPr>
                </w:rPrChange>
              </w:rPr>
              <w:delText>11.1.2</w:delText>
            </w:r>
            <w:r w:rsidDel="007F7AFB">
              <w:rPr>
                <w:rFonts w:asciiTheme="minorHAnsi" w:eastAsiaTheme="minorEastAsia" w:hAnsiTheme="minorHAnsi"/>
                <w:kern w:val="2"/>
                <w:sz w:val="22"/>
                <w:lang w:val="en-GB" w:eastAsia="en-GB"/>
                <w14:ligatures w14:val="standardContextual"/>
              </w:rPr>
              <w:tab/>
            </w:r>
            <w:r w:rsidRPr="007F7AFB" w:rsidDel="007F7AFB">
              <w:rPr>
                <w:rPrChange w:id="368" w:author="Rachel Shipsey" w:date="2025-06-19T14:55:00Z">
                  <w:rPr>
                    <w:rStyle w:val="Hyperlink"/>
                    <w:rFonts w:eastAsia="Arial" w:cs="Arial"/>
                    <w:bCs/>
                    <w:noProof/>
                  </w:rPr>
                </w:rPrChange>
              </w:rPr>
              <w:delText>3.6.2</w:delText>
            </w:r>
            <w:r w:rsidRPr="007F7AFB" w:rsidDel="007F7AFB">
              <w:rPr>
                <w:rPrChange w:id="369" w:author="Rachel Shipsey" w:date="2025-06-19T14:55:00Z">
                  <w:rPr>
                    <w:rStyle w:val="Hyperlink"/>
                    <w:noProof/>
                  </w:rPr>
                </w:rPrChange>
              </w:rPr>
              <w:delText xml:space="preserve"> </w:delText>
            </w:r>
            <w:r w:rsidRPr="007F7AFB" w:rsidDel="007F7AFB">
              <w:rPr>
                <w:rPrChange w:id="370" w:author="Rachel Shipsey" w:date="2025-06-19T14:55:00Z">
                  <w:rPr>
                    <w:rStyle w:val="Hyperlink"/>
                    <w:rFonts w:cs="Arial"/>
                    <w:bCs/>
                    <w:noProof/>
                  </w:rPr>
                </w:rPrChange>
              </w:rPr>
              <w:delText>Lessons Learnt</w:delText>
            </w:r>
            <w:r w:rsidDel="007F7AFB">
              <w:rPr>
                <w:webHidden/>
              </w:rPr>
              <w:tab/>
              <w:delText>35</w:delText>
            </w:r>
          </w:del>
        </w:p>
        <w:p w14:paraId="7F028B12" w14:textId="35B899E4" w:rsidR="000E359F" w:rsidDel="007F7AFB" w:rsidRDefault="000E359F">
          <w:pPr>
            <w:pStyle w:val="TOC1"/>
            <w:rPr>
              <w:del w:id="371" w:author="Rachel Shipsey" w:date="2025-06-19T14:55:00Z"/>
              <w:rFonts w:asciiTheme="minorHAnsi" w:eastAsiaTheme="minorEastAsia" w:hAnsiTheme="minorHAnsi" w:cstheme="minorBidi"/>
              <w:color w:val="auto"/>
              <w:kern w:val="2"/>
              <w:sz w:val="22"/>
              <w:lang w:val="en-GB" w:eastAsia="en-GB"/>
              <w14:ligatures w14:val="standardContextual"/>
            </w:rPr>
          </w:pPr>
          <w:del w:id="372" w:author="Rachel Shipsey" w:date="2025-06-19T14:55:00Z">
            <w:r w:rsidRPr="007F7AFB" w:rsidDel="007F7AFB">
              <w:rPr>
                <w:rPrChange w:id="373" w:author="Rachel Shipsey" w:date="2025-06-19T14:55:00Z">
                  <w:rPr>
                    <w:rStyle w:val="Hyperlink"/>
                    <w:bCs/>
                  </w:rPr>
                </w:rPrChange>
              </w:rPr>
              <w:delText>12</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74" w:author="Rachel Shipsey" w:date="2025-06-19T14:55:00Z">
                  <w:rPr>
                    <w:rStyle w:val="Hyperlink"/>
                    <w:bCs/>
                  </w:rPr>
                </w:rPrChange>
              </w:rPr>
              <w:delText>3.7 References</w:delText>
            </w:r>
            <w:r w:rsidDel="007F7AFB">
              <w:rPr>
                <w:webHidden/>
              </w:rPr>
              <w:tab/>
              <w:delText>36</w:delText>
            </w:r>
          </w:del>
        </w:p>
        <w:p w14:paraId="1F9E2262" w14:textId="0D5B5C82" w:rsidR="000E359F" w:rsidDel="007F7AFB" w:rsidRDefault="000E359F">
          <w:pPr>
            <w:pStyle w:val="TOC1"/>
            <w:rPr>
              <w:del w:id="375" w:author="Rachel Shipsey" w:date="2025-06-19T14:55:00Z"/>
              <w:rFonts w:asciiTheme="minorHAnsi" w:eastAsiaTheme="minorEastAsia" w:hAnsiTheme="minorHAnsi" w:cstheme="minorBidi"/>
              <w:color w:val="auto"/>
              <w:kern w:val="2"/>
              <w:sz w:val="22"/>
              <w:lang w:val="en-GB" w:eastAsia="en-GB"/>
              <w14:ligatures w14:val="standardContextual"/>
            </w:rPr>
          </w:pPr>
          <w:del w:id="376" w:author="Rachel Shipsey" w:date="2025-06-19T14:55:00Z">
            <w:r w:rsidRPr="007F7AFB" w:rsidDel="007F7AFB">
              <w:rPr>
                <w:rPrChange w:id="377" w:author="Rachel Shipsey" w:date="2025-06-19T14:55:00Z">
                  <w:rPr>
                    <w:rStyle w:val="Hyperlink"/>
                  </w:rPr>
                </w:rPrChange>
              </w:rPr>
              <w:delText>13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78" w:author="Rachel Shipsey" w:date="2025-06-19T14:55:00Z">
                  <w:rPr>
                    <w:rStyle w:val="Hyperlink"/>
                  </w:rPr>
                </w:rPrChange>
              </w:rPr>
              <w:delText>CHAPTER FOUR: Enumeration Instruments, Applications and Tools</w:delText>
            </w:r>
            <w:r w:rsidDel="007F7AFB">
              <w:rPr>
                <w:webHidden/>
              </w:rPr>
              <w:tab/>
              <w:delText>37</w:delText>
            </w:r>
          </w:del>
        </w:p>
        <w:p w14:paraId="1099D25C" w14:textId="0E29C835" w:rsidR="000E359F" w:rsidDel="007F7AFB" w:rsidRDefault="000E359F">
          <w:pPr>
            <w:pStyle w:val="TOC1"/>
            <w:rPr>
              <w:del w:id="379" w:author="Rachel Shipsey" w:date="2025-06-19T14:55:00Z"/>
              <w:rFonts w:asciiTheme="minorHAnsi" w:eastAsiaTheme="minorEastAsia" w:hAnsiTheme="minorHAnsi" w:cstheme="minorBidi"/>
              <w:color w:val="auto"/>
              <w:kern w:val="2"/>
              <w:sz w:val="22"/>
              <w:lang w:val="en-GB" w:eastAsia="en-GB"/>
              <w14:ligatures w14:val="standardContextual"/>
            </w:rPr>
          </w:pPr>
          <w:del w:id="380" w:author="Rachel Shipsey" w:date="2025-06-19T14:55:00Z">
            <w:r w:rsidRPr="007F7AFB" w:rsidDel="007F7AFB">
              <w:rPr>
                <w:rPrChange w:id="381" w:author="Rachel Shipsey" w:date="2025-06-19T14:55:00Z">
                  <w:rPr>
                    <w:rStyle w:val="Hyperlink"/>
                    <w:bCs/>
                  </w:rPr>
                </w:rPrChange>
              </w:rPr>
              <w:delText>14</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382" w:author="Rachel Shipsey" w:date="2025-06-19T14:55:00Z">
                  <w:rPr>
                    <w:rStyle w:val="Hyperlink"/>
                    <w:bCs/>
                  </w:rPr>
                </w:rPrChange>
              </w:rPr>
              <w:delText>CHAPTER FOUR: Enumeration Instruments, Applications and Tools</w:delText>
            </w:r>
            <w:r w:rsidDel="007F7AFB">
              <w:rPr>
                <w:webHidden/>
              </w:rPr>
              <w:tab/>
              <w:delText>37</w:delText>
            </w:r>
          </w:del>
        </w:p>
        <w:p w14:paraId="7827D535" w14:textId="5DE1D922" w:rsidR="000E359F" w:rsidDel="007F7AFB" w:rsidRDefault="000E359F">
          <w:pPr>
            <w:pStyle w:val="TOC1"/>
            <w:rPr>
              <w:del w:id="383" w:author="Rachel Shipsey" w:date="2025-06-19T14:55:00Z"/>
              <w:rFonts w:asciiTheme="minorHAnsi" w:eastAsiaTheme="minorEastAsia" w:hAnsiTheme="minorHAnsi"/>
              <w:kern w:val="2"/>
              <w:sz w:val="22"/>
              <w:lang w:val="en-GB" w:eastAsia="en-GB"/>
              <w14:ligatures w14:val="standardContextual"/>
            </w:rPr>
            <w:pPrChange w:id="384" w:author="Rachel Shipsey" w:date="2025-06-19T18:44:00Z">
              <w:pPr>
                <w:pStyle w:val="TOC2"/>
                <w:tabs>
                  <w:tab w:val="left" w:pos="1100"/>
                </w:tabs>
              </w:pPr>
            </w:pPrChange>
          </w:pPr>
          <w:del w:id="385" w:author="Rachel Shipsey" w:date="2025-06-19T14:55:00Z">
            <w:r w:rsidRPr="007F7AFB" w:rsidDel="007F7AFB">
              <w:rPr>
                <w:rPrChange w:id="386" w:author="Rachel Shipsey" w:date="2025-06-19T14:55:00Z">
                  <w:rPr>
                    <w:rStyle w:val="Hyperlink"/>
                    <w:rFonts w:cs="Arial"/>
                    <w:bCs/>
                    <w:noProof/>
                  </w:rPr>
                </w:rPrChange>
              </w:rPr>
              <w:delText>14.1</w:delText>
            </w:r>
            <w:r w:rsidDel="007F7AFB">
              <w:rPr>
                <w:rFonts w:asciiTheme="minorHAnsi" w:eastAsiaTheme="minorEastAsia" w:hAnsiTheme="minorHAnsi"/>
                <w:kern w:val="2"/>
                <w:sz w:val="22"/>
                <w:lang w:val="en-GB" w:eastAsia="en-GB"/>
                <w14:ligatures w14:val="standardContextual"/>
              </w:rPr>
              <w:tab/>
            </w:r>
            <w:r w:rsidRPr="007F7AFB" w:rsidDel="007F7AFB">
              <w:rPr>
                <w:rPrChange w:id="387" w:author="Rachel Shipsey" w:date="2025-06-19T14:55:00Z">
                  <w:rPr>
                    <w:rStyle w:val="Hyperlink"/>
                    <w:rFonts w:cs="Arial"/>
                    <w:bCs/>
                    <w:noProof/>
                  </w:rPr>
                </w:rPrChange>
              </w:rPr>
              <w:delText>4a) Introduction</w:delText>
            </w:r>
            <w:r w:rsidDel="007F7AFB">
              <w:rPr>
                <w:webHidden/>
              </w:rPr>
              <w:tab/>
              <w:delText>37</w:delText>
            </w:r>
          </w:del>
        </w:p>
        <w:p w14:paraId="2B2B3E87" w14:textId="4B586389" w:rsidR="000E359F" w:rsidDel="007F7AFB" w:rsidRDefault="000E359F">
          <w:pPr>
            <w:pStyle w:val="TOC1"/>
            <w:rPr>
              <w:del w:id="388" w:author="Rachel Shipsey" w:date="2025-06-19T14:55:00Z"/>
              <w:rFonts w:asciiTheme="minorHAnsi" w:eastAsiaTheme="minorEastAsia" w:hAnsiTheme="minorHAnsi"/>
              <w:kern w:val="2"/>
              <w:sz w:val="22"/>
              <w:lang w:val="en-GB" w:eastAsia="en-GB"/>
              <w14:ligatures w14:val="standardContextual"/>
            </w:rPr>
            <w:pPrChange w:id="389" w:author="Rachel Shipsey" w:date="2025-06-19T18:44:00Z">
              <w:pPr>
                <w:pStyle w:val="TOC2"/>
                <w:tabs>
                  <w:tab w:val="left" w:pos="1100"/>
                </w:tabs>
              </w:pPr>
            </w:pPrChange>
          </w:pPr>
          <w:del w:id="390" w:author="Rachel Shipsey" w:date="2025-06-19T14:55:00Z">
            <w:r w:rsidRPr="007F7AFB" w:rsidDel="007F7AFB">
              <w:rPr>
                <w:rPrChange w:id="391" w:author="Rachel Shipsey" w:date="2025-06-19T14:55:00Z">
                  <w:rPr>
                    <w:rStyle w:val="Hyperlink"/>
                    <w:rFonts w:cs="Arial"/>
                    <w:bCs/>
                    <w:noProof/>
                  </w:rPr>
                </w:rPrChange>
              </w:rPr>
              <w:delText>14.2</w:delText>
            </w:r>
            <w:r w:rsidDel="007F7AFB">
              <w:rPr>
                <w:rFonts w:asciiTheme="minorHAnsi" w:eastAsiaTheme="minorEastAsia" w:hAnsiTheme="minorHAnsi"/>
                <w:kern w:val="2"/>
                <w:sz w:val="22"/>
                <w:lang w:val="en-GB" w:eastAsia="en-GB"/>
                <w14:ligatures w14:val="standardContextual"/>
              </w:rPr>
              <w:tab/>
            </w:r>
            <w:r w:rsidRPr="007F7AFB" w:rsidDel="007F7AFB">
              <w:rPr>
                <w:rPrChange w:id="392" w:author="Rachel Shipsey" w:date="2025-06-19T14:55:00Z">
                  <w:rPr>
                    <w:rStyle w:val="Hyperlink"/>
                    <w:rFonts w:cs="Arial"/>
                    <w:bCs/>
                    <w:noProof/>
                  </w:rPr>
                </w:rPrChange>
              </w:rPr>
              <w:delText>4.1 Selected country experiences</w:delText>
            </w:r>
            <w:r w:rsidDel="007F7AFB">
              <w:rPr>
                <w:webHidden/>
              </w:rPr>
              <w:tab/>
              <w:delText>38</w:delText>
            </w:r>
          </w:del>
        </w:p>
        <w:p w14:paraId="350A86A7" w14:textId="0CBD82C9" w:rsidR="000E359F" w:rsidDel="007F7AFB" w:rsidRDefault="000E359F">
          <w:pPr>
            <w:pStyle w:val="TOC1"/>
            <w:rPr>
              <w:del w:id="393" w:author="Rachel Shipsey" w:date="2025-06-19T14:55:00Z"/>
              <w:rFonts w:asciiTheme="minorHAnsi" w:eastAsiaTheme="minorEastAsia" w:hAnsiTheme="minorHAnsi"/>
              <w:kern w:val="2"/>
              <w:sz w:val="22"/>
              <w:lang w:val="en-GB" w:eastAsia="en-GB"/>
              <w14:ligatures w14:val="standardContextual"/>
            </w:rPr>
            <w:pPrChange w:id="394" w:author="Rachel Shipsey" w:date="2025-06-19T18:44:00Z">
              <w:pPr>
                <w:pStyle w:val="TOC3"/>
              </w:pPr>
            </w:pPrChange>
          </w:pPr>
          <w:del w:id="395" w:author="Rachel Shipsey" w:date="2025-06-19T14:55:00Z">
            <w:r w:rsidRPr="007F7AFB" w:rsidDel="007F7AFB">
              <w:rPr>
                <w:rPrChange w:id="396" w:author="Rachel Shipsey" w:date="2025-06-19T14:55:00Z">
                  <w:rPr>
                    <w:rStyle w:val="Hyperlink"/>
                    <w:rFonts w:cs="Arial"/>
                    <w:bCs/>
                    <w:noProof/>
                  </w:rPr>
                </w:rPrChange>
              </w:rPr>
              <w:delText>14.2.1</w:delText>
            </w:r>
            <w:r w:rsidDel="007F7AFB">
              <w:rPr>
                <w:rFonts w:asciiTheme="minorHAnsi" w:eastAsiaTheme="minorEastAsia" w:hAnsiTheme="minorHAnsi"/>
                <w:kern w:val="2"/>
                <w:sz w:val="22"/>
                <w:lang w:val="en-GB" w:eastAsia="en-GB"/>
                <w14:ligatures w14:val="standardContextual"/>
              </w:rPr>
              <w:tab/>
            </w:r>
            <w:r w:rsidRPr="007F7AFB" w:rsidDel="007F7AFB">
              <w:rPr>
                <w:rPrChange w:id="397" w:author="Rachel Shipsey" w:date="2025-06-19T14:55:00Z">
                  <w:rPr>
                    <w:rStyle w:val="Hyperlink"/>
                    <w:rFonts w:cs="Arial"/>
                    <w:bCs/>
                    <w:noProof/>
                  </w:rPr>
                </w:rPrChange>
              </w:rPr>
              <w:delText>4.1.1</w:delText>
            </w:r>
            <w:r w:rsidRPr="007F7AFB" w:rsidDel="007F7AFB">
              <w:rPr>
                <w:rPrChange w:id="398" w:author="Rachel Shipsey" w:date="2025-06-19T14:55:00Z">
                  <w:rPr>
                    <w:rStyle w:val="Hyperlink"/>
                    <w:noProof/>
                  </w:rPr>
                </w:rPrChange>
              </w:rPr>
              <w:delText xml:space="preserve"> </w:delText>
            </w:r>
            <w:r w:rsidRPr="007F7AFB" w:rsidDel="007F7AFB">
              <w:rPr>
                <w:rPrChange w:id="399" w:author="Rachel Shipsey" w:date="2025-06-19T14:55:00Z">
                  <w:rPr>
                    <w:rStyle w:val="Hyperlink"/>
                    <w:rFonts w:cs="Arial"/>
                    <w:bCs/>
                    <w:noProof/>
                  </w:rPr>
                </w:rPrChange>
              </w:rPr>
              <w:delText>Tools development process.</w:delText>
            </w:r>
            <w:r w:rsidDel="007F7AFB">
              <w:rPr>
                <w:webHidden/>
              </w:rPr>
              <w:tab/>
              <w:delText>38</w:delText>
            </w:r>
          </w:del>
        </w:p>
        <w:p w14:paraId="6FDC84B0" w14:textId="6F63F096" w:rsidR="000E359F" w:rsidDel="007F7AFB" w:rsidRDefault="000E359F">
          <w:pPr>
            <w:pStyle w:val="TOC1"/>
            <w:rPr>
              <w:del w:id="400" w:author="Rachel Shipsey" w:date="2025-06-19T14:55:00Z"/>
              <w:rFonts w:asciiTheme="minorHAnsi" w:eastAsiaTheme="minorEastAsia" w:hAnsiTheme="minorHAnsi"/>
              <w:kern w:val="2"/>
              <w:sz w:val="22"/>
              <w:lang w:val="en-GB" w:eastAsia="en-GB"/>
              <w14:ligatures w14:val="standardContextual"/>
            </w:rPr>
            <w:pPrChange w:id="401" w:author="Rachel Shipsey" w:date="2025-06-19T18:44:00Z">
              <w:pPr>
                <w:pStyle w:val="TOC3"/>
              </w:pPr>
            </w:pPrChange>
          </w:pPr>
          <w:del w:id="402" w:author="Rachel Shipsey" w:date="2025-06-19T14:55:00Z">
            <w:r w:rsidRPr="007F7AFB" w:rsidDel="007F7AFB">
              <w:rPr>
                <w:rPrChange w:id="403" w:author="Rachel Shipsey" w:date="2025-06-19T14:55:00Z">
                  <w:rPr>
                    <w:rStyle w:val="Hyperlink"/>
                    <w:rFonts w:cs="Arial"/>
                    <w:bCs/>
                    <w:noProof/>
                  </w:rPr>
                </w:rPrChange>
              </w:rPr>
              <w:delText>14.2.2</w:delText>
            </w:r>
            <w:r w:rsidDel="007F7AFB">
              <w:rPr>
                <w:rFonts w:asciiTheme="minorHAnsi" w:eastAsiaTheme="minorEastAsia" w:hAnsiTheme="minorHAnsi"/>
                <w:kern w:val="2"/>
                <w:sz w:val="22"/>
                <w:lang w:val="en-GB" w:eastAsia="en-GB"/>
                <w14:ligatures w14:val="standardContextual"/>
              </w:rPr>
              <w:tab/>
            </w:r>
            <w:r w:rsidRPr="007F7AFB" w:rsidDel="007F7AFB">
              <w:rPr>
                <w:rPrChange w:id="404" w:author="Rachel Shipsey" w:date="2025-06-19T14:55:00Z">
                  <w:rPr>
                    <w:rStyle w:val="Hyperlink"/>
                    <w:rFonts w:cs="Arial"/>
                    <w:bCs/>
                    <w:noProof/>
                  </w:rPr>
                </w:rPrChange>
              </w:rPr>
              <w:delText>4.1.2 Cartographic mapping tools</w:delText>
            </w:r>
            <w:r w:rsidDel="007F7AFB">
              <w:rPr>
                <w:webHidden/>
              </w:rPr>
              <w:tab/>
              <w:delText>40</w:delText>
            </w:r>
          </w:del>
        </w:p>
        <w:p w14:paraId="79DB53D6" w14:textId="0B0B81B6" w:rsidR="000E359F" w:rsidDel="007F7AFB" w:rsidRDefault="000E359F">
          <w:pPr>
            <w:pStyle w:val="TOC1"/>
            <w:rPr>
              <w:del w:id="405" w:author="Rachel Shipsey" w:date="2025-06-19T14:55:00Z"/>
              <w:rFonts w:asciiTheme="minorHAnsi" w:eastAsiaTheme="minorEastAsia" w:hAnsiTheme="minorHAnsi"/>
              <w:kern w:val="2"/>
              <w:sz w:val="22"/>
              <w:lang w:val="en-GB" w:eastAsia="en-GB"/>
              <w14:ligatures w14:val="standardContextual"/>
            </w:rPr>
            <w:pPrChange w:id="406" w:author="Rachel Shipsey" w:date="2025-06-19T18:44:00Z">
              <w:pPr>
                <w:pStyle w:val="TOC3"/>
              </w:pPr>
            </w:pPrChange>
          </w:pPr>
          <w:del w:id="407" w:author="Rachel Shipsey" w:date="2025-06-19T14:55:00Z">
            <w:r w:rsidRPr="007F7AFB" w:rsidDel="007F7AFB">
              <w:rPr>
                <w:rPrChange w:id="408" w:author="Rachel Shipsey" w:date="2025-06-19T14:55:00Z">
                  <w:rPr>
                    <w:rStyle w:val="Hyperlink"/>
                    <w:rFonts w:cs="Arial"/>
                    <w:bCs/>
                    <w:noProof/>
                  </w:rPr>
                </w:rPrChange>
              </w:rPr>
              <w:delText>14.2.3</w:delText>
            </w:r>
            <w:r w:rsidDel="007F7AFB">
              <w:rPr>
                <w:rFonts w:asciiTheme="minorHAnsi" w:eastAsiaTheme="minorEastAsia" w:hAnsiTheme="minorHAnsi"/>
                <w:kern w:val="2"/>
                <w:sz w:val="22"/>
                <w:lang w:val="en-GB" w:eastAsia="en-GB"/>
                <w14:ligatures w14:val="standardContextual"/>
              </w:rPr>
              <w:tab/>
            </w:r>
            <w:r w:rsidRPr="007F7AFB" w:rsidDel="007F7AFB">
              <w:rPr>
                <w:rPrChange w:id="409" w:author="Rachel Shipsey" w:date="2025-06-19T14:55:00Z">
                  <w:rPr>
                    <w:rStyle w:val="Hyperlink"/>
                    <w:rFonts w:cs="Arial"/>
                    <w:bCs/>
                    <w:noProof/>
                  </w:rPr>
                </w:rPrChange>
              </w:rPr>
              <w:delText>4.1.3 Census Enumeration tools</w:delText>
            </w:r>
            <w:r w:rsidDel="007F7AFB">
              <w:rPr>
                <w:webHidden/>
              </w:rPr>
              <w:tab/>
              <w:delText>40</w:delText>
            </w:r>
          </w:del>
        </w:p>
        <w:p w14:paraId="6E2C3B57" w14:textId="7E51B1AC" w:rsidR="000E359F" w:rsidDel="007F7AFB" w:rsidRDefault="000E359F">
          <w:pPr>
            <w:pStyle w:val="TOC1"/>
            <w:rPr>
              <w:del w:id="410" w:author="Rachel Shipsey" w:date="2025-06-19T14:55:00Z"/>
              <w:rFonts w:asciiTheme="minorHAnsi" w:eastAsiaTheme="minorEastAsia" w:hAnsiTheme="minorHAnsi"/>
              <w:kern w:val="2"/>
              <w:sz w:val="22"/>
              <w:lang w:val="en-GB" w:eastAsia="en-GB"/>
              <w14:ligatures w14:val="standardContextual"/>
            </w:rPr>
            <w:pPrChange w:id="411" w:author="Rachel Shipsey" w:date="2025-06-19T18:44:00Z">
              <w:pPr>
                <w:pStyle w:val="TOC2"/>
                <w:tabs>
                  <w:tab w:val="left" w:pos="1100"/>
                </w:tabs>
              </w:pPr>
            </w:pPrChange>
          </w:pPr>
          <w:del w:id="412" w:author="Rachel Shipsey" w:date="2025-06-19T14:55:00Z">
            <w:r w:rsidRPr="007F7AFB" w:rsidDel="007F7AFB">
              <w:rPr>
                <w:rPrChange w:id="413" w:author="Rachel Shipsey" w:date="2025-06-19T14:55:00Z">
                  <w:rPr>
                    <w:rStyle w:val="Hyperlink"/>
                    <w:rFonts w:cs="Arial"/>
                    <w:bCs/>
                    <w:noProof/>
                  </w:rPr>
                </w:rPrChange>
              </w:rPr>
              <w:delText>14.3</w:delText>
            </w:r>
            <w:r w:rsidDel="007F7AFB">
              <w:rPr>
                <w:rFonts w:asciiTheme="minorHAnsi" w:eastAsiaTheme="minorEastAsia" w:hAnsiTheme="minorHAnsi"/>
                <w:kern w:val="2"/>
                <w:sz w:val="22"/>
                <w:lang w:val="en-GB" w:eastAsia="en-GB"/>
                <w14:ligatures w14:val="standardContextual"/>
              </w:rPr>
              <w:tab/>
            </w:r>
            <w:r w:rsidRPr="007F7AFB" w:rsidDel="007F7AFB">
              <w:rPr>
                <w:rPrChange w:id="414" w:author="Rachel Shipsey" w:date="2025-06-19T14:55:00Z">
                  <w:rPr>
                    <w:rStyle w:val="Hyperlink"/>
                    <w:rFonts w:cs="Arial"/>
                    <w:bCs/>
                    <w:noProof/>
                  </w:rPr>
                </w:rPrChange>
              </w:rPr>
              <w:delText>4.2 Lessons learnt.</w:delText>
            </w:r>
            <w:r w:rsidDel="007F7AFB">
              <w:rPr>
                <w:webHidden/>
              </w:rPr>
              <w:tab/>
              <w:delText>41</w:delText>
            </w:r>
          </w:del>
        </w:p>
        <w:p w14:paraId="31ED6986" w14:textId="524DDF92" w:rsidR="000E359F" w:rsidDel="007F7AFB" w:rsidRDefault="000E359F">
          <w:pPr>
            <w:pStyle w:val="TOC1"/>
            <w:rPr>
              <w:del w:id="415" w:author="Rachel Shipsey" w:date="2025-06-19T14:55:00Z"/>
              <w:rFonts w:asciiTheme="minorHAnsi" w:eastAsiaTheme="minorEastAsia" w:hAnsiTheme="minorHAnsi"/>
              <w:kern w:val="2"/>
              <w:sz w:val="22"/>
              <w:lang w:val="en-GB" w:eastAsia="en-GB"/>
              <w14:ligatures w14:val="standardContextual"/>
            </w:rPr>
            <w:pPrChange w:id="416" w:author="Rachel Shipsey" w:date="2025-06-19T18:44:00Z">
              <w:pPr>
                <w:pStyle w:val="TOC2"/>
                <w:tabs>
                  <w:tab w:val="left" w:pos="1100"/>
                </w:tabs>
              </w:pPr>
            </w:pPrChange>
          </w:pPr>
          <w:del w:id="417" w:author="Rachel Shipsey" w:date="2025-06-19T14:55:00Z">
            <w:r w:rsidRPr="007F7AFB" w:rsidDel="007F7AFB">
              <w:rPr>
                <w:rPrChange w:id="418" w:author="Rachel Shipsey" w:date="2025-06-19T14:55:00Z">
                  <w:rPr>
                    <w:rStyle w:val="Hyperlink"/>
                    <w:rFonts w:cs="Arial"/>
                    <w:bCs/>
                    <w:noProof/>
                  </w:rPr>
                </w:rPrChange>
              </w:rPr>
              <w:delText>14.4</w:delText>
            </w:r>
            <w:r w:rsidDel="007F7AFB">
              <w:rPr>
                <w:rFonts w:asciiTheme="minorHAnsi" w:eastAsiaTheme="minorEastAsia" w:hAnsiTheme="minorHAnsi"/>
                <w:kern w:val="2"/>
                <w:sz w:val="22"/>
                <w:lang w:val="en-GB" w:eastAsia="en-GB"/>
                <w14:ligatures w14:val="standardContextual"/>
              </w:rPr>
              <w:tab/>
            </w:r>
            <w:r w:rsidRPr="007F7AFB" w:rsidDel="007F7AFB">
              <w:rPr>
                <w:rPrChange w:id="419" w:author="Rachel Shipsey" w:date="2025-06-19T14:55:00Z">
                  <w:rPr>
                    <w:rStyle w:val="Hyperlink"/>
                    <w:rFonts w:cs="Arial"/>
                    <w:bCs/>
                    <w:noProof/>
                  </w:rPr>
                </w:rPrChange>
              </w:rPr>
              <w:delText>4.3 Recommendations</w:delText>
            </w:r>
            <w:r w:rsidDel="007F7AFB">
              <w:rPr>
                <w:webHidden/>
              </w:rPr>
              <w:tab/>
              <w:delText>42</w:delText>
            </w:r>
          </w:del>
        </w:p>
        <w:p w14:paraId="7BF60953" w14:textId="7E07DBEA" w:rsidR="000E359F" w:rsidDel="007F7AFB" w:rsidRDefault="000E359F">
          <w:pPr>
            <w:pStyle w:val="TOC1"/>
            <w:rPr>
              <w:del w:id="420" w:author="Rachel Shipsey" w:date="2025-06-19T14:55:00Z"/>
              <w:rFonts w:asciiTheme="minorHAnsi" w:eastAsiaTheme="minorEastAsia" w:hAnsiTheme="minorHAnsi"/>
              <w:kern w:val="2"/>
              <w:sz w:val="22"/>
              <w:lang w:val="en-GB" w:eastAsia="en-GB"/>
              <w14:ligatures w14:val="standardContextual"/>
            </w:rPr>
            <w:pPrChange w:id="421" w:author="Rachel Shipsey" w:date="2025-06-19T18:44:00Z">
              <w:pPr>
                <w:pStyle w:val="TOC2"/>
                <w:tabs>
                  <w:tab w:val="left" w:pos="1100"/>
                </w:tabs>
              </w:pPr>
            </w:pPrChange>
          </w:pPr>
          <w:del w:id="422" w:author="Rachel Shipsey" w:date="2025-06-19T14:55:00Z">
            <w:r w:rsidRPr="007F7AFB" w:rsidDel="007F7AFB">
              <w:rPr>
                <w:rPrChange w:id="423" w:author="Rachel Shipsey" w:date="2025-06-19T14:55:00Z">
                  <w:rPr>
                    <w:rStyle w:val="Hyperlink"/>
                    <w:rFonts w:cs="Arial"/>
                    <w:bCs/>
                    <w:noProof/>
                  </w:rPr>
                </w:rPrChange>
              </w:rPr>
              <w:delText>14.5</w:delText>
            </w:r>
            <w:r w:rsidDel="007F7AFB">
              <w:rPr>
                <w:rFonts w:asciiTheme="minorHAnsi" w:eastAsiaTheme="minorEastAsia" w:hAnsiTheme="minorHAnsi"/>
                <w:kern w:val="2"/>
                <w:sz w:val="22"/>
                <w:lang w:val="en-GB" w:eastAsia="en-GB"/>
                <w14:ligatures w14:val="standardContextual"/>
              </w:rPr>
              <w:tab/>
            </w:r>
            <w:r w:rsidRPr="007F7AFB" w:rsidDel="007F7AFB">
              <w:rPr>
                <w:rPrChange w:id="424" w:author="Rachel Shipsey" w:date="2025-06-19T14:55:00Z">
                  <w:rPr>
                    <w:rStyle w:val="Hyperlink"/>
                    <w:rFonts w:cs="Arial"/>
                    <w:bCs/>
                    <w:noProof/>
                  </w:rPr>
                </w:rPrChange>
              </w:rPr>
              <w:delText>4.4 References</w:delText>
            </w:r>
            <w:r w:rsidDel="007F7AFB">
              <w:rPr>
                <w:webHidden/>
              </w:rPr>
              <w:tab/>
              <w:delText>42</w:delText>
            </w:r>
          </w:del>
        </w:p>
        <w:p w14:paraId="28D0B894" w14:textId="629862D6" w:rsidR="000E359F" w:rsidDel="007F7AFB" w:rsidRDefault="000E359F">
          <w:pPr>
            <w:pStyle w:val="TOC1"/>
            <w:rPr>
              <w:del w:id="425" w:author="Rachel Shipsey" w:date="2025-06-19T14:55:00Z"/>
              <w:rFonts w:asciiTheme="minorHAnsi" w:eastAsiaTheme="minorEastAsia" w:hAnsiTheme="minorHAnsi" w:cstheme="minorBidi"/>
              <w:color w:val="auto"/>
              <w:kern w:val="2"/>
              <w:sz w:val="22"/>
              <w:lang w:val="en-GB" w:eastAsia="en-GB"/>
              <w14:ligatures w14:val="standardContextual"/>
            </w:rPr>
          </w:pPr>
          <w:del w:id="426" w:author="Rachel Shipsey" w:date="2025-06-19T14:55:00Z">
            <w:r w:rsidRPr="007F7AFB" w:rsidDel="007F7AFB">
              <w:rPr>
                <w:rPrChange w:id="427" w:author="Rachel Shipsey" w:date="2025-06-19T14:55:00Z">
                  <w:rPr>
                    <w:rStyle w:val="Hyperlink"/>
                    <w:bCs/>
                  </w:rPr>
                </w:rPrChange>
              </w:rPr>
              <w:delText>15</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428" w:author="Rachel Shipsey" w:date="2025-06-19T14:55:00Z">
                  <w:rPr>
                    <w:rStyle w:val="Hyperlink"/>
                    <w:bCs/>
                  </w:rPr>
                </w:rPrChange>
              </w:rPr>
              <w:delText>CHAPTER FIVE: Data Capture, Transmission and Management</w:delText>
            </w:r>
            <w:r w:rsidDel="007F7AFB">
              <w:rPr>
                <w:webHidden/>
              </w:rPr>
              <w:tab/>
              <w:delText>44</w:delText>
            </w:r>
          </w:del>
        </w:p>
        <w:p w14:paraId="6A45D051" w14:textId="539C8BC3" w:rsidR="000E359F" w:rsidDel="007F7AFB" w:rsidRDefault="000E359F">
          <w:pPr>
            <w:pStyle w:val="TOC1"/>
            <w:rPr>
              <w:del w:id="429" w:author="Rachel Shipsey" w:date="2025-06-19T14:55:00Z"/>
              <w:rFonts w:asciiTheme="minorHAnsi" w:eastAsiaTheme="minorEastAsia" w:hAnsiTheme="minorHAnsi" w:cstheme="minorBidi"/>
              <w:color w:val="auto"/>
              <w:kern w:val="2"/>
              <w:sz w:val="22"/>
              <w:lang w:val="en-GB" w:eastAsia="en-GB"/>
              <w14:ligatures w14:val="standardContextual"/>
            </w:rPr>
          </w:pPr>
          <w:del w:id="430" w:author="Rachel Shipsey" w:date="2025-06-19T14:55:00Z">
            <w:r w:rsidRPr="007F7AFB" w:rsidDel="007F7AFB">
              <w:rPr>
                <w:rPrChange w:id="431" w:author="Rachel Shipsey" w:date="2025-06-19T14:55:00Z">
                  <w:rPr>
                    <w:rStyle w:val="Hyperlink"/>
                  </w:rPr>
                </w:rPrChange>
              </w:rPr>
              <w:delText>16</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432" w:author="Rachel Shipsey" w:date="2025-06-19T14:55:00Z">
                  <w:rPr>
                    <w:rStyle w:val="Hyperlink"/>
                    <w:rFonts w:ascii="Aptos Display" w:eastAsia="Aptos Display" w:hAnsi="Aptos Display" w:cs="Aptos Display"/>
                    <w:bCs/>
                  </w:rPr>
                </w:rPrChange>
              </w:rPr>
              <w:delText>CHAPTER FIVE: Data Capture, Transmission and Management</w:delText>
            </w:r>
            <w:r w:rsidDel="007F7AFB">
              <w:rPr>
                <w:webHidden/>
              </w:rPr>
              <w:tab/>
              <w:delText>44</w:delText>
            </w:r>
          </w:del>
        </w:p>
        <w:p w14:paraId="1355A95E" w14:textId="44287208" w:rsidR="000E359F" w:rsidDel="007F7AFB" w:rsidRDefault="000E359F">
          <w:pPr>
            <w:pStyle w:val="TOC1"/>
            <w:rPr>
              <w:del w:id="433" w:author="Rachel Shipsey" w:date="2025-06-19T14:55:00Z"/>
              <w:rFonts w:asciiTheme="minorHAnsi" w:eastAsiaTheme="minorEastAsia" w:hAnsiTheme="minorHAnsi"/>
              <w:kern w:val="2"/>
              <w:sz w:val="22"/>
              <w:lang w:val="en-GB" w:eastAsia="en-GB"/>
              <w14:ligatures w14:val="standardContextual"/>
            </w:rPr>
            <w:pPrChange w:id="434" w:author="Rachel Shipsey" w:date="2025-06-19T18:44:00Z">
              <w:pPr>
                <w:pStyle w:val="TOC2"/>
              </w:pPr>
            </w:pPrChange>
          </w:pPr>
          <w:del w:id="435" w:author="Rachel Shipsey" w:date="2025-06-19T14:55:00Z">
            <w:r w:rsidRPr="007F7AFB" w:rsidDel="007F7AFB">
              <w:rPr>
                <w:rPrChange w:id="436" w:author="Rachel Shipsey" w:date="2025-06-19T14:55:00Z">
                  <w:rPr>
                    <w:rStyle w:val="Hyperlink"/>
                    <w:noProof/>
                  </w:rPr>
                </w:rPrChange>
              </w:rPr>
              <w:delText>16.1</w:delText>
            </w:r>
            <w:r w:rsidDel="007F7AFB">
              <w:rPr>
                <w:webHidden/>
              </w:rPr>
              <w:tab/>
              <w:delText>44</w:delText>
            </w:r>
          </w:del>
        </w:p>
        <w:p w14:paraId="584F2AE0" w14:textId="026CC16D" w:rsidR="000E359F" w:rsidDel="007F7AFB" w:rsidRDefault="000E359F">
          <w:pPr>
            <w:pStyle w:val="TOC1"/>
            <w:rPr>
              <w:del w:id="437" w:author="Rachel Shipsey" w:date="2025-06-19T14:55:00Z"/>
              <w:rFonts w:asciiTheme="minorHAnsi" w:eastAsiaTheme="minorEastAsia" w:hAnsiTheme="minorHAnsi"/>
              <w:kern w:val="2"/>
              <w:sz w:val="22"/>
              <w:lang w:val="en-GB" w:eastAsia="en-GB"/>
              <w14:ligatures w14:val="standardContextual"/>
            </w:rPr>
            <w:pPrChange w:id="438" w:author="Rachel Shipsey" w:date="2025-06-19T18:44:00Z">
              <w:pPr>
                <w:pStyle w:val="TOC2"/>
                <w:tabs>
                  <w:tab w:val="left" w:pos="1100"/>
                </w:tabs>
              </w:pPr>
            </w:pPrChange>
          </w:pPr>
          <w:del w:id="439" w:author="Rachel Shipsey" w:date="2025-06-19T14:55:00Z">
            <w:r w:rsidRPr="007F7AFB" w:rsidDel="007F7AFB">
              <w:rPr>
                <w:rPrChange w:id="440" w:author="Rachel Shipsey" w:date="2025-06-19T14:55:00Z">
                  <w:rPr>
                    <w:rStyle w:val="Hyperlink"/>
                    <w:noProof/>
                  </w:rPr>
                </w:rPrChange>
              </w:rPr>
              <w:delText>16.2</w:delText>
            </w:r>
            <w:r w:rsidDel="007F7AFB">
              <w:rPr>
                <w:rFonts w:asciiTheme="minorHAnsi" w:eastAsiaTheme="minorEastAsia" w:hAnsiTheme="minorHAnsi"/>
                <w:kern w:val="2"/>
                <w:sz w:val="22"/>
                <w:lang w:val="en-GB" w:eastAsia="en-GB"/>
                <w14:ligatures w14:val="standardContextual"/>
              </w:rPr>
              <w:tab/>
            </w:r>
            <w:r w:rsidRPr="007F7AFB" w:rsidDel="007F7AFB">
              <w:rPr>
                <w:rPrChange w:id="441" w:author="Rachel Shipsey" w:date="2025-06-19T14:55:00Z">
                  <w:rPr>
                    <w:rStyle w:val="Hyperlink"/>
                    <w:rFonts w:ascii="Aptos Display" w:eastAsia="Aptos Display" w:hAnsi="Aptos Display" w:cs="Aptos Display"/>
                    <w:noProof/>
                  </w:rPr>
                </w:rPrChange>
              </w:rPr>
              <w:delText>5.0 Introduction</w:delText>
            </w:r>
            <w:r w:rsidDel="007F7AFB">
              <w:rPr>
                <w:webHidden/>
              </w:rPr>
              <w:tab/>
              <w:delText>44</w:delText>
            </w:r>
          </w:del>
        </w:p>
        <w:p w14:paraId="702CC843" w14:textId="79447C4F" w:rsidR="000E359F" w:rsidDel="007F7AFB" w:rsidRDefault="000E359F">
          <w:pPr>
            <w:pStyle w:val="TOC1"/>
            <w:rPr>
              <w:del w:id="442" w:author="Rachel Shipsey" w:date="2025-06-19T14:55:00Z"/>
              <w:rFonts w:asciiTheme="minorHAnsi" w:eastAsiaTheme="minorEastAsia" w:hAnsiTheme="minorHAnsi"/>
              <w:kern w:val="2"/>
              <w:sz w:val="22"/>
              <w:lang w:val="en-GB" w:eastAsia="en-GB"/>
              <w14:ligatures w14:val="standardContextual"/>
            </w:rPr>
            <w:pPrChange w:id="443" w:author="Rachel Shipsey" w:date="2025-06-19T18:44:00Z">
              <w:pPr>
                <w:pStyle w:val="TOC3"/>
              </w:pPr>
            </w:pPrChange>
          </w:pPr>
          <w:del w:id="444" w:author="Rachel Shipsey" w:date="2025-06-19T14:55:00Z">
            <w:r w:rsidRPr="007F7AFB" w:rsidDel="007F7AFB">
              <w:rPr>
                <w:rPrChange w:id="445" w:author="Rachel Shipsey" w:date="2025-06-19T14:55:00Z">
                  <w:rPr>
                    <w:rStyle w:val="Hyperlink"/>
                    <w:noProof/>
                  </w:rPr>
                </w:rPrChange>
              </w:rPr>
              <w:delText>16.2.1</w:delText>
            </w:r>
            <w:r w:rsidDel="007F7AFB">
              <w:rPr>
                <w:webHidden/>
              </w:rPr>
              <w:tab/>
              <w:delText>45</w:delText>
            </w:r>
          </w:del>
        </w:p>
        <w:p w14:paraId="010B99F8" w14:textId="72905EF4" w:rsidR="000E359F" w:rsidDel="007F7AFB" w:rsidRDefault="000E359F">
          <w:pPr>
            <w:pStyle w:val="TOC1"/>
            <w:rPr>
              <w:del w:id="446" w:author="Rachel Shipsey" w:date="2025-06-19T14:55:00Z"/>
              <w:rFonts w:asciiTheme="minorHAnsi" w:eastAsiaTheme="minorEastAsia" w:hAnsiTheme="minorHAnsi"/>
              <w:kern w:val="2"/>
              <w:sz w:val="22"/>
              <w:lang w:val="en-GB" w:eastAsia="en-GB"/>
              <w14:ligatures w14:val="standardContextual"/>
            </w:rPr>
            <w:pPrChange w:id="447" w:author="Rachel Shipsey" w:date="2025-06-19T18:44:00Z">
              <w:pPr>
                <w:pStyle w:val="TOC3"/>
              </w:pPr>
            </w:pPrChange>
          </w:pPr>
          <w:del w:id="448" w:author="Rachel Shipsey" w:date="2025-06-19T14:55:00Z">
            <w:r w:rsidRPr="007F7AFB" w:rsidDel="007F7AFB">
              <w:rPr>
                <w:rPrChange w:id="449" w:author="Rachel Shipsey" w:date="2025-06-19T14:55:00Z">
                  <w:rPr>
                    <w:rStyle w:val="Hyperlink"/>
                    <w:noProof/>
                  </w:rPr>
                </w:rPrChange>
              </w:rPr>
              <w:delText>16.2.2</w:delText>
            </w:r>
            <w:r w:rsidDel="007F7AFB">
              <w:rPr>
                <w:webHidden/>
              </w:rPr>
              <w:tab/>
              <w:delText>45</w:delText>
            </w:r>
          </w:del>
        </w:p>
        <w:p w14:paraId="351E7AAA" w14:textId="76689262" w:rsidR="000E359F" w:rsidDel="007F7AFB" w:rsidRDefault="000E359F">
          <w:pPr>
            <w:pStyle w:val="TOC1"/>
            <w:rPr>
              <w:del w:id="450" w:author="Rachel Shipsey" w:date="2025-06-19T14:55:00Z"/>
              <w:rFonts w:asciiTheme="minorHAnsi" w:eastAsiaTheme="minorEastAsia" w:hAnsiTheme="minorHAnsi"/>
              <w:kern w:val="2"/>
              <w:sz w:val="22"/>
              <w:lang w:val="en-GB" w:eastAsia="en-GB"/>
              <w14:ligatures w14:val="standardContextual"/>
            </w:rPr>
            <w:pPrChange w:id="451" w:author="Rachel Shipsey" w:date="2025-06-19T18:44:00Z">
              <w:pPr>
                <w:pStyle w:val="TOC3"/>
              </w:pPr>
            </w:pPrChange>
          </w:pPr>
          <w:del w:id="452" w:author="Rachel Shipsey" w:date="2025-06-19T14:55:00Z">
            <w:r w:rsidRPr="007F7AFB" w:rsidDel="007F7AFB">
              <w:rPr>
                <w:rPrChange w:id="453" w:author="Rachel Shipsey" w:date="2025-06-19T14:55:00Z">
                  <w:rPr>
                    <w:rStyle w:val="Hyperlink"/>
                    <w:rFonts w:eastAsia="Arial" w:cs="Arial"/>
                    <w:bCs/>
                    <w:noProof/>
                  </w:rPr>
                </w:rPrChange>
              </w:rPr>
              <w:delText>16.2.3</w:delText>
            </w:r>
            <w:r w:rsidDel="007F7AFB">
              <w:rPr>
                <w:rFonts w:asciiTheme="minorHAnsi" w:eastAsiaTheme="minorEastAsia" w:hAnsiTheme="minorHAnsi"/>
                <w:kern w:val="2"/>
                <w:sz w:val="22"/>
                <w:lang w:val="en-GB" w:eastAsia="en-GB"/>
                <w14:ligatures w14:val="standardContextual"/>
              </w:rPr>
              <w:tab/>
            </w:r>
            <w:r w:rsidRPr="007F7AFB" w:rsidDel="007F7AFB">
              <w:rPr>
                <w:rPrChange w:id="454" w:author="Rachel Shipsey" w:date="2025-06-19T14:55:00Z">
                  <w:rPr>
                    <w:rStyle w:val="Hyperlink"/>
                    <w:rFonts w:eastAsia="Arial" w:cs="Arial"/>
                    <w:bCs/>
                    <w:noProof/>
                  </w:rPr>
                </w:rPrChange>
              </w:rPr>
              <w:delText>Key Aspects of data capture, transmission and management in a digital census</w:delText>
            </w:r>
            <w:r w:rsidDel="007F7AFB">
              <w:rPr>
                <w:webHidden/>
              </w:rPr>
              <w:tab/>
              <w:delText>45</w:delText>
            </w:r>
          </w:del>
        </w:p>
        <w:p w14:paraId="6D548EBE" w14:textId="25AE9113" w:rsidR="000E359F" w:rsidDel="007F7AFB" w:rsidRDefault="000E359F">
          <w:pPr>
            <w:pStyle w:val="TOC1"/>
            <w:rPr>
              <w:del w:id="455" w:author="Rachel Shipsey" w:date="2025-06-19T14:55:00Z"/>
              <w:rFonts w:asciiTheme="minorHAnsi" w:eastAsiaTheme="minorEastAsia" w:hAnsiTheme="minorHAnsi"/>
              <w:kern w:val="2"/>
              <w:sz w:val="22"/>
              <w:lang w:val="en-GB" w:eastAsia="en-GB"/>
              <w14:ligatures w14:val="standardContextual"/>
            </w:rPr>
            <w:pPrChange w:id="456" w:author="Rachel Shipsey" w:date="2025-06-19T18:44:00Z">
              <w:pPr>
                <w:pStyle w:val="TOC2"/>
                <w:tabs>
                  <w:tab w:val="left" w:pos="1100"/>
                </w:tabs>
              </w:pPr>
            </w:pPrChange>
          </w:pPr>
          <w:del w:id="457" w:author="Rachel Shipsey" w:date="2025-06-19T14:55:00Z">
            <w:r w:rsidRPr="007F7AFB" w:rsidDel="007F7AFB">
              <w:rPr>
                <w:rPrChange w:id="458" w:author="Rachel Shipsey" w:date="2025-06-19T14:55:00Z">
                  <w:rPr>
                    <w:rStyle w:val="Hyperlink"/>
                    <w:noProof/>
                  </w:rPr>
                </w:rPrChange>
              </w:rPr>
              <w:delText>16.3</w:delText>
            </w:r>
            <w:r w:rsidDel="007F7AFB">
              <w:rPr>
                <w:rFonts w:asciiTheme="minorHAnsi" w:eastAsiaTheme="minorEastAsia" w:hAnsiTheme="minorHAnsi"/>
                <w:kern w:val="2"/>
                <w:sz w:val="22"/>
                <w:lang w:val="en-GB" w:eastAsia="en-GB"/>
                <w14:ligatures w14:val="standardContextual"/>
              </w:rPr>
              <w:tab/>
            </w:r>
            <w:r w:rsidRPr="007F7AFB" w:rsidDel="007F7AFB">
              <w:rPr>
                <w:rPrChange w:id="459" w:author="Rachel Shipsey" w:date="2025-06-19T14:55:00Z">
                  <w:rPr>
                    <w:rStyle w:val="Hyperlink"/>
                    <w:rFonts w:ascii="Aptos Display" w:eastAsia="Aptos Display" w:hAnsi="Aptos Display" w:cs="Aptos Display"/>
                    <w:noProof/>
                  </w:rPr>
                </w:rPrChange>
              </w:rPr>
              <w:delText>5.3 Selected country experiences</w:delText>
            </w:r>
            <w:r w:rsidDel="007F7AFB">
              <w:rPr>
                <w:webHidden/>
              </w:rPr>
              <w:tab/>
              <w:delText>47</w:delText>
            </w:r>
          </w:del>
        </w:p>
        <w:p w14:paraId="5FF50333" w14:textId="22090380" w:rsidR="000E359F" w:rsidDel="007F7AFB" w:rsidRDefault="000E359F">
          <w:pPr>
            <w:pStyle w:val="TOC1"/>
            <w:rPr>
              <w:del w:id="460" w:author="Rachel Shipsey" w:date="2025-06-19T14:55:00Z"/>
              <w:rFonts w:asciiTheme="minorHAnsi" w:eastAsiaTheme="minorEastAsia" w:hAnsiTheme="minorHAnsi"/>
              <w:kern w:val="2"/>
              <w:sz w:val="22"/>
              <w:lang w:val="en-GB" w:eastAsia="en-GB"/>
              <w14:ligatures w14:val="standardContextual"/>
            </w:rPr>
            <w:pPrChange w:id="461" w:author="Rachel Shipsey" w:date="2025-06-19T18:44:00Z">
              <w:pPr>
                <w:pStyle w:val="TOC3"/>
              </w:pPr>
            </w:pPrChange>
          </w:pPr>
          <w:del w:id="462" w:author="Rachel Shipsey" w:date="2025-06-19T14:55:00Z">
            <w:r w:rsidRPr="007F7AFB" w:rsidDel="007F7AFB">
              <w:rPr>
                <w:rPrChange w:id="463" w:author="Rachel Shipsey" w:date="2025-06-19T14:55:00Z">
                  <w:rPr>
                    <w:rStyle w:val="Hyperlink"/>
                    <w:noProof/>
                  </w:rPr>
                </w:rPrChange>
              </w:rPr>
              <w:delText>16.3.1</w:delText>
            </w:r>
            <w:r w:rsidDel="007F7AFB">
              <w:rPr>
                <w:webHidden/>
              </w:rPr>
              <w:tab/>
              <w:delText>47</w:delText>
            </w:r>
          </w:del>
        </w:p>
        <w:p w14:paraId="55889A9C" w14:textId="0FC22BA8" w:rsidR="000E359F" w:rsidDel="007F7AFB" w:rsidRDefault="000E359F">
          <w:pPr>
            <w:pStyle w:val="TOC1"/>
            <w:rPr>
              <w:del w:id="464" w:author="Rachel Shipsey" w:date="2025-06-19T14:55:00Z"/>
              <w:rFonts w:asciiTheme="minorHAnsi" w:eastAsiaTheme="minorEastAsia" w:hAnsiTheme="minorHAnsi"/>
              <w:kern w:val="2"/>
              <w:sz w:val="22"/>
              <w:lang w:val="en-GB" w:eastAsia="en-GB"/>
              <w14:ligatures w14:val="standardContextual"/>
            </w:rPr>
            <w:pPrChange w:id="465" w:author="Rachel Shipsey" w:date="2025-06-19T18:44:00Z">
              <w:pPr>
                <w:pStyle w:val="TOC3"/>
              </w:pPr>
            </w:pPrChange>
          </w:pPr>
          <w:del w:id="466" w:author="Rachel Shipsey" w:date="2025-06-19T14:55:00Z">
            <w:r w:rsidRPr="007F7AFB" w:rsidDel="007F7AFB">
              <w:rPr>
                <w:rPrChange w:id="467" w:author="Rachel Shipsey" w:date="2025-06-19T14:55:00Z">
                  <w:rPr>
                    <w:rStyle w:val="Hyperlink"/>
                    <w:noProof/>
                  </w:rPr>
                </w:rPrChange>
              </w:rPr>
              <w:delText>16.3.2</w:delText>
            </w:r>
            <w:r w:rsidDel="007F7AFB">
              <w:rPr>
                <w:webHidden/>
              </w:rPr>
              <w:tab/>
              <w:delText>49</w:delText>
            </w:r>
          </w:del>
        </w:p>
        <w:p w14:paraId="74A03FC4" w14:textId="23EC0928" w:rsidR="000E359F" w:rsidDel="007F7AFB" w:rsidRDefault="000E359F">
          <w:pPr>
            <w:pStyle w:val="TOC1"/>
            <w:rPr>
              <w:del w:id="468" w:author="Rachel Shipsey" w:date="2025-06-19T14:55:00Z"/>
              <w:rFonts w:asciiTheme="minorHAnsi" w:eastAsiaTheme="minorEastAsia" w:hAnsiTheme="minorHAnsi"/>
              <w:kern w:val="2"/>
              <w:sz w:val="22"/>
              <w:lang w:val="en-GB" w:eastAsia="en-GB"/>
              <w14:ligatures w14:val="standardContextual"/>
            </w:rPr>
            <w:pPrChange w:id="469" w:author="Rachel Shipsey" w:date="2025-06-19T18:44:00Z">
              <w:pPr>
                <w:pStyle w:val="TOC2"/>
                <w:tabs>
                  <w:tab w:val="left" w:pos="1100"/>
                </w:tabs>
              </w:pPr>
            </w:pPrChange>
          </w:pPr>
          <w:del w:id="470" w:author="Rachel Shipsey" w:date="2025-06-19T14:55:00Z">
            <w:r w:rsidRPr="007F7AFB" w:rsidDel="007F7AFB">
              <w:rPr>
                <w:rPrChange w:id="471" w:author="Rachel Shipsey" w:date="2025-06-19T14:55:00Z">
                  <w:rPr>
                    <w:rStyle w:val="Hyperlink"/>
                    <w:noProof/>
                  </w:rPr>
                </w:rPrChange>
              </w:rPr>
              <w:delText>16.4</w:delText>
            </w:r>
            <w:r w:rsidDel="007F7AFB">
              <w:rPr>
                <w:rFonts w:asciiTheme="minorHAnsi" w:eastAsiaTheme="minorEastAsia" w:hAnsiTheme="minorHAnsi"/>
                <w:kern w:val="2"/>
                <w:sz w:val="22"/>
                <w:lang w:val="en-GB" w:eastAsia="en-GB"/>
                <w14:ligatures w14:val="standardContextual"/>
              </w:rPr>
              <w:tab/>
            </w:r>
            <w:r w:rsidRPr="007F7AFB" w:rsidDel="007F7AFB">
              <w:rPr>
                <w:rPrChange w:id="472" w:author="Rachel Shipsey" w:date="2025-06-19T14:55:00Z">
                  <w:rPr>
                    <w:rStyle w:val="Hyperlink"/>
                    <w:rFonts w:ascii="Aptos Display" w:eastAsia="Aptos Display" w:hAnsi="Aptos Display" w:cs="Aptos Display"/>
                    <w:noProof/>
                  </w:rPr>
                </w:rPrChange>
              </w:rPr>
              <w:delText>5.4 Challenges and Lessons Learnt</w:delText>
            </w:r>
            <w:r w:rsidDel="007F7AFB">
              <w:rPr>
                <w:webHidden/>
              </w:rPr>
              <w:tab/>
              <w:delText>50</w:delText>
            </w:r>
          </w:del>
        </w:p>
        <w:p w14:paraId="42BB2E06" w14:textId="55B3873E" w:rsidR="000E359F" w:rsidDel="007F7AFB" w:rsidRDefault="000E359F">
          <w:pPr>
            <w:pStyle w:val="TOC1"/>
            <w:rPr>
              <w:del w:id="473" w:author="Rachel Shipsey" w:date="2025-06-19T14:55:00Z"/>
              <w:rFonts w:asciiTheme="minorHAnsi" w:eastAsiaTheme="minorEastAsia" w:hAnsiTheme="minorHAnsi"/>
              <w:kern w:val="2"/>
              <w:sz w:val="22"/>
              <w:lang w:val="en-GB" w:eastAsia="en-GB"/>
              <w14:ligatures w14:val="standardContextual"/>
            </w:rPr>
            <w:pPrChange w:id="474" w:author="Rachel Shipsey" w:date="2025-06-19T18:44:00Z">
              <w:pPr>
                <w:pStyle w:val="TOC2"/>
              </w:pPr>
            </w:pPrChange>
          </w:pPr>
          <w:del w:id="475" w:author="Rachel Shipsey" w:date="2025-06-19T14:55:00Z">
            <w:r w:rsidRPr="007F7AFB" w:rsidDel="007F7AFB">
              <w:rPr>
                <w:rPrChange w:id="476" w:author="Rachel Shipsey" w:date="2025-06-19T14:55:00Z">
                  <w:rPr>
                    <w:rStyle w:val="Hyperlink"/>
                    <w:rFonts w:cs="Arial"/>
                    <w:bCs/>
                    <w:noProof/>
                  </w:rPr>
                </w:rPrChange>
              </w:rPr>
              <w:delText>16.5</w:delText>
            </w:r>
            <w:r w:rsidDel="007F7AFB">
              <w:rPr>
                <w:webHidden/>
              </w:rPr>
              <w:tab/>
              <w:delText>51</w:delText>
            </w:r>
          </w:del>
        </w:p>
        <w:p w14:paraId="21E184B5" w14:textId="1276BD54" w:rsidR="000E359F" w:rsidDel="007F7AFB" w:rsidRDefault="000E359F">
          <w:pPr>
            <w:pStyle w:val="TOC1"/>
            <w:rPr>
              <w:del w:id="477" w:author="Rachel Shipsey" w:date="2025-06-19T14:55:00Z"/>
              <w:rFonts w:asciiTheme="minorHAnsi" w:eastAsiaTheme="minorEastAsia" w:hAnsiTheme="minorHAnsi" w:cstheme="minorBidi"/>
              <w:color w:val="auto"/>
              <w:kern w:val="2"/>
              <w:sz w:val="22"/>
              <w:lang w:val="en-GB" w:eastAsia="en-GB"/>
              <w14:ligatures w14:val="standardContextual"/>
            </w:rPr>
          </w:pPr>
          <w:del w:id="478" w:author="Rachel Shipsey" w:date="2025-06-19T14:55:00Z">
            <w:r w:rsidRPr="007F7AFB" w:rsidDel="007F7AFB">
              <w:rPr>
                <w:rPrChange w:id="479" w:author="Rachel Shipsey" w:date="2025-06-19T14:55:00Z">
                  <w:rPr>
                    <w:rStyle w:val="Hyperlink"/>
                    <w:rFonts w:asciiTheme="majorHAnsi" w:hAnsiTheme="majorHAnsi"/>
                  </w:rPr>
                </w:rPrChange>
              </w:rPr>
              <w:delText>17</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480" w:author="Rachel Shipsey" w:date="2025-06-19T14:55:00Z">
                  <w:rPr>
                    <w:rStyle w:val="Hyperlink"/>
                    <w:rFonts w:asciiTheme="majorHAnsi" w:hAnsiTheme="majorHAnsi"/>
                  </w:rPr>
                </w:rPrChange>
              </w:rPr>
              <w:delText xml:space="preserve">CHAPTER SIX: </w:delText>
            </w:r>
            <w:r w:rsidRPr="007F7AFB" w:rsidDel="007F7AFB">
              <w:rPr>
                <w:rPrChange w:id="481" w:author="Rachel Shipsey" w:date="2025-06-19T14:55:00Z">
                  <w:rPr>
                    <w:rStyle w:val="Hyperlink"/>
                  </w:rPr>
                </w:rPrChange>
              </w:rPr>
              <w:delText>Census Testing and Pilots</w:delText>
            </w:r>
            <w:r w:rsidDel="007F7AFB">
              <w:rPr>
                <w:webHidden/>
              </w:rPr>
              <w:tab/>
              <w:delText>52</w:delText>
            </w:r>
          </w:del>
        </w:p>
        <w:p w14:paraId="63ACD623" w14:textId="76F18C23" w:rsidR="000E359F" w:rsidDel="007F7AFB" w:rsidRDefault="000E359F">
          <w:pPr>
            <w:pStyle w:val="TOC1"/>
            <w:rPr>
              <w:del w:id="482" w:author="Rachel Shipsey" w:date="2025-06-19T14:55:00Z"/>
              <w:rFonts w:asciiTheme="minorHAnsi" w:eastAsiaTheme="minorEastAsia" w:hAnsiTheme="minorHAnsi"/>
              <w:kern w:val="2"/>
              <w:sz w:val="22"/>
              <w:lang w:val="en-GB" w:eastAsia="en-GB"/>
              <w14:ligatures w14:val="standardContextual"/>
            </w:rPr>
            <w:pPrChange w:id="483" w:author="Rachel Shipsey" w:date="2025-06-19T18:44:00Z">
              <w:pPr>
                <w:pStyle w:val="TOC2"/>
                <w:tabs>
                  <w:tab w:val="left" w:pos="660"/>
                </w:tabs>
              </w:pPr>
            </w:pPrChange>
          </w:pPr>
          <w:del w:id="484" w:author="Rachel Shipsey" w:date="2025-06-19T14:55:00Z">
            <w:r w:rsidRPr="007F7AFB" w:rsidDel="007F7AFB">
              <w:rPr>
                <w:rPrChange w:id="485" w:author="Rachel Shipsey" w:date="2025-06-19T14:55:00Z">
                  <w:rPr>
                    <w:rStyle w:val="Hyperlink"/>
                    <w:rFonts w:cs="Arial"/>
                    <w:bCs/>
                    <w:noProof/>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486" w:author="Rachel Shipsey" w:date="2025-06-19T14:55:00Z">
                  <w:rPr>
                    <w:rStyle w:val="Hyperlink"/>
                    <w:rFonts w:cs="Arial"/>
                    <w:bCs/>
                    <w:noProof/>
                  </w:rPr>
                </w:rPrChange>
              </w:rPr>
              <w:delText>Introduction</w:delText>
            </w:r>
            <w:r w:rsidDel="007F7AFB">
              <w:rPr>
                <w:webHidden/>
              </w:rPr>
              <w:tab/>
              <w:delText>52</w:delText>
            </w:r>
          </w:del>
        </w:p>
        <w:p w14:paraId="789FFA5E" w14:textId="29E8AB70" w:rsidR="000E359F" w:rsidDel="007F7AFB" w:rsidRDefault="000E359F">
          <w:pPr>
            <w:pStyle w:val="TOC1"/>
            <w:rPr>
              <w:del w:id="487" w:author="Rachel Shipsey" w:date="2025-06-19T14:55:00Z"/>
              <w:rFonts w:asciiTheme="minorHAnsi" w:eastAsiaTheme="minorEastAsia" w:hAnsiTheme="minorHAnsi"/>
              <w:kern w:val="2"/>
              <w:sz w:val="22"/>
              <w:lang w:val="en-GB" w:eastAsia="en-GB"/>
              <w14:ligatures w14:val="standardContextual"/>
            </w:rPr>
            <w:pPrChange w:id="488" w:author="Rachel Shipsey" w:date="2025-06-19T18:44:00Z">
              <w:pPr>
                <w:pStyle w:val="TOC2"/>
                <w:tabs>
                  <w:tab w:val="left" w:pos="660"/>
                </w:tabs>
              </w:pPr>
            </w:pPrChange>
          </w:pPr>
          <w:del w:id="489" w:author="Rachel Shipsey" w:date="2025-06-19T14:55:00Z">
            <w:r w:rsidRPr="007F7AFB" w:rsidDel="007F7AFB">
              <w:rPr>
                <w:rPrChange w:id="490" w:author="Rachel Shipsey" w:date="2025-06-19T14:55:00Z">
                  <w:rPr>
                    <w:rStyle w:val="Hyperlink"/>
                    <w:rFonts w:cs="Arial"/>
                    <w:bCs/>
                    <w:noProof/>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491" w:author="Rachel Shipsey" w:date="2025-06-19T14:55:00Z">
                  <w:rPr>
                    <w:rStyle w:val="Hyperlink"/>
                    <w:rFonts w:cs="Arial"/>
                    <w:bCs/>
                    <w:noProof/>
                  </w:rPr>
                </w:rPrChange>
              </w:rPr>
              <w:delText>Key areas to be piloted in digital census.</w:delText>
            </w:r>
            <w:r w:rsidDel="007F7AFB">
              <w:rPr>
                <w:webHidden/>
              </w:rPr>
              <w:tab/>
              <w:delText>54</w:delText>
            </w:r>
          </w:del>
        </w:p>
        <w:p w14:paraId="2C54D971" w14:textId="3B64B624" w:rsidR="000E359F" w:rsidDel="007F7AFB" w:rsidRDefault="000E359F">
          <w:pPr>
            <w:pStyle w:val="TOC1"/>
            <w:rPr>
              <w:del w:id="492" w:author="Rachel Shipsey" w:date="2025-06-19T14:55:00Z"/>
              <w:rFonts w:asciiTheme="minorHAnsi" w:eastAsiaTheme="minorEastAsia" w:hAnsiTheme="minorHAnsi"/>
              <w:kern w:val="2"/>
              <w:sz w:val="22"/>
              <w:lang w:val="en-GB" w:eastAsia="en-GB"/>
              <w14:ligatures w14:val="standardContextual"/>
            </w:rPr>
            <w:pPrChange w:id="493" w:author="Rachel Shipsey" w:date="2025-06-19T18:44:00Z">
              <w:pPr>
                <w:pStyle w:val="TOC3"/>
                <w:tabs>
                  <w:tab w:val="left" w:pos="880"/>
                </w:tabs>
              </w:pPr>
            </w:pPrChange>
          </w:pPr>
          <w:del w:id="494" w:author="Rachel Shipsey" w:date="2025-06-19T14:55:00Z">
            <w:r w:rsidRPr="007F7AFB" w:rsidDel="007F7AFB">
              <w:rPr>
                <w:rPrChange w:id="495" w:author="Rachel Shipsey" w:date="2025-06-19T14:55:00Z">
                  <w:rPr>
                    <w:rStyle w:val="Hyperlink"/>
                    <w:rFonts w:eastAsia="Arial" w:cs="Arial"/>
                    <w:bCs/>
                    <w:noProof/>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496" w:author="Rachel Shipsey" w:date="2025-06-19T14:55:00Z">
                  <w:rPr>
                    <w:rStyle w:val="Hyperlink"/>
                    <w:rFonts w:eastAsia="Arial" w:cs="Arial"/>
                    <w:bCs/>
                    <w:noProof/>
                  </w:rPr>
                </w:rPrChange>
              </w:rPr>
              <w:delText>Selected Country experiences</w:delText>
            </w:r>
            <w:r w:rsidDel="007F7AFB">
              <w:rPr>
                <w:webHidden/>
              </w:rPr>
              <w:tab/>
              <w:delText>56</w:delText>
            </w:r>
          </w:del>
        </w:p>
        <w:p w14:paraId="4E26901A" w14:textId="3E297317" w:rsidR="000E359F" w:rsidDel="007F7AFB" w:rsidRDefault="000E359F">
          <w:pPr>
            <w:pStyle w:val="TOC1"/>
            <w:rPr>
              <w:del w:id="497" w:author="Rachel Shipsey" w:date="2025-06-19T14:55:00Z"/>
              <w:rFonts w:asciiTheme="minorHAnsi" w:eastAsiaTheme="minorEastAsia" w:hAnsiTheme="minorHAnsi"/>
              <w:kern w:val="2"/>
              <w:sz w:val="22"/>
              <w:lang w:val="en-GB" w:eastAsia="en-GB"/>
              <w14:ligatures w14:val="standardContextual"/>
            </w:rPr>
            <w:pPrChange w:id="498" w:author="Rachel Shipsey" w:date="2025-06-19T18:44:00Z">
              <w:pPr>
                <w:pStyle w:val="TOC3"/>
              </w:pPr>
            </w:pPrChange>
          </w:pPr>
          <w:del w:id="499" w:author="Rachel Shipsey" w:date="2025-06-19T14:55:00Z">
            <w:r w:rsidRPr="007F7AFB" w:rsidDel="007F7AFB">
              <w:rPr>
                <w:rPrChange w:id="500" w:author="Rachel Shipsey" w:date="2025-06-19T14:55:00Z">
                  <w:rPr>
                    <w:rStyle w:val="Hyperlink"/>
                    <w:rFonts w:eastAsia="Arial" w:cs="Arial"/>
                    <w:bCs/>
                    <w:noProof/>
                  </w:rPr>
                </w:rPrChange>
              </w:rPr>
              <w:delText>17.1.1</w:delText>
            </w:r>
            <w:r w:rsidDel="007F7AFB">
              <w:rPr>
                <w:webHidden/>
              </w:rPr>
              <w:tab/>
              <w:delText>57</w:delText>
            </w:r>
          </w:del>
        </w:p>
        <w:p w14:paraId="38731D4C" w14:textId="661BA740" w:rsidR="000E359F" w:rsidDel="007F7AFB" w:rsidRDefault="000E359F">
          <w:pPr>
            <w:pStyle w:val="TOC1"/>
            <w:rPr>
              <w:del w:id="501" w:author="Rachel Shipsey" w:date="2025-06-19T14:55:00Z"/>
              <w:rFonts w:asciiTheme="minorHAnsi" w:eastAsiaTheme="minorEastAsia" w:hAnsiTheme="minorHAnsi"/>
              <w:kern w:val="2"/>
              <w:sz w:val="22"/>
              <w:lang w:val="en-GB" w:eastAsia="en-GB"/>
              <w14:ligatures w14:val="standardContextual"/>
            </w:rPr>
            <w:pPrChange w:id="502" w:author="Rachel Shipsey" w:date="2025-06-19T18:44:00Z">
              <w:pPr>
                <w:pStyle w:val="TOC3"/>
                <w:tabs>
                  <w:tab w:val="left" w:pos="880"/>
                </w:tabs>
              </w:pPr>
            </w:pPrChange>
          </w:pPr>
          <w:del w:id="503" w:author="Rachel Shipsey" w:date="2025-06-19T14:55:00Z">
            <w:r w:rsidRPr="007F7AFB" w:rsidDel="007F7AFB">
              <w:rPr>
                <w:rPrChange w:id="504" w:author="Rachel Shipsey" w:date="2025-06-19T14:55:00Z">
                  <w:rPr>
                    <w:rStyle w:val="Hyperlink"/>
                    <w:rFonts w:eastAsia="Arial" w:cs="Arial"/>
                    <w:bCs/>
                    <w:noProof/>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505" w:author="Rachel Shipsey" w:date="2025-06-19T14:55:00Z">
                  <w:rPr>
                    <w:rStyle w:val="Hyperlink"/>
                    <w:rFonts w:eastAsia="Arial" w:cs="Arial"/>
                    <w:bCs/>
                    <w:noProof/>
                  </w:rPr>
                </w:rPrChange>
              </w:rPr>
              <w:delText>Challenges and Lessons Learnt</w:delText>
            </w:r>
            <w:r w:rsidDel="007F7AFB">
              <w:rPr>
                <w:webHidden/>
              </w:rPr>
              <w:tab/>
              <w:delText>58</w:delText>
            </w:r>
          </w:del>
        </w:p>
        <w:p w14:paraId="3337BD02" w14:textId="4938DBB4" w:rsidR="000E359F" w:rsidDel="007F7AFB" w:rsidRDefault="000E359F">
          <w:pPr>
            <w:pStyle w:val="TOC1"/>
            <w:rPr>
              <w:del w:id="506" w:author="Rachel Shipsey" w:date="2025-06-19T14:55:00Z"/>
              <w:rFonts w:asciiTheme="minorHAnsi" w:eastAsiaTheme="minorEastAsia" w:hAnsiTheme="minorHAnsi"/>
              <w:kern w:val="2"/>
              <w:sz w:val="22"/>
              <w:lang w:val="en-GB" w:eastAsia="en-GB"/>
              <w14:ligatures w14:val="standardContextual"/>
            </w:rPr>
            <w:pPrChange w:id="507" w:author="Rachel Shipsey" w:date="2025-06-19T18:44:00Z">
              <w:pPr>
                <w:pStyle w:val="TOC3"/>
                <w:tabs>
                  <w:tab w:val="left" w:pos="880"/>
                </w:tabs>
              </w:pPr>
            </w:pPrChange>
          </w:pPr>
          <w:del w:id="508" w:author="Rachel Shipsey" w:date="2025-06-19T14:55:00Z">
            <w:r w:rsidRPr="007F7AFB" w:rsidDel="007F7AFB">
              <w:rPr>
                <w:rPrChange w:id="509" w:author="Rachel Shipsey" w:date="2025-06-19T14:55:00Z">
                  <w:rPr>
                    <w:rStyle w:val="Hyperlink"/>
                    <w:rFonts w:eastAsia="Arial" w:cs="Arial"/>
                    <w:bCs/>
                    <w:noProof/>
                  </w:rPr>
                </w:rPrChange>
              </w:rPr>
              <w:delText>e)</w:delText>
            </w:r>
            <w:r w:rsidDel="007F7AFB">
              <w:rPr>
                <w:rFonts w:asciiTheme="minorHAnsi" w:eastAsiaTheme="minorEastAsia" w:hAnsiTheme="minorHAnsi"/>
                <w:kern w:val="2"/>
                <w:sz w:val="22"/>
                <w:lang w:val="en-GB" w:eastAsia="en-GB"/>
                <w14:ligatures w14:val="standardContextual"/>
              </w:rPr>
              <w:tab/>
            </w:r>
            <w:r w:rsidRPr="007F7AFB" w:rsidDel="007F7AFB">
              <w:rPr>
                <w:rPrChange w:id="510" w:author="Rachel Shipsey" w:date="2025-06-19T14:55:00Z">
                  <w:rPr>
                    <w:rStyle w:val="Hyperlink"/>
                    <w:rFonts w:eastAsia="Arial" w:cs="Arial"/>
                    <w:bCs/>
                    <w:noProof/>
                  </w:rPr>
                </w:rPrChange>
              </w:rPr>
              <w:delText>Recommendations</w:delText>
            </w:r>
            <w:r w:rsidDel="007F7AFB">
              <w:rPr>
                <w:webHidden/>
              </w:rPr>
              <w:tab/>
              <w:delText>59</w:delText>
            </w:r>
          </w:del>
        </w:p>
        <w:p w14:paraId="7C5ACBBE" w14:textId="57F507DA" w:rsidR="000E359F" w:rsidDel="007F7AFB" w:rsidRDefault="000E359F">
          <w:pPr>
            <w:pStyle w:val="TOC1"/>
            <w:rPr>
              <w:del w:id="511" w:author="Rachel Shipsey" w:date="2025-06-19T14:55:00Z"/>
              <w:rFonts w:asciiTheme="minorHAnsi" w:eastAsiaTheme="minorEastAsia" w:hAnsiTheme="minorHAnsi"/>
              <w:kern w:val="2"/>
              <w:sz w:val="22"/>
              <w:lang w:val="en-GB" w:eastAsia="en-GB"/>
              <w14:ligatures w14:val="standardContextual"/>
            </w:rPr>
            <w:pPrChange w:id="512" w:author="Rachel Shipsey" w:date="2025-06-19T18:44:00Z">
              <w:pPr>
                <w:pStyle w:val="TOC2"/>
              </w:pPr>
            </w:pPrChange>
          </w:pPr>
          <w:del w:id="513" w:author="Rachel Shipsey" w:date="2025-06-19T14:55:00Z">
            <w:r w:rsidRPr="007F7AFB" w:rsidDel="007F7AFB">
              <w:rPr>
                <w:rPrChange w:id="514" w:author="Rachel Shipsey" w:date="2025-06-19T14:55:00Z">
                  <w:rPr>
                    <w:rStyle w:val="Hyperlink"/>
                    <w:rFonts w:cs="Arial"/>
                    <w:bCs/>
                    <w:noProof/>
                  </w:rPr>
                </w:rPrChange>
              </w:rPr>
              <w:delText>4.2</w:delText>
            </w:r>
            <w:r w:rsidDel="007F7AFB">
              <w:rPr>
                <w:rFonts w:asciiTheme="minorHAnsi" w:eastAsiaTheme="minorEastAsia" w:hAnsiTheme="minorHAnsi"/>
                <w:kern w:val="2"/>
                <w:sz w:val="22"/>
                <w:lang w:val="en-GB" w:eastAsia="en-GB"/>
                <w14:ligatures w14:val="standardContextual"/>
              </w:rPr>
              <w:tab/>
            </w:r>
            <w:r w:rsidRPr="007F7AFB" w:rsidDel="007F7AFB">
              <w:rPr>
                <w:rPrChange w:id="515" w:author="Rachel Shipsey" w:date="2025-06-19T14:55:00Z">
                  <w:rPr>
                    <w:rStyle w:val="Hyperlink"/>
                    <w:rFonts w:cs="Arial"/>
                    <w:bCs/>
                    <w:noProof/>
                  </w:rPr>
                </w:rPrChange>
              </w:rPr>
              <w:delText>References</w:delText>
            </w:r>
            <w:r w:rsidDel="007F7AFB">
              <w:rPr>
                <w:webHidden/>
              </w:rPr>
              <w:tab/>
              <w:delText>60</w:delText>
            </w:r>
          </w:del>
        </w:p>
        <w:p w14:paraId="424725F2" w14:textId="1C170AA2" w:rsidR="000E359F" w:rsidDel="007F7AFB" w:rsidRDefault="000E359F">
          <w:pPr>
            <w:pStyle w:val="TOC1"/>
            <w:rPr>
              <w:del w:id="516" w:author="Rachel Shipsey" w:date="2025-06-19T14:55:00Z"/>
              <w:rFonts w:asciiTheme="minorHAnsi" w:eastAsiaTheme="minorEastAsia" w:hAnsiTheme="minorHAnsi" w:cstheme="minorBidi"/>
              <w:color w:val="auto"/>
              <w:kern w:val="2"/>
              <w:sz w:val="22"/>
              <w:lang w:val="en-GB" w:eastAsia="en-GB"/>
              <w14:ligatures w14:val="standardContextual"/>
            </w:rPr>
          </w:pPr>
          <w:del w:id="517" w:author="Rachel Shipsey" w:date="2025-06-19T14:55:00Z">
            <w:r w:rsidRPr="007F7AFB" w:rsidDel="007F7AFB">
              <w:rPr>
                <w:rPrChange w:id="518" w:author="Rachel Shipsey" w:date="2025-06-19T14:55:00Z">
                  <w:rPr>
                    <w:rStyle w:val="Hyperlink"/>
                    <w:bCs/>
                  </w:rPr>
                </w:rPrChange>
              </w:rPr>
              <w:delText>18</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519" w:author="Rachel Shipsey" w:date="2025-06-19T14:55:00Z">
                  <w:rPr>
                    <w:rStyle w:val="Hyperlink"/>
                    <w:bCs/>
                  </w:rPr>
                </w:rPrChange>
              </w:rPr>
              <w:delText>CHAPTER SEVEN: Recruitment and Training of Field Personnel</w:delText>
            </w:r>
            <w:r w:rsidDel="007F7AFB">
              <w:rPr>
                <w:webHidden/>
              </w:rPr>
              <w:tab/>
              <w:delText>61</w:delText>
            </w:r>
          </w:del>
        </w:p>
        <w:p w14:paraId="3E877A5F" w14:textId="156909FB" w:rsidR="000E359F" w:rsidDel="007F7AFB" w:rsidRDefault="000E359F">
          <w:pPr>
            <w:pStyle w:val="TOC1"/>
            <w:rPr>
              <w:del w:id="520" w:author="Rachel Shipsey" w:date="2025-06-19T14:55:00Z"/>
              <w:rFonts w:asciiTheme="minorHAnsi" w:eastAsiaTheme="minorEastAsia" w:hAnsiTheme="minorHAnsi"/>
              <w:kern w:val="2"/>
              <w:sz w:val="22"/>
              <w:lang w:val="en-GB" w:eastAsia="en-GB"/>
              <w14:ligatures w14:val="standardContextual"/>
            </w:rPr>
            <w:pPrChange w:id="521" w:author="Rachel Shipsey" w:date="2025-06-19T18:44:00Z">
              <w:pPr>
                <w:pStyle w:val="TOC2"/>
              </w:pPr>
            </w:pPrChange>
          </w:pPr>
          <w:del w:id="522" w:author="Rachel Shipsey" w:date="2025-06-19T14:55:00Z">
            <w:r w:rsidRPr="007F7AFB" w:rsidDel="007F7AFB">
              <w:rPr>
                <w:rPrChange w:id="523" w:author="Rachel Shipsey" w:date="2025-06-19T14:55:00Z">
                  <w:rPr>
                    <w:rStyle w:val="Hyperlink"/>
                    <w:rFonts w:cs="Arial"/>
                    <w:bCs/>
                    <w:noProof/>
                  </w:rPr>
                </w:rPrChange>
              </w:rPr>
              <w:delText>18.1</w:delText>
            </w:r>
            <w:r w:rsidDel="007F7AFB">
              <w:rPr>
                <w:webHidden/>
              </w:rPr>
              <w:tab/>
              <w:delText>61</w:delText>
            </w:r>
          </w:del>
        </w:p>
        <w:p w14:paraId="6E6E76F6" w14:textId="54DED74D" w:rsidR="000E359F" w:rsidDel="007F7AFB" w:rsidRDefault="000E359F">
          <w:pPr>
            <w:pStyle w:val="TOC1"/>
            <w:rPr>
              <w:del w:id="524" w:author="Rachel Shipsey" w:date="2025-06-19T14:55:00Z"/>
              <w:rFonts w:asciiTheme="minorHAnsi" w:eastAsiaTheme="minorEastAsia" w:hAnsiTheme="minorHAnsi"/>
              <w:kern w:val="2"/>
              <w:sz w:val="22"/>
              <w:lang w:val="en-GB" w:eastAsia="en-GB"/>
              <w14:ligatures w14:val="standardContextual"/>
            </w:rPr>
            <w:pPrChange w:id="525" w:author="Rachel Shipsey" w:date="2025-06-19T18:44:00Z">
              <w:pPr>
                <w:pStyle w:val="TOC2"/>
              </w:pPr>
            </w:pPrChange>
          </w:pPr>
          <w:del w:id="526" w:author="Rachel Shipsey" w:date="2025-06-19T14:55:00Z">
            <w:r w:rsidRPr="007F7AFB" w:rsidDel="007F7AFB">
              <w:rPr>
                <w:rPrChange w:id="527" w:author="Rachel Shipsey" w:date="2025-06-19T14:55:00Z">
                  <w:rPr>
                    <w:rStyle w:val="Hyperlink"/>
                    <w:rFonts w:cs="Arial"/>
                    <w:bCs/>
                    <w:noProof/>
                  </w:rPr>
                </w:rPrChange>
              </w:rPr>
              <w:delText>7.0</w:delText>
            </w:r>
            <w:r w:rsidDel="007F7AFB">
              <w:rPr>
                <w:rFonts w:asciiTheme="minorHAnsi" w:eastAsiaTheme="minorEastAsia" w:hAnsiTheme="minorHAnsi"/>
                <w:kern w:val="2"/>
                <w:sz w:val="22"/>
                <w:lang w:val="en-GB" w:eastAsia="en-GB"/>
                <w14:ligatures w14:val="standardContextual"/>
              </w:rPr>
              <w:tab/>
            </w:r>
            <w:r w:rsidRPr="007F7AFB" w:rsidDel="007F7AFB">
              <w:rPr>
                <w:rPrChange w:id="528" w:author="Rachel Shipsey" w:date="2025-06-19T14:55:00Z">
                  <w:rPr>
                    <w:rStyle w:val="Hyperlink"/>
                    <w:rFonts w:cs="Arial"/>
                    <w:bCs/>
                    <w:noProof/>
                  </w:rPr>
                </w:rPrChange>
              </w:rPr>
              <w:delText>Introduction</w:delText>
            </w:r>
            <w:r w:rsidDel="007F7AFB">
              <w:rPr>
                <w:webHidden/>
              </w:rPr>
              <w:tab/>
              <w:delText>61</w:delText>
            </w:r>
          </w:del>
        </w:p>
        <w:p w14:paraId="1ED69D27" w14:textId="59EB3E39" w:rsidR="000E359F" w:rsidDel="007F7AFB" w:rsidRDefault="000E359F">
          <w:pPr>
            <w:pStyle w:val="TOC1"/>
            <w:rPr>
              <w:del w:id="529" w:author="Rachel Shipsey" w:date="2025-06-19T14:55:00Z"/>
              <w:rFonts w:asciiTheme="minorHAnsi" w:eastAsiaTheme="minorEastAsia" w:hAnsiTheme="minorHAnsi"/>
              <w:kern w:val="2"/>
              <w:sz w:val="22"/>
              <w:lang w:val="en-GB" w:eastAsia="en-GB"/>
              <w14:ligatures w14:val="standardContextual"/>
            </w:rPr>
            <w:pPrChange w:id="530" w:author="Rachel Shipsey" w:date="2025-06-19T18:44:00Z">
              <w:pPr>
                <w:pStyle w:val="TOC2"/>
              </w:pPr>
            </w:pPrChange>
          </w:pPr>
          <w:del w:id="531" w:author="Rachel Shipsey" w:date="2025-06-19T14:55:00Z">
            <w:r w:rsidRPr="007F7AFB" w:rsidDel="007F7AFB">
              <w:rPr>
                <w:rPrChange w:id="532" w:author="Rachel Shipsey" w:date="2025-06-19T14:55:00Z">
                  <w:rPr>
                    <w:rStyle w:val="Hyperlink"/>
                    <w:rFonts w:cs="Arial"/>
                    <w:bCs/>
                    <w:noProof/>
                  </w:rPr>
                </w:rPrChange>
              </w:rPr>
              <w:delText>7.1</w:delText>
            </w:r>
            <w:r w:rsidDel="007F7AFB">
              <w:rPr>
                <w:rFonts w:asciiTheme="minorHAnsi" w:eastAsiaTheme="minorEastAsia" w:hAnsiTheme="minorHAnsi"/>
                <w:kern w:val="2"/>
                <w:sz w:val="22"/>
                <w:lang w:val="en-GB" w:eastAsia="en-GB"/>
                <w14:ligatures w14:val="standardContextual"/>
              </w:rPr>
              <w:tab/>
            </w:r>
            <w:r w:rsidRPr="007F7AFB" w:rsidDel="007F7AFB">
              <w:rPr>
                <w:rPrChange w:id="533" w:author="Rachel Shipsey" w:date="2025-06-19T14:55:00Z">
                  <w:rPr>
                    <w:rStyle w:val="Hyperlink"/>
                    <w:rFonts w:cs="Arial"/>
                    <w:bCs/>
                    <w:noProof/>
                  </w:rPr>
                </w:rPrChange>
              </w:rPr>
              <w:delText>Key implementation areas for recruitment and training for a digital census</w:delText>
            </w:r>
            <w:r w:rsidDel="007F7AFB">
              <w:rPr>
                <w:webHidden/>
              </w:rPr>
              <w:tab/>
              <w:delText>63</w:delText>
            </w:r>
          </w:del>
        </w:p>
        <w:p w14:paraId="2A57964B" w14:textId="5CCE35FC" w:rsidR="000E359F" w:rsidDel="007F7AFB" w:rsidRDefault="000E359F">
          <w:pPr>
            <w:pStyle w:val="TOC1"/>
            <w:rPr>
              <w:del w:id="534" w:author="Rachel Shipsey" w:date="2025-06-19T14:55:00Z"/>
              <w:rFonts w:asciiTheme="minorHAnsi" w:eastAsiaTheme="minorEastAsia" w:hAnsiTheme="minorHAnsi"/>
              <w:kern w:val="2"/>
              <w:sz w:val="22"/>
              <w:lang w:val="en-GB" w:eastAsia="en-GB"/>
              <w14:ligatures w14:val="standardContextual"/>
            </w:rPr>
            <w:pPrChange w:id="535" w:author="Rachel Shipsey" w:date="2025-06-19T18:44:00Z">
              <w:pPr>
                <w:pStyle w:val="TOC2"/>
              </w:pPr>
            </w:pPrChange>
          </w:pPr>
          <w:del w:id="536" w:author="Rachel Shipsey" w:date="2025-06-19T14:55:00Z">
            <w:r w:rsidRPr="007F7AFB" w:rsidDel="007F7AFB">
              <w:rPr>
                <w:rPrChange w:id="537" w:author="Rachel Shipsey" w:date="2025-06-19T14:55:00Z">
                  <w:rPr>
                    <w:rStyle w:val="Hyperlink"/>
                    <w:rFonts w:cs="Arial"/>
                    <w:bCs/>
                    <w:noProof/>
                  </w:rPr>
                </w:rPrChange>
              </w:rPr>
              <w:delText>7.2</w:delText>
            </w:r>
            <w:r w:rsidDel="007F7AFB">
              <w:rPr>
                <w:rFonts w:asciiTheme="minorHAnsi" w:eastAsiaTheme="minorEastAsia" w:hAnsiTheme="minorHAnsi"/>
                <w:kern w:val="2"/>
                <w:sz w:val="22"/>
                <w:lang w:val="en-GB" w:eastAsia="en-GB"/>
                <w14:ligatures w14:val="standardContextual"/>
              </w:rPr>
              <w:tab/>
            </w:r>
            <w:r w:rsidRPr="007F7AFB" w:rsidDel="007F7AFB">
              <w:rPr>
                <w:rPrChange w:id="538" w:author="Rachel Shipsey" w:date="2025-06-19T14:55:00Z">
                  <w:rPr>
                    <w:rStyle w:val="Hyperlink"/>
                    <w:rFonts w:cs="Arial"/>
                    <w:bCs/>
                    <w:noProof/>
                  </w:rPr>
                </w:rPrChange>
              </w:rPr>
              <w:delText>Selected Country experiences</w:delText>
            </w:r>
            <w:r w:rsidDel="007F7AFB">
              <w:rPr>
                <w:webHidden/>
              </w:rPr>
              <w:tab/>
              <w:delText>64</w:delText>
            </w:r>
          </w:del>
        </w:p>
        <w:p w14:paraId="7D2D8CC4" w14:textId="09D07CDC" w:rsidR="000E359F" w:rsidDel="007F7AFB" w:rsidRDefault="000E359F">
          <w:pPr>
            <w:pStyle w:val="TOC1"/>
            <w:rPr>
              <w:del w:id="539" w:author="Rachel Shipsey" w:date="2025-06-19T14:55:00Z"/>
              <w:rFonts w:asciiTheme="minorHAnsi" w:eastAsiaTheme="minorEastAsia" w:hAnsiTheme="minorHAnsi"/>
              <w:kern w:val="2"/>
              <w:sz w:val="22"/>
              <w:lang w:val="en-GB" w:eastAsia="en-GB"/>
              <w14:ligatures w14:val="standardContextual"/>
            </w:rPr>
            <w:pPrChange w:id="540" w:author="Rachel Shipsey" w:date="2025-06-19T18:44:00Z">
              <w:pPr>
                <w:pStyle w:val="TOC2"/>
              </w:pPr>
            </w:pPrChange>
          </w:pPr>
          <w:del w:id="541" w:author="Rachel Shipsey" w:date="2025-06-19T14:55:00Z">
            <w:r w:rsidRPr="007F7AFB" w:rsidDel="007F7AFB">
              <w:rPr>
                <w:rPrChange w:id="542" w:author="Rachel Shipsey" w:date="2025-06-19T14:55:00Z">
                  <w:rPr>
                    <w:rStyle w:val="Hyperlink"/>
                    <w:rFonts w:cs="Arial"/>
                    <w:bCs/>
                    <w:noProof/>
                  </w:rPr>
                </w:rPrChange>
              </w:rPr>
              <w:delText>7.3</w:delText>
            </w:r>
            <w:r w:rsidDel="007F7AFB">
              <w:rPr>
                <w:rFonts w:asciiTheme="minorHAnsi" w:eastAsiaTheme="minorEastAsia" w:hAnsiTheme="minorHAnsi"/>
                <w:kern w:val="2"/>
                <w:sz w:val="22"/>
                <w:lang w:val="en-GB" w:eastAsia="en-GB"/>
                <w14:ligatures w14:val="standardContextual"/>
              </w:rPr>
              <w:tab/>
            </w:r>
            <w:r w:rsidRPr="007F7AFB" w:rsidDel="007F7AFB">
              <w:rPr>
                <w:rPrChange w:id="543" w:author="Rachel Shipsey" w:date="2025-06-19T14:55:00Z">
                  <w:rPr>
                    <w:rStyle w:val="Hyperlink"/>
                    <w:rFonts w:cs="Arial"/>
                    <w:bCs/>
                    <w:noProof/>
                  </w:rPr>
                </w:rPrChange>
              </w:rPr>
              <w:delText>Challenges and lessons learnt</w:delText>
            </w:r>
            <w:r w:rsidDel="007F7AFB">
              <w:rPr>
                <w:webHidden/>
              </w:rPr>
              <w:tab/>
              <w:delText>70</w:delText>
            </w:r>
          </w:del>
        </w:p>
        <w:p w14:paraId="577E2D05" w14:textId="26BAFC04" w:rsidR="000E359F" w:rsidDel="007F7AFB" w:rsidRDefault="000E359F">
          <w:pPr>
            <w:pStyle w:val="TOC1"/>
            <w:rPr>
              <w:del w:id="544" w:author="Rachel Shipsey" w:date="2025-06-19T14:55:00Z"/>
              <w:rFonts w:asciiTheme="minorHAnsi" w:eastAsiaTheme="minorEastAsia" w:hAnsiTheme="minorHAnsi"/>
              <w:kern w:val="2"/>
              <w:sz w:val="22"/>
              <w:lang w:val="en-GB" w:eastAsia="en-GB"/>
              <w14:ligatures w14:val="standardContextual"/>
            </w:rPr>
            <w:pPrChange w:id="545" w:author="Rachel Shipsey" w:date="2025-06-19T18:44:00Z">
              <w:pPr>
                <w:pStyle w:val="TOC2"/>
              </w:pPr>
            </w:pPrChange>
          </w:pPr>
          <w:del w:id="546" w:author="Rachel Shipsey" w:date="2025-06-19T14:55:00Z">
            <w:r w:rsidRPr="007F7AFB" w:rsidDel="007F7AFB">
              <w:rPr>
                <w:rPrChange w:id="547" w:author="Rachel Shipsey" w:date="2025-06-19T14:55:00Z">
                  <w:rPr>
                    <w:rStyle w:val="Hyperlink"/>
                    <w:rFonts w:cs="Arial"/>
                    <w:bCs/>
                    <w:noProof/>
                  </w:rPr>
                </w:rPrChange>
              </w:rPr>
              <w:delText>7.4</w:delText>
            </w:r>
            <w:r w:rsidDel="007F7AFB">
              <w:rPr>
                <w:rFonts w:asciiTheme="minorHAnsi" w:eastAsiaTheme="minorEastAsia" w:hAnsiTheme="minorHAnsi"/>
                <w:kern w:val="2"/>
                <w:sz w:val="22"/>
                <w:lang w:val="en-GB" w:eastAsia="en-GB"/>
                <w14:ligatures w14:val="standardContextual"/>
              </w:rPr>
              <w:tab/>
            </w:r>
            <w:r w:rsidRPr="007F7AFB" w:rsidDel="007F7AFB">
              <w:rPr>
                <w:rPrChange w:id="548" w:author="Rachel Shipsey" w:date="2025-06-19T14:55:00Z">
                  <w:rPr>
                    <w:rStyle w:val="Hyperlink"/>
                    <w:rFonts w:cs="Arial"/>
                    <w:bCs/>
                    <w:noProof/>
                  </w:rPr>
                </w:rPrChange>
              </w:rPr>
              <w:delText>Recommendations</w:delText>
            </w:r>
            <w:r w:rsidDel="007F7AFB">
              <w:rPr>
                <w:webHidden/>
              </w:rPr>
              <w:tab/>
              <w:delText>71</w:delText>
            </w:r>
          </w:del>
        </w:p>
        <w:p w14:paraId="1E91EF5C" w14:textId="299A9FA4" w:rsidR="000E359F" w:rsidDel="007F7AFB" w:rsidRDefault="000E359F">
          <w:pPr>
            <w:pStyle w:val="TOC1"/>
            <w:rPr>
              <w:del w:id="549" w:author="Rachel Shipsey" w:date="2025-06-19T14:55:00Z"/>
              <w:rFonts w:asciiTheme="minorHAnsi" w:eastAsiaTheme="minorEastAsia" w:hAnsiTheme="minorHAnsi"/>
              <w:kern w:val="2"/>
              <w:sz w:val="22"/>
              <w:lang w:val="en-GB" w:eastAsia="en-GB"/>
              <w14:ligatures w14:val="standardContextual"/>
            </w:rPr>
            <w:pPrChange w:id="550" w:author="Rachel Shipsey" w:date="2025-06-19T18:44:00Z">
              <w:pPr>
                <w:pStyle w:val="TOC2"/>
              </w:pPr>
            </w:pPrChange>
          </w:pPr>
          <w:del w:id="551" w:author="Rachel Shipsey" w:date="2025-06-19T14:55:00Z">
            <w:r w:rsidRPr="007F7AFB" w:rsidDel="007F7AFB">
              <w:rPr>
                <w:rPrChange w:id="552" w:author="Rachel Shipsey" w:date="2025-06-19T14:55:00Z">
                  <w:rPr>
                    <w:rStyle w:val="Hyperlink"/>
                    <w:rFonts w:cs="Arial"/>
                    <w:bCs/>
                    <w:noProof/>
                  </w:rPr>
                </w:rPrChange>
              </w:rPr>
              <w:delText>7.5</w:delText>
            </w:r>
            <w:r w:rsidDel="007F7AFB">
              <w:rPr>
                <w:rFonts w:asciiTheme="minorHAnsi" w:eastAsiaTheme="minorEastAsia" w:hAnsiTheme="minorHAnsi"/>
                <w:kern w:val="2"/>
                <w:sz w:val="22"/>
                <w:lang w:val="en-GB" w:eastAsia="en-GB"/>
                <w14:ligatures w14:val="standardContextual"/>
              </w:rPr>
              <w:tab/>
            </w:r>
            <w:r w:rsidRPr="007F7AFB" w:rsidDel="007F7AFB">
              <w:rPr>
                <w:rPrChange w:id="553" w:author="Rachel Shipsey" w:date="2025-06-19T14:55:00Z">
                  <w:rPr>
                    <w:rStyle w:val="Hyperlink"/>
                    <w:rFonts w:cs="Arial"/>
                    <w:bCs/>
                    <w:noProof/>
                  </w:rPr>
                </w:rPrChange>
              </w:rPr>
              <w:delText>Resources</w:delText>
            </w:r>
            <w:r w:rsidDel="007F7AFB">
              <w:rPr>
                <w:webHidden/>
              </w:rPr>
              <w:tab/>
              <w:delText>72</w:delText>
            </w:r>
          </w:del>
        </w:p>
        <w:p w14:paraId="5F986E64" w14:textId="10621338" w:rsidR="000E359F" w:rsidDel="007F7AFB" w:rsidRDefault="000E359F">
          <w:pPr>
            <w:pStyle w:val="TOC1"/>
            <w:rPr>
              <w:del w:id="554" w:author="Rachel Shipsey" w:date="2025-06-19T14:55:00Z"/>
              <w:rFonts w:asciiTheme="minorHAnsi" w:eastAsiaTheme="minorEastAsia" w:hAnsiTheme="minorHAnsi" w:cstheme="minorBidi"/>
              <w:color w:val="auto"/>
              <w:kern w:val="2"/>
              <w:sz w:val="22"/>
              <w:lang w:val="en-GB" w:eastAsia="en-GB"/>
              <w14:ligatures w14:val="standardContextual"/>
            </w:rPr>
          </w:pPr>
          <w:del w:id="555" w:author="Rachel Shipsey" w:date="2025-06-19T14:55:00Z">
            <w:r w:rsidRPr="007F7AFB" w:rsidDel="007F7AFB">
              <w:rPr>
                <w:rPrChange w:id="556" w:author="Rachel Shipsey" w:date="2025-06-19T14:55:00Z">
                  <w:rPr>
                    <w:rStyle w:val="Hyperlink"/>
                    <w:bCs/>
                  </w:rPr>
                </w:rPrChange>
              </w:rPr>
              <w:delText>19</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557" w:author="Rachel Shipsey" w:date="2025-06-19T14:55:00Z">
                  <w:rPr>
                    <w:rStyle w:val="Hyperlink"/>
                    <w:bCs/>
                  </w:rPr>
                </w:rPrChange>
              </w:rPr>
              <w:delText>CHAPTER EIGHT: Deployment and Supervision of Field Personnel</w:delText>
            </w:r>
            <w:r w:rsidDel="007F7AFB">
              <w:rPr>
                <w:webHidden/>
              </w:rPr>
              <w:tab/>
              <w:delText>73</w:delText>
            </w:r>
          </w:del>
        </w:p>
        <w:p w14:paraId="75CFE797" w14:textId="48C1E68B" w:rsidR="000E359F" w:rsidDel="007F7AFB" w:rsidRDefault="000E359F">
          <w:pPr>
            <w:pStyle w:val="TOC1"/>
            <w:rPr>
              <w:del w:id="558" w:author="Rachel Shipsey" w:date="2025-06-19T14:55:00Z"/>
              <w:rFonts w:asciiTheme="minorHAnsi" w:eastAsiaTheme="minorEastAsia" w:hAnsiTheme="minorHAnsi"/>
              <w:kern w:val="2"/>
              <w:sz w:val="22"/>
              <w:lang w:val="en-GB" w:eastAsia="en-GB"/>
              <w14:ligatures w14:val="standardContextual"/>
            </w:rPr>
            <w:pPrChange w:id="559" w:author="Rachel Shipsey" w:date="2025-06-19T18:44:00Z">
              <w:pPr>
                <w:pStyle w:val="TOC2"/>
              </w:pPr>
            </w:pPrChange>
          </w:pPr>
          <w:del w:id="560" w:author="Rachel Shipsey" w:date="2025-06-19T14:55:00Z">
            <w:r w:rsidRPr="007F7AFB" w:rsidDel="007F7AFB">
              <w:rPr>
                <w:rPrChange w:id="561" w:author="Rachel Shipsey" w:date="2025-06-19T14:55:00Z">
                  <w:rPr>
                    <w:rStyle w:val="Hyperlink"/>
                    <w:rFonts w:cs="Arial"/>
                    <w:bCs/>
                    <w:noProof/>
                  </w:rPr>
                </w:rPrChange>
              </w:rPr>
              <w:delText>19.1</w:delText>
            </w:r>
            <w:r w:rsidDel="007F7AFB">
              <w:rPr>
                <w:webHidden/>
              </w:rPr>
              <w:tab/>
              <w:delText>73</w:delText>
            </w:r>
          </w:del>
        </w:p>
        <w:p w14:paraId="43F46FF6" w14:textId="12811BC8" w:rsidR="000E359F" w:rsidDel="007F7AFB" w:rsidRDefault="000E359F">
          <w:pPr>
            <w:pStyle w:val="TOC1"/>
            <w:rPr>
              <w:del w:id="562" w:author="Rachel Shipsey" w:date="2025-06-19T14:55:00Z"/>
              <w:rFonts w:asciiTheme="minorHAnsi" w:eastAsiaTheme="minorEastAsia" w:hAnsiTheme="minorHAnsi"/>
              <w:kern w:val="2"/>
              <w:sz w:val="22"/>
              <w:lang w:val="en-GB" w:eastAsia="en-GB"/>
              <w14:ligatures w14:val="standardContextual"/>
            </w:rPr>
            <w:pPrChange w:id="563" w:author="Rachel Shipsey" w:date="2025-06-19T18:44:00Z">
              <w:pPr>
                <w:pStyle w:val="TOC2"/>
              </w:pPr>
            </w:pPrChange>
          </w:pPr>
          <w:del w:id="564" w:author="Rachel Shipsey" w:date="2025-06-19T14:55:00Z">
            <w:r w:rsidRPr="007F7AFB" w:rsidDel="007F7AFB">
              <w:rPr>
                <w:rPrChange w:id="565" w:author="Rachel Shipsey" w:date="2025-06-19T14:55:00Z">
                  <w:rPr>
                    <w:rStyle w:val="Hyperlink"/>
                    <w:bCs/>
                    <w:noProof/>
                  </w:rPr>
                </w:rPrChange>
              </w:rPr>
              <w:delText>8.0</w:delText>
            </w:r>
            <w:r w:rsidDel="007F7AFB">
              <w:rPr>
                <w:rFonts w:asciiTheme="minorHAnsi" w:eastAsiaTheme="minorEastAsia" w:hAnsiTheme="minorHAnsi"/>
                <w:kern w:val="2"/>
                <w:sz w:val="22"/>
                <w:lang w:val="en-GB" w:eastAsia="en-GB"/>
                <w14:ligatures w14:val="standardContextual"/>
              </w:rPr>
              <w:tab/>
            </w:r>
            <w:r w:rsidRPr="007F7AFB" w:rsidDel="007F7AFB">
              <w:rPr>
                <w:rPrChange w:id="566" w:author="Rachel Shipsey" w:date="2025-06-19T14:55:00Z">
                  <w:rPr>
                    <w:rStyle w:val="Hyperlink"/>
                    <w:bCs/>
                    <w:noProof/>
                  </w:rPr>
                </w:rPrChange>
              </w:rPr>
              <w:delText>Introduction</w:delText>
            </w:r>
            <w:r w:rsidDel="007F7AFB">
              <w:rPr>
                <w:webHidden/>
              </w:rPr>
              <w:tab/>
              <w:delText>73</w:delText>
            </w:r>
          </w:del>
        </w:p>
        <w:p w14:paraId="1377FD9F" w14:textId="28C8DDCE" w:rsidR="000E359F" w:rsidDel="007F7AFB" w:rsidRDefault="000E359F">
          <w:pPr>
            <w:pStyle w:val="TOC1"/>
            <w:rPr>
              <w:del w:id="567" w:author="Rachel Shipsey" w:date="2025-06-19T14:55:00Z"/>
              <w:rFonts w:asciiTheme="minorHAnsi" w:eastAsiaTheme="minorEastAsia" w:hAnsiTheme="minorHAnsi"/>
              <w:kern w:val="2"/>
              <w:sz w:val="22"/>
              <w:lang w:val="en-GB" w:eastAsia="en-GB"/>
              <w14:ligatures w14:val="standardContextual"/>
            </w:rPr>
            <w:pPrChange w:id="568" w:author="Rachel Shipsey" w:date="2025-06-19T18:44:00Z">
              <w:pPr>
                <w:pStyle w:val="TOC2"/>
              </w:pPr>
            </w:pPrChange>
          </w:pPr>
          <w:del w:id="569" w:author="Rachel Shipsey" w:date="2025-06-19T14:55:00Z">
            <w:r w:rsidRPr="007F7AFB" w:rsidDel="007F7AFB">
              <w:rPr>
                <w:rPrChange w:id="570" w:author="Rachel Shipsey" w:date="2025-06-19T14:55:00Z">
                  <w:rPr>
                    <w:rStyle w:val="Hyperlink"/>
                    <w:bCs/>
                    <w:noProof/>
                  </w:rPr>
                </w:rPrChange>
              </w:rPr>
              <w:delText>19.2</w:delText>
            </w:r>
            <w:r w:rsidDel="007F7AFB">
              <w:rPr>
                <w:webHidden/>
              </w:rPr>
              <w:tab/>
              <w:delText>74</w:delText>
            </w:r>
          </w:del>
        </w:p>
        <w:p w14:paraId="7D497AA6" w14:textId="44452058" w:rsidR="000E359F" w:rsidDel="007F7AFB" w:rsidRDefault="000E359F">
          <w:pPr>
            <w:pStyle w:val="TOC1"/>
            <w:rPr>
              <w:del w:id="571" w:author="Rachel Shipsey" w:date="2025-06-19T14:55:00Z"/>
              <w:rFonts w:asciiTheme="minorHAnsi" w:eastAsiaTheme="minorEastAsia" w:hAnsiTheme="minorHAnsi"/>
              <w:kern w:val="2"/>
              <w:sz w:val="22"/>
              <w:lang w:val="en-GB" w:eastAsia="en-GB"/>
              <w14:ligatures w14:val="standardContextual"/>
            </w:rPr>
            <w:pPrChange w:id="572" w:author="Rachel Shipsey" w:date="2025-06-19T18:44:00Z">
              <w:pPr>
                <w:pStyle w:val="TOC2"/>
              </w:pPr>
            </w:pPrChange>
          </w:pPr>
          <w:del w:id="573" w:author="Rachel Shipsey" w:date="2025-06-19T14:55:00Z">
            <w:r w:rsidRPr="007F7AFB" w:rsidDel="007F7AFB">
              <w:rPr>
                <w:rPrChange w:id="574" w:author="Rachel Shipsey" w:date="2025-06-19T14:55:00Z">
                  <w:rPr>
                    <w:rStyle w:val="Hyperlink"/>
                    <w:bCs/>
                    <w:noProof/>
                  </w:rPr>
                </w:rPrChange>
              </w:rPr>
              <w:delText>8.1</w:delText>
            </w:r>
            <w:r w:rsidDel="007F7AFB">
              <w:rPr>
                <w:rFonts w:asciiTheme="minorHAnsi" w:eastAsiaTheme="minorEastAsia" w:hAnsiTheme="minorHAnsi"/>
                <w:kern w:val="2"/>
                <w:sz w:val="22"/>
                <w:lang w:val="en-GB" w:eastAsia="en-GB"/>
                <w14:ligatures w14:val="standardContextual"/>
              </w:rPr>
              <w:tab/>
            </w:r>
            <w:r w:rsidRPr="007F7AFB" w:rsidDel="007F7AFB">
              <w:rPr>
                <w:rPrChange w:id="575" w:author="Rachel Shipsey" w:date="2025-06-19T14:55:00Z">
                  <w:rPr>
                    <w:rStyle w:val="Hyperlink"/>
                    <w:bCs/>
                    <w:noProof/>
                  </w:rPr>
                </w:rPrChange>
              </w:rPr>
              <w:delText>Key implementation areas in a digital census for deploying and supervision of field staff</w:delText>
            </w:r>
            <w:r w:rsidDel="007F7AFB">
              <w:rPr>
                <w:webHidden/>
              </w:rPr>
              <w:tab/>
              <w:delText>74</w:delText>
            </w:r>
          </w:del>
        </w:p>
        <w:p w14:paraId="06F333DC" w14:textId="7CF6E82C" w:rsidR="000E359F" w:rsidDel="007F7AFB" w:rsidRDefault="000E359F">
          <w:pPr>
            <w:pStyle w:val="TOC1"/>
            <w:rPr>
              <w:del w:id="576" w:author="Rachel Shipsey" w:date="2025-06-19T14:55:00Z"/>
              <w:rFonts w:asciiTheme="minorHAnsi" w:eastAsiaTheme="minorEastAsia" w:hAnsiTheme="minorHAnsi"/>
              <w:kern w:val="2"/>
              <w:sz w:val="22"/>
              <w:lang w:val="en-GB" w:eastAsia="en-GB"/>
              <w14:ligatures w14:val="standardContextual"/>
            </w:rPr>
            <w:pPrChange w:id="577" w:author="Rachel Shipsey" w:date="2025-06-19T18:44:00Z">
              <w:pPr>
                <w:pStyle w:val="TOC2"/>
                <w:tabs>
                  <w:tab w:val="left" w:pos="1100"/>
                </w:tabs>
              </w:pPr>
            </w:pPrChange>
          </w:pPr>
          <w:del w:id="578" w:author="Rachel Shipsey" w:date="2025-06-19T14:55:00Z">
            <w:r w:rsidRPr="007F7AFB" w:rsidDel="007F7AFB">
              <w:rPr>
                <w:rPrChange w:id="579" w:author="Rachel Shipsey" w:date="2025-06-19T14:55:00Z">
                  <w:rPr>
                    <w:rStyle w:val="Hyperlink"/>
                    <w:rFonts w:eastAsia="Cambria" w:cs="Arial"/>
                    <w:bCs/>
                    <w:noProof/>
                  </w:rPr>
                </w:rPrChange>
              </w:rPr>
              <w:delText>8.1.2</w:delText>
            </w:r>
            <w:r w:rsidDel="007F7AFB">
              <w:rPr>
                <w:rFonts w:asciiTheme="minorHAnsi" w:eastAsiaTheme="minorEastAsia" w:hAnsiTheme="minorHAnsi"/>
                <w:kern w:val="2"/>
                <w:sz w:val="22"/>
                <w:lang w:val="en-GB" w:eastAsia="en-GB"/>
                <w14:ligatures w14:val="standardContextual"/>
              </w:rPr>
              <w:tab/>
            </w:r>
            <w:r w:rsidRPr="007F7AFB" w:rsidDel="007F7AFB">
              <w:rPr>
                <w:rPrChange w:id="580" w:author="Rachel Shipsey" w:date="2025-06-19T14:55:00Z">
                  <w:rPr>
                    <w:rStyle w:val="Hyperlink"/>
                    <w:rFonts w:eastAsia="Cambria" w:cs="Arial"/>
                    <w:bCs/>
                    <w:noProof/>
                  </w:rPr>
                </w:rPrChange>
              </w:rPr>
              <w:delText>Resolving Issues in the Field</w:delText>
            </w:r>
            <w:r w:rsidDel="007F7AFB">
              <w:rPr>
                <w:webHidden/>
              </w:rPr>
              <w:tab/>
              <w:delText>76</w:delText>
            </w:r>
          </w:del>
        </w:p>
        <w:p w14:paraId="3B1934A5" w14:textId="25EB7B6F" w:rsidR="000E359F" w:rsidDel="007F7AFB" w:rsidRDefault="000E359F">
          <w:pPr>
            <w:pStyle w:val="TOC1"/>
            <w:rPr>
              <w:del w:id="581" w:author="Rachel Shipsey" w:date="2025-06-19T14:55:00Z"/>
              <w:rFonts w:asciiTheme="minorHAnsi" w:eastAsiaTheme="minorEastAsia" w:hAnsiTheme="minorHAnsi" w:cstheme="minorBidi"/>
              <w:color w:val="auto"/>
              <w:kern w:val="2"/>
              <w:sz w:val="22"/>
              <w:lang w:val="en-GB" w:eastAsia="en-GB"/>
              <w14:ligatures w14:val="standardContextual"/>
            </w:rPr>
          </w:pPr>
          <w:del w:id="582" w:author="Rachel Shipsey" w:date="2025-06-19T14:55:00Z">
            <w:r w:rsidRPr="007F7AFB" w:rsidDel="007F7AFB">
              <w:rPr>
                <w:rPrChange w:id="583" w:author="Rachel Shipsey" w:date="2025-06-19T14:55:00Z">
                  <w:rPr>
                    <w:rStyle w:val="Hyperlink"/>
                    <w:bCs/>
                  </w:rPr>
                </w:rPrChange>
              </w:rPr>
              <w:delText>20</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584" w:author="Rachel Shipsey" w:date="2025-06-19T14:55:00Z">
                  <w:rPr>
                    <w:rStyle w:val="Hyperlink"/>
                    <w:bCs/>
                  </w:rPr>
                </w:rPrChange>
              </w:rPr>
              <w:delText>6.3 Remuneration</w:delText>
            </w:r>
            <w:r w:rsidDel="007F7AFB">
              <w:rPr>
                <w:webHidden/>
              </w:rPr>
              <w:tab/>
              <w:delText>80</w:delText>
            </w:r>
          </w:del>
        </w:p>
        <w:p w14:paraId="510580D9" w14:textId="6BC452CD" w:rsidR="000E359F" w:rsidDel="007F7AFB" w:rsidRDefault="000E359F">
          <w:pPr>
            <w:pStyle w:val="TOC1"/>
            <w:rPr>
              <w:del w:id="585" w:author="Rachel Shipsey" w:date="2025-06-19T14:55:00Z"/>
              <w:rFonts w:asciiTheme="minorHAnsi" w:eastAsiaTheme="minorEastAsia" w:hAnsiTheme="minorHAnsi"/>
              <w:kern w:val="2"/>
              <w:sz w:val="22"/>
              <w:lang w:val="en-GB" w:eastAsia="en-GB"/>
              <w14:ligatures w14:val="standardContextual"/>
            </w:rPr>
            <w:pPrChange w:id="586" w:author="Rachel Shipsey" w:date="2025-06-19T18:44:00Z">
              <w:pPr>
                <w:pStyle w:val="TOC2"/>
                <w:tabs>
                  <w:tab w:val="left" w:pos="1100"/>
                </w:tabs>
              </w:pPr>
            </w:pPrChange>
          </w:pPr>
          <w:del w:id="587" w:author="Rachel Shipsey" w:date="2025-06-19T14:55:00Z">
            <w:r w:rsidRPr="007F7AFB" w:rsidDel="007F7AFB">
              <w:rPr>
                <w:rPrChange w:id="588" w:author="Rachel Shipsey" w:date="2025-06-19T14:55:00Z">
                  <w:rPr>
                    <w:rStyle w:val="Hyperlink"/>
                    <w:rFonts w:cs="Arial"/>
                    <w:bCs/>
                    <w:noProof/>
                  </w:rPr>
                </w:rPrChange>
              </w:rPr>
              <w:delText>20.1</w:delText>
            </w:r>
            <w:r w:rsidDel="007F7AFB">
              <w:rPr>
                <w:rFonts w:asciiTheme="minorHAnsi" w:eastAsiaTheme="minorEastAsia" w:hAnsiTheme="minorHAnsi"/>
                <w:kern w:val="2"/>
                <w:sz w:val="22"/>
                <w:lang w:val="en-GB" w:eastAsia="en-GB"/>
                <w14:ligatures w14:val="standardContextual"/>
              </w:rPr>
              <w:tab/>
            </w:r>
            <w:r w:rsidRPr="007F7AFB" w:rsidDel="007F7AFB">
              <w:rPr>
                <w:rPrChange w:id="589" w:author="Rachel Shipsey" w:date="2025-06-19T14:55:00Z">
                  <w:rPr>
                    <w:rStyle w:val="Hyperlink"/>
                    <w:rFonts w:cs="Arial"/>
                    <w:bCs/>
                    <w:noProof/>
                  </w:rPr>
                </w:rPrChange>
              </w:rPr>
              <w:delText>6.3.1 Introduction</w:delText>
            </w:r>
            <w:r w:rsidDel="007F7AFB">
              <w:rPr>
                <w:webHidden/>
              </w:rPr>
              <w:tab/>
              <w:delText>80</w:delText>
            </w:r>
          </w:del>
        </w:p>
        <w:p w14:paraId="5B2CD5AE" w14:textId="13D02D3B" w:rsidR="000E359F" w:rsidDel="007F7AFB" w:rsidRDefault="000E359F">
          <w:pPr>
            <w:pStyle w:val="TOC1"/>
            <w:rPr>
              <w:del w:id="590" w:author="Rachel Shipsey" w:date="2025-06-19T14:55:00Z"/>
              <w:rFonts w:asciiTheme="minorHAnsi" w:eastAsiaTheme="minorEastAsia" w:hAnsiTheme="minorHAnsi"/>
              <w:kern w:val="2"/>
              <w:sz w:val="22"/>
              <w:lang w:val="en-GB" w:eastAsia="en-GB"/>
              <w14:ligatures w14:val="standardContextual"/>
            </w:rPr>
            <w:pPrChange w:id="591" w:author="Rachel Shipsey" w:date="2025-06-19T18:44:00Z">
              <w:pPr>
                <w:pStyle w:val="TOC2"/>
                <w:tabs>
                  <w:tab w:val="left" w:pos="1100"/>
                </w:tabs>
              </w:pPr>
            </w:pPrChange>
          </w:pPr>
          <w:del w:id="592" w:author="Rachel Shipsey" w:date="2025-06-19T14:55:00Z">
            <w:r w:rsidRPr="007F7AFB" w:rsidDel="007F7AFB">
              <w:rPr>
                <w:rPrChange w:id="593" w:author="Rachel Shipsey" w:date="2025-06-19T14:55:00Z">
                  <w:rPr>
                    <w:rStyle w:val="Hyperlink"/>
                    <w:rFonts w:cs="Arial"/>
                    <w:bCs/>
                    <w:noProof/>
                  </w:rPr>
                </w:rPrChange>
              </w:rPr>
              <w:delText>20.2</w:delText>
            </w:r>
            <w:r w:rsidDel="007F7AFB">
              <w:rPr>
                <w:rFonts w:asciiTheme="minorHAnsi" w:eastAsiaTheme="minorEastAsia" w:hAnsiTheme="minorHAnsi"/>
                <w:kern w:val="2"/>
                <w:sz w:val="22"/>
                <w:lang w:val="en-GB" w:eastAsia="en-GB"/>
                <w14:ligatures w14:val="standardContextual"/>
              </w:rPr>
              <w:tab/>
            </w:r>
            <w:r w:rsidRPr="007F7AFB" w:rsidDel="007F7AFB">
              <w:rPr>
                <w:rPrChange w:id="594" w:author="Rachel Shipsey" w:date="2025-06-19T14:55:00Z">
                  <w:rPr>
                    <w:rStyle w:val="Hyperlink"/>
                    <w:rFonts w:cs="Arial"/>
                    <w:bCs/>
                    <w:noProof/>
                  </w:rPr>
                </w:rPrChange>
              </w:rPr>
              <w:delText>6.3.2 Selected country experiences</w:delText>
            </w:r>
            <w:r w:rsidDel="007F7AFB">
              <w:rPr>
                <w:webHidden/>
              </w:rPr>
              <w:tab/>
              <w:delText>80</w:delText>
            </w:r>
          </w:del>
        </w:p>
        <w:p w14:paraId="620E4DAC" w14:textId="22D4DFED" w:rsidR="000E359F" w:rsidDel="007F7AFB" w:rsidRDefault="000E359F">
          <w:pPr>
            <w:pStyle w:val="TOC1"/>
            <w:rPr>
              <w:del w:id="595" w:author="Rachel Shipsey" w:date="2025-06-19T14:55:00Z"/>
              <w:rFonts w:asciiTheme="minorHAnsi" w:eastAsiaTheme="minorEastAsia" w:hAnsiTheme="minorHAnsi"/>
              <w:kern w:val="2"/>
              <w:sz w:val="22"/>
              <w:lang w:val="en-GB" w:eastAsia="en-GB"/>
              <w14:ligatures w14:val="standardContextual"/>
            </w:rPr>
            <w:pPrChange w:id="596" w:author="Rachel Shipsey" w:date="2025-06-19T18:44:00Z">
              <w:pPr>
                <w:pStyle w:val="TOC2"/>
                <w:tabs>
                  <w:tab w:val="left" w:pos="1100"/>
                </w:tabs>
              </w:pPr>
            </w:pPrChange>
          </w:pPr>
          <w:del w:id="597" w:author="Rachel Shipsey" w:date="2025-06-19T14:55:00Z">
            <w:r w:rsidRPr="007F7AFB" w:rsidDel="007F7AFB">
              <w:rPr>
                <w:rPrChange w:id="598" w:author="Rachel Shipsey" w:date="2025-06-19T14:55:00Z">
                  <w:rPr>
                    <w:rStyle w:val="Hyperlink"/>
                    <w:rFonts w:cs="Arial"/>
                    <w:bCs/>
                    <w:noProof/>
                  </w:rPr>
                </w:rPrChange>
              </w:rPr>
              <w:delText>20.3</w:delText>
            </w:r>
            <w:r w:rsidDel="007F7AFB">
              <w:rPr>
                <w:rFonts w:asciiTheme="minorHAnsi" w:eastAsiaTheme="minorEastAsia" w:hAnsiTheme="minorHAnsi"/>
                <w:kern w:val="2"/>
                <w:sz w:val="22"/>
                <w:lang w:val="en-GB" w:eastAsia="en-GB"/>
                <w14:ligatures w14:val="standardContextual"/>
              </w:rPr>
              <w:tab/>
            </w:r>
            <w:r w:rsidRPr="007F7AFB" w:rsidDel="007F7AFB">
              <w:rPr>
                <w:rPrChange w:id="599" w:author="Rachel Shipsey" w:date="2025-06-19T14:55:00Z">
                  <w:rPr>
                    <w:rStyle w:val="Hyperlink"/>
                    <w:rFonts w:cs="Arial"/>
                    <w:bCs/>
                    <w:noProof/>
                  </w:rPr>
                </w:rPrChange>
              </w:rPr>
              <w:delText>6.3.3 Lesson learnt.</w:delText>
            </w:r>
            <w:r w:rsidDel="007F7AFB">
              <w:rPr>
                <w:webHidden/>
              </w:rPr>
              <w:tab/>
              <w:delText>80</w:delText>
            </w:r>
          </w:del>
        </w:p>
        <w:p w14:paraId="59C6BB0A" w14:textId="27EB3D08" w:rsidR="000E359F" w:rsidDel="007F7AFB" w:rsidRDefault="000E359F">
          <w:pPr>
            <w:pStyle w:val="TOC1"/>
            <w:rPr>
              <w:del w:id="600" w:author="Rachel Shipsey" w:date="2025-06-19T14:55:00Z"/>
              <w:rFonts w:asciiTheme="minorHAnsi" w:eastAsiaTheme="minorEastAsia" w:hAnsiTheme="minorHAnsi"/>
              <w:kern w:val="2"/>
              <w:sz w:val="22"/>
              <w:lang w:val="en-GB" w:eastAsia="en-GB"/>
              <w14:ligatures w14:val="standardContextual"/>
            </w:rPr>
            <w:pPrChange w:id="601" w:author="Rachel Shipsey" w:date="2025-06-19T18:44:00Z">
              <w:pPr>
                <w:pStyle w:val="TOC2"/>
                <w:tabs>
                  <w:tab w:val="left" w:pos="1100"/>
                </w:tabs>
              </w:pPr>
            </w:pPrChange>
          </w:pPr>
          <w:del w:id="602" w:author="Rachel Shipsey" w:date="2025-06-19T14:55:00Z">
            <w:r w:rsidRPr="007F7AFB" w:rsidDel="007F7AFB">
              <w:rPr>
                <w:rPrChange w:id="603" w:author="Rachel Shipsey" w:date="2025-06-19T14:55:00Z">
                  <w:rPr>
                    <w:rStyle w:val="Hyperlink"/>
                    <w:rFonts w:cs="Arial"/>
                    <w:bCs/>
                    <w:noProof/>
                  </w:rPr>
                </w:rPrChange>
              </w:rPr>
              <w:delText>20.4</w:delText>
            </w:r>
            <w:r w:rsidDel="007F7AFB">
              <w:rPr>
                <w:rFonts w:asciiTheme="minorHAnsi" w:eastAsiaTheme="minorEastAsia" w:hAnsiTheme="minorHAnsi"/>
                <w:kern w:val="2"/>
                <w:sz w:val="22"/>
                <w:lang w:val="en-GB" w:eastAsia="en-GB"/>
                <w14:ligatures w14:val="standardContextual"/>
              </w:rPr>
              <w:tab/>
            </w:r>
            <w:r w:rsidRPr="007F7AFB" w:rsidDel="007F7AFB">
              <w:rPr>
                <w:rPrChange w:id="604" w:author="Rachel Shipsey" w:date="2025-06-19T14:55:00Z">
                  <w:rPr>
                    <w:rStyle w:val="Hyperlink"/>
                    <w:rFonts w:cs="Arial"/>
                    <w:bCs/>
                    <w:noProof/>
                  </w:rPr>
                </w:rPrChange>
              </w:rPr>
              <w:delText>6.3.4 Recommendation</w:delText>
            </w:r>
            <w:r w:rsidDel="007F7AFB">
              <w:rPr>
                <w:webHidden/>
              </w:rPr>
              <w:tab/>
              <w:delText>81</w:delText>
            </w:r>
          </w:del>
        </w:p>
        <w:p w14:paraId="38025CA1" w14:textId="78A7B120" w:rsidR="000E359F" w:rsidDel="007F7AFB" w:rsidRDefault="000E359F">
          <w:pPr>
            <w:pStyle w:val="TOC1"/>
            <w:rPr>
              <w:del w:id="605" w:author="Rachel Shipsey" w:date="2025-06-19T14:55:00Z"/>
              <w:rFonts w:asciiTheme="minorHAnsi" w:eastAsiaTheme="minorEastAsia" w:hAnsiTheme="minorHAnsi" w:cstheme="minorBidi"/>
              <w:color w:val="auto"/>
              <w:kern w:val="2"/>
              <w:sz w:val="22"/>
              <w:lang w:val="en-GB" w:eastAsia="en-GB"/>
              <w14:ligatures w14:val="standardContextual"/>
            </w:rPr>
          </w:pPr>
          <w:del w:id="606" w:author="Rachel Shipsey" w:date="2025-06-19T14:55:00Z">
            <w:r w:rsidRPr="007F7AFB" w:rsidDel="007F7AFB">
              <w:rPr>
                <w:rPrChange w:id="607" w:author="Rachel Shipsey" w:date="2025-06-19T14:55:00Z">
                  <w:rPr>
                    <w:rStyle w:val="Hyperlink"/>
                    <w:bCs/>
                  </w:rPr>
                </w:rPrChange>
              </w:rPr>
              <w:delText>21</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608" w:author="Rachel Shipsey" w:date="2025-06-19T14:55:00Z">
                  <w:rPr>
                    <w:rStyle w:val="Hyperlink"/>
                    <w:bCs/>
                  </w:rPr>
                </w:rPrChange>
              </w:rPr>
              <w:delText>6.4 Conclusion</w:delText>
            </w:r>
            <w:r w:rsidDel="007F7AFB">
              <w:rPr>
                <w:webHidden/>
              </w:rPr>
              <w:tab/>
              <w:delText>81</w:delText>
            </w:r>
          </w:del>
        </w:p>
        <w:p w14:paraId="4DA858D7" w14:textId="005F4C7C" w:rsidR="000E359F" w:rsidDel="007F7AFB" w:rsidRDefault="000E359F">
          <w:pPr>
            <w:pStyle w:val="TOC1"/>
            <w:rPr>
              <w:del w:id="609" w:author="Rachel Shipsey" w:date="2025-06-19T14:55:00Z"/>
              <w:rFonts w:asciiTheme="minorHAnsi" w:eastAsiaTheme="minorEastAsia" w:hAnsiTheme="minorHAnsi" w:cstheme="minorBidi"/>
              <w:color w:val="auto"/>
              <w:kern w:val="2"/>
              <w:sz w:val="22"/>
              <w:lang w:val="en-GB" w:eastAsia="en-GB"/>
              <w14:ligatures w14:val="standardContextual"/>
            </w:rPr>
          </w:pPr>
          <w:del w:id="610" w:author="Rachel Shipsey" w:date="2025-06-19T14:55:00Z">
            <w:r w:rsidRPr="007F7AFB" w:rsidDel="007F7AFB">
              <w:rPr>
                <w:rPrChange w:id="611" w:author="Rachel Shipsey" w:date="2025-06-19T14:55:00Z">
                  <w:rPr>
                    <w:rStyle w:val="Hyperlink"/>
                    <w:bCs/>
                  </w:rPr>
                </w:rPrChange>
              </w:rPr>
              <w:delText>22</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612" w:author="Rachel Shipsey" w:date="2025-06-19T14:55:00Z">
                  <w:rPr>
                    <w:rStyle w:val="Hyperlink"/>
                    <w:bCs/>
                  </w:rPr>
                </w:rPrChange>
              </w:rPr>
              <w:delText>CHAPTER NINE (NEW): Field Operations and Logistics</w:delText>
            </w:r>
            <w:r w:rsidDel="007F7AFB">
              <w:rPr>
                <w:webHidden/>
              </w:rPr>
              <w:tab/>
              <w:delText>82</w:delText>
            </w:r>
          </w:del>
        </w:p>
        <w:p w14:paraId="4E650D77" w14:textId="7BAF21CA" w:rsidR="000E359F" w:rsidDel="007F7AFB" w:rsidRDefault="000E359F">
          <w:pPr>
            <w:pStyle w:val="TOC1"/>
            <w:rPr>
              <w:del w:id="613" w:author="Rachel Shipsey" w:date="2025-06-19T14:55:00Z"/>
              <w:rFonts w:asciiTheme="minorHAnsi" w:eastAsiaTheme="minorEastAsia" w:hAnsiTheme="minorHAnsi"/>
              <w:kern w:val="2"/>
              <w:sz w:val="22"/>
              <w:lang w:val="en-GB" w:eastAsia="en-GB"/>
              <w14:ligatures w14:val="standardContextual"/>
            </w:rPr>
            <w:pPrChange w:id="614" w:author="Rachel Shipsey" w:date="2025-06-19T18:44:00Z">
              <w:pPr>
                <w:pStyle w:val="TOC2"/>
              </w:pPr>
            </w:pPrChange>
          </w:pPr>
          <w:del w:id="615" w:author="Rachel Shipsey" w:date="2025-06-19T14:55:00Z">
            <w:r w:rsidRPr="007F7AFB" w:rsidDel="007F7AFB">
              <w:rPr>
                <w:rPrChange w:id="616" w:author="Rachel Shipsey" w:date="2025-06-19T14:55:00Z">
                  <w:rPr>
                    <w:rStyle w:val="Hyperlink"/>
                    <w:rFonts w:cs="Arial"/>
                    <w:bCs/>
                    <w:noProof/>
                  </w:rPr>
                </w:rPrChange>
              </w:rPr>
              <w:delText>22.1</w:delText>
            </w:r>
            <w:r w:rsidDel="007F7AFB">
              <w:rPr>
                <w:webHidden/>
              </w:rPr>
              <w:tab/>
              <w:delText>82</w:delText>
            </w:r>
          </w:del>
        </w:p>
        <w:p w14:paraId="15C27483" w14:textId="2EFAB575" w:rsidR="000E359F" w:rsidDel="007F7AFB" w:rsidRDefault="000E359F">
          <w:pPr>
            <w:pStyle w:val="TOC1"/>
            <w:rPr>
              <w:del w:id="617" w:author="Rachel Shipsey" w:date="2025-06-19T14:55:00Z"/>
              <w:rFonts w:asciiTheme="minorHAnsi" w:eastAsiaTheme="minorEastAsia" w:hAnsiTheme="minorHAnsi"/>
              <w:kern w:val="2"/>
              <w:sz w:val="22"/>
              <w:lang w:val="en-GB" w:eastAsia="en-GB"/>
              <w14:ligatures w14:val="standardContextual"/>
            </w:rPr>
            <w:pPrChange w:id="618" w:author="Rachel Shipsey" w:date="2025-06-19T18:44:00Z">
              <w:pPr>
                <w:pStyle w:val="TOC2"/>
                <w:tabs>
                  <w:tab w:val="left" w:pos="660"/>
                </w:tabs>
              </w:pPr>
            </w:pPrChange>
          </w:pPr>
          <w:del w:id="619" w:author="Rachel Shipsey" w:date="2025-06-19T14:55:00Z">
            <w:r w:rsidRPr="007F7AFB" w:rsidDel="007F7AFB">
              <w:rPr>
                <w:rPrChange w:id="620" w:author="Rachel Shipsey" w:date="2025-06-19T14:55:00Z">
                  <w:rPr>
                    <w:rStyle w:val="Hyperlink"/>
                    <w:rFonts w:cs="Arial"/>
                    <w:bCs/>
                    <w:noProof/>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621" w:author="Rachel Shipsey" w:date="2025-06-19T14:55:00Z">
                  <w:rPr>
                    <w:rStyle w:val="Hyperlink"/>
                    <w:rFonts w:cs="Arial"/>
                    <w:bCs/>
                    <w:noProof/>
                  </w:rPr>
                </w:rPrChange>
              </w:rPr>
              <w:delText>Introduction</w:delText>
            </w:r>
            <w:r w:rsidDel="007F7AFB">
              <w:rPr>
                <w:webHidden/>
              </w:rPr>
              <w:tab/>
              <w:delText>82</w:delText>
            </w:r>
          </w:del>
        </w:p>
        <w:p w14:paraId="5FFC76BE" w14:textId="165930F2" w:rsidR="000E359F" w:rsidDel="007F7AFB" w:rsidRDefault="000E359F">
          <w:pPr>
            <w:pStyle w:val="TOC1"/>
            <w:rPr>
              <w:del w:id="622" w:author="Rachel Shipsey" w:date="2025-06-19T14:55:00Z"/>
              <w:rFonts w:asciiTheme="minorHAnsi" w:eastAsiaTheme="minorEastAsia" w:hAnsiTheme="minorHAnsi"/>
              <w:kern w:val="2"/>
              <w:sz w:val="22"/>
              <w:lang w:val="en-GB" w:eastAsia="en-GB"/>
              <w14:ligatures w14:val="standardContextual"/>
            </w:rPr>
            <w:pPrChange w:id="623" w:author="Rachel Shipsey" w:date="2025-06-19T18:44:00Z">
              <w:pPr>
                <w:pStyle w:val="TOC2"/>
                <w:tabs>
                  <w:tab w:val="left" w:pos="660"/>
                </w:tabs>
              </w:pPr>
            </w:pPrChange>
          </w:pPr>
          <w:del w:id="624" w:author="Rachel Shipsey" w:date="2025-06-19T14:55:00Z">
            <w:r w:rsidRPr="007F7AFB" w:rsidDel="007F7AFB">
              <w:rPr>
                <w:rPrChange w:id="625" w:author="Rachel Shipsey" w:date="2025-06-19T14:55:00Z">
                  <w:rPr>
                    <w:rStyle w:val="Hyperlink"/>
                    <w:bCs/>
                    <w:noProof/>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626" w:author="Rachel Shipsey" w:date="2025-06-19T14:55:00Z">
                  <w:rPr>
                    <w:rStyle w:val="Hyperlink"/>
                    <w:bCs/>
                    <w:noProof/>
                  </w:rPr>
                </w:rPrChange>
              </w:rPr>
              <w:delText>Digital Aspects of Enumeration</w:delText>
            </w:r>
            <w:r w:rsidDel="007F7AFB">
              <w:rPr>
                <w:webHidden/>
              </w:rPr>
              <w:tab/>
              <w:delText>82</w:delText>
            </w:r>
          </w:del>
        </w:p>
        <w:p w14:paraId="736436DB" w14:textId="04514B33" w:rsidR="000E359F" w:rsidDel="007F7AFB" w:rsidRDefault="000E359F">
          <w:pPr>
            <w:pStyle w:val="TOC1"/>
            <w:rPr>
              <w:del w:id="627" w:author="Rachel Shipsey" w:date="2025-06-19T14:55:00Z"/>
              <w:rFonts w:asciiTheme="minorHAnsi" w:eastAsiaTheme="minorEastAsia" w:hAnsiTheme="minorHAnsi"/>
              <w:kern w:val="2"/>
              <w:sz w:val="22"/>
              <w:lang w:val="en-GB" w:eastAsia="en-GB"/>
              <w14:ligatures w14:val="standardContextual"/>
            </w:rPr>
            <w:pPrChange w:id="628" w:author="Rachel Shipsey" w:date="2025-06-19T18:44:00Z">
              <w:pPr>
                <w:pStyle w:val="TOC2"/>
                <w:tabs>
                  <w:tab w:val="left" w:pos="660"/>
                </w:tabs>
              </w:pPr>
            </w:pPrChange>
          </w:pPr>
          <w:del w:id="629" w:author="Rachel Shipsey" w:date="2025-06-19T14:55:00Z">
            <w:r w:rsidRPr="007F7AFB" w:rsidDel="007F7AFB">
              <w:rPr>
                <w:rPrChange w:id="630" w:author="Rachel Shipsey" w:date="2025-06-19T14:55:00Z">
                  <w:rPr>
                    <w:rStyle w:val="Hyperlink"/>
                    <w:rFonts w:cs="Arial"/>
                    <w:bCs/>
                    <w:noProof/>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631" w:author="Rachel Shipsey" w:date="2025-06-19T14:55:00Z">
                  <w:rPr>
                    <w:rStyle w:val="Hyperlink"/>
                    <w:rFonts w:cs="Arial"/>
                    <w:bCs/>
                    <w:noProof/>
                  </w:rPr>
                </w:rPrChange>
              </w:rPr>
              <w:delText>Selected Country experiences</w:delText>
            </w:r>
            <w:r w:rsidDel="007F7AFB">
              <w:rPr>
                <w:webHidden/>
              </w:rPr>
              <w:tab/>
              <w:delText>83</w:delText>
            </w:r>
          </w:del>
        </w:p>
        <w:p w14:paraId="6699559C" w14:textId="2E9D07B5" w:rsidR="000E359F" w:rsidDel="007F7AFB" w:rsidRDefault="000E359F">
          <w:pPr>
            <w:pStyle w:val="TOC1"/>
            <w:rPr>
              <w:del w:id="632" w:author="Rachel Shipsey" w:date="2025-06-19T14:55:00Z"/>
              <w:rFonts w:asciiTheme="minorHAnsi" w:eastAsiaTheme="minorEastAsia" w:hAnsiTheme="minorHAnsi"/>
              <w:kern w:val="2"/>
              <w:sz w:val="22"/>
              <w:lang w:val="en-GB" w:eastAsia="en-GB"/>
              <w14:ligatures w14:val="standardContextual"/>
            </w:rPr>
            <w:pPrChange w:id="633" w:author="Rachel Shipsey" w:date="2025-06-19T18:44:00Z">
              <w:pPr>
                <w:pStyle w:val="TOC2"/>
              </w:pPr>
            </w:pPrChange>
          </w:pPr>
          <w:del w:id="634" w:author="Rachel Shipsey" w:date="2025-06-19T14:55:00Z">
            <w:r w:rsidRPr="007F7AFB" w:rsidDel="007F7AFB">
              <w:rPr>
                <w:rPrChange w:id="635" w:author="Rachel Shipsey" w:date="2025-06-19T14:55:00Z">
                  <w:rPr>
                    <w:rStyle w:val="Hyperlink"/>
                    <w:rFonts w:cs="Arial"/>
                    <w:bCs/>
                    <w:noProof/>
                  </w:rPr>
                </w:rPrChange>
              </w:rPr>
              <w:delText>22.2</w:delText>
            </w:r>
            <w:r w:rsidDel="007F7AFB">
              <w:rPr>
                <w:webHidden/>
              </w:rPr>
              <w:tab/>
              <w:delText>84</w:delText>
            </w:r>
          </w:del>
        </w:p>
        <w:p w14:paraId="23762ACC" w14:textId="23A67667" w:rsidR="000E359F" w:rsidDel="007F7AFB" w:rsidRDefault="000E359F">
          <w:pPr>
            <w:pStyle w:val="TOC1"/>
            <w:rPr>
              <w:del w:id="636" w:author="Rachel Shipsey" w:date="2025-06-19T14:55:00Z"/>
              <w:rFonts w:asciiTheme="minorHAnsi" w:eastAsiaTheme="minorEastAsia" w:hAnsiTheme="minorHAnsi"/>
              <w:kern w:val="2"/>
              <w:sz w:val="22"/>
              <w:lang w:val="en-GB" w:eastAsia="en-GB"/>
              <w14:ligatures w14:val="standardContextual"/>
            </w:rPr>
            <w:pPrChange w:id="637" w:author="Rachel Shipsey" w:date="2025-06-19T18:44:00Z">
              <w:pPr>
                <w:pStyle w:val="TOC2"/>
                <w:tabs>
                  <w:tab w:val="left" w:pos="660"/>
                </w:tabs>
              </w:pPr>
            </w:pPrChange>
          </w:pPr>
          <w:del w:id="638" w:author="Rachel Shipsey" w:date="2025-06-19T14:55:00Z">
            <w:r w:rsidRPr="007F7AFB" w:rsidDel="007F7AFB">
              <w:rPr>
                <w:rPrChange w:id="639" w:author="Rachel Shipsey" w:date="2025-06-19T14:55:00Z">
                  <w:rPr>
                    <w:rStyle w:val="Hyperlink"/>
                    <w:rFonts w:cs="Arial"/>
                    <w:bCs/>
                    <w:noProof/>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640" w:author="Rachel Shipsey" w:date="2025-06-19T14:55:00Z">
                  <w:rPr>
                    <w:rStyle w:val="Hyperlink"/>
                    <w:rFonts w:cs="Arial"/>
                    <w:bCs/>
                    <w:noProof/>
                  </w:rPr>
                </w:rPrChange>
              </w:rPr>
              <w:delText>Challenges and lessons learnt</w:delText>
            </w:r>
            <w:r w:rsidDel="007F7AFB">
              <w:rPr>
                <w:webHidden/>
              </w:rPr>
              <w:tab/>
              <w:delText>84</w:delText>
            </w:r>
          </w:del>
        </w:p>
        <w:p w14:paraId="0754A7E2" w14:textId="528EF1D6" w:rsidR="000E359F" w:rsidDel="007F7AFB" w:rsidRDefault="000E359F">
          <w:pPr>
            <w:pStyle w:val="TOC1"/>
            <w:rPr>
              <w:del w:id="641" w:author="Rachel Shipsey" w:date="2025-06-19T14:55:00Z"/>
              <w:rFonts w:asciiTheme="minorHAnsi" w:eastAsiaTheme="minorEastAsia" w:hAnsiTheme="minorHAnsi"/>
              <w:kern w:val="2"/>
              <w:sz w:val="22"/>
              <w:lang w:val="en-GB" w:eastAsia="en-GB"/>
              <w14:ligatures w14:val="standardContextual"/>
            </w:rPr>
            <w:pPrChange w:id="642" w:author="Rachel Shipsey" w:date="2025-06-19T18:44:00Z">
              <w:pPr>
                <w:pStyle w:val="TOC2"/>
                <w:tabs>
                  <w:tab w:val="left" w:pos="660"/>
                </w:tabs>
              </w:pPr>
            </w:pPrChange>
          </w:pPr>
          <w:del w:id="643" w:author="Rachel Shipsey" w:date="2025-06-19T14:55:00Z">
            <w:r w:rsidRPr="007F7AFB" w:rsidDel="007F7AFB">
              <w:rPr>
                <w:rPrChange w:id="644" w:author="Rachel Shipsey" w:date="2025-06-19T14:55:00Z">
                  <w:rPr>
                    <w:rStyle w:val="Hyperlink"/>
                    <w:rFonts w:cs="Arial"/>
                    <w:bCs/>
                    <w:noProof/>
                  </w:rPr>
                </w:rPrChange>
              </w:rPr>
              <w:delText>e.</w:delText>
            </w:r>
            <w:r w:rsidDel="007F7AFB">
              <w:rPr>
                <w:rFonts w:asciiTheme="minorHAnsi" w:eastAsiaTheme="minorEastAsia" w:hAnsiTheme="minorHAnsi"/>
                <w:kern w:val="2"/>
                <w:sz w:val="22"/>
                <w:lang w:val="en-GB" w:eastAsia="en-GB"/>
                <w14:ligatures w14:val="standardContextual"/>
              </w:rPr>
              <w:tab/>
            </w:r>
            <w:r w:rsidRPr="007F7AFB" w:rsidDel="007F7AFB">
              <w:rPr>
                <w:rPrChange w:id="645" w:author="Rachel Shipsey" w:date="2025-06-19T14:55:00Z">
                  <w:rPr>
                    <w:rStyle w:val="Hyperlink"/>
                    <w:rFonts w:cs="Arial"/>
                    <w:bCs/>
                    <w:noProof/>
                  </w:rPr>
                </w:rPrChange>
              </w:rPr>
              <w:delText>Recommendations</w:delText>
            </w:r>
            <w:r w:rsidDel="007F7AFB">
              <w:rPr>
                <w:webHidden/>
              </w:rPr>
              <w:tab/>
              <w:delText>85</w:delText>
            </w:r>
          </w:del>
        </w:p>
        <w:p w14:paraId="55B93F6C" w14:textId="2C09BD32" w:rsidR="000E359F" w:rsidDel="007F7AFB" w:rsidRDefault="000E359F">
          <w:pPr>
            <w:pStyle w:val="TOC1"/>
            <w:rPr>
              <w:del w:id="646" w:author="Rachel Shipsey" w:date="2025-06-19T14:55:00Z"/>
              <w:rFonts w:asciiTheme="minorHAnsi" w:eastAsiaTheme="minorEastAsia" w:hAnsiTheme="minorHAnsi"/>
              <w:kern w:val="2"/>
              <w:sz w:val="22"/>
              <w:lang w:val="en-GB" w:eastAsia="en-GB"/>
              <w14:ligatures w14:val="standardContextual"/>
            </w:rPr>
            <w:pPrChange w:id="647" w:author="Rachel Shipsey" w:date="2025-06-19T18:44:00Z">
              <w:pPr>
                <w:pStyle w:val="TOC2"/>
                <w:tabs>
                  <w:tab w:val="left" w:pos="660"/>
                </w:tabs>
              </w:pPr>
            </w:pPrChange>
          </w:pPr>
          <w:del w:id="648" w:author="Rachel Shipsey" w:date="2025-06-19T14:55:00Z">
            <w:r w:rsidRPr="007F7AFB" w:rsidDel="007F7AFB">
              <w:rPr>
                <w:rPrChange w:id="649" w:author="Rachel Shipsey" w:date="2025-06-19T14:55:00Z">
                  <w:rPr>
                    <w:rStyle w:val="Hyperlink"/>
                    <w:rFonts w:cs="Arial"/>
                    <w:bCs/>
                    <w:noProof/>
                  </w:rPr>
                </w:rPrChange>
              </w:rPr>
              <w:delText>f.</w:delText>
            </w:r>
            <w:r w:rsidDel="007F7AFB">
              <w:rPr>
                <w:rFonts w:asciiTheme="minorHAnsi" w:eastAsiaTheme="minorEastAsia" w:hAnsiTheme="minorHAnsi"/>
                <w:kern w:val="2"/>
                <w:sz w:val="22"/>
                <w:lang w:val="en-GB" w:eastAsia="en-GB"/>
                <w14:ligatures w14:val="standardContextual"/>
              </w:rPr>
              <w:tab/>
            </w:r>
            <w:r w:rsidRPr="007F7AFB" w:rsidDel="007F7AFB">
              <w:rPr>
                <w:rPrChange w:id="650" w:author="Rachel Shipsey" w:date="2025-06-19T14:55:00Z">
                  <w:rPr>
                    <w:rStyle w:val="Hyperlink"/>
                    <w:rFonts w:cs="Arial"/>
                    <w:bCs/>
                    <w:noProof/>
                  </w:rPr>
                </w:rPrChange>
              </w:rPr>
              <w:delText>Resources</w:delText>
            </w:r>
            <w:r w:rsidDel="007F7AFB">
              <w:rPr>
                <w:webHidden/>
              </w:rPr>
              <w:tab/>
              <w:delText>85</w:delText>
            </w:r>
          </w:del>
        </w:p>
        <w:p w14:paraId="3EC30686" w14:textId="05B1C09E" w:rsidR="000E359F" w:rsidDel="007F7AFB" w:rsidRDefault="000E359F">
          <w:pPr>
            <w:pStyle w:val="TOC1"/>
            <w:rPr>
              <w:del w:id="651" w:author="Rachel Shipsey" w:date="2025-06-19T14:55:00Z"/>
              <w:rFonts w:asciiTheme="minorHAnsi" w:eastAsiaTheme="minorEastAsia" w:hAnsiTheme="minorHAnsi" w:cstheme="minorBidi"/>
              <w:color w:val="auto"/>
              <w:kern w:val="2"/>
              <w:sz w:val="22"/>
              <w:lang w:val="en-GB" w:eastAsia="en-GB"/>
              <w14:ligatures w14:val="standardContextual"/>
            </w:rPr>
          </w:pPr>
          <w:del w:id="652" w:author="Rachel Shipsey" w:date="2025-06-19T14:55:00Z">
            <w:r w:rsidRPr="007F7AFB" w:rsidDel="007F7AFB">
              <w:rPr>
                <w:rPrChange w:id="653" w:author="Rachel Shipsey" w:date="2025-06-19T14:55:00Z">
                  <w:rPr>
                    <w:rStyle w:val="Hyperlink"/>
                    <w:bdr w:val="none" w:sz="0" w:space="0" w:color="auto" w:frame="1"/>
                  </w:rPr>
                </w:rPrChange>
              </w:rPr>
              <w:delText>23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654" w:author="Rachel Shipsey" w:date="2025-06-19T14:55:00Z">
                  <w:rPr>
                    <w:rStyle w:val="Hyperlink"/>
                    <w:bdr w:val="none" w:sz="0" w:space="0" w:color="auto" w:frame="1"/>
                  </w:rPr>
                </w:rPrChange>
              </w:rPr>
              <w:delText>Chapter 10: Quality Assurance, Monitoring, Evaluation, and Risk Management</w:delText>
            </w:r>
            <w:r w:rsidDel="007F7AFB">
              <w:rPr>
                <w:webHidden/>
              </w:rPr>
              <w:tab/>
              <w:delText>86</w:delText>
            </w:r>
          </w:del>
        </w:p>
        <w:p w14:paraId="5ADE18EC" w14:textId="289E3AB8" w:rsidR="000E359F" w:rsidDel="007F7AFB" w:rsidRDefault="000E359F">
          <w:pPr>
            <w:pStyle w:val="TOC1"/>
            <w:rPr>
              <w:del w:id="655" w:author="Rachel Shipsey" w:date="2025-06-19T14:55:00Z"/>
              <w:rFonts w:asciiTheme="minorHAnsi" w:eastAsiaTheme="minorEastAsia" w:hAnsiTheme="minorHAnsi"/>
              <w:kern w:val="2"/>
              <w:sz w:val="22"/>
              <w:lang w:val="en-GB" w:eastAsia="en-GB"/>
              <w14:ligatures w14:val="standardContextual"/>
            </w:rPr>
            <w:pPrChange w:id="656" w:author="Rachel Shipsey" w:date="2025-06-19T18:44:00Z">
              <w:pPr>
                <w:pStyle w:val="TOC2"/>
                <w:tabs>
                  <w:tab w:val="left" w:pos="660"/>
                </w:tabs>
              </w:pPr>
            </w:pPrChange>
          </w:pPr>
          <w:del w:id="657" w:author="Rachel Shipsey" w:date="2025-06-19T14:55:00Z">
            <w:r w:rsidRPr="007F7AFB" w:rsidDel="007F7AFB">
              <w:rPr>
                <w:rPrChange w:id="658" w:author="Rachel Shipsey" w:date="2025-06-19T14:55:00Z">
                  <w:rPr>
                    <w:rStyle w:val="Hyperlink"/>
                    <w:rFonts w:asciiTheme="majorHAnsi" w:hAnsiTheme="majorHAnsi"/>
                    <w:bCs/>
                    <w:noProof/>
                    <w:bdr w:val="none" w:sz="0" w:space="0" w:color="auto" w:frame="1"/>
                  </w:rPr>
                </w:rPrChange>
              </w:rPr>
              <w:delText>a)</w:delText>
            </w:r>
            <w:r w:rsidDel="007F7AFB">
              <w:rPr>
                <w:rFonts w:asciiTheme="minorHAnsi" w:eastAsiaTheme="minorEastAsia" w:hAnsiTheme="minorHAnsi"/>
                <w:kern w:val="2"/>
                <w:sz w:val="22"/>
                <w:lang w:val="en-GB" w:eastAsia="en-GB"/>
                <w14:ligatures w14:val="standardContextual"/>
              </w:rPr>
              <w:tab/>
            </w:r>
            <w:r w:rsidRPr="007F7AFB" w:rsidDel="007F7AFB">
              <w:rPr>
                <w:rPrChange w:id="659" w:author="Rachel Shipsey" w:date="2025-06-19T14:55:00Z">
                  <w:rPr>
                    <w:rStyle w:val="Hyperlink"/>
                    <w:rFonts w:asciiTheme="majorHAnsi" w:hAnsiTheme="majorHAnsi"/>
                    <w:bCs/>
                    <w:noProof/>
                    <w:bdr w:val="none" w:sz="0" w:space="0" w:color="auto" w:frame="1"/>
                  </w:rPr>
                </w:rPrChange>
              </w:rPr>
              <w:delText>Introduction</w:delText>
            </w:r>
            <w:r w:rsidDel="007F7AFB">
              <w:rPr>
                <w:webHidden/>
              </w:rPr>
              <w:tab/>
              <w:delText>86</w:delText>
            </w:r>
          </w:del>
        </w:p>
        <w:p w14:paraId="156EF233" w14:textId="01A0AE28" w:rsidR="000E359F" w:rsidDel="007F7AFB" w:rsidRDefault="000E359F">
          <w:pPr>
            <w:pStyle w:val="TOC1"/>
            <w:rPr>
              <w:del w:id="660" w:author="Rachel Shipsey" w:date="2025-06-19T14:55:00Z"/>
              <w:rFonts w:asciiTheme="minorHAnsi" w:eastAsiaTheme="minorEastAsia" w:hAnsiTheme="minorHAnsi"/>
              <w:kern w:val="2"/>
              <w:sz w:val="22"/>
              <w:lang w:val="en-GB" w:eastAsia="en-GB"/>
              <w14:ligatures w14:val="standardContextual"/>
            </w:rPr>
            <w:pPrChange w:id="661" w:author="Rachel Shipsey" w:date="2025-06-19T18:44:00Z">
              <w:pPr>
                <w:pStyle w:val="TOC2"/>
                <w:tabs>
                  <w:tab w:val="left" w:pos="660"/>
                </w:tabs>
              </w:pPr>
            </w:pPrChange>
          </w:pPr>
          <w:del w:id="662" w:author="Rachel Shipsey" w:date="2025-06-19T14:55:00Z">
            <w:r w:rsidRPr="007F7AFB" w:rsidDel="007F7AFB">
              <w:rPr>
                <w:rPrChange w:id="663" w:author="Rachel Shipsey" w:date="2025-06-19T14:55:00Z">
                  <w:rPr>
                    <w:rStyle w:val="Hyperlink"/>
                    <w:bCs/>
                    <w:noProof/>
                    <w:bdr w:val="none" w:sz="0" w:space="0" w:color="auto" w:frame="1"/>
                  </w:rPr>
                </w:rPrChange>
              </w:rPr>
              <w:delText>b)</w:delText>
            </w:r>
            <w:r w:rsidDel="007F7AFB">
              <w:rPr>
                <w:rFonts w:asciiTheme="minorHAnsi" w:eastAsiaTheme="minorEastAsia" w:hAnsiTheme="minorHAnsi"/>
                <w:kern w:val="2"/>
                <w:sz w:val="22"/>
                <w:lang w:val="en-GB" w:eastAsia="en-GB"/>
                <w14:ligatures w14:val="standardContextual"/>
              </w:rPr>
              <w:tab/>
            </w:r>
            <w:r w:rsidRPr="007F7AFB" w:rsidDel="007F7AFB">
              <w:rPr>
                <w:rPrChange w:id="664" w:author="Rachel Shipsey" w:date="2025-06-19T14:55:00Z">
                  <w:rPr>
                    <w:rStyle w:val="Hyperlink"/>
                    <w:bCs/>
                    <w:noProof/>
                    <w:bdr w:val="none" w:sz="0" w:space="0" w:color="auto" w:frame="1"/>
                  </w:rPr>
                </w:rPrChange>
              </w:rPr>
              <w:delText>Key implementation areas of quality management in a digital census</w:delText>
            </w:r>
            <w:r w:rsidDel="007F7AFB">
              <w:rPr>
                <w:webHidden/>
              </w:rPr>
              <w:tab/>
              <w:delText>87</w:delText>
            </w:r>
          </w:del>
        </w:p>
        <w:p w14:paraId="5C4E478C" w14:textId="6EDB1AA6" w:rsidR="000E359F" w:rsidDel="007F7AFB" w:rsidRDefault="000E359F">
          <w:pPr>
            <w:pStyle w:val="TOC1"/>
            <w:rPr>
              <w:del w:id="665" w:author="Rachel Shipsey" w:date="2025-06-19T14:55:00Z"/>
              <w:rFonts w:asciiTheme="minorHAnsi" w:eastAsiaTheme="minorEastAsia" w:hAnsiTheme="minorHAnsi"/>
              <w:kern w:val="2"/>
              <w:sz w:val="22"/>
              <w:lang w:val="en-GB" w:eastAsia="en-GB"/>
              <w14:ligatures w14:val="standardContextual"/>
            </w:rPr>
            <w:pPrChange w:id="666" w:author="Rachel Shipsey" w:date="2025-06-19T18:44:00Z">
              <w:pPr>
                <w:pStyle w:val="TOC2"/>
                <w:tabs>
                  <w:tab w:val="left" w:pos="660"/>
                </w:tabs>
              </w:pPr>
            </w:pPrChange>
          </w:pPr>
          <w:del w:id="667" w:author="Rachel Shipsey" w:date="2025-06-19T14:55:00Z">
            <w:r w:rsidRPr="007F7AFB" w:rsidDel="007F7AFB">
              <w:rPr>
                <w:rPrChange w:id="668" w:author="Rachel Shipsey" w:date="2025-06-19T14:55:00Z">
                  <w:rPr>
                    <w:rStyle w:val="Hyperlink"/>
                    <w:bCs/>
                    <w:noProof/>
                    <w:bdr w:val="none" w:sz="0" w:space="0" w:color="auto" w:frame="1"/>
                  </w:rPr>
                </w:rPrChange>
              </w:rPr>
              <w:delText>c)</w:delText>
            </w:r>
            <w:r w:rsidDel="007F7AFB">
              <w:rPr>
                <w:rFonts w:asciiTheme="minorHAnsi" w:eastAsiaTheme="minorEastAsia" w:hAnsiTheme="minorHAnsi"/>
                <w:kern w:val="2"/>
                <w:sz w:val="22"/>
                <w:lang w:val="en-GB" w:eastAsia="en-GB"/>
                <w14:ligatures w14:val="standardContextual"/>
              </w:rPr>
              <w:tab/>
            </w:r>
            <w:r w:rsidRPr="007F7AFB" w:rsidDel="007F7AFB">
              <w:rPr>
                <w:rPrChange w:id="669" w:author="Rachel Shipsey" w:date="2025-06-19T14:55:00Z">
                  <w:rPr>
                    <w:rStyle w:val="Hyperlink"/>
                    <w:bCs/>
                    <w:noProof/>
                    <w:bdr w:val="none" w:sz="0" w:space="0" w:color="auto" w:frame="1"/>
                  </w:rPr>
                </w:rPrChange>
              </w:rPr>
              <w:delText>Selected Country Experiences</w:delText>
            </w:r>
            <w:r w:rsidDel="007F7AFB">
              <w:rPr>
                <w:webHidden/>
              </w:rPr>
              <w:tab/>
              <w:delText>88</w:delText>
            </w:r>
          </w:del>
        </w:p>
        <w:p w14:paraId="421BA877" w14:textId="189482C9" w:rsidR="000E359F" w:rsidDel="007F7AFB" w:rsidRDefault="000E359F">
          <w:pPr>
            <w:pStyle w:val="TOC1"/>
            <w:rPr>
              <w:del w:id="670" w:author="Rachel Shipsey" w:date="2025-06-19T14:55:00Z"/>
              <w:rFonts w:asciiTheme="minorHAnsi" w:eastAsiaTheme="minorEastAsia" w:hAnsiTheme="minorHAnsi"/>
              <w:kern w:val="2"/>
              <w:sz w:val="22"/>
              <w:lang w:val="en-GB" w:eastAsia="en-GB"/>
              <w14:ligatures w14:val="standardContextual"/>
            </w:rPr>
            <w:pPrChange w:id="671" w:author="Rachel Shipsey" w:date="2025-06-19T18:44:00Z">
              <w:pPr>
                <w:pStyle w:val="TOC2"/>
                <w:tabs>
                  <w:tab w:val="left" w:pos="660"/>
                </w:tabs>
              </w:pPr>
            </w:pPrChange>
          </w:pPr>
          <w:del w:id="672" w:author="Rachel Shipsey" w:date="2025-06-19T14:55:00Z">
            <w:r w:rsidRPr="007F7AFB" w:rsidDel="007F7AFB">
              <w:rPr>
                <w:rPrChange w:id="673" w:author="Rachel Shipsey" w:date="2025-06-19T14:55:00Z">
                  <w:rPr>
                    <w:rStyle w:val="Hyperlink"/>
                    <w:bCs/>
                    <w:noProof/>
                    <w:bdr w:val="none" w:sz="0" w:space="0" w:color="auto" w:frame="1"/>
                  </w:rPr>
                </w:rPrChange>
              </w:rPr>
              <w:delText>d)</w:delText>
            </w:r>
            <w:r w:rsidDel="007F7AFB">
              <w:rPr>
                <w:rFonts w:asciiTheme="minorHAnsi" w:eastAsiaTheme="minorEastAsia" w:hAnsiTheme="minorHAnsi"/>
                <w:kern w:val="2"/>
                <w:sz w:val="22"/>
                <w:lang w:val="en-GB" w:eastAsia="en-GB"/>
                <w14:ligatures w14:val="standardContextual"/>
              </w:rPr>
              <w:tab/>
            </w:r>
            <w:r w:rsidRPr="007F7AFB" w:rsidDel="007F7AFB">
              <w:rPr>
                <w:rPrChange w:id="674" w:author="Rachel Shipsey" w:date="2025-06-19T14:55:00Z">
                  <w:rPr>
                    <w:rStyle w:val="Hyperlink"/>
                    <w:bCs/>
                    <w:noProof/>
                    <w:bdr w:val="none" w:sz="0" w:space="0" w:color="auto" w:frame="1"/>
                  </w:rPr>
                </w:rPrChange>
              </w:rPr>
              <w:delText>Challenges and Lessons Learnt</w:delText>
            </w:r>
            <w:r w:rsidDel="007F7AFB">
              <w:rPr>
                <w:webHidden/>
              </w:rPr>
              <w:tab/>
              <w:delText>89</w:delText>
            </w:r>
          </w:del>
        </w:p>
        <w:p w14:paraId="3A1AB892" w14:textId="2EEE9E9A" w:rsidR="000E359F" w:rsidDel="007F7AFB" w:rsidRDefault="000E359F">
          <w:pPr>
            <w:pStyle w:val="TOC1"/>
            <w:rPr>
              <w:del w:id="675" w:author="Rachel Shipsey" w:date="2025-06-19T14:55:00Z"/>
              <w:rFonts w:asciiTheme="minorHAnsi" w:eastAsiaTheme="minorEastAsia" w:hAnsiTheme="minorHAnsi"/>
              <w:kern w:val="2"/>
              <w:sz w:val="22"/>
              <w:lang w:val="en-GB" w:eastAsia="en-GB"/>
              <w14:ligatures w14:val="standardContextual"/>
            </w:rPr>
            <w:pPrChange w:id="676" w:author="Rachel Shipsey" w:date="2025-06-19T18:44:00Z">
              <w:pPr>
                <w:pStyle w:val="TOC2"/>
                <w:tabs>
                  <w:tab w:val="left" w:pos="660"/>
                </w:tabs>
              </w:pPr>
            </w:pPrChange>
          </w:pPr>
          <w:del w:id="677" w:author="Rachel Shipsey" w:date="2025-06-19T14:55:00Z">
            <w:r w:rsidRPr="007F7AFB" w:rsidDel="007F7AFB">
              <w:rPr>
                <w:rPrChange w:id="678" w:author="Rachel Shipsey" w:date="2025-06-19T14:55:00Z">
                  <w:rPr>
                    <w:rStyle w:val="Hyperlink"/>
                    <w:bCs/>
                    <w:noProof/>
                    <w:bdr w:val="none" w:sz="0" w:space="0" w:color="auto" w:frame="1"/>
                  </w:rPr>
                </w:rPrChange>
              </w:rPr>
              <w:delText>e)</w:delText>
            </w:r>
            <w:r w:rsidDel="007F7AFB">
              <w:rPr>
                <w:rFonts w:asciiTheme="minorHAnsi" w:eastAsiaTheme="minorEastAsia" w:hAnsiTheme="minorHAnsi"/>
                <w:kern w:val="2"/>
                <w:sz w:val="22"/>
                <w:lang w:val="en-GB" w:eastAsia="en-GB"/>
                <w14:ligatures w14:val="standardContextual"/>
              </w:rPr>
              <w:tab/>
            </w:r>
            <w:r w:rsidRPr="007F7AFB" w:rsidDel="007F7AFB">
              <w:rPr>
                <w:rPrChange w:id="679" w:author="Rachel Shipsey" w:date="2025-06-19T14:55:00Z">
                  <w:rPr>
                    <w:rStyle w:val="Hyperlink"/>
                    <w:bCs/>
                    <w:noProof/>
                    <w:bdr w:val="none" w:sz="0" w:space="0" w:color="auto" w:frame="1"/>
                  </w:rPr>
                </w:rPrChange>
              </w:rPr>
              <w:delText>Recommendations</w:delText>
            </w:r>
            <w:r w:rsidDel="007F7AFB">
              <w:rPr>
                <w:webHidden/>
              </w:rPr>
              <w:tab/>
              <w:delText>89</w:delText>
            </w:r>
          </w:del>
        </w:p>
        <w:p w14:paraId="2E277CA0" w14:textId="5312E80F" w:rsidR="000E359F" w:rsidDel="007F7AFB" w:rsidRDefault="000E359F">
          <w:pPr>
            <w:pStyle w:val="TOC1"/>
            <w:rPr>
              <w:del w:id="680" w:author="Rachel Shipsey" w:date="2025-06-19T14:55:00Z"/>
              <w:rFonts w:asciiTheme="minorHAnsi" w:eastAsiaTheme="minorEastAsia" w:hAnsiTheme="minorHAnsi" w:cstheme="minorBidi"/>
              <w:color w:val="auto"/>
              <w:kern w:val="2"/>
              <w:sz w:val="22"/>
              <w:lang w:val="en-GB" w:eastAsia="en-GB"/>
              <w14:ligatures w14:val="standardContextual"/>
            </w:rPr>
          </w:pPr>
          <w:del w:id="681" w:author="Rachel Shipsey" w:date="2025-06-19T14:55:00Z">
            <w:r w:rsidRPr="007F7AFB" w:rsidDel="007F7AFB">
              <w:rPr>
                <w:rPrChange w:id="682" w:author="Rachel Shipsey" w:date="2025-06-19T14:55:00Z">
                  <w:rPr>
                    <w:rStyle w:val="Hyperlink"/>
                    <w:bCs/>
                  </w:rPr>
                </w:rPrChange>
              </w:rPr>
              <w:delText>24</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683" w:author="Rachel Shipsey" w:date="2025-06-19T14:55:00Z">
                  <w:rPr>
                    <w:rStyle w:val="Hyperlink"/>
                    <w:bCs/>
                  </w:rPr>
                </w:rPrChange>
              </w:rPr>
              <w:delText>10.4 Data quality assurance</w:delText>
            </w:r>
            <w:r w:rsidDel="007F7AFB">
              <w:rPr>
                <w:webHidden/>
              </w:rPr>
              <w:tab/>
              <w:delText>89</w:delText>
            </w:r>
          </w:del>
        </w:p>
        <w:p w14:paraId="3BE4D9D2" w14:textId="637C6C5D" w:rsidR="000E359F" w:rsidDel="007F7AFB" w:rsidRDefault="000E359F">
          <w:pPr>
            <w:pStyle w:val="TOC1"/>
            <w:rPr>
              <w:del w:id="684" w:author="Rachel Shipsey" w:date="2025-06-19T14:55:00Z"/>
              <w:rFonts w:asciiTheme="minorHAnsi" w:eastAsiaTheme="minorEastAsia" w:hAnsiTheme="minorHAnsi"/>
              <w:kern w:val="2"/>
              <w:sz w:val="22"/>
              <w:lang w:val="en-GB" w:eastAsia="en-GB"/>
              <w14:ligatures w14:val="standardContextual"/>
            </w:rPr>
            <w:pPrChange w:id="685" w:author="Rachel Shipsey" w:date="2025-06-19T18:44:00Z">
              <w:pPr>
                <w:pStyle w:val="TOC3"/>
              </w:pPr>
            </w:pPrChange>
          </w:pPr>
          <w:del w:id="686" w:author="Rachel Shipsey" w:date="2025-06-19T14:55:00Z">
            <w:r w:rsidRPr="007F7AFB" w:rsidDel="007F7AFB">
              <w:rPr>
                <w:rPrChange w:id="687" w:author="Rachel Shipsey" w:date="2025-06-19T14:55:00Z">
                  <w:rPr>
                    <w:rStyle w:val="Hyperlink"/>
                    <w:rFonts w:eastAsia="Arial" w:cs="Arial"/>
                    <w:bCs/>
                    <w:noProof/>
                  </w:rPr>
                </w:rPrChange>
              </w:rPr>
              <w:delText>24.1.1</w:delText>
            </w:r>
            <w:r w:rsidDel="007F7AFB">
              <w:rPr>
                <w:rFonts w:asciiTheme="minorHAnsi" w:eastAsiaTheme="minorEastAsia" w:hAnsiTheme="minorHAnsi"/>
                <w:kern w:val="2"/>
                <w:sz w:val="22"/>
                <w:lang w:val="en-GB" w:eastAsia="en-GB"/>
                <w14:ligatures w14:val="standardContextual"/>
              </w:rPr>
              <w:tab/>
            </w:r>
            <w:r w:rsidRPr="007F7AFB" w:rsidDel="007F7AFB">
              <w:rPr>
                <w:rPrChange w:id="688" w:author="Rachel Shipsey" w:date="2025-06-19T14:55:00Z">
                  <w:rPr>
                    <w:rStyle w:val="Hyperlink"/>
                    <w:rFonts w:eastAsia="Arial" w:cs="Arial"/>
                    <w:bCs/>
                    <w:noProof/>
                  </w:rPr>
                </w:rPrChange>
              </w:rPr>
              <w:delText>10.4.1</w:delText>
            </w:r>
            <w:r w:rsidRPr="007F7AFB" w:rsidDel="007F7AFB">
              <w:rPr>
                <w:rPrChange w:id="689" w:author="Rachel Shipsey" w:date="2025-06-19T14:55:00Z">
                  <w:rPr>
                    <w:rStyle w:val="Hyperlink"/>
                    <w:noProof/>
                  </w:rPr>
                </w:rPrChange>
              </w:rPr>
              <w:delText xml:space="preserve"> </w:delText>
            </w:r>
            <w:r w:rsidRPr="007F7AFB" w:rsidDel="007F7AFB">
              <w:rPr>
                <w:rPrChange w:id="690" w:author="Rachel Shipsey" w:date="2025-06-19T14:55:00Z">
                  <w:rPr>
                    <w:rStyle w:val="Hyperlink"/>
                    <w:rFonts w:cs="Arial"/>
                    <w:bCs/>
                    <w:noProof/>
                  </w:rPr>
                </w:rPrChange>
              </w:rPr>
              <w:delText>Selected country experiences</w:delText>
            </w:r>
            <w:r w:rsidDel="007F7AFB">
              <w:rPr>
                <w:webHidden/>
              </w:rPr>
              <w:tab/>
              <w:delText>4</w:delText>
            </w:r>
          </w:del>
        </w:p>
        <w:p w14:paraId="55852302" w14:textId="5764B51D" w:rsidR="000E359F" w:rsidDel="007F7AFB" w:rsidRDefault="000E359F">
          <w:pPr>
            <w:pStyle w:val="TOC1"/>
            <w:rPr>
              <w:del w:id="691" w:author="Rachel Shipsey" w:date="2025-06-19T14:55:00Z"/>
              <w:rFonts w:asciiTheme="minorHAnsi" w:eastAsiaTheme="minorEastAsia" w:hAnsiTheme="minorHAnsi"/>
              <w:kern w:val="2"/>
              <w:sz w:val="22"/>
              <w:lang w:val="en-GB" w:eastAsia="en-GB"/>
              <w14:ligatures w14:val="standardContextual"/>
            </w:rPr>
            <w:pPrChange w:id="692" w:author="Rachel Shipsey" w:date="2025-06-19T18:44:00Z">
              <w:pPr>
                <w:pStyle w:val="TOC3"/>
              </w:pPr>
            </w:pPrChange>
          </w:pPr>
          <w:del w:id="693" w:author="Rachel Shipsey" w:date="2025-06-19T14:55:00Z">
            <w:r w:rsidRPr="007F7AFB" w:rsidDel="007F7AFB">
              <w:rPr>
                <w:rPrChange w:id="694" w:author="Rachel Shipsey" w:date="2025-06-19T14:55:00Z">
                  <w:rPr>
                    <w:rStyle w:val="Hyperlink"/>
                    <w:rFonts w:eastAsia="Arial" w:cs="Arial"/>
                    <w:bCs/>
                    <w:noProof/>
                  </w:rPr>
                </w:rPrChange>
              </w:rPr>
              <w:delText>24.1.2</w:delText>
            </w:r>
            <w:r w:rsidDel="007F7AFB">
              <w:rPr>
                <w:rFonts w:asciiTheme="minorHAnsi" w:eastAsiaTheme="minorEastAsia" w:hAnsiTheme="minorHAnsi"/>
                <w:kern w:val="2"/>
                <w:sz w:val="22"/>
                <w:lang w:val="en-GB" w:eastAsia="en-GB"/>
                <w14:ligatures w14:val="standardContextual"/>
              </w:rPr>
              <w:tab/>
            </w:r>
            <w:r w:rsidRPr="007F7AFB" w:rsidDel="007F7AFB">
              <w:rPr>
                <w:rPrChange w:id="695" w:author="Rachel Shipsey" w:date="2025-06-19T14:55:00Z">
                  <w:rPr>
                    <w:rStyle w:val="Hyperlink"/>
                    <w:rFonts w:eastAsia="Arial" w:cs="Arial"/>
                    <w:bCs/>
                    <w:noProof/>
                  </w:rPr>
                </w:rPrChange>
              </w:rPr>
              <w:delText xml:space="preserve">10.4.2 </w:delText>
            </w:r>
            <w:r w:rsidRPr="007F7AFB" w:rsidDel="007F7AFB">
              <w:rPr>
                <w:rPrChange w:id="696" w:author="Rachel Shipsey" w:date="2025-06-19T14:55:00Z">
                  <w:rPr>
                    <w:rStyle w:val="Hyperlink"/>
                    <w:noProof/>
                  </w:rPr>
                </w:rPrChange>
              </w:rPr>
              <w:delText xml:space="preserve"> </w:delText>
            </w:r>
            <w:r w:rsidRPr="007F7AFB" w:rsidDel="007F7AFB">
              <w:rPr>
                <w:rPrChange w:id="697" w:author="Rachel Shipsey" w:date="2025-06-19T14:55:00Z">
                  <w:rPr>
                    <w:rStyle w:val="Hyperlink"/>
                    <w:rFonts w:eastAsia="Arial" w:cs="Arial"/>
                    <w:bCs/>
                    <w:noProof/>
                  </w:rPr>
                </w:rPrChange>
              </w:rPr>
              <w:delText>Lessons Learnt</w:delText>
            </w:r>
            <w:r w:rsidDel="007F7AFB">
              <w:rPr>
                <w:webHidden/>
              </w:rPr>
              <w:tab/>
              <w:delText>4</w:delText>
            </w:r>
          </w:del>
        </w:p>
        <w:p w14:paraId="6F9CD5C5" w14:textId="51EDE2F2" w:rsidR="000E359F" w:rsidDel="007F7AFB" w:rsidRDefault="000E359F">
          <w:pPr>
            <w:pStyle w:val="TOC1"/>
            <w:rPr>
              <w:del w:id="698" w:author="Rachel Shipsey" w:date="2025-06-19T14:55:00Z"/>
              <w:rFonts w:asciiTheme="minorHAnsi" w:eastAsiaTheme="minorEastAsia" w:hAnsiTheme="minorHAnsi"/>
              <w:kern w:val="2"/>
              <w:sz w:val="22"/>
              <w:lang w:val="en-GB" w:eastAsia="en-GB"/>
              <w14:ligatures w14:val="standardContextual"/>
            </w:rPr>
            <w:pPrChange w:id="699" w:author="Rachel Shipsey" w:date="2025-06-19T18:44:00Z">
              <w:pPr>
                <w:pStyle w:val="TOC3"/>
              </w:pPr>
            </w:pPrChange>
          </w:pPr>
          <w:del w:id="700" w:author="Rachel Shipsey" w:date="2025-06-19T14:55:00Z">
            <w:r w:rsidRPr="007F7AFB" w:rsidDel="007F7AFB">
              <w:rPr>
                <w:rPrChange w:id="701" w:author="Rachel Shipsey" w:date="2025-06-19T14:55:00Z">
                  <w:rPr>
                    <w:rStyle w:val="Hyperlink"/>
                    <w:rFonts w:eastAsia="Arial" w:cs="Arial"/>
                    <w:bCs/>
                    <w:noProof/>
                  </w:rPr>
                </w:rPrChange>
              </w:rPr>
              <w:delText>24.1.3</w:delText>
            </w:r>
            <w:r w:rsidDel="007F7AFB">
              <w:rPr>
                <w:rFonts w:asciiTheme="minorHAnsi" w:eastAsiaTheme="minorEastAsia" w:hAnsiTheme="minorHAnsi"/>
                <w:kern w:val="2"/>
                <w:sz w:val="22"/>
                <w:lang w:val="en-GB" w:eastAsia="en-GB"/>
                <w14:ligatures w14:val="standardContextual"/>
              </w:rPr>
              <w:tab/>
            </w:r>
            <w:r w:rsidRPr="007F7AFB" w:rsidDel="007F7AFB">
              <w:rPr>
                <w:rPrChange w:id="702" w:author="Rachel Shipsey" w:date="2025-06-19T14:55:00Z">
                  <w:rPr>
                    <w:rStyle w:val="Hyperlink"/>
                    <w:rFonts w:eastAsia="Arial" w:cs="Arial"/>
                    <w:bCs/>
                    <w:noProof/>
                  </w:rPr>
                </w:rPrChange>
              </w:rPr>
              <w:delText>10.4.3</w:delText>
            </w:r>
            <w:r w:rsidRPr="007F7AFB" w:rsidDel="007F7AFB">
              <w:rPr>
                <w:rPrChange w:id="703" w:author="Rachel Shipsey" w:date="2025-06-19T14:55:00Z">
                  <w:rPr>
                    <w:rStyle w:val="Hyperlink"/>
                    <w:noProof/>
                  </w:rPr>
                </w:rPrChange>
              </w:rPr>
              <w:delText xml:space="preserve"> </w:delText>
            </w:r>
            <w:r w:rsidRPr="007F7AFB" w:rsidDel="007F7AFB">
              <w:rPr>
                <w:rPrChange w:id="704" w:author="Rachel Shipsey" w:date="2025-06-19T14:55:00Z">
                  <w:rPr>
                    <w:rStyle w:val="Hyperlink"/>
                    <w:rFonts w:cs="Arial"/>
                    <w:bCs/>
                    <w:noProof/>
                  </w:rPr>
                </w:rPrChange>
              </w:rPr>
              <w:delText>Recommendations</w:delText>
            </w:r>
            <w:r w:rsidDel="007F7AFB">
              <w:rPr>
                <w:webHidden/>
              </w:rPr>
              <w:tab/>
              <w:delText>4</w:delText>
            </w:r>
          </w:del>
        </w:p>
        <w:p w14:paraId="6EC1E2CC" w14:textId="7182D9CC" w:rsidR="000E359F" w:rsidDel="007F7AFB" w:rsidRDefault="000E359F">
          <w:pPr>
            <w:pStyle w:val="TOC1"/>
            <w:rPr>
              <w:del w:id="705" w:author="Rachel Shipsey" w:date="2025-06-19T14:55:00Z"/>
              <w:rFonts w:asciiTheme="minorHAnsi" w:eastAsiaTheme="minorEastAsia" w:hAnsiTheme="minorHAnsi" w:cstheme="minorBidi"/>
              <w:color w:val="auto"/>
              <w:kern w:val="2"/>
              <w:sz w:val="22"/>
              <w:lang w:val="en-GB" w:eastAsia="en-GB"/>
              <w14:ligatures w14:val="standardContextual"/>
            </w:rPr>
          </w:pPr>
          <w:del w:id="706" w:author="Rachel Shipsey" w:date="2025-06-19T14:55:00Z">
            <w:r w:rsidRPr="007F7AFB" w:rsidDel="007F7AFB">
              <w:rPr>
                <w:rPrChange w:id="707" w:author="Rachel Shipsey" w:date="2025-06-19T14:55:00Z">
                  <w:rPr>
                    <w:rStyle w:val="Hyperlink"/>
                    <w:bCs/>
                  </w:rPr>
                </w:rPrChange>
              </w:rPr>
              <w:delText>25</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08" w:author="Rachel Shipsey" w:date="2025-06-19T14:55:00Z">
                  <w:rPr>
                    <w:rStyle w:val="Hyperlink"/>
                    <w:bCs/>
                  </w:rPr>
                </w:rPrChange>
              </w:rPr>
              <w:delText>10.5 Conclusion</w:delText>
            </w:r>
            <w:r w:rsidDel="007F7AFB">
              <w:rPr>
                <w:webHidden/>
              </w:rPr>
              <w:tab/>
              <w:delText>4</w:delText>
            </w:r>
          </w:del>
        </w:p>
        <w:p w14:paraId="1F268C3F" w14:textId="64269AF3" w:rsidR="000E359F" w:rsidDel="007F7AFB" w:rsidRDefault="000E359F">
          <w:pPr>
            <w:pStyle w:val="TOC1"/>
            <w:rPr>
              <w:del w:id="709" w:author="Rachel Shipsey" w:date="2025-06-19T14:55:00Z"/>
              <w:rFonts w:asciiTheme="minorHAnsi" w:eastAsiaTheme="minorEastAsia" w:hAnsiTheme="minorHAnsi" w:cstheme="minorBidi"/>
              <w:color w:val="auto"/>
              <w:kern w:val="2"/>
              <w:sz w:val="22"/>
              <w:lang w:val="en-GB" w:eastAsia="en-GB"/>
              <w14:ligatures w14:val="standardContextual"/>
            </w:rPr>
          </w:pPr>
          <w:del w:id="710" w:author="Rachel Shipsey" w:date="2025-06-19T14:55:00Z">
            <w:r w:rsidRPr="007F7AFB" w:rsidDel="007F7AFB">
              <w:rPr>
                <w:rPrChange w:id="711" w:author="Rachel Shipsey" w:date="2025-06-19T14:55:00Z">
                  <w:rPr>
                    <w:rStyle w:val="Hyperlink"/>
                    <w:bCs/>
                  </w:rPr>
                </w:rPrChange>
              </w:rPr>
              <w:delText>26</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12" w:author="Rachel Shipsey" w:date="2025-06-19T14:55:00Z">
                  <w:rPr>
                    <w:rStyle w:val="Hyperlink"/>
                    <w:bCs/>
                  </w:rPr>
                </w:rPrChange>
              </w:rPr>
              <w:delText>10.6 References</w:delText>
            </w:r>
            <w:r w:rsidDel="007F7AFB">
              <w:rPr>
                <w:webHidden/>
              </w:rPr>
              <w:tab/>
              <w:delText>5</w:delText>
            </w:r>
          </w:del>
        </w:p>
        <w:p w14:paraId="24DF022A" w14:textId="6F51A8ED" w:rsidR="000E359F" w:rsidDel="007F7AFB" w:rsidRDefault="000E359F">
          <w:pPr>
            <w:pStyle w:val="TOC1"/>
            <w:rPr>
              <w:del w:id="713" w:author="Rachel Shipsey" w:date="2025-06-19T14:55:00Z"/>
              <w:rFonts w:asciiTheme="minorHAnsi" w:eastAsiaTheme="minorEastAsia" w:hAnsiTheme="minorHAnsi"/>
              <w:kern w:val="2"/>
              <w:sz w:val="22"/>
              <w:lang w:val="en-GB" w:eastAsia="en-GB"/>
              <w14:ligatures w14:val="standardContextual"/>
            </w:rPr>
            <w:pPrChange w:id="714" w:author="Rachel Shipsey" w:date="2025-06-19T18:44:00Z">
              <w:pPr>
                <w:pStyle w:val="TOC2"/>
                <w:tabs>
                  <w:tab w:val="left" w:pos="1100"/>
                </w:tabs>
              </w:pPr>
            </w:pPrChange>
          </w:pPr>
          <w:del w:id="715" w:author="Rachel Shipsey" w:date="2025-06-19T14:55:00Z">
            <w:r w:rsidRPr="007F7AFB" w:rsidDel="007F7AFB">
              <w:rPr>
                <w:highlight w:val="yellow"/>
                <w:rPrChange w:id="716" w:author="Rachel Shipsey" w:date="2025-06-19T14:55:00Z">
                  <w:rPr>
                    <w:rStyle w:val="Hyperlink"/>
                    <w:rFonts w:eastAsia="Cambria" w:cs="Arial"/>
                    <w:bCs/>
                    <w:noProof/>
                    <w:highlight w:val="yellow"/>
                  </w:rPr>
                </w:rPrChange>
              </w:rPr>
              <w:delText>26.1</w:delText>
            </w:r>
            <w:r w:rsidDel="007F7AFB">
              <w:rPr>
                <w:rFonts w:asciiTheme="minorHAnsi" w:eastAsiaTheme="minorEastAsia" w:hAnsiTheme="minorHAnsi"/>
                <w:kern w:val="2"/>
                <w:sz w:val="22"/>
                <w:lang w:val="en-GB" w:eastAsia="en-GB"/>
                <w14:ligatures w14:val="standardContextual"/>
              </w:rPr>
              <w:tab/>
            </w:r>
            <w:r w:rsidRPr="007F7AFB" w:rsidDel="007F7AFB">
              <w:rPr>
                <w:highlight w:val="yellow"/>
                <w:rPrChange w:id="717" w:author="Rachel Shipsey" w:date="2025-06-19T14:55:00Z">
                  <w:rPr>
                    <w:rStyle w:val="Hyperlink"/>
                    <w:rFonts w:cs="Arial"/>
                    <w:noProof/>
                    <w:highlight w:val="yellow"/>
                  </w:rPr>
                </w:rPrChange>
              </w:rPr>
              <w:delText xml:space="preserve"> </w:delText>
            </w:r>
            <w:r w:rsidRPr="007F7AFB" w:rsidDel="007F7AFB">
              <w:rPr>
                <w:highlight w:val="yellow"/>
                <w:rPrChange w:id="718" w:author="Rachel Shipsey" w:date="2025-06-19T14:55:00Z">
                  <w:rPr>
                    <w:rStyle w:val="Hyperlink"/>
                    <w:rFonts w:eastAsia="Cambria" w:cs="Arial"/>
                    <w:bCs/>
                    <w:noProof/>
                    <w:highlight w:val="yellow"/>
                  </w:rPr>
                </w:rPrChange>
              </w:rPr>
              <w:delText>9.2.2 Census and Survey Dashboard</w:delText>
            </w:r>
            <w:r w:rsidDel="007F7AFB">
              <w:rPr>
                <w:webHidden/>
              </w:rPr>
              <w:tab/>
              <w:delText>5</w:delText>
            </w:r>
          </w:del>
        </w:p>
        <w:p w14:paraId="1A62BE5B" w14:textId="3A249017" w:rsidR="000E359F" w:rsidDel="007F7AFB" w:rsidRDefault="000E359F">
          <w:pPr>
            <w:pStyle w:val="TOC1"/>
            <w:rPr>
              <w:del w:id="719" w:author="Rachel Shipsey" w:date="2025-06-19T14:55:00Z"/>
              <w:rFonts w:asciiTheme="minorHAnsi" w:eastAsiaTheme="minorEastAsia" w:hAnsiTheme="minorHAnsi"/>
              <w:kern w:val="2"/>
              <w:sz w:val="22"/>
              <w:lang w:val="en-GB" w:eastAsia="en-GB"/>
              <w14:ligatures w14:val="standardContextual"/>
            </w:rPr>
            <w:pPrChange w:id="720" w:author="Rachel Shipsey" w:date="2025-06-19T18:44:00Z">
              <w:pPr>
                <w:pStyle w:val="TOC2"/>
                <w:tabs>
                  <w:tab w:val="left" w:pos="1100"/>
                </w:tabs>
              </w:pPr>
            </w:pPrChange>
          </w:pPr>
          <w:del w:id="721" w:author="Rachel Shipsey" w:date="2025-06-19T14:55:00Z">
            <w:r w:rsidRPr="007F7AFB" w:rsidDel="007F7AFB">
              <w:rPr>
                <w:highlight w:val="yellow"/>
                <w:rPrChange w:id="722" w:author="Rachel Shipsey" w:date="2025-06-19T14:55:00Z">
                  <w:rPr>
                    <w:rStyle w:val="Hyperlink"/>
                    <w:rFonts w:eastAsia="Cambria" w:cs="Arial"/>
                    <w:bCs/>
                    <w:noProof/>
                    <w:highlight w:val="yellow"/>
                  </w:rPr>
                </w:rPrChange>
              </w:rPr>
              <w:delText>26.2</w:delText>
            </w:r>
            <w:r w:rsidDel="007F7AFB">
              <w:rPr>
                <w:rFonts w:asciiTheme="minorHAnsi" w:eastAsiaTheme="minorEastAsia" w:hAnsiTheme="minorHAnsi"/>
                <w:kern w:val="2"/>
                <w:sz w:val="22"/>
                <w:lang w:val="en-GB" w:eastAsia="en-GB"/>
                <w14:ligatures w14:val="standardContextual"/>
              </w:rPr>
              <w:tab/>
            </w:r>
            <w:r w:rsidRPr="007F7AFB" w:rsidDel="007F7AFB">
              <w:rPr>
                <w:highlight w:val="yellow"/>
                <w:rPrChange w:id="723" w:author="Rachel Shipsey" w:date="2025-06-19T14:55:00Z">
                  <w:rPr>
                    <w:rStyle w:val="Hyperlink"/>
                    <w:rFonts w:eastAsia="Cambria" w:cs="Arial"/>
                    <w:bCs/>
                    <w:noProof/>
                    <w:highlight w:val="yellow"/>
                  </w:rPr>
                </w:rPrChange>
              </w:rPr>
              <w:delText>9.2.3 Census support center</w:delText>
            </w:r>
            <w:r w:rsidDel="007F7AFB">
              <w:rPr>
                <w:webHidden/>
              </w:rPr>
              <w:tab/>
              <w:delText>7</w:delText>
            </w:r>
          </w:del>
        </w:p>
        <w:p w14:paraId="592D6C45" w14:textId="55293BC0" w:rsidR="000E359F" w:rsidDel="007F7AFB" w:rsidRDefault="000E359F">
          <w:pPr>
            <w:pStyle w:val="TOC1"/>
            <w:rPr>
              <w:del w:id="724" w:author="Rachel Shipsey" w:date="2025-06-19T14:55:00Z"/>
              <w:rFonts w:asciiTheme="minorHAnsi" w:eastAsiaTheme="minorEastAsia" w:hAnsiTheme="minorHAnsi" w:cstheme="minorBidi"/>
              <w:color w:val="auto"/>
              <w:kern w:val="2"/>
              <w:sz w:val="22"/>
              <w:lang w:val="en-GB" w:eastAsia="en-GB"/>
              <w14:ligatures w14:val="standardContextual"/>
            </w:rPr>
          </w:pPr>
          <w:del w:id="725" w:author="Rachel Shipsey" w:date="2025-06-19T14:55:00Z">
            <w:r w:rsidRPr="007F7AFB" w:rsidDel="007F7AFB">
              <w:rPr>
                <w:rPrChange w:id="726" w:author="Rachel Shipsey" w:date="2025-06-19T14:55:00Z">
                  <w:rPr>
                    <w:rStyle w:val="Hyperlink"/>
                    <w:bCs/>
                  </w:rPr>
                </w:rPrChange>
              </w:rPr>
              <w:delText>27</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27" w:author="Rachel Shipsey" w:date="2025-06-19T14:55:00Z">
                  <w:rPr>
                    <w:rStyle w:val="Hyperlink"/>
                    <w:bCs/>
                  </w:rPr>
                </w:rPrChange>
              </w:rPr>
              <w:delText xml:space="preserve">OLD CHAPTER TEN: Enumeration </w:delText>
            </w:r>
            <w:r w:rsidDel="007F7AFB">
              <w:rPr>
                <w:webHidden/>
              </w:rPr>
              <w:tab/>
              <w:delText>9</w:delText>
            </w:r>
          </w:del>
        </w:p>
        <w:p w14:paraId="3E9F6A49" w14:textId="68F7CE8C" w:rsidR="000E359F" w:rsidDel="007F7AFB" w:rsidRDefault="000E359F">
          <w:pPr>
            <w:pStyle w:val="TOC1"/>
            <w:rPr>
              <w:del w:id="728" w:author="Rachel Shipsey" w:date="2025-06-19T14:55:00Z"/>
              <w:rFonts w:asciiTheme="minorHAnsi" w:eastAsiaTheme="minorEastAsia" w:hAnsiTheme="minorHAnsi" w:cstheme="minorBidi"/>
              <w:color w:val="auto"/>
              <w:kern w:val="2"/>
              <w:sz w:val="22"/>
              <w:lang w:val="en-GB" w:eastAsia="en-GB"/>
              <w14:ligatures w14:val="standardContextual"/>
            </w:rPr>
          </w:pPr>
          <w:del w:id="729" w:author="Rachel Shipsey" w:date="2025-06-19T14:55:00Z">
            <w:r w:rsidRPr="007F7AFB" w:rsidDel="007F7AFB">
              <w:rPr>
                <w:rPrChange w:id="730" w:author="Rachel Shipsey" w:date="2025-06-19T14:55:00Z">
                  <w:rPr>
                    <w:rStyle w:val="Hyperlink"/>
                    <w:bCs/>
                  </w:rPr>
                </w:rPrChange>
              </w:rPr>
              <w:delText>28</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31" w:author="Rachel Shipsey" w:date="2025-06-19T14:55:00Z">
                  <w:rPr>
                    <w:rStyle w:val="Hyperlink"/>
                    <w:bCs/>
                  </w:rPr>
                </w:rPrChange>
              </w:rPr>
              <w:delText>OLD 10.0 Introduction</w:delText>
            </w:r>
            <w:r w:rsidDel="007F7AFB">
              <w:rPr>
                <w:webHidden/>
              </w:rPr>
              <w:tab/>
              <w:delText>9</w:delText>
            </w:r>
          </w:del>
        </w:p>
        <w:p w14:paraId="04BD367C" w14:textId="095569A6" w:rsidR="000E359F" w:rsidDel="007F7AFB" w:rsidRDefault="000E359F">
          <w:pPr>
            <w:pStyle w:val="TOC1"/>
            <w:rPr>
              <w:del w:id="732" w:author="Rachel Shipsey" w:date="2025-06-19T14:55:00Z"/>
              <w:rFonts w:asciiTheme="minorHAnsi" w:eastAsiaTheme="minorEastAsia" w:hAnsiTheme="minorHAnsi" w:cstheme="minorBidi"/>
              <w:color w:val="auto"/>
              <w:kern w:val="2"/>
              <w:sz w:val="22"/>
              <w:lang w:val="en-GB" w:eastAsia="en-GB"/>
              <w14:ligatures w14:val="standardContextual"/>
            </w:rPr>
          </w:pPr>
          <w:del w:id="733" w:author="Rachel Shipsey" w:date="2025-06-19T14:55:00Z">
            <w:r w:rsidRPr="007F7AFB" w:rsidDel="007F7AFB">
              <w:rPr>
                <w:rPrChange w:id="734" w:author="Rachel Shipsey" w:date="2025-06-19T14:55:00Z">
                  <w:rPr>
                    <w:rStyle w:val="Hyperlink"/>
                    <w:bCs/>
                  </w:rPr>
                </w:rPrChange>
              </w:rPr>
              <w:delText>29</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35" w:author="Rachel Shipsey" w:date="2025-06-19T14:55:00Z">
                  <w:rPr>
                    <w:rStyle w:val="Hyperlink"/>
                    <w:bCs/>
                  </w:rPr>
                </w:rPrChange>
              </w:rPr>
              <w:delText>OLD 10.1 Pre-enumeration listing of households.</w:delText>
            </w:r>
            <w:r w:rsidDel="007F7AFB">
              <w:rPr>
                <w:webHidden/>
              </w:rPr>
              <w:tab/>
              <w:delText>11</w:delText>
            </w:r>
          </w:del>
        </w:p>
        <w:p w14:paraId="69DFDCDB" w14:textId="169B7B95" w:rsidR="000E359F" w:rsidDel="007F7AFB" w:rsidRDefault="000E359F">
          <w:pPr>
            <w:pStyle w:val="TOC1"/>
            <w:rPr>
              <w:del w:id="736" w:author="Rachel Shipsey" w:date="2025-06-19T14:55:00Z"/>
              <w:rFonts w:asciiTheme="minorHAnsi" w:eastAsiaTheme="minorEastAsia" w:hAnsiTheme="minorHAnsi"/>
              <w:kern w:val="2"/>
              <w:sz w:val="22"/>
              <w:lang w:val="en-GB" w:eastAsia="en-GB"/>
              <w14:ligatures w14:val="standardContextual"/>
            </w:rPr>
            <w:pPrChange w:id="737" w:author="Rachel Shipsey" w:date="2025-06-19T18:44:00Z">
              <w:pPr>
                <w:pStyle w:val="TOC3"/>
              </w:pPr>
            </w:pPrChange>
          </w:pPr>
          <w:del w:id="738" w:author="Rachel Shipsey" w:date="2025-06-19T14:55:00Z">
            <w:r w:rsidRPr="007F7AFB" w:rsidDel="007F7AFB">
              <w:rPr>
                <w:rPrChange w:id="739" w:author="Rachel Shipsey" w:date="2025-06-19T14:55:00Z">
                  <w:rPr>
                    <w:rStyle w:val="Hyperlink"/>
                    <w:rFonts w:eastAsia="Arial" w:cs="Arial"/>
                    <w:bCs/>
                    <w:noProof/>
                  </w:rPr>
                </w:rPrChange>
              </w:rPr>
              <w:delText>29.1.1</w:delText>
            </w:r>
            <w:r w:rsidDel="007F7AFB">
              <w:rPr>
                <w:rFonts w:asciiTheme="minorHAnsi" w:eastAsiaTheme="minorEastAsia" w:hAnsiTheme="minorHAnsi"/>
                <w:kern w:val="2"/>
                <w:sz w:val="22"/>
                <w:lang w:val="en-GB" w:eastAsia="en-GB"/>
                <w14:ligatures w14:val="standardContextual"/>
              </w:rPr>
              <w:tab/>
            </w:r>
            <w:r w:rsidRPr="007F7AFB" w:rsidDel="007F7AFB">
              <w:rPr>
                <w:rPrChange w:id="740" w:author="Rachel Shipsey" w:date="2025-06-19T14:55:00Z">
                  <w:rPr>
                    <w:rStyle w:val="Hyperlink"/>
                    <w:rFonts w:eastAsia="Arial" w:cs="Arial"/>
                    <w:bCs/>
                    <w:noProof/>
                  </w:rPr>
                </w:rPrChange>
              </w:rPr>
              <w:delText>OLD 10.1.1</w:delText>
            </w:r>
            <w:r w:rsidRPr="007F7AFB" w:rsidDel="007F7AFB">
              <w:rPr>
                <w:rPrChange w:id="741" w:author="Rachel Shipsey" w:date="2025-06-19T14:55:00Z">
                  <w:rPr>
                    <w:rStyle w:val="Hyperlink"/>
                    <w:noProof/>
                  </w:rPr>
                </w:rPrChange>
              </w:rPr>
              <w:delText xml:space="preserve"> </w:delText>
            </w:r>
            <w:r w:rsidRPr="007F7AFB" w:rsidDel="007F7AFB">
              <w:rPr>
                <w:rPrChange w:id="742" w:author="Rachel Shipsey" w:date="2025-06-19T14:55:00Z">
                  <w:rPr>
                    <w:rStyle w:val="Hyperlink"/>
                    <w:rFonts w:cs="Arial"/>
                    <w:bCs/>
                    <w:noProof/>
                  </w:rPr>
                </w:rPrChange>
              </w:rPr>
              <w:delText>Selected country experiences</w:delText>
            </w:r>
            <w:r w:rsidDel="007F7AFB">
              <w:rPr>
                <w:webHidden/>
              </w:rPr>
              <w:tab/>
              <w:delText>11</w:delText>
            </w:r>
          </w:del>
        </w:p>
        <w:p w14:paraId="4C28A509" w14:textId="00802328" w:rsidR="000E359F" w:rsidDel="007F7AFB" w:rsidRDefault="000E359F">
          <w:pPr>
            <w:pStyle w:val="TOC1"/>
            <w:rPr>
              <w:del w:id="743" w:author="Rachel Shipsey" w:date="2025-06-19T14:55:00Z"/>
              <w:rFonts w:asciiTheme="minorHAnsi" w:eastAsiaTheme="minorEastAsia" w:hAnsiTheme="minorHAnsi"/>
              <w:kern w:val="2"/>
              <w:sz w:val="22"/>
              <w:lang w:val="en-GB" w:eastAsia="en-GB"/>
              <w14:ligatures w14:val="standardContextual"/>
            </w:rPr>
            <w:pPrChange w:id="744" w:author="Rachel Shipsey" w:date="2025-06-19T18:44:00Z">
              <w:pPr>
                <w:pStyle w:val="TOC3"/>
              </w:pPr>
            </w:pPrChange>
          </w:pPr>
          <w:del w:id="745" w:author="Rachel Shipsey" w:date="2025-06-19T14:55:00Z">
            <w:r w:rsidRPr="007F7AFB" w:rsidDel="007F7AFB">
              <w:rPr>
                <w:rPrChange w:id="746" w:author="Rachel Shipsey" w:date="2025-06-19T14:55:00Z">
                  <w:rPr>
                    <w:rStyle w:val="Hyperlink"/>
                    <w:rFonts w:eastAsia="Arial" w:cs="Arial"/>
                    <w:bCs/>
                    <w:noProof/>
                  </w:rPr>
                </w:rPrChange>
              </w:rPr>
              <w:delText>29.1.2</w:delText>
            </w:r>
            <w:r w:rsidDel="007F7AFB">
              <w:rPr>
                <w:rFonts w:asciiTheme="minorHAnsi" w:eastAsiaTheme="minorEastAsia" w:hAnsiTheme="minorHAnsi"/>
                <w:kern w:val="2"/>
                <w:sz w:val="22"/>
                <w:lang w:val="en-GB" w:eastAsia="en-GB"/>
                <w14:ligatures w14:val="standardContextual"/>
              </w:rPr>
              <w:tab/>
            </w:r>
            <w:r w:rsidRPr="007F7AFB" w:rsidDel="007F7AFB">
              <w:rPr>
                <w:rPrChange w:id="747" w:author="Rachel Shipsey" w:date="2025-06-19T14:55:00Z">
                  <w:rPr>
                    <w:rStyle w:val="Hyperlink"/>
                    <w:rFonts w:eastAsia="Arial" w:cs="Arial"/>
                    <w:bCs/>
                    <w:noProof/>
                  </w:rPr>
                </w:rPrChange>
              </w:rPr>
              <w:delText>10.1.2</w:delText>
            </w:r>
            <w:r w:rsidRPr="007F7AFB" w:rsidDel="007F7AFB">
              <w:rPr>
                <w:rPrChange w:id="748" w:author="Rachel Shipsey" w:date="2025-06-19T14:55:00Z">
                  <w:rPr>
                    <w:rStyle w:val="Hyperlink"/>
                    <w:noProof/>
                  </w:rPr>
                </w:rPrChange>
              </w:rPr>
              <w:delText xml:space="preserve"> </w:delText>
            </w:r>
            <w:r w:rsidRPr="007F7AFB" w:rsidDel="007F7AFB">
              <w:rPr>
                <w:rPrChange w:id="749" w:author="Rachel Shipsey" w:date="2025-06-19T14:55:00Z">
                  <w:rPr>
                    <w:rStyle w:val="Hyperlink"/>
                    <w:rFonts w:eastAsia="Arial" w:cs="Arial"/>
                    <w:bCs/>
                    <w:noProof/>
                  </w:rPr>
                </w:rPrChange>
              </w:rPr>
              <w:delText>Lessons Learnt</w:delText>
            </w:r>
            <w:r w:rsidDel="007F7AFB">
              <w:rPr>
                <w:webHidden/>
              </w:rPr>
              <w:tab/>
              <w:delText>12</w:delText>
            </w:r>
          </w:del>
        </w:p>
        <w:p w14:paraId="4E501E30" w14:textId="75B09B1F" w:rsidR="000E359F" w:rsidDel="007F7AFB" w:rsidRDefault="000E359F">
          <w:pPr>
            <w:pStyle w:val="TOC1"/>
            <w:rPr>
              <w:del w:id="750" w:author="Rachel Shipsey" w:date="2025-06-19T14:55:00Z"/>
              <w:rFonts w:asciiTheme="minorHAnsi" w:eastAsiaTheme="minorEastAsia" w:hAnsiTheme="minorHAnsi"/>
              <w:kern w:val="2"/>
              <w:sz w:val="22"/>
              <w:lang w:val="en-GB" w:eastAsia="en-GB"/>
              <w14:ligatures w14:val="standardContextual"/>
            </w:rPr>
            <w:pPrChange w:id="751" w:author="Rachel Shipsey" w:date="2025-06-19T18:44:00Z">
              <w:pPr>
                <w:pStyle w:val="TOC3"/>
              </w:pPr>
            </w:pPrChange>
          </w:pPr>
          <w:del w:id="752" w:author="Rachel Shipsey" w:date="2025-06-19T14:55:00Z">
            <w:r w:rsidRPr="007F7AFB" w:rsidDel="007F7AFB">
              <w:rPr>
                <w:rPrChange w:id="753" w:author="Rachel Shipsey" w:date="2025-06-19T14:55:00Z">
                  <w:rPr>
                    <w:rStyle w:val="Hyperlink"/>
                    <w:rFonts w:eastAsia="Arial" w:cs="Arial"/>
                    <w:bCs/>
                    <w:noProof/>
                  </w:rPr>
                </w:rPrChange>
              </w:rPr>
              <w:delText>29.1.3</w:delText>
            </w:r>
            <w:r w:rsidDel="007F7AFB">
              <w:rPr>
                <w:rFonts w:asciiTheme="minorHAnsi" w:eastAsiaTheme="minorEastAsia" w:hAnsiTheme="minorHAnsi"/>
                <w:kern w:val="2"/>
                <w:sz w:val="22"/>
                <w:lang w:val="en-GB" w:eastAsia="en-GB"/>
                <w14:ligatures w14:val="standardContextual"/>
              </w:rPr>
              <w:tab/>
            </w:r>
            <w:r w:rsidRPr="007F7AFB" w:rsidDel="007F7AFB">
              <w:rPr>
                <w:rPrChange w:id="754" w:author="Rachel Shipsey" w:date="2025-06-19T14:55:00Z">
                  <w:rPr>
                    <w:rStyle w:val="Hyperlink"/>
                    <w:rFonts w:eastAsia="Arial" w:cs="Arial"/>
                    <w:bCs/>
                    <w:noProof/>
                  </w:rPr>
                </w:rPrChange>
              </w:rPr>
              <w:delText>OLD 10.1.3</w:delText>
            </w:r>
            <w:r w:rsidRPr="007F7AFB" w:rsidDel="007F7AFB">
              <w:rPr>
                <w:rPrChange w:id="755" w:author="Rachel Shipsey" w:date="2025-06-19T14:55:00Z">
                  <w:rPr>
                    <w:rStyle w:val="Hyperlink"/>
                    <w:noProof/>
                  </w:rPr>
                </w:rPrChange>
              </w:rPr>
              <w:delText xml:space="preserve"> </w:delText>
            </w:r>
            <w:r w:rsidRPr="007F7AFB" w:rsidDel="007F7AFB">
              <w:rPr>
                <w:rPrChange w:id="756" w:author="Rachel Shipsey" w:date="2025-06-19T14:55:00Z">
                  <w:rPr>
                    <w:rStyle w:val="Hyperlink"/>
                    <w:rFonts w:eastAsia="Arial" w:cs="Arial"/>
                    <w:bCs/>
                    <w:noProof/>
                  </w:rPr>
                </w:rPrChange>
              </w:rPr>
              <w:delText>Recommendations</w:delText>
            </w:r>
            <w:r w:rsidDel="007F7AFB">
              <w:rPr>
                <w:webHidden/>
              </w:rPr>
              <w:tab/>
              <w:delText>12</w:delText>
            </w:r>
          </w:del>
        </w:p>
        <w:p w14:paraId="72A3020F" w14:textId="277B4868" w:rsidR="000E359F" w:rsidDel="007F7AFB" w:rsidRDefault="000E359F">
          <w:pPr>
            <w:pStyle w:val="TOC1"/>
            <w:rPr>
              <w:del w:id="757" w:author="Rachel Shipsey" w:date="2025-06-19T14:55:00Z"/>
              <w:rFonts w:asciiTheme="minorHAnsi" w:eastAsiaTheme="minorEastAsia" w:hAnsiTheme="minorHAnsi" w:cstheme="minorBidi"/>
              <w:color w:val="auto"/>
              <w:kern w:val="2"/>
              <w:sz w:val="22"/>
              <w:lang w:val="en-GB" w:eastAsia="en-GB"/>
              <w14:ligatures w14:val="standardContextual"/>
            </w:rPr>
          </w:pPr>
          <w:del w:id="758" w:author="Rachel Shipsey" w:date="2025-06-19T14:55:00Z">
            <w:r w:rsidRPr="007F7AFB" w:rsidDel="007F7AFB">
              <w:rPr>
                <w:rPrChange w:id="759" w:author="Rachel Shipsey" w:date="2025-06-19T14:55:00Z">
                  <w:rPr>
                    <w:rStyle w:val="Hyperlink"/>
                    <w:bCs/>
                  </w:rPr>
                </w:rPrChange>
              </w:rPr>
              <w:delText>30</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60" w:author="Rachel Shipsey" w:date="2025-06-19T14:55:00Z">
                  <w:rPr>
                    <w:rStyle w:val="Hyperlink"/>
                    <w:bCs/>
                  </w:rPr>
                </w:rPrChange>
              </w:rPr>
              <w:delText>OLD 10.2 EA identification</w:delText>
            </w:r>
            <w:r w:rsidDel="007F7AFB">
              <w:rPr>
                <w:webHidden/>
              </w:rPr>
              <w:tab/>
              <w:delText>12</w:delText>
            </w:r>
          </w:del>
        </w:p>
        <w:p w14:paraId="7292E57E" w14:textId="35F84F17" w:rsidR="000E359F" w:rsidDel="007F7AFB" w:rsidRDefault="000E359F">
          <w:pPr>
            <w:pStyle w:val="TOC1"/>
            <w:rPr>
              <w:del w:id="761" w:author="Rachel Shipsey" w:date="2025-06-19T14:55:00Z"/>
              <w:rFonts w:asciiTheme="minorHAnsi" w:eastAsiaTheme="minorEastAsia" w:hAnsiTheme="minorHAnsi"/>
              <w:kern w:val="2"/>
              <w:sz w:val="22"/>
              <w:lang w:val="en-GB" w:eastAsia="en-GB"/>
              <w14:ligatures w14:val="standardContextual"/>
            </w:rPr>
            <w:pPrChange w:id="762" w:author="Rachel Shipsey" w:date="2025-06-19T18:44:00Z">
              <w:pPr>
                <w:pStyle w:val="TOC3"/>
              </w:pPr>
            </w:pPrChange>
          </w:pPr>
          <w:del w:id="763" w:author="Rachel Shipsey" w:date="2025-06-19T14:55:00Z">
            <w:r w:rsidRPr="007F7AFB" w:rsidDel="007F7AFB">
              <w:rPr>
                <w:rPrChange w:id="764" w:author="Rachel Shipsey" w:date="2025-06-19T14:55:00Z">
                  <w:rPr>
                    <w:rStyle w:val="Hyperlink"/>
                    <w:rFonts w:eastAsia="Arial" w:cs="Arial"/>
                    <w:bCs/>
                    <w:noProof/>
                  </w:rPr>
                </w:rPrChange>
              </w:rPr>
              <w:delText>30.1.1</w:delText>
            </w:r>
            <w:r w:rsidDel="007F7AFB">
              <w:rPr>
                <w:rFonts w:asciiTheme="minorHAnsi" w:eastAsiaTheme="minorEastAsia" w:hAnsiTheme="minorHAnsi"/>
                <w:kern w:val="2"/>
                <w:sz w:val="22"/>
                <w:lang w:val="en-GB" w:eastAsia="en-GB"/>
                <w14:ligatures w14:val="standardContextual"/>
              </w:rPr>
              <w:tab/>
            </w:r>
            <w:r w:rsidRPr="007F7AFB" w:rsidDel="007F7AFB">
              <w:rPr>
                <w:rPrChange w:id="765" w:author="Rachel Shipsey" w:date="2025-06-19T14:55:00Z">
                  <w:rPr>
                    <w:rStyle w:val="Hyperlink"/>
                    <w:rFonts w:eastAsia="Arial" w:cs="Arial"/>
                    <w:bCs/>
                    <w:noProof/>
                  </w:rPr>
                </w:rPrChange>
              </w:rPr>
              <w:delText>OLD 10.2.1</w:delText>
            </w:r>
            <w:r w:rsidRPr="007F7AFB" w:rsidDel="007F7AFB">
              <w:rPr>
                <w:rPrChange w:id="766" w:author="Rachel Shipsey" w:date="2025-06-19T14:55:00Z">
                  <w:rPr>
                    <w:rStyle w:val="Hyperlink"/>
                    <w:noProof/>
                  </w:rPr>
                </w:rPrChange>
              </w:rPr>
              <w:delText xml:space="preserve"> </w:delText>
            </w:r>
            <w:r w:rsidRPr="007F7AFB" w:rsidDel="007F7AFB">
              <w:rPr>
                <w:rPrChange w:id="767" w:author="Rachel Shipsey" w:date="2025-06-19T14:55:00Z">
                  <w:rPr>
                    <w:rStyle w:val="Hyperlink"/>
                    <w:rFonts w:cs="Arial"/>
                    <w:bCs/>
                    <w:noProof/>
                  </w:rPr>
                </w:rPrChange>
              </w:rPr>
              <w:delText>Selected country experiences</w:delText>
            </w:r>
            <w:r w:rsidDel="007F7AFB">
              <w:rPr>
                <w:webHidden/>
              </w:rPr>
              <w:tab/>
              <w:delText>13</w:delText>
            </w:r>
          </w:del>
        </w:p>
        <w:p w14:paraId="087B1048" w14:textId="558237D4" w:rsidR="000E359F" w:rsidDel="007F7AFB" w:rsidRDefault="000E359F">
          <w:pPr>
            <w:pStyle w:val="TOC1"/>
            <w:rPr>
              <w:del w:id="768" w:author="Rachel Shipsey" w:date="2025-06-19T14:55:00Z"/>
              <w:rFonts w:asciiTheme="minorHAnsi" w:eastAsiaTheme="minorEastAsia" w:hAnsiTheme="minorHAnsi"/>
              <w:kern w:val="2"/>
              <w:sz w:val="22"/>
              <w:lang w:val="en-GB" w:eastAsia="en-GB"/>
              <w14:ligatures w14:val="standardContextual"/>
            </w:rPr>
            <w:pPrChange w:id="769" w:author="Rachel Shipsey" w:date="2025-06-19T18:44:00Z">
              <w:pPr>
                <w:pStyle w:val="TOC3"/>
              </w:pPr>
            </w:pPrChange>
          </w:pPr>
          <w:del w:id="770" w:author="Rachel Shipsey" w:date="2025-06-19T14:55:00Z">
            <w:r w:rsidRPr="007F7AFB" w:rsidDel="007F7AFB">
              <w:rPr>
                <w:rPrChange w:id="771" w:author="Rachel Shipsey" w:date="2025-06-19T14:55:00Z">
                  <w:rPr>
                    <w:rStyle w:val="Hyperlink"/>
                    <w:rFonts w:eastAsia="Arial" w:cs="Arial"/>
                    <w:bCs/>
                    <w:noProof/>
                  </w:rPr>
                </w:rPrChange>
              </w:rPr>
              <w:delText>30.1.2</w:delText>
            </w:r>
            <w:r w:rsidDel="007F7AFB">
              <w:rPr>
                <w:rFonts w:asciiTheme="minorHAnsi" w:eastAsiaTheme="minorEastAsia" w:hAnsiTheme="minorHAnsi"/>
                <w:kern w:val="2"/>
                <w:sz w:val="22"/>
                <w:lang w:val="en-GB" w:eastAsia="en-GB"/>
                <w14:ligatures w14:val="standardContextual"/>
              </w:rPr>
              <w:tab/>
            </w:r>
            <w:r w:rsidRPr="007F7AFB" w:rsidDel="007F7AFB">
              <w:rPr>
                <w:rPrChange w:id="772" w:author="Rachel Shipsey" w:date="2025-06-19T14:55:00Z">
                  <w:rPr>
                    <w:rStyle w:val="Hyperlink"/>
                    <w:rFonts w:eastAsia="Arial" w:cs="Arial"/>
                    <w:bCs/>
                    <w:noProof/>
                  </w:rPr>
                </w:rPrChange>
              </w:rPr>
              <w:delText>OLD 10.2.2</w:delText>
            </w:r>
            <w:r w:rsidRPr="007F7AFB" w:rsidDel="007F7AFB">
              <w:rPr>
                <w:rPrChange w:id="773" w:author="Rachel Shipsey" w:date="2025-06-19T14:55:00Z">
                  <w:rPr>
                    <w:rStyle w:val="Hyperlink"/>
                    <w:noProof/>
                  </w:rPr>
                </w:rPrChange>
              </w:rPr>
              <w:delText xml:space="preserve"> </w:delText>
            </w:r>
            <w:r w:rsidRPr="007F7AFB" w:rsidDel="007F7AFB">
              <w:rPr>
                <w:rPrChange w:id="774" w:author="Rachel Shipsey" w:date="2025-06-19T14:55:00Z">
                  <w:rPr>
                    <w:rStyle w:val="Hyperlink"/>
                    <w:rFonts w:cs="Arial"/>
                    <w:bCs/>
                    <w:noProof/>
                  </w:rPr>
                </w:rPrChange>
              </w:rPr>
              <w:delText>Lessons Learnt</w:delText>
            </w:r>
            <w:r w:rsidDel="007F7AFB">
              <w:rPr>
                <w:webHidden/>
              </w:rPr>
              <w:tab/>
              <w:delText>13</w:delText>
            </w:r>
          </w:del>
        </w:p>
        <w:p w14:paraId="742C5738" w14:textId="0A5FA0D3" w:rsidR="000E359F" w:rsidDel="007F7AFB" w:rsidRDefault="000E359F">
          <w:pPr>
            <w:pStyle w:val="TOC1"/>
            <w:rPr>
              <w:del w:id="775" w:author="Rachel Shipsey" w:date="2025-06-19T14:55:00Z"/>
              <w:rFonts w:asciiTheme="minorHAnsi" w:eastAsiaTheme="minorEastAsia" w:hAnsiTheme="minorHAnsi"/>
              <w:kern w:val="2"/>
              <w:sz w:val="22"/>
              <w:lang w:val="en-GB" w:eastAsia="en-GB"/>
              <w14:ligatures w14:val="standardContextual"/>
            </w:rPr>
            <w:pPrChange w:id="776" w:author="Rachel Shipsey" w:date="2025-06-19T18:44:00Z">
              <w:pPr>
                <w:pStyle w:val="TOC3"/>
              </w:pPr>
            </w:pPrChange>
          </w:pPr>
          <w:del w:id="777" w:author="Rachel Shipsey" w:date="2025-06-19T14:55:00Z">
            <w:r w:rsidRPr="007F7AFB" w:rsidDel="007F7AFB">
              <w:rPr>
                <w:rPrChange w:id="778" w:author="Rachel Shipsey" w:date="2025-06-19T14:55:00Z">
                  <w:rPr>
                    <w:rStyle w:val="Hyperlink"/>
                    <w:rFonts w:eastAsia="Arial" w:cs="Arial"/>
                    <w:bCs/>
                    <w:noProof/>
                  </w:rPr>
                </w:rPrChange>
              </w:rPr>
              <w:delText>30.1.3</w:delText>
            </w:r>
            <w:r w:rsidDel="007F7AFB">
              <w:rPr>
                <w:rFonts w:asciiTheme="minorHAnsi" w:eastAsiaTheme="minorEastAsia" w:hAnsiTheme="minorHAnsi"/>
                <w:kern w:val="2"/>
                <w:sz w:val="22"/>
                <w:lang w:val="en-GB" w:eastAsia="en-GB"/>
                <w14:ligatures w14:val="standardContextual"/>
              </w:rPr>
              <w:tab/>
            </w:r>
            <w:r w:rsidRPr="007F7AFB" w:rsidDel="007F7AFB">
              <w:rPr>
                <w:rPrChange w:id="779" w:author="Rachel Shipsey" w:date="2025-06-19T14:55:00Z">
                  <w:rPr>
                    <w:rStyle w:val="Hyperlink"/>
                    <w:rFonts w:eastAsia="Arial" w:cs="Arial"/>
                    <w:bCs/>
                    <w:noProof/>
                  </w:rPr>
                </w:rPrChange>
              </w:rPr>
              <w:delText>OLD 10.2.3</w:delText>
            </w:r>
            <w:r w:rsidRPr="007F7AFB" w:rsidDel="007F7AFB">
              <w:rPr>
                <w:rPrChange w:id="780" w:author="Rachel Shipsey" w:date="2025-06-19T14:55:00Z">
                  <w:rPr>
                    <w:rStyle w:val="Hyperlink"/>
                    <w:noProof/>
                  </w:rPr>
                </w:rPrChange>
              </w:rPr>
              <w:delText xml:space="preserve"> </w:delText>
            </w:r>
            <w:r w:rsidRPr="007F7AFB" w:rsidDel="007F7AFB">
              <w:rPr>
                <w:rPrChange w:id="781" w:author="Rachel Shipsey" w:date="2025-06-19T14:55:00Z">
                  <w:rPr>
                    <w:rStyle w:val="Hyperlink"/>
                    <w:rFonts w:cs="Arial"/>
                    <w:bCs/>
                    <w:noProof/>
                  </w:rPr>
                </w:rPrChange>
              </w:rPr>
              <w:delText>Recommendations</w:delText>
            </w:r>
            <w:r w:rsidDel="007F7AFB">
              <w:rPr>
                <w:webHidden/>
              </w:rPr>
              <w:tab/>
              <w:delText>13</w:delText>
            </w:r>
          </w:del>
        </w:p>
        <w:p w14:paraId="641B00F8" w14:textId="3DF110CE" w:rsidR="000E359F" w:rsidDel="007F7AFB" w:rsidRDefault="000E359F">
          <w:pPr>
            <w:pStyle w:val="TOC1"/>
            <w:rPr>
              <w:del w:id="782" w:author="Rachel Shipsey" w:date="2025-06-19T14:55:00Z"/>
              <w:rFonts w:asciiTheme="minorHAnsi" w:eastAsiaTheme="minorEastAsia" w:hAnsiTheme="minorHAnsi" w:cstheme="minorBidi"/>
              <w:color w:val="auto"/>
              <w:kern w:val="2"/>
              <w:sz w:val="22"/>
              <w:lang w:val="en-GB" w:eastAsia="en-GB"/>
              <w14:ligatures w14:val="standardContextual"/>
            </w:rPr>
          </w:pPr>
          <w:del w:id="783" w:author="Rachel Shipsey" w:date="2025-06-19T14:55:00Z">
            <w:r w:rsidRPr="007F7AFB" w:rsidDel="007F7AFB">
              <w:rPr>
                <w:rPrChange w:id="784" w:author="Rachel Shipsey" w:date="2025-06-19T14:55:00Z">
                  <w:rPr>
                    <w:rStyle w:val="Hyperlink"/>
                    <w:bCs/>
                  </w:rPr>
                </w:rPrChange>
              </w:rPr>
              <w:delText>31</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785" w:author="Rachel Shipsey" w:date="2025-06-19T14:55:00Z">
                  <w:rPr>
                    <w:rStyle w:val="Hyperlink"/>
                    <w:bCs/>
                  </w:rPr>
                </w:rPrChange>
              </w:rPr>
              <w:delText>10.4 Data quality assurance</w:delText>
            </w:r>
            <w:r w:rsidDel="007F7AFB">
              <w:rPr>
                <w:webHidden/>
              </w:rPr>
              <w:tab/>
              <w:delText>14</w:delText>
            </w:r>
          </w:del>
        </w:p>
        <w:p w14:paraId="7B010D38" w14:textId="5AC6F6F5" w:rsidR="000E359F" w:rsidDel="007F7AFB" w:rsidRDefault="000E359F">
          <w:pPr>
            <w:pStyle w:val="TOC1"/>
            <w:rPr>
              <w:del w:id="786" w:author="Rachel Shipsey" w:date="2025-06-19T14:55:00Z"/>
              <w:rFonts w:asciiTheme="minorHAnsi" w:eastAsiaTheme="minorEastAsia" w:hAnsiTheme="minorHAnsi"/>
              <w:kern w:val="2"/>
              <w:sz w:val="22"/>
              <w:lang w:val="en-GB" w:eastAsia="en-GB"/>
              <w14:ligatures w14:val="standardContextual"/>
            </w:rPr>
            <w:pPrChange w:id="787" w:author="Rachel Shipsey" w:date="2025-06-19T18:44:00Z">
              <w:pPr>
                <w:pStyle w:val="TOC3"/>
              </w:pPr>
            </w:pPrChange>
          </w:pPr>
          <w:del w:id="788" w:author="Rachel Shipsey" w:date="2025-06-19T14:55:00Z">
            <w:r w:rsidRPr="007F7AFB" w:rsidDel="007F7AFB">
              <w:rPr>
                <w:rPrChange w:id="789" w:author="Rachel Shipsey" w:date="2025-06-19T14:55:00Z">
                  <w:rPr>
                    <w:rStyle w:val="Hyperlink"/>
                    <w:rFonts w:eastAsia="Arial" w:cs="Arial"/>
                    <w:bCs/>
                    <w:noProof/>
                  </w:rPr>
                </w:rPrChange>
              </w:rPr>
              <w:delText>31.1.1</w:delText>
            </w:r>
            <w:r w:rsidDel="007F7AFB">
              <w:rPr>
                <w:rFonts w:asciiTheme="minorHAnsi" w:eastAsiaTheme="minorEastAsia" w:hAnsiTheme="minorHAnsi"/>
                <w:kern w:val="2"/>
                <w:sz w:val="22"/>
                <w:lang w:val="en-GB" w:eastAsia="en-GB"/>
                <w14:ligatures w14:val="standardContextual"/>
              </w:rPr>
              <w:tab/>
            </w:r>
            <w:r w:rsidRPr="007F7AFB" w:rsidDel="007F7AFB">
              <w:rPr>
                <w:rPrChange w:id="790" w:author="Rachel Shipsey" w:date="2025-06-19T14:55:00Z">
                  <w:rPr>
                    <w:rStyle w:val="Hyperlink"/>
                    <w:rFonts w:eastAsia="Arial" w:cs="Arial"/>
                    <w:bCs/>
                    <w:noProof/>
                  </w:rPr>
                </w:rPrChange>
              </w:rPr>
              <w:delText>10.4.1</w:delText>
            </w:r>
            <w:r w:rsidRPr="007F7AFB" w:rsidDel="007F7AFB">
              <w:rPr>
                <w:rPrChange w:id="791" w:author="Rachel Shipsey" w:date="2025-06-19T14:55:00Z">
                  <w:rPr>
                    <w:rStyle w:val="Hyperlink"/>
                    <w:noProof/>
                  </w:rPr>
                </w:rPrChange>
              </w:rPr>
              <w:delText xml:space="preserve"> </w:delText>
            </w:r>
            <w:r w:rsidRPr="007F7AFB" w:rsidDel="007F7AFB">
              <w:rPr>
                <w:rPrChange w:id="792" w:author="Rachel Shipsey" w:date="2025-06-19T14:55:00Z">
                  <w:rPr>
                    <w:rStyle w:val="Hyperlink"/>
                    <w:rFonts w:cs="Arial"/>
                    <w:bCs/>
                    <w:noProof/>
                  </w:rPr>
                </w:rPrChange>
              </w:rPr>
              <w:delText>Selected country experiences</w:delText>
            </w:r>
            <w:r w:rsidDel="007F7AFB">
              <w:rPr>
                <w:webHidden/>
              </w:rPr>
              <w:tab/>
              <w:delText>16</w:delText>
            </w:r>
          </w:del>
        </w:p>
        <w:p w14:paraId="72652975" w14:textId="020D4B08" w:rsidR="000E359F" w:rsidDel="007F7AFB" w:rsidRDefault="000E359F">
          <w:pPr>
            <w:pStyle w:val="TOC1"/>
            <w:rPr>
              <w:del w:id="793" w:author="Rachel Shipsey" w:date="2025-06-19T14:55:00Z"/>
              <w:rFonts w:asciiTheme="minorHAnsi" w:eastAsiaTheme="minorEastAsia" w:hAnsiTheme="minorHAnsi"/>
              <w:kern w:val="2"/>
              <w:sz w:val="22"/>
              <w:lang w:val="en-GB" w:eastAsia="en-GB"/>
              <w14:ligatures w14:val="standardContextual"/>
            </w:rPr>
            <w:pPrChange w:id="794" w:author="Rachel Shipsey" w:date="2025-06-19T18:44:00Z">
              <w:pPr>
                <w:pStyle w:val="TOC3"/>
              </w:pPr>
            </w:pPrChange>
          </w:pPr>
          <w:del w:id="795" w:author="Rachel Shipsey" w:date="2025-06-19T14:55:00Z">
            <w:r w:rsidRPr="007F7AFB" w:rsidDel="007F7AFB">
              <w:rPr>
                <w:rPrChange w:id="796" w:author="Rachel Shipsey" w:date="2025-06-19T14:55:00Z">
                  <w:rPr>
                    <w:rStyle w:val="Hyperlink"/>
                    <w:rFonts w:eastAsia="Arial" w:cs="Arial"/>
                    <w:bCs/>
                    <w:noProof/>
                  </w:rPr>
                </w:rPrChange>
              </w:rPr>
              <w:delText>31.1.2</w:delText>
            </w:r>
            <w:r w:rsidDel="007F7AFB">
              <w:rPr>
                <w:rFonts w:asciiTheme="minorHAnsi" w:eastAsiaTheme="minorEastAsia" w:hAnsiTheme="minorHAnsi"/>
                <w:kern w:val="2"/>
                <w:sz w:val="22"/>
                <w:lang w:val="en-GB" w:eastAsia="en-GB"/>
                <w14:ligatures w14:val="standardContextual"/>
              </w:rPr>
              <w:tab/>
            </w:r>
            <w:r w:rsidRPr="007F7AFB" w:rsidDel="007F7AFB">
              <w:rPr>
                <w:rPrChange w:id="797" w:author="Rachel Shipsey" w:date="2025-06-19T14:55:00Z">
                  <w:rPr>
                    <w:rStyle w:val="Hyperlink"/>
                    <w:rFonts w:eastAsia="Arial" w:cs="Arial"/>
                    <w:bCs/>
                    <w:noProof/>
                  </w:rPr>
                </w:rPrChange>
              </w:rPr>
              <w:delText xml:space="preserve">10.4.2 </w:delText>
            </w:r>
            <w:r w:rsidRPr="007F7AFB" w:rsidDel="007F7AFB">
              <w:rPr>
                <w:rPrChange w:id="798" w:author="Rachel Shipsey" w:date="2025-06-19T14:55:00Z">
                  <w:rPr>
                    <w:rStyle w:val="Hyperlink"/>
                    <w:noProof/>
                  </w:rPr>
                </w:rPrChange>
              </w:rPr>
              <w:delText xml:space="preserve"> </w:delText>
            </w:r>
            <w:r w:rsidRPr="007F7AFB" w:rsidDel="007F7AFB">
              <w:rPr>
                <w:rPrChange w:id="799" w:author="Rachel Shipsey" w:date="2025-06-19T14:55:00Z">
                  <w:rPr>
                    <w:rStyle w:val="Hyperlink"/>
                    <w:rFonts w:eastAsia="Arial" w:cs="Arial"/>
                    <w:bCs/>
                    <w:noProof/>
                  </w:rPr>
                </w:rPrChange>
              </w:rPr>
              <w:delText>Lessons Learnt</w:delText>
            </w:r>
            <w:r w:rsidDel="007F7AFB">
              <w:rPr>
                <w:webHidden/>
              </w:rPr>
              <w:tab/>
              <w:delText>16</w:delText>
            </w:r>
          </w:del>
        </w:p>
        <w:p w14:paraId="2DF4611F" w14:textId="19A31220" w:rsidR="000E359F" w:rsidDel="007F7AFB" w:rsidRDefault="000E359F">
          <w:pPr>
            <w:pStyle w:val="TOC1"/>
            <w:rPr>
              <w:del w:id="800" w:author="Rachel Shipsey" w:date="2025-06-19T14:55:00Z"/>
              <w:rFonts w:asciiTheme="minorHAnsi" w:eastAsiaTheme="minorEastAsia" w:hAnsiTheme="minorHAnsi"/>
              <w:kern w:val="2"/>
              <w:sz w:val="22"/>
              <w:lang w:val="en-GB" w:eastAsia="en-GB"/>
              <w14:ligatures w14:val="standardContextual"/>
            </w:rPr>
            <w:pPrChange w:id="801" w:author="Rachel Shipsey" w:date="2025-06-19T18:44:00Z">
              <w:pPr>
                <w:pStyle w:val="TOC3"/>
              </w:pPr>
            </w:pPrChange>
          </w:pPr>
          <w:del w:id="802" w:author="Rachel Shipsey" w:date="2025-06-19T14:55:00Z">
            <w:r w:rsidRPr="007F7AFB" w:rsidDel="007F7AFB">
              <w:rPr>
                <w:rPrChange w:id="803" w:author="Rachel Shipsey" w:date="2025-06-19T14:55:00Z">
                  <w:rPr>
                    <w:rStyle w:val="Hyperlink"/>
                    <w:rFonts w:eastAsia="Arial" w:cs="Arial"/>
                    <w:bCs/>
                    <w:noProof/>
                  </w:rPr>
                </w:rPrChange>
              </w:rPr>
              <w:delText>31.1.3</w:delText>
            </w:r>
            <w:r w:rsidDel="007F7AFB">
              <w:rPr>
                <w:rFonts w:asciiTheme="minorHAnsi" w:eastAsiaTheme="minorEastAsia" w:hAnsiTheme="minorHAnsi"/>
                <w:kern w:val="2"/>
                <w:sz w:val="22"/>
                <w:lang w:val="en-GB" w:eastAsia="en-GB"/>
                <w14:ligatures w14:val="standardContextual"/>
              </w:rPr>
              <w:tab/>
            </w:r>
            <w:r w:rsidRPr="007F7AFB" w:rsidDel="007F7AFB">
              <w:rPr>
                <w:rPrChange w:id="804" w:author="Rachel Shipsey" w:date="2025-06-19T14:55:00Z">
                  <w:rPr>
                    <w:rStyle w:val="Hyperlink"/>
                    <w:rFonts w:eastAsia="Arial" w:cs="Arial"/>
                    <w:bCs/>
                    <w:noProof/>
                  </w:rPr>
                </w:rPrChange>
              </w:rPr>
              <w:delText>10.4.3</w:delText>
            </w:r>
            <w:r w:rsidRPr="007F7AFB" w:rsidDel="007F7AFB">
              <w:rPr>
                <w:rPrChange w:id="805" w:author="Rachel Shipsey" w:date="2025-06-19T14:55:00Z">
                  <w:rPr>
                    <w:rStyle w:val="Hyperlink"/>
                    <w:noProof/>
                  </w:rPr>
                </w:rPrChange>
              </w:rPr>
              <w:delText xml:space="preserve"> </w:delText>
            </w:r>
            <w:r w:rsidRPr="007F7AFB" w:rsidDel="007F7AFB">
              <w:rPr>
                <w:rPrChange w:id="806" w:author="Rachel Shipsey" w:date="2025-06-19T14:55:00Z">
                  <w:rPr>
                    <w:rStyle w:val="Hyperlink"/>
                    <w:rFonts w:cs="Arial"/>
                    <w:bCs/>
                    <w:noProof/>
                  </w:rPr>
                </w:rPrChange>
              </w:rPr>
              <w:delText>Recommendations</w:delText>
            </w:r>
            <w:r w:rsidDel="007F7AFB">
              <w:rPr>
                <w:webHidden/>
              </w:rPr>
              <w:tab/>
              <w:delText>16</w:delText>
            </w:r>
          </w:del>
        </w:p>
        <w:p w14:paraId="133EA03B" w14:textId="115662EB" w:rsidR="000E359F" w:rsidDel="007F7AFB" w:rsidRDefault="000E359F">
          <w:pPr>
            <w:pStyle w:val="TOC1"/>
            <w:rPr>
              <w:del w:id="807" w:author="Rachel Shipsey" w:date="2025-06-19T14:55:00Z"/>
              <w:rFonts w:asciiTheme="minorHAnsi" w:eastAsiaTheme="minorEastAsia" w:hAnsiTheme="minorHAnsi" w:cstheme="minorBidi"/>
              <w:color w:val="auto"/>
              <w:kern w:val="2"/>
              <w:sz w:val="22"/>
              <w:lang w:val="en-GB" w:eastAsia="en-GB"/>
              <w14:ligatures w14:val="standardContextual"/>
            </w:rPr>
          </w:pPr>
          <w:del w:id="808" w:author="Rachel Shipsey" w:date="2025-06-19T14:55:00Z">
            <w:r w:rsidRPr="007F7AFB" w:rsidDel="007F7AFB">
              <w:rPr>
                <w:rPrChange w:id="809" w:author="Rachel Shipsey" w:date="2025-06-19T14:55:00Z">
                  <w:rPr>
                    <w:rStyle w:val="Hyperlink"/>
                    <w:bCs/>
                  </w:rPr>
                </w:rPrChange>
              </w:rPr>
              <w:delText>32</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810" w:author="Rachel Shipsey" w:date="2025-06-19T14:55:00Z">
                  <w:rPr>
                    <w:rStyle w:val="Hyperlink"/>
                    <w:bCs/>
                  </w:rPr>
                </w:rPrChange>
              </w:rPr>
              <w:delText>10.5 Conclusion</w:delText>
            </w:r>
            <w:r w:rsidDel="007F7AFB">
              <w:rPr>
                <w:webHidden/>
              </w:rPr>
              <w:tab/>
              <w:delText>17</w:delText>
            </w:r>
          </w:del>
        </w:p>
        <w:p w14:paraId="6495B339" w14:textId="160F7283" w:rsidR="000E359F" w:rsidDel="007F7AFB" w:rsidRDefault="000E359F">
          <w:pPr>
            <w:pStyle w:val="TOC1"/>
            <w:rPr>
              <w:del w:id="811" w:author="Rachel Shipsey" w:date="2025-06-19T14:55:00Z"/>
              <w:rFonts w:asciiTheme="minorHAnsi" w:eastAsiaTheme="minorEastAsia" w:hAnsiTheme="minorHAnsi" w:cstheme="minorBidi"/>
              <w:color w:val="auto"/>
              <w:kern w:val="2"/>
              <w:sz w:val="22"/>
              <w:lang w:val="en-GB" w:eastAsia="en-GB"/>
              <w14:ligatures w14:val="standardContextual"/>
            </w:rPr>
          </w:pPr>
          <w:del w:id="812" w:author="Rachel Shipsey" w:date="2025-06-19T14:55:00Z">
            <w:r w:rsidRPr="007F7AFB" w:rsidDel="007F7AFB">
              <w:rPr>
                <w:rPrChange w:id="813" w:author="Rachel Shipsey" w:date="2025-06-19T14:55:00Z">
                  <w:rPr>
                    <w:rStyle w:val="Hyperlink"/>
                    <w:bCs/>
                  </w:rPr>
                </w:rPrChange>
              </w:rPr>
              <w:delText>33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814" w:author="Rachel Shipsey" w:date="2025-06-19T14:55:00Z">
                  <w:rPr>
                    <w:rStyle w:val="Hyperlink"/>
                    <w:bCs/>
                  </w:rPr>
                </w:rPrChange>
              </w:rPr>
              <w:delText>10.6 References</w:delText>
            </w:r>
            <w:r w:rsidDel="007F7AFB">
              <w:rPr>
                <w:webHidden/>
              </w:rPr>
              <w:tab/>
              <w:delText>17</w:delText>
            </w:r>
          </w:del>
        </w:p>
        <w:p w14:paraId="5E098FF6" w14:textId="0115642D" w:rsidR="000E359F" w:rsidDel="007F7AFB" w:rsidRDefault="000E359F">
          <w:pPr>
            <w:pStyle w:val="TOC1"/>
            <w:rPr>
              <w:del w:id="815" w:author="Rachel Shipsey" w:date="2025-06-19T14:55:00Z"/>
              <w:rFonts w:asciiTheme="minorHAnsi" w:eastAsiaTheme="minorEastAsia" w:hAnsiTheme="minorHAnsi" w:cstheme="minorBidi"/>
              <w:color w:val="auto"/>
              <w:kern w:val="2"/>
              <w:sz w:val="22"/>
              <w:lang w:val="en-GB" w:eastAsia="en-GB"/>
              <w14:ligatures w14:val="standardContextual"/>
            </w:rPr>
          </w:pPr>
          <w:del w:id="816" w:author="Rachel Shipsey" w:date="2025-06-19T14:55:00Z">
            <w:r w:rsidRPr="007F7AFB" w:rsidDel="007F7AFB">
              <w:rPr>
                <w:rPrChange w:id="817" w:author="Rachel Shipsey" w:date="2025-06-19T14:55:00Z">
                  <w:rPr>
                    <w:rStyle w:val="Hyperlink"/>
                    <w:bCs/>
                  </w:rPr>
                </w:rPrChange>
              </w:rPr>
              <w:delText>34</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818" w:author="Rachel Shipsey" w:date="2025-06-19T14:55:00Z">
                  <w:rPr>
                    <w:rStyle w:val="Hyperlink"/>
                    <w:bCs/>
                  </w:rPr>
                </w:rPrChange>
              </w:rPr>
              <w:delText>Chapter 11: Census Products: Analysis, Publication, Dissemination and Archiving</w:delText>
            </w:r>
            <w:r w:rsidDel="007F7AFB">
              <w:rPr>
                <w:webHidden/>
              </w:rPr>
              <w:tab/>
              <w:delText>18</w:delText>
            </w:r>
          </w:del>
        </w:p>
        <w:p w14:paraId="2FE4ACAE" w14:textId="25C74062" w:rsidR="000E359F" w:rsidDel="007F7AFB" w:rsidRDefault="000E359F">
          <w:pPr>
            <w:pStyle w:val="TOC1"/>
            <w:rPr>
              <w:del w:id="819" w:author="Rachel Shipsey" w:date="2025-06-19T14:55:00Z"/>
              <w:rFonts w:asciiTheme="minorHAnsi" w:eastAsiaTheme="minorEastAsia" w:hAnsiTheme="minorHAnsi"/>
              <w:kern w:val="2"/>
              <w:sz w:val="22"/>
              <w:lang w:val="en-GB" w:eastAsia="en-GB"/>
              <w14:ligatures w14:val="standardContextual"/>
            </w:rPr>
            <w:pPrChange w:id="820" w:author="Rachel Shipsey" w:date="2025-06-19T18:44:00Z">
              <w:pPr>
                <w:pStyle w:val="TOC2"/>
                <w:tabs>
                  <w:tab w:val="left" w:pos="1100"/>
                </w:tabs>
              </w:pPr>
            </w:pPrChange>
          </w:pPr>
          <w:del w:id="821" w:author="Rachel Shipsey" w:date="2025-06-19T14:55:00Z">
            <w:r w:rsidRPr="007F7AFB" w:rsidDel="007F7AFB">
              <w:rPr>
                <w:rPrChange w:id="822" w:author="Rachel Shipsey" w:date="2025-06-19T14:55:00Z">
                  <w:rPr>
                    <w:rStyle w:val="Hyperlink"/>
                    <w:rFonts w:cs="Arial"/>
                    <w:bCs/>
                    <w:noProof/>
                  </w:rPr>
                </w:rPrChange>
              </w:rPr>
              <w:delText>34.1</w:delText>
            </w:r>
            <w:r w:rsidDel="007F7AFB">
              <w:rPr>
                <w:rFonts w:asciiTheme="minorHAnsi" w:eastAsiaTheme="minorEastAsia" w:hAnsiTheme="minorHAnsi"/>
                <w:kern w:val="2"/>
                <w:sz w:val="22"/>
                <w:lang w:val="en-GB" w:eastAsia="en-GB"/>
                <w14:ligatures w14:val="standardContextual"/>
              </w:rPr>
              <w:tab/>
            </w:r>
            <w:r w:rsidRPr="007F7AFB" w:rsidDel="007F7AFB">
              <w:rPr>
                <w:rPrChange w:id="823" w:author="Rachel Shipsey" w:date="2025-06-19T14:55:00Z">
                  <w:rPr>
                    <w:rStyle w:val="Hyperlink"/>
                    <w:rFonts w:cs="Arial"/>
                    <w:bCs/>
                    <w:noProof/>
                  </w:rPr>
                </w:rPrChange>
              </w:rPr>
              <w:delText>12.2</w:delText>
            </w:r>
            <w:r w:rsidRPr="007F7AFB" w:rsidDel="007F7AFB">
              <w:rPr>
                <w:rPrChange w:id="824" w:author="Rachel Shipsey" w:date="2025-06-19T14:55:00Z">
                  <w:rPr>
                    <w:rStyle w:val="Hyperlink"/>
                    <w:noProof/>
                  </w:rPr>
                </w:rPrChange>
              </w:rPr>
              <w:delText xml:space="preserve"> </w:delText>
            </w:r>
            <w:r w:rsidRPr="007F7AFB" w:rsidDel="007F7AFB">
              <w:rPr>
                <w:rPrChange w:id="825" w:author="Rachel Shipsey" w:date="2025-06-19T14:55:00Z">
                  <w:rPr>
                    <w:rStyle w:val="Hyperlink"/>
                    <w:rFonts w:cs="Arial"/>
                    <w:bCs/>
                    <w:noProof/>
                  </w:rPr>
                </w:rPrChange>
              </w:rPr>
              <w:delText>Census Products</w:delText>
            </w:r>
            <w:r w:rsidDel="007F7AFB">
              <w:rPr>
                <w:webHidden/>
              </w:rPr>
              <w:tab/>
              <w:delText>18</w:delText>
            </w:r>
          </w:del>
        </w:p>
        <w:p w14:paraId="72C160A8" w14:textId="7C376787" w:rsidR="000E359F" w:rsidDel="007F7AFB" w:rsidRDefault="000E359F">
          <w:pPr>
            <w:pStyle w:val="TOC1"/>
            <w:rPr>
              <w:del w:id="826" w:author="Rachel Shipsey" w:date="2025-06-19T14:55:00Z"/>
              <w:rFonts w:asciiTheme="minorHAnsi" w:eastAsiaTheme="minorEastAsia" w:hAnsiTheme="minorHAnsi"/>
              <w:kern w:val="2"/>
              <w:sz w:val="22"/>
              <w:lang w:val="en-GB" w:eastAsia="en-GB"/>
              <w14:ligatures w14:val="standardContextual"/>
            </w:rPr>
            <w:pPrChange w:id="827" w:author="Rachel Shipsey" w:date="2025-06-19T18:44:00Z">
              <w:pPr>
                <w:pStyle w:val="TOC3"/>
              </w:pPr>
            </w:pPrChange>
          </w:pPr>
          <w:del w:id="828" w:author="Rachel Shipsey" w:date="2025-06-19T14:55:00Z">
            <w:r w:rsidRPr="007F7AFB" w:rsidDel="007F7AFB">
              <w:rPr>
                <w:rPrChange w:id="829" w:author="Rachel Shipsey" w:date="2025-06-19T14:55:00Z">
                  <w:rPr>
                    <w:rStyle w:val="Hyperlink"/>
                    <w:rFonts w:cs="Arial"/>
                    <w:bCs/>
                    <w:noProof/>
                  </w:rPr>
                </w:rPrChange>
              </w:rPr>
              <w:delText>34.1.1</w:delText>
            </w:r>
            <w:r w:rsidDel="007F7AFB">
              <w:rPr>
                <w:rFonts w:asciiTheme="minorHAnsi" w:eastAsiaTheme="minorEastAsia" w:hAnsiTheme="minorHAnsi"/>
                <w:kern w:val="2"/>
                <w:sz w:val="22"/>
                <w:lang w:val="en-GB" w:eastAsia="en-GB"/>
                <w14:ligatures w14:val="standardContextual"/>
              </w:rPr>
              <w:tab/>
            </w:r>
            <w:r w:rsidRPr="007F7AFB" w:rsidDel="007F7AFB">
              <w:rPr>
                <w:rPrChange w:id="830" w:author="Rachel Shipsey" w:date="2025-06-19T14:55:00Z">
                  <w:rPr>
                    <w:rStyle w:val="Hyperlink"/>
                    <w:rFonts w:cs="Arial"/>
                    <w:bCs/>
                    <w:noProof/>
                  </w:rPr>
                </w:rPrChange>
              </w:rPr>
              <w:delText>12.2.1</w:delText>
            </w:r>
            <w:r w:rsidRPr="007F7AFB" w:rsidDel="007F7AFB">
              <w:rPr>
                <w:rPrChange w:id="831" w:author="Rachel Shipsey" w:date="2025-06-19T14:55:00Z">
                  <w:rPr>
                    <w:rStyle w:val="Hyperlink"/>
                    <w:noProof/>
                  </w:rPr>
                </w:rPrChange>
              </w:rPr>
              <w:delText xml:space="preserve"> </w:delText>
            </w:r>
            <w:r w:rsidRPr="007F7AFB" w:rsidDel="007F7AFB">
              <w:rPr>
                <w:rPrChange w:id="832" w:author="Rachel Shipsey" w:date="2025-06-19T14:55:00Z">
                  <w:rPr>
                    <w:rStyle w:val="Hyperlink"/>
                    <w:rFonts w:cs="Arial"/>
                    <w:bCs/>
                    <w:noProof/>
                  </w:rPr>
                </w:rPrChange>
              </w:rPr>
              <w:delText>Selected country experiences</w:delText>
            </w:r>
            <w:r w:rsidDel="007F7AFB">
              <w:rPr>
                <w:webHidden/>
              </w:rPr>
              <w:tab/>
              <w:delText>18</w:delText>
            </w:r>
          </w:del>
        </w:p>
        <w:p w14:paraId="7FA5F7E0" w14:textId="132A6A8E" w:rsidR="000E359F" w:rsidDel="007F7AFB" w:rsidRDefault="000E359F">
          <w:pPr>
            <w:pStyle w:val="TOC1"/>
            <w:rPr>
              <w:del w:id="833" w:author="Rachel Shipsey" w:date="2025-06-19T14:55:00Z"/>
              <w:rFonts w:asciiTheme="minorHAnsi" w:eastAsiaTheme="minorEastAsia" w:hAnsiTheme="minorHAnsi"/>
              <w:kern w:val="2"/>
              <w:sz w:val="22"/>
              <w:lang w:val="en-GB" w:eastAsia="en-GB"/>
              <w14:ligatures w14:val="standardContextual"/>
            </w:rPr>
            <w:pPrChange w:id="834" w:author="Rachel Shipsey" w:date="2025-06-19T18:44:00Z">
              <w:pPr>
                <w:pStyle w:val="TOC3"/>
              </w:pPr>
            </w:pPrChange>
          </w:pPr>
          <w:del w:id="835" w:author="Rachel Shipsey" w:date="2025-06-19T14:55:00Z">
            <w:r w:rsidRPr="007F7AFB" w:rsidDel="007F7AFB">
              <w:rPr>
                <w:rPrChange w:id="836" w:author="Rachel Shipsey" w:date="2025-06-19T14:55:00Z">
                  <w:rPr>
                    <w:rStyle w:val="Hyperlink"/>
                    <w:rFonts w:cs="Arial"/>
                    <w:bCs/>
                    <w:noProof/>
                  </w:rPr>
                </w:rPrChange>
              </w:rPr>
              <w:delText>34.1.2</w:delText>
            </w:r>
            <w:r w:rsidDel="007F7AFB">
              <w:rPr>
                <w:rFonts w:asciiTheme="minorHAnsi" w:eastAsiaTheme="minorEastAsia" w:hAnsiTheme="minorHAnsi"/>
                <w:kern w:val="2"/>
                <w:sz w:val="22"/>
                <w:lang w:val="en-GB" w:eastAsia="en-GB"/>
                <w14:ligatures w14:val="standardContextual"/>
              </w:rPr>
              <w:tab/>
            </w:r>
            <w:r w:rsidRPr="007F7AFB" w:rsidDel="007F7AFB">
              <w:rPr>
                <w:rPrChange w:id="837" w:author="Rachel Shipsey" w:date="2025-06-19T14:55:00Z">
                  <w:rPr>
                    <w:rStyle w:val="Hyperlink"/>
                    <w:rFonts w:cs="Arial"/>
                    <w:bCs/>
                    <w:noProof/>
                  </w:rPr>
                </w:rPrChange>
              </w:rPr>
              <w:delText>12.2.2 Lessons Learnt</w:delText>
            </w:r>
            <w:r w:rsidDel="007F7AFB">
              <w:rPr>
                <w:webHidden/>
              </w:rPr>
              <w:tab/>
              <w:delText>20</w:delText>
            </w:r>
          </w:del>
        </w:p>
        <w:p w14:paraId="1D234D7B" w14:textId="09179ABC" w:rsidR="000E359F" w:rsidDel="007F7AFB" w:rsidRDefault="000E359F">
          <w:pPr>
            <w:pStyle w:val="TOC1"/>
            <w:rPr>
              <w:del w:id="838" w:author="Rachel Shipsey" w:date="2025-06-19T14:55:00Z"/>
              <w:rFonts w:asciiTheme="minorHAnsi" w:eastAsiaTheme="minorEastAsia" w:hAnsiTheme="minorHAnsi"/>
              <w:kern w:val="2"/>
              <w:sz w:val="22"/>
              <w:lang w:val="en-GB" w:eastAsia="en-GB"/>
              <w14:ligatures w14:val="standardContextual"/>
            </w:rPr>
            <w:pPrChange w:id="839" w:author="Rachel Shipsey" w:date="2025-06-19T18:44:00Z">
              <w:pPr>
                <w:pStyle w:val="TOC3"/>
              </w:pPr>
            </w:pPrChange>
          </w:pPr>
          <w:del w:id="840" w:author="Rachel Shipsey" w:date="2025-06-19T14:55:00Z">
            <w:r w:rsidRPr="007F7AFB" w:rsidDel="007F7AFB">
              <w:rPr>
                <w:rPrChange w:id="841" w:author="Rachel Shipsey" w:date="2025-06-19T14:55:00Z">
                  <w:rPr>
                    <w:rStyle w:val="Hyperlink"/>
                    <w:rFonts w:cs="Arial"/>
                    <w:bCs/>
                    <w:noProof/>
                  </w:rPr>
                </w:rPrChange>
              </w:rPr>
              <w:delText>34.1.3</w:delText>
            </w:r>
            <w:r w:rsidDel="007F7AFB">
              <w:rPr>
                <w:rFonts w:asciiTheme="minorHAnsi" w:eastAsiaTheme="minorEastAsia" w:hAnsiTheme="minorHAnsi"/>
                <w:kern w:val="2"/>
                <w:sz w:val="22"/>
                <w:lang w:val="en-GB" w:eastAsia="en-GB"/>
                <w14:ligatures w14:val="standardContextual"/>
              </w:rPr>
              <w:tab/>
            </w:r>
            <w:r w:rsidRPr="007F7AFB" w:rsidDel="007F7AFB">
              <w:rPr>
                <w:rPrChange w:id="842" w:author="Rachel Shipsey" w:date="2025-06-19T14:55:00Z">
                  <w:rPr>
                    <w:rStyle w:val="Hyperlink"/>
                    <w:rFonts w:cs="Arial"/>
                    <w:bCs/>
                    <w:noProof/>
                  </w:rPr>
                </w:rPrChange>
              </w:rPr>
              <w:delText>12.2.3</w:delText>
            </w:r>
            <w:r w:rsidRPr="007F7AFB" w:rsidDel="007F7AFB">
              <w:rPr>
                <w:rPrChange w:id="843" w:author="Rachel Shipsey" w:date="2025-06-19T14:55:00Z">
                  <w:rPr>
                    <w:rStyle w:val="Hyperlink"/>
                    <w:noProof/>
                  </w:rPr>
                </w:rPrChange>
              </w:rPr>
              <w:delText xml:space="preserve"> </w:delText>
            </w:r>
            <w:r w:rsidRPr="007F7AFB" w:rsidDel="007F7AFB">
              <w:rPr>
                <w:rPrChange w:id="844" w:author="Rachel Shipsey" w:date="2025-06-19T14:55:00Z">
                  <w:rPr>
                    <w:rStyle w:val="Hyperlink"/>
                    <w:rFonts w:cs="Arial"/>
                    <w:bCs/>
                    <w:noProof/>
                  </w:rPr>
                </w:rPrChange>
              </w:rPr>
              <w:delText>Recommendations</w:delText>
            </w:r>
            <w:r w:rsidDel="007F7AFB">
              <w:rPr>
                <w:webHidden/>
              </w:rPr>
              <w:tab/>
              <w:delText>20</w:delText>
            </w:r>
          </w:del>
        </w:p>
        <w:p w14:paraId="6E6019F5" w14:textId="6474FA1F" w:rsidR="000E359F" w:rsidDel="007F7AFB" w:rsidRDefault="000E359F">
          <w:pPr>
            <w:pStyle w:val="TOC1"/>
            <w:rPr>
              <w:del w:id="845" w:author="Rachel Shipsey" w:date="2025-06-19T14:55:00Z"/>
              <w:rFonts w:asciiTheme="minorHAnsi" w:eastAsiaTheme="minorEastAsia" w:hAnsiTheme="minorHAnsi"/>
              <w:kern w:val="2"/>
              <w:sz w:val="22"/>
              <w:lang w:val="en-GB" w:eastAsia="en-GB"/>
              <w14:ligatures w14:val="standardContextual"/>
            </w:rPr>
            <w:pPrChange w:id="846" w:author="Rachel Shipsey" w:date="2025-06-19T18:44:00Z">
              <w:pPr>
                <w:pStyle w:val="TOC2"/>
                <w:tabs>
                  <w:tab w:val="left" w:pos="1100"/>
                </w:tabs>
              </w:pPr>
            </w:pPrChange>
          </w:pPr>
          <w:del w:id="847" w:author="Rachel Shipsey" w:date="2025-06-19T14:55:00Z">
            <w:r w:rsidRPr="007F7AFB" w:rsidDel="007F7AFB">
              <w:rPr>
                <w:rPrChange w:id="848" w:author="Rachel Shipsey" w:date="2025-06-19T14:55:00Z">
                  <w:rPr>
                    <w:rStyle w:val="Hyperlink"/>
                    <w:rFonts w:cs="Arial"/>
                    <w:bCs/>
                    <w:noProof/>
                  </w:rPr>
                </w:rPrChange>
              </w:rPr>
              <w:delText>34.2</w:delText>
            </w:r>
            <w:r w:rsidDel="007F7AFB">
              <w:rPr>
                <w:rFonts w:asciiTheme="minorHAnsi" w:eastAsiaTheme="minorEastAsia" w:hAnsiTheme="minorHAnsi"/>
                <w:kern w:val="2"/>
                <w:sz w:val="22"/>
                <w:lang w:val="en-GB" w:eastAsia="en-GB"/>
                <w14:ligatures w14:val="standardContextual"/>
              </w:rPr>
              <w:tab/>
            </w:r>
            <w:r w:rsidRPr="007F7AFB" w:rsidDel="007F7AFB">
              <w:rPr>
                <w:rPrChange w:id="849" w:author="Rachel Shipsey" w:date="2025-06-19T14:55:00Z">
                  <w:rPr>
                    <w:rStyle w:val="Hyperlink"/>
                    <w:rFonts w:cs="Arial"/>
                    <w:bCs/>
                    <w:noProof/>
                  </w:rPr>
                </w:rPrChange>
              </w:rPr>
              <w:delText>12.3</w:delText>
            </w:r>
            <w:r w:rsidRPr="007F7AFB" w:rsidDel="007F7AFB">
              <w:rPr>
                <w:rPrChange w:id="850" w:author="Rachel Shipsey" w:date="2025-06-19T14:55:00Z">
                  <w:rPr>
                    <w:rStyle w:val="Hyperlink"/>
                    <w:noProof/>
                  </w:rPr>
                </w:rPrChange>
              </w:rPr>
              <w:delText xml:space="preserve"> </w:delText>
            </w:r>
            <w:r w:rsidRPr="007F7AFB" w:rsidDel="007F7AFB">
              <w:rPr>
                <w:rPrChange w:id="851" w:author="Rachel Shipsey" w:date="2025-06-19T14:55:00Z">
                  <w:rPr>
                    <w:rStyle w:val="Hyperlink"/>
                    <w:rFonts w:cs="Arial"/>
                    <w:bCs/>
                    <w:noProof/>
                  </w:rPr>
                </w:rPrChange>
              </w:rPr>
              <w:delText>Development of Census Dissemination Products</w:delText>
            </w:r>
            <w:r w:rsidDel="007F7AFB">
              <w:rPr>
                <w:webHidden/>
              </w:rPr>
              <w:tab/>
              <w:delText>20</w:delText>
            </w:r>
          </w:del>
        </w:p>
        <w:p w14:paraId="77D0C7A2" w14:textId="0D7F8B9A" w:rsidR="000E359F" w:rsidDel="007F7AFB" w:rsidRDefault="000E359F">
          <w:pPr>
            <w:pStyle w:val="TOC1"/>
            <w:rPr>
              <w:del w:id="852" w:author="Rachel Shipsey" w:date="2025-06-19T14:55:00Z"/>
              <w:rFonts w:asciiTheme="minorHAnsi" w:eastAsiaTheme="minorEastAsia" w:hAnsiTheme="minorHAnsi"/>
              <w:kern w:val="2"/>
              <w:sz w:val="22"/>
              <w:lang w:val="en-GB" w:eastAsia="en-GB"/>
              <w14:ligatures w14:val="standardContextual"/>
            </w:rPr>
            <w:pPrChange w:id="853" w:author="Rachel Shipsey" w:date="2025-06-19T18:44:00Z">
              <w:pPr>
                <w:pStyle w:val="TOC3"/>
              </w:pPr>
            </w:pPrChange>
          </w:pPr>
          <w:del w:id="854" w:author="Rachel Shipsey" w:date="2025-06-19T14:55:00Z">
            <w:r w:rsidRPr="007F7AFB" w:rsidDel="007F7AFB">
              <w:rPr>
                <w:rPrChange w:id="855" w:author="Rachel Shipsey" w:date="2025-06-19T14:55:00Z">
                  <w:rPr>
                    <w:rStyle w:val="Hyperlink"/>
                    <w:rFonts w:cs="Arial"/>
                    <w:bCs/>
                    <w:noProof/>
                  </w:rPr>
                </w:rPrChange>
              </w:rPr>
              <w:delText>34.2.1</w:delText>
            </w:r>
            <w:r w:rsidDel="007F7AFB">
              <w:rPr>
                <w:rFonts w:asciiTheme="minorHAnsi" w:eastAsiaTheme="minorEastAsia" w:hAnsiTheme="minorHAnsi"/>
                <w:kern w:val="2"/>
                <w:sz w:val="22"/>
                <w:lang w:val="en-GB" w:eastAsia="en-GB"/>
                <w14:ligatures w14:val="standardContextual"/>
              </w:rPr>
              <w:tab/>
            </w:r>
            <w:r w:rsidRPr="007F7AFB" w:rsidDel="007F7AFB">
              <w:rPr>
                <w:rPrChange w:id="856" w:author="Rachel Shipsey" w:date="2025-06-19T14:55:00Z">
                  <w:rPr>
                    <w:rStyle w:val="Hyperlink"/>
                    <w:rFonts w:cs="Arial"/>
                    <w:bCs/>
                    <w:noProof/>
                  </w:rPr>
                </w:rPrChange>
              </w:rPr>
              <w:delText>12.3.1</w:delText>
            </w:r>
            <w:r w:rsidRPr="007F7AFB" w:rsidDel="007F7AFB">
              <w:rPr>
                <w:rPrChange w:id="857" w:author="Rachel Shipsey" w:date="2025-06-19T14:55:00Z">
                  <w:rPr>
                    <w:rStyle w:val="Hyperlink"/>
                    <w:noProof/>
                  </w:rPr>
                </w:rPrChange>
              </w:rPr>
              <w:delText xml:space="preserve"> </w:delText>
            </w:r>
            <w:r w:rsidRPr="007F7AFB" w:rsidDel="007F7AFB">
              <w:rPr>
                <w:rPrChange w:id="858" w:author="Rachel Shipsey" w:date="2025-06-19T14:55:00Z">
                  <w:rPr>
                    <w:rStyle w:val="Hyperlink"/>
                    <w:rFonts w:cs="Arial"/>
                    <w:bCs/>
                    <w:noProof/>
                  </w:rPr>
                </w:rPrChange>
              </w:rPr>
              <w:delText>Selected Country Experiences</w:delText>
            </w:r>
            <w:r w:rsidDel="007F7AFB">
              <w:rPr>
                <w:webHidden/>
              </w:rPr>
              <w:tab/>
              <w:delText>22</w:delText>
            </w:r>
          </w:del>
        </w:p>
        <w:p w14:paraId="1F8786F7" w14:textId="2C6719A6" w:rsidR="000E359F" w:rsidDel="007F7AFB" w:rsidRDefault="000E359F">
          <w:pPr>
            <w:pStyle w:val="TOC1"/>
            <w:rPr>
              <w:del w:id="859" w:author="Rachel Shipsey" w:date="2025-06-19T14:55:00Z"/>
              <w:rFonts w:asciiTheme="minorHAnsi" w:eastAsiaTheme="minorEastAsia" w:hAnsiTheme="minorHAnsi"/>
              <w:kern w:val="2"/>
              <w:sz w:val="22"/>
              <w:lang w:val="en-GB" w:eastAsia="en-GB"/>
              <w14:ligatures w14:val="standardContextual"/>
            </w:rPr>
            <w:pPrChange w:id="860" w:author="Rachel Shipsey" w:date="2025-06-19T18:44:00Z">
              <w:pPr>
                <w:pStyle w:val="TOC3"/>
              </w:pPr>
            </w:pPrChange>
          </w:pPr>
          <w:del w:id="861" w:author="Rachel Shipsey" w:date="2025-06-19T14:55:00Z">
            <w:r w:rsidRPr="007F7AFB" w:rsidDel="007F7AFB">
              <w:rPr>
                <w:rPrChange w:id="862" w:author="Rachel Shipsey" w:date="2025-06-19T14:55:00Z">
                  <w:rPr>
                    <w:rStyle w:val="Hyperlink"/>
                    <w:rFonts w:cs="Arial"/>
                    <w:bCs/>
                    <w:noProof/>
                  </w:rPr>
                </w:rPrChange>
              </w:rPr>
              <w:delText>34.2.2</w:delText>
            </w:r>
            <w:r w:rsidDel="007F7AFB">
              <w:rPr>
                <w:rFonts w:asciiTheme="minorHAnsi" w:eastAsiaTheme="minorEastAsia" w:hAnsiTheme="minorHAnsi"/>
                <w:kern w:val="2"/>
                <w:sz w:val="22"/>
                <w:lang w:val="en-GB" w:eastAsia="en-GB"/>
                <w14:ligatures w14:val="standardContextual"/>
              </w:rPr>
              <w:tab/>
            </w:r>
            <w:r w:rsidRPr="007F7AFB" w:rsidDel="007F7AFB">
              <w:rPr>
                <w:rPrChange w:id="863" w:author="Rachel Shipsey" w:date="2025-06-19T14:55:00Z">
                  <w:rPr>
                    <w:rStyle w:val="Hyperlink"/>
                    <w:rFonts w:cs="Arial"/>
                    <w:bCs/>
                    <w:noProof/>
                  </w:rPr>
                </w:rPrChange>
              </w:rPr>
              <w:delText>12.3.2</w:delText>
            </w:r>
            <w:r w:rsidRPr="007F7AFB" w:rsidDel="007F7AFB">
              <w:rPr>
                <w:rPrChange w:id="864" w:author="Rachel Shipsey" w:date="2025-06-19T14:55:00Z">
                  <w:rPr>
                    <w:rStyle w:val="Hyperlink"/>
                    <w:noProof/>
                  </w:rPr>
                </w:rPrChange>
              </w:rPr>
              <w:delText xml:space="preserve"> </w:delText>
            </w:r>
            <w:r w:rsidRPr="007F7AFB" w:rsidDel="007F7AFB">
              <w:rPr>
                <w:rPrChange w:id="865" w:author="Rachel Shipsey" w:date="2025-06-19T14:55:00Z">
                  <w:rPr>
                    <w:rStyle w:val="Hyperlink"/>
                    <w:rFonts w:cs="Arial"/>
                    <w:bCs/>
                    <w:noProof/>
                  </w:rPr>
                </w:rPrChange>
              </w:rPr>
              <w:delText>Lessons Learnt</w:delText>
            </w:r>
            <w:r w:rsidDel="007F7AFB">
              <w:rPr>
                <w:webHidden/>
              </w:rPr>
              <w:tab/>
              <w:delText>23</w:delText>
            </w:r>
          </w:del>
        </w:p>
        <w:p w14:paraId="2D5187F9" w14:textId="3E162976" w:rsidR="000E359F" w:rsidDel="007F7AFB" w:rsidRDefault="000E359F">
          <w:pPr>
            <w:pStyle w:val="TOC1"/>
            <w:rPr>
              <w:del w:id="866" w:author="Rachel Shipsey" w:date="2025-06-19T14:55:00Z"/>
              <w:rFonts w:asciiTheme="minorHAnsi" w:eastAsiaTheme="minorEastAsia" w:hAnsiTheme="minorHAnsi"/>
              <w:kern w:val="2"/>
              <w:sz w:val="22"/>
              <w:lang w:val="en-GB" w:eastAsia="en-GB"/>
              <w14:ligatures w14:val="standardContextual"/>
            </w:rPr>
            <w:pPrChange w:id="867" w:author="Rachel Shipsey" w:date="2025-06-19T18:44:00Z">
              <w:pPr>
                <w:pStyle w:val="TOC3"/>
              </w:pPr>
            </w:pPrChange>
          </w:pPr>
          <w:del w:id="868" w:author="Rachel Shipsey" w:date="2025-06-19T14:55:00Z">
            <w:r w:rsidRPr="007F7AFB" w:rsidDel="007F7AFB">
              <w:rPr>
                <w:rPrChange w:id="869" w:author="Rachel Shipsey" w:date="2025-06-19T14:55:00Z">
                  <w:rPr>
                    <w:rStyle w:val="Hyperlink"/>
                    <w:rFonts w:cs="Arial"/>
                    <w:bCs/>
                    <w:noProof/>
                  </w:rPr>
                </w:rPrChange>
              </w:rPr>
              <w:delText>34.2.3</w:delText>
            </w:r>
            <w:r w:rsidDel="007F7AFB">
              <w:rPr>
                <w:rFonts w:asciiTheme="minorHAnsi" w:eastAsiaTheme="minorEastAsia" w:hAnsiTheme="minorHAnsi"/>
                <w:kern w:val="2"/>
                <w:sz w:val="22"/>
                <w:lang w:val="en-GB" w:eastAsia="en-GB"/>
                <w14:ligatures w14:val="standardContextual"/>
              </w:rPr>
              <w:tab/>
            </w:r>
            <w:r w:rsidRPr="007F7AFB" w:rsidDel="007F7AFB">
              <w:rPr>
                <w:rPrChange w:id="870" w:author="Rachel Shipsey" w:date="2025-06-19T14:55:00Z">
                  <w:rPr>
                    <w:rStyle w:val="Hyperlink"/>
                    <w:rFonts w:cs="Arial"/>
                    <w:bCs/>
                    <w:noProof/>
                  </w:rPr>
                </w:rPrChange>
              </w:rPr>
              <w:delText>12.3.3</w:delText>
            </w:r>
            <w:r w:rsidRPr="007F7AFB" w:rsidDel="007F7AFB">
              <w:rPr>
                <w:rPrChange w:id="871" w:author="Rachel Shipsey" w:date="2025-06-19T14:55:00Z">
                  <w:rPr>
                    <w:rStyle w:val="Hyperlink"/>
                    <w:noProof/>
                  </w:rPr>
                </w:rPrChange>
              </w:rPr>
              <w:delText xml:space="preserve"> </w:delText>
            </w:r>
            <w:r w:rsidRPr="007F7AFB" w:rsidDel="007F7AFB">
              <w:rPr>
                <w:rPrChange w:id="872" w:author="Rachel Shipsey" w:date="2025-06-19T14:55:00Z">
                  <w:rPr>
                    <w:rStyle w:val="Hyperlink"/>
                    <w:rFonts w:cs="Arial"/>
                    <w:bCs/>
                    <w:noProof/>
                  </w:rPr>
                </w:rPrChange>
              </w:rPr>
              <w:delText>Recommendations</w:delText>
            </w:r>
            <w:r w:rsidDel="007F7AFB">
              <w:rPr>
                <w:webHidden/>
              </w:rPr>
              <w:tab/>
              <w:delText>23</w:delText>
            </w:r>
          </w:del>
        </w:p>
        <w:p w14:paraId="2BDA37EC" w14:textId="2205CB02" w:rsidR="000E359F" w:rsidDel="007F7AFB" w:rsidRDefault="000E359F">
          <w:pPr>
            <w:pStyle w:val="TOC1"/>
            <w:rPr>
              <w:del w:id="873" w:author="Rachel Shipsey" w:date="2025-06-19T14:55:00Z"/>
              <w:rFonts w:asciiTheme="minorHAnsi" w:eastAsiaTheme="minorEastAsia" w:hAnsiTheme="minorHAnsi" w:cstheme="minorBidi"/>
              <w:color w:val="auto"/>
              <w:kern w:val="2"/>
              <w:sz w:val="22"/>
              <w:lang w:val="en-GB" w:eastAsia="en-GB"/>
              <w14:ligatures w14:val="standardContextual"/>
            </w:rPr>
          </w:pPr>
          <w:del w:id="874" w:author="Rachel Shipsey" w:date="2025-06-19T14:55:00Z">
            <w:r w:rsidRPr="007F7AFB" w:rsidDel="007F7AFB">
              <w:rPr>
                <w:rPrChange w:id="875" w:author="Rachel Shipsey" w:date="2025-06-19T14:55:00Z">
                  <w:rPr>
                    <w:rStyle w:val="Hyperlink"/>
                    <w:bCs/>
                  </w:rPr>
                </w:rPrChange>
              </w:rPr>
              <w:delText>35</w:delText>
            </w:r>
            <w:r w:rsidDel="007F7AFB">
              <w:rPr>
                <w:webHidden/>
              </w:rPr>
              <w:tab/>
              <w:delText>24</w:delText>
            </w:r>
          </w:del>
        </w:p>
        <w:p w14:paraId="6DA011C1" w14:textId="1A40BA68" w:rsidR="000E359F" w:rsidDel="007F7AFB" w:rsidRDefault="000E359F">
          <w:pPr>
            <w:pStyle w:val="TOC1"/>
            <w:rPr>
              <w:del w:id="876" w:author="Rachel Shipsey" w:date="2025-06-19T14:55:00Z"/>
              <w:rFonts w:asciiTheme="minorHAnsi" w:eastAsiaTheme="minorEastAsia" w:hAnsiTheme="minorHAnsi" w:cstheme="minorBidi"/>
              <w:color w:val="auto"/>
              <w:kern w:val="2"/>
              <w:sz w:val="22"/>
              <w:lang w:val="en-GB" w:eastAsia="en-GB"/>
              <w14:ligatures w14:val="standardContextual"/>
            </w:rPr>
          </w:pPr>
          <w:del w:id="877" w:author="Rachel Shipsey" w:date="2025-06-19T14:55:00Z">
            <w:r w:rsidRPr="007F7AFB" w:rsidDel="007F7AFB">
              <w:rPr>
                <w:rPrChange w:id="878" w:author="Rachel Shipsey" w:date="2025-06-19T14:55:00Z">
                  <w:rPr>
                    <w:rStyle w:val="Hyperlink"/>
                    <w:bCs/>
                  </w:rPr>
                </w:rPrChange>
              </w:rPr>
              <w:delText>36</w:delText>
            </w:r>
            <w:r w:rsidDel="007F7AFB">
              <w:rPr>
                <w:webHidden/>
              </w:rPr>
              <w:tab/>
              <w:delText>24</w:delText>
            </w:r>
          </w:del>
        </w:p>
        <w:p w14:paraId="30D5FBB8" w14:textId="5588015E" w:rsidR="000E359F" w:rsidDel="007F7AFB" w:rsidRDefault="000E359F">
          <w:pPr>
            <w:pStyle w:val="TOC1"/>
            <w:rPr>
              <w:del w:id="879" w:author="Rachel Shipsey" w:date="2025-06-19T14:55:00Z"/>
              <w:rFonts w:asciiTheme="minorHAnsi" w:eastAsiaTheme="minorEastAsia" w:hAnsiTheme="minorHAnsi"/>
              <w:kern w:val="2"/>
              <w:sz w:val="22"/>
              <w:lang w:val="en-GB" w:eastAsia="en-GB"/>
              <w14:ligatures w14:val="standardContextual"/>
            </w:rPr>
            <w:pPrChange w:id="880" w:author="Rachel Shipsey" w:date="2025-06-19T18:44:00Z">
              <w:pPr>
                <w:pStyle w:val="TOC2"/>
                <w:tabs>
                  <w:tab w:val="left" w:pos="1100"/>
                </w:tabs>
              </w:pPr>
            </w:pPrChange>
          </w:pPr>
          <w:del w:id="881" w:author="Rachel Shipsey" w:date="2025-06-19T14:55:00Z">
            <w:r w:rsidRPr="007F7AFB" w:rsidDel="007F7AFB">
              <w:rPr>
                <w:rPrChange w:id="882" w:author="Rachel Shipsey" w:date="2025-06-19T14:55:00Z">
                  <w:rPr>
                    <w:rStyle w:val="Hyperlink"/>
                    <w:rFonts w:cs="Arial"/>
                    <w:bCs/>
                    <w:noProof/>
                  </w:rPr>
                </w:rPrChange>
              </w:rPr>
              <w:delText>36.1</w:delText>
            </w:r>
            <w:r w:rsidDel="007F7AFB">
              <w:rPr>
                <w:rFonts w:asciiTheme="minorHAnsi" w:eastAsiaTheme="minorEastAsia" w:hAnsiTheme="minorHAnsi"/>
                <w:kern w:val="2"/>
                <w:sz w:val="22"/>
                <w:lang w:val="en-GB" w:eastAsia="en-GB"/>
                <w14:ligatures w14:val="standardContextual"/>
              </w:rPr>
              <w:tab/>
            </w:r>
            <w:r w:rsidRPr="007F7AFB" w:rsidDel="007F7AFB">
              <w:rPr>
                <w:rPrChange w:id="883" w:author="Rachel Shipsey" w:date="2025-06-19T14:55:00Z">
                  <w:rPr>
                    <w:rStyle w:val="Hyperlink"/>
                    <w:rFonts w:cs="Arial"/>
                    <w:bCs/>
                    <w:noProof/>
                  </w:rPr>
                </w:rPrChange>
              </w:rPr>
              <w:delText>13.1 Introduction</w:delText>
            </w:r>
            <w:r w:rsidDel="007F7AFB">
              <w:rPr>
                <w:webHidden/>
              </w:rPr>
              <w:tab/>
              <w:delText>24</w:delText>
            </w:r>
          </w:del>
        </w:p>
        <w:p w14:paraId="1C269D2F" w14:textId="0532ADA4" w:rsidR="000E359F" w:rsidDel="007F7AFB" w:rsidRDefault="000E359F">
          <w:pPr>
            <w:pStyle w:val="TOC1"/>
            <w:rPr>
              <w:del w:id="884" w:author="Rachel Shipsey" w:date="2025-06-19T14:55:00Z"/>
              <w:rFonts w:asciiTheme="minorHAnsi" w:eastAsiaTheme="minorEastAsia" w:hAnsiTheme="minorHAnsi"/>
              <w:kern w:val="2"/>
              <w:sz w:val="22"/>
              <w:lang w:val="en-GB" w:eastAsia="en-GB"/>
              <w14:ligatures w14:val="standardContextual"/>
            </w:rPr>
            <w:pPrChange w:id="885" w:author="Rachel Shipsey" w:date="2025-06-19T18:44:00Z">
              <w:pPr>
                <w:pStyle w:val="TOC2"/>
              </w:pPr>
            </w:pPrChange>
          </w:pPr>
          <w:del w:id="886" w:author="Rachel Shipsey" w:date="2025-06-19T14:55:00Z">
            <w:r w:rsidRPr="007F7AFB" w:rsidDel="007F7AFB">
              <w:rPr>
                <w:rPrChange w:id="887" w:author="Rachel Shipsey" w:date="2025-06-19T14:55:00Z">
                  <w:rPr>
                    <w:rStyle w:val="Hyperlink"/>
                    <w:rFonts w:cs="Arial"/>
                    <w:bCs/>
                    <w:noProof/>
                  </w:rPr>
                </w:rPrChange>
              </w:rPr>
              <w:delText>36.2</w:delText>
            </w:r>
            <w:r w:rsidDel="007F7AFB">
              <w:rPr>
                <w:webHidden/>
              </w:rPr>
              <w:tab/>
              <w:delText>25</w:delText>
            </w:r>
          </w:del>
        </w:p>
        <w:p w14:paraId="1068D7AA" w14:textId="20FCFCED" w:rsidR="000E359F" w:rsidDel="007F7AFB" w:rsidRDefault="000E359F">
          <w:pPr>
            <w:pStyle w:val="TOC1"/>
            <w:rPr>
              <w:del w:id="888" w:author="Rachel Shipsey" w:date="2025-06-19T14:55:00Z"/>
              <w:rFonts w:asciiTheme="minorHAnsi" w:eastAsiaTheme="minorEastAsia" w:hAnsiTheme="minorHAnsi"/>
              <w:kern w:val="2"/>
              <w:sz w:val="22"/>
              <w:lang w:val="en-GB" w:eastAsia="en-GB"/>
              <w14:ligatures w14:val="standardContextual"/>
            </w:rPr>
            <w:pPrChange w:id="889" w:author="Rachel Shipsey" w:date="2025-06-19T18:44:00Z">
              <w:pPr>
                <w:pStyle w:val="TOC2"/>
                <w:tabs>
                  <w:tab w:val="left" w:pos="1100"/>
                </w:tabs>
              </w:pPr>
            </w:pPrChange>
          </w:pPr>
          <w:del w:id="890" w:author="Rachel Shipsey" w:date="2025-06-19T14:55:00Z">
            <w:r w:rsidRPr="007F7AFB" w:rsidDel="007F7AFB">
              <w:rPr>
                <w:rPrChange w:id="891" w:author="Rachel Shipsey" w:date="2025-06-19T14:55:00Z">
                  <w:rPr>
                    <w:rStyle w:val="Hyperlink"/>
                    <w:rFonts w:cs="Arial"/>
                    <w:bCs/>
                    <w:noProof/>
                  </w:rPr>
                </w:rPrChange>
              </w:rPr>
              <w:delText>36.3</w:delText>
            </w:r>
            <w:r w:rsidDel="007F7AFB">
              <w:rPr>
                <w:rFonts w:asciiTheme="minorHAnsi" w:eastAsiaTheme="minorEastAsia" w:hAnsiTheme="minorHAnsi"/>
                <w:kern w:val="2"/>
                <w:sz w:val="22"/>
                <w:lang w:val="en-GB" w:eastAsia="en-GB"/>
                <w14:ligatures w14:val="standardContextual"/>
              </w:rPr>
              <w:tab/>
            </w:r>
            <w:r w:rsidRPr="007F7AFB" w:rsidDel="007F7AFB">
              <w:rPr>
                <w:rPrChange w:id="892" w:author="Rachel Shipsey" w:date="2025-06-19T14:55:00Z">
                  <w:rPr>
                    <w:rStyle w:val="Hyperlink"/>
                    <w:rFonts w:cs="Arial"/>
                    <w:bCs/>
                    <w:noProof/>
                  </w:rPr>
                </w:rPrChange>
              </w:rPr>
              <w:delText>13.2 Challenges of digital archiving</w:delText>
            </w:r>
            <w:r w:rsidDel="007F7AFB">
              <w:rPr>
                <w:webHidden/>
              </w:rPr>
              <w:tab/>
              <w:delText>25</w:delText>
            </w:r>
          </w:del>
        </w:p>
        <w:p w14:paraId="21264217" w14:textId="12FE602D" w:rsidR="000E359F" w:rsidDel="007F7AFB" w:rsidRDefault="000E359F">
          <w:pPr>
            <w:pStyle w:val="TOC1"/>
            <w:rPr>
              <w:del w:id="893" w:author="Rachel Shipsey" w:date="2025-06-19T14:55:00Z"/>
              <w:rFonts w:asciiTheme="minorHAnsi" w:eastAsiaTheme="minorEastAsia" w:hAnsiTheme="minorHAnsi"/>
              <w:kern w:val="2"/>
              <w:sz w:val="22"/>
              <w:lang w:val="en-GB" w:eastAsia="en-GB"/>
              <w14:ligatures w14:val="standardContextual"/>
            </w:rPr>
            <w:pPrChange w:id="894" w:author="Rachel Shipsey" w:date="2025-06-19T18:44:00Z">
              <w:pPr>
                <w:pStyle w:val="TOC2"/>
                <w:tabs>
                  <w:tab w:val="left" w:pos="1100"/>
                </w:tabs>
              </w:pPr>
            </w:pPrChange>
          </w:pPr>
          <w:del w:id="895" w:author="Rachel Shipsey" w:date="2025-06-19T14:55:00Z">
            <w:r w:rsidRPr="007F7AFB" w:rsidDel="007F7AFB">
              <w:rPr>
                <w:rPrChange w:id="896" w:author="Rachel Shipsey" w:date="2025-06-19T14:55:00Z">
                  <w:rPr>
                    <w:rStyle w:val="Hyperlink"/>
                    <w:rFonts w:cs="Arial"/>
                    <w:bCs/>
                    <w:noProof/>
                  </w:rPr>
                </w:rPrChange>
              </w:rPr>
              <w:delText>36.4</w:delText>
            </w:r>
            <w:r w:rsidDel="007F7AFB">
              <w:rPr>
                <w:rFonts w:asciiTheme="minorHAnsi" w:eastAsiaTheme="minorEastAsia" w:hAnsiTheme="minorHAnsi"/>
                <w:kern w:val="2"/>
                <w:sz w:val="22"/>
                <w:lang w:val="en-GB" w:eastAsia="en-GB"/>
                <w14:ligatures w14:val="standardContextual"/>
              </w:rPr>
              <w:tab/>
            </w:r>
            <w:r w:rsidRPr="007F7AFB" w:rsidDel="007F7AFB">
              <w:rPr>
                <w:rPrChange w:id="897" w:author="Rachel Shipsey" w:date="2025-06-19T14:55:00Z">
                  <w:rPr>
                    <w:rStyle w:val="Hyperlink"/>
                    <w:rFonts w:cs="Arial"/>
                    <w:bCs/>
                    <w:noProof/>
                  </w:rPr>
                </w:rPrChange>
              </w:rPr>
              <w:delText>13.3 Reference</w:delText>
            </w:r>
            <w:r w:rsidDel="007F7AFB">
              <w:rPr>
                <w:webHidden/>
              </w:rPr>
              <w:tab/>
              <w:delText>26</w:delText>
            </w:r>
          </w:del>
        </w:p>
        <w:p w14:paraId="53C24213" w14:textId="7E89F3C9" w:rsidR="000E359F" w:rsidDel="007F7AFB" w:rsidRDefault="000E359F">
          <w:pPr>
            <w:pStyle w:val="TOC1"/>
            <w:rPr>
              <w:del w:id="898" w:author="Rachel Shipsey" w:date="2025-06-19T14:55:00Z"/>
              <w:rFonts w:asciiTheme="minorHAnsi" w:eastAsiaTheme="minorEastAsia" w:hAnsiTheme="minorHAnsi" w:cstheme="minorBidi"/>
              <w:color w:val="auto"/>
              <w:kern w:val="2"/>
              <w:sz w:val="22"/>
              <w:lang w:val="en-GB" w:eastAsia="en-GB"/>
              <w14:ligatures w14:val="standardContextual"/>
            </w:rPr>
          </w:pPr>
          <w:del w:id="899" w:author="Rachel Shipsey" w:date="2025-06-19T14:55:00Z">
            <w:r w:rsidRPr="007F7AFB" w:rsidDel="007F7AFB">
              <w:rPr>
                <w:rPrChange w:id="900" w:author="Rachel Shipsey" w:date="2025-06-19T14:55:00Z">
                  <w:rPr>
                    <w:rStyle w:val="Hyperlink"/>
                    <w:bCs/>
                  </w:rPr>
                </w:rPrChange>
              </w:rPr>
              <w:delText>38</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01" w:author="Rachel Shipsey" w:date="2025-06-19T14:55:00Z">
                  <w:rPr>
                    <w:rStyle w:val="Hyperlink"/>
                    <w:bCs/>
                  </w:rPr>
                </w:rPrChange>
              </w:rPr>
              <w:delText>CHAPTER TWELVE: Partnerships and collaboration</w:delText>
            </w:r>
            <w:r w:rsidDel="007F7AFB">
              <w:rPr>
                <w:webHidden/>
              </w:rPr>
              <w:tab/>
              <w:delText>27</w:delText>
            </w:r>
          </w:del>
        </w:p>
        <w:p w14:paraId="5E6DA4F3" w14:textId="270E9DF6" w:rsidR="000E359F" w:rsidDel="007F7AFB" w:rsidRDefault="000E359F">
          <w:pPr>
            <w:pStyle w:val="TOC1"/>
            <w:rPr>
              <w:del w:id="902" w:author="Rachel Shipsey" w:date="2025-06-19T14:55:00Z"/>
              <w:rFonts w:asciiTheme="minorHAnsi" w:eastAsiaTheme="minorEastAsia" w:hAnsiTheme="minorHAnsi" w:cstheme="minorBidi"/>
              <w:color w:val="auto"/>
              <w:kern w:val="2"/>
              <w:sz w:val="22"/>
              <w:lang w:val="en-GB" w:eastAsia="en-GB"/>
              <w14:ligatures w14:val="standardContextual"/>
            </w:rPr>
          </w:pPr>
          <w:del w:id="903" w:author="Rachel Shipsey" w:date="2025-06-19T14:55:00Z">
            <w:r w:rsidRPr="007F7AFB" w:rsidDel="007F7AFB">
              <w:rPr>
                <w:rPrChange w:id="904" w:author="Rachel Shipsey" w:date="2025-06-19T14:55:00Z">
                  <w:rPr>
                    <w:rStyle w:val="Hyperlink"/>
                    <w:bCs/>
                  </w:rPr>
                </w:rPrChange>
              </w:rPr>
              <w:delText>39</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05" w:author="Rachel Shipsey" w:date="2025-06-19T14:55:00Z">
                  <w:rPr>
                    <w:rStyle w:val="Hyperlink"/>
                    <w:bCs/>
                  </w:rPr>
                </w:rPrChange>
              </w:rPr>
              <w:delText>CHAPTER THIRTEEN: Advocacy, Publicity and Resource Mobilisation</w:delText>
            </w:r>
            <w:r w:rsidDel="007F7AFB">
              <w:rPr>
                <w:webHidden/>
              </w:rPr>
              <w:tab/>
              <w:delText>28</w:delText>
            </w:r>
          </w:del>
        </w:p>
        <w:p w14:paraId="2F5DD426" w14:textId="1DEA839B" w:rsidR="000E359F" w:rsidDel="007F7AFB" w:rsidRDefault="000E359F">
          <w:pPr>
            <w:pStyle w:val="TOC1"/>
            <w:rPr>
              <w:del w:id="906" w:author="Rachel Shipsey" w:date="2025-06-19T14:55:00Z"/>
              <w:rFonts w:asciiTheme="minorHAnsi" w:eastAsiaTheme="minorEastAsia" w:hAnsiTheme="minorHAnsi" w:cstheme="minorBidi"/>
              <w:color w:val="auto"/>
              <w:kern w:val="2"/>
              <w:sz w:val="22"/>
              <w:lang w:val="en-GB" w:eastAsia="en-GB"/>
              <w14:ligatures w14:val="standardContextual"/>
            </w:rPr>
          </w:pPr>
          <w:del w:id="907" w:author="Rachel Shipsey" w:date="2025-06-19T14:55:00Z">
            <w:r w:rsidRPr="007F7AFB" w:rsidDel="007F7AFB">
              <w:rPr>
                <w:rPrChange w:id="908" w:author="Rachel Shipsey" w:date="2025-06-19T14:55:00Z">
                  <w:rPr>
                    <w:rStyle w:val="Hyperlink"/>
                    <w:bCs/>
                  </w:rPr>
                </w:rPrChange>
              </w:rPr>
              <w:delText>40</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09" w:author="Rachel Shipsey" w:date="2025-06-19T14:55:00Z">
                  <w:rPr>
                    <w:rStyle w:val="Hyperlink"/>
                    <w:bCs/>
                  </w:rPr>
                </w:rPrChange>
              </w:rPr>
              <w:delText>8.1</w:delText>
            </w:r>
            <w:r w:rsidRPr="007F7AFB" w:rsidDel="007F7AFB">
              <w:rPr>
                <w:rPrChange w:id="910" w:author="Rachel Shipsey" w:date="2025-06-19T14:55:00Z">
                  <w:rPr>
                    <w:rStyle w:val="Hyperlink"/>
                  </w:rPr>
                </w:rPrChange>
              </w:rPr>
              <w:delText xml:space="preserve"> </w:delText>
            </w:r>
            <w:r w:rsidRPr="007F7AFB" w:rsidDel="007F7AFB">
              <w:rPr>
                <w:rPrChange w:id="911" w:author="Rachel Shipsey" w:date="2025-06-19T14:55:00Z">
                  <w:rPr>
                    <w:rStyle w:val="Hyperlink"/>
                    <w:bCs/>
                  </w:rPr>
                </w:rPrChange>
              </w:rPr>
              <w:delText>Communication</w:delText>
            </w:r>
            <w:r w:rsidDel="007F7AFB">
              <w:rPr>
                <w:webHidden/>
              </w:rPr>
              <w:tab/>
              <w:delText>28</w:delText>
            </w:r>
          </w:del>
        </w:p>
        <w:p w14:paraId="3DA06F6D" w14:textId="1515FDF5" w:rsidR="000E359F" w:rsidDel="007F7AFB" w:rsidRDefault="000E359F">
          <w:pPr>
            <w:pStyle w:val="TOC1"/>
            <w:rPr>
              <w:del w:id="912" w:author="Rachel Shipsey" w:date="2025-06-19T14:55:00Z"/>
              <w:rFonts w:asciiTheme="minorHAnsi" w:eastAsiaTheme="minorEastAsia" w:hAnsiTheme="minorHAnsi" w:cstheme="minorBidi"/>
              <w:color w:val="auto"/>
              <w:kern w:val="2"/>
              <w:sz w:val="22"/>
              <w:lang w:val="en-GB" w:eastAsia="en-GB"/>
              <w14:ligatures w14:val="standardContextual"/>
            </w:rPr>
          </w:pPr>
          <w:del w:id="913" w:author="Rachel Shipsey" w:date="2025-06-19T14:55:00Z">
            <w:r w:rsidRPr="007F7AFB" w:rsidDel="007F7AFB">
              <w:rPr>
                <w:rPrChange w:id="914" w:author="Rachel Shipsey" w:date="2025-06-19T14:55:00Z">
                  <w:rPr>
                    <w:rStyle w:val="Hyperlink"/>
                    <w:bCs/>
                  </w:rPr>
                </w:rPrChange>
              </w:rPr>
              <w:delText>41</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15" w:author="Rachel Shipsey" w:date="2025-06-19T14:55:00Z">
                  <w:rPr>
                    <w:rStyle w:val="Hyperlink"/>
                    <w:bCs/>
                  </w:rPr>
                </w:rPrChange>
              </w:rPr>
              <w:delText>8.2</w:delText>
            </w:r>
            <w:r w:rsidRPr="007F7AFB" w:rsidDel="007F7AFB">
              <w:rPr>
                <w:rPrChange w:id="916" w:author="Rachel Shipsey" w:date="2025-06-19T14:55:00Z">
                  <w:rPr>
                    <w:rStyle w:val="Hyperlink"/>
                  </w:rPr>
                </w:rPrChange>
              </w:rPr>
              <w:delText xml:space="preserve"> </w:delText>
            </w:r>
            <w:r w:rsidRPr="007F7AFB" w:rsidDel="007F7AFB">
              <w:rPr>
                <w:rPrChange w:id="917" w:author="Rachel Shipsey" w:date="2025-06-19T14:55:00Z">
                  <w:rPr>
                    <w:rStyle w:val="Hyperlink"/>
                    <w:bCs/>
                  </w:rPr>
                </w:rPrChange>
              </w:rPr>
              <w:delText>Publicity and advocacy</w:delText>
            </w:r>
            <w:r w:rsidDel="007F7AFB">
              <w:rPr>
                <w:webHidden/>
              </w:rPr>
              <w:tab/>
              <w:delText>29</w:delText>
            </w:r>
          </w:del>
        </w:p>
        <w:p w14:paraId="4EDF7639" w14:textId="5D4B46B2" w:rsidR="000E359F" w:rsidDel="007F7AFB" w:rsidRDefault="000E359F">
          <w:pPr>
            <w:pStyle w:val="TOC1"/>
            <w:rPr>
              <w:del w:id="918" w:author="Rachel Shipsey" w:date="2025-06-19T14:55:00Z"/>
              <w:rFonts w:asciiTheme="minorHAnsi" w:eastAsiaTheme="minorEastAsia" w:hAnsiTheme="minorHAnsi"/>
              <w:kern w:val="2"/>
              <w:sz w:val="22"/>
              <w:lang w:val="en-GB" w:eastAsia="en-GB"/>
              <w14:ligatures w14:val="standardContextual"/>
            </w:rPr>
            <w:pPrChange w:id="919" w:author="Rachel Shipsey" w:date="2025-06-19T18:44:00Z">
              <w:pPr>
                <w:pStyle w:val="TOC2"/>
                <w:tabs>
                  <w:tab w:val="left" w:pos="1100"/>
                </w:tabs>
              </w:pPr>
            </w:pPrChange>
          </w:pPr>
          <w:del w:id="920" w:author="Rachel Shipsey" w:date="2025-06-19T14:55:00Z">
            <w:r w:rsidRPr="007F7AFB" w:rsidDel="007F7AFB">
              <w:rPr>
                <w:rPrChange w:id="921" w:author="Rachel Shipsey" w:date="2025-06-19T14:55:00Z">
                  <w:rPr>
                    <w:rStyle w:val="Hyperlink"/>
                    <w:rFonts w:cs="Arial"/>
                    <w:bCs/>
                    <w:noProof/>
                  </w:rPr>
                </w:rPrChange>
              </w:rPr>
              <w:delText>41.1</w:delText>
            </w:r>
            <w:r w:rsidDel="007F7AFB">
              <w:rPr>
                <w:rFonts w:asciiTheme="minorHAnsi" w:eastAsiaTheme="minorEastAsia" w:hAnsiTheme="minorHAnsi"/>
                <w:kern w:val="2"/>
                <w:sz w:val="22"/>
                <w:lang w:val="en-GB" w:eastAsia="en-GB"/>
                <w14:ligatures w14:val="standardContextual"/>
              </w:rPr>
              <w:tab/>
            </w:r>
            <w:r w:rsidRPr="007F7AFB" w:rsidDel="007F7AFB">
              <w:rPr>
                <w:rPrChange w:id="922" w:author="Rachel Shipsey" w:date="2025-06-19T14:55:00Z">
                  <w:rPr>
                    <w:rStyle w:val="Hyperlink"/>
                    <w:rFonts w:cs="Arial"/>
                    <w:bCs/>
                    <w:noProof/>
                  </w:rPr>
                </w:rPrChange>
              </w:rPr>
              <w:delText>8.2.1</w:delText>
            </w:r>
            <w:r w:rsidRPr="007F7AFB" w:rsidDel="007F7AFB">
              <w:rPr>
                <w:rPrChange w:id="923" w:author="Rachel Shipsey" w:date="2025-06-19T14:55:00Z">
                  <w:rPr>
                    <w:rStyle w:val="Hyperlink"/>
                    <w:noProof/>
                  </w:rPr>
                </w:rPrChange>
              </w:rPr>
              <w:delText xml:space="preserve"> </w:delText>
            </w:r>
            <w:r w:rsidRPr="007F7AFB" w:rsidDel="007F7AFB">
              <w:rPr>
                <w:rPrChange w:id="924" w:author="Rachel Shipsey" w:date="2025-06-19T14:55:00Z">
                  <w:rPr>
                    <w:rStyle w:val="Hyperlink"/>
                    <w:rFonts w:cs="Arial"/>
                    <w:bCs/>
                    <w:noProof/>
                  </w:rPr>
                </w:rPrChange>
              </w:rPr>
              <w:delText>Selected Country Experiences</w:delText>
            </w:r>
            <w:r w:rsidDel="007F7AFB">
              <w:rPr>
                <w:webHidden/>
              </w:rPr>
              <w:tab/>
              <w:delText>30</w:delText>
            </w:r>
          </w:del>
        </w:p>
        <w:p w14:paraId="6DC74970" w14:textId="1915E8AC" w:rsidR="000E359F" w:rsidDel="007F7AFB" w:rsidRDefault="000E359F">
          <w:pPr>
            <w:pStyle w:val="TOC1"/>
            <w:rPr>
              <w:del w:id="925" w:author="Rachel Shipsey" w:date="2025-06-19T14:55:00Z"/>
              <w:rFonts w:asciiTheme="minorHAnsi" w:eastAsiaTheme="minorEastAsia" w:hAnsiTheme="minorHAnsi"/>
              <w:kern w:val="2"/>
              <w:sz w:val="22"/>
              <w:lang w:val="en-GB" w:eastAsia="en-GB"/>
              <w14:ligatures w14:val="standardContextual"/>
            </w:rPr>
            <w:pPrChange w:id="926" w:author="Rachel Shipsey" w:date="2025-06-19T18:44:00Z">
              <w:pPr>
                <w:pStyle w:val="TOC2"/>
                <w:tabs>
                  <w:tab w:val="left" w:pos="1100"/>
                </w:tabs>
              </w:pPr>
            </w:pPrChange>
          </w:pPr>
          <w:del w:id="927" w:author="Rachel Shipsey" w:date="2025-06-19T14:55:00Z">
            <w:r w:rsidRPr="007F7AFB" w:rsidDel="007F7AFB">
              <w:rPr>
                <w:rPrChange w:id="928" w:author="Rachel Shipsey" w:date="2025-06-19T14:55:00Z">
                  <w:rPr>
                    <w:rStyle w:val="Hyperlink"/>
                    <w:rFonts w:cs="Arial"/>
                    <w:bCs/>
                    <w:noProof/>
                  </w:rPr>
                </w:rPrChange>
              </w:rPr>
              <w:delText>41.2</w:delText>
            </w:r>
            <w:r w:rsidDel="007F7AFB">
              <w:rPr>
                <w:rFonts w:asciiTheme="minorHAnsi" w:eastAsiaTheme="minorEastAsia" w:hAnsiTheme="minorHAnsi"/>
                <w:kern w:val="2"/>
                <w:sz w:val="22"/>
                <w:lang w:val="en-GB" w:eastAsia="en-GB"/>
                <w14:ligatures w14:val="standardContextual"/>
              </w:rPr>
              <w:tab/>
            </w:r>
            <w:r w:rsidRPr="007F7AFB" w:rsidDel="007F7AFB">
              <w:rPr>
                <w:rPrChange w:id="929" w:author="Rachel Shipsey" w:date="2025-06-19T14:55:00Z">
                  <w:rPr>
                    <w:rStyle w:val="Hyperlink"/>
                    <w:rFonts w:cs="Arial"/>
                    <w:bCs/>
                    <w:noProof/>
                  </w:rPr>
                </w:rPrChange>
              </w:rPr>
              <w:delText>8.2.2</w:delText>
            </w:r>
            <w:r w:rsidRPr="007F7AFB" w:rsidDel="007F7AFB">
              <w:rPr>
                <w:rPrChange w:id="930" w:author="Rachel Shipsey" w:date="2025-06-19T14:55:00Z">
                  <w:rPr>
                    <w:rStyle w:val="Hyperlink"/>
                    <w:noProof/>
                  </w:rPr>
                </w:rPrChange>
              </w:rPr>
              <w:delText xml:space="preserve"> </w:delText>
            </w:r>
            <w:r w:rsidRPr="007F7AFB" w:rsidDel="007F7AFB">
              <w:rPr>
                <w:rPrChange w:id="931" w:author="Rachel Shipsey" w:date="2025-06-19T14:55:00Z">
                  <w:rPr>
                    <w:rStyle w:val="Hyperlink"/>
                    <w:rFonts w:cs="Arial"/>
                    <w:bCs/>
                    <w:noProof/>
                  </w:rPr>
                </w:rPrChange>
              </w:rPr>
              <w:delText>Lessons Learnt</w:delText>
            </w:r>
            <w:r w:rsidDel="007F7AFB">
              <w:rPr>
                <w:webHidden/>
              </w:rPr>
              <w:tab/>
              <w:delText>32</w:delText>
            </w:r>
          </w:del>
        </w:p>
        <w:p w14:paraId="11593AA3" w14:textId="050F2EEB" w:rsidR="000E359F" w:rsidDel="007F7AFB" w:rsidRDefault="000E359F">
          <w:pPr>
            <w:pStyle w:val="TOC1"/>
            <w:rPr>
              <w:del w:id="932" w:author="Rachel Shipsey" w:date="2025-06-19T14:55:00Z"/>
              <w:rFonts w:asciiTheme="minorHAnsi" w:eastAsiaTheme="minorEastAsia" w:hAnsiTheme="minorHAnsi"/>
              <w:kern w:val="2"/>
              <w:sz w:val="22"/>
              <w:lang w:val="en-GB" w:eastAsia="en-GB"/>
              <w14:ligatures w14:val="standardContextual"/>
            </w:rPr>
            <w:pPrChange w:id="933" w:author="Rachel Shipsey" w:date="2025-06-19T18:44:00Z">
              <w:pPr>
                <w:pStyle w:val="TOC2"/>
                <w:tabs>
                  <w:tab w:val="left" w:pos="1100"/>
                </w:tabs>
              </w:pPr>
            </w:pPrChange>
          </w:pPr>
          <w:del w:id="934" w:author="Rachel Shipsey" w:date="2025-06-19T14:55:00Z">
            <w:r w:rsidRPr="007F7AFB" w:rsidDel="007F7AFB">
              <w:rPr>
                <w:rPrChange w:id="935" w:author="Rachel Shipsey" w:date="2025-06-19T14:55:00Z">
                  <w:rPr>
                    <w:rStyle w:val="Hyperlink"/>
                    <w:rFonts w:cs="Arial"/>
                    <w:bCs/>
                    <w:noProof/>
                  </w:rPr>
                </w:rPrChange>
              </w:rPr>
              <w:delText>8.2.3</w:delText>
            </w:r>
            <w:r w:rsidDel="007F7AFB">
              <w:rPr>
                <w:rFonts w:asciiTheme="minorHAnsi" w:eastAsiaTheme="minorEastAsia" w:hAnsiTheme="minorHAnsi"/>
                <w:kern w:val="2"/>
                <w:sz w:val="22"/>
                <w:lang w:val="en-GB" w:eastAsia="en-GB"/>
                <w14:ligatures w14:val="standardContextual"/>
              </w:rPr>
              <w:tab/>
            </w:r>
            <w:r w:rsidRPr="007F7AFB" w:rsidDel="007F7AFB">
              <w:rPr>
                <w:rPrChange w:id="936" w:author="Rachel Shipsey" w:date="2025-06-19T14:55:00Z">
                  <w:rPr>
                    <w:rStyle w:val="Hyperlink"/>
                    <w:rFonts w:cs="Arial"/>
                    <w:bCs/>
                    <w:noProof/>
                  </w:rPr>
                </w:rPrChange>
              </w:rPr>
              <w:delText>Recommendations</w:delText>
            </w:r>
            <w:r w:rsidDel="007F7AFB">
              <w:rPr>
                <w:webHidden/>
              </w:rPr>
              <w:tab/>
              <w:delText>33</w:delText>
            </w:r>
          </w:del>
        </w:p>
        <w:p w14:paraId="272B36E3" w14:textId="56E30E06" w:rsidR="000E359F" w:rsidDel="007F7AFB" w:rsidRDefault="000E359F">
          <w:pPr>
            <w:pStyle w:val="TOC1"/>
            <w:rPr>
              <w:del w:id="937" w:author="Rachel Shipsey" w:date="2025-06-19T14:55:00Z"/>
              <w:rFonts w:asciiTheme="minorHAnsi" w:eastAsiaTheme="minorEastAsia" w:hAnsiTheme="minorHAnsi" w:cstheme="minorBidi"/>
              <w:color w:val="auto"/>
              <w:kern w:val="2"/>
              <w:sz w:val="22"/>
              <w:lang w:val="en-GB" w:eastAsia="en-GB"/>
              <w14:ligatures w14:val="standardContextual"/>
            </w:rPr>
          </w:pPr>
          <w:del w:id="938" w:author="Rachel Shipsey" w:date="2025-06-19T14:55:00Z">
            <w:r w:rsidRPr="007F7AFB" w:rsidDel="007F7AFB">
              <w:rPr>
                <w:rPrChange w:id="939" w:author="Rachel Shipsey" w:date="2025-06-19T14:55:00Z">
                  <w:rPr>
                    <w:rStyle w:val="Hyperlink"/>
                    <w:bCs/>
                  </w:rPr>
                </w:rPrChange>
              </w:rPr>
              <w:delText>42</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40" w:author="Rachel Shipsey" w:date="2025-06-19T14:55:00Z">
                  <w:rPr>
                    <w:rStyle w:val="Hyperlink"/>
                    <w:bCs/>
                  </w:rPr>
                </w:rPrChange>
              </w:rPr>
              <w:delText>8.3</w:delText>
            </w:r>
            <w:r w:rsidRPr="007F7AFB" w:rsidDel="007F7AFB">
              <w:rPr>
                <w:rPrChange w:id="941" w:author="Rachel Shipsey" w:date="2025-06-19T14:55:00Z">
                  <w:rPr>
                    <w:rStyle w:val="Hyperlink"/>
                  </w:rPr>
                </w:rPrChange>
              </w:rPr>
              <w:delText xml:space="preserve"> </w:delText>
            </w:r>
            <w:r w:rsidRPr="007F7AFB" w:rsidDel="007F7AFB">
              <w:rPr>
                <w:rPrChange w:id="942" w:author="Rachel Shipsey" w:date="2025-06-19T14:55:00Z">
                  <w:rPr>
                    <w:rStyle w:val="Hyperlink"/>
                    <w:bCs/>
                  </w:rPr>
                </w:rPrChange>
              </w:rPr>
              <w:delText>Dissemination</w:delText>
            </w:r>
            <w:r w:rsidDel="007F7AFB">
              <w:rPr>
                <w:webHidden/>
              </w:rPr>
              <w:tab/>
              <w:delText>34</w:delText>
            </w:r>
          </w:del>
        </w:p>
        <w:p w14:paraId="3FE57ABB" w14:textId="19A38697" w:rsidR="000E359F" w:rsidDel="007F7AFB" w:rsidRDefault="000E359F">
          <w:pPr>
            <w:pStyle w:val="TOC1"/>
            <w:rPr>
              <w:del w:id="943" w:author="Rachel Shipsey" w:date="2025-06-19T14:55:00Z"/>
              <w:rFonts w:asciiTheme="minorHAnsi" w:eastAsiaTheme="minorEastAsia" w:hAnsiTheme="minorHAnsi"/>
              <w:kern w:val="2"/>
              <w:sz w:val="22"/>
              <w:lang w:val="en-GB" w:eastAsia="en-GB"/>
              <w14:ligatures w14:val="standardContextual"/>
            </w:rPr>
            <w:pPrChange w:id="944" w:author="Rachel Shipsey" w:date="2025-06-19T18:44:00Z">
              <w:pPr>
                <w:pStyle w:val="TOC2"/>
                <w:tabs>
                  <w:tab w:val="left" w:pos="1100"/>
                </w:tabs>
              </w:pPr>
            </w:pPrChange>
          </w:pPr>
          <w:del w:id="945" w:author="Rachel Shipsey" w:date="2025-06-19T14:55:00Z">
            <w:r w:rsidRPr="007F7AFB" w:rsidDel="007F7AFB">
              <w:rPr>
                <w:rPrChange w:id="946" w:author="Rachel Shipsey" w:date="2025-06-19T14:55:00Z">
                  <w:rPr>
                    <w:rStyle w:val="Hyperlink"/>
                    <w:rFonts w:cs="Arial"/>
                    <w:bCs/>
                    <w:noProof/>
                  </w:rPr>
                </w:rPrChange>
              </w:rPr>
              <w:delText>42.1</w:delText>
            </w:r>
            <w:r w:rsidDel="007F7AFB">
              <w:rPr>
                <w:rFonts w:asciiTheme="minorHAnsi" w:eastAsiaTheme="minorEastAsia" w:hAnsiTheme="minorHAnsi"/>
                <w:kern w:val="2"/>
                <w:sz w:val="22"/>
                <w:lang w:val="en-GB" w:eastAsia="en-GB"/>
                <w14:ligatures w14:val="standardContextual"/>
              </w:rPr>
              <w:tab/>
            </w:r>
            <w:r w:rsidRPr="007F7AFB" w:rsidDel="007F7AFB">
              <w:rPr>
                <w:rPrChange w:id="947" w:author="Rachel Shipsey" w:date="2025-06-19T14:55:00Z">
                  <w:rPr>
                    <w:rStyle w:val="Hyperlink"/>
                    <w:rFonts w:cs="Arial"/>
                    <w:bCs/>
                    <w:noProof/>
                  </w:rPr>
                </w:rPrChange>
              </w:rPr>
              <w:delText>8.3.1</w:delText>
            </w:r>
            <w:r w:rsidRPr="007F7AFB" w:rsidDel="007F7AFB">
              <w:rPr>
                <w:rPrChange w:id="948" w:author="Rachel Shipsey" w:date="2025-06-19T14:55:00Z">
                  <w:rPr>
                    <w:rStyle w:val="Hyperlink"/>
                    <w:noProof/>
                  </w:rPr>
                </w:rPrChange>
              </w:rPr>
              <w:delText xml:space="preserve"> </w:delText>
            </w:r>
            <w:r w:rsidRPr="007F7AFB" w:rsidDel="007F7AFB">
              <w:rPr>
                <w:rPrChange w:id="949" w:author="Rachel Shipsey" w:date="2025-06-19T14:55:00Z">
                  <w:rPr>
                    <w:rStyle w:val="Hyperlink"/>
                    <w:rFonts w:cs="Arial"/>
                    <w:bCs/>
                    <w:noProof/>
                  </w:rPr>
                </w:rPrChange>
              </w:rPr>
              <w:delText>Selected Country Experiences</w:delText>
            </w:r>
            <w:r w:rsidDel="007F7AFB">
              <w:rPr>
                <w:webHidden/>
              </w:rPr>
              <w:tab/>
              <w:delText>37</w:delText>
            </w:r>
          </w:del>
        </w:p>
        <w:p w14:paraId="61A230B9" w14:textId="35B42B4F" w:rsidR="000E359F" w:rsidDel="007F7AFB" w:rsidRDefault="000E359F">
          <w:pPr>
            <w:pStyle w:val="TOC1"/>
            <w:rPr>
              <w:del w:id="950" w:author="Rachel Shipsey" w:date="2025-06-19T14:55:00Z"/>
              <w:rFonts w:asciiTheme="minorHAnsi" w:eastAsiaTheme="minorEastAsia" w:hAnsiTheme="minorHAnsi"/>
              <w:kern w:val="2"/>
              <w:sz w:val="22"/>
              <w:lang w:val="en-GB" w:eastAsia="en-GB"/>
              <w14:ligatures w14:val="standardContextual"/>
            </w:rPr>
            <w:pPrChange w:id="951" w:author="Rachel Shipsey" w:date="2025-06-19T18:44:00Z">
              <w:pPr>
                <w:pStyle w:val="TOC2"/>
                <w:tabs>
                  <w:tab w:val="left" w:pos="1100"/>
                </w:tabs>
              </w:pPr>
            </w:pPrChange>
          </w:pPr>
          <w:del w:id="952" w:author="Rachel Shipsey" w:date="2025-06-19T14:55:00Z">
            <w:r w:rsidRPr="007F7AFB" w:rsidDel="007F7AFB">
              <w:rPr>
                <w:rPrChange w:id="953" w:author="Rachel Shipsey" w:date="2025-06-19T14:55:00Z">
                  <w:rPr>
                    <w:rStyle w:val="Hyperlink"/>
                    <w:rFonts w:cs="Arial"/>
                    <w:bCs/>
                    <w:noProof/>
                  </w:rPr>
                </w:rPrChange>
              </w:rPr>
              <w:delText>42.2</w:delText>
            </w:r>
            <w:r w:rsidDel="007F7AFB">
              <w:rPr>
                <w:rFonts w:asciiTheme="minorHAnsi" w:eastAsiaTheme="minorEastAsia" w:hAnsiTheme="minorHAnsi"/>
                <w:kern w:val="2"/>
                <w:sz w:val="22"/>
                <w:lang w:val="en-GB" w:eastAsia="en-GB"/>
                <w14:ligatures w14:val="standardContextual"/>
              </w:rPr>
              <w:tab/>
            </w:r>
            <w:r w:rsidRPr="007F7AFB" w:rsidDel="007F7AFB">
              <w:rPr>
                <w:rPrChange w:id="954" w:author="Rachel Shipsey" w:date="2025-06-19T14:55:00Z">
                  <w:rPr>
                    <w:rStyle w:val="Hyperlink"/>
                    <w:rFonts w:cs="Arial"/>
                    <w:bCs/>
                    <w:noProof/>
                  </w:rPr>
                </w:rPrChange>
              </w:rPr>
              <w:delText>8.3.2</w:delText>
            </w:r>
            <w:r w:rsidRPr="007F7AFB" w:rsidDel="007F7AFB">
              <w:rPr>
                <w:rPrChange w:id="955" w:author="Rachel Shipsey" w:date="2025-06-19T14:55:00Z">
                  <w:rPr>
                    <w:rStyle w:val="Hyperlink"/>
                    <w:noProof/>
                  </w:rPr>
                </w:rPrChange>
              </w:rPr>
              <w:delText xml:space="preserve"> </w:delText>
            </w:r>
            <w:r w:rsidRPr="007F7AFB" w:rsidDel="007F7AFB">
              <w:rPr>
                <w:rPrChange w:id="956" w:author="Rachel Shipsey" w:date="2025-06-19T14:55:00Z">
                  <w:rPr>
                    <w:rStyle w:val="Hyperlink"/>
                    <w:rFonts w:cs="Arial"/>
                    <w:bCs/>
                    <w:noProof/>
                  </w:rPr>
                </w:rPrChange>
              </w:rPr>
              <w:delText>Lessons Learnt</w:delText>
            </w:r>
            <w:r w:rsidDel="007F7AFB">
              <w:rPr>
                <w:webHidden/>
              </w:rPr>
              <w:tab/>
              <w:delText>40</w:delText>
            </w:r>
          </w:del>
        </w:p>
        <w:p w14:paraId="26340C6A" w14:textId="15B1A707" w:rsidR="000E359F" w:rsidDel="007F7AFB" w:rsidRDefault="000E359F">
          <w:pPr>
            <w:pStyle w:val="TOC1"/>
            <w:rPr>
              <w:del w:id="957" w:author="Rachel Shipsey" w:date="2025-06-19T14:55:00Z"/>
              <w:rFonts w:asciiTheme="minorHAnsi" w:eastAsiaTheme="minorEastAsia" w:hAnsiTheme="minorHAnsi"/>
              <w:kern w:val="2"/>
              <w:sz w:val="22"/>
              <w:lang w:val="en-GB" w:eastAsia="en-GB"/>
              <w14:ligatures w14:val="standardContextual"/>
            </w:rPr>
            <w:pPrChange w:id="958" w:author="Rachel Shipsey" w:date="2025-06-19T18:44:00Z">
              <w:pPr>
                <w:pStyle w:val="TOC2"/>
                <w:tabs>
                  <w:tab w:val="left" w:pos="1100"/>
                </w:tabs>
              </w:pPr>
            </w:pPrChange>
          </w:pPr>
          <w:del w:id="959" w:author="Rachel Shipsey" w:date="2025-06-19T14:55:00Z">
            <w:r w:rsidRPr="007F7AFB" w:rsidDel="007F7AFB">
              <w:rPr>
                <w:rPrChange w:id="960" w:author="Rachel Shipsey" w:date="2025-06-19T14:55:00Z">
                  <w:rPr>
                    <w:rStyle w:val="Hyperlink"/>
                    <w:rFonts w:cs="Arial"/>
                    <w:bCs/>
                    <w:noProof/>
                  </w:rPr>
                </w:rPrChange>
              </w:rPr>
              <w:delText>42.3</w:delText>
            </w:r>
            <w:r w:rsidDel="007F7AFB">
              <w:rPr>
                <w:rFonts w:asciiTheme="minorHAnsi" w:eastAsiaTheme="minorEastAsia" w:hAnsiTheme="minorHAnsi"/>
                <w:kern w:val="2"/>
                <w:sz w:val="22"/>
                <w:lang w:val="en-GB" w:eastAsia="en-GB"/>
                <w14:ligatures w14:val="standardContextual"/>
              </w:rPr>
              <w:tab/>
            </w:r>
            <w:r w:rsidRPr="007F7AFB" w:rsidDel="007F7AFB">
              <w:rPr>
                <w:rPrChange w:id="961" w:author="Rachel Shipsey" w:date="2025-06-19T14:55:00Z">
                  <w:rPr>
                    <w:rStyle w:val="Hyperlink"/>
                    <w:rFonts w:cs="Arial"/>
                    <w:bCs/>
                    <w:noProof/>
                  </w:rPr>
                </w:rPrChange>
              </w:rPr>
              <w:delText>8.3.3</w:delText>
            </w:r>
            <w:r w:rsidRPr="007F7AFB" w:rsidDel="007F7AFB">
              <w:rPr>
                <w:rPrChange w:id="962" w:author="Rachel Shipsey" w:date="2025-06-19T14:55:00Z">
                  <w:rPr>
                    <w:rStyle w:val="Hyperlink"/>
                    <w:noProof/>
                  </w:rPr>
                </w:rPrChange>
              </w:rPr>
              <w:delText xml:space="preserve"> </w:delText>
            </w:r>
            <w:r w:rsidRPr="007F7AFB" w:rsidDel="007F7AFB">
              <w:rPr>
                <w:rPrChange w:id="963" w:author="Rachel Shipsey" w:date="2025-06-19T14:55:00Z">
                  <w:rPr>
                    <w:rStyle w:val="Hyperlink"/>
                    <w:rFonts w:cs="Arial"/>
                    <w:bCs/>
                    <w:noProof/>
                  </w:rPr>
                </w:rPrChange>
              </w:rPr>
              <w:delText>Recommendations</w:delText>
            </w:r>
            <w:r w:rsidDel="007F7AFB">
              <w:rPr>
                <w:webHidden/>
              </w:rPr>
              <w:tab/>
              <w:delText>42</w:delText>
            </w:r>
          </w:del>
        </w:p>
        <w:p w14:paraId="35CD04DE" w14:textId="0A2862B4" w:rsidR="000E359F" w:rsidDel="007F7AFB" w:rsidRDefault="000E359F">
          <w:pPr>
            <w:pStyle w:val="TOC1"/>
            <w:rPr>
              <w:del w:id="964" w:author="Rachel Shipsey" w:date="2025-06-19T14:55:00Z"/>
              <w:rFonts w:asciiTheme="minorHAnsi" w:eastAsiaTheme="minorEastAsia" w:hAnsiTheme="minorHAnsi" w:cstheme="minorBidi"/>
              <w:color w:val="auto"/>
              <w:kern w:val="2"/>
              <w:sz w:val="22"/>
              <w:lang w:val="en-GB" w:eastAsia="en-GB"/>
              <w14:ligatures w14:val="standardContextual"/>
            </w:rPr>
          </w:pPr>
          <w:del w:id="965" w:author="Rachel Shipsey" w:date="2025-06-19T14:55:00Z">
            <w:r w:rsidRPr="007F7AFB" w:rsidDel="007F7AFB">
              <w:rPr>
                <w:rPrChange w:id="966" w:author="Rachel Shipsey" w:date="2025-06-19T14:55:00Z">
                  <w:rPr>
                    <w:rStyle w:val="Hyperlink"/>
                  </w:rPr>
                </w:rPrChange>
              </w:rPr>
              <w:delText>43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967" w:author="Rachel Shipsey" w:date="2025-06-19T14:55:00Z">
                  <w:rPr>
                    <w:rStyle w:val="Hyperlink"/>
                  </w:rPr>
                </w:rPrChange>
              </w:rPr>
              <w:delText>CHAPTER Fourteen: Logistics, Financial Management and Procurement</w:delText>
            </w:r>
            <w:r w:rsidDel="007F7AFB">
              <w:rPr>
                <w:webHidden/>
              </w:rPr>
              <w:tab/>
              <w:delText>43</w:delText>
            </w:r>
          </w:del>
        </w:p>
        <w:p w14:paraId="154081A2" w14:textId="7D0A18B6" w:rsidR="000E359F" w:rsidDel="007F7AFB" w:rsidRDefault="000E359F">
          <w:pPr>
            <w:pStyle w:val="TOC1"/>
            <w:rPr>
              <w:del w:id="968" w:author="Rachel Shipsey" w:date="2025-06-19T14:55:00Z"/>
              <w:rFonts w:asciiTheme="minorHAnsi" w:eastAsiaTheme="minorEastAsia" w:hAnsiTheme="minorHAnsi"/>
              <w:kern w:val="2"/>
              <w:sz w:val="22"/>
              <w:lang w:val="en-GB" w:eastAsia="en-GB"/>
              <w14:ligatures w14:val="standardContextual"/>
            </w:rPr>
            <w:pPrChange w:id="969" w:author="Rachel Shipsey" w:date="2025-06-19T18:44:00Z">
              <w:pPr>
                <w:pStyle w:val="TOC2"/>
                <w:tabs>
                  <w:tab w:val="left" w:pos="1100"/>
                </w:tabs>
              </w:pPr>
            </w:pPrChange>
          </w:pPr>
          <w:del w:id="970" w:author="Rachel Shipsey" w:date="2025-06-19T14:55:00Z">
            <w:r w:rsidRPr="007F7AFB" w:rsidDel="007F7AFB">
              <w:rPr>
                <w:rPrChange w:id="971" w:author="Rachel Shipsey" w:date="2025-06-19T14:55:00Z">
                  <w:rPr>
                    <w:rStyle w:val="Hyperlink"/>
                    <w:noProof/>
                  </w:rPr>
                </w:rPrChange>
              </w:rPr>
              <w:delText>43.1</w:delText>
            </w:r>
            <w:r w:rsidDel="007F7AFB">
              <w:rPr>
                <w:rFonts w:asciiTheme="minorHAnsi" w:eastAsiaTheme="minorEastAsia" w:hAnsiTheme="minorHAnsi"/>
                <w:kern w:val="2"/>
                <w:sz w:val="22"/>
                <w:lang w:val="en-GB" w:eastAsia="en-GB"/>
                <w14:ligatures w14:val="standardContextual"/>
              </w:rPr>
              <w:tab/>
            </w:r>
            <w:r w:rsidRPr="007F7AFB" w:rsidDel="007F7AFB">
              <w:rPr>
                <w:rPrChange w:id="972" w:author="Rachel Shipsey" w:date="2025-06-19T14:55:00Z">
                  <w:rPr>
                    <w:rStyle w:val="Hyperlink"/>
                    <w:noProof/>
                  </w:rPr>
                </w:rPrChange>
              </w:rPr>
              <w:delText>14.1 Census Logistics</w:delText>
            </w:r>
            <w:r w:rsidDel="007F7AFB">
              <w:rPr>
                <w:webHidden/>
              </w:rPr>
              <w:tab/>
              <w:delText>43</w:delText>
            </w:r>
          </w:del>
        </w:p>
        <w:p w14:paraId="66B9D42E" w14:textId="04864B5C" w:rsidR="000E359F" w:rsidDel="007F7AFB" w:rsidRDefault="000E359F">
          <w:pPr>
            <w:pStyle w:val="TOC1"/>
            <w:rPr>
              <w:del w:id="973" w:author="Rachel Shipsey" w:date="2025-06-19T14:55:00Z"/>
              <w:rFonts w:asciiTheme="minorHAnsi" w:eastAsiaTheme="minorEastAsia" w:hAnsiTheme="minorHAnsi"/>
              <w:kern w:val="2"/>
              <w:sz w:val="22"/>
              <w:lang w:val="en-GB" w:eastAsia="en-GB"/>
              <w14:ligatures w14:val="standardContextual"/>
            </w:rPr>
            <w:pPrChange w:id="974" w:author="Rachel Shipsey" w:date="2025-06-19T18:44:00Z">
              <w:pPr>
                <w:pStyle w:val="TOC3"/>
              </w:pPr>
            </w:pPrChange>
          </w:pPr>
          <w:del w:id="975" w:author="Rachel Shipsey" w:date="2025-06-19T14:55:00Z">
            <w:r w:rsidRPr="007F7AFB" w:rsidDel="007F7AFB">
              <w:rPr>
                <w:rPrChange w:id="976" w:author="Rachel Shipsey" w:date="2025-06-19T14:55:00Z">
                  <w:rPr>
                    <w:rStyle w:val="Hyperlink"/>
                    <w:noProof/>
                  </w:rPr>
                </w:rPrChange>
              </w:rPr>
              <w:delText>43.1.1</w:delText>
            </w:r>
            <w:r w:rsidDel="007F7AFB">
              <w:rPr>
                <w:rFonts w:asciiTheme="minorHAnsi" w:eastAsiaTheme="minorEastAsia" w:hAnsiTheme="minorHAnsi"/>
                <w:kern w:val="2"/>
                <w:sz w:val="22"/>
                <w:lang w:val="en-GB" w:eastAsia="en-GB"/>
                <w14:ligatures w14:val="standardContextual"/>
              </w:rPr>
              <w:tab/>
            </w:r>
            <w:r w:rsidRPr="007F7AFB" w:rsidDel="007F7AFB">
              <w:rPr>
                <w:rPrChange w:id="977" w:author="Rachel Shipsey" w:date="2025-06-19T14:55:00Z">
                  <w:rPr>
                    <w:rStyle w:val="Hyperlink"/>
                    <w:noProof/>
                  </w:rPr>
                </w:rPrChange>
              </w:rPr>
              <w:delText>14.1.1 Introduction</w:delText>
            </w:r>
            <w:r w:rsidDel="007F7AFB">
              <w:rPr>
                <w:webHidden/>
              </w:rPr>
              <w:tab/>
              <w:delText>43</w:delText>
            </w:r>
          </w:del>
        </w:p>
        <w:p w14:paraId="020DC8A0" w14:textId="695C4442" w:rsidR="000E359F" w:rsidDel="007F7AFB" w:rsidRDefault="000E359F">
          <w:pPr>
            <w:pStyle w:val="TOC1"/>
            <w:rPr>
              <w:del w:id="978" w:author="Rachel Shipsey" w:date="2025-06-19T14:55:00Z"/>
              <w:rFonts w:asciiTheme="minorHAnsi" w:eastAsiaTheme="minorEastAsia" w:hAnsiTheme="minorHAnsi"/>
              <w:kern w:val="2"/>
              <w:sz w:val="22"/>
              <w:lang w:val="en-GB" w:eastAsia="en-GB"/>
              <w14:ligatures w14:val="standardContextual"/>
            </w:rPr>
            <w:pPrChange w:id="979" w:author="Rachel Shipsey" w:date="2025-06-19T18:44:00Z">
              <w:pPr>
                <w:pStyle w:val="TOC2"/>
                <w:tabs>
                  <w:tab w:val="left" w:pos="1100"/>
                </w:tabs>
              </w:pPr>
            </w:pPrChange>
          </w:pPr>
          <w:del w:id="980" w:author="Rachel Shipsey" w:date="2025-06-19T14:55:00Z">
            <w:r w:rsidRPr="007F7AFB" w:rsidDel="007F7AFB">
              <w:rPr>
                <w:rPrChange w:id="981" w:author="Rachel Shipsey" w:date="2025-06-19T14:55:00Z">
                  <w:rPr>
                    <w:rStyle w:val="Hyperlink"/>
                    <w:rFonts w:cs="Arial"/>
                    <w:bCs/>
                    <w:noProof/>
                  </w:rPr>
                </w:rPrChange>
              </w:rPr>
              <w:delText>43.2</w:delText>
            </w:r>
            <w:r w:rsidDel="007F7AFB">
              <w:rPr>
                <w:rFonts w:asciiTheme="minorHAnsi" w:eastAsiaTheme="minorEastAsia" w:hAnsiTheme="minorHAnsi"/>
                <w:kern w:val="2"/>
                <w:sz w:val="22"/>
                <w:lang w:val="en-GB" w:eastAsia="en-GB"/>
                <w14:ligatures w14:val="standardContextual"/>
              </w:rPr>
              <w:tab/>
            </w:r>
            <w:r w:rsidRPr="007F7AFB" w:rsidDel="007F7AFB">
              <w:rPr>
                <w:rPrChange w:id="982" w:author="Rachel Shipsey" w:date="2025-06-19T14:55:00Z">
                  <w:rPr>
                    <w:rStyle w:val="Hyperlink"/>
                    <w:rFonts w:cs="Arial"/>
                    <w:bCs/>
                    <w:noProof/>
                  </w:rPr>
                </w:rPrChange>
              </w:rPr>
              <w:delText>14.1.2</w:delText>
            </w:r>
            <w:r w:rsidRPr="007F7AFB" w:rsidDel="007F7AFB">
              <w:rPr>
                <w:rPrChange w:id="983" w:author="Rachel Shipsey" w:date="2025-06-19T14:55:00Z">
                  <w:rPr>
                    <w:rStyle w:val="Hyperlink"/>
                    <w:noProof/>
                  </w:rPr>
                </w:rPrChange>
              </w:rPr>
              <w:delText xml:space="preserve"> </w:delText>
            </w:r>
            <w:r w:rsidRPr="007F7AFB" w:rsidDel="007F7AFB">
              <w:rPr>
                <w:rPrChange w:id="984" w:author="Rachel Shipsey" w:date="2025-06-19T14:55:00Z">
                  <w:rPr>
                    <w:rStyle w:val="Hyperlink"/>
                    <w:rFonts w:cs="Arial"/>
                    <w:bCs/>
                    <w:noProof/>
                  </w:rPr>
                </w:rPrChange>
              </w:rPr>
              <w:delText>Selected country experiences</w:delText>
            </w:r>
            <w:r w:rsidDel="007F7AFB">
              <w:rPr>
                <w:webHidden/>
              </w:rPr>
              <w:tab/>
              <w:delText>44</w:delText>
            </w:r>
          </w:del>
        </w:p>
        <w:p w14:paraId="65D6426B" w14:textId="4A8775BC" w:rsidR="000E359F" w:rsidDel="007F7AFB" w:rsidRDefault="000E359F">
          <w:pPr>
            <w:pStyle w:val="TOC1"/>
            <w:rPr>
              <w:del w:id="985" w:author="Rachel Shipsey" w:date="2025-06-19T14:55:00Z"/>
              <w:rFonts w:asciiTheme="minorHAnsi" w:eastAsiaTheme="minorEastAsia" w:hAnsiTheme="minorHAnsi"/>
              <w:kern w:val="2"/>
              <w:sz w:val="22"/>
              <w:lang w:val="en-GB" w:eastAsia="en-GB"/>
              <w14:ligatures w14:val="standardContextual"/>
            </w:rPr>
            <w:pPrChange w:id="986" w:author="Rachel Shipsey" w:date="2025-06-19T18:44:00Z">
              <w:pPr>
                <w:pStyle w:val="TOC3"/>
              </w:pPr>
            </w:pPrChange>
          </w:pPr>
          <w:del w:id="987" w:author="Rachel Shipsey" w:date="2025-06-19T14:55:00Z">
            <w:r w:rsidRPr="007F7AFB" w:rsidDel="007F7AFB">
              <w:rPr>
                <w:rPrChange w:id="988" w:author="Rachel Shipsey" w:date="2025-06-19T14:55:00Z">
                  <w:rPr>
                    <w:rStyle w:val="Hyperlink"/>
                    <w:rFonts w:eastAsia="Arial" w:cs="Arial"/>
                    <w:bCs/>
                    <w:noProof/>
                  </w:rPr>
                </w:rPrChange>
              </w:rPr>
              <w:delText>43.2.1</w:delText>
            </w:r>
            <w:r w:rsidDel="007F7AFB">
              <w:rPr>
                <w:rFonts w:asciiTheme="minorHAnsi" w:eastAsiaTheme="minorEastAsia" w:hAnsiTheme="minorHAnsi"/>
                <w:kern w:val="2"/>
                <w:sz w:val="22"/>
                <w:lang w:val="en-GB" w:eastAsia="en-GB"/>
                <w14:ligatures w14:val="standardContextual"/>
              </w:rPr>
              <w:tab/>
            </w:r>
            <w:r w:rsidRPr="007F7AFB" w:rsidDel="007F7AFB">
              <w:rPr>
                <w:rPrChange w:id="989" w:author="Rachel Shipsey" w:date="2025-06-19T14:55:00Z">
                  <w:rPr>
                    <w:rStyle w:val="Hyperlink"/>
                    <w:rFonts w:eastAsia="Arial" w:cs="Arial"/>
                    <w:bCs/>
                    <w:noProof/>
                  </w:rPr>
                </w:rPrChange>
              </w:rPr>
              <w:delText>14.1.2.1</w:delText>
            </w:r>
            <w:r w:rsidRPr="007F7AFB" w:rsidDel="007F7AFB">
              <w:rPr>
                <w:rPrChange w:id="990" w:author="Rachel Shipsey" w:date="2025-06-19T14:55:00Z">
                  <w:rPr>
                    <w:rStyle w:val="Hyperlink"/>
                    <w:noProof/>
                  </w:rPr>
                </w:rPrChange>
              </w:rPr>
              <w:delText xml:space="preserve"> </w:delText>
            </w:r>
            <w:r w:rsidRPr="007F7AFB" w:rsidDel="007F7AFB">
              <w:rPr>
                <w:rPrChange w:id="991" w:author="Rachel Shipsey" w:date="2025-06-19T14:55:00Z">
                  <w:rPr>
                    <w:rStyle w:val="Hyperlink"/>
                    <w:rFonts w:eastAsia="Arial" w:cs="Arial"/>
                    <w:bCs/>
                    <w:noProof/>
                  </w:rPr>
                </w:rPrChange>
              </w:rPr>
              <w:delText>Transportation</w:delText>
            </w:r>
            <w:r w:rsidDel="007F7AFB">
              <w:rPr>
                <w:webHidden/>
              </w:rPr>
              <w:tab/>
              <w:delText>44</w:delText>
            </w:r>
          </w:del>
        </w:p>
        <w:p w14:paraId="67BEE7BA" w14:textId="4A3D6EB5" w:rsidR="000E359F" w:rsidDel="007F7AFB" w:rsidRDefault="000E359F">
          <w:pPr>
            <w:pStyle w:val="TOC1"/>
            <w:rPr>
              <w:del w:id="992" w:author="Rachel Shipsey" w:date="2025-06-19T14:55:00Z"/>
              <w:rFonts w:asciiTheme="minorHAnsi" w:eastAsiaTheme="minorEastAsia" w:hAnsiTheme="minorHAnsi"/>
              <w:kern w:val="2"/>
              <w:sz w:val="22"/>
              <w:lang w:val="en-GB" w:eastAsia="en-GB"/>
              <w14:ligatures w14:val="standardContextual"/>
            </w:rPr>
            <w:pPrChange w:id="993" w:author="Rachel Shipsey" w:date="2025-06-19T18:44:00Z">
              <w:pPr>
                <w:pStyle w:val="TOC3"/>
              </w:pPr>
            </w:pPrChange>
          </w:pPr>
          <w:del w:id="994" w:author="Rachel Shipsey" w:date="2025-06-19T14:55:00Z">
            <w:r w:rsidRPr="007F7AFB" w:rsidDel="007F7AFB">
              <w:rPr>
                <w:rPrChange w:id="995" w:author="Rachel Shipsey" w:date="2025-06-19T14:55:00Z">
                  <w:rPr>
                    <w:rStyle w:val="Hyperlink"/>
                    <w:rFonts w:eastAsia="Arial" w:cs="Arial"/>
                    <w:bCs/>
                    <w:noProof/>
                  </w:rPr>
                </w:rPrChange>
              </w:rPr>
              <w:delText>43.2.2</w:delText>
            </w:r>
            <w:r w:rsidDel="007F7AFB">
              <w:rPr>
                <w:rFonts w:asciiTheme="minorHAnsi" w:eastAsiaTheme="minorEastAsia" w:hAnsiTheme="minorHAnsi"/>
                <w:kern w:val="2"/>
                <w:sz w:val="22"/>
                <w:lang w:val="en-GB" w:eastAsia="en-GB"/>
                <w14:ligatures w14:val="standardContextual"/>
              </w:rPr>
              <w:tab/>
            </w:r>
            <w:r w:rsidRPr="007F7AFB" w:rsidDel="007F7AFB">
              <w:rPr>
                <w:rPrChange w:id="996" w:author="Rachel Shipsey" w:date="2025-06-19T14:55:00Z">
                  <w:rPr>
                    <w:rStyle w:val="Hyperlink"/>
                    <w:rFonts w:eastAsia="Arial" w:cs="Arial"/>
                    <w:bCs/>
                    <w:noProof/>
                  </w:rPr>
                </w:rPrChange>
              </w:rPr>
              <w:delText>14.1.2.2</w:delText>
            </w:r>
            <w:r w:rsidRPr="007F7AFB" w:rsidDel="007F7AFB">
              <w:rPr>
                <w:rPrChange w:id="997" w:author="Rachel Shipsey" w:date="2025-06-19T14:55:00Z">
                  <w:rPr>
                    <w:rStyle w:val="Hyperlink"/>
                    <w:noProof/>
                  </w:rPr>
                </w:rPrChange>
              </w:rPr>
              <w:delText xml:space="preserve"> </w:delText>
            </w:r>
            <w:r w:rsidRPr="007F7AFB" w:rsidDel="007F7AFB">
              <w:rPr>
                <w:rPrChange w:id="998" w:author="Rachel Shipsey" w:date="2025-06-19T14:55:00Z">
                  <w:rPr>
                    <w:rStyle w:val="Hyperlink"/>
                    <w:rFonts w:eastAsia="Arial" w:cs="Arial"/>
                    <w:bCs/>
                    <w:noProof/>
                  </w:rPr>
                </w:rPrChange>
              </w:rPr>
              <w:delText>Dispatch of Various Materials</w:delText>
            </w:r>
            <w:r w:rsidDel="007F7AFB">
              <w:rPr>
                <w:webHidden/>
              </w:rPr>
              <w:tab/>
              <w:delText>44</w:delText>
            </w:r>
          </w:del>
        </w:p>
        <w:p w14:paraId="21CCA7C9" w14:textId="15415714" w:rsidR="000E359F" w:rsidDel="007F7AFB" w:rsidRDefault="000E359F">
          <w:pPr>
            <w:pStyle w:val="TOC1"/>
            <w:rPr>
              <w:del w:id="999" w:author="Rachel Shipsey" w:date="2025-06-19T14:55:00Z"/>
              <w:rFonts w:asciiTheme="minorHAnsi" w:eastAsiaTheme="minorEastAsia" w:hAnsiTheme="minorHAnsi"/>
              <w:kern w:val="2"/>
              <w:sz w:val="22"/>
              <w:lang w:val="en-GB" w:eastAsia="en-GB"/>
              <w14:ligatures w14:val="standardContextual"/>
            </w:rPr>
            <w:pPrChange w:id="1000" w:author="Rachel Shipsey" w:date="2025-06-19T18:44:00Z">
              <w:pPr>
                <w:pStyle w:val="TOC3"/>
              </w:pPr>
            </w:pPrChange>
          </w:pPr>
          <w:del w:id="1001" w:author="Rachel Shipsey" w:date="2025-06-19T14:55:00Z">
            <w:r w:rsidRPr="007F7AFB" w:rsidDel="007F7AFB">
              <w:rPr>
                <w:rPrChange w:id="1002" w:author="Rachel Shipsey" w:date="2025-06-19T14:55:00Z">
                  <w:rPr>
                    <w:rStyle w:val="Hyperlink"/>
                    <w:rFonts w:eastAsia="Arial" w:cs="Arial"/>
                    <w:bCs/>
                    <w:noProof/>
                  </w:rPr>
                </w:rPrChange>
              </w:rPr>
              <w:delText>43.2.3</w:delText>
            </w:r>
            <w:r w:rsidDel="007F7AFB">
              <w:rPr>
                <w:rFonts w:asciiTheme="minorHAnsi" w:eastAsiaTheme="minorEastAsia" w:hAnsiTheme="minorHAnsi"/>
                <w:kern w:val="2"/>
                <w:sz w:val="22"/>
                <w:lang w:val="en-GB" w:eastAsia="en-GB"/>
                <w14:ligatures w14:val="standardContextual"/>
              </w:rPr>
              <w:tab/>
            </w:r>
            <w:r w:rsidRPr="007F7AFB" w:rsidDel="007F7AFB">
              <w:rPr>
                <w:rPrChange w:id="1003" w:author="Rachel Shipsey" w:date="2025-06-19T14:55:00Z">
                  <w:rPr>
                    <w:rStyle w:val="Hyperlink"/>
                    <w:rFonts w:eastAsia="Arial" w:cs="Arial"/>
                    <w:bCs/>
                    <w:noProof/>
                  </w:rPr>
                </w:rPrChange>
              </w:rPr>
              <w:delText>14.1.2.3</w:delText>
            </w:r>
            <w:r w:rsidRPr="007F7AFB" w:rsidDel="007F7AFB">
              <w:rPr>
                <w:rPrChange w:id="1004" w:author="Rachel Shipsey" w:date="2025-06-19T14:55:00Z">
                  <w:rPr>
                    <w:rStyle w:val="Hyperlink"/>
                    <w:noProof/>
                  </w:rPr>
                </w:rPrChange>
              </w:rPr>
              <w:delText xml:space="preserve"> </w:delText>
            </w:r>
            <w:r w:rsidRPr="007F7AFB" w:rsidDel="007F7AFB">
              <w:rPr>
                <w:rPrChange w:id="1005" w:author="Rachel Shipsey" w:date="2025-06-19T14:55:00Z">
                  <w:rPr>
                    <w:rStyle w:val="Hyperlink"/>
                    <w:rFonts w:eastAsia="Arial" w:cs="Arial"/>
                    <w:bCs/>
                    <w:noProof/>
                  </w:rPr>
                </w:rPrChange>
              </w:rPr>
              <w:delText>Retrieval of Census Materials</w:delText>
            </w:r>
            <w:r w:rsidDel="007F7AFB">
              <w:rPr>
                <w:webHidden/>
              </w:rPr>
              <w:tab/>
              <w:delText>45</w:delText>
            </w:r>
          </w:del>
        </w:p>
        <w:p w14:paraId="434D7BFF" w14:textId="5AA6A2F8" w:rsidR="000E359F" w:rsidDel="007F7AFB" w:rsidRDefault="000E359F">
          <w:pPr>
            <w:pStyle w:val="TOC1"/>
            <w:rPr>
              <w:del w:id="1006" w:author="Rachel Shipsey" w:date="2025-06-19T14:55:00Z"/>
              <w:rFonts w:asciiTheme="minorHAnsi" w:eastAsiaTheme="minorEastAsia" w:hAnsiTheme="minorHAnsi"/>
              <w:kern w:val="2"/>
              <w:sz w:val="22"/>
              <w:lang w:val="en-GB" w:eastAsia="en-GB"/>
              <w14:ligatures w14:val="standardContextual"/>
            </w:rPr>
            <w:pPrChange w:id="1007" w:author="Rachel Shipsey" w:date="2025-06-19T18:44:00Z">
              <w:pPr>
                <w:pStyle w:val="TOC2"/>
                <w:tabs>
                  <w:tab w:val="left" w:pos="1100"/>
                </w:tabs>
              </w:pPr>
            </w:pPrChange>
          </w:pPr>
          <w:del w:id="1008" w:author="Rachel Shipsey" w:date="2025-06-19T14:55:00Z">
            <w:r w:rsidRPr="007F7AFB" w:rsidDel="007F7AFB">
              <w:rPr>
                <w:rPrChange w:id="1009" w:author="Rachel Shipsey" w:date="2025-06-19T14:55:00Z">
                  <w:rPr>
                    <w:rStyle w:val="Hyperlink"/>
                    <w:rFonts w:cs="Arial"/>
                    <w:bCs/>
                    <w:noProof/>
                  </w:rPr>
                </w:rPrChange>
              </w:rPr>
              <w:delText>43.3</w:delText>
            </w:r>
            <w:r w:rsidDel="007F7AFB">
              <w:rPr>
                <w:rFonts w:asciiTheme="minorHAnsi" w:eastAsiaTheme="minorEastAsia" w:hAnsiTheme="minorHAnsi"/>
                <w:kern w:val="2"/>
                <w:sz w:val="22"/>
                <w:lang w:val="en-GB" w:eastAsia="en-GB"/>
                <w14:ligatures w14:val="standardContextual"/>
              </w:rPr>
              <w:tab/>
            </w:r>
            <w:r w:rsidRPr="007F7AFB" w:rsidDel="007F7AFB">
              <w:rPr>
                <w:rPrChange w:id="1010" w:author="Rachel Shipsey" w:date="2025-06-19T14:55:00Z">
                  <w:rPr>
                    <w:rStyle w:val="Hyperlink"/>
                    <w:rFonts w:cs="Arial"/>
                    <w:bCs/>
                    <w:noProof/>
                  </w:rPr>
                </w:rPrChange>
              </w:rPr>
              <w:delText>14.1.3</w:delText>
            </w:r>
            <w:r w:rsidRPr="007F7AFB" w:rsidDel="007F7AFB">
              <w:rPr>
                <w:rPrChange w:id="1011" w:author="Rachel Shipsey" w:date="2025-06-19T14:55:00Z">
                  <w:rPr>
                    <w:rStyle w:val="Hyperlink"/>
                    <w:noProof/>
                  </w:rPr>
                </w:rPrChange>
              </w:rPr>
              <w:delText xml:space="preserve"> </w:delText>
            </w:r>
            <w:r w:rsidRPr="007F7AFB" w:rsidDel="007F7AFB">
              <w:rPr>
                <w:rPrChange w:id="1012" w:author="Rachel Shipsey" w:date="2025-06-19T14:55:00Z">
                  <w:rPr>
                    <w:rStyle w:val="Hyperlink"/>
                    <w:rFonts w:cs="Arial"/>
                    <w:bCs/>
                    <w:noProof/>
                  </w:rPr>
                </w:rPrChange>
              </w:rPr>
              <w:delText>Lessons Learnt</w:delText>
            </w:r>
            <w:r w:rsidDel="007F7AFB">
              <w:rPr>
                <w:webHidden/>
              </w:rPr>
              <w:tab/>
              <w:delText>45</w:delText>
            </w:r>
          </w:del>
        </w:p>
        <w:p w14:paraId="0E9AC566" w14:textId="518048BC" w:rsidR="000E359F" w:rsidDel="007F7AFB" w:rsidRDefault="000E359F">
          <w:pPr>
            <w:pStyle w:val="TOC1"/>
            <w:rPr>
              <w:del w:id="1013" w:author="Rachel Shipsey" w:date="2025-06-19T14:55:00Z"/>
              <w:rFonts w:asciiTheme="minorHAnsi" w:eastAsiaTheme="minorEastAsia" w:hAnsiTheme="minorHAnsi"/>
              <w:kern w:val="2"/>
              <w:sz w:val="22"/>
              <w:lang w:val="en-GB" w:eastAsia="en-GB"/>
              <w14:ligatures w14:val="standardContextual"/>
            </w:rPr>
            <w:pPrChange w:id="1014" w:author="Rachel Shipsey" w:date="2025-06-19T18:44:00Z">
              <w:pPr>
                <w:pStyle w:val="TOC2"/>
                <w:tabs>
                  <w:tab w:val="left" w:pos="1100"/>
                </w:tabs>
              </w:pPr>
            </w:pPrChange>
          </w:pPr>
          <w:del w:id="1015" w:author="Rachel Shipsey" w:date="2025-06-19T14:55:00Z">
            <w:r w:rsidRPr="007F7AFB" w:rsidDel="007F7AFB">
              <w:rPr>
                <w:rPrChange w:id="1016" w:author="Rachel Shipsey" w:date="2025-06-19T14:55:00Z">
                  <w:rPr>
                    <w:rStyle w:val="Hyperlink"/>
                    <w:rFonts w:cs="Arial"/>
                    <w:bCs/>
                    <w:noProof/>
                  </w:rPr>
                </w:rPrChange>
              </w:rPr>
              <w:delText>43.4</w:delText>
            </w:r>
            <w:r w:rsidDel="007F7AFB">
              <w:rPr>
                <w:rFonts w:asciiTheme="minorHAnsi" w:eastAsiaTheme="minorEastAsia" w:hAnsiTheme="minorHAnsi"/>
                <w:kern w:val="2"/>
                <w:sz w:val="22"/>
                <w:lang w:val="en-GB" w:eastAsia="en-GB"/>
                <w14:ligatures w14:val="standardContextual"/>
              </w:rPr>
              <w:tab/>
            </w:r>
            <w:r w:rsidRPr="007F7AFB" w:rsidDel="007F7AFB">
              <w:rPr>
                <w:rPrChange w:id="1017" w:author="Rachel Shipsey" w:date="2025-06-19T14:55:00Z">
                  <w:rPr>
                    <w:rStyle w:val="Hyperlink"/>
                    <w:rFonts w:cs="Arial"/>
                    <w:bCs/>
                    <w:noProof/>
                  </w:rPr>
                </w:rPrChange>
              </w:rPr>
              <w:delText>14.1.4</w:delText>
            </w:r>
            <w:r w:rsidRPr="007F7AFB" w:rsidDel="007F7AFB">
              <w:rPr>
                <w:rPrChange w:id="1018" w:author="Rachel Shipsey" w:date="2025-06-19T14:55:00Z">
                  <w:rPr>
                    <w:rStyle w:val="Hyperlink"/>
                    <w:noProof/>
                  </w:rPr>
                </w:rPrChange>
              </w:rPr>
              <w:delText xml:space="preserve"> </w:delText>
            </w:r>
            <w:r w:rsidRPr="007F7AFB" w:rsidDel="007F7AFB">
              <w:rPr>
                <w:rPrChange w:id="1019" w:author="Rachel Shipsey" w:date="2025-06-19T14:55:00Z">
                  <w:rPr>
                    <w:rStyle w:val="Hyperlink"/>
                    <w:rFonts w:cs="Arial"/>
                    <w:bCs/>
                    <w:noProof/>
                  </w:rPr>
                </w:rPrChange>
              </w:rPr>
              <w:delText>Recommendations</w:delText>
            </w:r>
            <w:r w:rsidDel="007F7AFB">
              <w:rPr>
                <w:webHidden/>
              </w:rPr>
              <w:tab/>
              <w:delText>46</w:delText>
            </w:r>
          </w:del>
        </w:p>
        <w:p w14:paraId="629392C6" w14:textId="14CA59B7" w:rsidR="000E359F" w:rsidDel="007F7AFB" w:rsidRDefault="000E359F">
          <w:pPr>
            <w:pStyle w:val="TOC1"/>
            <w:rPr>
              <w:del w:id="1020" w:author="Rachel Shipsey" w:date="2025-06-19T14:55:00Z"/>
              <w:rFonts w:asciiTheme="minorHAnsi" w:eastAsiaTheme="minorEastAsia" w:hAnsiTheme="minorHAnsi" w:cstheme="minorBidi"/>
              <w:color w:val="auto"/>
              <w:kern w:val="2"/>
              <w:sz w:val="22"/>
              <w:lang w:val="en-GB" w:eastAsia="en-GB"/>
              <w14:ligatures w14:val="standardContextual"/>
            </w:rPr>
          </w:pPr>
          <w:del w:id="1021" w:author="Rachel Shipsey" w:date="2025-06-19T14:55:00Z">
            <w:r w:rsidRPr="007F7AFB" w:rsidDel="007F7AFB">
              <w:rPr>
                <w:rPrChange w:id="1022" w:author="Rachel Shipsey" w:date="2025-06-19T14:55:00Z">
                  <w:rPr>
                    <w:rStyle w:val="Hyperlink"/>
                    <w:bCs/>
                  </w:rPr>
                </w:rPrChange>
              </w:rPr>
              <w:delText>44</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023" w:author="Rachel Shipsey" w:date="2025-06-19T14:55:00Z">
                  <w:rPr>
                    <w:rStyle w:val="Hyperlink"/>
                    <w:bCs/>
                  </w:rPr>
                </w:rPrChange>
              </w:rPr>
              <w:delText>14.2 Financial Management</w:delText>
            </w:r>
            <w:r w:rsidDel="007F7AFB">
              <w:rPr>
                <w:webHidden/>
              </w:rPr>
              <w:tab/>
              <w:delText>46</w:delText>
            </w:r>
          </w:del>
        </w:p>
        <w:p w14:paraId="5272A306" w14:textId="5F2A88A1" w:rsidR="000E359F" w:rsidDel="007F7AFB" w:rsidRDefault="000E359F">
          <w:pPr>
            <w:pStyle w:val="TOC1"/>
            <w:rPr>
              <w:del w:id="1024" w:author="Rachel Shipsey" w:date="2025-06-19T14:55:00Z"/>
              <w:rFonts w:asciiTheme="minorHAnsi" w:eastAsiaTheme="minorEastAsia" w:hAnsiTheme="minorHAnsi"/>
              <w:kern w:val="2"/>
              <w:sz w:val="22"/>
              <w:lang w:val="en-GB" w:eastAsia="en-GB"/>
              <w14:ligatures w14:val="standardContextual"/>
            </w:rPr>
            <w:pPrChange w:id="1025" w:author="Rachel Shipsey" w:date="2025-06-19T18:44:00Z">
              <w:pPr>
                <w:pStyle w:val="TOC2"/>
                <w:tabs>
                  <w:tab w:val="left" w:pos="1100"/>
                </w:tabs>
              </w:pPr>
            </w:pPrChange>
          </w:pPr>
          <w:del w:id="1026" w:author="Rachel Shipsey" w:date="2025-06-19T14:55:00Z">
            <w:r w:rsidRPr="007F7AFB" w:rsidDel="007F7AFB">
              <w:rPr>
                <w:rPrChange w:id="1027" w:author="Rachel Shipsey" w:date="2025-06-19T14:55:00Z">
                  <w:rPr>
                    <w:rStyle w:val="Hyperlink"/>
                    <w:rFonts w:cs="Arial"/>
                    <w:bCs/>
                    <w:noProof/>
                  </w:rPr>
                </w:rPrChange>
              </w:rPr>
              <w:delText>44.1</w:delText>
            </w:r>
            <w:r w:rsidDel="007F7AFB">
              <w:rPr>
                <w:rFonts w:asciiTheme="minorHAnsi" w:eastAsiaTheme="minorEastAsia" w:hAnsiTheme="minorHAnsi"/>
                <w:kern w:val="2"/>
                <w:sz w:val="22"/>
                <w:lang w:val="en-GB" w:eastAsia="en-GB"/>
                <w14:ligatures w14:val="standardContextual"/>
              </w:rPr>
              <w:tab/>
            </w:r>
            <w:r w:rsidRPr="007F7AFB" w:rsidDel="007F7AFB">
              <w:rPr>
                <w:rPrChange w:id="1028" w:author="Rachel Shipsey" w:date="2025-06-19T14:55:00Z">
                  <w:rPr>
                    <w:rStyle w:val="Hyperlink"/>
                    <w:rFonts w:cs="Arial"/>
                    <w:bCs/>
                    <w:noProof/>
                  </w:rPr>
                </w:rPrChange>
              </w:rPr>
              <w:delText>14.2.1</w:delText>
            </w:r>
            <w:r w:rsidRPr="007F7AFB" w:rsidDel="007F7AFB">
              <w:rPr>
                <w:rPrChange w:id="1029" w:author="Rachel Shipsey" w:date="2025-06-19T14:55:00Z">
                  <w:rPr>
                    <w:rStyle w:val="Hyperlink"/>
                    <w:noProof/>
                  </w:rPr>
                </w:rPrChange>
              </w:rPr>
              <w:delText xml:space="preserve"> </w:delText>
            </w:r>
            <w:r w:rsidRPr="007F7AFB" w:rsidDel="007F7AFB">
              <w:rPr>
                <w:rPrChange w:id="1030" w:author="Rachel Shipsey" w:date="2025-06-19T14:55:00Z">
                  <w:rPr>
                    <w:rStyle w:val="Hyperlink"/>
                    <w:rFonts w:cs="Arial"/>
                    <w:bCs/>
                    <w:noProof/>
                  </w:rPr>
                </w:rPrChange>
              </w:rPr>
              <w:delText>Selected country experiences</w:delText>
            </w:r>
            <w:r w:rsidDel="007F7AFB">
              <w:rPr>
                <w:webHidden/>
              </w:rPr>
              <w:tab/>
              <w:delText>47</w:delText>
            </w:r>
          </w:del>
        </w:p>
        <w:p w14:paraId="12E50901" w14:textId="40CBBC17" w:rsidR="000E359F" w:rsidDel="007F7AFB" w:rsidRDefault="000E359F">
          <w:pPr>
            <w:pStyle w:val="TOC1"/>
            <w:rPr>
              <w:del w:id="1031" w:author="Rachel Shipsey" w:date="2025-06-19T14:55:00Z"/>
              <w:rFonts w:asciiTheme="minorHAnsi" w:eastAsiaTheme="minorEastAsia" w:hAnsiTheme="minorHAnsi"/>
              <w:kern w:val="2"/>
              <w:sz w:val="22"/>
              <w:lang w:val="en-GB" w:eastAsia="en-GB"/>
              <w14:ligatures w14:val="standardContextual"/>
            </w:rPr>
            <w:pPrChange w:id="1032" w:author="Rachel Shipsey" w:date="2025-06-19T18:44:00Z">
              <w:pPr>
                <w:pStyle w:val="TOC2"/>
                <w:tabs>
                  <w:tab w:val="left" w:pos="1100"/>
                </w:tabs>
              </w:pPr>
            </w:pPrChange>
          </w:pPr>
          <w:del w:id="1033" w:author="Rachel Shipsey" w:date="2025-06-19T14:55:00Z">
            <w:r w:rsidRPr="007F7AFB" w:rsidDel="007F7AFB">
              <w:rPr>
                <w:rPrChange w:id="1034" w:author="Rachel Shipsey" w:date="2025-06-19T14:55:00Z">
                  <w:rPr>
                    <w:rStyle w:val="Hyperlink"/>
                    <w:rFonts w:cs="Arial"/>
                    <w:bCs/>
                    <w:noProof/>
                  </w:rPr>
                </w:rPrChange>
              </w:rPr>
              <w:delText>44.2</w:delText>
            </w:r>
            <w:r w:rsidDel="007F7AFB">
              <w:rPr>
                <w:rFonts w:asciiTheme="minorHAnsi" w:eastAsiaTheme="minorEastAsia" w:hAnsiTheme="minorHAnsi"/>
                <w:kern w:val="2"/>
                <w:sz w:val="22"/>
                <w:lang w:val="en-GB" w:eastAsia="en-GB"/>
                <w14:ligatures w14:val="standardContextual"/>
              </w:rPr>
              <w:tab/>
            </w:r>
            <w:r w:rsidRPr="007F7AFB" w:rsidDel="007F7AFB">
              <w:rPr>
                <w:rPrChange w:id="1035" w:author="Rachel Shipsey" w:date="2025-06-19T14:55:00Z">
                  <w:rPr>
                    <w:rStyle w:val="Hyperlink"/>
                    <w:rFonts w:cs="Arial"/>
                    <w:bCs/>
                    <w:noProof/>
                  </w:rPr>
                </w:rPrChange>
              </w:rPr>
              <w:delText>14.2.2</w:delText>
            </w:r>
            <w:r w:rsidRPr="007F7AFB" w:rsidDel="007F7AFB">
              <w:rPr>
                <w:rPrChange w:id="1036" w:author="Rachel Shipsey" w:date="2025-06-19T14:55:00Z">
                  <w:rPr>
                    <w:rStyle w:val="Hyperlink"/>
                    <w:noProof/>
                  </w:rPr>
                </w:rPrChange>
              </w:rPr>
              <w:delText xml:space="preserve"> </w:delText>
            </w:r>
            <w:r w:rsidRPr="007F7AFB" w:rsidDel="007F7AFB">
              <w:rPr>
                <w:rPrChange w:id="1037" w:author="Rachel Shipsey" w:date="2025-06-19T14:55:00Z">
                  <w:rPr>
                    <w:rStyle w:val="Hyperlink"/>
                    <w:rFonts w:cs="Arial"/>
                    <w:bCs/>
                    <w:noProof/>
                  </w:rPr>
                </w:rPrChange>
              </w:rPr>
              <w:delText>Lessons Learnt</w:delText>
            </w:r>
            <w:r w:rsidDel="007F7AFB">
              <w:rPr>
                <w:webHidden/>
              </w:rPr>
              <w:tab/>
              <w:delText>48</w:delText>
            </w:r>
          </w:del>
        </w:p>
        <w:p w14:paraId="77972D72" w14:textId="0F8C6827" w:rsidR="000E359F" w:rsidDel="007F7AFB" w:rsidRDefault="000E359F">
          <w:pPr>
            <w:pStyle w:val="TOC1"/>
            <w:rPr>
              <w:del w:id="1038" w:author="Rachel Shipsey" w:date="2025-06-19T14:55:00Z"/>
              <w:rFonts w:asciiTheme="minorHAnsi" w:eastAsiaTheme="minorEastAsia" w:hAnsiTheme="minorHAnsi"/>
              <w:kern w:val="2"/>
              <w:sz w:val="22"/>
              <w:lang w:val="en-GB" w:eastAsia="en-GB"/>
              <w14:ligatures w14:val="standardContextual"/>
            </w:rPr>
            <w:pPrChange w:id="1039" w:author="Rachel Shipsey" w:date="2025-06-19T18:44:00Z">
              <w:pPr>
                <w:pStyle w:val="TOC2"/>
                <w:tabs>
                  <w:tab w:val="left" w:pos="1100"/>
                </w:tabs>
              </w:pPr>
            </w:pPrChange>
          </w:pPr>
          <w:del w:id="1040" w:author="Rachel Shipsey" w:date="2025-06-19T14:55:00Z">
            <w:r w:rsidRPr="007F7AFB" w:rsidDel="007F7AFB">
              <w:rPr>
                <w:rPrChange w:id="1041" w:author="Rachel Shipsey" w:date="2025-06-19T14:55:00Z">
                  <w:rPr>
                    <w:rStyle w:val="Hyperlink"/>
                    <w:rFonts w:cs="Arial"/>
                    <w:bCs/>
                    <w:noProof/>
                  </w:rPr>
                </w:rPrChange>
              </w:rPr>
              <w:delText>44.3</w:delText>
            </w:r>
            <w:r w:rsidDel="007F7AFB">
              <w:rPr>
                <w:rFonts w:asciiTheme="minorHAnsi" w:eastAsiaTheme="minorEastAsia" w:hAnsiTheme="minorHAnsi"/>
                <w:kern w:val="2"/>
                <w:sz w:val="22"/>
                <w:lang w:val="en-GB" w:eastAsia="en-GB"/>
                <w14:ligatures w14:val="standardContextual"/>
              </w:rPr>
              <w:tab/>
            </w:r>
            <w:r w:rsidRPr="007F7AFB" w:rsidDel="007F7AFB">
              <w:rPr>
                <w:rPrChange w:id="1042" w:author="Rachel Shipsey" w:date="2025-06-19T14:55:00Z">
                  <w:rPr>
                    <w:rStyle w:val="Hyperlink"/>
                    <w:rFonts w:cs="Arial"/>
                    <w:bCs/>
                    <w:noProof/>
                  </w:rPr>
                </w:rPrChange>
              </w:rPr>
              <w:delText>14.2.3</w:delText>
            </w:r>
            <w:r w:rsidRPr="007F7AFB" w:rsidDel="007F7AFB">
              <w:rPr>
                <w:rPrChange w:id="1043" w:author="Rachel Shipsey" w:date="2025-06-19T14:55:00Z">
                  <w:rPr>
                    <w:rStyle w:val="Hyperlink"/>
                    <w:noProof/>
                  </w:rPr>
                </w:rPrChange>
              </w:rPr>
              <w:delText xml:space="preserve"> </w:delText>
            </w:r>
            <w:r w:rsidRPr="007F7AFB" w:rsidDel="007F7AFB">
              <w:rPr>
                <w:rPrChange w:id="1044" w:author="Rachel Shipsey" w:date="2025-06-19T14:55:00Z">
                  <w:rPr>
                    <w:rStyle w:val="Hyperlink"/>
                    <w:rFonts w:cs="Arial"/>
                    <w:bCs/>
                    <w:noProof/>
                  </w:rPr>
                </w:rPrChange>
              </w:rPr>
              <w:delText>Recommendations</w:delText>
            </w:r>
            <w:r w:rsidDel="007F7AFB">
              <w:rPr>
                <w:webHidden/>
              </w:rPr>
              <w:tab/>
              <w:delText>48</w:delText>
            </w:r>
          </w:del>
        </w:p>
        <w:p w14:paraId="7DB7768E" w14:textId="59E8A53C" w:rsidR="000E359F" w:rsidDel="007F7AFB" w:rsidRDefault="000E359F">
          <w:pPr>
            <w:pStyle w:val="TOC1"/>
            <w:rPr>
              <w:del w:id="1045" w:author="Rachel Shipsey" w:date="2025-06-19T14:55:00Z"/>
              <w:rFonts w:asciiTheme="minorHAnsi" w:eastAsiaTheme="minorEastAsia" w:hAnsiTheme="minorHAnsi" w:cstheme="minorBidi"/>
              <w:color w:val="auto"/>
              <w:kern w:val="2"/>
              <w:sz w:val="22"/>
              <w:lang w:val="en-GB" w:eastAsia="en-GB"/>
              <w14:ligatures w14:val="standardContextual"/>
            </w:rPr>
          </w:pPr>
          <w:del w:id="1046" w:author="Rachel Shipsey" w:date="2025-06-19T14:55:00Z">
            <w:r w:rsidRPr="007F7AFB" w:rsidDel="007F7AFB">
              <w:rPr>
                <w:rPrChange w:id="1047" w:author="Rachel Shipsey" w:date="2025-06-19T14:55:00Z">
                  <w:rPr>
                    <w:rStyle w:val="Hyperlink"/>
                    <w:bCs/>
                  </w:rPr>
                </w:rPrChange>
              </w:rPr>
              <w:delText>45</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048" w:author="Rachel Shipsey" w:date="2025-06-19T14:55:00Z">
                  <w:rPr>
                    <w:rStyle w:val="Hyperlink"/>
                    <w:bCs/>
                  </w:rPr>
                </w:rPrChange>
              </w:rPr>
              <w:delText>14.3 Procurement</w:delText>
            </w:r>
            <w:r w:rsidDel="007F7AFB">
              <w:rPr>
                <w:webHidden/>
              </w:rPr>
              <w:tab/>
              <w:delText>49</w:delText>
            </w:r>
          </w:del>
        </w:p>
        <w:p w14:paraId="024C2771" w14:textId="5C94EF94" w:rsidR="000E359F" w:rsidDel="007F7AFB" w:rsidRDefault="000E359F">
          <w:pPr>
            <w:pStyle w:val="TOC1"/>
            <w:rPr>
              <w:del w:id="1049" w:author="Rachel Shipsey" w:date="2025-06-19T14:55:00Z"/>
              <w:rFonts w:asciiTheme="minorHAnsi" w:eastAsiaTheme="minorEastAsia" w:hAnsiTheme="minorHAnsi"/>
              <w:kern w:val="2"/>
              <w:sz w:val="22"/>
              <w:lang w:val="en-GB" w:eastAsia="en-GB"/>
              <w14:ligatures w14:val="standardContextual"/>
            </w:rPr>
            <w:pPrChange w:id="1050" w:author="Rachel Shipsey" w:date="2025-06-19T18:44:00Z">
              <w:pPr>
                <w:pStyle w:val="TOC2"/>
              </w:pPr>
            </w:pPrChange>
          </w:pPr>
          <w:del w:id="1051" w:author="Rachel Shipsey" w:date="2025-06-19T14:55:00Z">
            <w:r w:rsidRPr="007F7AFB" w:rsidDel="007F7AFB">
              <w:rPr>
                <w:rPrChange w:id="1052" w:author="Rachel Shipsey" w:date="2025-06-19T14:55:00Z">
                  <w:rPr>
                    <w:rStyle w:val="Hyperlink"/>
                    <w:rFonts w:cs="Arial"/>
                    <w:bCs/>
                    <w:noProof/>
                  </w:rPr>
                </w:rPrChange>
              </w:rPr>
              <w:delText>45.1</w:delText>
            </w:r>
            <w:r w:rsidDel="007F7AFB">
              <w:rPr>
                <w:webHidden/>
              </w:rPr>
              <w:tab/>
              <w:delText>49</w:delText>
            </w:r>
          </w:del>
        </w:p>
        <w:p w14:paraId="3E91C549" w14:textId="5A16D894" w:rsidR="000E359F" w:rsidDel="007F7AFB" w:rsidRDefault="000E359F">
          <w:pPr>
            <w:pStyle w:val="TOC1"/>
            <w:rPr>
              <w:del w:id="1053" w:author="Rachel Shipsey" w:date="2025-06-19T14:55:00Z"/>
              <w:rFonts w:asciiTheme="minorHAnsi" w:eastAsiaTheme="minorEastAsia" w:hAnsiTheme="minorHAnsi"/>
              <w:kern w:val="2"/>
              <w:sz w:val="22"/>
              <w:lang w:val="en-GB" w:eastAsia="en-GB"/>
              <w14:ligatures w14:val="standardContextual"/>
            </w:rPr>
            <w:pPrChange w:id="1054" w:author="Rachel Shipsey" w:date="2025-06-19T18:44:00Z">
              <w:pPr>
                <w:pStyle w:val="TOC2"/>
                <w:tabs>
                  <w:tab w:val="left" w:pos="1100"/>
                </w:tabs>
              </w:pPr>
            </w:pPrChange>
          </w:pPr>
          <w:del w:id="1055" w:author="Rachel Shipsey" w:date="2025-06-19T14:55:00Z">
            <w:r w:rsidRPr="007F7AFB" w:rsidDel="007F7AFB">
              <w:rPr>
                <w:rPrChange w:id="1056" w:author="Rachel Shipsey" w:date="2025-06-19T14:55:00Z">
                  <w:rPr>
                    <w:rStyle w:val="Hyperlink"/>
                    <w:rFonts w:cs="Arial"/>
                    <w:bCs/>
                    <w:noProof/>
                  </w:rPr>
                </w:rPrChange>
              </w:rPr>
              <w:delText>45.2</w:delText>
            </w:r>
            <w:r w:rsidDel="007F7AFB">
              <w:rPr>
                <w:rFonts w:asciiTheme="minorHAnsi" w:eastAsiaTheme="minorEastAsia" w:hAnsiTheme="minorHAnsi"/>
                <w:kern w:val="2"/>
                <w:sz w:val="22"/>
                <w:lang w:val="en-GB" w:eastAsia="en-GB"/>
                <w14:ligatures w14:val="standardContextual"/>
              </w:rPr>
              <w:tab/>
            </w:r>
            <w:r w:rsidRPr="007F7AFB" w:rsidDel="007F7AFB">
              <w:rPr>
                <w:rPrChange w:id="1057" w:author="Rachel Shipsey" w:date="2025-06-19T14:55:00Z">
                  <w:rPr>
                    <w:rStyle w:val="Hyperlink"/>
                    <w:rFonts w:cs="Arial"/>
                    <w:bCs/>
                    <w:noProof/>
                  </w:rPr>
                </w:rPrChange>
              </w:rPr>
              <w:delText>14.3.1</w:delText>
            </w:r>
            <w:r w:rsidRPr="007F7AFB" w:rsidDel="007F7AFB">
              <w:rPr>
                <w:rPrChange w:id="1058" w:author="Rachel Shipsey" w:date="2025-06-19T14:55:00Z">
                  <w:rPr>
                    <w:rStyle w:val="Hyperlink"/>
                    <w:noProof/>
                  </w:rPr>
                </w:rPrChange>
              </w:rPr>
              <w:delText xml:space="preserve"> </w:delText>
            </w:r>
            <w:r w:rsidRPr="007F7AFB" w:rsidDel="007F7AFB">
              <w:rPr>
                <w:rPrChange w:id="1059" w:author="Rachel Shipsey" w:date="2025-06-19T14:55:00Z">
                  <w:rPr>
                    <w:rStyle w:val="Hyperlink"/>
                    <w:rFonts w:cs="Arial"/>
                    <w:bCs/>
                    <w:noProof/>
                  </w:rPr>
                </w:rPrChange>
              </w:rPr>
              <w:delText>Selected country experiences</w:delText>
            </w:r>
            <w:r w:rsidDel="007F7AFB">
              <w:rPr>
                <w:webHidden/>
              </w:rPr>
              <w:tab/>
              <w:delText>49</w:delText>
            </w:r>
          </w:del>
        </w:p>
        <w:p w14:paraId="794A53F1" w14:textId="469F3576" w:rsidR="000E359F" w:rsidDel="007F7AFB" w:rsidRDefault="000E359F">
          <w:pPr>
            <w:pStyle w:val="TOC1"/>
            <w:rPr>
              <w:del w:id="1060" w:author="Rachel Shipsey" w:date="2025-06-19T14:55:00Z"/>
              <w:rFonts w:asciiTheme="minorHAnsi" w:eastAsiaTheme="minorEastAsia" w:hAnsiTheme="minorHAnsi"/>
              <w:kern w:val="2"/>
              <w:sz w:val="22"/>
              <w:lang w:val="en-GB" w:eastAsia="en-GB"/>
              <w14:ligatures w14:val="standardContextual"/>
            </w:rPr>
            <w:pPrChange w:id="1061" w:author="Rachel Shipsey" w:date="2025-06-19T18:44:00Z">
              <w:pPr>
                <w:pStyle w:val="TOC2"/>
                <w:tabs>
                  <w:tab w:val="left" w:pos="1100"/>
                </w:tabs>
              </w:pPr>
            </w:pPrChange>
          </w:pPr>
          <w:del w:id="1062" w:author="Rachel Shipsey" w:date="2025-06-19T14:55:00Z">
            <w:r w:rsidRPr="007F7AFB" w:rsidDel="007F7AFB">
              <w:rPr>
                <w:rPrChange w:id="1063" w:author="Rachel Shipsey" w:date="2025-06-19T14:55:00Z">
                  <w:rPr>
                    <w:rStyle w:val="Hyperlink"/>
                    <w:rFonts w:cs="Arial"/>
                    <w:bCs/>
                    <w:noProof/>
                  </w:rPr>
                </w:rPrChange>
              </w:rPr>
              <w:delText>45.3</w:delText>
            </w:r>
            <w:r w:rsidDel="007F7AFB">
              <w:rPr>
                <w:rFonts w:asciiTheme="minorHAnsi" w:eastAsiaTheme="minorEastAsia" w:hAnsiTheme="minorHAnsi"/>
                <w:kern w:val="2"/>
                <w:sz w:val="22"/>
                <w:lang w:val="en-GB" w:eastAsia="en-GB"/>
                <w14:ligatures w14:val="standardContextual"/>
              </w:rPr>
              <w:tab/>
            </w:r>
            <w:r w:rsidRPr="007F7AFB" w:rsidDel="007F7AFB">
              <w:rPr>
                <w:rPrChange w:id="1064" w:author="Rachel Shipsey" w:date="2025-06-19T14:55:00Z">
                  <w:rPr>
                    <w:rStyle w:val="Hyperlink"/>
                    <w:rFonts w:cs="Arial"/>
                    <w:bCs/>
                    <w:noProof/>
                  </w:rPr>
                </w:rPrChange>
              </w:rPr>
              <w:delText>14.3.2</w:delText>
            </w:r>
            <w:r w:rsidRPr="007F7AFB" w:rsidDel="007F7AFB">
              <w:rPr>
                <w:rPrChange w:id="1065" w:author="Rachel Shipsey" w:date="2025-06-19T14:55:00Z">
                  <w:rPr>
                    <w:rStyle w:val="Hyperlink"/>
                    <w:noProof/>
                  </w:rPr>
                </w:rPrChange>
              </w:rPr>
              <w:delText xml:space="preserve"> </w:delText>
            </w:r>
            <w:r w:rsidRPr="007F7AFB" w:rsidDel="007F7AFB">
              <w:rPr>
                <w:rPrChange w:id="1066" w:author="Rachel Shipsey" w:date="2025-06-19T14:55:00Z">
                  <w:rPr>
                    <w:rStyle w:val="Hyperlink"/>
                    <w:rFonts w:cs="Arial"/>
                    <w:bCs/>
                    <w:noProof/>
                  </w:rPr>
                </w:rPrChange>
              </w:rPr>
              <w:delText>Lessons learnt</w:delText>
            </w:r>
            <w:r w:rsidDel="007F7AFB">
              <w:rPr>
                <w:webHidden/>
              </w:rPr>
              <w:tab/>
              <w:delText>50</w:delText>
            </w:r>
          </w:del>
        </w:p>
        <w:p w14:paraId="33832DE7" w14:textId="32C46F69" w:rsidR="000E359F" w:rsidDel="007F7AFB" w:rsidRDefault="000E359F">
          <w:pPr>
            <w:pStyle w:val="TOC1"/>
            <w:rPr>
              <w:del w:id="1067" w:author="Rachel Shipsey" w:date="2025-06-19T14:55:00Z"/>
              <w:rFonts w:asciiTheme="minorHAnsi" w:eastAsiaTheme="minorEastAsia" w:hAnsiTheme="minorHAnsi"/>
              <w:kern w:val="2"/>
              <w:sz w:val="22"/>
              <w:lang w:val="en-GB" w:eastAsia="en-GB"/>
              <w14:ligatures w14:val="standardContextual"/>
            </w:rPr>
            <w:pPrChange w:id="1068" w:author="Rachel Shipsey" w:date="2025-06-19T18:44:00Z">
              <w:pPr>
                <w:pStyle w:val="TOC2"/>
                <w:tabs>
                  <w:tab w:val="left" w:pos="1100"/>
                </w:tabs>
              </w:pPr>
            </w:pPrChange>
          </w:pPr>
          <w:del w:id="1069" w:author="Rachel Shipsey" w:date="2025-06-19T14:55:00Z">
            <w:r w:rsidRPr="007F7AFB" w:rsidDel="007F7AFB">
              <w:rPr>
                <w:rPrChange w:id="1070" w:author="Rachel Shipsey" w:date="2025-06-19T14:55:00Z">
                  <w:rPr>
                    <w:rStyle w:val="Hyperlink"/>
                    <w:rFonts w:cs="Arial"/>
                    <w:bCs/>
                    <w:noProof/>
                  </w:rPr>
                </w:rPrChange>
              </w:rPr>
              <w:delText>45.4</w:delText>
            </w:r>
            <w:r w:rsidDel="007F7AFB">
              <w:rPr>
                <w:rFonts w:asciiTheme="minorHAnsi" w:eastAsiaTheme="minorEastAsia" w:hAnsiTheme="minorHAnsi"/>
                <w:kern w:val="2"/>
                <w:sz w:val="22"/>
                <w:lang w:val="en-GB" w:eastAsia="en-GB"/>
                <w14:ligatures w14:val="standardContextual"/>
              </w:rPr>
              <w:tab/>
            </w:r>
            <w:r w:rsidRPr="007F7AFB" w:rsidDel="007F7AFB">
              <w:rPr>
                <w:rPrChange w:id="1071" w:author="Rachel Shipsey" w:date="2025-06-19T14:55:00Z">
                  <w:rPr>
                    <w:rStyle w:val="Hyperlink"/>
                    <w:rFonts w:cs="Arial"/>
                    <w:bCs/>
                    <w:noProof/>
                  </w:rPr>
                </w:rPrChange>
              </w:rPr>
              <w:delText>14.3.3</w:delText>
            </w:r>
            <w:r w:rsidRPr="007F7AFB" w:rsidDel="007F7AFB">
              <w:rPr>
                <w:rPrChange w:id="1072" w:author="Rachel Shipsey" w:date="2025-06-19T14:55:00Z">
                  <w:rPr>
                    <w:rStyle w:val="Hyperlink"/>
                    <w:noProof/>
                  </w:rPr>
                </w:rPrChange>
              </w:rPr>
              <w:delText xml:space="preserve"> </w:delText>
            </w:r>
            <w:r w:rsidRPr="007F7AFB" w:rsidDel="007F7AFB">
              <w:rPr>
                <w:rPrChange w:id="1073" w:author="Rachel Shipsey" w:date="2025-06-19T14:55:00Z">
                  <w:rPr>
                    <w:rStyle w:val="Hyperlink"/>
                    <w:rFonts w:cs="Arial"/>
                    <w:bCs/>
                    <w:noProof/>
                  </w:rPr>
                </w:rPrChange>
              </w:rPr>
              <w:delText>Recommendations</w:delText>
            </w:r>
            <w:r w:rsidDel="007F7AFB">
              <w:rPr>
                <w:webHidden/>
              </w:rPr>
              <w:tab/>
              <w:delText>50</w:delText>
            </w:r>
          </w:del>
        </w:p>
        <w:p w14:paraId="4A84B961" w14:textId="2B9FEFC4" w:rsidR="000E359F" w:rsidDel="007F7AFB" w:rsidRDefault="000E359F">
          <w:pPr>
            <w:pStyle w:val="TOC1"/>
            <w:rPr>
              <w:del w:id="1074" w:author="Rachel Shipsey" w:date="2025-06-19T14:55:00Z"/>
              <w:rFonts w:asciiTheme="minorHAnsi" w:eastAsiaTheme="minorEastAsia" w:hAnsiTheme="minorHAnsi" w:cstheme="minorBidi"/>
              <w:color w:val="auto"/>
              <w:kern w:val="2"/>
              <w:sz w:val="22"/>
              <w:lang w:val="en-GB" w:eastAsia="en-GB"/>
              <w14:ligatures w14:val="standardContextual"/>
            </w:rPr>
          </w:pPr>
          <w:del w:id="1075" w:author="Rachel Shipsey" w:date="2025-06-19T14:55:00Z">
            <w:r w:rsidRPr="007F7AFB" w:rsidDel="007F7AFB">
              <w:rPr>
                <w:rPrChange w:id="1076" w:author="Rachel Shipsey" w:date="2025-06-19T14:55:00Z">
                  <w:rPr>
                    <w:rStyle w:val="Hyperlink"/>
                    <w:bCs/>
                  </w:rPr>
                </w:rPrChange>
              </w:rPr>
              <w:delText>46</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077" w:author="Rachel Shipsey" w:date="2025-06-19T14:55:00Z">
                  <w:rPr>
                    <w:rStyle w:val="Hyperlink"/>
                    <w:bCs/>
                  </w:rPr>
                </w:rPrChange>
              </w:rPr>
              <w:delText>CHAPTER FIFTEEN: Post-Enumeration Survey</w:delText>
            </w:r>
            <w:r w:rsidDel="007F7AFB">
              <w:rPr>
                <w:webHidden/>
              </w:rPr>
              <w:tab/>
              <w:delText>52</w:delText>
            </w:r>
          </w:del>
        </w:p>
        <w:p w14:paraId="60C89C7F" w14:textId="05A826A0" w:rsidR="000E359F" w:rsidDel="007F7AFB" w:rsidRDefault="000E359F">
          <w:pPr>
            <w:pStyle w:val="TOC1"/>
            <w:rPr>
              <w:del w:id="1078" w:author="Rachel Shipsey" w:date="2025-06-19T14:55:00Z"/>
              <w:rFonts w:asciiTheme="minorHAnsi" w:eastAsiaTheme="minorEastAsia" w:hAnsiTheme="minorHAnsi"/>
              <w:kern w:val="2"/>
              <w:sz w:val="22"/>
              <w:lang w:val="en-GB" w:eastAsia="en-GB"/>
              <w14:ligatures w14:val="standardContextual"/>
            </w:rPr>
            <w:pPrChange w:id="1079" w:author="Rachel Shipsey" w:date="2025-06-19T18:44:00Z">
              <w:pPr>
                <w:pStyle w:val="TOC2"/>
                <w:tabs>
                  <w:tab w:val="left" w:pos="1100"/>
                </w:tabs>
              </w:pPr>
            </w:pPrChange>
          </w:pPr>
          <w:del w:id="1080" w:author="Rachel Shipsey" w:date="2025-06-19T14:55:00Z">
            <w:r w:rsidRPr="007F7AFB" w:rsidDel="007F7AFB">
              <w:rPr>
                <w:rPrChange w:id="1081" w:author="Rachel Shipsey" w:date="2025-06-19T14:55:00Z">
                  <w:rPr>
                    <w:rStyle w:val="Hyperlink"/>
                    <w:noProof/>
                  </w:rPr>
                </w:rPrChange>
              </w:rPr>
              <w:delText>46.1</w:delText>
            </w:r>
            <w:r w:rsidDel="007F7AFB">
              <w:rPr>
                <w:rFonts w:asciiTheme="minorHAnsi" w:eastAsiaTheme="minorEastAsia" w:hAnsiTheme="minorHAnsi"/>
                <w:kern w:val="2"/>
                <w:sz w:val="22"/>
                <w:lang w:val="en-GB" w:eastAsia="en-GB"/>
                <w14:ligatures w14:val="standardContextual"/>
              </w:rPr>
              <w:tab/>
            </w:r>
            <w:r w:rsidRPr="007F7AFB" w:rsidDel="007F7AFB">
              <w:rPr>
                <w:rPrChange w:id="1082" w:author="Rachel Shipsey" w:date="2025-06-19T14:55:00Z">
                  <w:rPr>
                    <w:rStyle w:val="Hyperlink"/>
                    <w:noProof/>
                  </w:rPr>
                </w:rPrChange>
              </w:rPr>
              <w:delText>15.0 Introduction</w:delText>
            </w:r>
            <w:r w:rsidDel="007F7AFB">
              <w:rPr>
                <w:webHidden/>
              </w:rPr>
              <w:tab/>
              <w:delText>52</w:delText>
            </w:r>
          </w:del>
        </w:p>
        <w:p w14:paraId="0B28A150" w14:textId="185ECFD2" w:rsidR="000E359F" w:rsidDel="007F7AFB" w:rsidRDefault="000E359F">
          <w:pPr>
            <w:pStyle w:val="TOC1"/>
            <w:rPr>
              <w:del w:id="1083" w:author="Rachel Shipsey" w:date="2025-06-19T14:55:00Z"/>
              <w:rFonts w:asciiTheme="minorHAnsi" w:eastAsiaTheme="minorEastAsia" w:hAnsiTheme="minorHAnsi"/>
              <w:kern w:val="2"/>
              <w:sz w:val="22"/>
              <w:lang w:val="en-GB" w:eastAsia="en-GB"/>
              <w14:ligatures w14:val="standardContextual"/>
            </w:rPr>
            <w:pPrChange w:id="1084" w:author="Rachel Shipsey" w:date="2025-06-19T18:44:00Z">
              <w:pPr>
                <w:pStyle w:val="TOC2"/>
                <w:tabs>
                  <w:tab w:val="left" w:pos="1100"/>
                </w:tabs>
              </w:pPr>
            </w:pPrChange>
          </w:pPr>
          <w:del w:id="1085" w:author="Rachel Shipsey" w:date="2025-06-19T14:55:00Z">
            <w:r w:rsidRPr="007F7AFB" w:rsidDel="007F7AFB">
              <w:rPr>
                <w:rPrChange w:id="1086" w:author="Rachel Shipsey" w:date="2025-06-19T14:55:00Z">
                  <w:rPr>
                    <w:rStyle w:val="Hyperlink"/>
                    <w:noProof/>
                  </w:rPr>
                </w:rPrChange>
              </w:rPr>
              <w:delText>46.2</w:delText>
            </w:r>
            <w:r w:rsidDel="007F7AFB">
              <w:rPr>
                <w:rFonts w:asciiTheme="minorHAnsi" w:eastAsiaTheme="minorEastAsia" w:hAnsiTheme="minorHAnsi"/>
                <w:kern w:val="2"/>
                <w:sz w:val="22"/>
                <w:lang w:val="en-GB" w:eastAsia="en-GB"/>
                <w14:ligatures w14:val="standardContextual"/>
              </w:rPr>
              <w:tab/>
            </w:r>
            <w:r w:rsidRPr="007F7AFB" w:rsidDel="007F7AFB">
              <w:rPr>
                <w:rPrChange w:id="1087" w:author="Rachel Shipsey" w:date="2025-06-19T14:55:00Z">
                  <w:rPr>
                    <w:rStyle w:val="Hyperlink"/>
                    <w:noProof/>
                  </w:rPr>
                </w:rPrChange>
              </w:rPr>
              <w:delText>Considerations for a digital PES</w:delText>
            </w:r>
            <w:r w:rsidDel="007F7AFB">
              <w:rPr>
                <w:webHidden/>
              </w:rPr>
              <w:tab/>
              <w:delText>53</w:delText>
            </w:r>
          </w:del>
        </w:p>
        <w:p w14:paraId="30C12021" w14:textId="5289650D" w:rsidR="000E359F" w:rsidDel="007F7AFB" w:rsidRDefault="000E359F">
          <w:pPr>
            <w:pStyle w:val="TOC1"/>
            <w:rPr>
              <w:del w:id="1088" w:author="Rachel Shipsey" w:date="2025-06-19T14:55:00Z"/>
              <w:rFonts w:asciiTheme="minorHAnsi" w:eastAsiaTheme="minorEastAsia" w:hAnsiTheme="minorHAnsi"/>
              <w:kern w:val="2"/>
              <w:sz w:val="22"/>
              <w:lang w:val="en-GB" w:eastAsia="en-GB"/>
              <w14:ligatures w14:val="standardContextual"/>
            </w:rPr>
            <w:pPrChange w:id="1089" w:author="Rachel Shipsey" w:date="2025-06-19T18:44:00Z">
              <w:pPr>
                <w:pStyle w:val="TOC2"/>
                <w:tabs>
                  <w:tab w:val="left" w:pos="1100"/>
                </w:tabs>
              </w:pPr>
            </w:pPrChange>
          </w:pPr>
          <w:del w:id="1090" w:author="Rachel Shipsey" w:date="2025-06-19T14:55:00Z">
            <w:r w:rsidRPr="007F7AFB" w:rsidDel="007F7AFB">
              <w:rPr>
                <w:rPrChange w:id="1091" w:author="Rachel Shipsey" w:date="2025-06-19T14:55:00Z">
                  <w:rPr>
                    <w:rStyle w:val="Hyperlink"/>
                    <w:noProof/>
                  </w:rPr>
                </w:rPrChange>
              </w:rPr>
              <w:delText>46.3</w:delText>
            </w:r>
            <w:r w:rsidDel="007F7AFB">
              <w:rPr>
                <w:rFonts w:asciiTheme="minorHAnsi" w:eastAsiaTheme="minorEastAsia" w:hAnsiTheme="minorHAnsi"/>
                <w:kern w:val="2"/>
                <w:sz w:val="22"/>
                <w:lang w:val="en-GB" w:eastAsia="en-GB"/>
                <w14:ligatures w14:val="standardContextual"/>
              </w:rPr>
              <w:tab/>
            </w:r>
            <w:r w:rsidRPr="007F7AFB" w:rsidDel="007F7AFB">
              <w:rPr>
                <w:rPrChange w:id="1092" w:author="Rachel Shipsey" w:date="2025-06-19T14:55:00Z">
                  <w:rPr>
                    <w:rStyle w:val="Hyperlink"/>
                    <w:noProof/>
                  </w:rPr>
                </w:rPrChange>
              </w:rPr>
              <w:delText>15.1 Key implementation areas in a digital PES</w:delText>
            </w:r>
            <w:r w:rsidDel="007F7AFB">
              <w:rPr>
                <w:webHidden/>
              </w:rPr>
              <w:tab/>
              <w:delText>54</w:delText>
            </w:r>
          </w:del>
        </w:p>
        <w:p w14:paraId="7BFA4FF3" w14:textId="47287761" w:rsidR="000E359F" w:rsidDel="007F7AFB" w:rsidRDefault="000E359F">
          <w:pPr>
            <w:pStyle w:val="TOC1"/>
            <w:rPr>
              <w:del w:id="1093" w:author="Rachel Shipsey" w:date="2025-06-19T14:55:00Z"/>
              <w:rFonts w:asciiTheme="minorHAnsi" w:eastAsiaTheme="minorEastAsia" w:hAnsiTheme="minorHAnsi"/>
              <w:kern w:val="2"/>
              <w:sz w:val="22"/>
              <w:lang w:val="en-GB" w:eastAsia="en-GB"/>
              <w14:ligatures w14:val="standardContextual"/>
            </w:rPr>
            <w:pPrChange w:id="1094" w:author="Rachel Shipsey" w:date="2025-06-19T18:44:00Z">
              <w:pPr>
                <w:pStyle w:val="TOC2"/>
                <w:tabs>
                  <w:tab w:val="left" w:pos="1100"/>
                </w:tabs>
              </w:pPr>
            </w:pPrChange>
          </w:pPr>
          <w:del w:id="1095" w:author="Rachel Shipsey" w:date="2025-06-19T14:55:00Z">
            <w:r w:rsidRPr="007F7AFB" w:rsidDel="007F7AFB">
              <w:rPr>
                <w:rPrChange w:id="1096" w:author="Rachel Shipsey" w:date="2025-06-19T14:55:00Z">
                  <w:rPr>
                    <w:rStyle w:val="Hyperlink"/>
                    <w:noProof/>
                  </w:rPr>
                </w:rPrChange>
              </w:rPr>
              <w:delText>46.4</w:delText>
            </w:r>
            <w:r w:rsidDel="007F7AFB">
              <w:rPr>
                <w:rFonts w:asciiTheme="minorHAnsi" w:eastAsiaTheme="minorEastAsia" w:hAnsiTheme="minorHAnsi"/>
                <w:kern w:val="2"/>
                <w:sz w:val="22"/>
                <w:lang w:val="en-GB" w:eastAsia="en-GB"/>
                <w14:ligatures w14:val="standardContextual"/>
              </w:rPr>
              <w:tab/>
            </w:r>
            <w:r w:rsidRPr="007F7AFB" w:rsidDel="007F7AFB">
              <w:rPr>
                <w:rPrChange w:id="1097" w:author="Rachel Shipsey" w:date="2025-06-19T14:55:00Z">
                  <w:rPr>
                    <w:rStyle w:val="Hyperlink"/>
                    <w:noProof/>
                  </w:rPr>
                </w:rPrChange>
              </w:rPr>
              <w:delText>15.2 Selected Country Experiences</w:delText>
            </w:r>
            <w:r w:rsidDel="007F7AFB">
              <w:rPr>
                <w:webHidden/>
              </w:rPr>
              <w:tab/>
              <w:delText>58</w:delText>
            </w:r>
          </w:del>
        </w:p>
        <w:p w14:paraId="4CDA25CC" w14:textId="46CB0B1F" w:rsidR="000E359F" w:rsidDel="007F7AFB" w:rsidRDefault="000E359F">
          <w:pPr>
            <w:pStyle w:val="TOC1"/>
            <w:rPr>
              <w:del w:id="1098" w:author="Rachel Shipsey" w:date="2025-06-19T14:55:00Z"/>
              <w:rFonts w:asciiTheme="minorHAnsi" w:eastAsiaTheme="minorEastAsia" w:hAnsiTheme="minorHAnsi"/>
              <w:kern w:val="2"/>
              <w:sz w:val="22"/>
              <w:lang w:val="en-GB" w:eastAsia="en-GB"/>
              <w14:ligatures w14:val="standardContextual"/>
            </w:rPr>
            <w:pPrChange w:id="1099" w:author="Rachel Shipsey" w:date="2025-06-19T18:44:00Z">
              <w:pPr>
                <w:pStyle w:val="TOC2"/>
                <w:tabs>
                  <w:tab w:val="left" w:pos="1100"/>
                </w:tabs>
              </w:pPr>
            </w:pPrChange>
          </w:pPr>
          <w:del w:id="1100" w:author="Rachel Shipsey" w:date="2025-06-19T14:55:00Z">
            <w:r w:rsidRPr="007F7AFB" w:rsidDel="007F7AFB">
              <w:rPr>
                <w:rPrChange w:id="1101" w:author="Rachel Shipsey" w:date="2025-06-19T14:55:00Z">
                  <w:rPr>
                    <w:rStyle w:val="Hyperlink"/>
                    <w:noProof/>
                  </w:rPr>
                </w:rPrChange>
              </w:rPr>
              <w:delText>46.5</w:delText>
            </w:r>
            <w:r w:rsidDel="007F7AFB">
              <w:rPr>
                <w:rFonts w:asciiTheme="minorHAnsi" w:eastAsiaTheme="minorEastAsia" w:hAnsiTheme="minorHAnsi"/>
                <w:kern w:val="2"/>
                <w:sz w:val="22"/>
                <w:lang w:val="en-GB" w:eastAsia="en-GB"/>
                <w14:ligatures w14:val="standardContextual"/>
              </w:rPr>
              <w:tab/>
            </w:r>
            <w:r w:rsidRPr="007F7AFB" w:rsidDel="007F7AFB">
              <w:rPr>
                <w:rPrChange w:id="1102" w:author="Rachel Shipsey" w:date="2025-06-19T14:55:00Z">
                  <w:rPr>
                    <w:rStyle w:val="Hyperlink"/>
                    <w:noProof/>
                  </w:rPr>
                </w:rPrChange>
              </w:rPr>
              <w:delText>15.3 Challenges and Lessons learnt</w:delText>
            </w:r>
            <w:r w:rsidDel="007F7AFB">
              <w:rPr>
                <w:webHidden/>
              </w:rPr>
              <w:tab/>
              <w:delText>62</w:delText>
            </w:r>
          </w:del>
        </w:p>
        <w:p w14:paraId="67E8DB26" w14:textId="5CFFA55F" w:rsidR="000E359F" w:rsidDel="007F7AFB" w:rsidRDefault="000E359F">
          <w:pPr>
            <w:pStyle w:val="TOC1"/>
            <w:rPr>
              <w:del w:id="1103" w:author="Rachel Shipsey" w:date="2025-06-19T14:55:00Z"/>
              <w:rFonts w:asciiTheme="minorHAnsi" w:eastAsiaTheme="minorEastAsia" w:hAnsiTheme="minorHAnsi"/>
              <w:kern w:val="2"/>
              <w:sz w:val="22"/>
              <w:lang w:val="en-GB" w:eastAsia="en-GB"/>
              <w14:ligatures w14:val="standardContextual"/>
            </w:rPr>
            <w:pPrChange w:id="1104" w:author="Rachel Shipsey" w:date="2025-06-19T18:44:00Z">
              <w:pPr>
                <w:pStyle w:val="TOC2"/>
                <w:tabs>
                  <w:tab w:val="left" w:pos="1100"/>
                </w:tabs>
              </w:pPr>
            </w:pPrChange>
          </w:pPr>
          <w:del w:id="1105" w:author="Rachel Shipsey" w:date="2025-06-19T14:55:00Z">
            <w:r w:rsidRPr="007F7AFB" w:rsidDel="007F7AFB">
              <w:rPr>
                <w:rPrChange w:id="1106" w:author="Rachel Shipsey" w:date="2025-06-19T14:55:00Z">
                  <w:rPr>
                    <w:rStyle w:val="Hyperlink"/>
                    <w:noProof/>
                  </w:rPr>
                </w:rPrChange>
              </w:rPr>
              <w:delText>46.6</w:delText>
            </w:r>
            <w:r w:rsidDel="007F7AFB">
              <w:rPr>
                <w:rFonts w:asciiTheme="minorHAnsi" w:eastAsiaTheme="minorEastAsia" w:hAnsiTheme="minorHAnsi"/>
                <w:kern w:val="2"/>
                <w:sz w:val="22"/>
                <w:lang w:val="en-GB" w:eastAsia="en-GB"/>
                <w14:ligatures w14:val="standardContextual"/>
              </w:rPr>
              <w:tab/>
            </w:r>
            <w:r w:rsidRPr="007F7AFB" w:rsidDel="007F7AFB">
              <w:rPr>
                <w:rPrChange w:id="1107" w:author="Rachel Shipsey" w:date="2025-06-19T14:55:00Z">
                  <w:rPr>
                    <w:rStyle w:val="Hyperlink"/>
                    <w:noProof/>
                  </w:rPr>
                </w:rPrChange>
              </w:rPr>
              <w:delText>15.4 Recommendations</w:delText>
            </w:r>
            <w:r w:rsidDel="007F7AFB">
              <w:rPr>
                <w:webHidden/>
              </w:rPr>
              <w:tab/>
              <w:delText>63</w:delText>
            </w:r>
          </w:del>
        </w:p>
        <w:p w14:paraId="6B2C2B0D" w14:textId="5E5C90B0" w:rsidR="000E359F" w:rsidDel="007F7AFB" w:rsidRDefault="000E359F">
          <w:pPr>
            <w:pStyle w:val="TOC1"/>
            <w:rPr>
              <w:del w:id="1108" w:author="Rachel Shipsey" w:date="2025-06-19T14:55:00Z"/>
              <w:rFonts w:asciiTheme="minorHAnsi" w:eastAsiaTheme="minorEastAsia" w:hAnsiTheme="minorHAnsi"/>
              <w:kern w:val="2"/>
              <w:sz w:val="22"/>
              <w:lang w:val="en-GB" w:eastAsia="en-GB"/>
              <w14:ligatures w14:val="standardContextual"/>
            </w:rPr>
            <w:pPrChange w:id="1109" w:author="Rachel Shipsey" w:date="2025-06-19T18:44:00Z">
              <w:pPr>
                <w:pStyle w:val="TOC2"/>
                <w:tabs>
                  <w:tab w:val="left" w:pos="1100"/>
                </w:tabs>
              </w:pPr>
            </w:pPrChange>
          </w:pPr>
          <w:del w:id="1110" w:author="Rachel Shipsey" w:date="2025-06-19T14:55:00Z">
            <w:r w:rsidRPr="007F7AFB" w:rsidDel="007F7AFB">
              <w:rPr>
                <w:rPrChange w:id="1111" w:author="Rachel Shipsey" w:date="2025-06-19T14:55:00Z">
                  <w:rPr>
                    <w:rStyle w:val="Hyperlink"/>
                    <w:noProof/>
                  </w:rPr>
                </w:rPrChange>
              </w:rPr>
              <w:delText>46.7</w:delText>
            </w:r>
            <w:r w:rsidDel="007F7AFB">
              <w:rPr>
                <w:rFonts w:asciiTheme="minorHAnsi" w:eastAsiaTheme="minorEastAsia" w:hAnsiTheme="minorHAnsi"/>
                <w:kern w:val="2"/>
                <w:sz w:val="22"/>
                <w:lang w:val="en-GB" w:eastAsia="en-GB"/>
                <w14:ligatures w14:val="standardContextual"/>
              </w:rPr>
              <w:tab/>
            </w:r>
            <w:r w:rsidRPr="007F7AFB" w:rsidDel="007F7AFB">
              <w:rPr>
                <w:rPrChange w:id="1112" w:author="Rachel Shipsey" w:date="2025-06-19T14:55:00Z">
                  <w:rPr>
                    <w:rStyle w:val="Hyperlink"/>
                    <w:noProof/>
                  </w:rPr>
                </w:rPrChange>
              </w:rPr>
              <w:delText>15.5 References and Resources</w:delText>
            </w:r>
            <w:r w:rsidDel="007F7AFB">
              <w:rPr>
                <w:webHidden/>
              </w:rPr>
              <w:tab/>
              <w:delText>66</w:delText>
            </w:r>
          </w:del>
        </w:p>
        <w:p w14:paraId="187C814B" w14:textId="3F2455C4" w:rsidR="000E359F" w:rsidDel="007F7AFB" w:rsidRDefault="000E359F">
          <w:pPr>
            <w:pStyle w:val="TOC1"/>
            <w:rPr>
              <w:del w:id="1113" w:author="Rachel Shipsey" w:date="2025-06-19T14:55:00Z"/>
              <w:rFonts w:asciiTheme="minorHAnsi" w:eastAsiaTheme="minorEastAsia" w:hAnsiTheme="minorHAnsi" w:cstheme="minorBidi"/>
              <w:color w:val="auto"/>
              <w:kern w:val="2"/>
              <w:sz w:val="22"/>
              <w:lang w:val="en-GB" w:eastAsia="en-GB"/>
              <w14:ligatures w14:val="standardContextual"/>
            </w:rPr>
          </w:pPr>
          <w:del w:id="1114" w:author="Rachel Shipsey" w:date="2025-06-19T14:55:00Z">
            <w:r w:rsidRPr="007F7AFB" w:rsidDel="007F7AFB">
              <w:rPr>
                <w:rPrChange w:id="1115" w:author="Rachel Shipsey" w:date="2025-06-19T14:55:00Z">
                  <w:rPr>
                    <w:rStyle w:val="Hyperlink"/>
                    <w:rFonts w:asciiTheme="majorHAnsi" w:hAnsiTheme="majorHAnsi"/>
                  </w:rPr>
                </w:rPrChange>
              </w:rPr>
              <w:delText>47</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116" w:author="Rachel Shipsey" w:date="2025-06-19T14:55:00Z">
                  <w:rPr>
                    <w:rStyle w:val="Hyperlink"/>
                  </w:rPr>
                </w:rPrChange>
              </w:rPr>
              <w:delText>CHAPTER SIXTEEN: Alternative Approaches</w:delText>
            </w:r>
            <w:r w:rsidDel="007F7AFB">
              <w:rPr>
                <w:webHidden/>
              </w:rPr>
              <w:tab/>
              <w:delText>67</w:delText>
            </w:r>
          </w:del>
        </w:p>
        <w:p w14:paraId="7B78DF8D" w14:textId="02AE9E2E" w:rsidR="000E359F" w:rsidDel="007F7AFB" w:rsidRDefault="000E359F">
          <w:pPr>
            <w:pStyle w:val="TOC1"/>
            <w:rPr>
              <w:del w:id="1117" w:author="Rachel Shipsey" w:date="2025-06-19T14:55:00Z"/>
              <w:rFonts w:asciiTheme="minorHAnsi" w:eastAsiaTheme="minorEastAsia" w:hAnsiTheme="minorHAnsi"/>
              <w:kern w:val="2"/>
              <w:sz w:val="22"/>
              <w:lang w:val="en-GB" w:eastAsia="en-GB"/>
              <w14:ligatures w14:val="standardContextual"/>
            </w:rPr>
            <w:pPrChange w:id="1118" w:author="Rachel Shipsey" w:date="2025-06-19T18:44:00Z">
              <w:pPr>
                <w:pStyle w:val="TOC2"/>
                <w:tabs>
                  <w:tab w:val="left" w:pos="1100"/>
                </w:tabs>
              </w:pPr>
            </w:pPrChange>
          </w:pPr>
          <w:del w:id="1119" w:author="Rachel Shipsey" w:date="2025-06-19T14:55:00Z">
            <w:r w:rsidRPr="007F7AFB" w:rsidDel="007F7AFB">
              <w:rPr>
                <w:rPrChange w:id="1120" w:author="Rachel Shipsey" w:date="2025-06-19T14:55:00Z">
                  <w:rPr>
                    <w:rStyle w:val="Hyperlink"/>
                    <w:noProof/>
                  </w:rPr>
                </w:rPrChange>
              </w:rPr>
              <w:delText>16.0</w:delText>
            </w:r>
            <w:r w:rsidDel="007F7AFB">
              <w:rPr>
                <w:rFonts w:asciiTheme="minorHAnsi" w:eastAsiaTheme="minorEastAsia" w:hAnsiTheme="minorHAnsi"/>
                <w:kern w:val="2"/>
                <w:sz w:val="22"/>
                <w:lang w:val="en-GB" w:eastAsia="en-GB"/>
                <w14:ligatures w14:val="standardContextual"/>
              </w:rPr>
              <w:tab/>
            </w:r>
            <w:r w:rsidRPr="007F7AFB" w:rsidDel="007F7AFB">
              <w:rPr>
                <w:rPrChange w:id="1121" w:author="Rachel Shipsey" w:date="2025-06-19T14:55:00Z">
                  <w:rPr>
                    <w:rStyle w:val="Hyperlink"/>
                    <w:noProof/>
                  </w:rPr>
                </w:rPrChange>
              </w:rPr>
              <w:delText>Introduction</w:delText>
            </w:r>
            <w:r w:rsidDel="007F7AFB">
              <w:rPr>
                <w:webHidden/>
              </w:rPr>
              <w:tab/>
              <w:delText>67</w:delText>
            </w:r>
          </w:del>
        </w:p>
        <w:p w14:paraId="67252519" w14:textId="1F2DD9BA" w:rsidR="000E359F" w:rsidDel="007F7AFB" w:rsidRDefault="000E359F">
          <w:pPr>
            <w:pStyle w:val="TOC1"/>
            <w:rPr>
              <w:del w:id="1122" w:author="Rachel Shipsey" w:date="2025-06-19T14:55:00Z"/>
              <w:rFonts w:asciiTheme="minorHAnsi" w:eastAsiaTheme="minorEastAsia" w:hAnsiTheme="minorHAnsi"/>
              <w:kern w:val="2"/>
              <w:sz w:val="22"/>
              <w:lang w:val="en-GB" w:eastAsia="en-GB"/>
              <w14:ligatures w14:val="standardContextual"/>
            </w:rPr>
            <w:pPrChange w:id="1123" w:author="Rachel Shipsey" w:date="2025-06-19T18:44:00Z">
              <w:pPr>
                <w:pStyle w:val="TOC2"/>
                <w:tabs>
                  <w:tab w:val="left" w:pos="1100"/>
                </w:tabs>
              </w:pPr>
            </w:pPrChange>
          </w:pPr>
          <w:del w:id="1124" w:author="Rachel Shipsey" w:date="2025-06-19T14:55:00Z">
            <w:r w:rsidRPr="007F7AFB" w:rsidDel="007F7AFB">
              <w:rPr>
                <w:rPrChange w:id="1125" w:author="Rachel Shipsey" w:date="2025-06-19T14:55:00Z">
                  <w:rPr>
                    <w:rStyle w:val="Hyperlink"/>
                    <w:noProof/>
                  </w:rPr>
                </w:rPrChange>
              </w:rPr>
              <w:delText>16.1</w:delText>
            </w:r>
            <w:r w:rsidDel="007F7AFB">
              <w:rPr>
                <w:rFonts w:asciiTheme="minorHAnsi" w:eastAsiaTheme="minorEastAsia" w:hAnsiTheme="minorHAnsi"/>
                <w:kern w:val="2"/>
                <w:sz w:val="22"/>
                <w:lang w:val="en-GB" w:eastAsia="en-GB"/>
                <w14:ligatures w14:val="standardContextual"/>
              </w:rPr>
              <w:tab/>
            </w:r>
            <w:r w:rsidRPr="007F7AFB" w:rsidDel="007F7AFB">
              <w:rPr>
                <w:rPrChange w:id="1126" w:author="Rachel Shipsey" w:date="2025-06-19T14:55:00Z">
                  <w:rPr>
                    <w:rStyle w:val="Hyperlink"/>
                    <w:noProof/>
                  </w:rPr>
                </w:rPrChange>
              </w:rPr>
              <w:delText>Key implementation areas in a digital census.</w:delText>
            </w:r>
            <w:r w:rsidDel="007F7AFB">
              <w:rPr>
                <w:webHidden/>
              </w:rPr>
              <w:tab/>
              <w:delText>68</w:delText>
            </w:r>
          </w:del>
        </w:p>
        <w:p w14:paraId="170D1A1C" w14:textId="4A2A0992" w:rsidR="000E359F" w:rsidDel="007F7AFB" w:rsidRDefault="000E359F">
          <w:pPr>
            <w:pStyle w:val="TOC1"/>
            <w:rPr>
              <w:del w:id="1127" w:author="Rachel Shipsey" w:date="2025-06-19T14:55:00Z"/>
              <w:rFonts w:asciiTheme="minorHAnsi" w:eastAsiaTheme="minorEastAsia" w:hAnsiTheme="minorHAnsi"/>
              <w:kern w:val="2"/>
              <w:sz w:val="22"/>
              <w:lang w:val="en-GB" w:eastAsia="en-GB"/>
              <w14:ligatures w14:val="standardContextual"/>
            </w:rPr>
            <w:pPrChange w:id="1128" w:author="Rachel Shipsey" w:date="2025-06-19T18:44:00Z">
              <w:pPr>
                <w:pStyle w:val="TOC2"/>
                <w:tabs>
                  <w:tab w:val="left" w:pos="1100"/>
                </w:tabs>
              </w:pPr>
            </w:pPrChange>
          </w:pPr>
          <w:del w:id="1129" w:author="Rachel Shipsey" w:date="2025-06-19T14:55:00Z">
            <w:r w:rsidRPr="007F7AFB" w:rsidDel="007F7AFB">
              <w:rPr>
                <w:rPrChange w:id="1130" w:author="Rachel Shipsey" w:date="2025-06-19T14:55:00Z">
                  <w:rPr>
                    <w:rStyle w:val="Hyperlink"/>
                    <w:noProof/>
                  </w:rPr>
                </w:rPrChange>
              </w:rPr>
              <w:delText>16.2</w:delText>
            </w:r>
            <w:r w:rsidDel="007F7AFB">
              <w:rPr>
                <w:rFonts w:asciiTheme="minorHAnsi" w:eastAsiaTheme="minorEastAsia" w:hAnsiTheme="minorHAnsi"/>
                <w:kern w:val="2"/>
                <w:sz w:val="22"/>
                <w:lang w:val="en-GB" w:eastAsia="en-GB"/>
                <w14:ligatures w14:val="standardContextual"/>
              </w:rPr>
              <w:tab/>
            </w:r>
            <w:r w:rsidRPr="007F7AFB" w:rsidDel="007F7AFB">
              <w:rPr>
                <w:rPrChange w:id="1131" w:author="Rachel Shipsey" w:date="2025-06-19T14:55:00Z">
                  <w:rPr>
                    <w:rStyle w:val="Hyperlink"/>
                    <w:noProof/>
                  </w:rPr>
                </w:rPrChange>
              </w:rPr>
              <w:delText>Selected Country experiences –</w:delText>
            </w:r>
            <w:r w:rsidDel="007F7AFB">
              <w:rPr>
                <w:webHidden/>
              </w:rPr>
              <w:tab/>
              <w:delText>69</w:delText>
            </w:r>
          </w:del>
        </w:p>
        <w:p w14:paraId="6CAF5878" w14:textId="0E64C350" w:rsidR="000E359F" w:rsidDel="007F7AFB" w:rsidRDefault="000E359F">
          <w:pPr>
            <w:pStyle w:val="TOC1"/>
            <w:rPr>
              <w:del w:id="1132" w:author="Rachel Shipsey" w:date="2025-06-19T14:55:00Z"/>
              <w:rFonts w:asciiTheme="minorHAnsi" w:eastAsiaTheme="minorEastAsia" w:hAnsiTheme="minorHAnsi"/>
              <w:kern w:val="2"/>
              <w:sz w:val="22"/>
              <w:lang w:val="en-GB" w:eastAsia="en-GB"/>
              <w14:ligatures w14:val="standardContextual"/>
            </w:rPr>
            <w:pPrChange w:id="1133" w:author="Rachel Shipsey" w:date="2025-06-19T18:44:00Z">
              <w:pPr>
                <w:pStyle w:val="TOC2"/>
                <w:tabs>
                  <w:tab w:val="left" w:pos="1100"/>
                </w:tabs>
              </w:pPr>
            </w:pPrChange>
          </w:pPr>
          <w:del w:id="1134" w:author="Rachel Shipsey" w:date="2025-06-19T14:55:00Z">
            <w:r w:rsidRPr="007F7AFB" w:rsidDel="007F7AFB">
              <w:rPr>
                <w:rPrChange w:id="1135" w:author="Rachel Shipsey" w:date="2025-06-19T14:55:00Z">
                  <w:rPr>
                    <w:rStyle w:val="Hyperlink"/>
                    <w:noProof/>
                  </w:rPr>
                </w:rPrChange>
              </w:rPr>
              <w:delText>16.3</w:delText>
            </w:r>
            <w:r w:rsidDel="007F7AFB">
              <w:rPr>
                <w:rFonts w:asciiTheme="minorHAnsi" w:eastAsiaTheme="minorEastAsia" w:hAnsiTheme="minorHAnsi"/>
                <w:kern w:val="2"/>
                <w:sz w:val="22"/>
                <w:lang w:val="en-GB" w:eastAsia="en-GB"/>
                <w14:ligatures w14:val="standardContextual"/>
              </w:rPr>
              <w:tab/>
            </w:r>
            <w:r w:rsidRPr="007F7AFB" w:rsidDel="007F7AFB">
              <w:rPr>
                <w:rPrChange w:id="1136" w:author="Rachel Shipsey" w:date="2025-06-19T14:55:00Z">
                  <w:rPr>
                    <w:rStyle w:val="Hyperlink"/>
                    <w:noProof/>
                  </w:rPr>
                </w:rPrChange>
              </w:rPr>
              <w:delText>Challenges and Lessons Learnt</w:delText>
            </w:r>
            <w:r w:rsidDel="007F7AFB">
              <w:rPr>
                <w:webHidden/>
              </w:rPr>
              <w:tab/>
              <w:delText>73</w:delText>
            </w:r>
          </w:del>
        </w:p>
        <w:p w14:paraId="1DE1EB8E" w14:textId="00947219" w:rsidR="000E359F" w:rsidDel="007F7AFB" w:rsidRDefault="000E359F">
          <w:pPr>
            <w:pStyle w:val="TOC1"/>
            <w:rPr>
              <w:del w:id="1137" w:author="Rachel Shipsey" w:date="2025-06-19T14:55:00Z"/>
              <w:rFonts w:asciiTheme="minorHAnsi" w:eastAsiaTheme="minorEastAsia" w:hAnsiTheme="minorHAnsi"/>
              <w:kern w:val="2"/>
              <w:sz w:val="22"/>
              <w:lang w:val="en-GB" w:eastAsia="en-GB"/>
              <w14:ligatures w14:val="standardContextual"/>
            </w:rPr>
            <w:pPrChange w:id="1138" w:author="Rachel Shipsey" w:date="2025-06-19T18:44:00Z">
              <w:pPr>
                <w:pStyle w:val="TOC2"/>
                <w:tabs>
                  <w:tab w:val="left" w:pos="1100"/>
                </w:tabs>
              </w:pPr>
            </w:pPrChange>
          </w:pPr>
          <w:del w:id="1139" w:author="Rachel Shipsey" w:date="2025-06-19T14:55:00Z">
            <w:r w:rsidRPr="007F7AFB" w:rsidDel="007F7AFB">
              <w:rPr>
                <w:rPrChange w:id="1140" w:author="Rachel Shipsey" w:date="2025-06-19T14:55:00Z">
                  <w:rPr>
                    <w:rStyle w:val="Hyperlink"/>
                    <w:noProof/>
                  </w:rPr>
                </w:rPrChange>
              </w:rPr>
              <w:delText>47.1</w:delText>
            </w:r>
            <w:r w:rsidDel="007F7AFB">
              <w:rPr>
                <w:rFonts w:asciiTheme="minorHAnsi" w:eastAsiaTheme="minorEastAsia" w:hAnsiTheme="minorHAnsi"/>
                <w:kern w:val="2"/>
                <w:sz w:val="22"/>
                <w:lang w:val="en-GB" w:eastAsia="en-GB"/>
                <w14:ligatures w14:val="standardContextual"/>
              </w:rPr>
              <w:tab/>
            </w:r>
            <w:r w:rsidRPr="007F7AFB" w:rsidDel="007F7AFB">
              <w:rPr>
                <w:rPrChange w:id="1141" w:author="Rachel Shipsey" w:date="2025-06-19T14:55:00Z">
                  <w:rPr>
                    <w:rStyle w:val="Hyperlink"/>
                    <w:noProof/>
                  </w:rPr>
                </w:rPrChange>
              </w:rPr>
              <w:delText>16.4 Recommendations</w:delText>
            </w:r>
            <w:r w:rsidDel="007F7AFB">
              <w:rPr>
                <w:webHidden/>
              </w:rPr>
              <w:tab/>
              <w:delText>74</w:delText>
            </w:r>
          </w:del>
        </w:p>
        <w:p w14:paraId="7F167914" w14:textId="37C20E43" w:rsidR="000E359F" w:rsidDel="007F7AFB" w:rsidRDefault="000E359F">
          <w:pPr>
            <w:pStyle w:val="TOC1"/>
            <w:rPr>
              <w:del w:id="1142" w:author="Rachel Shipsey" w:date="2025-06-19T14:55:00Z"/>
              <w:rFonts w:asciiTheme="minorHAnsi" w:eastAsiaTheme="minorEastAsia" w:hAnsiTheme="minorHAnsi"/>
              <w:kern w:val="2"/>
              <w:sz w:val="22"/>
              <w:lang w:val="en-GB" w:eastAsia="en-GB"/>
              <w14:ligatures w14:val="standardContextual"/>
            </w:rPr>
            <w:pPrChange w:id="1143" w:author="Rachel Shipsey" w:date="2025-06-19T18:44:00Z">
              <w:pPr>
                <w:pStyle w:val="TOC2"/>
                <w:tabs>
                  <w:tab w:val="left" w:pos="1100"/>
                </w:tabs>
              </w:pPr>
            </w:pPrChange>
          </w:pPr>
          <w:del w:id="1144" w:author="Rachel Shipsey" w:date="2025-06-19T14:55:00Z">
            <w:r w:rsidRPr="007F7AFB" w:rsidDel="007F7AFB">
              <w:rPr>
                <w:rPrChange w:id="1145" w:author="Rachel Shipsey" w:date="2025-06-19T14:55:00Z">
                  <w:rPr>
                    <w:rStyle w:val="Hyperlink"/>
                    <w:noProof/>
                  </w:rPr>
                </w:rPrChange>
              </w:rPr>
              <w:delText>47.2</w:delText>
            </w:r>
            <w:r w:rsidDel="007F7AFB">
              <w:rPr>
                <w:rFonts w:asciiTheme="minorHAnsi" w:eastAsiaTheme="minorEastAsia" w:hAnsiTheme="minorHAnsi"/>
                <w:kern w:val="2"/>
                <w:sz w:val="22"/>
                <w:lang w:val="en-GB" w:eastAsia="en-GB"/>
                <w14:ligatures w14:val="standardContextual"/>
              </w:rPr>
              <w:tab/>
            </w:r>
            <w:r w:rsidRPr="007F7AFB" w:rsidDel="007F7AFB">
              <w:rPr>
                <w:rPrChange w:id="1146" w:author="Rachel Shipsey" w:date="2025-06-19T14:55:00Z">
                  <w:rPr>
                    <w:rStyle w:val="Hyperlink"/>
                    <w:noProof/>
                  </w:rPr>
                </w:rPrChange>
              </w:rPr>
              <w:delText>16.5  Resources</w:delText>
            </w:r>
            <w:r w:rsidDel="007F7AFB">
              <w:rPr>
                <w:webHidden/>
              </w:rPr>
              <w:tab/>
              <w:delText>74</w:delText>
            </w:r>
          </w:del>
        </w:p>
        <w:p w14:paraId="1C2FF3F2" w14:textId="1B3D022C" w:rsidR="000E359F" w:rsidDel="007F7AFB" w:rsidRDefault="000E359F">
          <w:pPr>
            <w:pStyle w:val="TOC1"/>
            <w:rPr>
              <w:del w:id="1147" w:author="Rachel Shipsey" w:date="2025-06-19T14:55:00Z"/>
              <w:rFonts w:asciiTheme="minorHAnsi" w:eastAsiaTheme="minorEastAsia" w:hAnsiTheme="minorHAnsi" w:cstheme="minorBidi"/>
              <w:color w:val="auto"/>
              <w:kern w:val="2"/>
              <w:sz w:val="22"/>
              <w:lang w:val="en-GB" w:eastAsia="en-GB"/>
              <w14:ligatures w14:val="standardContextual"/>
            </w:rPr>
          </w:pPr>
          <w:del w:id="1148" w:author="Rachel Shipsey" w:date="2025-06-19T14:55:00Z">
            <w:r w:rsidRPr="007F7AFB" w:rsidDel="007F7AFB">
              <w:rPr>
                <w:rPrChange w:id="1149" w:author="Rachel Shipsey" w:date="2025-06-19T14:55:00Z">
                  <w:rPr>
                    <w:rStyle w:val="Hyperlink"/>
                    <w:bCs/>
                  </w:rPr>
                </w:rPrChange>
              </w:rPr>
              <w:delText>48</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rPrChange w:id="1150" w:author="Rachel Shipsey" w:date="2025-06-19T14:55:00Z">
                  <w:rPr>
                    <w:rStyle w:val="Hyperlink"/>
                    <w:bCs/>
                  </w:rPr>
                </w:rPrChange>
              </w:rPr>
              <w:delText>CHAPTER SEVENTEEN: Checklist for planning a digital Population and Housing Census in Africa</w:delText>
            </w:r>
            <w:r w:rsidDel="007F7AFB">
              <w:rPr>
                <w:webHidden/>
              </w:rPr>
              <w:tab/>
              <w:delText>75</w:delText>
            </w:r>
          </w:del>
        </w:p>
        <w:p w14:paraId="76AE522B" w14:textId="57A34998" w:rsidR="000E359F" w:rsidDel="007F7AFB" w:rsidRDefault="000E359F">
          <w:pPr>
            <w:pStyle w:val="TOC1"/>
            <w:rPr>
              <w:del w:id="1151" w:author="Rachel Shipsey" w:date="2025-06-19T14:55:00Z"/>
              <w:rFonts w:asciiTheme="minorHAnsi" w:eastAsiaTheme="minorEastAsia" w:hAnsiTheme="minorHAnsi" w:cstheme="minorBidi"/>
              <w:color w:val="auto"/>
              <w:kern w:val="2"/>
              <w:sz w:val="22"/>
              <w:lang w:val="en-GB" w:eastAsia="en-GB"/>
              <w14:ligatures w14:val="standardContextual"/>
            </w:rPr>
          </w:pPr>
          <w:del w:id="1152" w:author="Rachel Shipsey" w:date="2025-06-19T14:55:00Z">
            <w:r w:rsidRPr="007F7AFB" w:rsidDel="007F7AFB">
              <w:rPr>
                <w:highlight w:val="white"/>
                <w:rPrChange w:id="1153" w:author="Rachel Shipsey" w:date="2025-06-19T14:55:00Z">
                  <w:rPr>
                    <w:rStyle w:val="Hyperlink"/>
                    <w:bCs/>
                    <w:highlight w:val="white"/>
                  </w:rPr>
                </w:rPrChange>
              </w:rPr>
              <w:delText>49</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highlight w:val="white"/>
                <w:rPrChange w:id="1154" w:author="Rachel Shipsey" w:date="2025-06-19T14:55:00Z">
                  <w:rPr>
                    <w:rStyle w:val="Hyperlink"/>
                    <w:bCs/>
                    <w:highlight w:val="white"/>
                  </w:rPr>
                </w:rPrChange>
              </w:rPr>
              <w:delText>17.0 Introduction</w:delText>
            </w:r>
            <w:r w:rsidDel="007F7AFB">
              <w:rPr>
                <w:webHidden/>
              </w:rPr>
              <w:tab/>
              <w:delText>75</w:delText>
            </w:r>
          </w:del>
        </w:p>
        <w:p w14:paraId="189331DC" w14:textId="2F3F9A8E" w:rsidR="000E359F" w:rsidDel="007F7AFB" w:rsidRDefault="000E359F">
          <w:pPr>
            <w:pStyle w:val="TOC1"/>
            <w:rPr>
              <w:del w:id="1155" w:author="Rachel Shipsey" w:date="2025-06-19T14:55:00Z"/>
              <w:rFonts w:asciiTheme="minorHAnsi" w:eastAsiaTheme="minorEastAsia" w:hAnsiTheme="minorHAnsi" w:cstheme="minorBidi"/>
              <w:color w:val="auto"/>
              <w:kern w:val="2"/>
              <w:sz w:val="22"/>
              <w:lang w:val="en-GB" w:eastAsia="en-GB"/>
              <w14:ligatures w14:val="standardContextual"/>
            </w:rPr>
          </w:pPr>
          <w:del w:id="1156" w:author="Rachel Shipsey" w:date="2025-06-19T14:55:00Z">
            <w:r w:rsidRPr="007F7AFB" w:rsidDel="007F7AFB">
              <w:rPr>
                <w:highlight w:val="white"/>
                <w:rPrChange w:id="1157" w:author="Rachel Shipsey" w:date="2025-06-19T14:55:00Z">
                  <w:rPr>
                    <w:rStyle w:val="Hyperlink"/>
                    <w:bCs/>
                    <w:caps/>
                    <w:highlight w:val="white"/>
                  </w:rPr>
                </w:rPrChange>
              </w:rPr>
              <w:delText>50</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highlight w:val="white"/>
                <w:rPrChange w:id="1158" w:author="Rachel Shipsey" w:date="2025-06-19T14:55:00Z">
                  <w:rPr>
                    <w:rStyle w:val="Hyperlink"/>
                    <w:bCs/>
                    <w:highlight w:val="white"/>
                  </w:rPr>
                </w:rPrChange>
              </w:rPr>
              <w:delText>17.1 About this planning checklist</w:delText>
            </w:r>
            <w:r w:rsidDel="007F7AFB">
              <w:rPr>
                <w:webHidden/>
              </w:rPr>
              <w:tab/>
              <w:delText>75</w:delText>
            </w:r>
          </w:del>
        </w:p>
        <w:p w14:paraId="61EC90AC" w14:textId="32E49E73" w:rsidR="000E359F" w:rsidDel="007F7AFB" w:rsidRDefault="000E359F">
          <w:pPr>
            <w:pStyle w:val="TOC1"/>
            <w:rPr>
              <w:del w:id="1159" w:author="Rachel Shipsey" w:date="2025-06-19T14:55:00Z"/>
              <w:rFonts w:asciiTheme="minorHAnsi" w:eastAsiaTheme="minorEastAsia" w:hAnsiTheme="minorHAnsi" w:cstheme="minorBidi"/>
              <w:color w:val="auto"/>
              <w:kern w:val="2"/>
              <w:sz w:val="22"/>
              <w:lang w:val="en-GB" w:eastAsia="en-GB"/>
              <w14:ligatures w14:val="standardContextual"/>
            </w:rPr>
          </w:pPr>
          <w:del w:id="1160" w:author="Rachel Shipsey" w:date="2025-06-19T14:55:00Z">
            <w:r w:rsidRPr="007F7AFB" w:rsidDel="007F7AFB">
              <w:rPr>
                <w:highlight w:val="white"/>
                <w:rPrChange w:id="1161" w:author="Rachel Shipsey" w:date="2025-06-19T14:55:00Z">
                  <w:rPr>
                    <w:rStyle w:val="Hyperlink"/>
                    <w:bCs/>
                    <w:caps/>
                    <w:highlight w:val="white"/>
                  </w:rPr>
                </w:rPrChange>
              </w:rPr>
              <w:delText>51</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highlight w:val="white"/>
                <w:rPrChange w:id="1162" w:author="Rachel Shipsey" w:date="2025-06-19T14:55:00Z">
                  <w:rPr>
                    <w:rStyle w:val="Hyperlink"/>
                    <w:bCs/>
                    <w:highlight w:val="white"/>
                  </w:rPr>
                </w:rPrChange>
              </w:rPr>
              <w:delText>17.2 Objective of the checklist</w:delText>
            </w:r>
            <w:r w:rsidDel="007F7AFB">
              <w:rPr>
                <w:webHidden/>
              </w:rPr>
              <w:tab/>
              <w:delText>76</w:delText>
            </w:r>
          </w:del>
        </w:p>
        <w:p w14:paraId="4B7708D3" w14:textId="696FE5EC" w:rsidR="000E359F" w:rsidDel="007F7AFB" w:rsidRDefault="000E359F">
          <w:pPr>
            <w:pStyle w:val="TOC1"/>
            <w:rPr>
              <w:del w:id="1163" w:author="Rachel Shipsey" w:date="2025-06-19T14:55:00Z"/>
              <w:rFonts w:asciiTheme="minorHAnsi" w:eastAsiaTheme="minorEastAsia" w:hAnsiTheme="minorHAnsi" w:cstheme="minorBidi"/>
              <w:color w:val="auto"/>
              <w:kern w:val="2"/>
              <w:sz w:val="22"/>
              <w:lang w:val="en-GB" w:eastAsia="en-GB"/>
              <w14:ligatures w14:val="standardContextual"/>
            </w:rPr>
          </w:pPr>
          <w:del w:id="1164" w:author="Rachel Shipsey" w:date="2025-06-19T14:55:00Z">
            <w:r w:rsidRPr="007F7AFB" w:rsidDel="007F7AFB">
              <w:rPr>
                <w:highlight w:val="white"/>
                <w:rPrChange w:id="1165" w:author="Rachel Shipsey" w:date="2025-06-19T14:55:00Z">
                  <w:rPr>
                    <w:rStyle w:val="Hyperlink"/>
                    <w:bCs/>
                    <w:caps/>
                    <w:highlight w:val="white"/>
                  </w:rPr>
                </w:rPrChange>
              </w:rPr>
              <w:delText>52</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highlight w:val="white"/>
                <w:rPrChange w:id="1166" w:author="Rachel Shipsey" w:date="2025-06-19T14:55:00Z">
                  <w:rPr>
                    <w:rStyle w:val="Hyperlink"/>
                    <w:bCs/>
                    <w:highlight w:val="white"/>
                  </w:rPr>
                </w:rPrChange>
              </w:rPr>
              <w:delText>17.3 Compilation approach</w:delText>
            </w:r>
            <w:r w:rsidDel="007F7AFB">
              <w:rPr>
                <w:webHidden/>
              </w:rPr>
              <w:tab/>
              <w:delText>77</w:delText>
            </w:r>
          </w:del>
        </w:p>
        <w:p w14:paraId="309A6789" w14:textId="08C7C8E2" w:rsidR="000E359F" w:rsidDel="007F7AFB" w:rsidRDefault="000E359F">
          <w:pPr>
            <w:pStyle w:val="TOC1"/>
            <w:rPr>
              <w:del w:id="1167" w:author="Rachel Shipsey" w:date="2025-06-19T14:55:00Z"/>
              <w:rFonts w:asciiTheme="minorHAnsi" w:eastAsiaTheme="minorEastAsia" w:hAnsiTheme="minorHAnsi" w:cstheme="minorBidi"/>
              <w:color w:val="auto"/>
              <w:kern w:val="2"/>
              <w:sz w:val="22"/>
              <w:lang w:val="en-GB" w:eastAsia="en-GB"/>
              <w14:ligatures w14:val="standardContextual"/>
            </w:rPr>
          </w:pPr>
          <w:del w:id="1168" w:author="Rachel Shipsey" w:date="2025-06-19T14:55:00Z">
            <w:r w:rsidRPr="007F7AFB" w:rsidDel="007F7AFB">
              <w:rPr>
                <w:rPrChange w:id="1169" w:author="Rachel Shipsey" w:date="2025-06-19T14:55:00Z">
                  <w:rPr>
                    <w:rStyle w:val="Hyperlink"/>
                    <w:bCs/>
                  </w:rPr>
                </w:rPrChange>
              </w:rPr>
              <w:delText>53</w:delText>
            </w:r>
            <w:r w:rsidDel="007F7AFB">
              <w:rPr>
                <w:rFonts w:asciiTheme="minorHAnsi" w:eastAsiaTheme="minorEastAsia" w:hAnsiTheme="minorHAnsi" w:cstheme="minorBidi"/>
                <w:color w:val="auto"/>
                <w:kern w:val="2"/>
                <w:sz w:val="22"/>
                <w:lang w:val="en-GB" w:eastAsia="en-GB"/>
                <w14:ligatures w14:val="standardContextual"/>
              </w:rPr>
              <w:tab/>
            </w:r>
            <w:r w:rsidRPr="007F7AFB" w:rsidDel="007F7AFB">
              <w:rPr>
                <w:highlight w:val="white"/>
                <w:rPrChange w:id="1170" w:author="Rachel Shipsey" w:date="2025-06-19T14:55:00Z">
                  <w:rPr>
                    <w:rStyle w:val="Hyperlink"/>
                    <w:bCs/>
                    <w:highlight w:val="white"/>
                  </w:rPr>
                </w:rPrChange>
              </w:rPr>
              <w:delText>17.4 ANNEX: Digital census planning checklist</w:delText>
            </w:r>
            <w:r w:rsidDel="007F7AFB">
              <w:rPr>
                <w:webHidden/>
              </w:rPr>
              <w:tab/>
              <w:delText>79</w:delText>
            </w:r>
          </w:del>
        </w:p>
        <w:p w14:paraId="0A4A9518" w14:textId="38C934B4" w:rsidR="7B4121B4" w:rsidDel="008A02C4" w:rsidRDefault="00E51E57" w:rsidP="004874D7">
          <w:pPr>
            <w:pStyle w:val="TOC1"/>
            <w:rPr>
              <w:del w:id="1171" w:author="Rachel Shipsey" w:date="2025-06-23T15:13:00Z"/>
              <w:rStyle w:val="Hyperlink"/>
            </w:rPr>
          </w:pPr>
          <w:del w:id="1172" w:author="Rachel Shipsey" w:date="2025-06-23T15:13:00Z">
            <w:r w:rsidDel="008A02C4">
              <w:fldChar w:fldCharType="end"/>
            </w:r>
          </w:del>
        </w:p>
        <w:customXmlDelRangeStart w:id="1173" w:author="Rachel Shipsey" w:date="2025-06-23T15:13:00Z"/>
      </w:sdtContent>
    </w:sdt>
    <w:customXmlDelRangeEnd w:id="1173"/>
    <w:p w14:paraId="1CE35DB1" w14:textId="19F7B7D5" w:rsidR="00647414" w:rsidDel="008A02C4" w:rsidRDefault="00647414" w:rsidP="7B4121B4">
      <w:pPr>
        <w:rPr>
          <w:del w:id="1174" w:author="Rachel Shipsey" w:date="2025-06-23T15:13:00Z"/>
          <w:rFonts w:eastAsia="Arial" w:cs="Arial"/>
        </w:rPr>
      </w:pPr>
    </w:p>
    <w:p w14:paraId="2D7832F7" w14:textId="69D24852" w:rsidR="00BB1AFA" w:rsidDel="008A02C4" w:rsidRDefault="00BB1AFA">
      <w:pPr>
        <w:rPr>
          <w:del w:id="1175" w:author="Rachel Shipsey" w:date="2025-06-23T15:13:00Z"/>
          <w:rFonts w:eastAsia="Arial" w:cs="Arial"/>
          <w:b/>
          <w:bCs/>
        </w:rPr>
      </w:pPr>
      <w:del w:id="1176" w:author="Rachel Shipsey" w:date="2025-06-23T15:13:00Z">
        <w:r w:rsidDel="008A02C4">
          <w:rPr>
            <w:rFonts w:eastAsia="Arial" w:cs="Arial"/>
            <w:b/>
            <w:bCs/>
          </w:rPr>
          <w:br w:type="page"/>
        </w:r>
      </w:del>
    </w:p>
    <w:p w14:paraId="4ED8E4CC" w14:textId="40305DD1" w:rsidR="00FC2F11" w:rsidDel="008A02C4" w:rsidRDefault="00FC2F11">
      <w:pPr>
        <w:rPr>
          <w:del w:id="1177" w:author="Rachel Shipsey" w:date="2025-06-23T15:13:00Z"/>
          <w:rFonts w:eastAsia="Arial" w:cs="Arial"/>
          <w:b/>
          <w:bCs/>
        </w:rPr>
      </w:pPr>
      <w:del w:id="1178" w:author="Rachel Shipsey" w:date="2025-06-23T15:13:00Z">
        <w:r w:rsidDel="008A02C4">
          <w:rPr>
            <w:rFonts w:eastAsia="Arial" w:cs="Arial"/>
            <w:b/>
            <w:bCs/>
          </w:rPr>
          <w:br w:type="page"/>
        </w:r>
      </w:del>
    </w:p>
    <w:p w14:paraId="5DF9B1AE" w14:textId="053CCAE3" w:rsidR="00A21ACF" w:rsidDel="002A7726" w:rsidRDefault="00FC2F11">
      <w:pPr>
        <w:pStyle w:val="Heading1"/>
        <w:rPr>
          <w:del w:id="1179" w:author="Rachel Shipsey" w:date="2025-06-19T14:56:00Z"/>
        </w:rPr>
        <w:sectPr w:rsidR="00A21ACF" w:rsidDel="002A7726" w:rsidSect="009831E9">
          <w:footerReference w:type="default" r:id="rId14"/>
          <w:footerReference w:type="first" r:id="rId15"/>
          <w:pgSz w:w="12240" w:h="15840"/>
          <w:pgMar w:top="1440" w:right="1440" w:bottom="1440" w:left="1440" w:header="720" w:footer="720" w:gutter="0"/>
          <w:pgNumType w:fmt="lowerRoman" w:start="1"/>
          <w:cols w:space="720"/>
          <w:titlePg/>
        </w:sectPr>
      </w:pPr>
      <w:del w:id="1180" w:author="Rachel Shipsey" w:date="2025-06-19T14:56:00Z">
        <w:r w:rsidDel="002A7726">
          <w:delText>Executive Summary</w:delText>
        </w:r>
      </w:del>
    </w:p>
    <w:p w14:paraId="0728BB72" w14:textId="6FD813DA" w:rsidR="00647414" w:rsidDel="002A7726" w:rsidRDefault="00647414">
      <w:pPr>
        <w:ind w:left="432" w:hanging="432"/>
        <w:rPr>
          <w:del w:id="1181" w:author="Rachel Shipsey" w:date="2025-06-19T14:56:00Z"/>
          <w:rFonts w:eastAsiaTheme="majorEastAsia" w:cs="Arial"/>
          <w:b/>
          <w:bCs/>
          <w:color w:val="2F5496" w:themeColor="accent1" w:themeShade="BF"/>
          <w:sz w:val="28"/>
          <w:szCs w:val="28"/>
        </w:rPr>
        <w:pPrChange w:id="1182" w:author="Rachel Shipsey" w:date="2025-06-19T14:57:00Z">
          <w:pPr/>
        </w:pPrChange>
      </w:pPr>
      <w:del w:id="1183" w:author="Rachel Shipsey" w:date="2025-06-19T14:56:00Z">
        <w:r w:rsidRPr="7B4121B4" w:rsidDel="002A7726">
          <w:rPr>
            <w:rFonts w:cs="Arial"/>
            <w:b/>
            <w:bCs/>
            <w:sz w:val="28"/>
            <w:szCs w:val="28"/>
          </w:rPr>
          <w:br w:type="page"/>
        </w:r>
      </w:del>
    </w:p>
    <w:p w14:paraId="3EF362A8" w14:textId="6AC51B90" w:rsidR="00BA0C5C" w:rsidRPr="00B27BAD" w:rsidRDefault="00BA0C5C">
      <w:pPr>
        <w:pStyle w:val="Heading1"/>
        <w:numPr>
          <w:ilvl w:val="0"/>
          <w:numId w:val="0"/>
        </w:numPr>
        <w:ind w:left="432" w:hanging="432"/>
        <w:pPrChange w:id="1184" w:author="Rachel Shipsey" w:date="2025-06-19T14:57:00Z">
          <w:pPr>
            <w:pStyle w:val="Heading1"/>
            <w:numPr>
              <w:numId w:val="216"/>
            </w:numPr>
          </w:pPr>
        </w:pPrChange>
      </w:pPr>
      <w:bookmarkStart w:id="1185" w:name="_Ref198562847"/>
      <w:del w:id="1186" w:author="Rachel Shipsey" w:date="2025-06-19T14:52:00Z">
        <w:r w:rsidRPr="4871BC61" w:rsidDel="005465BF">
          <w:delText xml:space="preserve">CHAPTER ONE: </w:delText>
        </w:r>
      </w:del>
      <w:bookmarkStart w:id="1187" w:name="_Toc201318734"/>
      <w:r w:rsidRPr="4871BC61">
        <w:t>Introduction to the</w:t>
      </w:r>
      <w:r w:rsidR="003E28AF" w:rsidRPr="4871BC61">
        <w:t xml:space="preserve"> e-census </w:t>
      </w:r>
      <w:r w:rsidRPr="4871BC61">
        <w:t>Handbook</w:t>
      </w:r>
      <w:bookmarkEnd w:id="1185"/>
      <w:bookmarkEnd w:id="1187"/>
    </w:p>
    <w:p w14:paraId="55859181" w14:textId="612F2690" w:rsidR="00BA0C5C" w:rsidRPr="00821B04" w:rsidRDefault="00BA0C5C">
      <w:pPr>
        <w:pStyle w:val="Heading2"/>
        <w:numPr>
          <w:ilvl w:val="0"/>
          <w:numId w:val="0"/>
        </w:numPr>
        <w:ind w:left="576" w:hanging="576"/>
        <w:pPrChange w:id="1188" w:author="Rachel Shipsey" w:date="2025-06-19T14:53:00Z">
          <w:pPr>
            <w:pStyle w:val="Heading2"/>
          </w:pPr>
        </w:pPrChange>
      </w:pPr>
      <w:bookmarkStart w:id="1189" w:name="_Toc201318735"/>
      <w:bookmarkStart w:id="1190" w:name="_Hlk115340145"/>
      <w:r w:rsidRPr="00821B04">
        <w:t>Background</w:t>
      </w:r>
      <w:bookmarkEnd w:id="1189"/>
      <w:r w:rsidRPr="00821B04">
        <w:t xml:space="preserve"> </w:t>
      </w:r>
    </w:p>
    <w:p w14:paraId="6B4E8645" w14:textId="77777777" w:rsidR="006D6A70" w:rsidRDefault="006D6A70" w:rsidP="00821B04"/>
    <w:p w14:paraId="5B1629F7" w14:textId="695E8CDA" w:rsidR="00BA0C5C" w:rsidRPr="006F67DD" w:rsidRDefault="00BA0C5C" w:rsidP="00821B04">
      <w:r w:rsidRPr="006F67DD">
        <w:t xml:space="preserve">Population and housing censuses </w:t>
      </w:r>
      <w:r w:rsidR="003C78E5" w:rsidRPr="006F67DD">
        <w:t xml:space="preserve">(PHC) </w:t>
      </w:r>
      <w:r w:rsidRPr="006F67DD">
        <w:t>provide countries with fundamental demographic and socio-economic information</w:t>
      </w:r>
      <w:r w:rsidR="427A7701" w:rsidRPr="006F67DD">
        <w:t>.</w:t>
      </w:r>
      <w:r w:rsidRPr="006F67DD">
        <w:t xml:space="preserve"> </w:t>
      </w:r>
      <w:r w:rsidR="03729FA8" w:rsidRPr="006F67DD">
        <w:t>This information</w:t>
      </w:r>
      <w:r w:rsidRPr="006F67DD">
        <w:t xml:space="preserve"> is key for planning, </w:t>
      </w:r>
      <w:r w:rsidR="00A74C52" w:rsidRPr="006F67DD">
        <w:t>programming,</w:t>
      </w:r>
      <w:r w:rsidRPr="006F67DD">
        <w:t xml:space="preserve"> and monitoring international, </w:t>
      </w:r>
      <w:r w:rsidR="007D58E0" w:rsidRPr="006F67DD">
        <w:t>regional,</w:t>
      </w:r>
      <w:r w:rsidRPr="006F67DD">
        <w:t xml:space="preserve"> and national commitments like </w:t>
      </w:r>
      <w:r w:rsidR="00C96A4E" w:rsidRPr="006F67DD">
        <w:t xml:space="preserve">the global </w:t>
      </w:r>
      <w:r w:rsidRPr="006F67DD">
        <w:t xml:space="preserve">2030 Agenda for Sustainable Development, </w:t>
      </w:r>
      <w:r w:rsidR="00C96A4E" w:rsidRPr="006F67DD">
        <w:t xml:space="preserve">Africa </w:t>
      </w:r>
      <w:r w:rsidRPr="006F67DD">
        <w:t xml:space="preserve">Agenda </w:t>
      </w:r>
      <w:r w:rsidR="00EE2704" w:rsidRPr="006F67DD">
        <w:t>2063,</w:t>
      </w:r>
      <w:r w:rsidRPr="006F67DD">
        <w:t xml:space="preserve"> and various national</w:t>
      </w:r>
      <w:r w:rsidR="00C96A4E" w:rsidRPr="006F67DD">
        <w:t xml:space="preserve"> development framework</w:t>
      </w:r>
      <w:r w:rsidRPr="006F67DD">
        <w:t xml:space="preserve"> targets. </w:t>
      </w:r>
    </w:p>
    <w:p w14:paraId="3EA5EB5A" w14:textId="6A0E3DCB" w:rsidR="00BA0C5C" w:rsidRPr="006F67DD" w:rsidRDefault="00BA0C5C" w:rsidP="00821B04">
      <w:r w:rsidRPr="006F67DD">
        <w:t>Population and housing censuses provide a wide range of demographic indicators that allow for disaggregation by small geographic areas and small population groups</w:t>
      </w:r>
      <w:bookmarkStart w:id="1191" w:name="_Hlk116400837"/>
      <w:r w:rsidRPr="006F67DD">
        <w:t xml:space="preserve">. </w:t>
      </w:r>
      <w:bookmarkEnd w:id="1191"/>
      <w:r w:rsidR="00BE33F6" w:rsidRPr="006F67DD">
        <w:t xml:space="preserve">At small geographic areas or sub-populations, the population census may </w:t>
      </w:r>
      <w:r w:rsidR="003670BD" w:rsidRPr="006F67DD">
        <w:t>be</w:t>
      </w:r>
      <w:r w:rsidR="00BE33F6" w:rsidRPr="006F67DD">
        <w:t xml:space="preserve"> the only source of information for certain social, </w:t>
      </w:r>
      <w:r w:rsidR="00A74C52" w:rsidRPr="006F67DD">
        <w:t>demographic,</w:t>
      </w:r>
      <w:r w:rsidR="00BE33F6" w:rsidRPr="006F67DD">
        <w:t xml:space="preserve"> and economic characteristics. </w:t>
      </w:r>
      <w:r w:rsidRPr="006F67DD">
        <w:t xml:space="preserve">Population and housing censuses are one of the most complex and costly statistical operations due to the involvement of a huge number of field workers, requiring a long time for preparation and post-enumeration activities. </w:t>
      </w:r>
    </w:p>
    <w:p w14:paraId="062FE8E9" w14:textId="3710B09C" w:rsidR="00685755" w:rsidRPr="006F67DD" w:rsidRDefault="00BA0C5C" w:rsidP="00821B04">
      <w:r w:rsidRPr="006F67DD">
        <w:t xml:space="preserve">In the 2020 Round of population and housing censuses, all African countries committed to conduct a ‘digital’ population and housing census. This was in line with the </w:t>
      </w:r>
      <w:r w:rsidR="00F3357B" w:rsidRPr="006F67DD">
        <w:t xml:space="preserve">recommendations of the </w:t>
      </w:r>
      <w:r w:rsidRPr="006F67DD">
        <w:t>7</w:t>
      </w:r>
      <w:r w:rsidRPr="006F67DD">
        <w:rPr>
          <w:vertAlign w:val="superscript"/>
        </w:rPr>
        <w:t>th</w:t>
      </w:r>
      <w:r w:rsidR="00F3357B" w:rsidRPr="006F67DD">
        <w:t xml:space="preserve"> </w:t>
      </w:r>
      <w:r w:rsidRPr="006F67DD">
        <w:t xml:space="preserve">Statistical Commission for a transition from manual to digital systems and the use of improved methods and new technologies </w:t>
      </w:r>
      <w:r w:rsidR="005634B3" w:rsidRPr="006F67DD">
        <w:t>in</w:t>
      </w:r>
      <w:r w:rsidRPr="006F67DD">
        <w:t xml:space="preserve"> implementation of </w:t>
      </w:r>
      <w:r w:rsidR="005634B3" w:rsidRPr="006F67DD">
        <w:t xml:space="preserve">a </w:t>
      </w:r>
      <w:r w:rsidRPr="006F67DD">
        <w:t xml:space="preserve">PHC in Africa. </w:t>
      </w:r>
      <w:r w:rsidR="00413190" w:rsidRPr="006F67DD">
        <w:t xml:space="preserve">In fact, against a back-drop of </w:t>
      </w:r>
      <w:r w:rsidR="00ED56C7" w:rsidRPr="006F67DD">
        <w:t xml:space="preserve">the covid-19 pandemic, civil unrest and reduced budgets, only </w:t>
      </w:r>
      <w:r w:rsidR="009C3E81" w:rsidRPr="006F67DD">
        <w:t>39</w:t>
      </w:r>
      <w:r w:rsidR="00ED56C7" w:rsidRPr="006F67DD">
        <w:t xml:space="preserve"> of the 54 </w:t>
      </w:r>
      <w:r w:rsidR="00685755" w:rsidRPr="006F67DD">
        <w:t xml:space="preserve">African </w:t>
      </w:r>
      <w:r w:rsidR="00ED56C7" w:rsidRPr="006F67DD">
        <w:t xml:space="preserve">member states </w:t>
      </w:r>
      <w:r w:rsidR="00685755" w:rsidRPr="006F67DD">
        <w:t xml:space="preserve">carried out a census in the 2020 round. </w:t>
      </w:r>
    </w:p>
    <w:p w14:paraId="484E818D" w14:textId="6490FE4C" w:rsidR="008E3835" w:rsidRPr="006F67DD" w:rsidRDefault="00A6119C" w:rsidP="00821B04">
      <w:r w:rsidRPr="006F67DD">
        <w:t>With further strain on bud</w:t>
      </w:r>
      <w:r w:rsidR="004D542A" w:rsidRPr="006F67DD">
        <w:t xml:space="preserve">gets in the 2030 </w:t>
      </w:r>
      <w:r w:rsidR="0082193A" w:rsidRPr="006F67DD">
        <w:t>r</w:t>
      </w:r>
      <w:r w:rsidR="004D542A" w:rsidRPr="006F67DD">
        <w:t>ound, t</w:t>
      </w:r>
      <w:r w:rsidR="00BA0C5C" w:rsidRPr="006F67DD">
        <w:t xml:space="preserve">he </w:t>
      </w:r>
      <w:r w:rsidR="004D542A" w:rsidRPr="006F67DD">
        <w:t xml:space="preserve">increased use of </w:t>
      </w:r>
      <w:r w:rsidR="00BA0C5C" w:rsidRPr="006F67DD">
        <w:t xml:space="preserve">technology </w:t>
      </w:r>
      <w:r w:rsidR="00B4480D" w:rsidRPr="006F67DD">
        <w:t>aimed at improving quality</w:t>
      </w:r>
      <w:r w:rsidR="004D542A" w:rsidRPr="006F67DD">
        <w:t xml:space="preserve"> which reducing costs is even more important</w:t>
      </w:r>
      <w:r w:rsidR="00BA0C5C" w:rsidRPr="006F67DD">
        <w:t xml:space="preserve">. </w:t>
      </w:r>
      <w:r w:rsidR="008E3835" w:rsidRPr="006F67DD">
        <w:t xml:space="preserve">There </w:t>
      </w:r>
      <w:r w:rsidR="00106448" w:rsidRPr="006F67DD">
        <w:t>have</w:t>
      </w:r>
      <w:r w:rsidR="008E3835" w:rsidRPr="006F67DD">
        <w:t xml:space="preserve"> been continuous effort</w:t>
      </w:r>
      <w:r w:rsidR="00106448" w:rsidRPr="006F67DD">
        <w:t>s</w:t>
      </w:r>
      <w:r w:rsidR="008E3835" w:rsidRPr="006F67DD">
        <w:t xml:space="preserve"> to use alternative approaches and technologies to improve on data quality, timeliness and dissemination of census results while considering the ever-increasing costs of carrying out population censuses. This has resulted </w:t>
      </w:r>
      <w:r w:rsidR="00106448" w:rsidRPr="006F67DD">
        <w:t>in</w:t>
      </w:r>
      <w:r w:rsidR="008E3835" w:rsidRPr="006F67DD">
        <w:t xml:space="preserve"> undertaking of digital censuses in which mobile technology and</w:t>
      </w:r>
      <w:r w:rsidR="74B27548" w:rsidRPr="006F67DD">
        <w:t xml:space="preserve"> the</w:t>
      </w:r>
      <w:r w:rsidR="008E3835" w:rsidRPr="006F67DD">
        <w:t xml:space="preserve"> internet is used to capture and transmit data to central servers.  </w:t>
      </w:r>
      <w:r w:rsidR="009A72F9" w:rsidRPr="006F67DD">
        <w:t>A</w:t>
      </w:r>
      <w:r w:rsidR="008E3835" w:rsidRPr="006F67DD">
        <w:t xml:space="preserve">dvances in information and communication technology across the globe has changed how routine statistical business processes, such as creation of enumeration areas (EAs), data capture and validation, data processing, and data dissemination, are being </w:t>
      </w:r>
      <w:r w:rsidR="33C207AB" w:rsidRPr="006F67DD">
        <w:t>carried out</w:t>
      </w:r>
      <w:r w:rsidR="008E3835" w:rsidRPr="006F67DD">
        <w:t xml:space="preserve">. </w:t>
      </w:r>
    </w:p>
    <w:p w14:paraId="680ECB07" w14:textId="664C9916" w:rsidR="0098220F" w:rsidRPr="006F67DD" w:rsidRDefault="00BA0C5C" w:rsidP="00821B04">
      <w:r w:rsidRPr="006F67DD">
        <w:t xml:space="preserve">During implementation of the </w:t>
      </w:r>
      <w:r w:rsidR="00095AA9" w:rsidRPr="006F67DD">
        <w:t xml:space="preserve">2020 round of </w:t>
      </w:r>
      <w:r w:rsidRPr="006F67DD">
        <w:t xml:space="preserve">digital PHCs, various experiences were </w:t>
      </w:r>
      <w:r w:rsidR="0047641D" w:rsidRPr="006F67DD">
        <w:t>acquired,</w:t>
      </w:r>
      <w:r w:rsidRPr="006F67DD">
        <w:t xml:space="preserve"> and lessons learnt that could inform countries planning for </w:t>
      </w:r>
      <w:r w:rsidR="00B416F8" w:rsidRPr="006F67DD">
        <w:t>a</w:t>
      </w:r>
      <w:r w:rsidRPr="006F67DD">
        <w:t xml:space="preserve"> digital PHC and </w:t>
      </w:r>
      <w:r w:rsidR="00B416F8" w:rsidRPr="006F67DD">
        <w:t>preparation</w:t>
      </w:r>
      <w:r w:rsidRPr="006F67DD">
        <w:t xml:space="preserve"> for the 2030 Round of PHC in Africa. Sharing experiences and good practice from the </w:t>
      </w:r>
      <w:r w:rsidR="003B0744" w:rsidRPr="006F67DD">
        <w:t xml:space="preserve">use </w:t>
      </w:r>
      <w:r w:rsidRPr="006F67DD">
        <w:t xml:space="preserve">of technology </w:t>
      </w:r>
      <w:r w:rsidR="003B0744" w:rsidRPr="006F67DD">
        <w:t>during</w:t>
      </w:r>
      <w:r w:rsidRPr="006F67DD">
        <w:t xml:space="preserve"> the 2020 round of censuses will be crucial to informing the 2030 round of PHCs</w:t>
      </w:r>
      <w:r w:rsidR="1D5CECD0" w:rsidRPr="006F67DD">
        <w:t xml:space="preserve"> in Africa</w:t>
      </w:r>
      <w:r w:rsidRPr="006F67DD">
        <w:t xml:space="preserve">.  </w:t>
      </w:r>
      <w:r w:rsidR="0098220F" w:rsidRPr="006F67DD">
        <w:t>Each country that implemented</w:t>
      </w:r>
      <w:r w:rsidR="000E040D" w:rsidRPr="006F67DD">
        <w:t xml:space="preserve">, or </w:t>
      </w:r>
      <w:r w:rsidR="0060383B" w:rsidRPr="006F67DD">
        <w:t>planned to implement, a</w:t>
      </w:r>
      <w:r w:rsidR="0098220F" w:rsidRPr="006F67DD">
        <w:t xml:space="preserve"> digital census</w:t>
      </w:r>
      <w:r w:rsidR="00222D07" w:rsidRPr="006F67DD">
        <w:t xml:space="preserve"> in the previous round</w:t>
      </w:r>
      <w:r w:rsidR="0098220F" w:rsidRPr="006F67DD">
        <w:t xml:space="preserve">, has had a unique experience and </w:t>
      </w:r>
      <w:r w:rsidR="1B666EAB" w:rsidRPr="006F67DD">
        <w:lastRenderedPageBreak/>
        <w:t xml:space="preserve">learned </w:t>
      </w:r>
      <w:r w:rsidR="0098220F" w:rsidRPr="006F67DD">
        <w:t xml:space="preserve">lessons within the context of Africa that </w:t>
      </w:r>
      <w:r w:rsidR="2B0BABA2" w:rsidRPr="006F67DD">
        <w:t xml:space="preserve">are </w:t>
      </w:r>
      <w:r w:rsidR="0098220F" w:rsidRPr="006F67DD">
        <w:t>worth documenting for future planning and implementation of PHCs.</w:t>
      </w:r>
    </w:p>
    <w:p w14:paraId="51E9E717" w14:textId="413FC15D" w:rsidR="00BA0C5C" w:rsidRPr="006F67DD" w:rsidRDefault="00FC7B8C" w:rsidP="00821B04">
      <w:r w:rsidRPr="006F67DD">
        <w:t>A</w:t>
      </w:r>
      <w:r w:rsidR="008C33E1" w:rsidRPr="006F67DD">
        <w:t>t the</w:t>
      </w:r>
      <w:r w:rsidR="003B37E0" w:rsidRPr="006F67DD">
        <w:t xml:space="preserve"> </w:t>
      </w:r>
      <w:r w:rsidR="00BC6136" w:rsidRPr="006F67DD">
        <w:t>8</w:t>
      </w:r>
      <w:r w:rsidR="00BC6136" w:rsidRPr="006F67DD">
        <w:rPr>
          <w:vertAlign w:val="superscript"/>
        </w:rPr>
        <w:t>th</w:t>
      </w:r>
      <w:r w:rsidR="00BC6136" w:rsidRPr="006F67DD">
        <w:t xml:space="preserve"> </w:t>
      </w:r>
      <w:r w:rsidR="003B37E0" w:rsidRPr="006F67DD">
        <w:t xml:space="preserve">session of the Statistical Commission for Africa, ECA and its partners were encouraged to continue </w:t>
      </w:r>
      <w:r w:rsidR="00CD5A9C" w:rsidRPr="006F67DD">
        <w:t>embracing</w:t>
      </w:r>
      <w:r w:rsidR="003B37E0" w:rsidRPr="006F67DD">
        <w:t xml:space="preserve"> South-South cooperation and other approaches of sharing technical expertise among countries in implementation of </w:t>
      </w:r>
      <w:r w:rsidR="00CD5A9C" w:rsidRPr="006F67DD">
        <w:t>c</w:t>
      </w:r>
      <w:r w:rsidR="003B37E0" w:rsidRPr="006F67DD">
        <w:t xml:space="preserve">ensuses; </w:t>
      </w:r>
      <w:r w:rsidR="1E9984CB" w:rsidRPr="006F67DD">
        <w:t>M</w:t>
      </w:r>
      <w:r w:rsidR="003B37E0" w:rsidRPr="006F67DD">
        <w:t xml:space="preserve">ember </w:t>
      </w:r>
      <w:r w:rsidR="47F064C1" w:rsidRPr="006F67DD">
        <w:t>S</w:t>
      </w:r>
      <w:r w:rsidR="003B37E0" w:rsidRPr="006F67DD">
        <w:t>tates were called upon to share experiences and key lessons learned from the 2020 round of census and work with ECA and other partners to build a collective knowledge base for all African countries that can be used as a resource during the 2030 round</w:t>
      </w:r>
      <w:r w:rsidR="00577033" w:rsidRPr="006F67DD">
        <w:t>. The commission also</w:t>
      </w:r>
      <w:r w:rsidR="003B37E0" w:rsidRPr="006F67DD">
        <w:t xml:space="preserve"> called upon ECA, UNFPA and other development partners to continue provid</w:t>
      </w:r>
      <w:r w:rsidR="000615B3" w:rsidRPr="006F67DD">
        <w:t>ing</w:t>
      </w:r>
      <w:r w:rsidR="003B37E0" w:rsidRPr="006F67DD">
        <w:t xml:space="preserve"> support to countries in</w:t>
      </w:r>
      <w:r w:rsidR="7CB80919" w:rsidRPr="006F67DD">
        <w:t xml:space="preserve"> the</w:t>
      </w:r>
      <w:r w:rsidR="003B37E0" w:rsidRPr="006F67DD">
        <w:t xml:space="preserve"> implementation of the 2020 round of censuses and in preparation for the 2030 round</w:t>
      </w:r>
      <w:r w:rsidR="0060688C" w:rsidRPr="006F67DD">
        <w:t xml:space="preserve">, </w:t>
      </w:r>
      <w:r w:rsidR="00ED4AC5" w:rsidRPr="006F67DD">
        <w:t>as well as</w:t>
      </w:r>
      <w:r w:rsidR="0060688C" w:rsidRPr="006F67DD">
        <w:t>,</w:t>
      </w:r>
      <w:r w:rsidR="003B37E0" w:rsidRPr="006F67DD">
        <w:t xml:space="preserve"> to coordinate technical assistance to countries </w:t>
      </w:r>
      <w:r w:rsidR="00390368" w:rsidRPr="006F67DD">
        <w:t xml:space="preserve">for </w:t>
      </w:r>
      <w:r w:rsidR="003B37E0" w:rsidRPr="006F67DD">
        <w:t xml:space="preserve">efficient implementation. </w:t>
      </w:r>
      <w:r w:rsidR="00BA0C5C" w:rsidRPr="006F67DD">
        <w:t xml:space="preserve">  </w:t>
      </w:r>
    </w:p>
    <w:p w14:paraId="357BFF33" w14:textId="2E4AB970" w:rsidR="00BA0C5C" w:rsidRPr="006F67DD" w:rsidRDefault="0049267A" w:rsidP="00821B04">
      <w:pPr>
        <w:rPr>
          <w:rFonts w:cs="Arial"/>
        </w:rPr>
      </w:pPr>
      <w:r w:rsidRPr="006F67DD">
        <w:rPr>
          <w:rFonts w:cs="Arial"/>
        </w:rPr>
        <w:t xml:space="preserve">It is against this background that a </w:t>
      </w:r>
      <w:r w:rsidR="2513F5C5" w:rsidRPr="006F67DD">
        <w:rPr>
          <w:rFonts w:cs="Arial"/>
        </w:rPr>
        <w:t>e-</w:t>
      </w:r>
      <w:r w:rsidRPr="006F67DD">
        <w:rPr>
          <w:rFonts w:cs="Arial"/>
        </w:rPr>
        <w:t xml:space="preserve">census handbook has been developed to </w:t>
      </w:r>
      <w:r w:rsidR="00F14D2F" w:rsidRPr="006F67DD">
        <w:rPr>
          <w:rFonts w:cs="Arial"/>
        </w:rPr>
        <w:t>serve as a reference document for</w:t>
      </w:r>
      <w:r w:rsidRPr="006F67DD">
        <w:rPr>
          <w:rFonts w:cs="Arial"/>
        </w:rPr>
        <w:t xml:space="preserve"> African countries in undertaking digital censuses. </w:t>
      </w:r>
      <w:r w:rsidR="00BA0C5C" w:rsidRPr="006F67DD">
        <w:rPr>
          <w:rFonts w:cs="Arial"/>
        </w:rPr>
        <w:t>This e-</w:t>
      </w:r>
      <w:r w:rsidR="283467C4" w:rsidRPr="006F67DD">
        <w:rPr>
          <w:rFonts w:cs="Arial"/>
        </w:rPr>
        <w:t xml:space="preserve">census </w:t>
      </w:r>
      <w:r w:rsidR="00BA0C5C" w:rsidRPr="006F67DD">
        <w:rPr>
          <w:rFonts w:cs="Arial"/>
        </w:rPr>
        <w:t xml:space="preserve">handbook complements the suite of UN guidance documents on </w:t>
      </w:r>
      <w:r w:rsidR="3D02354F" w:rsidRPr="006F67DD">
        <w:rPr>
          <w:rFonts w:cs="Arial"/>
        </w:rPr>
        <w:t>c</w:t>
      </w:r>
      <w:r w:rsidR="00BA0C5C" w:rsidRPr="006F67DD">
        <w:rPr>
          <w:rFonts w:cs="Arial"/>
        </w:rPr>
        <w:t xml:space="preserve">ensuses, but principally the </w:t>
      </w:r>
      <w:r w:rsidR="002B4BB9" w:rsidRPr="006F67DD">
        <w:rPr>
          <w:rFonts w:cs="Arial"/>
        </w:rPr>
        <w:fldChar w:fldCharType="begin"/>
      </w:r>
      <w:r w:rsidR="002B4BB9" w:rsidRPr="006F67DD">
        <w:rPr>
          <w:rFonts w:cs="Arial"/>
        </w:rPr>
        <w:instrText>HYPERLINK "https://unstats.un.org/unsd/demographic-social/meetings/2024/egm-20240904/p&amp;r-rev4-draft-20240809.pdf"</w:instrText>
      </w:r>
      <w:r w:rsidR="002B4BB9" w:rsidRPr="006F67DD">
        <w:rPr>
          <w:rFonts w:cs="Arial"/>
        </w:rPr>
      </w:r>
      <w:r w:rsidR="002B4BB9" w:rsidRPr="006F67DD">
        <w:rPr>
          <w:rFonts w:cs="Arial"/>
        </w:rPr>
        <w:fldChar w:fldCharType="separate"/>
      </w:r>
      <w:r w:rsidR="00DC684C" w:rsidRPr="006F67DD">
        <w:rPr>
          <w:rStyle w:val="Hyperlink"/>
          <w:rFonts w:cs="Arial"/>
        </w:rPr>
        <w:t xml:space="preserve">UN </w:t>
      </w:r>
      <w:r w:rsidR="00BA0C5C" w:rsidRPr="006F67DD">
        <w:rPr>
          <w:rStyle w:val="Hyperlink"/>
          <w:rFonts w:cs="Arial"/>
        </w:rPr>
        <w:t>Principles and Recommendations</w:t>
      </w:r>
      <w:r w:rsidR="00B64655" w:rsidRPr="006F67DD">
        <w:rPr>
          <w:rStyle w:val="Hyperlink"/>
          <w:rFonts w:cs="Arial"/>
        </w:rPr>
        <w:t xml:space="preserve"> (P&amp;R)</w:t>
      </w:r>
      <w:r w:rsidR="00BA0C5C" w:rsidRPr="006F67DD">
        <w:rPr>
          <w:rStyle w:val="Hyperlink"/>
          <w:rFonts w:cs="Arial"/>
        </w:rPr>
        <w:t xml:space="preserve"> for Population and Housing Censuses (Revision </w:t>
      </w:r>
      <w:del w:id="1192" w:author="Rachel Elizabeth" w:date="2025-05-19T15:35:00Z">
        <w:r w:rsidR="00BA0C5C" w:rsidRPr="006F67DD" w:rsidDel="001F772D">
          <w:rPr>
            <w:rStyle w:val="Hyperlink"/>
            <w:rFonts w:cs="Arial"/>
          </w:rPr>
          <w:delText>3</w:delText>
        </w:r>
      </w:del>
      <w:ins w:id="1193" w:author="Rachel Elizabeth" w:date="2025-05-19T15:35:00Z">
        <w:r w:rsidR="001F772D" w:rsidRPr="006F67DD">
          <w:rPr>
            <w:rStyle w:val="Hyperlink"/>
            <w:rFonts w:cs="Arial"/>
          </w:rPr>
          <w:t>4</w:t>
        </w:r>
      </w:ins>
      <w:r w:rsidR="00BA0C5C" w:rsidRPr="006F67DD">
        <w:rPr>
          <w:rStyle w:val="Hyperlink"/>
          <w:rFonts w:cs="Arial"/>
        </w:rPr>
        <w:t>),</w:t>
      </w:r>
      <w:r w:rsidR="002B4BB9" w:rsidRPr="006F67DD">
        <w:rPr>
          <w:rFonts w:cs="Arial"/>
        </w:rPr>
        <w:fldChar w:fldCharType="end"/>
      </w:r>
      <w:r w:rsidR="00BA0C5C" w:rsidRPr="006F67DD">
        <w:rPr>
          <w:rFonts w:cs="Arial"/>
        </w:rPr>
        <w:t xml:space="preserve"> the </w:t>
      </w:r>
      <w:hyperlink r:id="rId16" w:history="1">
        <w:r w:rsidR="00BA0C5C" w:rsidRPr="006F67DD">
          <w:rPr>
            <w:rStyle w:val="Hyperlink"/>
            <w:rFonts w:cs="Arial"/>
          </w:rPr>
          <w:t>Guidelines on the use of electronic data collection technologies in population and housing censuses</w:t>
        </w:r>
      </w:hyperlink>
      <w:r w:rsidR="009A3BE6" w:rsidRPr="006F67DD">
        <w:rPr>
          <w:rFonts w:cs="Arial"/>
        </w:rPr>
        <w:t xml:space="preserve">, the </w:t>
      </w:r>
      <w:hyperlink r:id="rId17" w:history="1">
        <w:r w:rsidR="00BA0C5C" w:rsidRPr="006F67DD">
          <w:rPr>
            <w:rStyle w:val="Hyperlink"/>
            <w:rFonts w:cs="Arial"/>
          </w:rPr>
          <w:t>Handbook on geographic information systems and digital mapping</w:t>
        </w:r>
      </w:hyperlink>
      <w:r w:rsidR="00BA0C5C" w:rsidRPr="006F67DD">
        <w:rPr>
          <w:rFonts w:cs="Arial"/>
        </w:rPr>
        <w:t>,</w:t>
      </w:r>
      <w:r w:rsidR="000873B5" w:rsidRPr="006F67DD">
        <w:rPr>
          <w:rFonts w:cs="Arial"/>
        </w:rPr>
        <w:t xml:space="preserve"> and the</w:t>
      </w:r>
      <w:r w:rsidR="00BA0C5C" w:rsidRPr="006F67DD">
        <w:rPr>
          <w:rFonts w:cs="Arial"/>
        </w:rPr>
        <w:t xml:space="preserve"> </w:t>
      </w:r>
      <w:hyperlink r:id="rId18" w:history="1">
        <w:r w:rsidR="00BA0C5C" w:rsidRPr="006F67DD">
          <w:rPr>
            <w:rStyle w:val="Hyperlink"/>
            <w:rFonts w:cs="Arial"/>
          </w:rPr>
          <w:t>Handbook on the Management of Population and Housing Censuses</w:t>
        </w:r>
      </w:hyperlink>
      <w:r w:rsidR="00BA0C5C" w:rsidRPr="006F67DD">
        <w:rPr>
          <w:rFonts w:cs="Arial"/>
        </w:rPr>
        <w:t xml:space="preserve"> among others.</w:t>
      </w:r>
    </w:p>
    <w:p w14:paraId="70FA074A" w14:textId="77777777" w:rsidR="00BA0C5C" w:rsidRPr="006F67DD" w:rsidRDefault="00BA0C5C" w:rsidP="00821B04">
      <w:pPr>
        <w:rPr>
          <w:rFonts w:cs="Arial"/>
        </w:rPr>
      </w:pPr>
    </w:p>
    <w:p w14:paraId="42F691D3" w14:textId="118F49C1" w:rsidR="00BA0C5C" w:rsidRPr="00FB7951" w:rsidRDefault="00BA0C5C">
      <w:pPr>
        <w:pStyle w:val="Heading2"/>
        <w:numPr>
          <w:ilvl w:val="0"/>
          <w:numId w:val="0"/>
        </w:numPr>
        <w:ind w:left="576" w:hanging="576"/>
        <w:pPrChange w:id="1194" w:author="Rachel Shipsey" w:date="2025-06-19T14:53:00Z">
          <w:pPr>
            <w:pStyle w:val="Heading2"/>
          </w:pPr>
        </w:pPrChange>
      </w:pPr>
      <w:bookmarkStart w:id="1195" w:name="_Toc201318736"/>
      <w:r w:rsidRPr="00FB7951">
        <w:t>Purpose</w:t>
      </w:r>
      <w:bookmarkEnd w:id="1195"/>
      <w:r w:rsidRPr="00FB7951">
        <w:t xml:space="preserve"> </w:t>
      </w:r>
    </w:p>
    <w:p w14:paraId="084533E2" w14:textId="77777777" w:rsidR="00BA0C5C" w:rsidRPr="006F67DD" w:rsidRDefault="00BA0C5C" w:rsidP="00BA0C5C">
      <w:pPr>
        <w:spacing w:after="0" w:line="276" w:lineRule="auto"/>
        <w:jc w:val="both"/>
        <w:rPr>
          <w:rFonts w:cs="Arial"/>
        </w:rPr>
      </w:pPr>
    </w:p>
    <w:p w14:paraId="61E40B9D" w14:textId="1043335F" w:rsidR="00BA0C5C" w:rsidRPr="006F67DD" w:rsidRDefault="00BA0C5C" w:rsidP="004A2361">
      <w:r w:rsidRPr="006F67DD">
        <w:t xml:space="preserve">The </w:t>
      </w:r>
      <w:r w:rsidR="46551F9E" w:rsidRPr="006F67DD">
        <w:t>e-census handbook</w:t>
      </w:r>
      <w:r w:rsidRPr="006F67DD">
        <w:t xml:space="preserve"> provides a repository of experiences, key lessons </w:t>
      </w:r>
      <w:r w:rsidR="00512654" w:rsidRPr="006F67DD">
        <w:t xml:space="preserve">learned </w:t>
      </w:r>
      <w:r w:rsidRPr="006F67DD">
        <w:t xml:space="preserve">and good practices </w:t>
      </w:r>
      <w:r w:rsidR="00512654" w:rsidRPr="006F67DD">
        <w:t>in</w:t>
      </w:r>
      <w:r w:rsidRPr="006F67DD">
        <w:t xml:space="preserve"> planning and implementation of digital censuses in Africa during the 2020 Round of Population and Housing Censuses.  It enables NSOs and other partners to have exposure to experiences from across Africa and apply these to their own census planning and design context.</w:t>
      </w:r>
    </w:p>
    <w:p w14:paraId="049E6DD1" w14:textId="77777777" w:rsidR="00BA0C5C" w:rsidRPr="006F67DD" w:rsidRDefault="00BA0C5C" w:rsidP="004A2361"/>
    <w:p w14:paraId="4CE78DFE" w14:textId="35C6EAAC" w:rsidR="00BA0C5C" w:rsidRPr="006F67DD" w:rsidRDefault="00BA0C5C" w:rsidP="004A2361">
      <w:r w:rsidRPr="006F67DD">
        <w:t xml:space="preserve">More specifically, the </w:t>
      </w:r>
      <w:r w:rsidR="46551F9E" w:rsidRPr="006F67DD">
        <w:t>e-census handbook</w:t>
      </w:r>
      <w:r w:rsidRPr="006F67DD">
        <w:t>:</w:t>
      </w:r>
    </w:p>
    <w:p w14:paraId="0A2D96A2" w14:textId="77777777" w:rsidR="00EC62D0" w:rsidRDefault="00BA0C5C" w:rsidP="00EC62D0">
      <w:pPr>
        <w:pStyle w:val="ListParagraph"/>
        <w:numPr>
          <w:ilvl w:val="0"/>
          <w:numId w:val="217"/>
        </w:numPr>
      </w:pPr>
      <w:r w:rsidRPr="006F67DD">
        <w:t xml:space="preserve">Presents the experiences and lessons learnt in implementation of preparatory activities for </w:t>
      </w:r>
      <w:r w:rsidR="009B744F" w:rsidRPr="006F67DD">
        <w:t xml:space="preserve">a </w:t>
      </w:r>
      <w:r w:rsidRPr="006F67DD">
        <w:t xml:space="preserve">digital PHC in </w:t>
      </w:r>
      <w:r w:rsidR="007D58E0" w:rsidRPr="006F67DD">
        <w:t>Africa.</w:t>
      </w:r>
    </w:p>
    <w:p w14:paraId="5C4B3633" w14:textId="77777777" w:rsidR="00EC62D0" w:rsidRDefault="001303A6" w:rsidP="00EC62D0">
      <w:pPr>
        <w:pStyle w:val="ListParagraph"/>
        <w:numPr>
          <w:ilvl w:val="0"/>
          <w:numId w:val="217"/>
        </w:numPr>
      </w:pPr>
      <w:r w:rsidRPr="006F67DD">
        <w:t>Provides</w:t>
      </w:r>
      <w:r w:rsidR="00BA0C5C" w:rsidRPr="006F67DD">
        <w:t xml:space="preserve"> experiences in acquiring and using electronic devices in digital PHC </w:t>
      </w:r>
      <w:r w:rsidR="007D58E0" w:rsidRPr="006F67DD">
        <w:t>undertaking.</w:t>
      </w:r>
    </w:p>
    <w:p w14:paraId="1F749BBB" w14:textId="77777777" w:rsidR="00EC62D0" w:rsidRDefault="001303A6" w:rsidP="00EC62D0">
      <w:pPr>
        <w:pStyle w:val="ListParagraph"/>
        <w:numPr>
          <w:ilvl w:val="0"/>
          <w:numId w:val="217"/>
        </w:numPr>
      </w:pPr>
      <w:r w:rsidRPr="006F67DD">
        <w:t>Gives the</w:t>
      </w:r>
      <w:r w:rsidR="00BA0C5C" w:rsidRPr="006F67DD">
        <w:t xml:space="preserve"> key lessons, issues and how the use of electronic devices and other technologies (</w:t>
      </w:r>
      <w:r w:rsidR="007D58E0" w:rsidRPr="006F67DD">
        <w:t>e.g.,</w:t>
      </w:r>
      <w:r w:rsidR="00BA0C5C" w:rsidRPr="006F67DD">
        <w:t xml:space="preserve"> e-recruitment) impacts on the </w:t>
      </w:r>
      <w:r w:rsidR="4611764A" w:rsidRPr="006F67DD">
        <w:t>c</w:t>
      </w:r>
      <w:r w:rsidR="00BA0C5C" w:rsidRPr="006F67DD">
        <w:t xml:space="preserve">ensus business </w:t>
      </w:r>
      <w:r w:rsidR="007D58E0" w:rsidRPr="006F67DD">
        <w:t>process model.</w:t>
      </w:r>
      <w:r w:rsidR="00BA0C5C" w:rsidRPr="006F67DD">
        <w:t xml:space="preserve"> </w:t>
      </w:r>
    </w:p>
    <w:p w14:paraId="3AC8A8F4" w14:textId="77777777" w:rsidR="00EC62D0" w:rsidRDefault="00804DBA" w:rsidP="00EC62D0">
      <w:pPr>
        <w:pStyle w:val="ListParagraph"/>
        <w:numPr>
          <w:ilvl w:val="0"/>
          <w:numId w:val="217"/>
        </w:numPr>
      </w:pPr>
      <w:r w:rsidRPr="006F67DD">
        <w:lastRenderedPageBreak/>
        <w:t>Highlights</w:t>
      </w:r>
      <w:r w:rsidR="00BA0C5C" w:rsidRPr="006F67DD">
        <w:t xml:space="preserve"> areas of </w:t>
      </w:r>
      <w:r w:rsidR="0049267A" w:rsidRPr="006F67DD">
        <w:t xml:space="preserve">country </w:t>
      </w:r>
      <w:r w:rsidR="00BA0C5C" w:rsidRPr="006F67DD">
        <w:t>expertise that could potentially be called upon in future to provide technical assistance to African countries as part of their census development</w:t>
      </w:r>
      <w:r w:rsidR="007D58E0" w:rsidRPr="006F67DD">
        <w:t>.</w:t>
      </w:r>
      <w:r w:rsidR="00BA0C5C" w:rsidRPr="006F67DD">
        <w:t xml:space="preserve"> </w:t>
      </w:r>
    </w:p>
    <w:p w14:paraId="09A401DA" w14:textId="3BF4D629" w:rsidR="00BA0C5C" w:rsidRPr="006F67DD" w:rsidRDefault="00BA0C5C" w:rsidP="00EC62D0">
      <w:pPr>
        <w:pStyle w:val="ListParagraph"/>
        <w:numPr>
          <w:ilvl w:val="0"/>
          <w:numId w:val="217"/>
        </w:numPr>
      </w:pPr>
      <w:r w:rsidRPr="006F67DD">
        <w:t>Inform</w:t>
      </w:r>
      <w:r w:rsidR="00804DBA" w:rsidRPr="006F67DD">
        <w:t>s</w:t>
      </w:r>
      <w:r w:rsidRPr="006F67DD">
        <w:t xml:space="preserve"> planning for the 2030 African Round of PHC through the identification of key areas where work at the regional level is required to support the planning and implementation of censuses.  </w:t>
      </w:r>
    </w:p>
    <w:p w14:paraId="73E7CE7A" w14:textId="77777777" w:rsidR="00BA0C5C" w:rsidRPr="006F67DD" w:rsidRDefault="00BA0C5C" w:rsidP="00BA0C5C">
      <w:pPr>
        <w:spacing w:after="0" w:line="276" w:lineRule="auto"/>
        <w:jc w:val="both"/>
        <w:rPr>
          <w:rFonts w:cs="Arial"/>
        </w:rPr>
      </w:pPr>
    </w:p>
    <w:p w14:paraId="1EE906B3" w14:textId="569C69F5" w:rsidR="00BA0C5C" w:rsidRPr="0096006C" w:rsidRDefault="00BA0C5C">
      <w:pPr>
        <w:pStyle w:val="Heading2"/>
        <w:numPr>
          <w:ilvl w:val="0"/>
          <w:numId w:val="0"/>
        </w:numPr>
        <w:ind w:left="576" w:hanging="576"/>
        <w:pPrChange w:id="1196" w:author="Rachel Shipsey" w:date="2025-06-19T14:53:00Z">
          <w:pPr>
            <w:pStyle w:val="Heading2"/>
          </w:pPr>
        </w:pPrChange>
      </w:pPr>
      <w:bookmarkStart w:id="1197" w:name="_Toc201318737"/>
      <w:r w:rsidRPr="0096006C">
        <w:t>Rationale</w:t>
      </w:r>
      <w:bookmarkEnd w:id="1197"/>
      <w:r w:rsidRPr="0096006C">
        <w:t xml:space="preserve"> </w:t>
      </w:r>
    </w:p>
    <w:p w14:paraId="6CB2B58D" w14:textId="77777777" w:rsidR="00BA0C5C" w:rsidRPr="006F67DD" w:rsidRDefault="00BA0C5C" w:rsidP="00BA0C5C">
      <w:pPr>
        <w:pStyle w:val="ListParagraph"/>
        <w:spacing w:after="0" w:line="276" w:lineRule="auto"/>
        <w:ind w:left="510"/>
        <w:jc w:val="both"/>
        <w:rPr>
          <w:rFonts w:cs="Arial"/>
          <w:b/>
          <w:bCs/>
        </w:rPr>
      </w:pPr>
    </w:p>
    <w:p w14:paraId="1EEBC8BA" w14:textId="68A90B86" w:rsidR="00BA0C5C" w:rsidRPr="006F67DD" w:rsidRDefault="00BA0C5C">
      <w:pPr>
        <w:jc w:val="both"/>
        <w:pPrChange w:id="1198" w:author="Pamela Kakande Nabukhonzo" w:date="2025-06-10T14:54:00Z">
          <w:pPr/>
        </w:pPrChange>
      </w:pPr>
      <w:r w:rsidRPr="006F67DD">
        <w:t xml:space="preserve">The </w:t>
      </w:r>
      <w:r w:rsidR="46551F9E" w:rsidRPr="006F67DD">
        <w:t>e-census handbook</w:t>
      </w:r>
      <w:r w:rsidRPr="006F67DD">
        <w:t xml:space="preserve"> draws its content from experiences of </w:t>
      </w:r>
      <w:r w:rsidR="00AC7A77" w:rsidRPr="006F67DD">
        <w:t xml:space="preserve">National Statistical Offices </w:t>
      </w:r>
      <w:r w:rsidR="00E979D2" w:rsidRPr="006F67DD">
        <w:t>(</w:t>
      </w:r>
      <w:r w:rsidRPr="006F67DD">
        <w:t>NSO</w:t>
      </w:r>
      <w:r w:rsidR="00FB72C8" w:rsidRPr="006F67DD">
        <w:t>)</w:t>
      </w:r>
      <w:r w:rsidRPr="006F67DD">
        <w:t>, P</w:t>
      </w:r>
      <w:r w:rsidRPr="006F67DD">
        <w:rPr>
          <w:lang w:val="en-GB"/>
        </w:rPr>
        <w:t xml:space="preserve">an-African Agencies </w:t>
      </w:r>
      <w:r w:rsidRPr="006F67DD">
        <w:t>and census experts supporting implementation of PHC in Africa during the 2020 Round of PHC. The information is provided voluntarily by the various stakeholders</w:t>
      </w:r>
      <w:r w:rsidR="008B4743" w:rsidRPr="006F67DD">
        <w:t xml:space="preserve">, </w:t>
      </w:r>
      <w:r w:rsidR="007D58E0" w:rsidRPr="006F67DD">
        <w:t>reviewed,</w:t>
      </w:r>
      <w:r w:rsidRPr="006F67DD">
        <w:t xml:space="preserve"> and published in the handbook for reference especially with the countries planning </w:t>
      </w:r>
      <w:r w:rsidR="008B4743" w:rsidRPr="006F67DD">
        <w:t xml:space="preserve">to undertake a </w:t>
      </w:r>
      <w:r w:rsidRPr="006F67DD">
        <w:t xml:space="preserve">PHC and informing planning for the 2030 Round of PHC in Africa. </w:t>
      </w:r>
      <w:bookmarkStart w:id="1199" w:name="_Hlk113700366"/>
      <w:r w:rsidRPr="006F67DD">
        <w:t xml:space="preserve">It is a ‘living’ document – </w:t>
      </w:r>
      <w:r w:rsidR="037EF8CC" w:rsidRPr="006F67DD">
        <w:t xml:space="preserve">it will grow to accommodate new experiences, as </w:t>
      </w:r>
      <w:r w:rsidRPr="006F67DD">
        <w:t xml:space="preserve">more NSOs undertake </w:t>
      </w:r>
      <w:r w:rsidR="23906619" w:rsidRPr="006F67DD">
        <w:t>and</w:t>
      </w:r>
      <w:r w:rsidRPr="006F67DD">
        <w:t xml:space="preserve"> </w:t>
      </w:r>
      <w:r w:rsidR="007D58E0" w:rsidRPr="006F67DD">
        <w:t>evaluate</w:t>
      </w:r>
      <w:r w:rsidR="7E2DD2CA" w:rsidRPr="006F67DD">
        <w:t xml:space="preserve"> their own </w:t>
      </w:r>
      <w:r w:rsidR="004D7E8B" w:rsidRPr="006F67DD">
        <w:t xml:space="preserve">digital </w:t>
      </w:r>
      <w:r w:rsidR="7E2DD2CA" w:rsidRPr="006F67DD">
        <w:t>censuses.</w:t>
      </w:r>
      <w:r w:rsidRPr="006F67DD">
        <w:t xml:space="preserve">  </w:t>
      </w:r>
    </w:p>
    <w:p w14:paraId="4C44B17A" w14:textId="77777777" w:rsidR="00927807" w:rsidRPr="006F67DD" w:rsidRDefault="00927807" w:rsidP="00BA0C5C">
      <w:pPr>
        <w:spacing w:after="0" w:line="276" w:lineRule="auto"/>
        <w:jc w:val="both"/>
        <w:rPr>
          <w:rFonts w:cs="Arial"/>
        </w:rPr>
      </w:pPr>
    </w:p>
    <w:p w14:paraId="132EECF6" w14:textId="60A40B0E" w:rsidR="00BA0C5C" w:rsidRPr="007210BD" w:rsidRDefault="00BA0C5C">
      <w:pPr>
        <w:pStyle w:val="Heading2"/>
        <w:numPr>
          <w:ilvl w:val="0"/>
          <w:numId w:val="0"/>
        </w:numPr>
        <w:ind w:left="576" w:hanging="576"/>
        <w:pPrChange w:id="1200" w:author="Rachel Shipsey" w:date="2025-06-19T14:53:00Z">
          <w:pPr>
            <w:pStyle w:val="Heading2"/>
          </w:pPr>
        </w:pPrChange>
      </w:pPr>
      <w:bookmarkStart w:id="1201" w:name="_Toc201318738"/>
      <w:bookmarkEnd w:id="1199"/>
      <w:r w:rsidRPr="007210BD">
        <w:t>Target Audience</w:t>
      </w:r>
      <w:bookmarkEnd w:id="1201"/>
      <w:r w:rsidRPr="007210BD">
        <w:t xml:space="preserve"> </w:t>
      </w:r>
    </w:p>
    <w:p w14:paraId="02AE1407" w14:textId="77777777" w:rsidR="00042343" w:rsidRPr="006F67DD" w:rsidRDefault="00042343" w:rsidP="00BA0C5C">
      <w:pPr>
        <w:spacing w:after="0" w:line="276" w:lineRule="auto"/>
        <w:jc w:val="both"/>
        <w:rPr>
          <w:rFonts w:cs="Arial"/>
        </w:rPr>
      </w:pPr>
    </w:p>
    <w:p w14:paraId="0A455A2F" w14:textId="14408B58" w:rsidR="00BA0C5C" w:rsidRPr="006F67DD" w:rsidRDefault="00BA0C5C" w:rsidP="007210BD">
      <w:r w:rsidRPr="006F67DD">
        <w:t xml:space="preserve">This handbook targets census </w:t>
      </w:r>
      <w:r w:rsidR="72EA0A43" w:rsidRPr="006F67DD">
        <w:t xml:space="preserve">officials </w:t>
      </w:r>
      <w:r w:rsidRPr="006F67DD">
        <w:t xml:space="preserve">supporting implementation of digital population and housing censuses in Africa. These include census </w:t>
      </w:r>
      <w:r w:rsidR="3C5C7D95" w:rsidRPr="006F67DD">
        <w:t xml:space="preserve">officials </w:t>
      </w:r>
      <w:r w:rsidRPr="006F67DD">
        <w:t xml:space="preserve">within NSOs, </w:t>
      </w:r>
      <w:r w:rsidR="278B43F9" w:rsidRPr="006F67DD">
        <w:t>P</w:t>
      </w:r>
      <w:r w:rsidRPr="006F67DD">
        <w:t xml:space="preserve">an-African agencies and other institutions supporting implementation of PHCs in Africa. </w:t>
      </w:r>
    </w:p>
    <w:p w14:paraId="7A7460C1" w14:textId="77777777" w:rsidR="005E4C01" w:rsidRPr="006F67DD" w:rsidRDefault="005E4C01" w:rsidP="00BA0C5C">
      <w:pPr>
        <w:spacing w:after="0" w:line="276" w:lineRule="auto"/>
        <w:jc w:val="both"/>
        <w:rPr>
          <w:rFonts w:cs="Arial"/>
        </w:rPr>
      </w:pPr>
    </w:p>
    <w:p w14:paraId="4B7D282D" w14:textId="0ED170B1" w:rsidR="005E4C01" w:rsidRPr="0017116B" w:rsidRDefault="005E4C01">
      <w:pPr>
        <w:pStyle w:val="Heading2"/>
        <w:numPr>
          <w:ilvl w:val="0"/>
          <w:numId w:val="0"/>
        </w:numPr>
        <w:ind w:left="576" w:hanging="576"/>
        <w:pPrChange w:id="1202" w:author="Rachel Shipsey" w:date="2025-06-19T14:53:00Z">
          <w:pPr>
            <w:pStyle w:val="Heading2"/>
          </w:pPr>
        </w:pPrChange>
      </w:pPr>
      <w:bookmarkStart w:id="1203" w:name="_Toc201318739"/>
      <w:r w:rsidRPr="0017116B">
        <w:t>Structure</w:t>
      </w:r>
      <w:bookmarkEnd w:id="1203"/>
      <w:r w:rsidRPr="0017116B">
        <w:t xml:space="preserve"> </w:t>
      </w:r>
    </w:p>
    <w:p w14:paraId="1FE70EF3" w14:textId="3E65345B" w:rsidR="577E8364" w:rsidRPr="006F67DD" w:rsidRDefault="577E8364" w:rsidP="577E8364">
      <w:pPr>
        <w:spacing w:after="0" w:line="276" w:lineRule="auto"/>
        <w:jc w:val="both"/>
        <w:rPr>
          <w:rFonts w:cs="Arial"/>
        </w:rPr>
      </w:pPr>
    </w:p>
    <w:p w14:paraId="37351F14" w14:textId="77777777" w:rsidR="00052D88" w:rsidRDefault="005E4C01" w:rsidP="005E4C01">
      <w:pPr>
        <w:spacing w:after="0" w:line="276" w:lineRule="auto"/>
        <w:jc w:val="both"/>
        <w:rPr>
          <w:ins w:id="1204" w:author="Rachel Shipsey" w:date="2025-06-19T18:11:00Z"/>
          <w:rFonts w:cs="Arial"/>
        </w:rPr>
      </w:pPr>
      <w:r w:rsidRPr="006F67DD">
        <w:rPr>
          <w:rFonts w:cs="Arial"/>
        </w:rPr>
        <w:t>Th</w:t>
      </w:r>
      <w:r w:rsidR="00FF2306" w:rsidRPr="006F67DD">
        <w:rPr>
          <w:rFonts w:cs="Arial"/>
        </w:rPr>
        <w:t xml:space="preserve">is </w:t>
      </w:r>
      <w:r w:rsidR="00164028" w:rsidRPr="006F67DD">
        <w:rPr>
          <w:rFonts w:cs="Arial"/>
        </w:rPr>
        <w:t xml:space="preserve">e-census </w:t>
      </w:r>
      <w:r w:rsidRPr="006F67DD">
        <w:rPr>
          <w:rFonts w:cs="Arial"/>
        </w:rPr>
        <w:t>handbook has chapters structured along the Census business model</w:t>
      </w:r>
      <w:r w:rsidR="00E41745" w:rsidRPr="006F67DD">
        <w:rPr>
          <w:rFonts w:cs="Arial"/>
        </w:rPr>
        <w:t xml:space="preserve"> including a checklist</w:t>
      </w:r>
      <w:r w:rsidR="00746A80" w:rsidRPr="006F67DD">
        <w:rPr>
          <w:rFonts w:cs="Arial"/>
        </w:rPr>
        <w:t xml:space="preserve"> to guide the planning process</w:t>
      </w:r>
      <w:r w:rsidRPr="006F67DD">
        <w:rPr>
          <w:rFonts w:cs="Arial"/>
        </w:rPr>
        <w:t xml:space="preserve">. </w:t>
      </w:r>
      <w:r w:rsidR="00F53E7F" w:rsidRPr="006F67DD">
        <w:rPr>
          <w:rFonts w:cs="Arial"/>
        </w:rPr>
        <w:t>The</w:t>
      </w:r>
      <w:ins w:id="1205" w:author="Rachel Shipsey" w:date="2025-06-19T17:51:00Z">
        <w:r w:rsidR="00036414">
          <w:rPr>
            <w:rFonts w:cs="Arial"/>
          </w:rPr>
          <w:t xml:space="preserve"> full</w:t>
        </w:r>
      </w:ins>
      <w:r w:rsidR="00F53E7F" w:rsidRPr="006F67DD">
        <w:rPr>
          <w:rFonts w:cs="Arial"/>
        </w:rPr>
        <w:t xml:space="preserve"> list of the chapters is as indicated below</w:t>
      </w:r>
      <w:ins w:id="1206" w:author="Rachel Shipsey" w:date="2025-06-19T17:51:00Z">
        <w:r w:rsidR="00036414">
          <w:rPr>
            <w:rFonts w:cs="Arial"/>
          </w:rPr>
          <w:t xml:space="preserve">. </w:t>
        </w:r>
      </w:ins>
    </w:p>
    <w:p w14:paraId="11C13A72" w14:textId="77777777" w:rsidR="00052D88" w:rsidRDefault="00052D88" w:rsidP="005E4C01">
      <w:pPr>
        <w:spacing w:after="0" w:line="276" w:lineRule="auto"/>
        <w:jc w:val="both"/>
        <w:rPr>
          <w:ins w:id="1207" w:author="Rachel Shipsey" w:date="2025-06-19T18:11:00Z"/>
          <w:rFonts w:cs="Arial"/>
        </w:rPr>
      </w:pPr>
    </w:p>
    <w:p w14:paraId="35CF2AE4" w14:textId="77777777" w:rsidR="00052D88" w:rsidRDefault="00052D88" w:rsidP="005E4C01">
      <w:pPr>
        <w:spacing w:after="0" w:line="276" w:lineRule="auto"/>
        <w:jc w:val="both"/>
        <w:rPr>
          <w:ins w:id="1208" w:author="Rachel Shipsey" w:date="2025-06-19T18:11:00Z"/>
          <w:rFonts w:cs="Arial"/>
        </w:rPr>
      </w:pPr>
    </w:p>
    <w:p w14:paraId="38D3D6A3" w14:textId="67E60915" w:rsidR="00052D88" w:rsidRDefault="00112AAF" w:rsidP="00112AAF">
      <w:pPr>
        <w:pStyle w:val="ListParagraph"/>
        <w:numPr>
          <w:ilvl w:val="0"/>
          <w:numId w:val="356"/>
        </w:numPr>
        <w:spacing w:after="0" w:line="276" w:lineRule="auto"/>
        <w:jc w:val="both"/>
        <w:rPr>
          <w:ins w:id="1209" w:author="Rachel Shipsey" w:date="2025-06-20T15:48:00Z"/>
          <w:rFonts w:cs="Arial"/>
        </w:rPr>
      </w:pPr>
      <w:ins w:id="1210" w:author="Rachel Shipsey" w:date="2025-06-20T15:53:00Z">
        <w:r>
          <w:rPr>
            <w:rFonts w:cs="Arial"/>
          </w:rPr>
          <w:fldChar w:fldCharType="begin"/>
        </w:r>
        <w:r>
          <w:rPr>
            <w:rFonts w:cs="Arial"/>
          </w:rPr>
          <w:instrText>HYPERLINK  \l "_Project_Planning_and"</w:instrText>
        </w:r>
        <w:r>
          <w:rPr>
            <w:rFonts w:cs="Arial"/>
          </w:rPr>
        </w:r>
        <w:r>
          <w:rPr>
            <w:rFonts w:cs="Arial"/>
          </w:rPr>
          <w:fldChar w:fldCharType="separate"/>
        </w:r>
        <w:r w:rsidRPr="00112AAF">
          <w:rPr>
            <w:rStyle w:val="Hyperlink"/>
            <w:rFonts w:cs="Arial"/>
          </w:rPr>
          <w:t>Project Planning and Management</w:t>
        </w:r>
        <w:r>
          <w:rPr>
            <w:rFonts w:cs="Arial"/>
          </w:rPr>
          <w:fldChar w:fldCharType="end"/>
        </w:r>
      </w:ins>
    </w:p>
    <w:p w14:paraId="2AB36F7D" w14:textId="0964BC11" w:rsidR="00112AAF" w:rsidRDefault="00112AAF" w:rsidP="00112AAF">
      <w:pPr>
        <w:pStyle w:val="ListParagraph"/>
        <w:numPr>
          <w:ilvl w:val="0"/>
          <w:numId w:val="356"/>
        </w:numPr>
        <w:spacing w:after="0" w:line="276" w:lineRule="auto"/>
        <w:jc w:val="both"/>
        <w:rPr>
          <w:ins w:id="1211" w:author="Rachel Shipsey" w:date="2025-06-20T15:49:00Z"/>
          <w:rFonts w:cs="Arial"/>
        </w:rPr>
      </w:pPr>
      <w:ins w:id="1212" w:author="Rachel Shipsey" w:date="2025-06-20T15:53:00Z">
        <w:r>
          <w:rPr>
            <w:rFonts w:cs="Arial"/>
          </w:rPr>
          <w:fldChar w:fldCharType="begin"/>
        </w:r>
        <w:r>
          <w:rPr>
            <w:rFonts w:cs="Arial"/>
          </w:rPr>
          <w:instrText>HYPERLINK  \l "_Geospatial_Mapping_and"</w:instrText>
        </w:r>
        <w:r>
          <w:rPr>
            <w:rFonts w:cs="Arial"/>
          </w:rPr>
        </w:r>
        <w:r>
          <w:rPr>
            <w:rFonts w:cs="Arial"/>
          </w:rPr>
          <w:fldChar w:fldCharType="separate"/>
        </w:r>
        <w:r w:rsidRPr="00112AAF">
          <w:rPr>
            <w:rStyle w:val="Hyperlink"/>
            <w:rFonts w:cs="Arial"/>
          </w:rPr>
          <w:t>Geospatial Mapping and EA Database Management</w:t>
        </w:r>
        <w:r>
          <w:rPr>
            <w:rFonts w:cs="Arial"/>
          </w:rPr>
          <w:fldChar w:fldCharType="end"/>
        </w:r>
      </w:ins>
    </w:p>
    <w:p w14:paraId="10779047" w14:textId="43080C82" w:rsidR="00112AAF" w:rsidRDefault="00112AAF" w:rsidP="00112AAF">
      <w:pPr>
        <w:pStyle w:val="ListParagraph"/>
        <w:numPr>
          <w:ilvl w:val="0"/>
          <w:numId w:val="356"/>
        </w:numPr>
        <w:spacing w:after="0" w:line="276" w:lineRule="auto"/>
        <w:jc w:val="both"/>
        <w:rPr>
          <w:ins w:id="1213" w:author="Rachel Shipsey" w:date="2025-06-20T15:49:00Z"/>
          <w:rFonts w:cs="Arial"/>
        </w:rPr>
      </w:pPr>
      <w:ins w:id="1214" w:author="Rachel Shipsey" w:date="2025-06-20T15:53:00Z">
        <w:r>
          <w:rPr>
            <w:rFonts w:cs="Arial"/>
          </w:rPr>
          <w:fldChar w:fldCharType="begin"/>
        </w:r>
        <w:r>
          <w:rPr>
            <w:rFonts w:cs="Arial"/>
          </w:rPr>
          <w:instrText>HYPERLINK  \l "_Enumeration_Instruments,_Applicatio"</w:instrText>
        </w:r>
        <w:r>
          <w:rPr>
            <w:rFonts w:cs="Arial"/>
          </w:rPr>
        </w:r>
        <w:r>
          <w:rPr>
            <w:rFonts w:cs="Arial"/>
          </w:rPr>
          <w:fldChar w:fldCharType="separate"/>
        </w:r>
        <w:r w:rsidRPr="00112AAF">
          <w:rPr>
            <w:rStyle w:val="Hyperlink"/>
            <w:rFonts w:cs="Arial"/>
          </w:rPr>
          <w:t>Enumeration Instruments, Applications and Tools</w:t>
        </w:r>
        <w:r>
          <w:rPr>
            <w:rFonts w:cs="Arial"/>
          </w:rPr>
          <w:fldChar w:fldCharType="end"/>
        </w:r>
      </w:ins>
    </w:p>
    <w:p w14:paraId="016FDF00" w14:textId="58BD3969" w:rsidR="00112AAF" w:rsidRDefault="00112AAF" w:rsidP="00112AAF">
      <w:pPr>
        <w:pStyle w:val="ListParagraph"/>
        <w:numPr>
          <w:ilvl w:val="0"/>
          <w:numId w:val="356"/>
        </w:numPr>
        <w:spacing w:after="0" w:line="276" w:lineRule="auto"/>
        <w:jc w:val="both"/>
        <w:rPr>
          <w:ins w:id="1215" w:author="Rachel Shipsey" w:date="2025-06-20T15:49:00Z"/>
          <w:rFonts w:cs="Arial"/>
        </w:rPr>
      </w:pPr>
      <w:ins w:id="1216" w:author="Rachel Shipsey" w:date="2025-06-20T15:54:00Z">
        <w:r>
          <w:rPr>
            <w:rFonts w:cs="Arial"/>
          </w:rPr>
          <w:fldChar w:fldCharType="begin"/>
        </w:r>
        <w:r>
          <w:rPr>
            <w:rFonts w:cs="Arial"/>
          </w:rPr>
          <w:instrText>HYPERLINK  \l "_Data_Capture,_Transmission"</w:instrText>
        </w:r>
        <w:r>
          <w:rPr>
            <w:rFonts w:cs="Arial"/>
          </w:rPr>
        </w:r>
        <w:r>
          <w:rPr>
            <w:rFonts w:cs="Arial"/>
          </w:rPr>
          <w:fldChar w:fldCharType="separate"/>
        </w:r>
        <w:r w:rsidRPr="00112AAF">
          <w:rPr>
            <w:rStyle w:val="Hyperlink"/>
            <w:rFonts w:cs="Arial"/>
          </w:rPr>
          <w:t>Data Capture, Transmission and Management</w:t>
        </w:r>
        <w:r>
          <w:rPr>
            <w:rFonts w:cs="Arial"/>
          </w:rPr>
          <w:fldChar w:fldCharType="end"/>
        </w:r>
      </w:ins>
      <w:ins w:id="1217" w:author="Rachel Shipsey" w:date="2025-06-20T15:49:00Z">
        <w:r>
          <w:rPr>
            <w:rFonts w:cs="Arial"/>
          </w:rPr>
          <w:t xml:space="preserve"> </w:t>
        </w:r>
      </w:ins>
    </w:p>
    <w:p w14:paraId="5704446D" w14:textId="2D0912FE" w:rsidR="00112AAF" w:rsidRDefault="00112AAF" w:rsidP="00112AAF">
      <w:pPr>
        <w:pStyle w:val="ListParagraph"/>
        <w:numPr>
          <w:ilvl w:val="0"/>
          <w:numId w:val="356"/>
        </w:numPr>
        <w:spacing w:after="0" w:line="276" w:lineRule="auto"/>
        <w:jc w:val="both"/>
        <w:rPr>
          <w:ins w:id="1218" w:author="Rachel Shipsey" w:date="2025-06-20T15:50:00Z"/>
          <w:rFonts w:cs="Arial"/>
        </w:rPr>
      </w:pPr>
      <w:ins w:id="1219" w:author="Rachel Shipsey" w:date="2025-06-20T15:54:00Z">
        <w:r>
          <w:rPr>
            <w:rFonts w:cs="Arial"/>
          </w:rPr>
          <w:fldChar w:fldCharType="begin"/>
        </w:r>
        <w:r>
          <w:rPr>
            <w:rFonts w:cs="Arial"/>
          </w:rPr>
          <w:instrText>HYPERLINK  \l "_Census_Testing_and"</w:instrText>
        </w:r>
        <w:r>
          <w:rPr>
            <w:rFonts w:cs="Arial"/>
          </w:rPr>
        </w:r>
        <w:r>
          <w:rPr>
            <w:rFonts w:cs="Arial"/>
          </w:rPr>
          <w:fldChar w:fldCharType="separate"/>
        </w:r>
        <w:r w:rsidRPr="00112AAF">
          <w:rPr>
            <w:rStyle w:val="Hyperlink"/>
            <w:rFonts w:cs="Arial"/>
          </w:rPr>
          <w:t>Census Testing and Pilots</w:t>
        </w:r>
        <w:r>
          <w:rPr>
            <w:rFonts w:cs="Arial"/>
          </w:rPr>
          <w:fldChar w:fldCharType="end"/>
        </w:r>
      </w:ins>
    </w:p>
    <w:p w14:paraId="15C2560C" w14:textId="6F4F19BE" w:rsidR="00112AAF" w:rsidRDefault="00112AAF" w:rsidP="00112AAF">
      <w:pPr>
        <w:pStyle w:val="ListParagraph"/>
        <w:numPr>
          <w:ilvl w:val="0"/>
          <w:numId w:val="356"/>
        </w:numPr>
        <w:spacing w:after="0" w:line="276" w:lineRule="auto"/>
        <w:jc w:val="both"/>
        <w:rPr>
          <w:ins w:id="1220" w:author="Rachel Shipsey" w:date="2025-06-20T15:50:00Z"/>
          <w:rFonts w:cs="Arial"/>
        </w:rPr>
      </w:pPr>
      <w:ins w:id="1221" w:author="Rachel Shipsey" w:date="2025-06-20T15:55:00Z">
        <w:r>
          <w:rPr>
            <w:rFonts w:cs="Arial"/>
          </w:rPr>
          <w:fldChar w:fldCharType="begin"/>
        </w:r>
        <w:r>
          <w:rPr>
            <w:rFonts w:cs="Arial"/>
          </w:rPr>
          <w:instrText>HYPERLINK  \l "_CHAPTER_SEVEN:_Recruitment"</w:instrText>
        </w:r>
        <w:r>
          <w:rPr>
            <w:rFonts w:cs="Arial"/>
          </w:rPr>
        </w:r>
        <w:r>
          <w:rPr>
            <w:rFonts w:cs="Arial"/>
          </w:rPr>
          <w:fldChar w:fldCharType="separate"/>
        </w:r>
        <w:r w:rsidRPr="00112AAF">
          <w:rPr>
            <w:rStyle w:val="Hyperlink"/>
            <w:rFonts w:cs="Arial"/>
          </w:rPr>
          <w:t>Recruitment and Training of Field Personnel</w:t>
        </w:r>
        <w:r>
          <w:rPr>
            <w:rFonts w:cs="Arial"/>
          </w:rPr>
          <w:fldChar w:fldCharType="end"/>
        </w:r>
      </w:ins>
    </w:p>
    <w:p w14:paraId="6E6F56DF" w14:textId="74D11FC4" w:rsidR="00112AAF" w:rsidRDefault="00112AAF" w:rsidP="00112AAF">
      <w:pPr>
        <w:pStyle w:val="ListParagraph"/>
        <w:numPr>
          <w:ilvl w:val="0"/>
          <w:numId w:val="356"/>
        </w:numPr>
        <w:spacing w:after="0" w:line="276" w:lineRule="auto"/>
        <w:jc w:val="both"/>
        <w:rPr>
          <w:ins w:id="1222" w:author="Rachel Shipsey" w:date="2025-06-20T15:50:00Z"/>
          <w:rFonts w:cs="Arial"/>
        </w:rPr>
      </w:pPr>
      <w:ins w:id="1223" w:author="Rachel Shipsey" w:date="2025-06-20T15:55:00Z">
        <w:r>
          <w:rPr>
            <w:rFonts w:cs="Arial"/>
          </w:rPr>
          <w:fldChar w:fldCharType="begin"/>
        </w:r>
        <w:r>
          <w:rPr>
            <w:rFonts w:cs="Arial"/>
          </w:rPr>
          <w:instrText>HYPERLINK  \l "_Deployment_and_Supervision"</w:instrText>
        </w:r>
        <w:r>
          <w:rPr>
            <w:rFonts w:cs="Arial"/>
          </w:rPr>
        </w:r>
        <w:r>
          <w:rPr>
            <w:rFonts w:cs="Arial"/>
          </w:rPr>
          <w:fldChar w:fldCharType="separate"/>
        </w:r>
        <w:r w:rsidRPr="00112AAF">
          <w:rPr>
            <w:rStyle w:val="Hyperlink"/>
            <w:rFonts w:cs="Arial"/>
          </w:rPr>
          <w:t>Deployment and Supervision of Field Personnel</w:t>
        </w:r>
        <w:r>
          <w:rPr>
            <w:rFonts w:cs="Arial"/>
          </w:rPr>
          <w:fldChar w:fldCharType="end"/>
        </w:r>
      </w:ins>
    </w:p>
    <w:p w14:paraId="7DE3DAE4" w14:textId="06938EDB" w:rsidR="00112AAF" w:rsidRDefault="00112AAF" w:rsidP="00112AAF">
      <w:pPr>
        <w:pStyle w:val="ListParagraph"/>
        <w:numPr>
          <w:ilvl w:val="0"/>
          <w:numId w:val="356"/>
        </w:numPr>
        <w:spacing w:after="0" w:line="276" w:lineRule="auto"/>
        <w:jc w:val="both"/>
        <w:rPr>
          <w:ins w:id="1224" w:author="Rachel Shipsey" w:date="2025-06-20T15:50:00Z"/>
          <w:rFonts w:cs="Arial"/>
        </w:rPr>
      </w:pPr>
      <w:ins w:id="1225" w:author="Rachel Shipsey" w:date="2025-06-20T15:56:00Z">
        <w:r>
          <w:rPr>
            <w:rFonts w:cs="Arial"/>
          </w:rPr>
          <w:fldChar w:fldCharType="begin"/>
        </w:r>
        <w:r>
          <w:rPr>
            <w:rFonts w:cs="Arial"/>
          </w:rPr>
          <w:instrText>HYPERLINK  \l "_Enumeration_and_Logistics"</w:instrText>
        </w:r>
        <w:r>
          <w:rPr>
            <w:rFonts w:cs="Arial"/>
          </w:rPr>
        </w:r>
        <w:r>
          <w:rPr>
            <w:rFonts w:cs="Arial"/>
          </w:rPr>
          <w:fldChar w:fldCharType="separate"/>
        </w:r>
        <w:r w:rsidRPr="00112AAF">
          <w:rPr>
            <w:rStyle w:val="Hyperlink"/>
            <w:rFonts w:cs="Arial"/>
          </w:rPr>
          <w:t>Enumeration and Logistics</w:t>
        </w:r>
        <w:r>
          <w:rPr>
            <w:rFonts w:cs="Arial"/>
          </w:rPr>
          <w:fldChar w:fldCharType="end"/>
        </w:r>
      </w:ins>
    </w:p>
    <w:p w14:paraId="6E8A2742" w14:textId="34083E9A" w:rsidR="00112AAF" w:rsidRDefault="00112AAF" w:rsidP="00112AAF">
      <w:pPr>
        <w:pStyle w:val="ListParagraph"/>
        <w:numPr>
          <w:ilvl w:val="0"/>
          <w:numId w:val="356"/>
        </w:numPr>
        <w:spacing w:after="0" w:line="276" w:lineRule="auto"/>
        <w:jc w:val="both"/>
        <w:rPr>
          <w:ins w:id="1226" w:author="Rachel Shipsey" w:date="2025-06-20T15:51:00Z"/>
          <w:rFonts w:cs="Arial"/>
        </w:rPr>
      </w:pPr>
      <w:ins w:id="1227" w:author="Rachel Shipsey" w:date="2025-06-20T15:56:00Z">
        <w:r>
          <w:rPr>
            <w:rFonts w:cs="Arial"/>
          </w:rPr>
          <w:fldChar w:fldCharType="begin"/>
        </w:r>
        <w:r>
          <w:rPr>
            <w:rFonts w:cs="Arial"/>
          </w:rPr>
          <w:instrText>HYPERLINK  \l "_Quality_Assurance,_Monitoring,"</w:instrText>
        </w:r>
        <w:r>
          <w:rPr>
            <w:rFonts w:cs="Arial"/>
          </w:rPr>
        </w:r>
        <w:r>
          <w:rPr>
            <w:rFonts w:cs="Arial"/>
          </w:rPr>
          <w:fldChar w:fldCharType="separate"/>
        </w:r>
        <w:r w:rsidRPr="00112AAF">
          <w:rPr>
            <w:rStyle w:val="Hyperlink"/>
            <w:rFonts w:cs="Arial"/>
          </w:rPr>
          <w:t>Quality Assurance, Monitoring, Evaluation and Risk Management</w:t>
        </w:r>
        <w:r>
          <w:rPr>
            <w:rFonts w:cs="Arial"/>
          </w:rPr>
          <w:fldChar w:fldCharType="end"/>
        </w:r>
      </w:ins>
    </w:p>
    <w:p w14:paraId="3917479F" w14:textId="54C79BCE" w:rsidR="00112AAF" w:rsidRDefault="00112AAF" w:rsidP="00112AAF">
      <w:pPr>
        <w:pStyle w:val="ListParagraph"/>
        <w:numPr>
          <w:ilvl w:val="0"/>
          <w:numId w:val="356"/>
        </w:numPr>
        <w:spacing w:after="0" w:line="276" w:lineRule="auto"/>
        <w:jc w:val="both"/>
        <w:rPr>
          <w:ins w:id="1228" w:author="Rachel Shipsey" w:date="2025-06-20T15:51:00Z"/>
          <w:rFonts w:cs="Arial"/>
        </w:rPr>
      </w:pPr>
      <w:ins w:id="1229" w:author="Rachel Shipsey" w:date="2025-06-20T15:57:00Z">
        <w:r>
          <w:rPr>
            <w:rFonts w:cs="Arial"/>
          </w:rPr>
          <w:lastRenderedPageBreak/>
          <w:fldChar w:fldCharType="begin"/>
        </w:r>
        <w:r>
          <w:rPr>
            <w:rFonts w:cs="Arial"/>
          </w:rPr>
          <w:instrText>HYPERLINK  \l "_Census_Analysis,_Products,"</w:instrText>
        </w:r>
        <w:r>
          <w:rPr>
            <w:rFonts w:cs="Arial"/>
          </w:rPr>
        </w:r>
        <w:r>
          <w:rPr>
            <w:rFonts w:cs="Arial"/>
          </w:rPr>
          <w:fldChar w:fldCharType="separate"/>
        </w:r>
        <w:r w:rsidRPr="00112AAF">
          <w:rPr>
            <w:rStyle w:val="Hyperlink"/>
            <w:rFonts w:cs="Arial"/>
          </w:rPr>
          <w:t>Census Analysis, Products, Dissemination and Archiving</w:t>
        </w:r>
        <w:r>
          <w:rPr>
            <w:rFonts w:cs="Arial"/>
          </w:rPr>
          <w:fldChar w:fldCharType="end"/>
        </w:r>
      </w:ins>
    </w:p>
    <w:p w14:paraId="5CFF4847" w14:textId="0B3B518D" w:rsidR="00112AAF" w:rsidRDefault="00112AAF" w:rsidP="00112AAF">
      <w:pPr>
        <w:pStyle w:val="ListParagraph"/>
        <w:numPr>
          <w:ilvl w:val="0"/>
          <w:numId w:val="356"/>
        </w:numPr>
        <w:spacing w:after="0" w:line="276" w:lineRule="auto"/>
        <w:jc w:val="both"/>
        <w:rPr>
          <w:ins w:id="1230" w:author="Rachel Shipsey" w:date="2025-06-20T15:51:00Z"/>
          <w:rFonts w:cs="Arial"/>
        </w:rPr>
      </w:pPr>
      <w:ins w:id="1231" w:author="Rachel Shipsey" w:date="2025-06-20T15:57:00Z">
        <w:r>
          <w:rPr>
            <w:rFonts w:cs="Arial"/>
          </w:rPr>
          <w:fldChar w:fldCharType="begin"/>
        </w:r>
        <w:r>
          <w:rPr>
            <w:rFonts w:cs="Arial"/>
          </w:rPr>
          <w:instrText>HYPERLINK  \l "_Partnerships_and_collaboration"</w:instrText>
        </w:r>
        <w:r>
          <w:rPr>
            <w:rFonts w:cs="Arial"/>
          </w:rPr>
        </w:r>
        <w:r>
          <w:rPr>
            <w:rFonts w:cs="Arial"/>
          </w:rPr>
          <w:fldChar w:fldCharType="separate"/>
        </w:r>
        <w:r w:rsidRPr="00112AAF">
          <w:rPr>
            <w:rStyle w:val="Hyperlink"/>
            <w:rFonts w:cs="Arial"/>
          </w:rPr>
          <w:t>Partnerships and Collaboration</w:t>
        </w:r>
        <w:r>
          <w:rPr>
            <w:rFonts w:cs="Arial"/>
          </w:rPr>
          <w:fldChar w:fldCharType="end"/>
        </w:r>
      </w:ins>
    </w:p>
    <w:p w14:paraId="51FC33B8" w14:textId="630CF7A9" w:rsidR="00112AAF" w:rsidRDefault="00112AAF" w:rsidP="00112AAF">
      <w:pPr>
        <w:pStyle w:val="ListParagraph"/>
        <w:numPr>
          <w:ilvl w:val="0"/>
          <w:numId w:val="356"/>
        </w:numPr>
        <w:spacing w:after="0" w:line="276" w:lineRule="auto"/>
        <w:jc w:val="both"/>
        <w:rPr>
          <w:ins w:id="1232" w:author="Rachel Shipsey" w:date="2025-06-20T15:51:00Z"/>
          <w:rFonts w:cs="Arial"/>
        </w:rPr>
      </w:pPr>
      <w:ins w:id="1233" w:author="Rachel Shipsey" w:date="2025-06-20T15:58:00Z">
        <w:r>
          <w:rPr>
            <w:rFonts w:cs="Arial"/>
          </w:rPr>
          <w:fldChar w:fldCharType="begin"/>
        </w:r>
        <w:r>
          <w:rPr>
            <w:rFonts w:cs="Arial"/>
          </w:rPr>
          <w:instrText>HYPERLINK  \l "_CHAPTER_ELEVEN:_Post-Enumeration"</w:instrText>
        </w:r>
        <w:r>
          <w:rPr>
            <w:rFonts w:cs="Arial"/>
          </w:rPr>
        </w:r>
        <w:r>
          <w:rPr>
            <w:rFonts w:cs="Arial"/>
          </w:rPr>
          <w:fldChar w:fldCharType="separate"/>
        </w:r>
        <w:r w:rsidRPr="00112AAF">
          <w:rPr>
            <w:rStyle w:val="Hyperlink"/>
            <w:rFonts w:cs="Arial"/>
          </w:rPr>
          <w:t>Advocacy, Publicity and Resource Mobilization</w:t>
        </w:r>
        <w:r>
          <w:rPr>
            <w:rFonts w:cs="Arial"/>
          </w:rPr>
          <w:fldChar w:fldCharType="end"/>
        </w:r>
      </w:ins>
    </w:p>
    <w:p w14:paraId="33D91A9F" w14:textId="3CC2A500" w:rsidR="00112AAF" w:rsidRDefault="00112AAF" w:rsidP="00112AAF">
      <w:pPr>
        <w:pStyle w:val="ListParagraph"/>
        <w:numPr>
          <w:ilvl w:val="0"/>
          <w:numId w:val="356"/>
        </w:numPr>
        <w:spacing w:after="0" w:line="276" w:lineRule="auto"/>
        <w:jc w:val="both"/>
        <w:rPr>
          <w:ins w:id="1234" w:author="Rachel Shipsey" w:date="2025-06-20T15:52:00Z"/>
          <w:rFonts w:cs="Arial"/>
        </w:rPr>
      </w:pPr>
      <w:ins w:id="1235" w:author="Rachel Shipsey" w:date="2025-06-20T15:58:00Z">
        <w:r>
          <w:rPr>
            <w:rFonts w:cs="Arial"/>
          </w:rPr>
          <w:fldChar w:fldCharType="begin"/>
        </w:r>
        <w:r>
          <w:rPr>
            <w:rFonts w:cs="Arial"/>
          </w:rPr>
          <w:instrText>HYPERLINK  \l "_Procurement_and_Financial"</w:instrText>
        </w:r>
        <w:r>
          <w:rPr>
            <w:rFonts w:cs="Arial"/>
          </w:rPr>
        </w:r>
        <w:r>
          <w:rPr>
            <w:rFonts w:cs="Arial"/>
          </w:rPr>
          <w:fldChar w:fldCharType="separate"/>
        </w:r>
        <w:r w:rsidRPr="00112AAF">
          <w:rPr>
            <w:rStyle w:val="Hyperlink"/>
            <w:rFonts w:cs="Arial"/>
          </w:rPr>
          <w:t>Procurement and Financial Management</w:t>
        </w:r>
        <w:r>
          <w:rPr>
            <w:rFonts w:cs="Arial"/>
          </w:rPr>
          <w:fldChar w:fldCharType="end"/>
        </w:r>
      </w:ins>
      <w:ins w:id="1236" w:author="Rachel Shipsey" w:date="2025-06-20T15:52:00Z">
        <w:r>
          <w:rPr>
            <w:rFonts w:cs="Arial"/>
          </w:rPr>
          <w:t xml:space="preserve"> </w:t>
        </w:r>
      </w:ins>
    </w:p>
    <w:p w14:paraId="7A5DF7C7" w14:textId="1212A76D" w:rsidR="00112AAF" w:rsidRDefault="00112AAF" w:rsidP="00112AAF">
      <w:pPr>
        <w:pStyle w:val="ListParagraph"/>
        <w:numPr>
          <w:ilvl w:val="0"/>
          <w:numId w:val="356"/>
        </w:numPr>
        <w:spacing w:after="0" w:line="276" w:lineRule="auto"/>
        <w:jc w:val="both"/>
        <w:rPr>
          <w:ins w:id="1237" w:author="Rachel Shipsey" w:date="2025-06-20T15:52:00Z"/>
          <w:rFonts w:cs="Arial"/>
        </w:rPr>
      </w:pPr>
      <w:ins w:id="1238" w:author="Rachel Shipsey" w:date="2025-06-20T15:58:00Z">
        <w:r>
          <w:rPr>
            <w:rFonts w:cs="Arial"/>
          </w:rPr>
          <w:fldChar w:fldCharType="begin"/>
        </w:r>
        <w:r>
          <w:rPr>
            <w:rFonts w:cs="Arial"/>
          </w:rPr>
          <w:instrText>HYPERLINK  \l "_Post-Enumeration_Survey"</w:instrText>
        </w:r>
        <w:r>
          <w:rPr>
            <w:rFonts w:cs="Arial"/>
          </w:rPr>
        </w:r>
        <w:r>
          <w:rPr>
            <w:rFonts w:cs="Arial"/>
          </w:rPr>
          <w:fldChar w:fldCharType="separate"/>
        </w:r>
        <w:r w:rsidRPr="00112AAF">
          <w:rPr>
            <w:rStyle w:val="Hyperlink"/>
            <w:rFonts w:cs="Arial"/>
          </w:rPr>
          <w:t>Post-Enumeration Survey</w:t>
        </w:r>
        <w:r>
          <w:rPr>
            <w:rFonts w:cs="Arial"/>
          </w:rPr>
          <w:fldChar w:fldCharType="end"/>
        </w:r>
      </w:ins>
    </w:p>
    <w:p w14:paraId="1B559CB0" w14:textId="1834EF3F" w:rsidR="00112AAF" w:rsidRDefault="00112AAF" w:rsidP="00112AAF">
      <w:pPr>
        <w:pStyle w:val="ListParagraph"/>
        <w:numPr>
          <w:ilvl w:val="0"/>
          <w:numId w:val="356"/>
        </w:numPr>
        <w:spacing w:after="0" w:line="276" w:lineRule="auto"/>
        <w:jc w:val="both"/>
        <w:rPr>
          <w:ins w:id="1239" w:author="Rachel Shipsey" w:date="2025-06-20T15:52:00Z"/>
          <w:rFonts w:cs="Arial"/>
        </w:rPr>
      </w:pPr>
      <w:ins w:id="1240" w:author="Rachel Shipsey" w:date="2025-06-20T15:58:00Z">
        <w:r>
          <w:rPr>
            <w:rFonts w:cs="Arial"/>
          </w:rPr>
          <w:fldChar w:fldCharType="begin"/>
        </w:r>
        <w:r>
          <w:rPr>
            <w:rFonts w:cs="Arial"/>
          </w:rPr>
          <w:instrText>HYPERLINK  \l "_Alternative_Approaches"</w:instrText>
        </w:r>
        <w:r>
          <w:rPr>
            <w:rFonts w:cs="Arial"/>
          </w:rPr>
        </w:r>
        <w:r>
          <w:rPr>
            <w:rFonts w:cs="Arial"/>
          </w:rPr>
          <w:fldChar w:fldCharType="separate"/>
        </w:r>
        <w:r w:rsidRPr="00112AAF">
          <w:rPr>
            <w:rStyle w:val="Hyperlink"/>
            <w:rFonts w:cs="Arial"/>
          </w:rPr>
          <w:t>Alternative Approaches</w:t>
        </w:r>
        <w:r>
          <w:rPr>
            <w:rFonts w:cs="Arial"/>
          </w:rPr>
          <w:fldChar w:fldCharType="end"/>
        </w:r>
      </w:ins>
    </w:p>
    <w:p w14:paraId="3C64F2C7" w14:textId="292CE768" w:rsidR="00112AAF" w:rsidRPr="00112AAF" w:rsidRDefault="00112AAF">
      <w:pPr>
        <w:pStyle w:val="ListParagraph"/>
        <w:numPr>
          <w:ilvl w:val="0"/>
          <w:numId w:val="356"/>
        </w:numPr>
        <w:spacing w:after="0" w:line="276" w:lineRule="auto"/>
        <w:jc w:val="both"/>
        <w:rPr>
          <w:ins w:id="1241" w:author="Rachel Shipsey" w:date="2025-06-19T18:11:00Z"/>
          <w:rFonts w:cs="Arial"/>
          <w:rPrChange w:id="1242" w:author="Rachel Shipsey" w:date="2025-06-20T15:48:00Z">
            <w:rPr>
              <w:ins w:id="1243" w:author="Rachel Shipsey" w:date="2025-06-19T18:11:00Z"/>
            </w:rPr>
          </w:rPrChange>
        </w:rPr>
        <w:pPrChange w:id="1244" w:author="Rachel Shipsey" w:date="2025-06-20T15:48:00Z">
          <w:pPr>
            <w:spacing w:after="0" w:line="276" w:lineRule="auto"/>
            <w:jc w:val="both"/>
          </w:pPr>
        </w:pPrChange>
      </w:pPr>
      <w:ins w:id="1245" w:author="Rachel Shipsey" w:date="2025-06-20T15:58:00Z">
        <w:r>
          <w:rPr>
            <w:rFonts w:cs="Arial"/>
          </w:rPr>
          <w:fldChar w:fldCharType="begin"/>
        </w:r>
        <w:r>
          <w:rPr>
            <w:rFonts w:cs="Arial"/>
          </w:rPr>
          <w:instrText>HYPERLINK  \l "_Checklist_for_planning"</w:instrText>
        </w:r>
        <w:r>
          <w:rPr>
            <w:rFonts w:cs="Arial"/>
          </w:rPr>
        </w:r>
        <w:r>
          <w:rPr>
            <w:rFonts w:cs="Arial"/>
          </w:rPr>
          <w:fldChar w:fldCharType="separate"/>
        </w:r>
        <w:r w:rsidRPr="00112AAF">
          <w:rPr>
            <w:rStyle w:val="Hyperlink"/>
            <w:rFonts w:cs="Arial"/>
          </w:rPr>
          <w:t>Checklist for Planning a Digital Population and Housing Census</w:t>
        </w:r>
        <w:r>
          <w:rPr>
            <w:rFonts w:cs="Arial"/>
          </w:rPr>
          <w:fldChar w:fldCharType="end"/>
        </w:r>
      </w:ins>
    </w:p>
    <w:p w14:paraId="1FBC46AA" w14:textId="77777777" w:rsidR="00052D88" w:rsidRDefault="00052D88" w:rsidP="005E4C01">
      <w:pPr>
        <w:spacing w:after="0" w:line="276" w:lineRule="auto"/>
        <w:jc w:val="both"/>
        <w:rPr>
          <w:ins w:id="1246" w:author="Rachel Shipsey" w:date="2025-06-19T18:11:00Z"/>
          <w:rFonts w:cs="Arial"/>
        </w:rPr>
      </w:pPr>
    </w:p>
    <w:p w14:paraId="584D2BF6" w14:textId="77777777" w:rsidR="00052D88" w:rsidRDefault="00052D88" w:rsidP="005E4C01">
      <w:pPr>
        <w:spacing w:after="0" w:line="276" w:lineRule="auto"/>
        <w:jc w:val="both"/>
        <w:rPr>
          <w:ins w:id="1247" w:author="Rachel Shipsey" w:date="2025-06-19T18:11:00Z"/>
          <w:rFonts w:cs="Arial"/>
        </w:rPr>
      </w:pPr>
    </w:p>
    <w:p w14:paraId="4B86EB96" w14:textId="2183D52B" w:rsidR="00F53E7F" w:rsidRDefault="00036414" w:rsidP="005E4C01">
      <w:pPr>
        <w:spacing w:after="0" w:line="276" w:lineRule="auto"/>
        <w:jc w:val="both"/>
        <w:rPr>
          <w:ins w:id="1248" w:author="Rachel Shipsey" w:date="2025-06-19T17:58:00Z"/>
          <w:rFonts w:cs="Arial"/>
        </w:rPr>
      </w:pPr>
      <w:ins w:id="1249" w:author="Rachel Shipsey" w:date="2025-06-19T17:51:00Z">
        <w:r>
          <w:rPr>
            <w:rFonts w:cs="Arial"/>
          </w:rPr>
          <w:t xml:space="preserve">You can easily navigate to any </w:t>
        </w:r>
        <w:r w:rsidR="00720A85">
          <w:rPr>
            <w:rFonts w:cs="Arial"/>
          </w:rPr>
          <w:t xml:space="preserve">chapter by </w:t>
        </w:r>
      </w:ins>
      <w:ins w:id="1250" w:author="Rachel Shipsey" w:date="2025-06-19T17:52:00Z">
        <w:r w:rsidR="00254DB7">
          <w:rPr>
            <w:rFonts w:cs="Arial"/>
          </w:rPr>
          <w:t xml:space="preserve">clicking on </w:t>
        </w:r>
        <w:commentRangeStart w:id="1251"/>
        <w:r w:rsidR="00254DB7">
          <w:rPr>
            <w:rFonts w:cs="Arial"/>
          </w:rPr>
          <w:t>Experiences and Lessons</w:t>
        </w:r>
      </w:ins>
      <w:commentRangeEnd w:id="1251"/>
      <w:ins w:id="1252" w:author="Rachel Shipsey" w:date="2025-06-19T17:57:00Z">
        <w:r w:rsidR="006D732C">
          <w:rPr>
            <w:rStyle w:val="CommentReference"/>
            <w:rFonts w:cs="Arial"/>
            <w:sz w:val="24"/>
            <w:szCs w:val="22"/>
          </w:rPr>
          <w:commentReference w:id="1251"/>
        </w:r>
      </w:ins>
      <w:ins w:id="1253" w:author="Rachel Shipsey" w:date="2025-06-19T17:53:00Z">
        <w:r w:rsidR="00254DB7">
          <w:rPr>
            <w:rFonts w:cs="Arial"/>
          </w:rPr>
          <w:t xml:space="preserve"> in </w:t>
        </w:r>
      </w:ins>
      <w:ins w:id="1254" w:author="Rachel Shipsey" w:date="2025-06-19T17:55:00Z">
        <w:r w:rsidR="006D732C">
          <w:rPr>
            <w:rFonts w:cs="Arial"/>
          </w:rPr>
          <w:t xml:space="preserve">the </w:t>
        </w:r>
      </w:ins>
      <w:ins w:id="1255" w:author="Rachel Shipsey" w:date="2025-06-19T17:53:00Z">
        <w:r w:rsidR="00C21CBA">
          <w:rPr>
            <w:rFonts w:cs="Arial"/>
          </w:rPr>
          <w:t>bar</w:t>
        </w:r>
      </w:ins>
      <w:ins w:id="1256" w:author="Rachel Shipsey" w:date="2025-06-19T17:55:00Z">
        <w:r w:rsidR="006D732C">
          <w:rPr>
            <w:rFonts w:cs="Arial"/>
          </w:rPr>
          <w:t xml:space="preserve"> at the top of the page</w:t>
        </w:r>
      </w:ins>
      <w:ins w:id="1257" w:author="Rachel Shipsey" w:date="2025-06-19T17:56:00Z">
        <w:r w:rsidR="006D732C">
          <w:rPr>
            <w:rFonts w:cs="Arial"/>
          </w:rPr>
          <w:t>,</w:t>
        </w:r>
      </w:ins>
      <w:ins w:id="1258" w:author="Rachel Shipsey" w:date="2025-06-19T17:53:00Z">
        <w:r w:rsidR="00C21CBA">
          <w:rPr>
            <w:rFonts w:cs="Arial"/>
          </w:rPr>
          <w:t xml:space="preserve"> and then </w:t>
        </w:r>
      </w:ins>
      <w:ins w:id="1259" w:author="Rachel Shipsey" w:date="2025-06-19T17:54:00Z">
        <w:r w:rsidR="00D90D9E">
          <w:rPr>
            <w:rFonts w:cs="Arial"/>
          </w:rPr>
          <w:t xml:space="preserve">clicking on any chapter in the menu on the </w:t>
        </w:r>
        <w:r w:rsidR="00147F38">
          <w:rPr>
            <w:rFonts w:cs="Arial"/>
          </w:rPr>
          <w:t xml:space="preserve">left-hand side of the page. Each chapter includes a summary of the </w:t>
        </w:r>
      </w:ins>
      <w:ins w:id="1260" w:author="Rachel Shipsey" w:date="2025-06-19T17:55:00Z">
        <w:r w:rsidR="00147F38">
          <w:rPr>
            <w:rFonts w:cs="Arial"/>
          </w:rPr>
          <w:t xml:space="preserve">relevant </w:t>
        </w:r>
      </w:ins>
      <w:ins w:id="1261" w:author="Rachel Shipsey" w:date="2025-06-19T17:54:00Z">
        <w:r w:rsidR="00147F38">
          <w:rPr>
            <w:rFonts w:cs="Arial"/>
          </w:rPr>
          <w:t>case studies</w:t>
        </w:r>
      </w:ins>
      <w:ins w:id="1262" w:author="Rachel Shipsey" w:date="2025-06-19T17:55:00Z">
        <w:r w:rsidR="00147F38">
          <w:rPr>
            <w:rFonts w:cs="Arial"/>
          </w:rPr>
          <w:t xml:space="preserve">, you can also find the full text of the case studies by clicking on the link within the </w:t>
        </w:r>
      </w:ins>
      <w:ins w:id="1263" w:author="Rachel Shipsey" w:date="2025-06-20T15:59:00Z">
        <w:r w:rsidR="008A5641">
          <w:rPr>
            <w:rFonts w:cs="Arial"/>
          </w:rPr>
          <w:t>chapter or</w:t>
        </w:r>
      </w:ins>
      <w:ins w:id="1264" w:author="Rachel Shipsey" w:date="2025-06-19T17:55:00Z">
        <w:r w:rsidR="00147F38">
          <w:rPr>
            <w:rFonts w:cs="Arial"/>
          </w:rPr>
          <w:t xml:space="preserve"> clicking on </w:t>
        </w:r>
        <w:commentRangeStart w:id="1265"/>
        <w:r w:rsidR="006D732C">
          <w:rPr>
            <w:rFonts w:cs="Arial"/>
          </w:rPr>
          <w:t xml:space="preserve">Case Studies </w:t>
        </w:r>
      </w:ins>
      <w:commentRangeEnd w:id="1265"/>
      <w:ins w:id="1266" w:author="Rachel Shipsey" w:date="2025-06-20T15:59:00Z">
        <w:r w:rsidR="008A5641">
          <w:rPr>
            <w:rStyle w:val="CommentReference"/>
          </w:rPr>
          <w:commentReference w:id="1265"/>
        </w:r>
      </w:ins>
      <w:ins w:id="1267" w:author="Rachel Shipsey" w:date="2025-06-19T17:55:00Z">
        <w:r w:rsidR="006D732C">
          <w:rPr>
            <w:rFonts w:cs="Arial"/>
          </w:rPr>
          <w:t>in the bar at the top of the page</w:t>
        </w:r>
      </w:ins>
      <w:ins w:id="1268" w:author="Rachel Shipsey" w:date="2025-06-19T17:56:00Z">
        <w:r w:rsidR="006D732C">
          <w:rPr>
            <w:rFonts w:cs="Arial"/>
          </w:rPr>
          <w:t xml:space="preserve">. </w:t>
        </w:r>
        <w:commentRangeStart w:id="1269"/>
        <w:r w:rsidR="006D732C">
          <w:rPr>
            <w:rFonts w:cs="Arial"/>
          </w:rPr>
          <w:t>Recommendations</w:t>
        </w:r>
      </w:ins>
      <w:commentRangeEnd w:id="1269"/>
      <w:ins w:id="1270" w:author="Rachel Shipsey" w:date="2025-06-19T17:57:00Z">
        <w:r w:rsidR="006D732C">
          <w:rPr>
            <w:rStyle w:val="CommentReference"/>
            <w:rFonts w:cs="Arial"/>
            <w:sz w:val="24"/>
            <w:szCs w:val="22"/>
          </w:rPr>
          <w:commentReference w:id="1269"/>
        </w:r>
      </w:ins>
      <w:ins w:id="1271" w:author="Rachel Shipsey" w:date="2025-06-19T17:56:00Z">
        <w:r w:rsidR="006D732C">
          <w:rPr>
            <w:rFonts w:cs="Arial"/>
          </w:rPr>
          <w:t xml:space="preserve"> are included in each chapter, but can also be found in </w:t>
        </w:r>
      </w:ins>
      <w:ins w:id="1272" w:author="Rachel Shipsey" w:date="2025-06-23T15:05:00Z">
        <w:r w:rsidR="0029680D">
          <w:rPr>
            <w:rFonts w:cs="Arial"/>
          </w:rPr>
          <w:t xml:space="preserve">a </w:t>
        </w:r>
      </w:ins>
      <w:ins w:id="1273" w:author="Rachel Shipsey" w:date="2025-06-19T17:56:00Z">
        <w:r w:rsidR="006D732C">
          <w:rPr>
            <w:rFonts w:cs="Arial"/>
          </w:rPr>
          <w:t>separate section, again th</w:t>
        </w:r>
      </w:ins>
      <w:ins w:id="1274" w:author="Rachel Shipsey" w:date="2025-06-23T15:05:00Z">
        <w:r w:rsidR="0029680D">
          <w:rPr>
            <w:rFonts w:cs="Arial"/>
          </w:rPr>
          <w:t>is</w:t>
        </w:r>
      </w:ins>
      <w:ins w:id="1275" w:author="Rachel Shipsey" w:date="2025-06-19T17:56:00Z">
        <w:r w:rsidR="006D732C">
          <w:rPr>
            <w:rFonts w:cs="Arial"/>
          </w:rPr>
          <w:t xml:space="preserve"> can be easily found by clicking on the relevant link in the bar at the top of</w:t>
        </w:r>
      </w:ins>
      <w:ins w:id="1276" w:author="Rachel Shipsey" w:date="2025-06-19T17:57:00Z">
        <w:r w:rsidR="006D732C">
          <w:rPr>
            <w:rFonts w:cs="Arial"/>
          </w:rPr>
          <w:t xml:space="preserve"> the page.</w:t>
        </w:r>
        <w:r w:rsidR="003743D1">
          <w:rPr>
            <w:rFonts w:cs="Arial"/>
          </w:rPr>
          <w:t xml:space="preserve"> The planning checklist can also be </w:t>
        </w:r>
      </w:ins>
      <w:ins w:id="1277" w:author="Rachel Shipsey" w:date="2025-06-19T17:58:00Z">
        <w:r w:rsidR="003743D1">
          <w:rPr>
            <w:rFonts w:cs="Arial"/>
          </w:rPr>
          <w:t xml:space="preserve">easily accessed by clicking on the </w:t>
        </w:r>
        <w:commentRangeStart w:id="1278"/>
        <w:r w:rsidR="003743D1">
          <w:rPr>
            <w:rFonts w:cs="Arial"/>
          </w:rPr>
          <w:t>Checklist</w:t>
        </w:r>
        <w:commentRangeEnd w:id="1278"/>
        <w:r w:rsidR="00B15955">
          <w:rPr>
            <w:rStyle w:val="CommentReference"/>
            <w:rFonts w:cs="Arial"/>
            <w:sz w:val="24"/>
            <w:szCs w:val="22"/>
          </w:rPr>
          <w:commentReference w:id="1278"/>
        </w:r>
        <w:r w:rsidR="003743D1">
          <w:rPr>
            <w:rFonts w:cs="Arial"/>
          </w:rPr>
          <w:t xml:space="preserve"> link.</w:t>
        </w:r>
      </w:ins>
      <w:del w:id="1279" w:author="Rachel Shipsey" w:date="2025-06-19T17:51:00Z">
        <w:r w:rsidR="00F53E7F" w:rsidRPr="006F67DD" w:rsidDel="00036414">
          <w:rPr>
            <w:rFonts w:cs="Arial"/>
          </w:rPr>
          <w:delText>:</w:delText>
        </w:r>
      </w:del>
    </w:p>
    <w:p w14:paraId="2987CE4D" w14:textId="77777777" w:rsidR="00B15955" w:rsidRDefault="00B15955" w:rsidP="005E4C01">
      <w:pPr>
        <w:spacing w:after="0" w:line="276" w:lineRule="auto"/>
        <w:jc w:val="both"/>
        <w:rPr>
          <w:ins w:id="1280" w:author="Rachel Shipsey" w:date="2025-06-19T17:58:00Z"/>
          <w:rFonts w:cs="Arial"/>
        </w:rPr>
      </w:pPr>
    </w:p>
    <w:p w14:paraId="1EA7FDD2" w14:textId="5ECEB988" w:rsidR="00B15955" w:rsidRDefault="00B15955" w:rsidP="005E4C01">
      <w:pPr>
        <w:spacing w:after="0" w:line="276" w:lineRule="auto"/>
        <w:jc w:val="both"/>
        <w:rPr>
          <w:ins w:id="1281" w:author="Rachel Shipsey" w:date="2025-06-19T18:08:00Z"/>
          <w:rFonts w:cs="Arial"/>
        </w:rPr>
      </w:pPr>
      <w:ins w:id="1282" w:author="Rachel Shipsey" w:date="2025-06-19T17:58:00Z">
        <w:r>
          <w:rPr>
            <w:rFonts w:cs="Arial"/>
          </w:rPr>
          <w:t>Also found in the bar at the top of the page is a search bar,</w:t>
        </w:r>
      </w:ins>
      <w:ins w:id="1283" w:author="Rachel Shipsey" w:date="2025-06-19T17:59:00Z">
        <w:r>
          <w:rPr>
            <w:rFonts w:cs="Arial"/>
          </w:rPr>
          <w:t xml:space="preserve"> typ</w:t>
        </w:r>
      </w:ins>
      <w:ins w:id="1284" w:author="Rachel Shipsey" w:date="2025-06-19T18:00:00Z">
        <w:r w:rsidR="00767033">
          <w:rPr>
            <w:rFonts w:cs="Arial"/>
          </w:rPr>
          <w:t>e</w:t>
        </w:r>
      </w:ins>
      <w:ins w:id="1285" w:author="Rachel Shipsey" w:date="2025-06-19T17:59:00Z">
        <w:r>
          <w:rPr>
            <w:rFonts w:cs="Arial"/>
          </w:rPr>
          <w:t xml:space="preserve"> a word or phrase here </w:t>
        </w:r>
      </w:ins>
      <w:ins w:id="1286" w:author="Rachel Shipsey" w:date="2025-06-19T18:00:00Z">
        <w:r w:rsidR="00767033">
          <w:rPr>
            <w:rFonts w:cs="Arial"/>
          </w:rPr>
          <w:t>and you will be presented with a list of all the places in the E-Handbook where that occurs.</w:t>
        </w:r>
      </w:ins>
    </w:p>
    <w:p w14:paraId="1A1EB11C" w14:textId="735C040C" w:rsidR="00677855" w:rsidRDefault="0029680D" w:rsidP="005E4C01">
      <w:pPr>
        <w:spacing w:after="0" w:line="276" w:lineRule="auto"/>
        <w:jc w:val="both"/>
        <w:rPr>
          <w:ins w:id="1287" w:author="Rachel Shipsey" w:date="2025-06-19T18:09:00Z"/>
          <w:rFonts w:cs="Arial"/>
        </w:rPr>
      </w:pPr>
      <w:ins w:id="1288" w:author="Rachel Shipsey" w:date="2025-06-23T15:04:00Z">
        <w:r w:rsidRPr="0029680D">
          <w:rPr>
            <w:rFonts w:cs="Arial"/>
            <w:noProof/>
          </w:rPr>
          <w:drawing>
            <wp:inline distT="0" distB="0" distL="0" distR="0" wp14:anchorId="2C1433E6" wp14:editId="4341674E">
              <wp:extent cx="5943600" cy="2197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7735"/>
                      </a:xfrm>
                      <a:prstGeom prst="rect">
                        <a:avLst/>
                      </a:prstGeom>
                    </pic:spPr>
                  </pic:pic>
                </a:graphicData>
              </a:graphic>
            </wp:inline>
          </w:drawing>
        </w:r>
      </w:ins>
    </w:p>
    <w:p w14:paraId="42483674" w14:textId="77777777" w:rsidR="00FF303F" w:rsidRDefault="00FF303F" w:rsidP="005E4C01">
      <w:pPr>
        <w:spacing w:after="0" w:line="276" w:lineRule="auto"/>
        <w:jc w:val="both"/>
        <w:rPr>
          <w:ins w:id="1289" w:author="Rachel Shipsey" w:date="2025-06-19T18:09:00Z"/>
          <w:rFonts w:cs="Arial"/>
        </w:rPr>
      </w:pPr>
    </w:p>
    <w:p w14:paraId="1FCA5835" w14:textId="72DDEC33" w:rsidR="00FF303F" w:rsidRDefault="00FF303F" w:rsidP="005E4C01">
      <w:pPr>
        <w:spacing w:after="0" w:line="276" w:lineRule="auto"/>
        <w:jc w:val="both"/>
        <w:rPr>
          <w:ins w:id="1290" w:author="Rachel Shipsey" w:date="2025-06-19T18:10:00Z"/>
          <w:rFonts w:cs="Arial"/>
        </w:rPr>
      </w:pPr>
      <w:ins w:id="1291" w:author="Rachel Shipsey" w:date="2025-06-19T18:09:00Z">
        <w:r>
          <w:rPr>
            <w:rFonts w:cs="Arial"/>
          </w:rPr>
          <w:t xml:space="preserve">Clicking on the chat icon </w:t>
        </w:r>
        <w:r w:rsidRPr="00FF303F">
          <w:rPr>
            <w:rFonts w:cs="Arial"/>
            <w:noProof/>
          </w:rPr>
          <w:drawing>
            <wp:inline distT="0" distB="0" distL="0" distR="0" wp14:anchorId="1E282343" wp14:editId="4237D7F0">
              <wp:extent cx="357809" cy="340971"/>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363136" cy="346047"/>
                      </a:xfrm>
                      <a:prstGeom prst="rect">
                        <a:avLst/>
                      </a:prstGeom>
                    </pic:spPr>
                  </pic:pic>
                </a:graphicData>
              </a:graphic>
            </wp:inline>
          </w:drawing>
        </w:r>
        <w:r>
          <w:rPr>
            <w:rFonts w:cs="Arial"/>
          </w:rPr>
          <w:t xml:space="preserve"> in the bottom right corner of the page will open a chatbot that</w:t>
        </w:r>
      </w:ins>
      <w:ins w:id="1292" w:author="Rachel Shipsey" w:date="2025-06-19T18:10:00Z">
        <w:r>
          <w:rPr>
            <w:rFonts w:cs="Arial"/>
          </w:rPr>
          <w:t xml:space="preserve"> you can interrogate </w:t>
        </w:r>
        <w:r w:rsidR="00052D88">
          <w:rPr>
            <w:rFonts w:cs="Arial"/>
          </w:rPr>
          <w:t>about the e-census handbook.</w:t>
        </w:r>
      </w:ins>
    </w:p>
    <w:p w14:paraId="631AB912" w14:textId="77777777" w:rsidR="00052D88" w:rsidRDefault="00052D88" w:rsidP="005E4C01">
      <w:pPr>
        <w:spacing w:after="0" w:line="276" w:lineRule="auto"/>
        <w:jc w:val="both"/>
        <w:rPr>
          <w:ins w:id="1293" w:author="Rachel Shipsey" w:date="2025-06-19T18:10:00Z"/>
          <w:rFonts w:cs="Arial"/>
        </w:rPr>
      </w:pPr>
    </w:p>
    <w:p w14:paraId="4A0557E6" w14:textId="7C98DBD5" w:rsidR="00052D88" w:rsidRDefault="00052D88" w:rsidP="005E4C01">
      <w:pPr>
        <w:spacing w:after="0" w:line="276" w:lineRule="auto"/>
        <w:jc w:val="both"/>
        <w:rPr>
          <w:rFonts w:cs="Arial"/>
        </w:rPr>
      </w:pPr>
      <w:ins w:id="1294" w:author="Rachel Shipsey" w:date="2025-06-19T18:10:00Z">
        <w:r w:rsidRPr="00052D88">
          <w:rPr>
            <w:rFonts w:cs="Arial"/>
            <w:noProof/>
          </w:rPr>
          <w:lastRenderedPageBreak/>
          <w:drawing>
            <wp:inline distT="0" distB="0" distL="0" distR="0" wp14:anchorId="0F368047" wp14:editId="3B2FB2F8">
              <wp:extent cx="2949934" cy="38190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8136" cy="3829640"/>
                      </a:xfrm>
                      <a:prstGeom prst="rect">
                        <a:avLst/>
                      </a:prstGeom>
                    </pic:spPr>
                  </pic:pic>
                </a:graphicData>
              </a:graphic>
            </wp:inline>
          </w:drawing>
        </w:r>
      </w:ins>
    </w:p>
    <w:p w14:paraId="46960B8D" w14:textId="77777777" w:rsidR="0007415C" w:rsidRDefault="0007415C" w:rsidP="005E4C01">
      <w:pPr>
        <w:spacing w:after="0" w:line="276" w:lineRule="auto"/>
        <w:jc w:val="both"/>
        <w:rPr>
          <w:rFonts w:cs="Arial"/>
        </w:rPr>
      </w:pPr>
    </w:p>
    <w:p w14:paraId="6649C3FE" w14:textId="6003E69A" w:rsidR="0007415C" w:rsidDel="00112AAF" w:rsidRDefault="00D10829" w:rsidP="005E4C01">
      <w:pPr>
        <w:spacing w:after="0" w:line="276" w:lineRule="auto"/>
        <w:jc w:val="both"/>
        <w:rPr>
          <w:del w:id="1295" w:author="Rachel Shipsey" w:date="2025-06-20T15:52:00Z"/>
          <w:rFonts w:cs="Arial"/>
        </w:rPr>
      </w:pPr>
      <w:del w:id="1296" w:author="Rachel Shipsey" w:date="2025-06-20T15:52:00Z">
        <w:r w:rsidDel="00112AAF">
          <w:rPr>
            <w:rFonts w:cs="Arial"/>
          </w:rPr>
          <w:fldChar w:fldCharType="begin"/>
        </w:r>
        <w:r w:rsidDel="00112AAF">
          <w:rPr>
            <w:rFonts w:cs="Arial"/>
          </w:rPr>
          <w:delInstrText xml:space="preserve"> REF _Ref198562847 \h </w:delInstrText>
        </w:r>
        <w:r w:rsidDel="00112AAF">
          <w:rPr>
            <w:rFonts w:cs="Arial"/>
          </w:rPr>
        </w:r>
        <w:r w:rsidDel="00112AAF">
          <w:rPr>
            <w:rFonts w:cs="Arial"/>
          </w:rPr>
          <w:fldChar w:fldCharType="separate"/>
        </w:r>
        <w:r w:rsidRPr="4871BC61" w:rsidDel="00112AAF">
          <w:rPr>
            <w:b/>
          </w:rPr>
          <w:delText>CHAPTER ONE: Introduction to the e-census Handbook</w:delText>
        </w:r>
        <w:r w:rsidDel="00112AAF">
          <w:rPr>
            <w:rFonts w:cs="Arial"/>
          </w:rPr>
          <w:fldChar w:fldCharType="end"/>
        </w:r>
        <w:commentRangeStart w:id="1297"/>
      </w:del>
    </w:p>
    <w:commentRangeEnd w:id="1297"/>
    <w:p w14:paraId="035DB678" w14:textId="64411A2A" w:rsidR="005E551D" w:rsidRPr="006F67DD" w:rsidDel="00112AAF" w:rsidRDefault="006B3CAC" w:rsidP="005E4C01">
      <w:pPr>
        <w:spacing w:after="0" w:line="276" w:lineRule="auto"/>
        <w:jc w:val="both"/>
        <w:rPr>
          <w:ins w:id="1298" w:author="Rachel Elizabeth" w:date="2025-05-19T15:48:00Z"/>
          <w:del w:id="1299" w:author="Rachel Shipsey" w:date="2025-06-20T15:52:00Z"/>
          <w:rFonts w:cs="Arial"/>
        </w:rPr>
      </w:pPr>
      <w:del w:id="1300" w:author="Rachel Shipsey" w:date="2025-06-20T15:52:00Z">
        <w:r w:rsidRPr="006F67DD" w:rsidDel="00112AAF">
          <w:rPr>
            <w:rStyle w:val="CommentReference"/>
            <w:rFonts w:cs="Arial"/>
            <w:sz w:val="24"/>
            <w:szCs w:val="22"/>
          </w:rPr>
          <w:commentReference w:id="1297"/>
        </w:r>
        <w:r w:rsidR="005E551D" w:rsidDel="00112AAF">
          <w:rPr>
            <w:rFonts w:cs="Arial"/>
          </w:rPr>
          <w:fldChar w:fldCharType="begin"/>
        </w:r>
        <w:r w:rsidR="005E551D" w:rsidDel="00112AAF">
          <w:rPr>
            <w:rFonts w:cs="Arial"/>
          </w:rPr>
          <w:delInstrText xml:space="preserve"> REF _Ref199771516 \h </w:delInstrText>
        </w:r>
        <w:r w:rsidR="005E551D" w:rsidDel="00112AAF">
          <w:rPr>
            <w:rFonts w:cs="Arial"/>
          </w:rPr>
        </w:r>
        <w:r w:rsidR="005E551D" w:rsidDel="00112AAF">
          <w:rPr>
            <w:rFonts w:cs="Arial"/>
          </w:rPr>
          <w:fldChar w:fldCharType="separate"/>
        </w:r>
        <w:r w:rsidR="005E551D" w:rsidRPr="4871BC61" w:rsidDel="00112AAF">
          <w:rPr>
            <w:rFonts w:cs="Arial"/>
            <w:b/>
            <w:bCs/>
            <w:sz w:val="28"/>
            <w:szCs w:val="28"/>
          </w:rPr>
          <w:delText xml:space="preserve">CHAPTER TWO: </w:delText>
        </w:r>
        <w:r w:rsidR="005E551D" w:rsidRPr="000977E0" w:rsidDel="00112AAF">
          <w:rPr>
            <w:rFonts w:cs="Arial"/>
            <w:b/>
            <w:bCs/>
            <w:sz w:val="28"/>
            <w:szCs w:val="28"/>
          </w:rPr>
          <w:delText>Project Planning and Management</w:delText>
        </w:r>
        <w:r w:rsidR="005E551D" w:rsidDel="00112AAF">
          <w:rPr>
            <w:rFonts w:cs="Arial"/>
          </w:rPr>
          <w:fldChar w:fldCharType="end"/>
        </w:r>
      </w:del>
    </w:p>
    <w:p w14:paraId="1B5A4E22" w14:textId="30959D64" w:rsidR="00E322CC" w:rsidRPr="006F67DD" w:rsidDel="00112AAF" w:rsidRDefault="00E322CC" w:rsidP="005E4C01">
      <w:pPr>
        <w:spacing w:after="0" w:line="276" w:lineRule="auto"/>
        <w:jc w:val="both"/>
        <w:rPr>
          <w:del w:id="1301" w:author="Rachel Shipsey" w:date="2025-06-20T15:52:00Z"/>
          <w:rFonts w:cs="Arial"/>
        </w:rPr>
      </w:pPr>
      <w:commentRangeStart w:id="1302"/>
      <w:commentRangeStart w:id="1303"/>
    </w:p>
    <w:p w14:paraId="64AA7DBA" w14:textId="7777D6D4" w:rsidR="00F53E7F" w:rsidRPr="006F67DD" w:rsidDel="00112AAF" w:rsidRDefault="005E4C01" w:rsidP="004D01A9">
      <w:pPr>
        <w:spacing w:after="0" w:line="276" w:lineRule="auto"/>
        <w:ind w:left="720"/>
        <w:jc w:val="both"/>
        <w:rPr>
          <w:del w:id="1304" w:author="Rachel Shipsey" w:date="2025-06-20T15:52:00Z"/>
          <w:rFonts w:cs="Arial"/>
        </w:rPr>
      </w:pPr>
      <w:commentRangeStart w:id="1305"/>
      <w:del w:id="1306" w:author="Rachel Shipsey" w:date="2025-06-20T15:52:00Z">
        <w:r w:rsidRPr="006F67DD" w:rsidDel="00112AAF">
          <w:rPr>
            <w:rFonts w:cs="Arial"/>
          </w:rPr>
          <w:delText>Chapter one</w:delText>
        </w:r>
        <w:r w:rsidR="00F53E7F" w:rsidRPr="006F67DD" w:rsidDel="00112AAF">
          <w:rPr>
            <w:rFonts w:cs="Arial"/>
          </w:rPr>
          <w:delText xml:space="preserve">: </w:delText>
        </w:r>
      </w:del>
      <w:ins w:id="1307" w:author="Rachel Elizabeth" w:date="2025-05-19T16:00:00Z">
        <w:del w:id="1308" w:author="Rachel Shipsey" w:date="2025-06-19T14:53:00Z">
          <w:r w:rsidR="00DC5B1B" w:rsidRPr="00217C23" w:rsidDel="005465BF">
            <w:rPr>
              <w:rFonts w:cs="Arial"/>
            </w:rPr>
            <w:fldChar w:fldCharType="begin"/>
          </w:r>
          <w:r w:rsidR="00DC5B1B" w:rsidRPr="006F67DD" w:rsidDel="005465BF">
            <w:rPr>
              <w:rFonts w:cs="Arial"/>
            </w:rPr>
            <w:delInstrText xml:space="preserve"> REF _Ref198562847 \h </w:delInstrText>
          </w:r>
        </w:del>
      </w:ins>
      <w:del w:id="1309" w:author="Rachel Shipsey" w:date="2025-06-19T14:53:00Z">
        <w:r w:rsidR="00F32CC8" w:rsidRPr="006F67DD" w:rsidDel="005465BF">
          <w:rPr>
            <w:rFonts w:cs="Arial"/>
          </w:rPr>
          <w:delInstrText xml:space="preserve"> \* MERGEFORMAT </w:delInstrText>
        </w:r>
        <w:r w:rsidR="00DC5B1B" w:rsidRPr="00217C23" w:rsidDel="005465BF">
          <w:rPr>
            <w:rFonts w:cs="Arial"/>
          </w:rPr>
        </w:r>
        <w:r w:rsidR="00DC5B1B" w:rsidRPr="00217C23" w:rsidDel="005465BF">
          <w:rPr>
            <w:rFonts w:cs="Arial"/>
          </w:rPr>
          <w:fldChar w:fldCharType="separate"/>
        </w:r>
      </w:del>
      <w:ins w:id="1310" w:author="Rachel Elizabeth" w:date="2025-05-19T16:00:00Z">
        <w:del w:id="1311" w:author="Rachel Shipsey" w:date="2025-06-19T14:53:00Z">
          <w:r w:rsidR="00DC5B1B" w:rsidRPr="006F67DD" w:rsidDel="005465BF">
            <w:rPr>
              <w:rFonts w:cs="Arial"/>
              <w:b/>
              <w:bCs/>
              <w:sz w:val="28"/>
              <w:szCs w:val="28"/>
            </w:rPr>
            <w:delText>CHAPTER ONE</w:delText>
          </w:r>
          <w:r w:rsidR="004D01A9" w:rsidRPr="006F67DD" w:rsidDel="005465BF">
            <w:rPr>
              <w:rFonts w:cs="Arial"/>
              <w:b/>
              <w:bCs/>
              <w:sz w:val="28"/>
              <w:szCs w:val="28"/>
            </w:rPr>
            <w:delText xml:space="preserve">: </w:delText>
          </w:r>
          <w:r w:rsidR="00DC5B1B" w:rsidRPr="006F67DD" w:rsidDel="005465BF">
            <w:rPr>
              <w:rFonts w:cs="Arial"/>
              <w:b/>
              <w:bCs/>
              <w:sz w:val="28"/>
              <w:szCs w:val="28"/>
            </w:rPr>
            <w:delText>Introduction to the e-census</w:delText>
          </w:r>
          <w:r w:rsidR="004D01A9" w:rsidRPr="006F67DD" w:rsidDel="005465BF">
            <w:rPr>
              <w:rFonts w:cs="Arial"/>
              <w:b/>
              <w:bCs/>
              <w:sz w:val="28"/>
              <w:szCs w:val="28"/>
            </w:rPr>
            <w:delText xml:space="preserve"> </w:delText>
          </w:r>
          <w:r w:rsidR="00DC5B1B" w:rsidRPr="006F67DD" w:rsidDel="005465BF">
            <w:rPr>
              <w:rFonts w:cs="Arial"/>
              <w:b/>
              <w:bCs/>
              <w:sz w:val="28"/>
              <w:szCs w:val="28"/>
            </w:rPr>
            <w:delText>Handbook</w:delText>
          </w:r>
          <w:r w:rsidR="00DC5B1B" w:rsidRPr="00217C23" w:rsidDel="005465BF">
            <w:rPr>
              <w:rFonts w:cs="Arial"/>
            </w:rPr>
            <w:fldChar w:fldCharType="end"/>
          </w:r>
        </w:del>
      </w:ins>
      <w:commentRangeEnd w:id="1302"/>
      <w:del w:id="1312" w:author="Rachel Shipsey" w:date="2025-06-19T14:53:00Z">
        <w:r w:rsidR="005E730F" w:rsidRPr="006F67DD" w:rsidDel="005465BF">
          <w:rPr>
            <w:rStyle w:val="CommentReference"/>
            <w:rFonts w:cs="Arial"/>
            <w:sz w:val="24"/>
            <w:szCs w:val="22"/>
          </w:rPr>
          <w:commentReference w:id="1302"/>
        </w:r>
        <w:commentRangeEnd w:id="1303"/>
        <w:r w:rsidR="00A26445" w:rsidRPr="006F67DD" w:rsidDel="005465BF">
          <w:rPr>
            <w:rStyle w:val="CommentReference"/>
            <w:rFonts w:cs="Arial"/>
            <w:sz w:val="24"/>
            <w:szCs w:val="22"/>
          </w:rPr>
          <w:commentReference w:id="1303"/>
        </w:r>
      </w:del>
      <w:del w:id="1313" w:author="Rachel Shipsey" w:date="2025-06-20T15:52:00Z">
        <w:r w:rsidR="00F53E7F" w:rsidRPr="006F67DD" w:rsidDel="00112AAF">
          <w:rPr>
            <w:rFonts w:cs="Arial"/>
          </w:rPr>
          <w:delText>I</w:delText>
        </w:r>
        <w:r w:rsidRPr="006F67DD" w:rsidDel="00112AAF">
          <w:rPr>
            <w:rFonts w:cs="Arial"/>
          </w:rPr>
          <w:delText>ntroduction</w:delText>
        </w:r>
        <w:r w:rsidR="00F53E7F" w:rsidRPr="006F67DD" w:rsidDel="00112AAF">
          <w:rPr>
            <w:rFonts w:cs="Arial"/>
          </w:rPr>
          <w:delText xml:space="preserve"> to the e-census </w:delText>
        </w:r>
        <w:r w:rsidR="0047641D" w:rsidRPr="006F67DD" w:rsidDel="00112AAF">
          <w:rPr>
            <w:rFonts w:cs="Arial"/>
          </w:rPr>
          <w:delText>handbook.</w:delText>
        </w:r>
      </w:del>
    </w:p>
    <w:commentRangeStart w:id="1314"/>
    <w:p w14:paraId="39FCB3D0" w14:textId="5FC24CE5" w:rsidR="00F53E7F" w:rsidRPr="006F67DD" w:rsidDel="00112AAF" w:rsidRDefault="00400649">
      <w:pPr>
        <w:spacing w:after="0" w:line="276" w:lineRule="auto"/>
        <w:ind w:left="720"/>
        <w:jc w:val="both"/>
        <w:rPr>
          <w:del w:id="1315" w:author="Rachel Shipsey" w:date="2025-06-20T15:52:00Z"/>
          <w:rFonts w:cs="Arial"/>
        </w:rPr>
      </w:pPr>
      <w:ins w:id="1316" w:author="Rachel Elizabeth" w:date="2025-05-19T16:01:00Z">
        <w:del w:id="1317" w:author="Rachel Shipsey" w:date="2025-06-20T15:52:00Z">
          <w:r w:rsidRPr="00217C23" w:rsidDel="00112AAF">
            <w:rPr>
              <w:rFonts w:cs="Arial"/>
            </w:rPr>
            <w:fldChar w:fldCharType="begin"/>
          </w:r>
          <w:r w:rsidRPr="006F67DD" w:rsidDel="00112AAF">
            <w:rPr>
              <w:rFonts w:cs="Arial"/>
            </w:rPr>
            <w:delInstrText xml:space="preserve"> REF _Ref198562914 \h </w:delInstrText>
          </w:r>
        </w:del>
      </w:ins>
      <w:del w:id="1318" w:author="Rachel Shipsey" w:date="2025-06-20T15:52:00Z">
        <w:r w:rsidR="00F32CC8" w:rsidRPr="006F67DD" w:rsidDel="00112AAF">
          <w:rPr>
            <w:rFonts w:cs="Arial"/>
          </w:rPr>
          <w:delInstrText xml:space="preserve"> \* MERGEFORMAT </w:delInstrText>
        </w:r>
        <w:r w:rsidRPr="00217C23" w:rsidDel="00112AAF">
          <w:rPr>
            <w:rFonts w:cs="Arial"/>
          </w:rPr>
        </w:r>
        <w:r w:rsidRPr="00217C23" w:rsidDel="00112AAF">
          <w:rPr>
            <w:rFonts w:cs="Arial"/>
          </w:rPr>
          <w:fldChar w:fldCharType="separate"/>
        </w:r>
      </w:del>
      <w:ins w:id="1319" w:author="Rachel Elizabeth" w:date="2025-05-19T16:01:00Z">
        <w:del w:id="1320" w:author="Rachel Shipsey" w:date="2025-06-20T15:52:00Z">
          <w:r w:rsidRPr="006F67DD" w:rsidDel="00112AAF">
            <w:rPr>
              <w:rFonts w:cs="Arial"/>
              <w:b/>
              <w:bCs/>
              <w:sz w:val="28"/>
              <w:szCs w:val="28"/>
            </w:rPr>
            <w:delText>CHAPTER TWO</w:delText>
          </w:r>
          <w:r w:rsidR="004D01A9" w:rsidRPr="006F67DD" w:rsidDel="00112AAF">
            <w:rPr>
              <w:rFonts w:cs="Arial"/>
              <w:b/>
              <w:bCs/>
              <w:sz w:val="28"/>
              <w:szCs w:val="28"/>
            </w:rPr>
            <w:delText xml:space="preserve">: </w:delText>
          </w:r>
          <w:r w:rsidRPr="006F67DD" w:rsidDel="00112AAF">
            <w:rPr>
              <w:rFonts w:cs="Arial"/>
              <w:b/>
              <w:bCs/>
              <w:sz w:val="28"/>
              <w:szCs w:val="28"/>
            </w:rPr>
            <w:delText>Project Planning and</w:delText>
          </w:r>
          <w:r w:rsidR="004D01A9" w:rsidRPr="006F67DD" w:rsidDel="00112AAF">
            <w:rPr>
              <w:rFonts w:cs="Arial"/>
              <w:b/>
              <w:bCs/>
              <w:sz w:val="28"/>
              <w:szCs w:val="28"/>
            </w:rPr>
            <w:delText xml:space="preserve"> </w:delText>
          </w:r>
          <w:r w:rsidRPr="006F67DD" w:rsidDel="00112AAF">
            <w:rPr>
              <w:rFonts w:cs="Arial"/>
              <w:b/>
              <w:bCs/>
              <w:sz w:val="28"/>
              <w:szCs w:val="28"/>
            </w:rPr>
            <w:delText>Management</w:delText>
          </w:r>
          <w:r w:rsidRPr="00217C23" w:rsidDel="00112AAF">
            <w:rPr>
              <w:rFonts w:cs="Arial"/>
            </w:rPr>
            <w:fldChar w:fldCharType="end"/>
          </w:r>
        </w:del>
      </w:ins>
      <w:del w:id="1321" w:author="Rachel Shipsey" w:date="2025-06-20T15:52:00Z">
        <w:r w:rsidR="00F53E7F" w:rsidRPr="006F67DD" w:rsidDel="00112AAF">
          <w:rPr>
            <w:rFonts w:cs="Arial"/>
          </w:rPr>
          <w:delText>C</w:delText>
        </w:r>
        <w:r w:rsidR="005E4C01" w:rsidRPr="006F67DD" w:rsidDel="00112AAF">
          <w:rPr>
            <w:rFonts w:cs="Arial"/>
          </w:rPr>
          <w:delText>hapter two</w:delText>
        </w:r>
        <w:r w:rsidR="00F53E7F" w:rsidRPr="006F67DD" w:rsidDel="00112AAF">
          <w:rPr>
            <w:rFonts w:cs="Arial"/>
          </w:rPr>
          <w:delText xml:space="preserve">: Digital </w:delText>
        </w:r>
        <w:r w:rsidR="005E4C01" w:rsidRPr="006F67DD" w:rsidDel="00112AAF">
          <w:rPr>
            <w:rFonts w:cs="Arial"/>
          </w:rPr>
          <w:delText xml:space="preserve">census </w:delText>
        </w:r>
        <w:r w:rsidR="0047641D" w:rsidRPr="006F67DD" w:rsidDel="00112AAF">
          <w:rPr>
            <w:rFonts w:cs="Arial"/>
          </w:rPr>
          <w:delText>planning.</w:delText>
        </w:r>
        <w:commentRangeEnd w:id="1314"/>
        <w:r w:rsidR="005E730F" w:rsidRPr="006F67DD" w:rsidDel="00112AAF">
          <w:rPr>
            <w:rStyle w:val="CommentReference"/>
            <w:rFonts w:cs="Arial"/>
            <w:sz w:val="24"/>
            <w:szCs w:val="22"/>
          </w:rPr>
          <w:commentReference w:id="1314"/>
        </w:r>
      </w:del>
    </w:p>
    <w:p w14:paraId="045B5E1E" w14:textId="3C0CD737" w:rsidR="00400649" w:rsidRPr="006F67DD" w:rsidDel="00112AAF" w:rsidRDefault="00400649" w:rsidP="004D01A9">
      <w:pPr>
        <w:spacing w:after="0" w:line="276" w:lineRule="auto"/>
        <w:ind w:left="720"/>
        <w:jc w:val="both"/>
        <w:rPr>
          <w:ins w:id="1322" w:author="Rachel Elizabeth" w:date="2025-05-19T16:01:00Z"/>
          <w:del w:id="1323" w:author="Rachel Shipsey" w:date="2025-06-20T15:52:00Z"/>
          <w:rFonts w:cs="Arial"/>
        </w:rPr>
      </w:pPr>
    </w:p>
    <w:p w14:paraId="3A381282" w14:textId="6487BB98" w:rsidR="0019298E" w:rsidRPr="006F67DD" w:rsidDel="00112AAF" w:rsidRDefault="0019298E" w:rsidP="004D01A9">
      <w:pPr>
        <w:spacing w:after="0" w:line="276" w:lineRule="auto"/>
        <w:ind w:left="720"/>
        <w:jc w:val="both"/>
        <w:rPr>
          <w:del w:id="1324" w:author="Rachel Shipsey" w:date="2025-06-20T15:52:00Z"/>
          <w:rFonts w:cs="Arial"/>
        </w:rPr>
      </w:pPr>
      <w:del w:id="1325" w:author="Rachel Shipsey" w:date="2025-06-20T15:52:00Z">
        <w:r w:rsidRPr="006F67DD" w:rsidDel="00112AAF">
          <w:rPr>
            <w:rFonts w:cs="Arial"/>
          </w:rPr>
          <w:fldChar w:fldCharType="begin"/>
        </w:r>
        <w:r w:rsidRPr="006F67DD" w:rsidDel="00112AAF">
          <w:rPr>
            <w:rFonts w:cs="Arial"/>
          </w:rPr>
          <w:delInstrText xml:space="preserve"> REF _Ref199233549 \h </w:delInstrText>
        </w:r>
        <w:r w:rsidR="006F67DD" w:rsidDel="00112AAF">
          <w:rPr>
            <w:rFonts w:cs="Arial"/>
          </w:rPr>
          <w:delInstrText xml:space="preserve"> \* MERGEFORMAT </w:delInstrText>
        </w:r>
        <w:r w:rsidRPr="006F67DD" w:rsidDel="00112AAF">
          <w:rPr>
            <w:rFonts w:cs="Arial"/>
          </w:rPr>
        </w:r>
        <w:r w:rsidRPr="006F67DD" w:rsidDel="00112AAF">
          <w:rPr>
            <w:rFonts w:cs="Arial"/>
          </w:rPr>
          <w:fldChar w:fldCharType="separate"/>
        </w:r>
        <w:r w:rsidRPr="006F67DD" w:rsidDel="00112AAF">
          <w:rPr>
            <w:rFonts w:cs="Arial"/>
            <w:b/>
            <w:bCs/>
            <w:sz w:val="28"/>
            <w:szCs w:val="28"/>
          </w:rPr>
          <w:delText>CHAPTER THREE</w:delText>
        </w:r>
        <w:r w:rsidR="004D01A9" w:rsidRPr="006F67DD" w:rsidDel="00112AAF">
          <w:rPr>
            <w:rFonts w:cs="Arial"/>
            <w:b/>
            <w:bCs/>
            <w:sz w:val="28"/>
            <w:szCs w:val="28"/>
          </w:rPr>
          <w:delText xml:space="preserve">: </w:delText>
        </w:r>
      </w:del>
      <w:ins w:id="1326" w:author="Rachel Elizabeth" w:date="2025-05-19T16:04:00Z">
        <w:del w:id="1327" w:author="Rachel Shipsey" w:date="2025-06-20T15:52:00Z">
          <w:r w:rsidRPr="006F67DD" w:rsidDel="00112AAF">
            <w:rPr>
              <w:rFonts w:cs="Arial"/>
              <w:b/>
              <w:bCs/>
              <w:sz w:val="28"/>
              <w:szCs w:val="28"/>
            </w:rPr>
            <w:delText>Geospatial Mapping and</w:delText>
          </w:r>
          <w:r w:rsidR="004D01A9" w:rsidRPr="006F67DD" w:rsidDel="00112AAF">
            <w:rPr>
              <w:rFonts w:cs="Arial"/>
              <w:b/>
              <w:bCs/>
              <w:sz w:val="28"/>
              <w:szCs w:val="28"/>
            </w:rPr>
            <w:delText xml:space="preserve"> </w:delText>
          </w:r>
          <w:r w:rsidRPr="006F67DD" w:rsidDel="00112AAF">
            <w:rPr>
              <w:rFonts w:cs="Arial"/>
              <w:b/>
              <w:bCs/>
              <w:sz w:val="28"/>
              <w:szCs w:val="28"/>
            </w:rPr>
            <w:delText>EA Database Ma</w:delText>
          </w:r>
        </w:del>
      </w:ins>
      <w:ins w:id="1328" w:author="Rachel Elizabeth" w:date="2025-05-19T16:05:00Z">
        <w:del w:id="1329" w:author="Rachel Shipsey" w:date="2025-06-20T15:52:00Z">
          <w:r w:rsidRPr="006F67DD" w:rsidDel="00112AAF">
            <w:rPr>
              <w:rFonts w:cs="Arial"/>
              <w:b/>
              <w:bCs/>
              <w:sz w:val="28"/>
              <w:szCs w:val="28"/>
            </w:rPr>
            <w:delText>nagement</w:delText>
          </w:r>
        </w:del>
      </w:ins>
      <w:del w:id="1330" w:author="Rachel Shipsey" w:date="2025-06-20T15:52:00Z">
        <w:r w:rsidRPr="006F67DD" w:rsidDel="00112AAF">
          <w:rPr>
            <w:rFonts w:cs="Arial"/>
          </w:rPr>
          <w:fldChar w:fldCharType="end"/>
        </w:r>
      </w:del>
    </w:p>
    <w:p w14:paraId="2A84CCF1" w14:textId="0829A59C" w:rsidR="00F53E7F" w:rsidRPr="006F67DD" w:rsidDel="00112AAF" w:rsidRDefault="00F53E7F" w:rsidP="2CDA94BA">
      <w:pPr>
        <w:spacing w:after="0" w:line="276" w:lineRule="auto"/>
        <w:ind w:left="720"/>
        <w:jc w:val="both"/>
        <w:rPr>
          <w:ins w:id="1331" w:author="Rachel Elizabeth" w:date="2025-05-19T15:52:00Z"/>
          <w:del w:id="1332" w:author="Rachel Shipsey" w:date="2025-06-20T15:52:00Z"/>
          <w:rFonts w:cs="Arial"/>
        </w:rPr>
      </w:pPr>
      <w:commentRangeStart w:id="1333"/>
      <w:del w:id="1334" w:author="Rachel Shipsey" w:date="2025-06-20T15:52:00Z">
        <w:r w:rsidRPr="006F67DD" w:rsidDel="00112AAF">
          <w:rPr>
            <w:rFonts w:cs="Arial"/>
          </w:rPr>
          <w:delText>C</w:delText>
        </w:r>
        <w:r w:rsidR="00261306" w:rsidRPr="006F67DD" w:rsidDel="00112AAF">
          <w:rPr>
            <w:rFonts w:cs="Arial"/>
          </w:rPr>
          <w:delText>hapter four</w:delText>
        </w:r>
      </w:del>
      <w:ins w:id="1335" w:author="Rachel Elizabeth" w:date="2025-05-19T15:49:00Z">
        <w:del w:id="1336" w:author="Rachel Shipsey" w:date="2025-06-20T15:52:00Z">
          <w:r w:rsidR="00E322CC" w:rsidRPr="006F67DD" w:rsidDel="00112AAF">
            <w:rPr>
              <w:rFonts w:cs="Arial"/>
            </w:rPr>
            <w:delText>4</w:delText>
          </w:r>
        </w:del>
      </w:ins>
      <w:del w:id="1337" w:author="Rachel Shipsey" w:date="2025-06-20T15:52:00Z">
        <w:r w:rsidRPr="006F67DD" w:rsidDel="00112AAF">
          <w:rPr>
            <w:rFonts w:cs="Arial"/>
          </w:rPr>
          <w:delText xml:space="preserve">: </w:delText>
        </w:r>
        <w:r w:rsidR="266DD5B1" w:rsidRPr="006F67DD" w:rsidDel="00112AAF">
          <w:rPr>
            <w:rFonts w:cs="Arial"/>
          </w:rPr>
          <w:delText xml:space="preserve">Digital </w:delText>
        </w:r>
        <w:r w:rsidR="008339A3" w:rsidRPr="006F67DD" w:rsidDel="00112AAF">
          <w:rPr>
            <w:rFonts w:cs="Arial"/>
          </w:rPr>
          <w:delText>Census tools</w:delText>
        </w:r>
        <w:r w:rsidR="335BB40E" w:rsidRPr="006F67DD" w:rsidDel="00112AAF">
          <w:rPr>
            <w:rFonts w:cs="Arial"/>
          </w:rPr>
          <w:delText xml:space="preserve"> and instruments.</w:delText>
        </w:r>
      </w:del>
      <w:ins w:id="1338" w:author="Rachel Elizabeth" w:date="2025-05-19T15:47:00Z">
        <w:del w:id="1339" w:author="Rachel Shipsey" w:date="2025-06-20T15:52:00Z">
          <w:r w:rsidR="00310DC7" w:rsidRPr="006F67DD" w:rsidDel="00112AAF">
            <w:rPr>
              <w:rFonts w:cs="Arial"/>
            </w:rPr>
            <w:delText>Enumeration Instruments, Applications and Tools</w:delText>
          </w:r>
        </w:del>
      </w:ins>
      <w:commentRangeEnd w:id="1333"/>
      <w:del w:id="1340" w:author="Rachel Shipsey" w:date="2025-06-20T15:52:00Z">
        <w:r w:rsidR="005E730F" w:rsidRPr="006F67DD" w:rsidDel="00112AAF">
          <w:rPr>
            <w:rStyle w:val="CommentReference"/>
            <w:rFonts w:cs="Arial"/>
            <w:sz w:val="24"/>
            <w:szCs w:val="22"/>
          </w:rPr>
          <w:commentReference w:id="1333"/>
        </w:r>
      </w:del>
    </w:p>
    <w:p w14:paraId="55D617E5" w14:textId="56A8051E" w:rsidR="001073FD" w:rsidRPr="006F67DD" w:rsidDel="00112AAF" w:rsidRDefault="001073FD" w:rsidP="001073FD">
      <w:pPr>
        <w:spacing w:after="0" w:line="276" w:lineRule="auto"/>
        <w:ind w:left="720"/>
        <w:jc w:val="both"/>
        <w:rPr>
          <w:ins w:id="1341" w:author="Rachel Elizabeth" w:date="2025-05-19T15:52:00Z"/>
          <w:del w:id="1342" w:author="Rachel Shipsey" w:date="2025-06-20T15:52:00Z"/>
          <w:rFonts w:cs="Arial"/>
          <w:lang w:val="en-GB"/>
        </w:rPr>
      </w:pPr>
      <w:commentRangeStart w:id="1343"/>
      <w:ins w:id="1344" w:author="Rachel Elizabeth" w:date="2025-05-19T15:52:00Z">
        <w:del w:id="1345" w:author="Rachel Shipsey" w:date="2025-06-20T15:52:00Z">
          <w:r w:rsidRPr="006F67DD" w:rsidDel="00112AAF">
            <w:rPr>
              <w:rFonts w:cs="Arial"/>
              <w:lang w:val="en-GB"/>
            </w:rPr>
            <w:delText>Chapter 5: Data Capture, Transmission and Management</w:delText>
          </w:r>
        </w:del>
      </w:ins>
      <w:commentRangeEnd w:id="1343"/>
      <w:del w:id="1346" w:author="Rachel Shipsey" w:date="2025-06-20T15:52:00Z">
        <w:r w:rsidR="005E730F" w:rsidRPr="006F67DD" w:rsidDel="00112AAF">
          <w:rPr>
            <w:rStyle w:val="CommentReference"/>
            <w:rFonts w:cs="Arial"/>
            <w:sz w:val="24"/>
            <w:szCs w:val="22"/>
            <w:lang w:val="en-GB"/>
          </w:rPr>
          <w:commentReference w:id="1343"/>
        </w:r>
      </w:del>
    </w:p>
    <w:p w14:paraId="0CB7BDBC" w14:textId="06D92DDD" w:rsidR="001073FD" w:rsidRPr="006F67DD" w:rsidDel="00112AAF" w:rsidRDefault="001073FD" w:rsidP="2CDA94BA">
      <w:pPr>
        <w:spacing w:after="0" w:line="276" w:lineRule="auto"/>
        <w:ind w:left="720"/>
        <w:jc w:val="both"/>
        <w:rPr>
          <w:del w:id="1347" w:author="Rachel Shipsey" w:date="2025-06-20T15:52:00Z"/>
          <w:rFonts w:cs="Arial"/>
        </w:rPr>
      </w:pPr>
    </w:p>
    <w:p w14:paraId="795D86A7" w14:textId="671FA2C0" w:rsidR="00F53E7F" w:rsidRPr="006F67DD" w:rsidDel="00112AAF" w:rsidRDefault="008C6386" w:rsidP="2CDA94BA">
      <w:pPr>
        <w:spacing w:after="0" w:line="276" w:lineRule="auto"/>
        <w:ind w:left="720"/>
        <w:jc w:val="both"/>
        <w:rPr>
          <w:del w:id="1348" w:author="Rachel Shipsey" w:date="2025-06-20T15:52:00Z"/>
          <w:rFonts w:cs="Arial"/>
        </w:rPr>
      </w:pPr>
      <w:ins w:id="1349" w:author="Rachel Elizabeth" w:date="2025-05-19T16:17:00Z">
        <w:del w:id="1350" w:author="Rachel Shipsey" w:date="2025-06-20T15:52:00Z">
          <w:r w:rsidRPr="006F67DD" w:rsidDel="00112AAF">
            <w:rPr>
              <w:rFonts w:cs="Arial"/>
            </w:rPr>
            <w:fldChar w:fldCharType="begin"/>
          </w:r>
          <w:r w:rsidRPr="006F67DD" w:rsidDel="00112AAF">
            <w:rPr>
              <w:rFonts w:cs="Arial"/>
            </w:rPr>
            <w:delInstrText xml:space="preserve"> REF _Ref198563873 \h </w:delInstrText>
          </w:r>
        </w:del>
      </w:ins>
      <w:del w:id="1351" w:author="Rachel Shipsey" w:date="2025-06-20T15:52:00Z">
        <w:r w:rsidR="00374B34" w:rsidRPr="006F67DD" w:rsidDel="00112AAF">
          <w:rPr>
            <w:rFonts w:cs="Arial"/>
          </w:rPr>
          <w:delInstrText xml:space="preserve"> \* MERGEFORMAT </w:delInstrText>
        </w:r>
        <w:r w:rsidRPr="006F67DD" w:rsidDel="00112AAF">
          <w:rPr>
            <w:rFonts w:cs="Arial"/>
          </w:rPr>
        </w:r>
        <w:r w:rsidRPr="006F67DD" w:rsidDel="00112AAF">
          <w:rPr>
            <w:rFonts w:cs="Arial"/>
          </w:rPr>
          <w:fldChar w:fldCharType="separate"/>
        </w:r>
      </w:del>
      <w:ins w:id="1352" w:author="Rachel Elizabeth" w:date="2025-05-19T16:17:00Z">
        <w:del w:id="1353" w:author="Rachel Shipsey" w:date="2025-06-20T15:52:00Z">
          <w:r w:rsidRPr="006F67DD" w:rsidDel="00112AAF">
            <w:rPr>
              <w:rFonts w:asciiTheme="minorHAnsi" w:hAnsiTheme="minorHAnsi"/>
              <w:sz w:val="22"/>
              <w:rPrChange w:id="1354" w:author="Pamela Kakande Nabukhonzo" w:date="2025-06-17T08:58:00Z">
                <w:rPr>
                  <w:rFonts w:cs="Arial"/>
                  <w:b/>
                  <w:bCs/>
                  <w:sz w:val="28"/>
                  <w:szCs w:val="28"/>
                </w:rPr>
              </w:rPrChange>
            </w:rPr>
            <w:delText xml:space="preserve">CHAPTER SIX: </w:delText>
          </w:r>
          <w:r w:rsidRPr="006F67DD" w:rsidDel="00112AAF">
            <w:delText>Piloting and Testing</w:delText>
          </w:r>
          <w:r w:rsidRPr="006F67DD" w:rsidDel="00112AAF">
            <w:rPr>
              <w:rFonts w:cs="Arial"/>
            </w:rPr>
            <w:fldChar w:fldCharType="end"/>
          </w:r>
        </w:del>
      </w:ins>
      <w:del w:id="1355" w:author="Rachel Shipsey" w:date="2025-06-20T15:52:00Z">
        <w:r w:rsidR="00F53E7F" w:rsidRPr="006F67DD" w:rsidDel="00112AAF">
          <w:rPr>
            <w:rFonts w:cs="Arial"/>
          </w:rPr>
          <w:delText>C</w:delText>
        </w:r>
        <w:r w:rsidR="00261306" w:rsidRPr="006F67DD" w:rsidDel="00112AAF">
          <w:rPr>
            <w:rFonts w:cs="Arial"/>
          </w:rPr>
          <w:delText>hapter five</w:delText>
        </w:r>
        <w:r w:rsidR="00F53E7F" w:rsidRPr="006F67DD" w:rsidDel="00112AAF">
          <w:rPr>
            <w:rFonts w:cs="Arial"/>
          </w:rPr>
          <w:delText xml:space="preserve">: </w:delText>
        </w:r>
        <w:r w:rsidR="6082F733" w:rsidRPr="006F67DD" w:rsidDel="00112AAF">
          <w:rPr>
            <w:rFonts w:cs="Arial"/>
          </w:rPr>
          <w:delText xml:space="preserve">Digital </w:delText>
        </w:r>
        <w:r w:rsidR="009378C3" w:rsidRPr="006F67DD" w:rsidDel="00112AAF">
          <w:rPr>
            <w:rFonts w:cs="Arial"/>
          </w:rPr>
          <w:delText>Census</w:delText>
        </w:r>
        <w:r w:rsidR="00261306" w:rsidRPr="006F67DD" w:rsidDel="00112AAF">
          <w:rPr>
            <w:rFonts w:cs="Arial"/>
          </w:rPr>
          <w:delText xml:space="preserve"> </w:delText>
        </w:r>
        <w:r w:rsidR="75B7D19C" w:rsidRPr="006F67DD" w:rsidDel="00112AAF">
          <w:rPr>
            <w:rFonts w:cs="Arial"/>
          </w:rPr>
          <w:delText xml:space="preserve">testing and pilot. </w:delText>
        </w:r>
      </w:del>
    </w:p>
    <w:p w14:paraId="170BD787" w14:textId="43B38D5F" w:rsidR="008C6386" w:rsidRPr="006F67DD" w:rsidDel="00112AAF" w:rsidRDefault="008C6386" w:rsidP="2CDA94BA">
      <w:pPr>
        <w:spacing w:after="0" w:line="276" w:lineRule="auto"/>
        <w:ind w:left="720"/>
        <w:jc w:val="both"/>
        <w:rPr>
          <w:ins w:id="1356" w:author="Rachel Elizabeth" w:date="2025-05-19T16:17:00Z"/>
          <w:del w:id="1357" w:author="Rachel Shipsey" w:date="2025-06-20T15:52:00Z"/>
          <w:rFonts w:cs="Arial"/>
        </w:rPr>
      </w:pPr>
    </w:p>
    <w:p w14:paraId="67826129" w14:textId="6C983757" w:rsidR="00F53E7F" w:rsidRPr="006F67DD" w:rsidDel="00112AAF" w:rsidRDefault="00F53E7F" w:rsidP="2CDA94BA">
      <w:pPr>
        <w:spacing w:after="0" w:line="276" w:lineRule="auto"/>
        <w:ind w:left="720"/>
        <w:jc w:val="both"/>
        <w:rPr>
          <w:del w:id="1358" w:author="Rachel Shipsey" w:date="2025-06-20T15:52:00Z"/>
          <w:rFonts w:cs="Arial"/>
        </w:rPr>
      </w:pPr>
      <w:del w:id="1359" w:author="Rachel Shipsey" w:date="2025-06-20T15:52:00Z">
        <w:r w:rsidRPr="006F67DD" w:rsidDel="00112AAF">
          <w:rPr>
            <w:rFonts w:cs="Arial"/>
          </w:rPr>
          <w:delText>Chapter six</w:delText>
        </w:r>
      </w:del>
      <w:ins w:id="1360" w:author="Rachel Elizabeth" w:date="2025-05-19T15:54:00Z">
        <w:del w:id="1361" w:author="Rachel Shipsey" w:date="2025-06-20T15:52:00Z">
          <w:r w:rsidR="00722E53" w:rsidRPr="006F67DD" w:rsidDel="00112AAF">
            <w:rPr>
              <w:rFonts w:cs="Arial"/>
            </w:rPr>
            <w:delText>7</w:delText>
          </w:r>
        </w:del>
      </w:ins>
      <w:del w:id="1362" w:author="Rachel Shipsey" w:date="2025-06-20T15:52:00Z">
        <w:r w:rsidRPr="006F67DD" w:rsidDel="00112AAF">
          <w:rPr>
            <w:rFonts w:cs="Arial"/>
          </w:rPr>
          <w:delText>: Recruitment and t</w:delText>
        </w:r>
      </w:del>
      <w:ins w:id="1363" w:author="Rachel Elizabeth" w:date="2025-05-19T15:48:00Z">
        <w:del w:id="1364" w:author="Rachel Shipsey" w:date="2025-06-20T15:52:00Z">
          <w:r w:rsidR="005107E3" w:rsidRPr="006F67DD" w:rsidDel="00112AAF">
            <w:rPr>
              <w:rFonts w:cs="Arial"/>
            </w:rPr>
            <w:delText>T</w:delText>
          </w:r>
        </w:del>
      </w:ins>
      <w:del w:id="1365" w:author="Rachel Shipsey" w:date="2025-06-20T15:52:00Z">
        <w:r w:rsidRPr="006F67DD" w:rsidDel="00112AAF">
          <w:rPr>
            <w:rFonts w:cs="Arial"/>
          </w:rPr>
          <w:delText xml:space="preserve">raining of census </w:delText>
        </w:r>
      </w:del>
      <w:ins w:id="1366" w:author="Rachel Elizabeth" w:date="2025-05-19T15:48:00Z">
        <w:del w:id="1367" w:author="Rachel Shipsey" w:date="2025-06-20T15:52:00Z">
          <w:r w:rsidR="005107E3" w:rsidRPr="006F67DD" w:rsidDel="00112AAF">
            <w:rPr>
              <w:rFonts w:cs="Arial"/>
            </w:rPr>
            <w:delText>F</w:delText>
          </w:r>
        </w:del>
      </w:ins>
      <w:ins w:id="1368" w:author="Rachel Elizabeth" w:date="2025-05-19T15:47:00Z">
        <w:del w:id="1369" w:author="Rachel Shipsey" w:date="2025-06-20T15:52:00Z">
          <w:r w:rsidR="0023484D" w:rsidRPr="006F67DD" w:rsidDel="00112AAF">
            <w:rPr>
              <w:rFonts w:cs="Arial"/>
            </w:rPr>
            <w:delText>iel</w:delText>
          </w:r>
        </w:del>
      </w:ins>
      <w:ins w:id="1370" w:author="Rachel Elizabeth" w:date="2025-05-19T15:48:00Z">
        <w:del w:id="1371" w:author="Rachel Shipsey" w:date="2025-06-20T15:52:00Z">
          <w:r w:rsidR="0023484D" w:rsidRPr="006F67DD" w:rsidDel="00112AAF">
            <w:rPr>
              <w:rFonts w:cs="Arial"/>
            </w:rPr>
            <w:delText>d</w:delText>
          </w:r>
        </w:del>
      </w:ins>
      <w:ins w:id="1372" w:author="Rachel Elizabeth" w:date="2025-05-19T15:47:00Z">
        <w:del w:id="1373" w:author="Rachel Shipsey" w:date="2025-06-20T15:52:00Z">
          <w:r w:rsidR="0023484D" w:rsidRPr="006F67DD" w:rsidDel="00112AAF">
            <w:rPr>
              <w:rFonts w:cs="Arial"/>
            </w:rPr>
            <w:delText xml:space="preserve"> </w:delText>
          </w:r>
        </w:del>
      </w:ins>
      <w:del w:id="1374" w:author="Rachel Shipsey" w:date="2025-06-20T15:52:00Z">
        <w:r w:rsidR="0047641D" w:rsidRPr="006F67DD" w:rsidDel="00112AAF">
          <w:rPr>
            <w:rFonts w:cs="Arial"/>
          </w:rPr>
          <w:delText>p</w:delText>
        </w:r>
      </w:del>
      <w:ins w:id="1375" w:author="Rachel Elizabeth" w:date="2025-05-19T15:48:00Z">
        <w:del w:id="1376" w:author="Rachel Shipsey" w:date="2025-06-20T15:52:00Z">
          <w:r w:rsidR="005107E3" w:rsidRPr="006F67DD" w:rsidDel="00112AAF">
            <w:rPr>
              <w:rFonts w:cs="Arial"/>
            </w:rPr>
            <w:delText>P</w:delText>
          </w:r>
        </w:del>
      </w:ins>
      <w:del w:id="1377" w:author="Rachel Shipsey" w:date="2025-06-20T15:52:00Z">
        <w:r w:rsidR="0047641D" w:rsidRPr="006F67DD" w:rsidDel="00112AAF">
          <w:rPr>
            <w:rFonts w:cs="Arial"/>
          </w:rPr>
          <w:delText>ersonnel.</w:delText>
        </w:r>
      </w:del>
    </w:p>
    <w:p w14:paraId="1C3B2823" w14:textId="61788696" w:rsidR="00F53E7F" w:rsidRPr="006F67DD" w:rsidDel="00112AAF" w:rsidRDefault="00F53E7F" w:rsidP="00F53E7F">
      <w:pPr>
        <w:spacing w:after="0" w:line="276" w:lineRule="auto"/>
        <w:ind w:left="720"/>
        <w:jc w:val="both"/>
        <w:rPr>
          <w:del w:id="1378" w:author="Rachel Shipsey" w:date="2025-06-20T15:52:00Z"/>
          <w:rFonts w:cs="Arial"/>
        </w:rPr>
      </w:pPr>
      <w:del w:id="1379" w:author="Rachel Shipsey" w:date="2025-06-20T15:52:00Z">
        <w:r w:rsidRPr="006F67DD" w:rsidDel="00112AAF">
          <w:rPr>
            <w:rFonts w:cs="Arial"/>
          </w:rPr>
          <w:delText>Chapter seven</w:delText>
        </w:r>
      </w:del>
      <w:ins w:id="1380" w:author="Rachel Elizabeth" w:date="2025-05-19T15:54:00Z">
        <w:del w:id="1381" w:author="Rachel Shipsey" w:date="2025-06-20T15:52:00Z">
          <w:r w:rsidR="00722E53" w:rsidRPr="006F67DD" w:rsidDel="00112AAF">
            <w:rPr>
              <w:rFonts w:cs="Arial"/>
            </w:rPr>
            <w:delText>8</w:delText>
          </w:r>
        </w:del>
      </w:ins>
      <w:del w:id="1382" w:author="Rachel Shipsey" w:date="2025-06-20T15:52:00Z">
        <w:r w:rsidRPr="006F67DD" w:rsidDel="00112AAF">
          <w:rPr>
            <w:rFonts w:cs="Arial"/>
          </w:rPr>
          <w:delText xml:space="preserve">: </w:delText>
        </w:r>
      </w:del>
      <w:ins w:id="1383" w:author="Rachel Elizabeth" w:date="2025-05-19T15:48:00Z">
        <w:del w:id="1384" w:author="Rachel Shipsey" w:date="2025-06-20T15:52:00Z">
          <w:r w:rsidR="00E322CC" w:rsidRPr="006F67DD" w:rsidDel="00112AAF">
            <w:rPr>
              <w:rFonts w:cs="Arial"/>
            </w:rPr>
            <w:delText>Field Personnel Deployment and Supervision</w:delText>
          </w:r>
        </w:del>
      </w:ins>
      <w:del w:id="1385" w:author="Rachel Shipsey" w:date="2025-06-20T15:52:00Z">
        <w:r w:rsidRPr="006F67DD" w:rsidDel="00112AAF">
          <w:rPr>
            <w:rFonts w:cs="Arial"/>
          </w:rPr>
          <w:delText xml:space="preserve">Census </w:delText>
        </w:r>
        <w:r w:rsidR="0047641D" w:rsidRPr="006F67DD" w:rsidDel="00112AAF">
          <w:rPr>
            <w:rFonts w:cs="Arial"/>
          </w:rPr>
          <w:delText>Logistics.</w:delText>
        </w:r>
      </w:del>
    </w:p>
    <w:p w14:paraId="038BE2FE" w14:textId="35C4E456" w:rsidR="00F53E7F" w:rsidRPr="006F67DD" w:rsidDel="00112AAF" w:rsidRDefault="00F53E7F" w:rsidP="00F53E7F">
      <w:pPr>
        <w:spacing w:after="0" w:line="276" w:lineRule="auto"/>
        <w:ind w:left="720"/>
        <w:jc w:val="both"/>
        <w:rPr>
          <w:del w:id="1386" w:author="Rachel Shipsey" w:date="2025-06-20T15:52:00Z"/>
          <w:rFonts w:cs="Arial"/>
        </w:rPr>
      </w:pPr>
      <w:del w:id="1387" w:author="Rachel Shipsey" w:date="2025-06-20T15:52:00Z">
        <w:r w:rsidRPr="006F67DD" w:rsidDel="00112AAF">
          <w:rPr>
            <w:rFonts w:cs="Arial"/>
          </w:rPr>
          <w:delText>Chapter eight</w:delText>
        </w:r>
      </w:del>
      <w:ins w:id="1388" w:author="Rachel Elizabeth" w:date="2025-05-19T15:54:00Z">
        <w:del w:id="1389" w:author="Rachel Shipsey" w:date="2025-06-20T15:52:00Z">
          <w:r w:rsidR="00722E53" w:rsidRPr="006F67DD" w:rsidDel="00112AAF">
            <w:rPr>
              <w:rFonts w:cs="Arial"/>
            </w:rPr>
            <w:delText>9</w:delText>
          </w:r>
        </w:del>
      </w:ins>
      <w:del w:id="1390" w:author="Rachel Shipsey" w:date="2025-06-20T15:52:00Z">
        <w:r w:rsidRPr="006F67DD" w:rsidDel="00112AAF">
          <w:rPr>
            <w:rFonts w:cs="Arial"/>
          </w:rPr>
          <w:delText xml:space="preserve">: Census communication (publicity, </w:delText>
        </w:r>
        <w:r w:rsidR="0047641D" w:rsidRPr="006F67DD" w:rsidDel="00112AAF">
          <w:rPr>
            <w:rFonts w:cs="Arial"/>
          </w:rPr>
          <w:delText>advocacy,</w:delText>
        </w:r>
        <w:r w:rsidRPr="006F67DD" w:rsidDel="00112AAF">
          <w:rPr>
            <w:rFonts w:cs="Arial"/>
          </w:rPr>
          <w:delText xml:space="preserve"> and dissemination)</w:delText>
        </w:r>
        <w:r w:rsidR="0047641D" w:rsidRPr="006F67DD" w:rsidDel="00112AAF">
          <w:rPr>
            <w:rFonts w:cs="Arial"/>
          </w:rPr>
          <w:delText>.</w:delText>
        </w:r>
      </w:del>
      <w:ins w:id="1391" w:author="Rachel Elizabeth" w:date="2025-05-19T15:49:00Z">
        <w:del w:id="1392" w:author="Rachel Shipsey" w:date="2025-06-20T15:52:00Z">
          <w:r w:rsidR="001A6C90" w:rsidRPr="006F67DD" w:rsidDel="00112AAF">
            <w:rPr>
              <w:rFonts w:cs="Arial"/>
            </w:rPr>
            <w:delText>Field Operations and Logistics</w:delText>
          </w:r>
        </w:del>
      </w:ins>
    </w:p>
    <w:p w14:paraId="13E16F8D" w14:textId="2D257DDC" w:rsidR="00F53E7F" w:rsidRPr="006F67DD" w:rsidDel="00112AAF" w:rsidRDefault="00F53E7F" w:rsidP="00F53E7F">
      <w:pPr>
        <w:spacing w:after="0" w:line="276" w:lineRule="auto"/>
        <w:ind w:left="720"/>
        <w:jc w:val="both"/>
        <w:rPr>
          <w:ins w:id="1393" w:author="Rachel Elizabeth" w:date="2025-05-19T15:54:00Z"/>
          <w:del w:id="1394" w:author="Rachel Shipsey" w:date="2025-06-20T15:52:00Z"/>
          <w:rFonts w:cs="Arial"/>
          <w:lang w:val="en-GB"/>
        </w:rPr>
      </w:pPr>
      <w:del w:id="1395" w:author="Rachel Shipsey" w:date="2025-06-20T15:52:00Z">
        <w:r w:rsidRPr="006F67DD" w:rsidDel="00112AAF">
          <w:rPr>
            <w:rFonts w:cs="Arial"/>
            <w:lang w:val="en-GB"/>
            <w:rPrChange w:id="1396" w:author="Rachel Elizabeth" w:date="2025-05-19T15:50:00Z">
              <w:rPr>
                <w:rFonts w:cs="Arial"/>
              </w:rPr>
            </w:rPrChange>
          </w:rPr>
          <w:delText>Chapter nine</w:delText>
        </w:r>
      </w:del>
      <w:ins w:id="1397" w:author="Rachel Elizabeth" w:date="2025-05-19T15:54:00Z">
        <w:del w:id="1398" w:author="Rachel Shipsey" w:date="2025-06-20T15:52:00Z">
          <w:r w:rsidR="00430FA5" w:rsidRPr="006F67DD" w:rsidDel="00112AAF">
            <w:rPr>
              <w:rFonts w:cs="Arial"/>
              <w:lang w:val="en-GB"/>
            </w:rPr>
            <w:delText>10</w:delText>
          </w:r>
        </w:del>
      </w:ins>
      <w:del w:id="1399" w:author="Rachel Shipsey" w:date="2025-06-20T15:52:00Z">
        <w:r w:rsidRPr="006F67DD" w:rsidDel="00112AAF">
          <w:rPr>
            <w:rFonts w:cs="Arial"/>
            <w:lang w:val="en-GB"/>
            <w:rPrChange w:id="1400" w:author="Rachel Elizabeth" w:date="2025-05-19T15:50:00Z">
              <w:rPr>
                <w:rFonts w:cs="Arial"/>
              </w:rPr>
            </w:rPrChange>
          </w:rPr>
          <w:delText xml:space="preserve">: Technology, </w:delText>
        </w:r>
        <w:r w:rsidR="0047641D" w:rsidRPr="006F67DD" w:rsidDel="00112AAF">
          <w:rPr>
            <w:rFonts w:cs="Arial"/>
            <w:lang w:val="en-GB"/>
            <w:rPrChange w:id="1401" w:author="Rachel Elizabeth" w:date="2025-05-19T15:50:00Z">
              <w:rPr>
                <w:rFonts w:cs="Arial"/>
              </w:rPr>
            </w:rPrChange>
          </w:rPr>
          <w:delText>innovations,</w:delText>
        </w:r>
        <w:r w:rsidRPr="006F67DD" w:rsidDel="00112AAF">
          <w:rPr>
            <w:rFonts w:cs="Arial"/>
            <w:lang w:val="en-GB"/>
            <w:rPrChange w:id="1402" w:author="Rachel Elizabeth" w:date="2025-05-19T15:50:00Z">
              <w:rPr>
                <w:rFonts w:cs="Arial"/>
              </w:rPr>
            </w:rPrChange>
          </w:rPr>
          <w:delText xml:space="preserve"> and data </w:delText>
        </w:r>
        <w:r w:rsidR="0047641D" w:rsidRPr="006F67DD" w:rsidDel="00112AAF">
          <w:rPr>
            <w:rFonts w:cs="Arial"/>
            <w:lang w:val="en-GB"/>
            <w:rPrChange w:id="1403" w:author="Rachel Elizabeth" w:date="2025-05-19T15:50:00Z">
              <w:rPr>
                <w:rFonts w:cs="Arial"/>
              </w:rPr>
            </w:rPrChange>
          </w:rPr>
          <w:delText>management.</w:delText>
        </w:r>
      </w:del>
      <w:ins w:id="1404" w:author="Rachel Elizabeth" w:date="2025-05-19T15:50:00Z">
        <w:del w:id="1405" w:author="Rachel Shipsey" w:date="2025-06-20T15:52:00Z">
          <w:r w:rsidR="000570C9" w:rsidRPr="006F67DD" w:rsidDel="00112AAF">
            <w:rPr>
              <w:rFonts w:cs="Arial"/>
              <w:lang w:val="en-GB"/>
              <w:rPrChange w:id="1406" w:author="Rachel Elizabeth" w:date="2025-05-19T15:50:00Z">
                <w:rPr>
                  <w:rFonts w:cs="Arial"/>
                </w:rPr>
              </w:rPrChange>
            </w:rPr>
            <w:delText>Quality Assurance, Moni</w:delText>
          </w:r>
          <w:r w:rsidR="000570C9" w:rsidRPr="006F67DD" w:rsidDel="00112AAF">
            <w:rPr>
              <w:rFonts w:cs="Arial"/>
              <w:lang w:val="en-GB"/>
              <w:rPrChange w:id="1407" w:author="Rachel Elizabeth" w:date="2025-05-19T15:50:00Z">
                <w:rPr>
                  <w:rFonts w:cs="Arial"/>
                  <w:lang w:val="fr-FR"/>
                </w:rPr>
              </w:rPrChange>
            </w:rPr>
            <w:delText>toring, Ev</w:delText>
          </w:r>
          <w:r w:rsidR="000570C9" w:rsidRPr="006F67DD" w:rsidDel="00112AAF">
            <w:rPr>
              <w:rFonts w:cs="Arial"/>
              <w:lang w:val="en-GB"/>
            </w:rPr>
            <w:delText>aluation and Risk Management</w:delText>
          </w:r>
        </w:del>
      </w:ins>
    </w:p>
    <w:p w14:paraId="4B72E8D6" w14:textId="5A3222F3" w:rsidR="00665C70" w:rsidRPr="006F67DD" w:rsidDel="00112AAF" w:rsidRDefault="00665C70" w:rsidP="00F53E7F">
      <w:pPr>
        <w:spacing w:after="0" w:line="276" w:lineRule="auto"/>
        <w:ind w:left="720"/>
        <w:jc w:val="both"/>
        <w:rPr>
          <w:ins w:id="1408" w:author="Rachel Elizabeth" w:date="2025-05-19T15:57:00Z"/>
          <w:del w:id="1409" w:author="Rachel Shipsey" w:date="2025-06-20T15:52:00Z"/>
          <w:rFonts w:cs="Arial"/>
          <w:lang w:val="en-GB"/>
          <w:rPrChange w:id="1410" w:author="Rachel Shipsey" w:date="2025-05-20T15:37:00Z">
            <w:rPr>
              <w:ins w:id="1411" w:author="Rachel Elizabeth" w:date="2025-05-19T15:57:00Z"/>
              <w:del w:id="1412" w:author="Rachel Shipsey" w:date="2025-06-20T15:52:00Z"/>
              <w:rFonts w:cs="Arial"/>
              <w:lang w:val="fr-FR"/>
            </w:rPr>
          </w:rPrChange>
        </w:rPr>
      </w:pPr>
      <w:ins w:id="1413" w:author="Rachel Elizabeth" w:date="2025-05-19T15:54:00Z">
        <w:del w:id="1414" w:author="Rachel Shipsey" w:date="2025-06-20T15:52:00Z">
          <w:r w:rsidRPr="006F67DD" w:rsidDel="00112AAF">
            <w:rPr>
              <w:rFonts w:cs="Arial"/>
              <w:lang w:val="en-GB"/>
            </w:rPr>
            <w:delText>Chapter 11: Census</w:delText>
          </w:r>
        </w:del>
      </w:ins>
      <w:ins w:id="1415" w:author="Rachel Elizabeth" w:date="2025-05-19T15:55:00Z">
        <w:del w:id="1416" w:author="Rachel Shipsey" w:date="2025-06-20T15:52:00Z">
          <w:r w:rsidRPr="006F67DD" w:rsidDel="00112AAF">
            <w:rPr>
              <w:rFonts w:cs="Arial"/>
              <w:lang w:val="en-GB"/>
            </w:rPr>
            <w:delText xml:space="preserve"> Product</w:delText>
          </w:r>
          <w:r w:rsidR="00635689" w:rsidRPr="006F67DD" w:rsidDel="00112AAF">
            <w:rPr>
              <w:rFonts w:cs="Arial"/>
              <w:lang w:val="en-GB"/>
            </w:rPr>
            <w:delText>s:</w:delText>
          </w:r>
          <w:r w:rsidRPr="006F67DD" w:rsidDel="00112AAF">
            <w:rPr>
              <w:rFonts w:cs="Arial"/>
              <w:lang w:val="en-GB"/>
            </w:rPr>
            <w:delText xml:space="preserve"> Ana</w:delText>
          </w:r>
          <w:r w:rsidR="00635689" w:rsidRPr="006F67DD" w:rsidDel="00112AAF">
            <w:rPr>
              <w:rFonts w:cs="Arial"/>
              <w:lang w:val="en-GB"/>
            </w:rPr>
            <w:delText>lysis, Pu</w:delText>
          </w:r>
          <w:r w:rsidR="00635689" w:rsidRPr="006F67DD" w:rsidDel="00112AAF">
            <w:rPr>
              <w:rFonts w:cs="Arial"/>
              <w:lang w:val="en-GB"/>
              <w:rPrChange w:id="1417" w:author="Rachel Shipsey" w:date="2025-05-20T15:37:00Z">
                <w:rPr>
                  <w:rFonts w:cs="Arial"/>
                  <w:lang w:val="fr-FR"/>
                </w:rPr>
              </w:rPrChange>
            </w:rPr>
            <w:delText>blication, Dissemination and A</w:delText>
          </w:r>
        </w:del>
      </w:ins>
      <w:ins w:id="1418" w:author="Rachel Elizabeth" w:date="2025-05-19T15:56:00Z">
        <w:del w:id="1419" w:author="Rachel Shipsey" w:date="2025-06-20T15:52:00Z">
          <w:r w:rsidR="007C3E0A" w:rsidRPr="006F67DD" w:rsidDel="00112AAF">
            <w:rPr>
              <w:rFonts w:cs="Arial"/>
              <w:lang w:val="en-GB"/>
              <w:rPrChange w:id="1420" w:author="Rachel Shipsey" w:date="2025-05-20T15:37:00Z">
                <w:rPr>
                  <w:rFonts w:cs="Arial"/>
                  <w:lang w:val="fr-FR"/>
                </w:rPr>
              </w:rPrChange>
            </w:rPr>
            <w:delText>r</w:delText>
          </w:r>
        </w:del>
      </w:ins>
      <w:ins w:id="1421" w:author="Rachel Elizabeth" w:date="2025-05-19T15:55:00Z">
        <w:del w:id="1422" w:author="Rachel Shipsey" w:date="2025-06-20T15:52:00Z">
          <w:r w:rsidR="00635689" w:rsidRPr="006F67DD" w:rsidDel="00112AAF">
            <w:rPr>
              <w:rFonts w:cs="Arial"/>
              <w:lang w:val="en-GB"/>
              <w:rPrChange w:id="1423" w:author="Rachel Shipsey" w:date="2025-05-20T15:37:00Z">
                <w:rPr>
                  <w:rFonts w:cs="Arial"/>
                  <w:lang w:val="fr-FR"/>
                </w:rPr>
              </w:rPrChange>
            </w:rPr>
            <w:delText>chiv</w:delText>
          </w:r>
          <w:r w:rsidR="002D2170" w:rsidRPr="006F67DD" w:rsidDel="00112AAF">
            <w:rPr>
              <w:rFonts w:cs="Arial"/>
              <w:lang w:val="en-GB"/>
              <w:rPrChange w:id="1424" w:author="Rachel Shipsey" w:date="2025-05-20T15:37:00Z">
                <w:rPr>
                  <w:rFonts w:cs="Arial"/>
                  <w:lang w:val="fr-FR"/>
                </w:rPr>
              </w:rPrChange>
            </w:rPr>
            <w:delText>ing</w:delText>
          </w:r>
        </w:del>
      </w:ins>
    </w:p>
    <w:p w14:paraId="2CD01E7A" w14:textId="0D0EA41E" w:rsidR="00315C0C" w:rsidRPr="006F67DD" w:rsidDel="00112AAF" w:rsidRDefault="00315C0C" w:rsidP="00F53E7F">
      <w:pPr>
        <w:spacing w:after="0" w:line="276" w:lineRule="auto"/>
        <w:ind w:left="720"/>
        <w:jc w:val="both"/>
        <w:rPr>
          <w:ins w:id="1425" w:author="Rachel Elizabeth" w:date="2025-05-19T15:57:00Z"/>
          <w:del w:id="1426" w:author="Rachel Shipsey" w:date="2025-06-20T15:52:00Z"/>
          <w:rFonts w:cs="Arial"/>
          <w:lang w:val="en-GB"/>
        </w:rPr>
      </w:pPr>
      <w:ins w:id="1427" w:author="Rachel Elizabeth" w:date="2025-05-19T15:57:00Z">
        <w:del w:id="1428" w:author="Rachel Shipsey" w:date="2025-06-20T15:52:00Z">
          <w:r w:rsidRPr="006F67DD" w:rsidDel="00112AAF">
            <w:rPr>
              <w:rFonts w:cs="Arial"/>
              <w:lang w:val="en-GB"/>
              <w:rPrChange w:id="1429" w:author="Rachel Elizabeth" w:date="2025-05-19T15:57:00Z">
                <w:rPr>
                  <w:rFonts w:cs="Arial"/>
                  <w:lang w:val="fr-FR"/>
                </w:rPr>
              </w:rPrChange>
            </w:rPr>
            <w:delText xml:space="preserve">Chapter </w:delText>
          </w:r>
        </w:del>
      </w:ins>
      <w:ins w:id="1430" w:author="Rachel Elizabeth" w:date="2025-05-19T15:58:00Z">
        <w:del w:id="1431" w:author="Rachel Shipsey" w:date="2025-06-20T15:52:00Z">
          <w:r w:rsidR="00B569D1" w:rsidRPr="006F67DD" w:rsidDel="00112AAF">
            <w:rPr>
              <w:rFonts w:cs="Arial"/>
              <w:lang w:val="en-GB"/>
            </w:rPr>
            <w:delText>12</w:delText>
          </w:r>
        </w:del>
      </w:ins>
      <w:ins w:id="1432" w:author="Rachel Elizabeth" w:date="2025-05-19T15:57:00Z">
        <w:del w:id="1433" w:author="Rachel Shipsey" w:date="2025-06-20T15:52:00Z">
          <w:r w:rsidRPr="006F67DD" w:rsidDel="00112AAF">
            <w:rPr>
              <w:rFonts w:cs="Arial"/>
              <w:lang w:val="en-GB"/>
              <w:rPrChange w:id="1434" w:author="Rachel Elizabeth" w:date="2025-05-19T15:57:00Z">
                <w:rPr>
                  <w:rFonts w:cs="Arial"/>
                  <w:lang w:val="fr-FR"/>
                </w:rPr>
              </w:rPrChange>
            </w:rPr>
            <w:delText> :Partnerships and Co</w:delText>
          </w:r>
          <w:r w:rsidRPr="006F67DD" w:rsidDel="00112AAF">
            <w:rPr>
              <w:rFonts w:cs="Arial"/>
              <w:lang w:val="en-GB"/>
            </w:rPr>
            <w:delText>llaboration</w:delText>
          </w:r>
        </w:del>
      </w:ins>
    </w:p>
    <w:p w14:paraId="1593C17D" w14:textId="29E14213" w:rsidR="00315C0C" w:rsidRPr="006F67DD" w:rsidDel="00112AAF" w:rsidRDefault="00315C0C" w:rsidP="00F53E7F">
      <w:pPr>
        <w:spacing w:after="0" w:line="276" w:lineRule="auto"/>
        <w:ind w:left="720"/>
        <w:jc w:val="both"/>
        <w:rPr>
          <w:ins w:id="1435" w:author="Rachel Elizabeth" w:date="2025-05-19T15:57:00Z"/>
          <w:del w:id="1436" w:author="Rachel Shipsey" w:date="2025-06-20T15:52:00Z"/>
          <w:rFonts w:cs="Arial"/>
          <w:lang w:val="en-GB"/>
        </w:rPr>
      </w:pPr>
      <w:ins w:id="1437" w:author="Rachel Elizabeth" w:date="2025-05-19T15:57:00Z">
        <w:del w:id="1438" w:author="Rachel Shipsey" w:date="2025-06-20T15:52:00Z">
          <w:r w:rsidRPr="006F67DD" w:rsidDel="00112AAF">
            <w:rPr>
              <w:rFonts w:cs="Arial"/>
              <w:lang w:val="en-GB"/>
            </w:rPr>
            <w:delText xml:space="preserve">Chapter </w:delText>
          </w:r>
        </w:del>
      </w:ins>
      <w:ins w:id="1439" w:author="Rachel Elizabeth" w:date="2025-05-19T15:58:00Z">
        <w:del w:id="1440" w:author="Rachel Shipsey" w:date="2025-06-20T15:52:00Z">
          <w:r w:rsidR="00B569D1" w:rsidRPr="006F67DD" w:rsidDel="00112AAF">
            <w:rPr>
              <w:rFonts w:cs="Arial"/>
              <w:lang w:val="en-GB"/>
            </w:rPr>
            <w:delText>13</w:delText>
          </w:r>
        </w:del>
      </w:ins>
      <w:ins w:id="1441" w:author="Rachel Elizabeth" w:date="2025-05-19T15:57:00Z">
        <w:del w:id="1442" w:author="Rachel Shipsey" w:date="2025-06-20T15:52:00Z">
          <w:r w:rsidRPr="006F67DD" w:rsidDel="00112AAF">
            <w:rPr>
              <w:rFonts w:cs="Arial"/>
              <w:lang w:val="en-GB"/>
            </w:rPr>
            <w:delText xml:space="preserve">: </w:delText>
          </w:r>
          <w:r w:rsidR="0061610B" w:rsidRPr="006F67DD" w:rsidDel="00112AAF">
            <w:rPr>
              <w:rFonts w:cs="Arial"/>
              <w:lang w:val="en-GB"/>
            </w:rPr>
            <w:delText>Advocacy, Publicity and Resource Mobilisation</w:delText>
          </w:r>
        </w:del>
      </w:ins>
    </w:p>
    <w:p w14:paraId="59F6883A" w14:textId="35AF767F" w:rsidR="0061610B" w:rsidRPr="006F67DD" w:rsidDel="00112AAF" w:rsidRDefault="0061610B" w:rsidP="00F53E7F">
      <w:pPr>
        <w:spacing w:after="0" w:line="276" w:lineRule="auto"/>
        <w:ind w:left="720"/>
        <w:jc w:val="both"/>
        <w:rPr>
          <w:del w:id="1443" w:author="Rachel Shipsey" w:date="2025-06-20T15:52:00Z"/>
          <w:rFonts w:cs="Arial"/>
          <w:lang w:val="en-GB"/>
          <w:rPrChange w:id="1444" w:author="Rachel Elizabeth" w:date="2025-05-19T15:57:00Z">
            <w:rPr>
              <w:del w:id="1445" w:author="Rachel Shipsey" w:date="2025-06-20T15:52:00Z"/>
              <w:rFonts w:cs="Arial"/>
            </w:rPr>
          </w:rPrChange>
        </w:rPr>
      </w:pPr>
      <w:ins w:id="1446" w:author="Rachel Elizabeth" w:date="2025-05-19T15:57:00Z">
        <w:del w:id="1447" w:author="Rachel Shipsey" w:date="2025-06-20T15:52:00Z">
          <w:r w:rsidRPr="006F67DD" w:rsidDel="00112AAF">
            <w:rPr>
              <w:rFonts w:cs="Arial"/>
              <w:lang w:val="en-GB"/>
            </w:rPr>
            <w:delText xml:space="preserve">Chapter </w:delText>
          </w:r>
        </w:del>
      </w:ins>
      <w:ins w:id="1448" w:author="Rachel Elizabeth" w:date="2025-05-19T15:58:00Z">
        <w:del w:id="1449" w:author="Rachel Shipsey" w:date="2025-06-20T15:52:00Z">
          <w:r w:rsidR="00B569D1" w:rsidRPr="006F67DD" w:rsidDel="00112AAF">
            <w:rPr>
              <w:rFonts w:cs="Arial"/>
              <w:lang w:val="en-GB"/>
            </w:rPr>
            <w:delText>14</w:delText>
          </w:r>
        </w:del>
      </w:ins>
      <w:ins w:id="1450" w:author="Rachel Elizabeth" w:date="2025-05-19T15:57:00Z">
        <w:del w:id="1451" w:author="Rachel Shipsey" w:date="2025-06-20T15:52:00Z">
          <w:r w:rsidRPr="006F67DD" w:rsidDel="00112AAF">
            <w:rPr>
              <w:rFonts w:cs="Arial"/>
              <w:lang w:val="en-GB"/>
            </w:rPr>
            <w:delText>: Procurement</w:delText>
          </w:r>
        </w:del>
      </w:ins>
      <w:ins w:id="1452" w:author="Rachel Elizabeth" w:date="2025-05-19T15:58:00Z">
        <w:del w:id="1453" w:author="Rachel Shipsey" w:date="2025-06-20T15:52:00Z">
          <w:r w:rsidRPr="006F67DD" w:rsidDel="00112AAF">
            <w:rPr>
              <w:rFonts w:cs="Arial"/>
              <w:lang w:val="en-GB"/>
            </w:rPr>
            <w:delText>, Administration</w:delText>
          </w:r>
          <w:r w:rsidR="00B569D1" w:rsidRPr="006F67DD" w:rsidDel="00112AAF">
            <w:rPr>
              <w:rFonts w:cs="Arial"/>
              <w:lang w:val="en-GB"/>
            </w:rPr>
            <w:delText>, and Financial Managment</w:delText>
          </w:r>
        </w:del>
      </w:ins>
      <w:del w:id="1454" w:author="Rachel Shipsey" w:date="2025-06-20T15:52:00Z">
        <w:r w:rsidR="007A3C40" w:rsidDel="00112AAF">
          <w:rPr>
            <w:rFonts w:cs="Arial"/>
            <w:lang w:val="en-GB"/>
          </w:rPr>
          <w:delText>OLD</w:delText>
        </w:r>
      </w:del>
    </w:p>
    <w:p w14:paraId="49FA81B1" w14:textId="1D9509C5" w:rsidR="00F53E7F" w:rsidRPr="006F67DD" w:rsidDel="00112AAF" w:rsidRDefault="00F53E7F" w:rsidP="00F53E7F">
      <w:pPr>
        <w:spacing w:after="0" w:line="276" w:lineRule="auto"/>
        <w:ind w:left="720"/>
        <w:jc w:val="both"/>
        <w:rPr>
          <w:del w:id="1455" w:author="Rachel Shipsey" w:date="2025-06-20T15:52:00Z"/>
          <w:rFonts w:cs="Arial"/>
          <w:lang w:val="en-GB"/>
          <w:rPrChange w:id="1456" w:author="Rachel Elizabeth" w:date="2025-05-19T15:51:00Z">
            <w:rPr>
              <w:del w:id="1457" w:author="Rachel Shipsey" w:date="2025-06-20T15:52:00Z"/>
              <w:rFonts w:cs="Arial"/>
            </w:rPr>
          </w:rPrChange>
        </w:rPr>
      </w:pPr>
      <w:del w:id="1458" w:author="Rachel Shipsey" w:date="2025-06-20T15:52:00Z">
        <w:r w:rsidRPr="006F67DD" w:rsidDel="00112AAF">
          <w:rPr>
            <w:rFonts w:cs="Arial"/>
            <w:lang w:val="en-GB"/>
            <w:rPrChange w:id="1459" w:author="Rachel Elizabeth" w:date="2025-05-19T15:51:00Z">
              <w:rPr>
                <w:rFonts w:cs="Arial"/>
              </w:rPr>
            </w:rPrChange>
          </w:rPr>
          <w:delText xml:space="preserve">Chapter ten: </w:delText>
        </w:r>
        <w:r w:rsidR="0047641D" w:rsidRPr="006F67DD" w:rsidDel="00112AAF">
          <w:rPr>
            <w:rFonts w:cs="Arial"/>
            <w:lang w:val="en-GB"/>
            <w:rPrChange w:id="1460" w:author="Rachel Elizabeth" w:date="2025-05-19T15:51:00Z">
              <w:rPr>
                <w:rFonts w:cs="Arial"/>
              </w:rPr>
            </w:rPrChange>
          </w:rPr>
          <w:delText>Enumeration.</w:delText>
        </w:r>
      </w:del>
    </w:p>
    <w:p w14:paraId="3A2464E9" w14:textId="71F84E13" w:rsidR="00E671F1" w:rsidRPr="006F67DD" w:rsidDel="00112AAF" w:rsidRDefault="00E671F1" w:rsidP="00E671F1">
      <w:pPr>
        <w:spacing w:after="0" w:line="276" w:lineRule="auto"/>
        <w:ind w:left="720"/>
        <w:jc w:val="both"/>
        <w:rPr>
          <w:del w:id="1461" w:author="Rachel Shipsey" w:date="2025-06-20T15:52:00Z"/>
          <w:rFonts w:cs="Arial"/>
        </w:rPr>
      </w:pPr>
      <w:del w:id="1462" w:author="Rachel Shipsey" w:date="2025-06-20T15:52:00Z">
        <w:r w:rsidRPr="006F67DD" w:rsidDel="00112AAF">
          <w:rPr>
            <w:rFonts w:cs="Arial"/>
          </w:rPr>
          <w:delText>Chapter eleven</w:delText>
        </w:r>
      </w:del>
      <w:ins w:id="1463" w:author="Rachel Elizabeth" w:date="2025-05-19T15:58:00Z">
        <w:del w:id="1464" w:author="Rachel Shipsey" w:date="2025-06-20T15:52:00Z">
          <w:r w:rsidR="00B569D1" w:rsidRPr="006F67DD" w:rsidDel="00112AAF">
            <w:rPr>
              <w:rFonts w:cs="Arial"/>
            </w:rPr>
            <w:delText>15</w:delText>
          </w:r>
        </w:del>
      </w:ins>
      <w:del w:id="1465" w:author="Rachel Shipsey" w:date="2025-06-20T15:52:00Z">
        <w:r w:rsidRPr="006F67DD" w:rsidDel="00112AAF">
          <w:rPr>
            <w:rFonts w:cs="Arial"/>
          </w:rPr>
          <w:delText>: Post-Enumeration Survey.</w:delText>
        </w:r>
      </w:del>
    </w:p>
    <w:p w14:paraId="295BD23E" w14:textId="112568D8" w:rsidR="00F53E7F" w:rsidRPr="006F67DD" w:rsidDel="00D847C1" w:rsidRDefault="00F53E7F" w:rsidP="00F53E7F">
      <w:pPr>
        <w:spacing w:after="0" w:line="276" w:lineRule="auto"/>
        <w:ind w:left="720"/>
        <w:jc w:val="both"/>
        <w:rPr>
          <w:del w:id="1466" w:author="Rachel Shipsey" w:date="2025-05-21T09:59:00Z"/>
          <w:rFonts w:cs="Arial"/>
        </w:rPr>
      </w:pPr>
      <w:del w:id="1467" w:author="Rachel Shipsey" w:date="2025-05-21T09:59:00Z">
        <w:r w:rsidRPr="006F67DD" w:rsidDel="00D847C1">
          <w:rPr>
            <w:rFonts w:cs="Arial"/>
          </w:rPr>
          <w:delText xml:space="preserve">Chapter </w:delText>
        </w:r>
        <w:r w:rsidR="00E671F1" w:rsidRPr="006F67DD" w:rsidDel="00D847C1">
          <w:rPr>
            <w:rFonts w:cs="Arial"/>
          </w:rPr>
          <w:delText>twelve</w:delText>
        </w:r>
      </w:del>
      <w:ins w:id="1468" w:author="Rachel Elizabeth" w:date="2025-05-19T15:58:00Z">
        <w:del w:id="1469" w:author="Rachel Shipsey" w:date="2025-05-21T09:59:00Z">
          <w:r w:rsidR="00B569D1" w:rsidRPr="006F67DD" w:rsidDel="00D847C1">
            <w:rPr>
              <w:rFonts w:cs="Arial"/>
            </w:rPr>
            <w:delText>16</w:delText>
          </w:r>
        </w:del>
      </w:ins>
      <w:del w:id="1470" w:author="Rachel Shipsey" w:date="2025-05-21T09:59:00Z">
        <w:r w:rsidRPr="006F67DD" w:rsidDel="00D847C1">
          <w:rPr>
            <w:rFonts w:cs="Arial"/>
          </w:rPr>
          <w:delText xml:space="preserve">: Data processing and census </w:delText>
        </w:r>
        <w:r w:rsidR="0047641D" w:rsidRPr="006F67DD" w:rsidDel="00D847C1">
          <w:rPr>
            <w:rFonts w:cs="Arial"/>
          </w:rPr>
          <w:delText>products.</w:delText>
        </w:r>
      </w:del>
    </w:p>
    <w:p w14:paraId="7E9368AF" w14:textId="76614F52" w:rsidR="00F53E7F" w:rsidRPr="006F67DD" w:rsidDel="00112AAF" w:rsidRDefault="00F53E7F" w:rsidP="00D847C1">
      <w:pPr>
        <w:spacing w:after="0" w:line="276" w:lineRule="auto"/>
        <w:ind w:left="720"/>
        <w:jc w:val="both"/>
        <w:rPr>
          <w:del w:id="1471" w:author="Rachel Shipsey" w:date="2025-06-20T15:52:00Z"/>
          <w:rFonts w:cs="Arial"/>
        </w:rPr>
      </w:pPr>
      <w:del w:id="1472" w:author="Rachel Shipsey" w:date="2025-06-20T15:52:00Z">
        <w:r w:rsidRPr="006F67DD" w:rsidDel="00112AAF">
          <w:rPr>
            <w:rFonts w:cs="Arial"/>
          </w:rPr>
          <w:delText xml:space="preserve">Chapter </w:delText>
        </w:r>
        <w:r w:rsidR="00E671F1" w:rsidRPr="006F67DD" w:rsidDel="00112AAF">
          <w:rPr>
            <w:rFonts w:cs="Arial"/>
          </w:rPr>
          <w:delText>thirteen</w:delText>
        </w:r>
      </w:del>
      <w:ins w:id="1473" w:author="Rachel Elizabeth" w:date="2025-05-19T15:59:00Z">
        <w:del w:id="1474" w:author="Rachel Shipsey" w:date="2025-06-20T15:52:00Z">
          <w:r w:rsidR="00675989" w:rsidRPr="006F67DD" w:rsidDel="00112AAF">
            <w:rPr>
              <w:rFonts w:cs="Arial"/>
            </w:rPr>
            <w:delText>1</w:delText>
          </w:r>
        </w:del>
        <w:del w:id="1475" w:author="Rachel Shipsey" w:date="2025-05-21T09:59:00Z">
          <w:r w:rsidR="00675989" w:rsidRPr="006F67DD" w:rsidDel="00E63738">
            <w:rPr>
              <w:rFonts w:cs="Arial"/>
            </w:rPr>
            <w:delText>7</w:delText>
          </w:r>
        </w:del>
      </w:ins>
      <w:del w:id="1476" w:author="Rachel Shipsey" w:date="2025-06-20T15:52:00Z">
        <w:r w:rsidRPr="006F67DD" w:rsidDel="00112AAF">
          <w:rPr>
            <w:rFonts w:cs="Arial"/>
          </w:rPr>
          <w:delText>: Digital Census Archiving</w:delText>
        </w:r>
      </w:del>
      <w:ins w:id="1477" w:author="Rachel Elizabeth" w:date="2025-05-19T15:59:00Z">
        <w:del w:id="1478" w:author="Rachel Shipsey" w:date="2025-06-20T15:52:00Z">
          <w:r w:rsidR="00675989" w:rsidRPr="006F67DD" w:rsidDel="00112AAF">
            <w:rPr>
              <w:rFonts w:cs="Arial"/>
            </w:rPr>
            <w:delText>Alternative Approaches</w:delText>
          </w:r>
        </w:del>
      </w:ins>
    </w:p>
    <w:p w14:paraId="551C7135" w14:textId="3F8C3331" w:rsidR="00F53E7F" w:rsidRPr="006F67DD" w:rsidDel="00112AAF" w:rsidRDefault="002E48B2" w:rsidP="00F53E7F">
      <w:pPr>
        <w:spacing w:after="0" w:line="276" w:lineRule="auto"/>
        <w:ind w:left="720"/>
        <w:jc w:val="both"/>
        <w:rPr>
          <w:del w:id="1479" w:author="Rachel Shipsey" w:date="2025-06-20T15:52:00Z"/>
          <w:rFonts w:cs="Arial"/>
          <w:lang w:val="fr-FR"/>
          <w:rPrChange w:id="1480" w:author="Rachel Elizabeth" w:date="2025-05-19T15:59:00Z">
            <w:rPr>
              <w:del w:id="1481" w:author="Rachel Shipsey" w:date="2025-06-20T15:52:00Z"/>
              <w:rFonts w:cs="Arial"/>
            </w:rPr>
          </w:rPrChange>
        </w:rPr>
      </w:pPr>
      <w:del w:id="1482" w:author="Rachel Shipsey" w:date="2025-06-20T15:52:00Z">
        <w:r w:rsidRPr="006F67DD" w:rsidDel="00112AAF">
          <w:rPr>
            <w:rFonts w:cs="Arial"/>
            <w:lang w:val="fr-FR"/>
            <w:rPrChange w:id="1483" w:author="Rachel Elizabeth" w:date="2025-05-19T15:59:00Z">
              <w:rPr>
                <w:rFonts w:cs="Arial"/>
              </w:rPr>
            </w:rPrChange>
          </w:rPr>
          <w:delText xml:space="preserve">Chapter </w:delText>
        </w:r>
        <w:r w:rsidR="00E671F1" w:rsidRPr="006F67DD" w:rsidDel="00112AAF">
          <w:rPr>
            <w:rFonts w:cs="Arial"/>
            <w:lang w:val="fr-FR"/>
            <w:rPrChange w:id="1484" w:author="Rachel Elizabeth" w:date="2025-05-19T15:59:00Z">
              <w:rPr>
                <w:rFonts w:cs="Arial"/>
              </w:rPr>
            </w:rPrChange>
          </w:rPr>
          <w:delText>fourteen</w:delText>
        </w:r>
      </w:del>
      <w:ins w:id="1485" w:author="Rachel Elizabeth" w:date="2025-05-19T15:49:00Z">
        <w:del w:id="1486" w:author="Rachel Shipsey" w:date="2025-06-20T15:52:00Z">
          <w:r w:rsidR="00E322CC" w:rsidRPr="006F67DD" w:rsidDel="00112AAF">
            <w:rPr>
              <w:rFonts w:cs="Arial"/>
              <w:lang w:val="fr-FR"/>
              <w:rPrChange w:id="1487" w:author="Rachel Elizabeth" w:date="2025-05-19T15:59:00Z">
                <w:rPr>
                  <w:rFonts w:cs="Arial"/>
                </w:rPr>
              </w:rPrChange>
            </w:rPr>
            <w:delText>1</w:delText>
          </w:r>
        </w:del>
      </w:ins>
      <w:ins w:id="1488" w:author="Rachel Elizabeth" w:date="2025-05-19T15:59:00Z">
        <w:del w:id="1489" w:author="Rachel Shipsey" w:date="2025-05-21T10:00:00Z">
          <w:r w:rsidR="00675989" w:rsidRPr="006F67DD" w:rsidDel="00E63738">
            <w:rPr>
              <w:rFonts w:cs="Arial"/>
              <w:lang w:val="fr-FR"/>
              <w:rPrChange w:id="1490" w:author="Rachel Elizabeth" w:date="2025-05-19T15:59:00Z">
                <w:rPr>
                  <w:rFonts w:cs="Arial"/>
                </w:rPr>
              </w:rPrChange>
            </w:rPr>
            <w:delText>8</w:delText>
          </w:r>
        </w:del>
      </w:ins>
      <w:del w:id="1491" w:author="Rachel Shipsey" w:date="2025-06-20T15:52:00Z">
        <w:r w:rsidRPr="006F67DD" w:rsidDel="00112AAF">
          <w:rPr>
            <w:rFonts w:cs="Arial"/>
            <w:lang w:val="fr-FR"/>
            <w:rPrChange w:id="1492" w:author="Rachel Elizabeth" w:date="2025-05-19T15:59:00Z">
              <w:rPr>
                <w:rFonts w:cs="Arial"/>
              </w:rPr>
            </w:rPrChange>
          </w:rPr>
          <w:delText>:</w:delText>
        </w:r>
      </w:del>
      <w:ins w:id="1493" w:author="Rachel Elizabeth" w:date="2025-05-19T15:59:00Z">
        <w:del w:id="1494" w:author="Rachel Shipsey" w:date="2025-06-20T15:52:00Z">
          <w:r w:rsidR="00F26CB2" w:rsidRPr="006F67DD" w:rsidDel="00112AAF">
            <w:rPr>
              <w:rFonts w:cs="Arial"/>
              <w:lang w:val="fr-FR"/>
              <w:rPrChange w:id="1495" w:author="Rachel Elizabeth" w:date="2025-05-19T15:59:00Z">
                <w:rPr>
                  <w:rFonts w:cs="Arial"/>
                </w:rPr>
              </w:rPrChange>
            </w:rPr>
            <w:delText xml:space="preserve">Digital </w:delText>
          </w:r>
        </w:del>
      </w:ins>
      <w:del w:id="1496" w:author="Rachel Shipsey" w:date="2025-06-20T15:52:00Z">
        <w:r w:rsidR="0074460E" w:rsidRPr="006F67DD" w:rsidDel="00112AAF">
          <w:rPr>
            <w:rFonts w:cs="Arial"/>
            <w:lang w:val="fr-FR"/>
            <w:rPrChange w:id="1497" w:author="Rachel Elizabeth" w:date="2025-05-19T15:59:00Z">
              <w:rPr>
                <w:rFonts w:cs="Arial"/>
              </w:rPr>
            </w:rPrChange>
          </w:rPr>
          <w:delText xml:space="preserve"> Census planning </w:delText>
        </w:r>
      </w:del>
      <w:ins w:id="1498" w:author="Rachel Elizabeth" w:date="2025-05-19T15:59:00Z">
        <w:del w:id="1499" w:author="Rachel Shipsey" w:date="2025-06-20T15:52:00Z">
          <w:r w:rsidR="00F26CB2" w:rsidRPr="006F67DD" w:rsidDel="00112AAF">
            <w:rPr>
              <w:rFonts w:cs="Arial"/>
              <w:lang w:val="fr-FR"/>
              <w:rPrChange w:id="1500" w:author="Rachel Elizabeth" w:date="2025-05-19T15:59:00Z">
                <w:rPr>
                  <w:rFonts w:cs="Arial"/>
                </w:rPr>
              </w:rPrChange>
            </w:rPr>
            <w:delText xml:space="preserve">Implementation </w:delText>
          </w:r>
        </w:del>
      </w:ins>
      <w:del w:id="1501" w:author="Rachel Shipsey" w:date="2025-06-20T15:52:00Z">
        <w:r w:rsidR="00746A80" w:rsidRPr="006F67DD" w:rsidDel="00112AAF">
          <w:rPr>
            <w:rFonts w:cs="Arial"/>
            <w:lang w:val="fr-FR"/>
            <w:rPrChange w:id="1502" w:author="Rachel Elizabeth" w:date="2025-05-19T15:59:00Z">
              <w:rPr>
                <w:rFonts w:cs="Arial"/>
              </w:rPr>
            </w:rPrChange>
          </w:rPr>
          <w:delText>c</w:delText>
        </w:r>
      </w:del>
      <w:ins w:id="1503" w:author="Rachel Elizabeth" w:date="2025-05-19T15:59:00Z">
        <w:del w:id="1504" w:author="Rachel Shipsey" w:date="2025-06-20T15:52:00Z">
          <w:r w:rsidR="00F26CB2" w:rsidRPr="006F67DD" w:rsidDel="00112AAF">
            <w:rPr>
              <w:rFonts w:cs="Arial"/>
              <w:lang w:val="fr-FR"/>
            </w:rPr>
            <w:delText>C</w:delText>
          </w:r>
        </w:del>
      </w:ins>
      <w:del w:id="1505" w:author="Rachel Shipsey" w:date="2025-06-20T15:52:00Z">
        <w:r w:rsidR="00746A80" w:rsidRPr="006F67DD" w:rsidDel="00112AAF">
          <w:rPr>
            <w:rFonts w:cs="Arial"/>
            <w:lang w:val="fr-FR"/>
            <w:rPrChange w:id="1506" w:author="Rachel Elizabeth" w:date="2025-05-19T15:59:00Z">
              <w:rPr>
                <w:rFonts w:cs="Arial"/>
              </w:rPr>
            </w:rPrChange>
          </w:rPr>
          <w:delText>hecklist</w:delText>
        </w:r>
        <w:commentRangeEnd w:id="1305"/>
        <w:r w:rsidR="00916122" w:rsidRPr="006F67DD" w:rsidDel="00112AAF">
          <w:rPr>
            <w:rStyle w:val="CommentReference"/>
            <w:rFonts w:cs="Arial"/>
            <w:sz w:val="24"/>
            <w:szCs w:val="22"/>
            <w:lang w:val="fr-FR"/>
            <w:rPrChange w:id="1507" w:author="Rachel Elizabeth" w:date="2025-06-18T13:40:00Z">
              <w:rPr>
                <w:rStyle w:val="CommentReference"/>
              </w:rPr>
            </w:rPrChange>
          </w:rPr>
          <w:commentReference w:id="1305"/>
        </w:r>
      </w:del>
    </w:p>
    <w:p w14:paraId="6E6DEA8A" w14:textId="14C6AB8E" w:rsidR="002D78DD" w:rsidDel="00116218" w:rsidRDefault="002D78DD" w:rsidP="002D78DD">
      <w:pPr>
        <w:pStyle w:val="Heading2"/>
        <w:numPr>
          <w:ilvl w:val="0"/>
          <w:numId w:val="0"/>
        </w:numPr>
        <w:rPr>
          <w:del w:id="1508" w:author="Pamela Kakande Nabukhonzo" w:date="2025-06-17T11:17:00Z"/>
        </w:rPr>
      </w:pPr>
    </w:p>
    <w:p w14:paraId="4BAD7EA1" w14:textId="5FB6447A" w:rsidR="00C96A4E" w:rsidRPr="00D820C7" w:rsidRDefault="00C96A4E" w:rsidP="002D78DD">
      <w:pPr>
        <w:pStyle w:val="Heading2"/>
        <w:numPr>
          <w:ilvl w:val="0"/>
          <w:numId w:val="0"/>
        </w:numPr>
      </w:pPr>
      <w:bookmarkStart w:id="1509" w:name="_Toc201318740"/>
      <w:r w:rsidRPr="00D820C7">
        <w:t>References</w:t>
      </w:r>
      <w:bookmarkEnd w:id="1509"/>
    </w:p>
    <w:p w14:paraId="21A1751F" w14:textId="67F369BB" w:rsidR="00BA0C5C" w:rsidRPr="006F67DD" w:rsidRDefault="00C96A4E">
      <w:pPr>
        <w:pStyle w:val="ListParagraph"/>
        <w:numPr>
          <w:ilvl w:val="0"/>
          <w:numId w:val="114"/>
        </w:numPr>
        <w:spacing w:after="0" w:line="276" w:lineRule="auto"/>
        <w:rPr>
          <w:rStyle w:val="Hyperlink"/>
          <w:rFonts w:eastAsiaTheme="majorEastAsia" w:cs="Arial"/>
          <w:b/>
          <w:color w:val="auto"/>
          <w:sz w:val="28"/>
          <w:szCs w:val="26"/>
          <w:u w:val="none"/>
        </w:rPr>
        <w:pPrChange w:id="1510" w:author="Rachel Shipsey" w:date="2025-06-11T12:51:00Z">
          <w:pPr>
            <w:pStyle w:val="ListParagraph"/>
            <w:numPr>
              <w:numId w:val="114"/>
            </w:numPr>
            <w:spacing w:after="0" w:line="276" w:lineRule="auto"/>
            <w:ind w:hanging="360"/>
            <w:jc w:val="both"/>
          </w:pPr>
        </w:pPrChange>
      </w:pPr>
      <w:r w:rsidRPr="006F67DD">
        <w:rPr>
          <w:rFonts w:cs="Arial"/>
        </w:rPr>
        <w:t xml:space="preserve">UN Principles and Recommendations for population and housing Census. Revision </w:t>
      </w:r>
      <w:del w:id="1511" w:author="Rachel Elizabeth" w:date="2025-05-19T15:44:00Z">
        <w:r w:rsidRPr="006F67DD" w:rsidDel="00776490">
          <w:rPr>
            <w:rFonts w:cs="Arial"/>
          </w:rPr>
          <w:delText>3</w:delText>
        </w:r>
      </w:del>
      <w:ins w:id="1512" w:author="Rachel Elizabeth" w:date="2025-05-19T15:44:00Z">
        <w:r w:rsidR="00776490" w:rsidRPr="006F67DD">
          <w:rPr>
            <w:rFonts w:cs="Arial"/>
          </w:rPr>
          <w:t>4</w:t>
        </w:r>
      </w:ins>
      <w:r w:rsidRPr="006F67DD">
        <w:rPr>
          <w:rFonts w:cs="Arial"/>
        </w:rPr>
        <w:t xml:space="preserve">. </w:t>
      </w:r>
      <w:commentRangeStart w:id="1513"/>
      <w:commentRangeStart w:id="1514"/>
      <w:commentRangeStart w:id="1515"/>
      <w:del w:id="1516" w:author="Rachel Shipsey" w:date="2025-06-11T12:51:00Z">
        <w:r w:rsidRPr="006F67DD" w:rsidDel="005D5BC6">
          <w:rPr>
            <w:rFonts w:asciiTheme="minorHAnsi" w:hAnsiTheme="minorHAnsi"/>
          </w:rPr>
          <w:fldChar w:fldCharType="begin"/>
        </w:r>
        <w:r w:rsidRPr="006F67DD" w:rsidDel="005D5BC6">
          <w:delInstrText>HYPERLINK "https://unstats.un.org/unsd/demographic-social/Standards-and-Methods/files/Principles_and_Recommendations/Population-and-Housing-Censuses/Series_M67rev3-E.pdf"</w:delInstrText>
        </w:r>
        <w:r w:rsidRPr="006F67DD" w:rsidDel="005D5BC6">
          <w:rPr>
            <w:rFonts w:asciiTheme="minorHAnsi" w:hAnsiTheme="minorHAnsi"/>
          </w:rPr>
        </w:r>
        <w:r w:rsidRPr="006F67DD" w:rsidDel="005D5BC6">
          <w:rPr>
            <w:rFonts w:asciiTheme="minorHAnsi" w:hAnsiTheme="minorHAnsi"/>
          </w:rPr>
          <w:fldChar w:fldCharType="separate"/>
        </w:r>
        <w:r w:rsidRPr="006F67DD" w:rsidDel="005D5BC6">
          <w:rPr>
            <w:rStyle w:val="Hyperlink"/>
            <w:rFonts w:cs="Arial"/>
          </w:rPr>
          <w:delText>https://unstats.un.org/unsd/demographic-social/Standards-and-Methods/files/Principles_and_Recommendations/Population-and-Housing-Censuses/Series_M67rev3-E.pdf</w:delText>
        </w:r>
        <w:r w:rsidRPr="006F67DD" w:rsidDel="005D5BC6">
          <w:rPr>
            <w:rStyle w:val="Hyperlink"/>
            <w:rFonts w:cs="Arial"/>
          </w:rPr>
          <w:fldChar w:fldCharType="end"/>
        </w:r>
        <w:bookmarkEnd w:id="1190"/>
        <w:commentRangeEnd w:id="1513"/>
        <w:r w:rsidR="00BD72BF" w:rsidRPr="005D5BC6" w:rsidDel="005D5BC6">
          <w:rPr>
            <w:rStyle w:val="CommentReference"/>
            <w:sz w:val="24"/>
            <w:szCs w:val="22"/>
          </w:rPr>
          <w:commentReference w:id="1513"/>
        </w:r>
        <w:commentRangeEnd w:id="1514"/>
        <w:r w:rsidR="005051E0" w:rsidRPr="005D5BC6" w:rsidDel="005D5BC6">
          <w:rPr>
            <w:rStyle w:val="CommentReference"/>
            <w:sz w:val="24"/>
            <w:szCs w:val="22"/>
          </w:rPr>
          <w:commentReference w:id="1514"/>
        </w:r>
        <w:commentRangeEnd w:id="1515"/>
        <w:r w:rsidR="002F57A6" w:rsidRPr="005D5BC6" w:rsidDel="005D5BC6">
          <w:rPr>
            <w:rStyle w:val="CommentReference"/>
            <w:sz w:val="24"/>
            <w:szCs w:val="22"/>
          </w:rPr>
          <w:commentReference w:id="1515"/>
        </w:r>
      </w:del>
      <w:ins w:id="1518" w:author="Rachel Shipsey" w:date="2025-06-11T12:51:00Z">
        <w:r w:rsidR="005D5BC6" w:rsidRPr="005D5BC6">
          <w:t xml:space="preserve"> </w:t>
        </w:r>
        <w:r w:rsidR="005D5BC6" w:rsidRPr="005D5BC6">
          <w:rPr>
            <w:rStyle w:val="Hyperlink"/>
            <w:rFonts w:cs="Arial"/>
          </w:rPr>
          <w:t>https://unstats.un.org/UNSDWebsite/statcom/session_56/documents/BG-3b-Draft_P&amp;R_4th_Rev-E.pdf</w:t>
        </w:r>
      </w:ins>
    </w:p>
    <w:p w14:paraId="3694F364" w14:textId="646788BB" w:rsidR="0084424C" w:rsidRPr="006F67DD" w:rsidRDefault="0084424C" w:rsidP="008A3809">
      <w:pPr>
        <w:pStyle w:val="NoSpacing"/>
        <w:numPr>
          <w:ilvl w:val="0"/>
          <w:numId w:val="114"/>
        </w:numPr>
        <w:jc w:val="both"/>
        <w:rPr>
          <w:ins w:id="1519" w:author="Rachel Elizabeth" w:date="2025-05-19T15:45:00Z"/>
          <w:rStyle w:val="Hyperlink"/>
          <w:rFonts w:ascii="Arial" w:hAnsi="Arial" w:cs="Arial"/>
        </w:rPr>
      </w:pPr>
      <w:r w:rsidRPr="006F67DD">
        <w:rPr>
          <w:rFonts w:ascii="Arial" w:hAnsi="Arial" w:cs="Arial"/>
        </w:rPr>
        <w:t>Guidelines on the use of electronic data collection technologies in population and housing</w:t>
      </w:r>
      <w:r w:rsidR="00C407FF" w:rsidRPr="006F67DD">
        <w:rPr>
          <w:rFonts w:ascii="Arial" w:hAnsi="Arial" w:cs="Arial"/>
        </w:rPr>
        <w:t xml:space="preserve"> </w:t>
      </w:r>
      <w:r w:rsidRPr="006F67DD">
        <w:rPr>
          <w:rFonts w:ascii="Arial" w:hAnsi="Arial" w:cs="Arial"/>
        </w:rPr>
        <w:t>censuses.</w:t>
      </w:r>
      <w:hyperlink r:id="rId26" w:history="1">
        <w:r w:rsidRPr="006F67DD">
          <w:rPr>
            <w:rStyle w:val="Hyperlink"/>
            <w:rFonts w:ascii="Arial" w:hAnsi="Arial" w:cs="Arial"/>
          </w:rPr>
          <w:t>https://unstats.un.org/unsd/demographic/standmeth/handbooks/guideline-edct-census-v1.pdf</w:t>
        </w:r>
      </w:hyperlink>
    </w:p>
    <w:p w14:paraId="70BDEC6F" w14:textId="07927847" w:rsidR="00BD72BF" w:rsidRPr="006F67DD" w:rsidRDefault="00BD72BF" w:rsidP="008A3809">
      <w:pPr>
        <w:pStyle w:val="NoSpacing"/>
        <w:numPr>
          <w:ilvl w:val="0"/>
          <w:numId w:val="114"/>
        </w:numPr>
        <w:jc w:val="both"/>
        <w:rPr>
          <w:ins w:id="1520" w:author="Rachel Elizabeth" w:date="2025-05-19T15:45:00Z"/>
          <w:rFonts w:ascii="Arial" w:hAnsi="Arial" w:cs="Arial"/>
          <w:color w:val="0563C1" w:themeColor="hyperlink"/>
          <w:u w:val="single"/>
          <w:rPrChange w:id="1521" w:author="Rachel Elizabeth" w:date="2025-05-19T15:45:00Z">
            <w:rPr>
              <w:ins w:id="1522" w:author="Rachel Elizabeth" w:date="2025-05-19T15:45:00Z"/>
              <w:rFonts w:ascii="Arial" w:hAnsi="Arial" w:cs="Arial"/>
            </w:rPr>
          </w:rPrChange>
        </w:rPr>
      </w:pPr>
      <w:ins w:id="1523" w:author="Rachel Elizabeth" w:date="2025-05-19T15:45:00Z">
        <w:r w:rsidRPr="006F67DD">
          <w:rPr>
            <w:rFonts w:ascii="Arial" w:hAnsi="Arial" w:cs="Arial"/>
          </w:rPr>
          <w:fldChar w:fldCharType="begin"/>
        </w:r>
        <w:r w:rsidRPr="006F67DD">
          <w:rPr>
            <w:rFonts w:ascii="Arial" w:hAnsi="Arial" w:cs="Arial"/>
          </w:rPr>
          <w:instrText>HYPERLINK "https://unstats.un.org/unsd/publication/seriesf/seriesf_79e.pdf"</w:instrText>
        </w:r>
        <w:r w:rsidRPr="006F67DD">
          <w:rPr>
            <w:rFonts w:ascii="Arial" w:hAnsi="Arial" w:cs="Arial"/>
          </w:rPr>
        </w:r>
        <w:r w:rsidRPr="006F67DD">
          <w:rPr>
            <w:rFonts w:ascii="Arial" w:hAnsi="Arial" w:cs="Arial"/>
          </w:rPr>
          <w:fldChar w:fldCharType="separate"/>
        </w:r>
        <w:r w:rsidRPr="006F67DD">
          <w:rPr>
            <w:rStyle w:val="Hyperlink"/>
            <w:rFonts w:ascii="Arial" w:hAnsi="Arial" w:cs="Arial"/>
          </w:rPr>
          <w:t>Handbook on geographic information systems and digital mapping</w:t>
        </w:r>
        <w:r w:rsidRPr="006F67DD">
          <w:rPr>
            <w:rFonts w:ascii="Arial" w:hAnsi="Arial" w:cs="Arial"/>
          </w:rPr>
          <w:fldChar w:fldCharType="end"/>
        </w:r>
        <w:r w:rsidRPr="006F67DD">
          <w:rPr>
            <w:rFonts w:ascii="Arial" w:hAnsi="Arial" w:cs="Arial"/>
          </w:rPr>
          <w:t xml:space="preserve"> </w:t>
        </w:r>
        <w:r w:rsidR="00C01510" w:rsidRPr="006F67DD">
          <w:rPr>
            <w:rFonts w:ascii="Arial" w:hAnsi="Arial" w:cs="Arial"/>
          </w:rPr>
          <w:fldChar w:fldCharType="begin"/>
        </w:r>
        <w:r w:rsidR="00C01510" w:rsidRPr="006F67DD">
          <w:rPr>
            <w:rFonts w:ascii="Arial" w:hAnsi="Arial" w:cs="Arial"/>
          </w:rPr>
          <w:instrText>HYPERLINK "https://unstats.un.org/unsd/publication/seriesf/seriesf_79e.pdf"</w:instrText>
        </w:r>
        <w:r w:rsidR="00C01510" w:rsidRPr="006F67DD">
          <w:rPr>
            <w:rFonts w:ascii="Arial" w:hAnsi="Arial" w:cs="Arial"/>
          </w:rPr>
        </w:r>
        <w:r w:rsidR="00C01510" w:rsidRPr="006F67DD">
          <w:rPr>
            <w:rFonts w:ascii="Arial" w:hAnsi="Arial" w:cs="Arial"/>
          </w:rPr>
          <w:fldChar w:fldCharType="separate"/>
        </w:r>
        <w:r w:rsidR="00C01510" w:rsidRPr="006F67DD">
          <w:rPr>
            <w:rStyle w:val="Hyperlink"/>
            <w:rFonts w:ascii="Arial" w:hAnsi="Arial" w:cs="Arial"/>
          </w:rPr>
          <w:t>https://unstats.un.org/unsd/publication/seriesf/seriesf_79e.pdf</w:t>
        </w:r>
        <w:r w:rsidR="00C01510" w:rsidRPr="006F67DD">
          <w:rPr>
            <w:rFonts w:ascii="Arial" w:hAnsi="Arial" w:cs="Arial"/>
          </w:rPr>
          <w:fldChar w:fldCharType="end"/>
        </w:r>
      </w:ins>
    </w:p>
    <w:p w14:paraId="5D9908E9" w14:textId="31A8038E" w:rsidR="00C01510" w:rsidRPr="006F67DD" w:rsidRDefault="00C01510" w:rsidP="008A3809">
      <w:pPr>
        <w:pStyle w:val="NoSpacing"/>
        <w:numPr>
          <w:ilvl w:val="0"/>
          <w:numId w:val="114"/>
        </w:numPr>
        <w:jc w:val="both"/>
        <w:rPr>
          <w:rFonts w:ascii="Arial" w:hAnsi="Arial" w:cs="Arial"/>
          <w:color w:val="0563C1" w:themeColor="hyperlink"/>
          <w:u w:val="single"/>
        </w:rPr>
      </w:pPr>
      <w:ins w:id="1524" w:author="Rachel Elizabeth" w:date="2025-05-19T15:45:00Z">
        <w:r w:rsidRPr="006F67DD">
          <w:rPr>
            <w:rFonts w:ascii="Arial" w:hAnsi="Arial" w:cs="Arial"/>
          </w:rPr>
          <w:fldChar w:fldCharType="begin"/>
        </w:r>
        <w:r w:rsidRPr="006F67DD">
          <w:rPr>
            <w:rFonts w:ascii="Arial" w:hAnsi="Arial" w:cs="Arial"/>
          </w:rPr>
          <w:instrText>HYPERLINK "https://unstats.un.org/unsd/publication/seriesf/series_f83rev2en.pdf"</w:instrText>
        </w:r>
        <w:r w:rsidRPr="006F67DD">
          <w:rPr>
            <w:rFonts w:ascii="Arial" w:hAnsi="Arial" w:cs="Arial"/>
          </w:rPr>
        </w:r>
        <w:r w:rsidRPr="006F67DD">
          <w:rPr>
            <w:rFonts w:ascii="Arial" w:hAnsi="Arial" w:cs="Arial"/>
          </w:rPr>
          <w:fldChar w:fldCharType="separate"/>
        </w:r>
        <w:r w:rsidRPr="006F67DD">
          <w:rPr>
            <w:rStyle w:val="Hyperlink"/>
            <w:rFonts w:ascii="Arial" w:hAnsi="Arial" w:cs="Arial"/>
          </w:rPr>
          <w:t>Handbook on the Management of Population and Housing Censuses</w:t>
        </w:r>
        <w:r w:rsidRPr="006F67DD">
          <w:rPr>
            <w:rFonts w:ascii="Arial" w:hAnsi="Arial" w:cs="Arial"/>
          </w:rPr>
          <w:fldChar w:fldCharType="end"/>
        </w:r>
        <w:r w:rsidR="00910681" w:rsidRPr="006F67DD">
          <w:rPr>
            <w:rFonts w:ascii="Arial" w:hAnsi="Arial" w:cs="Arial"/>
          </w:rPr>
          <w:t xml:space="preserve"> https://unstats.un.org/unsd/publication/seriesf/series_f83rev2en.pdf</w:t>
        </w:r>
      </w:ins>
    </w:p>
    <w:p w14:paraId="678B4322" w14:textId="77777777" w:rsidR="00776686" w:rsidRDefault="00776686" w:rsidP="003F4D8A">
      <w:pPr>
        <w:pStyle w:val="ListParagraph"/>
        <w:spacing w:after="0" w:line="276" w:lineRule="auto"/>
        <w:jc w:val="both"/>
        <w:rPr>
          <w:ins w:id="1525" w:author="Rachel Shipsey" w:date="2025-06-23T15:15:00Z"/>
          <w:rFonts w:cs="Arial"/>
        </w:rPr>
      </w:pPr>
    </w:p>
    <w:p w14:paraId="08C0A2D4" w14:textId="77777777" w:rsidR="00776686" w:rsidRDefault="00776686" w:rsidP="003F4D8A">
      <w:pPr>
        <w:pStyle w:val="ListParagraph"/>
        <w:spacing w:after="0" w:line="276" w:lineRule="auto"/>
        <w:jc w:val="both"/>
        <w:rPr>
          <w:ins w:id="1526" w:author="Rachel Shipsey" w:date="2025-06-23T15:15:00Z"/>
          <w:rFonts w:cs="Arial"/>
        </w:rPr>
      </w:pPr>
    </w:p>
    <w:p w14:paraId="591C1C75" w14:textId="77777777" w:rsidR="00776686" w:rsidRDefault="00776686" w:rsidP="003F4D8A">
      <w:pPr>
        <w:pStyle w:val="ListParagraph"/>
        <w:spacing w:after="0" w:line="276" w:lineRule="auto"/>
        <w:jc w:val="both"/>
        <w:rPr>
          <w:ins w:id="1527" w:author="Rachel Shipsey" w:date="2025-06-23T15:15:00Z"/>
          <w:rFonts w:cs="Arial"/>
        </w:rPr>
      </w:pPr>
    </w:p>
    <w:p w14:paraId="13B57469" w14:textId="77777777" w:rsidR="00776686" w:rsidRDefault="00776686" w:rsidP="003F4D8A">
      <w:pPr>
        <w:pStyle w:val="ListParagraph"/>
        <w:spacing w:after="0" w:line="276" w:lineRule="auto"/>
        <w:jc w:val="both"/>
        <w:rPr>
          <w:ins w:id="1528" w:author="Rachel Shipsey" w:date="2025-06-23T15:15:00Z"/>
          <w:rFonts w:cs="Arial"/>
        </w:rPr>
      </w:pPr>
    </w:p>
    <w:p w14:paraId="2E72FD1C" w14:textId="77777777" w:rsidR="00776686" w:rsidRDefault="00776686" w:rsidP="003F4D8A">
      <w:pPr>
        <w:pStyle w:val="ListParagraph"/>
        <w:spacing w:after="0" w:line="276" w:lineRule="auto"/>
        <w:jc w:val="both"/>
        <w:rPr>
          <w:ins w:id="1529" w:author="Rachel Shipsey" w:date="2025-06-23T15:15:00Z"/>
          <w:rFonts w:cs="Arial"/>
        </w:rPr>
      </w:pPr>
    </w:p>
    <w:p w14:paraId="56B93513" w14:textId="77777777" w:rsidR="00776686" w:rsidRDefault="00776686" w:rsidP="003F4D8A">
      <w:pPr>
        <w:pStyle w:val="ListParagraph"/>
        <w:spacing w:after="0" w:line="276" w:lineRule="auto"/>
        <w:jc w:val="both"/>
        <w:rPr>
          <w:ins w:id="1530" w:author="Rachel Shipsey" w:date="2025-06-23T15:15:00Z"/>
          <w:rFonts w:cs="Arial"/>
        </w:rPr>
      </w:pPr>
    </w:p>
    <w:p w14:paraId="247B1EB0" w14:textId="77777777" w:rsidR="00776686" w:rsidRDefault="00776686" w:rsidP="003F4D8A">
      <w:pPr>
        <w:pStyle w:val="ListParagraph"/>
        <w:spacing w:after="0" w:line="276" w:lineRule="auto"/>
        <w:jc w:val="both"/>
        <w:rPr>
          <w:ins w:id="1531" w:author="Rachel Shipsey" w:date="2025-06-23T15:15:00Z"/>
          <w:rFonts w:cs="Arial"/>
        </w:rPr>
      </w:pPr>
    </w:p>
    <w:p w14:paraId="316E803E" w14:textId="77777777" w:rsidR="00776686" w:rsidRDefault="00776686" w:rsidP="003F4D8A">
      <w:pPr>
        <w:pStyle w:val="ListParagraph"/>
        <w:spacing w:after="0" w:line="276" w:lineRule="auto"/>
        <w:jc w:val="both"/>
        <w:rPr>
          <w:ins w:id="1532" w:author="Rachel Shipsey" w:date="2025-06-23T15:15:00Z"/>
          <w:rFonts w:cs="Arial"/>
        </w:rPr>
      </w:pPr>
    </w:p>
    <w:p w14:paraId="25AAFA5F" w14:textId="2F779582" w:rsidR="00EB71B2" w:rsidDel="008D26A9" w:rsidRDefault="00EB71B2">
      <w:pPr>
        <w:pStyle w:val="ListParagraph"/>
        <w:spacing w:after="0" w:line="276" w:lineRule="auto"/>
        <w:jc w:val="both"/>
        <w:rPr>
          <w:del w:id="1533" w:author="Rachel Shipsey" w:date="2025-06-23T15:21:00Z"/>
          <w:rFonts w:cs="Arial"/>
        </w:rPr>
      </w:pPr>
      <w:del w:id="1534" w:author="Rachel Shipsey" w:date="2025-06-23T15:17:00Z">
        <w:r w:rsidDel="003716AF">
          <w:rPr>
            <w:rFonts w:cs="Arial"/>
          </w:rPr>
          <w:br w:type="page"/>
        </w:r>
      </w:del>
    </w:p>
    <w:p w14:paraId="5CA45CEB" w14:textId="6B42DB0F" w:rsidR="00F13F4C" w:rsidRPr="00F13F4C" w:rsidDel="008D26A9" w:rsidRDefault="00B27BAD">
      <w:pPr>
        <w:pStyle w:val="ListParagraph"/>
        <w:spacing w:after="0" w:line="276" w:lineRule="auto"/>
        <w:jc w:val="both"/>
        <w:rPr>
          <w:del w:id="1535" w:author="Rachel Shipsey" w:date="2025-06-23T15:21:00Z"/>
          <w:highlight w:val="yellow"/>
          <w:rPrChange w:id="1536" w:author="Rachel Shipsey" w:date="2025-06-23T15:15:00Z">
            <w:rPr>
              <w:del w:id="1537" w:author="Rachel Shipsey" w:date="2025-06-23T15:21:00Z"/>
            </w:rPr>
          </w:rPrChange>
        </w:rPr>
        <w:pPrChange w:id="1538" w:author="Rachel Shipsey" w:date="2025-06-23T15:41:00Z">
          <w:pPr>
            <w:pStyle w:val="Heading1"/>
          </w:pPr>
        </w:pPrChange>
      </w:pPr>
      <w:bookmarkStart w:id="1539" w:name="_Project_Planning_and"/>
      <w:bookmarkStart w:id="1540" w:name="_CHAPTER_TWO:_Digital"/>
      <w:bookmarkStart w:id="1541" w:name="_Ref198562914"/>
      <w:bookmarkStart w:id="1542" w:name="_Ref199771516"/>
      <w:bookmarkEnd w:id="1539"/>
      <w:commentRangeStart w:id="1543"/>
      <w:del w:id="1544" w:author="Rachel Shipsey" w:date="2025-06-19T14:58:00Z">
        <w:r w:rsidRPr="00E976FB" w:rsidDel="00236ADB">
          <w:rPr>
            <w:highlight w:val="yellow"/>
            <w:rPrChange w:id="1545" w:author="Pamela Kakande Nabukhonzo" w:date="2025-06-20T09:08:00Z">
              <w:rPr/>
            </w:rPrChange>
          </w:rPr>
          <w:delText xml:space="preserve">CHAPTER TWO: </w:delText>
        </w:r>
      </w:del>
      <w:bookmarkStart w:id="1546" w:name="_Toc201318741"/>
      <w:bookmarkEnd w:id="1540"/>
      <w:del w:id="1547" w:author="Rachel Shipsey" w:date="2025-06-23T15:21:00Z">
        <w:r w:rsidR="000977E0" w:rsidRPr="00E976FB" w:rsidDel="008D26A9">
          <w:rPr>
            <w:highlight w:val="yellow"/>
            <w:rPrChange w:id="1548" w:author="Pamela Kakande Nabukhonzo" w:date="2025-06-20T09:08:00Z">
              <w:rPr/>
            </w:rPrChange>
          </w:rPr>
          <w:delText>Project Planning and Management</w:delText>
        </w:r>
        <w:bookmarkEnd w:id="1541"/>
        <w:bookmarkEnd w:id="1542"/>
        <w:commentRangeEnd w:id="1543"/>
        <w:r w:rsidR="00F30C19" w:rsidDel="008D26A9">
          <w:rPr>
            <w:rStyle w:val="CommentReference"/>
          </w:rPr>
          <w:commentReference w:id="1543"/>
        </w:r>
        <w:bookmarkEnd w:id="1546"/>
      </w:del>
    </w:p>
    <w:p w14:paraId="5833B28B" w14:textId="26F53F5B" w:rsidR="00B27BAD" w:rsidDel="008D26A9" w:rsidRDefault="00B27BAD">
      <w:pPr>
        <w:pStyle w:val="ListParagraph"/>
        <w:spacing w:after="0" w:line="276" w:lineRule="auto"/>
        <w:jc w:val="both"/>
        <w:rPr>
          <w:del w:id="1549" w:author="Rachel Shipsey" w:date="2025-06-23T15:21:00Z"/>
          <w:rFonts w:cs="Arial"/>
          <w:b/>
          <w:bCs/>
          <w:sz w:val="28"/>
          <w:szCs w:val="28"/>
        </w:rPr>
        <w:pPrChange w:id="1550" w:author="Rachel Shipsey" w:date="2025-06-23T15:41:00Z">
          <w:pPr>
            <w:spacing w:after="0" w:line="276" w:lineRule="auto"/>
            <w:jc w:val="both"/>
          </w:pPr>
        </w:pPrChange>
      </w:pPr>
      <w:del w:id="1551" w:author="Rachel Shipsey" w:date="2025-06-23T15:21:00Z">
        <w:r w:rsidDel="008D26A9">
          <w:rPr>
            <w:rFonts w:cs="Arial"/>
            <w:b/>
            <w:bCs/>
            <w:sz w:val="28"/>
            <w:szCs w:val="28"/>
          </w:rPr>
          <w:delText xml:space="preserve">   </w:delText>
        </w:r>
      </w:del>
    </w:p>
    <w:p w14:paraId="71796169" w14:textId="16C44363" w:rsidR="00853E37" w:rsidRPr="00DC3528" w:rsidDel="008D26A9" w:rsidRDefault="003A2D5C">
      <w:pPr>
        <w:pStyle w:val="ListParagraph"/>
        <w:spacing w:after="0" w:line="276" w:lineRule="auto"/>
        <w:jc w:val="both"/>
        <w:rPr>
          <w:del w:id="1552" w:author="Rachel Shipsey" w:date="2025-06-23T15:21:00Z"/>
          <w:szCs w:val="24"/>
          <w:rPrChange w:id="1553" w:author="Pamela Kakande Nabukhonzo" w:date="2025-06-20T09:08:00Z">
            <w:rPr>
              <w:del w:id="1554" w:author="Rachel Shipsey" w:date="2025-06-23T15:21:00Z"/>
            </w:rPr>
          </w:rPrChange>
        </w:rPr>
        <w:pPrChange w:id="1555" w:author="Rachel Shipsey" w:date="2025-06-23T15:41:00Z">
          <w:pPr>
            <w:pStyle w:val="Heading2"/>
          </w:pPr>
        </w:pPrChange>
      </w:pPr>
      <w:del w:id="1556" w:author="Rachel Shipsey" w:date="2025-05-26T09:26:00Z">
        <w:r w:rsidRPr="00DC3528" w:rsidDel="003A16A5">
          <w:rPr>
            <w:szCs w:val="24"/>
            <w:rPrChange w:id="1557" w:author="Pamela Kakande Nabukhonzo" w:date="2025-06-20T09:08:00Z">
              <w:rPr/>
            </w:rPrChange>
          </w:rPr>
          <w:delText>2.0</w:delText>
        </w:r>
      </w:del>
      <w:del w:id="1558" w:author="Rachel Shipsey" w:date="2025-06-10T16:31:00Z">
        <w:r w:rsidR="009F3E4C" w:rsidRPr="00DC3528" w:rsidDel="00CB4617">
          <w:rPr>
            <w:szCs w:val="24"/>
            <w:rPrChange w:id="1559" w:author="Pamela Kakande Nabukhonzo" w:date="2025-06-20T09:08:00Z">
              <w:rPr/>
            </w:rPrChange>
          </w:rPr>
          <w:delText>Background</w:delText>
        </w:r>
      </w:del>
    </w:p>
    <w:p w14:paraId="7340A5CC" w14:textId="12156346" w:rsidR="00871DEC" w:rsidRPr="00DC3528" w:rsidDel="008D26A9" w:rsidRDefault="00584EB1">
      <w:pPr>
        <w:pStyle w:val="ListParagraph"/>
        <w:spacing w:after="0" w:line="276" w:lineRule="auto"/>
        <w:jc w:val="both"/>
        <w:rPr>
          <w:ins w:id="1560" w:author="Pamela Kakande Nabukhonzo" w:date="2025-06-19T17:14:00Z"/>
          <w:del w:id="1561" w:author="Rachel Shipsey" w:date="2025-06-23T15:21:00Z"/>
          <w:rFonts w:cs="Arial"/>
          <w:sz w:val="22"/>
          <w:szCs w:val="20"/>
          <w:rPrChange w:id="1562" w:author="Pamela Kakande Nabukhonzo" w:date="2025-06-20T09:08:00Z">
            <w:rPr>
              <w:ins w:id="1563" w:author="Pamela Kakande Nabukhonzo" w:date="2025-06-19T17:14:00Z"/>
              <w:del w:id="1564" w:author="Rachel Shipsey" w:date="2025-06-23T15:21:00Z"/>
              <w:rFonts w:cs="Arial"/>
            </w:rPr>
          </w:rPrChange>
        </w:rPr>
        <w:pPrChange w:id="1565" w:author="Rachel Shipsey" w:date="2025-06-23T15:41:00Z">
          <w:pPr>
            <w:spacing w:after="0" w:line="276" w:lineRule="auto"/>
            <w:jc w:val="both"/>
          </w:pPr>
        </w:pPrChange>
      </w:pPr>
      <w:ins w:id="1566" w:author="Pamela Kakande Nabukhonzo" w:date="2025-06-19T17:59:00Z">
        <w:del w:id="1567" w:author="Rachel Shipsey" w:date="2025-06-23T15:21:00Z">
          <w:r w:rsidRPr="00DC3528" w:rsidDel="008D26A9">
            <w:rPr>
              <w:rFonts w:cs="Arial"/>
              <w:sz w:val="22"/>
              <w:szCs w:val="20"/>
              <w:rPrChange w:id="1568" w:author="Pamela Kakande Nabukhonzo" w:date="2025-06-20T09:08:00Z">
                <w:rPr>
                  <w:rFonts w:cs="Arial"/>
                </w:rPr>
              </w:rPrChange>
            </w:rPr>
            <w:delText>Aand housing</w:delText>
          </w:r>
          <w:r w:rsidR="00871DEC" w:rsidRPr="00DC3528" w:rsidDel="008D26A9">
            <w:rPr>
              <w:rFonts w:cs="Arial"/>
              <w:sz w:val="22"/>
              <w:szCs w:val="20"/>
              <w:rPrChange w:id="1569" w:author="Pamela Kakande Nabukhonzo" w:date="2025-06-20T09:08:00Z">
                <w:rPr>
                  <w:rFonts w:cs="Arial"/>
                </w:rPr>
              </w:rPrChange>
            </w:rPr>
            <w:delText xml:space="preserve"> </w:delText>
          </w:r>
        </w:del>
      </w:ins>
      <w:ins w:id="1570" w:author="Pamela Kakande Nabukhonzo" w:date="2025-06-19T20:40:00Z">
        <w:del w:id="1571" w:author="Rachel Shipsey" w:date="2025-06-23T15:21:00Z">
          <w:r w:rsidR="00006632" w:rsidDel="008D26A9">
            <w:rPr>
              <w:rFonts w:cs="Arial"/>
              <w:sz w:val="22"/>
              <w:szCs w:val="20"/>
            </w:rPr>
            <w:delText>y</w:delText>
          </w:r>
          <w:r w:rsidR="00871DEC" w:rsidDel="008D26A9">
            <w:rPr>
              <w:rFonts w:cs="Arial"/>
              <w:sz w:val="22"/>
              <w:szCs w:val="20"/>
            </w:rPr>
            <w:delText xml:space="preserve"> </w:delText>
          </w:r>
          <w:r w:rsidR="00704F17" w:rsidDel="008D26A9">
            <w:rPr>
              <w:rFonts w:cs="Arial"/>
              <w:sz w:val="22"/>
              <w:szCs w:val="20"/>
            </w:rPr>
            <w:delText>(NSOs)</w:delText>
          </w:r>
        </w:del>
      </w:ins>
    </w:p>
    <w:p w14:paraId="112B4FFC" w14:textId="598E4101" w:rsidR="00842071" w:rsidRPr="00DC3528" w:rsidDel="008D26A9" w:rsidRDefault="00842071">
      <w:pPr>
        <w:pStyle w:val="ListParagraph"/>
        <w:spacing w:after="0" w:line="276" w:lineRule="auto"/>
        <w:jc w:val="both"/>
        <w:rPr>
          <w:ins w:id="1572" w:author="Pamela Kakande Nabukhonzo" w:date="2025-06-19T18:23:00Z"/>
          <w:del w:id="1573" w:author="Rachel Shipsey" w:date="2025-06-23T15:21:00Z"/>
          <w:rFonts w:cs="Arial"/>
          <w:sz w:val="22"/>
          <w:szCs w:val="20"/>
          <w:rPrChange w:id="1574" w:author="Pamela Kakande Nabukhonzo" w:date="2025-06-20T09:08:00Z">
            <w:rPr>
              <w:ins w:id="1575" w:author="Pamela Kakande Nabukhonzo" w:date="2025-06-19T18:23:00Z"/>
              <w:del w:id="1576" w:author="Rachel Shipsey" w:date="2025-06-23T15:21:00Z"/>
              <w:rFonts w:cs="Arial"/>
            </w:rPr>
          </w:rPrChange>
        </w:rPr>
        <w:pPrChange w:id="1577" w:author="Rachel Shipsey" w:date="2025-06-23T15:41:00Z">
          <w:pPr>
            <w:spacing w:after="0" w:line="276" w:lineRule="auto"/>
            <w:jc w:val="both"/>
          </w:pPr>
        </w:pPrChange>
      </w:pPr>
    </w:p>
    <w:p w14:paraId="31347271" w14:textId="3A36370F" w:rsidR="00322BDD" w:rsidRPr="00DC3528" w:rsidDel="008D26A9" w:rsidRDefault="00322BDD">
      <w:pPr>
        <w:pStyle w:val="ListParagraph"/>
        <w:spacing w:after="0" w:line="276" w:lineRule="auto"/>
        <w:jc w:val="both"/>
        <w:rPr>
          <w:ins w:id="1578" w:author="Pamela Kakande Nabukhonzo" w:date="2025-06-19T17:14:00Z"/>
          <w:del w:id="1579" w:author="Rachel Shipsey" w:date="2025-06-23T15:21:00Z"/>
          <w:rFonts w:cs="Arial"/>
          <w:sz w:val="22"/>
          <w:szCs w:val="20"/>
          <w:rPrChange w:id="1580" w:author="Pamela Kakande Nabukhonzo" w:date="2025-06-20T09:08:00Z">
            <w:rPr>
              <w:ins w:id="1581" w:author="Pamela Kakande Nabukhonzo" w:date="2025-06-19T17:14:00Z"/>
              <w:del w:id="1582" w:author="Rachel Shipsey" w:date="2025-06-23T15:21:00Z"/>
              <w:rFonts w:cs="Arial"/>
            </w:rPr>
          </w:rPrChange>
        </w:rPr>
        <w:pPrChange w:id="1583" w:author="Rachel Shipsey" w:date="2025-06-23T15:41:00Z">
          <w:pPr>
            <w:spacing w:after="0" w:line="276" w:lineRule="auto"/>
            <w:jc w:val="both"/>
          </w:pPr>
        </w:pPrChange>
      </w:pPr>
      <w:ins w:id="1584" w:author="Pamela Kakande Nabukhonzo" w:date="2025-06-19T18:23:00Z">
        <w:del w:id="1585" w:author="Rachel Shipsey" w:date="2025-06-23T15:21:00Z">
          <w:r w:rsidRPr="00DC3528" w:rsidDel="008D26A9">
            <w:rPr>
              <w:sz w:val="22"/>
              <w:szCs w:val="20"/>
              <w:rPrChange w:id="1586" w:author="Pamela Kakande Nabukhonzo" w:date="2025-06-20T09:08:00Z">
                <w:rPr/>
              </w:rPrChange>
            </w:rPr>
            <w:delText>Census planning should be guided by UN P&amp;R revision 4, Fundamental Principles of Official Statistics, as well as the national statistical legislation and national statistical code of ethics.</w:delText>
          </w:r>
        </w:del>
      </w:ins>
    </w:p>
    <w:p w14:paraId="1B20DB8D" w14:textId="4D4B5CD4" w:rsidR="00722D44" w:rsidRPr="002175E3" w:rsidDel="008D26A9" w:rsidRDefault="00722D44">
      <w:pPr>
        <w:pStyle w:val="ListParagraph"/>
        <w:spacing w:after="0" w:line="276" w:lineRule="auto"/>
        <w:jc w:val="both"/>
        <w:rPr>
          <w:ins w:id="1587" w:author="Pamela Kakande Nabukhonzo" w:date="2025-06-19T17:14:00Z"/>
          <w:del w:id="1588" w:author="Rachel Shipsey" w:date="2025-06-23T15:21:00Z"/>
        </w:rPr>
        <w:pPrChange w:id="1589" w:author="Rachel Shipsey" w:date="2025-06-23T15:41:00Z">
          <w:pPr>
            <w:spacing w:after="0" w:line="276" w:lineRule="auto"/>
            <w:jc w:val="both"/>
          </w:pPr>
        </w:pPrChange>
      </w:pPr>
      <w:ins w:id="1590" w:author="Pamela Kakande Nabukhonzo" w:date="2025-06-19T17:14:00Z">
        <w:del w:id="1591" w:author="Rachel Shipsey" w:date="2025-06-23T15:21:00Z">
          <w:r w:rsidRPr="002175E3" w:rsidDel="008D26A9">
            <w:delText xml:space="preserve">More detail on planning is available in the UN Handbook on the Management of Population and Housing Censuses (Rev 2) pages 11-25. A </w:delText>
          </w:r>
          <w:r w:rsidRPr="0029680D" w:rsidDel="008D26A9">
            <w:rPr>
              <w:rFonts w:asciiTheme="minorBidi" w:eastAsiaTheme="majorEastAsia" w:hAnsiTheme="minorBidi" w:cstheme="majorBidi"/>
              <w:b/>
              <w:sz w:val="28"/>
              <w:szCs w:val="24"/>
            </w:rPr>
            <w:fldChar w:fldCharType="begin"/>
          </w:r>
          <w:r w:rsidRPr="002175E3" w:rsidDel="008D26A9">
            <w:delInstrText>HYPERLINK "file:///C:\\Users\\rshipsey\\AppData\\Local\\Microsoft\\Olk\\Attachments\\ooa-83e08c89-3418-4eb8-a4e1-aca2a9ac5dd7\\e3eb5b25830b3e40852c58494cbccd674956617cdc48cf87fdfe3925df86ba3e\\chapter2.docx" \l "_14.1_About_this"</w:delInstrText>
          </w:r>
          <w:r w:rsidRPr="0029680D" w:rsidDel="008D26A9">
            <w:rPr>
              <w:rFonts w:asciiTheme="minorBidi" w:eastAsiaTheme="majorEastAsia" w:hAnsiTheme="minorBidi" w:cstheme="majorBidi"/>
              <w:b/>
              <w:sz w:val="28"/>
              <w:szCs w:val="24"/>
            </w:rPr>
          </w:r>
          <w:r w:rsidRPr="0029680D" w:rsidDel="008D26A9">
            <w:rPr>
              <w:rFonts w:asciiTheme="minorBidi" w:eastAsiaTheme="majorEastAsia" w:hAnsiTheme="minorBidi" w:cstheme="majorBidi"/>
              <w:b/>
              <w:sz w:val="28"/>
              <w:szCs w:val="24"/>
            </w:rPr>
            <w:fldChar w:fldCharType="separate"/>
          </w:r>
          <w:r w:rsidRPr="00010CBA" w:rsidDel="008D26A9">
            <w:rPr>
              <w:rStyle w:val="Hyperlink"/>
              <w:rFonts w:asciiTheme="minorBidi" w:eastAsiaTheme="majorEastAsia" w:hAnsiTheme="minorBidi" w:cs="Arial"/>
              <w:b/>
              <w:szCs w:val="24"/>
              <w:rPrChange w:id="1592" w:author="Pamela Kakande Nabukhonzo" w:date="2025-06-19T20:03:00Z">
                <w:rPr>
                  <w:rStyle w:val="Hyperlink"/>
                  <w:rFonts w:cs="Arial"/>
                  <w:sz w:val="22"/>
                </w:rPr>
              </w:rPrChange>
            </w:rPr>
            <w:delText>planning checklist</w:delText>
          </w:r>
          <w:r w:rsidRPr="0029680D" w:rsidDel="008D26A9">
            <w:rPr>
              <w:rFonts w:asciiTheme="minorBidi" w:eastAsiaTheme="majorEastAsia" w:hAnsiTheme="minorBidi" w:cstheme="majorBidi"/>
              <w:b/>
              <w:sz w:val="28"/>
              <w:szCs w:val="24"/>
            </w:rPr>
            <w:fldChar w:fldCharType="end"/>
          </w:r>
          <w:r w:rsidRPr="002175E3" w:rsidDel="008D26A9">
            <w:delText xml:space="preserve"> to help guide your planning is included in this e-census handbook.</w:delText>
          </w:r>
        </w:del>
      </w:ins>
    </w:p>
    <w:p w14:paraId="35CDC80F" w14:textId="49395DAC" w:rsidR="00B27BAD" w:rsidRPr="002175E3" w:rsidDel="00871DEC" w:rsidRDefault="00B27BAD">
      <w:pPr>
        <w:pStyle w:val="ListParagraph"/>
        <w:spacing w:after="0" w:line="276" w:lineRule="auto"/>
        <w:jc w:val="both"/>
        <w:rPr>
          <w:del w:id="1593" w:author="Rachel Shipsey" w:date="2025-06-10T17:03:00Z"/>
        </w:rPr>
        <w:pPrChange w:id="1594" w:author="Rachel Shipsey" w:date="2025-06-23T15:41:00Z">
          <w:pPr/>
        </w:pPrChange>
      </w:pPr>
      <w:del w:id="1595" w:author="Rachel Shipsey" w:date="2025-06-10T17:03:00Z">
        <w:r w:rsidRPr="002175E3" w:rsidDel="00871DEC">
          <w:delText>A population and housing census undertaking involves complex, complicated</w:delText>
        </w:r>
        <w:r w:rsidR="762E7AEA" w:rsidRPr="002175E3" w:rsidDel="00871DEC">
          <w:delText>,</w:delText>
        </w:r>
        <w:r w:rsidRPr="002175E3" w:rsidDel="00871DEC">
          <w:delText xml:space="preserve"> and interrelated processes that require proper and timely planning. Census planning </w:delText>
        </w:r>
        <w:r w:rsidR="5107066C" w:rsidRPr="002175E3" w:rsidDel="00871DEC">
          <w:delText xml:space="preserve">should </w:delText>
        </w:r>
        <w:r w:rsidRPr="002175E3" w:rsidDel="00871DEC">
          <w:delText xml:space="preserve">therefore aim </w:delText>
        </w:r>
        <w:r w:rsidR="00EF759F" w:rsidRPr="002175E3" w:rsidDel="00871DEC">
          <w:delText>to</w:delText>
        </w:r>
        <w:r w:rsidR="12AB261A" w:rsidRPr="002175E3" w:rsidDel="00871DEC">
          <w:delText>:</w:delText>
        </w:r>
        <w:bookmarkStart w:id="1596" w:name="_Toc201318744"/>
        <w:bookmarkEnd w:id="1596"/>
      </w:del>
    </w:p>
    <w:p w14:paraId="4667860E" w14:textId="37A03699" w:rsidR="00B27BAD" w:rsidRPr="002175E3" w:rsidDel="00871DEC" w:rsidRDefault="00E836E9">
      <w:pPr>
        <w:pStyle w:val="ListParagraph"/>
        <w:spacing w:after="0" w:line="276" w:lineRule="auto"/>
        <w:jc w:val="both"/>
        <w:rPr>
          <w:del w:id="1597" w:author="Rachel Shipsey" w:date="2025-06-10T17:03:00Z"/>
        </w:rPr>
        <w:pPrChange w:id="1598" w:author="Rachel Shipsey" w:date="2025-06-23T15:41:00Z">
          <w:pPr>
            <w:pStyle w:val="ListParagraph"/>
            <w:numPr>
              <w:numId w:val="218"/>
            </w:numPr>
            <w:ind w:hanging="360"/>
          </w:pPr>
        </w:pPrChange>
      </w:pPr>
      <w:del w:id="1599" w:author="Rachel Shipsey" w:date="2025-06-10T17:03:00Z">
        <w:r w:rsidRPr="002175E3" w:rsidDel="00871DEC">
          <w:delText>E</w:delText>
        </w:r>
        <w:r w:rsidR="00B27BAD" w:rsidRPr="002175E3" w:rsidDel="00871DEC">
          <w:delText>xplain the linkages and interdependencies between the various components of the census cycle</w:delText>
        </w:r>
        <w:r w:rsidRPr="002175E3" w:rsidDel="00871DEC">
          <w:delText>.</w:delText>
        </w:r>
        <w:bookmarkStart w:id="1600" w:name="_Toc201318745"/>
        <w:bookmarkEnd w:id="1600"/>
      </w:del>
    </w:p>
    <w:p w14:paraId="3223A229" w14:textId="40EA9A2B" w:rsidR="00B27BAD" w:rsidRPr="002175E3" w:rsidDel="00871DEC" w:rsidRDefault="00E836E9">
      <w:pPr>
        <w:pStyle w:val="ListParagraph"/>
        <w:spacing w:after="0" w:line="276" w:lineRule="auto"/>
        <w:jc w:val="both"/>
        <w:rPr>
          <w:del w:id="1601" w:author="Rachel Shipsey" w:date="2025-06-10T17:03:00Z"/>
        </w:rPr>
        <w:pPrChange w:id="1602" w:author="Rachel Shipsey" w:date="2025-06-23T15:41:00Z">
          <w:pPr>
            <w:pStyle w:val="ListParagraph"/>
            <w:numPr>
              <w:numId w:val="218"/>
            </w:numPr>
            <w:ind w:hanging="360"/>
          </w:pPr>
        </w:pPrChange>
      </w:pPr>
      <w:del w:id="1603" w:author="Rachel Shipsey" w:date="2025-06-10T17:03:00Z">
        <w:r w:rsidRPr="002175E3" w:rsidDel="00871DEC">
          <w:delText>E</w:delText>
        </w:r>
        <w:r w:rsidR="00B27BAD" w:rsidRPr="002175E3" w:rsidDel="00871DEC">
          <w:delText xml:space="preserve">nsure each phase has proper technical, </w:delText>
        </w:r>
        <w:r w:rsidR="002E6FF2" w:rsidRPr="002175E3" w:rsidDel="00871DEC">
          <w:delText>logistical,</w:delText>
        </w:r>
        <w:r w:rsidR="00B27BAD" w:rsidRPr="002175E3" w:rsidDel="00871DEC">
          <w:delText xml:space="preserve"> and administrative resources</w:delText>
        </w:r>
        <w:r w:rsidRPr="002175E3" w:rsidDel="00871DEC">
          <w:delText>.</w:delText>
        </w:r>
        <w:r w:rsidR="00B27BAD" w:rsidRPr="002175E3" w:rsidDel="00871DEC">
          <w:delText xml:space="preserve"> </w:delText>
        </w:r>
        <w:bookmarkStart w:id="1604" w:name="_Toc201318746"/>
        <w:bookmarkEnd w:id="1604"/>
      </w:del>
    </w:p>
    <w:p w14:paraId="324CA8D5" w14:textId="336727DB" w:rsidR="00B27BAD" w:rsidRPr="002175E3" w:rsidDel="00871DEC" w:rsidRDefault="00E836E9">
      <w:pPr>
        <w:pStyle w:val="ListParagraph"/>
        <w:spacing w:after="0" w:line="276" w:lineRule="auto"/>
        <w:jc w:val="both"/>
        <w:rPr>
          <w:del w:id="1605" w:author="Rachel Shipsey" w:date="2025-06-10T17:03:00Z"/>
        </w:rPr>
        <w:pPrChange w:id="1606" w:author="Rachel Shipsey" w:date="2025-06-23T15:41:00Z">
          <w:pPr>
            <w:pStyle w:val="ListParagraph"/>
            <w:numPr>
              <w:numId w:val="218"/>
            </w:numPr>
            <w:ind w:hanging="360"/>
          </w:pPr>
        </w:pPrChange>
      </w:pPr>
      <w:del w:id="1607" w:author="Rachel Shipsey" w:date="2025-06-10T17:03:00Z">
        <w:r w:rsidRPr="002175E3" w:rsidDel="00871DEC">
          <w:delText>E</w:delText>
        </w:r>
        <w:r w:rsidR="00B27BAD" w:rsidRPr="002175E3" w:rsidDel="00871DEC">
          <w:delText xml:space="preserve">nsure that the output of each phase is a valuable input for all subsequent phases. </w:delText>
        </w:r>
        <w:bookmarkStart w:id="1608" w:name="_Toc201318747"/>
        <w:bookmarkEnd w:id="1608"/>
      </w:del>
    </w:p>
    <w:p w14:paraId="67949C83" w14:textId="1770D248" w:rsidR="00287627" w:rsidRPr="002175E3" w:rsidDel="00871DEC" w:rsidRDefault="00287627">
      <w:pPr>
        <w:pStyle w:val="ListParagraph"/>
        <w:spacing w:after="0" w:line="276" w:lineRule="auto"/>
        <w:jc w:val="both"/>
        <w:rPr>
          <w:del w:id="1609" w:author="Rachel Shipsey" w:date="2025-06-10T17:03:00Z"/>
        </w:rPr>
        <w:pPrChange w:id="1610" w:author="Rachel Shipsey" w:date="2025-06-23T15:41:00Z">
          <w:pPr>
            <w:spacing w:after="0" w:line="276" w:lineRule="auto"/>
            <w:jc w:val="both"/>
          </w:pPr>
        </w:pPrChange>
      </w:pPr>
      <w:bookmarkStart w:id="1611" w:name="_Toc201318748"/>
      <w:bookmarkEnd w:id="1611"/>
    </w:p>
    <w:p w14:paraId="41F5CDE4" w14:textId="4F44E273" w:rsidR="00B27BAD" w:rsidRPr="002175E3" w:rsidDel="00871DEC" w:rsidRDefault="00287627">
      <w:pPr>
        <w:pStyle w:val="ListParagraph"/>
        <w:spacing w:after="0" w:line="276" w:lineRule="auto"/>
        <w:jc w:val="both"/>
        <w:rPr>
          <w:del w:id="1612" w:author="Rachel Shipsey" w:date="2025-06-10T17:03:00Z"/>
        </w:rPr>
        <w:pPrChange w:id="1613" w:author="Rachel Shipsey" w:date="2025-06-23T15:41:00Z">
          <w:pPr>
            <w:spacing w:after="0" w:line="276" w:lineRule="auto"/>
            <w:jc w:val="both"/>
          </w:pPr>
        </w:pPrChange>
      </w:pPr>
      <w:del w:id="1614" w:author="Rachel Shipsey" w:date="2025-06-10T17:03:00Z">
        <w:r w:rsidRPr="002175E3" w:rsidDel="00871DEC">
          <w:delText xml:space="preserve">More detail </w:delText>
        </w:r>
        <w:r w:rsidR="003F10B9" w:rsidRPr="002175E3" w:rsidDel="00871DEC">
          <w:delText>on planning is available in the UN Handbook on the Management of Population and Housing Censuses (Rev 2) pages 11-25</w:delText>
        </w:r>
        <w:r w:rsidR="0061400E" w:rsidRPr="002175E3" w:rsidDel="00871DEC">
          <w:delText>. A</w:delText>
        </w:r>
        <w:r w:rsidR="40CA24DF" w:rsidRPr="002175E3" w:rsidDel="00871DEC">
          <w:delText xml:space="preserve"> </w:delText>
        </w:r>
        <w:r w:rsidRPr="002175E3" w:rsidDel="00871DEC">
          <w:rPr>
            <w:rFonts w:asciiTheme="minorBidi" w:eastAsiaTheme="majorEastAsia" w:hAnsiTheme="minorBidi" w:cstheme="majorBidi"/>
            <w:b/>
            <w:sz w:val="28"/>
            <w:szCs w:val="24"/>
          </w:rPr>
          <w:fldChar w:fldCharType="begin"/>
        </w:r>
        <w:r w:rsidRPr="002175E3" w:rsidDel="00871DEC">
          <w:delInstrText>HYPERLINK \l "_14.1_About_this" \h</w:delInstrText>
        </w:r>
        <w:r w:rsidRPr="002175E3" w:rsidDel="00871DEC">
          <w:rPr>
            <w:rFonts w:asciiTheme="minorBidi" w:eastAsiaTheme="majorEastAsia" w:hAnsiTheme="minorBidi" w:cstheme="majorBidi"/>
            <w:b/>
            <w:sz w:val="28"/>
            <w:szCs w:val="24"/>
          </w:rPr>
        </w:r>
        <w:r w:rsidRPr="002175E3" w:rsidDel="00871DEC">
          <w:rPr>
            <w:rFonts w:asciiTheme="minorBidi" w:eastAsiaTheme="majorEastAsia" w:hAnsiTheme="minorBidi" w:cstheme="majorBidi"/>
            <w:b/>
            <w:sz w:val="28"/>
            <w:szCs w:val="24"/>
          </w:rPr>
          <w:fldChar w:fldCharType="separate"/>
        </w:r>
        <w:r w:rsidR="40CA24DF" w:rsidRPr="0029680D" w:rsidDel="00871DEC">
          <w:rPr>
            <w:rStyle w:val="Hyperlink"/>
            <w:rFonts w:asciiTheme="minorBidi" w:eastAsiaTheme="majorEastAsia" w:hAnsiTheme="minorBidi" w:cs="Arial"/>
            <w:b/>
            <w:szCs w:val="24"/>
          </w:rPr>
          <w:delText>planning checklist</w:delText>
        </w:r>
        <w:r w:rsidRPr="002175E3" w:rsidDel="00871DEC">
          <w:rPr>
            <w:rFonts w:asciiTheme="minorBidi" w:eastAsiaTheme="majorEastAsia" w:hAnsiTheme="minorBidi" w:cstheme="majorBidi"/>
            <w:b/>
            <w:sz w:val="28"/>
            <w:szCs w:val="24"/>
          </w:rPr>
          <w:fldChar w:fldCharType="end"/>
        </w:r>
        <w:r w:rsidR="40CA24DF" w:rsidRPr="002175E3" w:rsidDel="00871DEC">
          <w:delText xml:space="preserve"> </w:delText>
        </w:r>
        <w:r w:rsidR="0061400E" w:rsidRPr="002175E3" w:rsidDel="00871DEC">
          <w:delText xml:space="preserve">to help guide your planning is included </w:delText>
        </w:r>
        <w:r w:rsidR="40CA24DF" w:rsidRPr="002175E3" w:rsidDel="00871DEC">
          <w:delText>in this e-census handbook.</w:delText>
        </w:r>
        <w:bookmarkStart w:id="1615" w:name="_Toc201318749"/>
        <w:bookmarkEnd w:id="1615"/>
      </w:del>
    </w:p>
    <w:p w14:paraId="1A8330D3" w14:textId="20B023C8" w:rsidR="7B4121B4" w:rsidRPr="002175E3" w:rsidDel="00871DEC" w:rsidRDefault="7B4121B4">
      <w:pPr>
        <w:pStyle w:val="ListParagraph"/>
        <w:spacing w:after="0" w:line="276" w:lineRule="auto"/>
        <w:jc w:val="both"/>
        <w:rPr>
          <w:del w:id="1616" w:author="Rachel Shipsey" w:date="2025-06-10T17:03:00Z"/>
        </w:rPr>
        <w:pPrChange w:id="1617" w:author="Rachel Shipsey" w:date="2025-06-23T15:41:00Z">
          <w:pPr>
            <w:spacing w:after="0" w:line="276" w:lineRule="auto"/>
            <w:jc w:val="both"/>
          </w:pPr>
        </w:pPrChange>
      </w:pPr>
      <w:bookmarkStart w:id="1618" w:name="_Toc201318750"/>
      <w:bookmarkEnd w:id="1618"/>
    </w:p>
    <w:p w14:paraId="0DE88DDB" w14:textId="7EBD6C30" w:rsidR="00B27BAD" w:rsidRPr="002175E3" w:rsidDel="00871DEC" w:rsidRDefault="00B27BAD">
      <w:pPr>
        <w:pStyle w:val="ListParagraph"/>
        <w:spacing w:after="0" w:line="276" w:lineRule="auto"/>
        <w:jc w:val="both"/>
        <w:rPr>
          <w:del w:id="1619" w:author="Rachel Shipsey" w:date="2025-06-10T17:03:00Z"/>
        </w:rPr>
        <w:pPrChange w:id="1620" w:author="Rachel Shipsey" w:date="2025-06-23T15:41:00Z">
          <w:pPr>
            <w:spacing w:after="0" w:line="276" w:lineRule="auto"/>
            <w:jc w:val="both"/>
          </w:pPr>
        </w:pPrChange>
      </w:pPr>
      <w:del w:id="1621" w:author="Rachel Shipsey" w:date="2025-06-10T17:03:00Z">
        <w:r w:rsidRPr="002175E3" w:rsidDel="00871DEC">
          <w:delText>The quality and timeliness of the census data are highly influenced by the planning process</w:delText>
        </w:r>
        <w:r w:rsidR="46F49BA7" w:rsidRPr="002175E3" w:rsidDel="00871DEC">
          <w:delText>.</w:delText>
        </w:r>
        <w:r w:rsidRPr="002175E3" w:rsidDel="00871DEC">
          <w:delText xml:space="preserve"> </w:delText>
        </w:r>
        <w:r w:rsidR="4CCFAB1A" w:rsidRPr="002175E3" w:rsidDel="00871DEC">
          <w:delText>Therefore</w:delText>
        </w:r>
        <w:r w:rsidRPr="002175E3" w:rsidDel="00871DEC">
          <w:delText xml:space="preserve">, sound technical considerations should guide </w:delText>
        </w:r>
        <w:r w:rsidR="000D6E30" w:rsidRPr="002175E3" w:rsidDel="00871DEC">
          <w:delText>the census</w:delText>
        </w:r>
        <w:r w:rsidRPr="002175E3" w:rsidDel="00871DEC">
          <w:delText xml:space="preserve"> planning</w:delText>
        </w:r>
        <w:r w:rsidR="000D6E30" w:rsidRPr="002175E3" w:rsidDel="00871DEC">
          <w:delText xml:space="preserve">, </w:delText>
        </w:r>
        <w:r w:rsidR="00871E69" w:rsidRPr="002175E3" w:rsidDel="00871DEC">
          <w:delText>which includes</w:delText>
        </w:r>
        <w:r w:rsidR="24CB3ECC" w:rsidRPr="002175E3" w:rsidDel="00871DEC">
          <w:delText xml:space="preserve"> </w:delText>
        </w:r>
        <w:r w:rsidRPr="002175E3" w:rsidDel="00871DEC">
          <w:delText xml:space="preserve">development of proposals, budgets, </w:delText>
        </w:r>
        <w:r w:rsidR="401D62D8" w:rsidRPr="002175E3" w:rsidDel="00871DEC">
          <w:delText>work plans</w:delText>
        </w:r>
        <w:r w:rsidRPr="002175E3" w:rsidDel="00871DEC">
          <w:delText xml:space="preserve">, establishment of committees, mobilizing resources and putting all the legal and logistical processes in place. </w:delText>
        </w:r>
        <w:bookmarkStart w:id="1622" w:name="_Toc201318751"/>
        <w:bookmarkEnd w:id="1622"/>
      </w:del>
    </w:p>
    <w:p w14:paraId="4DBAC8D1" w14:textId="3213C6B1" w:rsidR="007A692B" w:rsidRPr="002175E3" w:rsidDel="008D26A9" w:rsidRDefault="007A692B">
      <w:pPr>
        <w:pStyle w:val="ListParagraph"/>
        <w:spacing w:after="0" w:line="276" w:lineRule="auto"/>
        <w:jc w:val="both"/>
        <w:rPr>
          <w:del w:id="1623" w:author="Rachel Shipsey" w:date="2025-06-23T15:21:00Z"/>
        </w:rPr>
        <w:pPrChange w:id="1624" w:author="Rachel Shipsey" w:date="2025-06-23T15:41:00Z">
          <w:pPr>
            <w:spacing w:after="0" w:line="276" w:lineRule="auto"/>
            <w:jc w:val="both"/>
          </w:pPr>
        </w:pPrChange>
      </w:pPr>
      <w:bookmarkStart w:id="1625" w:name="_Toc201318752"/>
      <w:bookmarkEnd w:id="1625"/>
    </w:p>
    <w:p w14:paraId="6B610ADE" w14:textId="0DED8051" w:rsidR="007A692B" w:rsidRPr="002175E3" w:rsidDel="008D26A9" w:rsidRDefault="007A692B">
      <w:pPr>
        <w:pStyle w:val="ListParagraph"/>
        <w:spacing w:after="0" w:line="276" w:lineRule="auto"/>
        <w:jc w:val="both"/>
        <w:rPr>
          <w:del w:id="1626" w:author="Rachel Shipsey" w:date="2025-06-23T15:21:00Z"/>
        </w:rPr>
        <w:pPrChange w:id="1627" w:author="Rachel Shipsey" w:date="2025-06-23T15:41:00Z">
          <w:pPr>
            <w:pStyle w:val="Heading3"/>
          </w:pPr>
        </w:pPrChange>
      </w:pPr>
      <w:bookmarkStart w:id="1628" w:name="_Toc201318753"/>
      <w:del w:id="1629" w:author="Rachel Shipsey" w:date="2025-06-23T15:21:00Z">
        <w:r w:rsidRPr="002175E3" w:rsidDel="008D26A9">
          <w:delText xml:space="preserve">Census </w:delText>
        </w:r>
      </w:del>
      <w:del w:id="1630" w:author="Rachel Shipsey" w:date="2025-06-10T17:03:00Z">
        <w:r w:rsidRPr="002175E3" w:rsidDel="00CA73A0">
          <w:delText xml:space="preserve">Planning </w:delText>
        </w:r>
      </w:del>
      <w:del w:id="1631" w:author="Rachel Shipsey" w:date="2025-06-23T15:21:00Z">
        <w:r w:rsidRPr="002175E3" w:rsidDel="008D26A9">
          <w:delText>during the non-digital vs digital era</w:delText>
        </w:r>
        <w:bookmarkEnd w:id="1628"/>
      </w:del>
    </w:p>
    <w:p w14:paraId="223B51D4" w14:textId="34B48E26" w:rsidR="00362A70" w:rsidRPr="00362A70" w:rsidDel="008D26A9" w:rsidRDefault="00F35E46">
      <w:pPr>
        <w:pStyle w:val="ListParagraph"/>
        <w:spacing w:after="0" w:line="276" w:lineRule="auto"/>
        <w:jc w:val="both"/>
        <w:rPr>
          <w:ins w:id="1632" w:author="Pamela Kakande Nabukhonzo" w:date="2025-06-19T22:01:00Z"/>
          <w:del w:id="1633" w:author="Rachel Shipsey" w:date="2025-06-23T15:21:00Z"/>
          <w:sz w:val="22"/>
        </w:rPr>
        <w:pPrChange w:id="1634" w:author="Rachel Shipsey" w:date="2025-06-23T15:41:00Z">
          <w:pPr>
            <w:jc w:val="both"/>
          </w:pPr>
        </w:pPrChange>
      </w:pPr>
      <w:ins w:id="1635" w:author="Pamela Kakande Nabukhonzo" w:date="2025-06-19T20:49:00Z">
        <w:del w:id="1636" w:author="Rachel Shipsey" w:date="2025-06-23T15:21:00Z">
          <w:r w:rsidRPr="00F35E46" w:rsidDel="008D26A9">
            <w:rPr>
              <w:sz w:val="22"/>
            </w:rPr>
            <w:delText xml:space="preserve">The evolution from </w:delText>
          </w:r>
        </w:del>
      </w:ins>
      <w:ins w:id="1637" w:author="Pamela Kakande Nabukhonzo" w:date="2025-06-19T20:54:00Z">
        <w:del w:id="1638" w:author="Rachel Shipsey" w:date="2025-06-23T15:21:00Z">
          <w:r w:rsidR="0022531A" w:rsidDel="008D26A9">
            <w:rPr>
              <w:sz w:val="22"/>
            </w:rPr>
            <w:delText xml:space="preserve">a </w:delText>
          </w:r>
        </w:del>
      </w:ins>
      <w:ins w:id="1639" w:author="Pamela Kakande Nabukhonzo" w:date="2025-06-19T20:55:00Z">
        <w:del w:id="1640" w:author="Rachel Shipsey" w:date="2025-06-23T15:21:00Z">
          <w:r w:rsidR="009267EC" w:rsidDel="008D26A9">
            <w:rPr>
              <w:sz w:val="22"/>
            </w:rPr>
            <w:delText>non-digital</w:delText>
          </w:r>
        </w:del>
      </w:ins>
      <w:ins w:id="1641" w:author="Pamela Kakande Nabukhonzo" w:date="2025-06-19T20:49:00Z">
        <w:del w:id="1642" w:author="Rachel Shipsey" w:date="2025-06-23T15:21:00Z">
          <w:r w:rsidRPr="00F35E46" w:rsidDel="008D26A9">
            <w:rPr>
              <w:sz w:val="22"/>
            </w:rPr>
            <w:delText xml:space="preserve"> to </w:delText>
          </w:r>
        </w:del>
      </w:ins>
      <w:ins w:id="1643" w:author="Pamela Kakande Nabukhonzo" w:date="2025-06-19T20:55:00Z">
        <w:del w:id="1644" w:author="Rachel Shipsey" w:date="2025-06-23T15:21:00Z">
          <w:r w:rsidR="009267EC" w:rsidDel="008D26A9">
            <w:rPr>
              <w:sz w:val="22"/>
            </w:rPr>
            <w:delText>digital era</w:delText>
          </w:r>
        </w:del>
      </w:ins>
      <w:ins w:id="1645" w:author="Pamela Kakande Nabukhonzo" w:date="2025-06-19T20:49:00Z">
        <w:del w:id="1646" w:author="Rachel Shipsey" w:date="2025-06-23T15:21:00Z">
          <w:r w:rsidRPr="00F35E46" w:rsidDel="008D26A9">
            <w:rPr>
              <w:sz w:val="22"/>
            </w:rPr>
            <w:delText xml:space="preserve"> fundamentally reshaped every facet of census planning and management, transforming a slow, cumbersome exercise into a dynamic, data-rich national endeavor.</w:delText>
          </w:r>
        </w:del>
      </w:ins>
      <w:ins w:id="1647" w:author="Pamela Kakande Nabukhonzo" w:date="2025-06-19T22:01:00Z">
        <w:del w:id="1648" w:author="Rachel Shipsey" w:date="2025-06-23T15:21:00Z">
          <w:r w:rsidR="00B870BC" w:rsidDel="008D26A9">
            <w:rPr>
              <w:sz w:val="22"/>
            </w:rPr>
            <w:delText xml:space="preserve"> In the </w:delText>
          </w:r>
          <w:r w:rsidR="00362A70" w:rsidDel="008D26A9">
            <w:rPr>
              <w:sz w:val="22"/>
            </w:rPr>
            <w:delText>non-digital</w:delText>
          </w:r>
          <w:r w:rsidR="00B870BC" w:rsidDel="008D26A9">
            <w:rPr>
              <w:sz w:val="22"/>
            </w:rPr>
            <w:delText xml:space="preserve"> era</w:delText>
          </w:r>
          <w:r w:rsidR="00362A70" w:rsidDel="008D26A9">
            <w:rPr>
              <w:sz w:val="22"/>
            </w:rPr>
            <w:delText xml:space="preserve"> census planning was l</w:delText>
          </w:r>
          <w:r w:rsidR="00362A70" w:rsidRPr="00362A70" w:rsidDel="008D26A9">
            <w:rPr>
              <w:sz w:val="22"/>
            </w:rPr>
            <w:delText xml:space="preserve">ong-term, rigid </w:delText>
          </w:r>
          <w:r w:rsidR="00362A70" w:rsidDel="008D26A9">
            <w:rPr>
              <w:sz w:val="22"/>
            </w:rPr>
            <w:delText>a</w:delText>
          </w:r>
        </w:del>
      </w:ins>
      <w:ins w:id="1649" w:author="Pamela Kakande Nabukhonzo" w:date="2025-06-19T22:02:00Z">
        <w:del w:id="1650" w:author="Rachel Shipsey" w:date="2025-06-23T15:21:00Z">
          <w:r w:rsidR="00362A70" w:rsidDel="008D26A9">
            <w:rPr>
              <w:sz w:val="22"/>
            </w:rPr>
            <w:delText xml:space="preserve">nd </w:delText>
          </w:r>
        </w:del>
      </w:ins>
      <w:ins w:id="1651" w:author="Pamela Kakande Nabukhonzo" w:date="2025-06-19T22:01:00Z">
        <w:del w:id="1652" w:author="Rachel Shipsey" w:date="2025-06-23T15:21:00Z">
          <w:r w:rsidR="00362A70" w:rsidRPr="00362A70" w:rsidDel="008D26A9">
            <w:rPr>
              <w:sz w:val="22"/>
            </w:rPr>
            <w:delText>focused on paper logistics</w:delText>
          </w:r>
        </w:del>
      </w:ins>
      <w:ins w:id="1653" w:author="Pamela Kakande Nabukhonzo" w:date="2025-06-19T22:02:00Z">
        <w:del w:id="1654" w:author="Rachel Shipsey" w:date="2025-06-23T15:21:00Z">
          <w:r w:rsidR="008F7C85" w:rsidDel="008D26A9">
            <w:rPr>
              <w:sz w:val="22"/>
            </w:rPr>
            <w:delText xml:space="preserve"> while in the digital era it is m</w:delText>
          </w:r>
          <w:r w:rsidR="008F7C85" w:rsidRPr="008F7C85" w:rsidDel="008D26A9">
            <w:rPr>
              <w:sz w:val="22"/>
            </w:rPr>
            <w:delText xml:space="preserve">ore agile, focused on technology, software, and </w:delText>
          </w:r>
          <w:r w:rsidR="008F7C85" w:rsidDel="008D26A9">
            <w:rPr>
              <w:sz w:val="22"/>
            </w:rPr>
            <w:delText xml:space="preserve">data </w:delText>
          </w:r>
          <w:r w:rsidR="008F7C85" w:rsidRPr="008F7C85" w:rsidDel="008D26A9">
            <w:rPr>
              <w:sz w:val="22"/>
            </w:rPr>
            <w:delText>security.</w:delText>
          </w:r>
        </w:del>
      </w:ins>
    </w:p>
    <w:p w14:paraId="04EACB0E" w14:textId="1A3E7678" w:rsidR="007A692B" w:rsidDel="008D26A9" w:rsidRDefault="007A692B">
      <w:pPr>
        <w:pStyle w:val="ListParagraph"/>
        <w:spacing w:after="0" w:line="276" w:lineRule="auto"/>
        <w:jc w:val="both"/>
        <w:rPr>
          <w:ins w:id="1655" w:author="Pamela Kakande Nabukhonzo" w:date="2025-06-19T22:03:00Z"/>
          <w:del w:id="1656" w:author="Rachel Shipsey" w:date="2025-06-23T15:21:00Z"/>
          <w:sz w:val="22"/>
        </w:rPr>
        <w:pPrChange w:id="1657" w:author="Rachel Shipsey" w:date="2025-06-23T15:41:00Z">
          <w:pPr>
            <w:jc w:val="both"/>
          </w:pPr>
        </w:pPrChange>
      </w:pPr>
      <w:del w:id="1658" w:author="Rachel Shipsey" w:date="2025-06-23T15:21:00Z">
        <w:r w:rsidRPr="00DC3528" w:rsidDel="008D26A9">
          <w:rPr>
            <w:sz w:val="22"/>
            <w:rPrChange w:id="1659" w:author="Pamela Kakande Nabukhonzo" w:date="2025-06-20T09:08:00Z">
              <w:rPr/>
            </w:rPrChange>
          </w:rPr>
          <w:delText>Census planning in the non-digital era did not consider a lot of detail on technological aspects and therefore had less anticipated risk during data collection. However,</w:delText>
        </w:r>
        <w:r w:rsidR="00722D44" w:rsidRPr="00DC3528" w:rsidDel="008D26A9">
          <w:rPr>
            <w:sz w:val="22"/>
            <w:rPrChange w:id="1660" w:author="Pamela Kakande Nabukhonzo" w:date="2025-06-20T09:08:00Z">
              <w:rPr/>
            </w:rPrChange>
          </w:rPr>
          <w:delText xml:space="preserve"> </w:delText>
        </w:r>
        <w:r w:rsidRPr="00DC3528" w:rsidDel="008D26A9">
          <w:rPr>
            <w:sz w:val="22"/>
            <w:rPrChange w:id="1661" w:author="Pamela Kakande Nabukhonzo" w:date="2025-06-19T20:03:00Z">
              <w:rPr/>
            </w:rPrChange>
          </w:rPr>
          <w:delText>u</w:delText>
        </w:r>
      </w:del>
      <w:ins w:id="1662" w:author="Pamela Kakande Nabukhonzo" w:date="2025-06-19T20:28:00Z">
        <w:del w:id="1663" w:author="Rachel Shipsey" w:date="2025-06-23T15:21:00Z">
          <w:r w:rsidR="004359C8" w:rsidDel="008D26A9">
            <w:rPr>
              <w:sz w:val="22"/>
            </w:rPr>
            <w:delText>U</w:delText>
          </w:r>
        </w:del>
      </w:ins>
      <w:del w:id="1664" w:author="Rachel Shipsey" w:date="2025-06-23T15:21:00Z">
        <w:r w:rsidRPr="00DC3528" w:rsidDel="008D26A9">
          <w:rPr>
            <w:sz w:val="22"/>
            <w:rPrChange w:id="1665" w:author="Pamela Kakande Nabukhonzo" w:date="2025-06-19T20:03:00Z">
              <w:rPr/>
            </w:rPrChange>
          </w:rPr>
          <w:delText>ndertaking</w:delText>
        </w:r>
      </w:del>
      <w:ins w:id="1666" w:author="Pamela Kakande Nabukhonzo" w:date="2025-06-19T20:28:00Z">
        <w:del w:id="1667" w:author="Rachel Shipsey" w:date="2025-06-23T15:21:00Z">
          <w:r w:rsidR="004359C8" w:rsidDel="008D26A9">
            <w:rPr>
              <w:sz w:val="22"/>
            </w:rPr>
            <w:delText xml:space="preserve"> a</w:delText>
          </w:r>
        </w:del>
      </w:ins>
      <w:del w:id="1668" w:author="Rachel Shipsey" w:date="2025-06-23T15:21:00Z">
        <w:r w:rsidRPr="00DC3528" w:rsidDel="008D26A9">
          <w:rPr>
            <w:sz w:val="22"/>
            <w:rPrChange w:id="1669" w:author="Pamela Kakande Nabukhonzo" w:date="2025-06-20T09:08:00Z">
              <w:rPr/>
            </w:rPrChange>
          </w:rPr>
          <w:delText xml:space="preserve"> digital </w:delText>
        </w:r>
      </w:del>
      <w:ins w:id="1670" w:author="Pamela Kakande Nabukhonzo" w:date="2025-06-19T20:28:00Z">
        <w:del w:id="1671" w:author="Rachel Shipsey" w:date="2025-06-23T15:21:00Z">
          <w:r w:rsidR="004359C8" w:rsidDel="008D26A9">
            <w:rPr>
              <w:sz w:val="22"/>
            </w:rPr>
            <w:delText>census</w:delText>
          </w:r>
        </w:del>
      </w:ins>
      <w:del w:id="1672" w:author="Rachel Shipsey" w:date="2025-06-23T15:21:00Z">
        <w:r w:rsidRPr="00DC3528" w:rsidDel="008D26A9">
          <w:rPr>
            <w:sz w:val="22"/>
            <w:rPrChange w:id="1673" w:author="Pamela Kakande Nabukhonzo" w:date="2025-06-20T09:08:00Z">
              <w:rPr/>
            </w:rPrChange>
          </w:rPr>
          <w:delText xml:space="preserve">collection requires more thought into technology requirements and subsequent procurement plans. </w:delText>
        </w:r>
      </w:del>
      <w:ins w:id="1674" w:author="Pamela Kakande Nabukhonzo" w:date="2025-06-19T20:30:00Z">
        <w:del w:id="1675" w:author="Rachel Shipsey" w:date="2025-06-23T15:21:00Z">
          <w:r w:rsidR="00C87526" w:rsidDel="008D26A9">
            <w:rPr>
              <w:sz w:val="22"/>
            </w:rPr>
            <w:delText xml:space="preserve">In a digital census, it is critical to consider </w:delText>
          </w:r>
          <w:r w:rsidR="00C46E93" w:rsidDel="008D26A9">
            <w:rPr>
              <w:sz w:val="22"/>
            </w:rPr>
            <w:delText xml:space="preserve">planning </w:delText>
          </w:r>
          <w:r w:rsidR="00C87526" w:rsidDel="008D26A9">
            <w:rPr>
              <w:sz w:val="22"/>
            </w:rPr>
            <w:delText xml:space="preserve">early </w:delText>
          </w:r>
        </w:del>
      </w:ins>
      <w:ins w:id="1676" w:author="Pamela Kakande Nabukhonzo" w:date="2025-06-19T20:39:00Z">
        <w:del w:id="1677" w:author="Rachel Shipsey" w:date="2025-06-23T15:21:00Z">
          <w:r w:rsidR="009E7543" w:rsidDel="008D26A9">
            <w:rPr>
              <w:sz w:val="22"/>
            </w:rPr>
            <w:delText>enough for</w:delText>
          </w:r>
        </w:del>
      </w:ins>
      <w:ins w:id="1678" w:author="Pamela Kakande Nabukhonzo" w:date="2025-06-19T20:30:00Z">
        <w:del w:id="1679" w:author="Rachel Shipsey" w:date="2025-06-23T15:21:00Z">
          <w:r w:rsidR="00C46E93" w:rsidDel="008D26A9">
            <w:rPr>
              <w:sz w:val="22"/>
            </w:rPr>
            <w:delText xml:space="preserve"> a</w:delText>
          </w:r>
        </w:del>
      </w:ins>
      <w:del w:id="1680" w:author="Rachel Shipsey" w:date="2025-06-23T15:21:00Z">
        <w:r w:rsidRPr="00DC3528" w:rsidDel="008D26A9">
          <w:rPr>
            <w:sz w:val="22"/>
            <w:rPrChange w:id="1681" w:author="Pamela Kakande Nabukhonzo" w:date="2025-06-20T09:08:00Z">
              <w:rPr/>
            </w:rPrChange>
          </w:rPr>
          <w:delText xml:space="preserve">Activities associated with digital </w:delText>
        </w:r>
      </w:del>
      <w:ins w:id="1682" w:author="Pamela Kakande Nabukhonzo" w:date="2025-06-19T20:28:00Z">
        <w:del w:id="1683" w:author="Rachel Shipsey" w:date="2025-06-23T15:21:00Z">
          <w:r w:rsidR="00752F66" w:rsidDel="008D26A9">
            <w:rPr>
              <w:sz w:val="22"/>
            </w:rPr>
            <w:delText xml:space="preserve">data </w:delText>
          </w:r>
        </w:del>
      </w:ins>
      <w:del w:id="1684" w:author="Rachel Shipsey" w:date="2025-06-23T15:21:00Z">
        <w:r w:rsidRPr="00DC3528" w:rsidDel="008D26A9">
          <w:rPr>
            <w:sz w:val="22"/>
            <w:rPrChange w:id="1685" w:author="Pamela Kakande Nabukhonzo" w:date="2025-06-20T09:08:00Z">
              <w:rPr/>
            </w:rPrChange>
          </w:rPr>
          <w:delText xml:space="preserve">collection, such as training, application development, technology specification, testing and procurement, are required earlier. </w:delText>
        </w:r>
        <w:r w:rsidR="006237C4" w:rsidRPr="00DC3528" w:rsidDel="008D26A9">
          <w:rPr>
            <w:sz w:val="22"/>
            <w:rPrChange w:id="1686" w:author="Pamela Kakande Nabukhonzo" w:date="2025-06-20T09:08:00Z">
              <w:rPr/>
            </w:rPrChange>
          </w:rPr>
          <w:delText>Therefore,</w:delText>
        </w:r>
        <w:r w:rsidRPr="00DC3528" w:rsidDel="008D26A9">
          <w:rPr>
            <w:sz w:val="22"/>
            <w:rPrChange w:id="1687" w:author="Pamela Kakande Nabukhonzo" w:date="2025-06-20T09:08:00Z">
              <w:rPr/>
            </w:rPrChange>
          </w:rPr>
          <w:delText xml:space="preserve"> early consideration of these activities in the planning process is critical. </w:delText>
        </w:r>
      </w:del>
    </w:p>
    <w:p w14:paraId="106F9339" w14:textId="0173053D" w:rsidR="00C6321C" w:rsidRPr="00DC3528" w:rsidDel="008D26A9" w:rsidRDefault="00C6321C">
      <w:pPr>
        <w:pStyle w:val="ListParagraph"/>
        <w:spacing w:after="0" w:line="276" w:lineRule="auto"/>
        <w:jc w:val="both"/>
        <w:rPr>
          <w:del w:id="1688" w:author="Rachel Shipsey" w:date="2025-06-23T15:21:00Z"/>
          <w:sz w:val="22"/>
          <w:rPrChange w:id="1689" w:author="Pamela Kakande Nabukhonzo" w:date="2025-06-19T20:03:00Z">
            <w:rPr>
              <w:del w:id="1690" w:author="Rachel Shipsey" w:date="2025-06-23T15:21:00Z"/>
            </w:rPr>
          </w:rPrChange>
        </w:rPr>
        <w:pPrChange w:id="1691" w:author="Rachel Shipsey" w:date="2025-06-23T15:41:00Z">
          <w:pPr>
            <w:spacing w:after="0" w:line="276" w:lineRule="auto"/>
            <w:jc w:val="both"/>
          </w:pPr>
        </w:pPrChange>
      </w:pPr>
      <w:ins w:id="1692" w:author="Pamela Kakande Nabukhonzo" w:date="2025-06-19T22:03:00Z">
        <w:del w:id="1693" w:author="Rachel Shipsey" w:date="2025-06-23T15:21:00Z">
          <w:r w:rsidDel="008D26A9">
            <w:rPr>
              <w:sz w:val="22"/>
            </w:rPr>
            <w:delText>One of the challenges in the non-digital era was h</w:delText>
          </w:r>
          <w:r w:rsidRPr="00C6321C" w:rsidDel="008D26A9">
            <w:rPr>
              <w:sz w:val="22"/>
            </w:rPr>
            <w:delText xml:space="preserve">igh recurring costs </w:delText>
          </w:r>
        </w:del>
      </w:ins>
      <w:ins w:id="1694" w:author="Pamela Kakande Nabukhonzo" w:date="2025-06-19T22:04:00Z">
        <w:del w:id="1695" w:author="Rachel Shipsey" w:date="2025-06-23T15:21:00Z">
          <w:r w:rsidR="00786184" w:rsidDel="008D26A9">
            <w:rPr>
              <w:sz w:val="22"/>
            </w:rPr>
            <w:delText xml:space="preserve">on </w:delText>
          </w:r>
        </w:del>
      </w:ins>
      <w:ins w:id="1696" w:author="Pamela Kakande Nabukhonzo" w:date="2025-06-19T22:03:00Z">
        <w:del w:id="1697" w:author="Rachel Shipsey" w:date="2025-06-23T15:21:00Z">
          <w:r w:rsidRPr="00C6321C" w:rsidDel="008D26A9">
            <w:rPr>
              <w:sz w:val="22"/>
            </w:rPr>
            <w:delText>paper, data entry errors, long delays, lost forms</w:delText>
          </w:r>
        </w:del>
      </w:ins>
      <w:ins w:id="1698" w:author="Pamela Kakande Nabukhonzo" w:date="2025-06-19T22:04:00Z">
        <w:del w:id="1699" w:author="Rachel Shipsey" w:date="2025-06-23T15:21:00Z">
          <w:r w:rsidR="00307DF9" w:rsidDel="008D26A9">
            <w:rPr>
              <w:sz w:val="22"/>
            </w:rPr>
            <w:delText xml:space="preserve"> among others while the digital er</w:delText>
          </w:r>
        </w:del>
      </w:ins>
      <w:ins w:id="1700" w:author="Pamela Kakande Nabukhonzo" w:date="2025-06-19T22:05:00Z">
        <w:del w:id="1701" w:author="Rachel Shipsey" w:date="2025-06-23T15:21:00Z">
          <w:r w:rsidR="00307DF9" w:rsidDel="008D26A9">
            <w:rPr>
              <w:sz w:val="22"/>
            </w:rPr>
            <w:delText>a is faced with h</w:delText>
          </w:r>
          <w:r w:rsidR="00307DF9" w:rsidRPr="00307DF9" w:rsidDel="008D26A9">
            <w:rPr>
              <w:sz w:val="22"/>
            </w:rPr>
            <w:delText>igh upfront tech</w:delText>
          </w:r>
          <w:r w:rsidR="00307DF9" w:rsidDel="008D26A9">
            <w:rPr>
              <w:sz w:val="22"/>
            </w:rPr>
            <w:delText>nology related</w:delText>
          </w:r>
          <w:r w:rsidR="00307DF9" w:rsidRPr="00307DF9" w:rsidDel="008D26A9">
            <w:rPr>
              <w:sz w:val="22"/>
            </w:rPr>
            <w:delText xml:space="preserve"> costs, need for </w:delText>
          </w:r>
          <w:r w:rsidR="00307DF9" w:rsidDel="008D26A9">
            <w:rPr>
              <w:sz w:val="22"/>
            </w:rPr>
            <w:delText>information technology</w:delText>
          </w:r>
          <w:r w:rsidR="00307DF9" w:rsidRPr="00307DF9" w:rsidDel="008D26A9">
            <w:rPr>
              <w:sz w:val="22"/>
            </w:rPr>
            <w:delText xml:space="preserve"> skills, connectivity issues</w:delText>
          </w:r>
          <w:r w:rsidR="00307DF9" w:rsidDel="008D26A9">
            <w:rPr>
              <w:sz w:val="22"/>
            </w:rPr>
            <w:delText xml:space="preserve"> and</w:delText>
          </w:r>
          <w:r w:rsidR="00307DF9" w:rsidRPr="00307DF9" w:rsidDel="008D26A9">
            <w:rPr>
              <w:sz w:val="22"/>
            </w:rPr>
            <w:delText xml:space="preserve"> data security.</w:delText>
          </w:r>
        </w:del>
      </w:ins>
    </w:p>
    <w:p w14:paraId="0AC6B862" w14:textId="0172D06E" w:rsidR="00507AD0" w:rsidRPr="00DC3528" w:rsidDel="008D26A9" w:rsidRDefault="00507AD0">
      <w:pPr>
        <w:pStyle w:val="ListParagraph"/>
        <w:spacing w:after="0" w:line="276" w:lineRule="auto"/>
        <w:jc w:val="both"/>
        <w:rPr>
          <w:ins w:id="1702" w:author="Pamela Kakande Nabukhonzo" w:date="2025-06-17T23:33:00Z"/>
          <w:del w:id="1703" w:author="Rachel Shipsey" w:date="2025-06-23T15:21:00Z"/>
          <w:sz w:val="22"/>
          <w:rPrChange w:id="1704" w:author="Pamela Kakande Nabukhonzo" w:date="2025-06-20T09:08:00Z">
            <w:rPr>
              <w:ins w:id="1705" w:author="Pamela Kakande Nabukhonzo" w:date="2025-06-17T23:33:00Z"/>
              <w:del w:id="1706" w:author="Rachel Shipsey" w:date="2025-06-23T15:21:00Z"/>
            </w:rPr>
          </w:rPrChange>
        </w:rPr>
        <w:pPrChange w:id="1707" w:author="Rachel Shipsey" w:date="2025-06-23T15:41:00Z">
          <w:pPr/>
        </w:pPrChange>
      </w:pPr>
      <w:ins w:id="1708" w:author="Pamela Kakande Nabukhonzo" w:date="2025-06-17T23:33:00Z">
        <w:del w:id="1709" w:author="Rachel Shipsey" w:date="2025-06-23T15:21:00Z">
          <w:r w:rsidRPr="00DC3528" w:rsidDel="008D26A9">
            <w:rPr>
              <w:sz w:val="22"/>
              <w:rPrChange w:id="1710" w:author="Pamela Kakande Nabukhonzo" w:date="2025-06-20T09:08:00Z">
                <w:rPr/>
              </w:rPrChange>
            </w:rPr>
            <w:delText>During planning for each census phase</w:delText>
          </w:r>
        </w:del>
      </w:ins>
      <w:ins w:id="1711" w:author="Pamela Kakande Nabukhonzo" w:date="2025-06-17T23:40:00Z">
        <w:del w:id="1712" w:author="Rachel Shipsey" w:date="2025-06-23T15:21:00Z">
          <w:r w:rsidR="00210355" w:rsidRPr="00DC3528" w:rsidDel="008D26A9">
            <w:rPr>
              <w:sz w:val="22"/>
              <w:rPrChange w:id="1713" w:author="Pamela Kakande Nabukhonzo" w:date="2025-06-20T09:08:00Z">
                <w:rPr/>
              </w:rPrChange>
            </w:rPr>
            <w:delText xml:space="preserve"> of a digital census</w:delText>
          </w:r>
        </w:del>
      </w:ins>
      <w:ins w:id="1714" w:author="Pamela Kakande Nabukhonzo" w:date="2025-06-17T23:33:00Z">
        <w:del w:id="1715" w:author="Rachel Shipsey" w:date="2025-06-23T15:21:00Z">
          <w:r w:rsidRPr="00DC3528" w:rsidDel="008D26A9">
            <w:rPr>
              <w:sz w:val="22"/>
              <w:rPrChange w:id="1716" w:author="Pamela Kakande Nabukhonzo" w:date="2025-06-20T09:08:00Z">
                <w:rPr/>
              </w:rPrChange>
            </w:rPr>
            <w:delText>, the following issues should be taken into consideration. These form the prerequisites/conditions for implementation of the e-census/digital census:</w:delText>
          </w:r>
        </w:del>
      </w:ins>
    </w:p>
    <w:p w14:paraId="049C445F" w14:textId="4B312A65" w:rsidR="00507AD0" w:rsidRPr="00DC3528" w:rsidDel="008D26A9" w:rsidRDefault="00507AD0">
      <w:pPr>
        <w:pStyle w:val="ListParagraph"/>
        <w:spacing w:after="0" w:line="276" w:lineRule="auto"/>
        <w:jc w:val="both"/>
        <w:rPr>
          <w:ins w:id="1717" w:author="Pamela Kakande Nabukhonzo" w:date="2025-06-17T23:33:00Z"/>
          <w:del w:id="1718" w:author="Rachel Shipsey" w:date="2025-06-23T15:21:00Z"/>
          <w:rFonts w:cs="Arial"/>
          <w:sz w:val="22"/>
          <w:rPrChange w:id="1719" w:author="Pamela Kakande Nabukhonzo" w:date="2025-06-20T09:08:00Z">
            <w:rPr>
              <w:ins w:id="1720" w:author="Pamela Kakande Nabukhonzo" w:date="2025-06-17T23:33:00Z"/>
              <w:del w:id="1721" w:author="Rachel Shipsey" w:date="2025-06-23T15:21:00Z"/>
              <w:rFonts w:cs="Arial"/>
            </w:rPr>
          </w:rPrChange>
        </w:rPr>
        <w:pPrChange w:id="1722" w:author="Rachel Shipsey" w:date="2025-06-23T15:41:00Z">
          <w:pPr>
            <w:pStyle w:val="ListParagraph"/>
            <w:numPr>
              <w:numId w:val="273"/>
            </w:numPr>
            <w:spacing w:after="0" w:line="276" w:lineRule="auto"/>
            <w:ind w:hanging="360"/>
            <w:jc w:val="both"/>
          </w:pPr>
        </w:pPrChange>
      </w:pPr>
      <w:ins w:id="1723" w:author="Pamela Kakande Nabukhonzo" w:date="2025-06-17T23:33:00Z">
        <w:del w:id="1724" w:author="Rachel Shipsey" w:date="2025-06-23T15:21:00Z">
          <w:r w:rsidRPr="00DC3528" w:rsidDel="008D26A9">
            <w:rPr>
              <w:b/>
              <w:sz w:val="22"/>
              <w:rPrChange w:id="1725" w:author="Pamela Kakande Nabukhonzo" w:date="2025-06-20T09:08:00Z">
                <w:rPr>
                  <w:b/>
                </w:rPr>
              </w:rPrChange>
            </w:rPr>
            <w:delText>Legal framework</w:delText>
          </w:r>
          <w:r w:rsidRPr="00DC3528" w:rsidDel="008D26A9">
            <w:rPr>
              <w:sz w:val="22"/>
              <w:rPrChange w:id="1726" w:author="Pamela Kakande Nabukhonzo" w:date="2025-06-20T09:08:00Z">
                <w:rPr/>
              </w:rPrChange>
            </w:rPr>
            <w:delText xml:space="preserve"> - There should be sound institutional arrangements to ensure good data quality, such as the degree to which statistical legislation is enacted in accordance with the fundamental principles of official statistics. The population and housing census needs to be legally authorized, and the implementing agency must be assigned with legal authority (e.g., through an act) for planning, organization, and implementation of census operations. The process for implementing the legal framework needs to be clearly understood and incorporated into census planning</w:delText>
          </w:r>
          <w:r w:rsidRPr="00DC3528" w:rsidDel="008D26A9">
            <w:rPr>
              <w:rFonts w:cs="Arial"/>
              <w:sz w:val="22"/>
              <w:rPrChange w:id="1727" w:author="Pamela Kakande Nabukhonzo" w:date="2025-06-20T09:08:00Z">
                <w:rPr>
                  <w:rFonts w:cs="Arial"/>
                </w:rPr>
              </w:rPrChange>
            </w:rPr>
            <w:delText>.</w:delText>
          </w:r>
          <w:r w:rsidRPr="00DC3528" w:rsidDel="008D26A9">
            <w:rPr>
              <w:sz w:val="22"/>
              <w:rPrChange w:id="1728" w:author="Pamela Kakande Nabukhonzo" w:date="2025-06-20T09:08:00Z">
                <w:rPr/>
              </w:rPrChange>
            </w:rPr>
            <w:delText xml:space="preserve"> The </w:delText>
          </w:r>
          <w:r w:rsidRPr="00DC3528" w:rsidDel="008D26A9">
            <w:rPr>
              <w:rFonts w:cs="Arial"/>
              <w:sz w:val="22"/>
              <w:rPrChange w:id="1729" w:author="Pamela Kakande Nabukhonzo" w:date="2025-06-20T09:08:00Z">
                <w:rPr>
                  <w:rFonts w:cs="Arial"/>
                </w:rPr>
              </w:rPrChange>
            </w:rPr>
            <w:delText>NSO should operationalize long-term planning of statistical operations that include a census undertaking.</w:delText>
          </w:r>
        </w:del>
      </w:ins>
    </w:p>
    <w:p w14:paraId="79F7AFE6" w14:textId="7CF5E65E" w:rsidR="00507AD0" w:rsidRPr="00DC3528" w:rsidDel="008D26A9" w:rsidRDefault="00507AD0">
      <w:pPr>
        <w:pStyle w:val="ListParagraph"/>
        <w:spacing w:after="0" w:line="276" w:lineRule="auto"/>
        <w:jc w:val="both"/>
        <w:rPr>
          <w:ins w:id="1730" w:author="Pamela Kakande Nabukhonzo" w:date="2025-06-17T23:33:00Z"/>
          <w:del w:id="1731" w:author="Rachel Shipsey" w:date="2025-06-23T15:21:00Z"/>
          <w:sz w:val="22"/>
          <w:rPrChange w:id="1732" w:author="Pamela Kakande Nabukhonzo" w:date="2025-06-20T09:08:00Z">
            <w:rPr>
              <w:ins w:id="1733" w:author="Pamela Kakande Nabukhonzo" w:date="2025-06-17T23:33:00Z"/>
              <w:del w:id="1734" w:author="Rachel Shipsey" w:date="2025-06-23T15:21:00Z"/>
            </w:rPr>
          </w:rPrChange>
        </w:rPr>
        <w:pPrChange w:id="1735" w:author="Rachel Shipsey" w:date="2025-06-23T15:41:00Z">
          <w:pPr>
            <w:pStyle w:val="ListParagraph"/>
            <w:numPr>
              <w:numId w:val="273"/>
            </w:numPr>
            <w:spacing w:after="0" w:line="276" w:lineRule="auto"/>
            <w:ind w:hanging="360"/>
            <w:jc w:val="both"/>
          </w:pPr>
        </w:pPrChange>
      </w:pPr>
      <w:ins w:id="1736" w:author="Pamela Kakande Nabukhonzo" w:date="2025-06-17T23:33:00Z">
        <w:del w:id="1737" w:author="Rachel Shipsey" w:date="2025-06-23T15:21:00Z">
          <w:r w:rsidRPr="00DC3528" w:rsidDel="008D26A9">
            <w:rPr>
              <w:rFonts w:cs="Arial"/>
              <w:b/>
              <w:bCs/>
              <w:sz w:val="22"/>
              <w:rPrChange w:id="1738" w:author="Pamela Kakande Nabukhonzo" w:date="2025-06-20T09:08:00Z">
                <w:rPr>
                  <w:rFonts w:cs="Arial"/>
                  <w:b/>
                  <w:bCs/>
                </w:rPr>
              </w:rPrChange>
            </w:rPr>
            <w:delText>Funds commitment</w:delText>
          </w:r>
          <w:r w:rsidRPr="00DC3528" w:rsidDel="008D26A9">
            <w:rPr>
              <w:rFonts w:cs="Arial"/>
              <w:sz w:val="22"/>
              <w:rPrChange w:id="1739" w:author="Pamela Kakande Nabukhonzo" w:date="2025-06-20T09:08:00Z">
                <w:rPr>
                  <w:rFonts w:cs="Arial"/>
                </w:rPr>
              </w:rPrChange>
            </w:rPr>
            <w:delText xml:space="preserve"> – there should be sound institutional systems to ensure statistical systems are properly funded and staffed. </w:delText>
          </w:r>
          <w:r w:rsidRPr="00DC3528" w:rsidDel="008D26A9">
            <w:rPr>
              <w:sz w:val="22"/>
              <w:rPrChange w:id="1740" w:author="Pamela Kakande Nabukhonzo" w:date="2025-06-20T09:08:00Z">
                <w:rPr/>
              </w:rPrChange>
            </w:rPr>
            <w:delText>Government commitment to the level of funding should be sought early enough in the cycle so that the other aspects of the census plan can proceed smoothly. These commitments should be monitored to confirm availability at the time when it is needed, especially for the most expensive phases of mapping and enumeration.</w:delText>
          </w:r>
        </w:del>
      </w:ins>
    </w:p>
    <w:p w14:paraId="2E23FE05" w14:textId="78CEACD9" w:rsidR="00507AD0" w:rsidRPr="00DC3528" w:rsidDel="008D26A9" w:rsidRDefault="00507AD0">
      <w:pPr>
        <w:pStyle w:val="ListParagraph"/>
        <w:spacing w:after="0" w:line="276" w:lineRule="auto"/>
        <w:jc w:val="both"/>
        <w:rPr>
          <w:ins w:id="1741" w:author="Pamela Kakande Nabukhonzo" w:date="2025-06-17T23:33:00Z"/>
          <w:del w:id="1742" w:author="Rachel Shipsey" w:date="2025-06-23T15:21:00Z"/>
          <w:rFonts w:cs="Arial"/>
          <w:sz w:val="22"/>
          <w:rPrChange w:id="1743" w:author="Pamela Kakande Nabukhonzo" w:date="2025-06-20T09:08:00Z">
            <w:rPr>
              <w:ins w:id="1744" w:author="Pamela Kakande Nabukhonzo" w:date="2025-06-17T23:33:00Z"/>
              <w:del w:id="1745" w:author="Rachel Shipsey" w:date="2025-06-23T15:21:00Z"/>
              <w:rFonts w:cs="Arial"/>
            </w:rPr>
          </w:rPrChange>
        </w:rPr>
        <w:pPrChange w:id="1746" w:author="Rachel Shipsey" w:date="2025-06-23T15:41:00Z">
          <w:pPr>
            <w:pStyle w:val="ListParagraph"/>
            <w:numPr>
              <w:numId w:val="273"/>
            </w:numPr>
            <w:spacing w:after="0" w:line="276" w:lineRule="auto"/>
            <w:ind w:hanging="360"/>
            <w:jc w:val="both"/>
          </w:pPr>
        </w:pPrChange>
      </w:pPr>
      <w:ins w:id="1747" w:author="Pamela Kakande Nabukhonzo" w:date="2025-06-17T23:33:00Z">
        <w:del w:id="1748" w:author="Rachel Shipsey" w:date="2025-06-23T15:21:00Z">
          <w:r w:rsidRPr="00DC3528" w:rsidDel="008D26A9">
            <w:rPr>
              <w:rFonts w:cs="Arial"/>
              <w:b/>
              <w:bCs/>
              <w:sz w:val="22"/>
              <w:rPrChange w:id="1749" w:author="Pamela Kakande Nabukhonzo" w:date="2025-06-20T09:08:00Z">
                <w:rPr>
                  <w:rFonts w:cs="Arial"/>
                  <w:b/>
                  <w:bCs/>
                </w:rPr>
              </w:rPrChange>
            </w:rPr>
            <w:delText>Logistical support</w:delText>
          </w:r>
          <w:r w:rsidRPr="00DC3528" w:rsidDel="008D26A9">
            <w:rPr>
              <w:rFonts w:cs="Arial"/>
              <w:sz w:val="22"/>
              <w:rPrChange w:id="1750" w:author="Pamela Kakande Nabukhonzo" w:date="2025-06-20T09:08:00Z">
                <w:rPr>
                  <w:rFonts w:cs="Arial"/>
                </w:rPr>
              </w:rPrChange>
            </w:rPr>
            <w:delText xml:space="preserve"> – </w:delText>
          </w:r>
          <w:r w:rsidRPr="00DC3528" w:rsidDel="008D26A9">
            <w:rPr>
              <w:sz w:val="22"/>
              <w:rPrChange w:id="1751" w:author="Pamela Kakande Nabukhonzo" w:date="2025-06-20T09:08:00Z">
                <w:rPr/>
              </w:rPrChange>
            </w:rPr>
            <w:delText>the plan should seek availability of existing support structures from both government, private sector, and development partners to inform the planning process. Services may be provided in kind or at a subsidized rate and this should be known early</w:delText>
          </w:r>
          <w:r w:rsidRPr="00DC3528" w:rsidDel="008D26A9">
            <w:rPr>
              <w:rFonts w:cs="Arial"/>
              <w:sz w:val="22"/>
              <w:rPrChange w:id="1752" w:author="Pamela Kakande Nabukhonzo" w:date="2025-06-20T09:08:00Z">
                <w:rPr>
                  <w:rFonts w:cs="Arial"/>
                </w:rPr>
              </w:rPrChange>
            </w:rPr>
            <w:delText>.</w:delText>
          </w:r>
        </w:del>
      </w:ins>
    </w:p>
    <w:p w14:paraId="35D4DC36" w14:textId="0C1B2D70" w:rsidR="00507AD0" w:rsidRPr="00DC3528" w:rsidDel="008D26A9" w:rsidRDefault="00507AD0">
      <w:pPr>
        <w:pStyle w:val="ListParagraph"/>
        <w:spacing w:after="0" w:line="276" w:lineRule="auto"/>
        <w:jc w:val="both"/>
        <w:rPr>
          <w:ins w:id="1753" w:author="Pamela Kakande Nabukhonzo" w:date="2025-06-17T23:33:00Z"/>
          <w:del w:id="1754" w:author="Rachel Shipsey" w:date="2025-06-23T15:21:00Z"/>
          <w:sz w:val="22"/>
          <w:rPrChange w:id="1755" w:author="Pamela Kakande Nabukhonzo" w:date="2025-06-20T09:08:00Z">
            <w:rPr>
              <w:ins w:id="1756" w:author="Pamela Kakande Nabukhonzo" w:date="2025-06-17T23:33:00Z"/>
              <w:del w:id="1757" w:author="Rachel Shipsey" w:date="2025-06-23T15:21:00Z"/>
            </w:rPr>
          </w:rPrChange>
        </w:rPr>
        <w:pPrChange w:id="1758" w:author="Rachel Shipsey" w:date="2025-06-23T15:41:00Z">
          <w:pPr>
            <w:pStyle w:val="ListParagraph"/>
            <w:numPr>
              <w:numId w:val="273"/>
            </w:numPr>
            <w:spacing w:after="0" w:line="276" w:lineRule="auto"/>
            <w:ind w:hanging="360"/>
            <w:jc w:val="both"/>
          </w:pPr>
        </w:pPrChange>
      </w:pPr>
      <w:ins w:id="1759" w:author="Pamela Kakande Nabukhonzo" w:date="2025-06-17T23:33:00Z">
        <w:del w:id="1760" w:author="Rachel Shipsey" w:date="2025-06-23T15:21:00Z">
          <w:r w:rsidRPr="00DC3528" w:rsidDel="008D26A9">
            <w:rPr>
              <w:rFonts w:cs="Arial"/>
              <w:b/>
              <w:bCs/>
              <w:sz w:val="22"/>
              <w:rPrChange w:id="1761" w:author="Pamela Kakande Nabukhonzo" w:date="2025-06-20T09:08:00Z">
                <w:rPr>
                  <w:rFonts w:cs="Arial"/>
                  <w:b/>
                  <w:bCs/>
                </w:rPr>
              </w:rPrChange>
            </w:rPr>
            <w:delText>Stakeholder analysis</w:delText>
          </w:r>
          <w:r w:rsidRPr="00DC3528" w:rsidDel="008D26A9">
            <w:rPr>
              <w:rFonts w:cs="Arial"/>
              <w:sz w:val="22"/>
              <w:rPrChange w:id="1762" w:author="Pamela Kakande Nabukhonzo" w:date="2025-06-20T09:08:00Z">
                <w:rPr>
                  <w:rFonts w:cs="Arial"/>
                </w:rPr>
              </w:rPrChange>
            </w:rPr>
            <w:delText xml:space="preserve"> - </w:delText>
          </w:r>
          <w:r w:rsidRPr="00DC3528" w:rsidDel="008D26A9">
            <w:rPr>
              <w:sz w:val="22"/>
              <w:rPrChange w:id="1763" w:author="Pamela Kakande Nabukhonzo" w:date="2025-06-20T09:08:00Z">
                <w:rPr/>
              </w:rPrChange>
            </w:rPr>
            <w:delText>Identifying stakeholders is a critical starting point for determining dependencies when planning the census. Stakeholders at the planning stage should be identified from: within the census programme, within the statistical agency, external stakeholders within the country, stakeholders outside the country and the community at large.</w:delText>
          </w:r>
          <w:r w:rsidRPr="00DC3528" w:rsidDel="008D26A9">
            <w:rPr>
              <w:rFonts w:cstheme="minorHAnsi"/>
              <w:sz w:val="22"/>
              <w:rPrChange w:id="1764" w:author="Pamela Kakande Nabukhonzo" w:date="2025-06-20T09:08:00Z">
                <w:rPr>
                  <w:rFonts w:cstheme="minorHAnsi"/>
                </w:rPr>
              </w:rPrChange>
            </w:rPr>
            <w:delText xml:space="preserve"> </w:delText>
          </w:r>
          <w:r w:rsidRPr="00DC3528" w:rsidDel="008D26A9">
            <w:rPr>
              <w:sz w:val="22"/>
              <w:rPrChange w:id="1765" w:author="Pamela Kakande Nabukhonzo" w:date="2025-06-20T09:08:00Z">
                <w:rPr/>
              </w:rPrChange>
            </w:rPr>
            <w:delText>There should be sound institutional arrangements to ensure the available support and coordination among census stakeholders and the NSO.</w:delText>
          </w:r>
        </w:del>
      </w:ins>
    </w:p>
    <w:p w14:paraId="4210C7A7" w14:textId="63E56E1B" w:rsidR="00507AD0" w:rsidRPr="00DC3528" w:rsidDel="008D26A9" w:rsidRDefault="00507AD0">
      <w:pPr>
        <w:pStyle w:val="ListParagraph"/>
        <w:spacing w:after="0" w:line="276" w:lineRule="auto"/>
        <w:jc w:val="both"/>
        <w:rPr>
          <w:ins w:id="1766" w:author="Pamela Kakande Nabukhonzo" w:date="2025-06-17T23:33:00Z"/>
          <w:del w:id="1767" w:author="Rachel Shipsey" w:date="2025-06-23T15:21:00Z"/>
          <w:sz w:val="22"/>
          <w:rPrChange w:id="1768" w:author="Pamela Kakande Nabukhonzo" w:date="2025-06-20T09:08:00Z">
            <w:rPr>
              <w:ins w:id="1769" w:author="Pamela Kakande Nabukhonzo" w:date="2025-06-17T23:33:00Z"/>
              <w:del w:id="1770" w:author="Rachel Shipsey" w:date="2025-06-23T15:21:00Z"/>
            </w:rPr>
          </w:rPrChange>
        </w:rPr>
        <w:pPrChange w:id="1771" w:author="Rachel Shipsey" w:date="2025-06-23T15:41:00Z">
          <w:pPr>
            <w:pStyle w:val="ListParagraph"/>
            <w:numPr>
              <w:numId w:val="273"/>
            </w:numPr>
            <w:spacing w:after="0" w:line="276" w:lineRule="auto"/>
            <w:ind w:hanging="360"/>
            <w:jc w:val="both"/>
          </w:pPr>
        </w:pPrChange>
      </w:pPr>
      <w:ins w:id="1772" w:author="Pamela Kakande Nabukhonzo" w:date="2025-06-17T23:33:00Z">
        <w:del w:id="1773" w:author="Rachel Shipsey" w:date="2025-06-23T15:21:00Z">
          <w:r w:rsidRPr="00DC3528" w:rsidDel="008D26A9">
            <w:rPr>
              <w:rFonts w:cs="Arial"/>
              <w:b/>
              <w:bCs/>
              <w:sz w:val="22"/>
              <w:rPrChange w:id="1774" w:author="Pamela Kakande Nabukhonzo" w:date="2025-06-20T09:08:00Z">
                <w:rPr>
                  <w:rFonts w:cs="Arial"/>
                  <w:b/>
                  <w:bCs/>
                </w:rPr>
              </w:rPrChange>
            </w:rPr>
            <w:delText xml:space="preserve">User needs and quality </w:delText>
          </w:r>
          <w:r w:rsidRPr="00DC3528" w:rsidDel="008D26A9">
            <w:rPr>
              <w:rFonts w:cs="Arial"/>
              <w:sz w:val="22"/>
              <w:rPrChange w:id="1775" w:author="Pamela Kakande Nabukhonzo" w:date="2025-06-20T09:08:00Z">
                <w:rPr>
                  <w:rFonts w:cs="Arial"/>
                </w:rPr>
              </w:rPrChange>
            </w:rPr>
            <w:delText xml:space="preserve">- </w:delText>
          </w:r>
          <w:r w:rsidRPr="00DC3528" w:rsidDel="008D26A9">
            <w:rPr>
              <w:sz w:val="22"/>
              <w:rPrChange w:id="1776" w:author="Pamela Kakande Nabukhonzo" w:date="2025-06-20T09:08:00Z">
                <w:rPr/>
              </w:rPrChange>
            </w:rPr>
            <w:delText xml:space="preserve">The development process entails engagement with key users to ensure the needs of data users are carefully considered in terms of the content of the census questionnaire, how the data will be used (for defining the outputs) and quality of the information required. This should inform the prioritization of user needs (note that not all needs can be met) and a quality management plan for the census. it is complete and that the needs of data users are carefully considered. </w:delText>
          </w:r>
        </w:del>
      </w:ins>
    </w:p>
    <w:p w14:paraId="18C828D0" w14:textId="3721C957" w:rsidR="00507AD0" w:rsidRPr="00DC3528" w:rsidDel="008D26A9" w:rsidRDefault="00507AD0">
      <w:pPr>
        <w:pStyle w:val="ListParagraph"/>
        <w:spacing w:after="0" w:line="276" w:lineRule="auto"/>
        <w:jc w:val="both"/>
        <w:rPr>
          <w:ins w:id="1777" w:author="Pamela Kakande Nabukhonzo" w:date="2025-06-17T23:33:00Z"/>
          <w:del w:id="1778" w:author="Rachel Shipsey" w:date="2025-06-23T15:21:00Z"/>
          <w:sz w:val="22"/>
          <w:rPrChange w:id="1779" w:author="Pamela Kakande Nabukhonzo" w:date="2025-06-20T09:08:00Z">
            <w:rPr>
              <w:ins w:id="1780" w:author="Pamela Kakande Nabukhonzo" w:date="2025-06-17T23:33:00Z"/>
              <w:del w:id="1781" w:author="Rachel Shipsey" w:date="2025-06-23T15:21:00Z"/>
            </w:rPr>
          </w:rPrChange>
        </w:rPr>
        <w:pPrChange w:id="1782" w:author="Rachel Shipsey" w:date="2025-06-23T15:41:00Z">
          <w:pPr>
            <w:pStyle w:val="ListParagraph"/>
            <w:numPr>
              <w:numId w:val="273"/>
            </w:numPr>
            <w:spacing w:after="0" w:line="276" w:lineRule="auto"/>
            <w:ind w:hanging="360"/>
            <w:jc w:val="both"/>
          </w:pPr>
        </w:pPrChange>
      </w:pPr>
      <w:ins w:id="1783" w:author="Pamela Kakande Nabukhonzo" w:date="2025-06-17T23:33:00Z">
        <w:del w:id="1784" w:author="Rachel Shipsey" w:date="2025-06-23T15:21:00Z">
          <w:r w:rsidRPr="00DC3528" w:rsidDel="008D26A9">
            <w:rPr>
              <w:rFonts w:cs="Arial"/>
              <w:b/>
              <w:bCs/>
              <w:sz w:val="22"/>
              <w:rPrChange w:id="1785" w:author="Pamela Kakande Nabukhonzo" w:date="2025-06-20T09:08:00Z">
                <w:rPr>
                  <w:rFonts w:cs="Arial"/>
                  <w:b/>
                  <w:bCs/>
                </w:rPr>
              </w:rPrChange>
            </w:rPr>
            <w:delText xml:space="preserve">Administrative and geographic </w:delText>
          </w:r>
          <w:r w:rsidRPr="00DC3528" w:rsidDel="008D26A9">
            <w:rPr>
              <w:sz w:val="22"/>
              <w:rPrChange w:id="1786" w:author="Pamela Kakande Nabukhonzo" w:date="2025-06-20T09:08:00Z">
                <w:rPr/>
              </w:rPrChange>
            </w:rPr>
            <w:delText>areas for which census data will be reported and disseminated is one of the first decisions in census planning because it has time and cost implications. When data are not required at the lowest level of detail, other statistical sources/ methodologies more cost-effective than censuses should be adopted.</w:delText>
          </w:r>
        </w:del>
      </w:ins>
    </w:p>
    <w:p w14:paraId="51D2708E" w14:textId="7C3523AE" w:rsidR="00507AD0" w:rsidRPr="00DC3528" w:rsidDel="008D26A9" w:rsidRDefault="00507AD0">
      <w:pPr>
        <w:pStyle w:val="ListParagraph"/>
        <w:spacing w:after="0" w:line="276" w:lineRule="auto"/>
        <w:jc w:val="both"/>
        <w:rPr>
          <w:ins w:id="1787" w:author="Pamela Kakande Nabukhonzo" w:date="2025-06-17T23:33:00Z"/>
          <w:del w:id="1788" w:author="Rachel Shipsey" w:date="2025-06-23T15:21:00Z"/>
          <w:sz w:val="22"/>
          <w:rPrChange w:id="1789" w:author="Pamela Kakande Nabukhonzo" w:date="2025-06-20T09:08:00Z">
            <w:rPr>
              <w:ins w:id="1790" w:author="Pamela Kakande Nabukhonzo" w:date="2025-06-17T23:33:00Z"/>
              <w:del w:id="1791" w:author="Rachel Shipsey" w:date="2025-06-23T15:21:00Z"/>
            </w:rPr>
          </w:rPrChange>
        </w:rPr>
        <w:pPrChange w:id="1792" w:author="Rachel Shipsey" w:date="2025-06-23T15:41:00Z">
          <w:pPr>
            <w:pStyle w:val="ListParagraph"/>
            <w:numPr>
              <w:numId w:val="273"/>
            </w:numPr>
            <w:spacing w:after="0" w:line="276" w:lineRule="auto"/>
            <w:ind w:hanging="360"/>
            <w:jc w:val="both"/>
          </w:pPr>
        </w:pPrChange>
      </w:pPr>
      <w:ins w:id="1793" w:author="Pamela Kakande Nabukhonzo" w:date="2025-06-17T23:33:00Z">
        <w:del w:id="1794" w:author="Rachel Shipsey" w:date="2025-06-23T15:21:00Z">
          <w:r w:rsidRPr="00DC3528" w:rsidDel="008D26A9">
            <w:rPr>
              <w:rFonts w:cs="Arial"/>
              <w:b/>
              <w:bCs/>
              <w:sz w:val="22"/>
              <w:rPrChange w:id="1795" w:author="Pamela Kakande Nabukhonzo" w:date="2025-06-20T09:08:00Z">
                <w:rPr>
                  <w:rFonts w:cs="Arial"/>
                  <w:b/>
                  <w:bCs/>
                </w:rPr>
              </w:rPrChange>
            </w:rPr>
            <w:delText>Aspects</w:delText>
          </w:r>
        </w:del>
      </w:ins>
      <w:ins w:id="1796" w:author="Pamela Kakande Nabukhonzo" w:date="2025-06-19T20:01:00Z">
        <w:del w:id="1797" w:author="Rachel Shipsey" w:date="2025-06-23T15:21:00Z">
          <w:r w:rsidR="00BF2E36" w:rsidRPr="00DC3528" w:rsidDel="008D26A9">
            <w:rPr>
              <w:rFonts w:cs="Arial"/>
              <w:b/>
              <w:bCs/>
              <w:sz w:val="22"/>
              <w:rPrChange w:id="1798" w:author="Pamela Kakande Nabukhonzo" w:date="2025-06-19T20:02:00Z">
                <w:rPr>
                  <w:rFonts w:cs="Arial"/>
                  <w:b/>
                  <w:bCs/>
                </w:rPr>
              </w:rPrChange>
            </w:rPr>
            <w:delText>Components</w:delText>
          </w:r>
        </w:del>
      </w:ins>
      <w:ins w:id="1799" w:author="Pamela Kakande Nabukhonzo" w:date="2025-06-17T23:33:00Z">
        <w:del w:id="1800" w:author="Rachel Shipsey" w:date="2025-06-23T15:21:00Z">
          <w:r w:rsidRPr="00DC3528" w:rsidDel="008D26A9">
            <w:rPr>
              <w:rFonts w:cs="Arial"/>
              <w:b/>
              <w:bCs/>
              <w:sz w:val="22"/>
              <w:rPrChange w:id="1801" w:author="Pamela Kakande Nabukhonzo" w:date="2025-06-20T09:08:00Z">
                <w:rPr>
                  <w:rFonts w:cs="Arial"/>
                  <w:b/>
                  <w:bCs/>
                </w:rPr>
              </w:rPrChange>
            </w:rPr>
            <w:delText xml:space="preserve"> of the Plan </w:delText>
          </w:r>
          <w:r w:rsidRPr="00DC3528" w:rsidDel="008D26A9">
            <w:rPr>
              <w:rFonts w:cs="Arial"/>
              <w:sz w:val="22"/>
              <w:rPrChange w:id="1802" w:author="Pamela Kakande Nabukhonzo" w:date="2025-06-20T09:08:00Z">
                <w:rPr>
                  <w:rFonts w:cs="Arial"/>
                </w:rPr>
              </w:rPrChange>
            </w:rPr>
            <w:delText xml:space="preserve">– </w:delText>
          </w:r>
          <w:r w:rsidRPr="00DC3528" w:rsidDel="008D26A9">
            <w:rPr>
              <w:sz w:val="22"/>
              <w:rPrChange w:id="1803" w:author="Pamela Kakande Nabukhonzo" w:date="2025-06-20T09:08:00Z">
                <w:rPr/>
              </w:rPrChange>
            </w:rPr>
            <w:delText>For each phase of the plan, the following must be well thought out and documented: objectives, activities, tasks, milestones, and risk management plan. There should be a quality management plan to ensure fitness of purpose for final data.</w:delText>
          </w:r>
        </w:del>
      </w:ins>
    </w:p>
    <w:p w14:paraId="1134CBE2" w14:textId="7BE82E24" w:rsidR="00507AD0" w:rsidRPr="00DC3528" w:rsidDel="008D26A9" w:rsidRDefault="00507AD0">
      <w:pPr>
        <w:pStyle w:val="ListParagraph"/>
        <w:spacing w:after="0" w:line="276" w:lineRule="auto"/>
        <w:jc w:val="both"/>
        <w:rPr>
          <w:ins w:id="1804" w:author="Pamela Kakande Nabukhonzo" w:date="2025-06-17T23:33:00Z"/>
          <w:del w:id="1805" w:author="Rachel Shipsey" w:date="2025-06-23T15:21:00Z"/>
          <w:sz w:val="22"/>
          <w:rPrChange w:id="1806" w:author="Pamela Kakande Nabukhonzo" w:date="2025-06-20T09:08:00Z">
            <w:rPr>
              <w:ins w:id="1807" w:author="Pamela Kakande Nabukhonzo" w:date="2025-06-17T23:33:00Z"/>
              <w:del w:id="1808" w:author="Rachel Shipsey" w:date="2025-06-23T15:21:00Z"/>
            </w:rPr>
          </w:rPrChange>
        </w:rPr>
        <w:pPrChange w:id="1809" w:author="Rachel Shipsey" w:date="2025-06-23T15:41:00Z">
          <w:pPr>
            <w:pStyle w:val="ListParagraph"/>
            <w:numPr>
              <w:numId w:val="273"/>
            </w:numPr>
            <w:spacing w:after="0" w:line="276" w:lineRule="auto"/>
            <w:ind w:hanging="360"/>
            <w:jc w:val="both"/>
          </w:pPr>
        </w:pPrChange>
      </w:pPr>
      <w:ins w:id="1810" w:author="Pamela Kakande Nabukhonzo" w:date="2025-06-17T23:33:00Z">
        <w:del w:id="1811" w:author="Rachel Shipsey" w:date="2025-06-23T15:21:00Z">
          <w:r w:rsidRPr="00DC3528" w:rsidDel="008D26A9">
            <w:rPr>
              <w:rFonts w:cs="Arial"/>
              <w:b/>
              <w:bCs/>
              <w:sz w:val="22"/>
              <w:rPrChange w:id="1812" w:author="Pamela Kakande Nabukhonzo" w:date="2025-06-20T09:08:00Z">
                <w:rPr>
                  <w:rFonts w:cs="Arial"/>
                  <w:b/>
                  <w:bCs/>
                </w:rPr>
              </w:rPrChange>
            </w:rPr>
            <w:delText xml:space="preserve">Monitoring plan </w:delText>
          </w:r>
          <w:r w:rsidRPr="00DC3528" w:rsidDel="008D26A9">
            <w:rPr>
              <w:sz w:val="22"/>
              <w:rPrChange w:id="1813" w:author="Pamela Kakande Nabukhonzo" w:date="2025-06-20T09:08:00Z">
                <w:rPr/>
              </w:rPrChange>
            </w:rPr>
            <w:delText>– a plan to monitor the census project plans and management of information flows is an important part of census planning. It is advisable to develop a Gantt chart of integrated schedules, key milestones, and production operations. There should be a feedback loop that compares actual results with the plan and assesses the impact of any deviations from target dates and costs. The most important components to track are the calendar time for completing a task; resource usage per task; cost per task; milestones met. The plan should highlight what to review and the reporting mechanisms.</w:delText>
          </w:r>
        </w:del>
      </w:ins>
    </w:p>
    <w:p w14:paraId="317E5DD7" w14:textId="6D344D5C" w:rsidR="00507AD0" w:rsidRPr="00DC3528" w:rsidDel="008D26A9" w:rsidRDefault="00507AD0">
      <w:pPr>
        <w:pStyle w:val="ListParagraph"/>
        <w:spacing w:after="0" w:line="276" w:lineRule="auto"/>
        <w:jc w:val="both"/>
        <w:rPr>
          <w:ins w:id="1814" w:author="Pamela Kakande Nabukhonzo" w:date="2025-06-17T23:33:00Z"/>
          <w:del w:id="1815" w:author="Rachel Shipsey" w:date="2025-06-23T15:21:00Z"/>
          <w:sz w:val="22"/>
          <w:rPrChange w:id="1816" w:author="Pamela Kakande Nabukhonzo" w:date="2025-06-20T09:08:00Z">
            <w:rPr>
              <w:ins w:id="1817" w:author="Pamela Kakande Nabukhonzo" w:date="2025-06-17T23:33:00Z"/>
              <w:del w:id="1818" w:author="Rachel Shipsey" w:date="2025-06-23T15:21:00Z"/>
            </w:rPr>
          </w:rPrChange>
        </w:rPr>
        <w:pPrChange w:id="1819" w:author="Rachel Shipsey" w:date="2025-06-23T15:41:00Z">
          <w:pPr>
            <w:pStyle w:val="ListParagraph"/>
            <w:numPr>
              <w:numId w:val="273"/>
            </w:numPr>
            <w:spacing w:after="0" w:line="276" w:lineRule="auto"/>
            <w:ind w:hanging="360"/>
            <w:jc w:val="both"/>
          </w:pPr>
        </w:pPrChange>
      </w:pPr>
      <w:ins w:id="1820" w:author="Pamela Kakande Nabukhonzo" w:date="2025-06-17T23:33:00Z">
        <w:del w:id="1821" w:author="Rachel Shipsey" w:date="2025-06-23T15:21:00Z">
          <w:r w:rsidRPr="00DC3528" w:rsidDel="008D26A9">
            <w:rPr>
              <w:rFonts w:cs="Arial"/>
              <w:b/>
              <w:bCs/>
              <w:sz w:val="22"/>
              <w:rPrChange w:id="1822" w:author="Pamela Kakande Nabukhonzo" w:date="2025-06-20T09:08:00Z">
                <w:rPr>
                  <w:rFonts w:cs="Arial"/>
                  <w:b/>
                  <w:bCs/>
                </w:rPr>
              </w:rPrChange>
            </w:rPr>
            <w:delText xml:space="preserve">Capacity building - </w:delText>
          </w:r>
          <w:r w:rsidRPr="00DC3528" w:rsidDel="008D26A9">
            <w:rPr>
              <w:sz w:val="22"/>
              <w:rPrChange w:id="1823" w:author="Pamela Kakande Nabukhonzo" w:date="2025-06-20T09:08:00Z">
                <w:rPr/>
              </w:rPrChange>
            </w:rPr>
            <w:delText>any training required at any phase should be completed early enough so that those benefiting from the training can play an active role in census planning and operations. Different skills and resources are required for a digital census compared to a traditional paper-based census. This should also include peer to peer learning and collaboration between NSOs.</w:delText>
          </w:r>
        </w:del>
      </w:ins>
    </w:p>
    <w:p w14:paraId="57E2D88C" w14:textId="51826C20" w:rsidR="00507AD0" w:rsidRPr="00DC3528" w:rsidDel="008D26A9" w:rsidRDefault="00507AD0">
      <w:pPr>
        <w:pStyle w:val="ListParagraph"/>
        <w:spacing w:after="0" w:line="276" w:lineRule="auto"/>
        <w:jc w:val="both"/>
        <w:rPr>
          <w:ins w:id="1824" w:author="Pamela Kakande Nabukhonzo" w:date="2025-06-17T23:33:00Z"/>
          <w:del w:id="1825" w:author="Rachel Shipsey" w:date="2025-06-23T15:21:00Z"/>
          <w:sz w:val="22"/>
          <w:rPrChange w:id="1826" w:author="Pamela Kakande Nabukhonzo" w:date="2025-06-20T09:08:00Z">
            <w:rPr>
              <w:ins w:id="1827" w:author="Pamela Kakande Nabukhonzo" w:date="2025-06-17T23:33:00Z"/>
              <w:del w:id="1828" w:author="Rachel Shipsey" w:date="2025-06-23T15:21:00Z"/>
            </w:rPr>
          </w:rPrChange>
        </w:rPr>
        <w:pPrChange w:id="1829" w:author="Rachel Shipsey" w:date="2025-06-23T15:41:00Z">
          <w:pPr>
            <w:pStyle w:val="ListParagraph"/>
            <w:numPr>
              <w:numId w:val="274"/>
            </w:numPr>
            <w:spacing w:after="0" w:line="276" w:lineRule="auto"/>
            <w:ind w:hanging="360"/>
            <w:jc w:val="both"/>
          </w:pPr>
        </w:pPrChange>
      </w:pPr>
      <w:ins w:id="1830" w:author="Pamela Kakande Nabukhonzo" w:date="2025-06-17T23:33:00Z">
        <w:del w:id="1831" w:author="Rachel Shipsey" w:date="2025-06-23T15:21:00Z">
          <w:r w:rsidRPr="00DC3528" w:rsidDel="008D26A9">
            <w:rPr>
              <w:rFonts w:cs="Arial"/>
              <w:b/>
              <w:bCs/>
              <w:sz w:val="22"/>
              <w:rPrChange w:id="1832" w:author="Pamela Kakande Nabukhonzo" w:date="2025-06-20T09:08:00Z">
                <w:rPr>
                  <w:rFonts w:cs="Arial"/>
                  <w:b/>
                  <w:bCs/>
                </w:rPr>
              </w:rPrChange>
            </w:rPr>
            <w:delText>Use of technology</w:delText>
          </w:r>
          <w:r w:rsidRPr="00DC3528" w:rsidDel="008D26A9">
            <w:rPr>
              <w:rFonts w:cs="Arial"/>
              <w:sz w:val="22"/>
              <w:rPrChange w:id="1833" w:author="Pamela Kakande Nabukhonzo" w:date="2025-06-20T09:08:00Z">
                <w:rPr>
                  <w:rFonts w:cs="Arial"/>
                </w:rPr>
              </w:rPrChange>
            </w:rPr>
            <w:delText xml:space="preserve"> – </w:delText>
          </w:r>
          <w:r w:rsidRPr="00DC3528" w:rsidDel="008D26A9">
            <w:rPr>
              <w:sz w:val="22"/>
              <w:rPrChange w:id="1834" w:author="Pamela Kakande Nabukhonzo" w:date="2025-06-20T09:08:00Z">
                <w:rPr/>
              </w:rPrChange>
            </w:rPr>
            <w:delText>all technological specifications to be used should be agreed in principle because they affect all phases of the census plan and should be integral to the planning process.</w:delText>
          </w:r>
        </w:del>
      </w:ins>
    </w:p>
    <w:p w14:paraId="349A4BBA" w14:textId="7456A74B" w:rsidR="00507AD0" w:rsidRPr="00DC3528" w:rsidDel="00C277A6" w:rsidRDefault="00507AD0">
      <w:pPr>
        <w:pStyle w:val="ListParagraph"/>
        <w:spacing w:after="0" w:line="276" w:lineRule="auto"/>
        <w:jc w:val="both"/>
        <w:rPr>
          <w:ins w:id="1835" w:author="Pamela Kakande Nabukhonzo" w:date="2025-06-17T23:33:00Z"/>
          <w:del w:id="1836" w:author="Rachel Shipsey" w:date="2025-06-18T13:41:00Z"/>
          <w:sz w:val="22"/>
          <w:rPrChange w:id="1837" w:author="Pamela Kakande Nabukhonzo" w:date="2025-06-20T09:08:00Z">
            <w:rPr>
              <w:ins w:id="1838" w:author="Pamela Kakande Nabukhonzo" w:date="2025-06-17T23:33:00Z"/>
              <w:del w:id="1839" w:author="Rachel Shipsey" w:date="2025-06-18T13:41:00Z"/>
            </w:rPr>
          </w:rPrChange>
        </w:rPr>
        <w:pPrChange w:id="1840" w:author="Rachel Shipsey" w:date="2025-06-23T15:41:00Z">
          <w:pPr>
            <w:pStyle w:val="ListParagraph"/>
            <w:numPr>
              <w:numId w:val="274"/>
            </w:numPr>
            <w:spacing w:after="0" w:line="276" w:lineRule="auto"/>
            <w:ind w:hanging="360"/>
            <w:jc w:val="both"/>
          </w:pPr>
        </w:pPrChange>
      </w:pPr>
      <w:ins w:id="1841" w:author="Pamela Kakande Nabukhonzo" w:date="2025-06-17T23:33:00Z">
        <w:del w:id="1842" w:author="Rachel Shipsey" w:date="2025-06-23T15:21:00Z">
          <w:r w:rsidRPr="00DC3528" w:rsidDel="008D26A9">
            <w:rPr>
              <w:rFonts w:cs="Arial"/>
              <w:b/>
              <w:bCs/>
              <w:sz w:val="22"/>
              <w:rPrChange w:id="1843" w:author="Pamela Kakande Nabukhonzo" w:date="2025-06-20T09:08:00Z">
                <w:rPr>
                  <w:rFonts w:cs="Arial"/>
                  <w:b/>
                  <w:bCs/>
                </w:rPr>
              </w:rPrChange>
            </w:rPr>
            <w:delText>Contracting out</w:delText>
          </w:r>
          <w:r w:rsidRPr="00DC3528" w:rsidDel="008D26A9">
            <w:rPr>
              <w:rFonts w:cs="Arial"/>
              <w:sz w:val="22"/>
              <w:rPrChange w:id="1844" w:author="Pamela Kakande Nabukhonzo" w:date="2025-06-20T09:08:00Z">
                <w:rPr>
                  <w:rFonts w:cs="Arial"/>
                </w:rPr>
              </w:rPrChange>
            </w:rPr>
            <w:delText xml:space="preserve"> – </w:delText>
          </w:r>
          <w:r w:rsidRPr="00DC3528" w:rsidDel="008D26A9">
            <w:rPr>
              <w:sz w:val="22"/>
              <w:rPrChange w:id="1845" w:author="Pamela Kakande Nabukhonzo" w:date="2025-06-20T09:08:00Z">
                <w:rPr/>
              </w:rPrChange>
            </w:rPr>
            <w:delText>the need to contract out some services should be an integral part of the plan and the decisions on contracting out should inform the plan.</w:delText>
          </w:r>
        </w:del>
      </w:ins>
    </w:p>
    <w:p w14:paraId="453107AF" w14:textId="3B5CDE2F" w:rsidR="004841DF" w:rsidRPr="00DC3528" w:rsidDel="008D26A9" w:rsidRDefault="004841DF">
      <w:pPr>
        <w:pStyle w:val="ListParagraph"/>
        <w:spacing w:after="0" w:line="276" w:lineRule="auto"/>
        <w:jc w:val="both"/>
        <w:rPr>
          <w:ins w:id="1846" w:author="Pamela Kakande Nabukhonzo" w:date="2025-06-17T23:34:00Z"/>
          <w:del w:id="1847" w:author="Rachel Shipsey" w:date="2025-06-23T15:21:00Z"/>
          <w:rFonts w:cs="Arial"/>
          <w:sz w:val="22"/>
          <w:rPrChange w:id="1848" w:author="Pamela Kakande Nabukhonzo" w:date="2025-06-20T09:08:00Z">
            <w:rPr>
              <w:ins w:id="1849" w:author="Pamela Kakande Nabukhonzo" w:date="2025-06-17T23:34:00Z"/>
              <w:del w:id="1850" w:author="Rachel Shipsey" w:date="2025-06-23T15:21:00Z"/>
              <w:rFonts w:cs="Arial"/>
            </w:rPr>
          </w:rPrChange>
        </w:rPr>
        <w:pPrChange w:id="1851" w:author="Rachel Shipsey" w:date="2025-06-23T15:41:00Z">
          <w:pPr>
            <w:spacing w:after="0" w:line="276" w:lineRule="auto"/>
            <w:jc w:val="both"/>
          </w:pPr>
        </w:pPrChange>
      </w:pPr>
    </w:p>
    <w:p w14:paraId="47D20BFD" w14:textId="031F782F" w:rsidR="004841DF" w:rsidRPr="00DC3528" w:rsidDel="008D26A9" w:rsidRDefault="004841DF">
      <w:pPr>
        <w:pStyle w:val="ListParagraph"/>
        <w:spacing w:after="0" w:line="276" w:lineRule="auto"/>
        <w:jc w:val="both"/>
        <w:rPr>
          <w:ins w:id="1852" w:author="Pamela Kakande Nabukhonzo" w:date="2025-06-17T23:34:00Z"/>
          <w:del w:id="1853" w:author="Rachel Shipsey" w:date="2025-06-23T15:21:00Z"/>
          <w:rFonts w:cs="Arial"/>
          <w:sz w:val="22"/>
          <w:rPrChange w:id="1854" w:author="Pamela Kakande Nabukhonzo" w:date="2025-06-20T09:08:00Z">
            <w:rPr>
              <w:ins w:id="1855" w:author="Pamela Kakande Nabukhonzo" w:date="2025-06-17T23:34:00Z"/>
              <w:del w:id="1856" w:author="Rachel Shipsey" w:date="2025-06-23T15:21:00Z"/>
              <w:rFonts w:cs="Arial"/>
            </w:rPr>
          </w:rPrChange>
        </w:rPr>
        <w:pPrChange w:id="1857" w:author="Rachel Shipsey" w:date="2025-06-23T15:41:00Z">
          <w:pPr>
            <w:spacing w:after="0" w:line="276" w:lineRule="auto"/>
            <w:jc w:val="both"/>
          </w:pPr>
        </w:pPrChange>
      </w:pPr>
      <w:ins w:id="1858" w:author="Pamela Kakande Nabukhonzo" w:date="2025-06-17T23:34:00Z">
        <w:del w:id="1859" w:author="Rachel Shipsey" w:date="2025-06-23T15:21:00Z">
          <w:r w:rsidRPr="00406C92" w:rsidDel="008D26A9">
            <w:rPr>
              <w:rFonts w:cs="Arial"/>
              <w:bCs/>
              <w:sz w:val="22"/>
              <w:rPrChange w:id="1860" w:author="Rachel Shipsey" w:date="2025-06-18T13:41:00Z">
                <w:rPr/>
              </w:rPrChange>
            </w:rPr>
            <w:delText>In establishing</w:delText>
          </w:r>
          <w:r w:rsidRPr="00DC3528" w:rsidDel="008D26A9">
            <w:rPr>
              <w:rFonts w:cs="Arial"/>
              <w:b/>
              <w:sz w:val="22"/>
              <w:rPrChange w:id="1861" w:author="Rachel Shipsey" w:date="2025-06-18T13:41:00Z">
                <w:rPr/>
              </w:rPrChange>
            </w:rPr>
            <w:delText xml:space="preserve"> implementation committees</w:delText>
          </w:r>
        </w:del>
        <w:del w:id="1862" w:author="Rachel Shipsey" w:date="2025-06-18T13:41:00Z">
          <w:r w:rsidRPr="00DC3528" w:rsidDel="00C277A6">
            <w:rPr>
              <w:rFonts w:cs="Arial"/>
              <w:sz w:val="22"/>
              <w:rPrChange w:id="1863" w:author="Pamela Kakande Nabukhonzo" w:date="2025-06-20T09:08:00Z">
                <w:rPr>
                  <w:rFonts w:cs="Arial"/>
                </w:rPr>
              </w:rPrChange>
            </w:rPr>
            <w:delText>,</w:delText>
          </w:r>
        </w:del>
        <w:del w:id="1864" w:author="Rachel Shipsey" w:date="2025-06-23T15:21:00Z">
          <w:r w:rsidRPr="00DC3528" w:rsidDel="008D26A9">
            <w:rPr>
              <w:rFonts w:cs="Arial"/>
              <w:sz w:val="22"/>
              <w:rPrChange w:id="1865" w:author="Pamela Kakande Nabukhonzo" w:date="2025-06-20T09:08:00Z">
                <w:rPr>
                  <w:rFonts w:cs="Arial"/>
                </w:rPr>
              </w:rPrChange>
            </w:rPr>
            <w:delText xml:space="preserve"> the following considerations should be made:</w:delText>
          </w:r>
        </w:del>
      </w:ins>
    </w:p>
    <w:p w14:paraId="6022D149" w14:textId="15CC7C8A" w:rsidR="004841DF" w:rsidRPr="00DC3528" w:rsidDel="008D26A9" w:rsidRDefault="004841DF">
      <w:pPr>
        <w:pStyle w:val="ListParagraph"/>
        <w:spacing w:after="0" w:line="276" w:lineRule="auto"/>
        <w:jc w:val="both"/>
        <w:rPr>
          <w:ins w:id="1866" w:author="Pamela Kakande Nabukhonzo" w:date="2025-06-17T23:34:00Z"/>
          <w:del w:id="1867" w:author="Rachel Shipsey" w:date="2025-06-23T15:21:00Z"/>
          <w:rFonts w:cs="Arial"/>
          <w:sz w:val="22"/>
          <w:rPrChange w:id="1868" w:author="Pamela Kakande Nabukhonzo" w:date="2025-06-20T09:08:00Z">
            <w:rPr>
              <w:ins w:id="1869" w:author="Pamela Kakande Nabukhonzo" w:date="2025-06-17T23:34:00Z"/>
              <w:del w:id="1870" w:author="Rachel Shipsey" w:date="2025-06-23T15:21:00Z"/>
              <w:rFonts w:cs="Arial"/>
            </w:rPr>
          </w:rPrChange>
        </w:rPr>
        <w:pPrChange w:id="1871" w:author="Rachel Shipsey" w:date="2025-06-23T15:41:00Z">
          <w:pPr>
            <w:pStyle w:val="ListParagraph"/>
            <w:numPr>
              <w:numId w:val="14"/>
            </w:numPr>
            <w:spacing w:after="0" w:line="276" w:lineRule="auto"/>
            <w:ind w:left="1080" w:hanging="360"/>
            <w:jc w:val="both"/>
          </w:pPr>
        </w:pPrChange>
      </w:pPr>
      <w:ins w:id="1872" w:author="Pamela Kakande Nabukhonzo" w:date="2025-06-17T23:34:00Z">
        <w:del w:id="1873" w:author="Rachel Shipsey" w:date="2025-06-23T15:21:00Z">
          <w:r w:rsidRPr="00DC3528" w:rsidDel="008D26A9">
            <w:rPr>
              <w:rFonts w:cs="Arial"/>
              <w:sz w:val="22"/>
              <w:rPrChange w:id="1874" w:author="Pamela Kakande Nabukhonzo" w:date="2025-06-20T09:08:00Z">
                <w:rPr>
                  <w:rFonts w:cs="Arial"/>
                </w:rPr>
              </w:rPrChange>
            </w:rPr>
            <w:delText xml:space="preserve">The committees should have clear responsibilities and roles of providing advice on strategic or technical issues and will not only be involved in the planning and preparatory phases but also in the operational phases. </w:delText>
          </w:r>
        </w:del>
      </w:ins>
    </w:p>
    <w:p w14:paraId="32C3B855" w14:textId="7764F808" w:rsidR="004841DF" w:rsidRPr="00DC3528" w:rsidDel="008D26A9" w:rsidRDefault="004841DF">
      <w:pPr>
        <w:pStyle w:val="ListParagraph"/>
        <w:spacing w:after="0" w:line="276" w:lineRule="auto"/>
        <w:jc w:val="both"/>
        <w:rPr>
          <w:ins w:id="1875" w:author="Pamela Kakande Nabukhonzo" w:date="2025-06-17T23:34:00Z"/>
          <w:del w:id="1876" w:author="Rachel Shipsey" w:date="2025-06-23T15:21:00Z"/>
          <w:rFonts w:cs="Arial"/>
          <w:sz w:val="22"/>
          <w:rPrChange w:id="1877" w:author="Pamela Kakande Nabukhonzo" w:date="2025-06-20T09:08:00Z">
            <w:rPr>
              <w:ins w:id="1878" w:author="Pamela Kakande Nabukhonzo" w:date="2025-06-17T23:34:00Z"/>
              <w:del w:id="1879" w:author="Rachel Shipsey" w:date="2025-06-23T15:21:00Z"/>
              <w:rFonts w:cs="Arial"/>
            </w:rPr>
          </w:rPrChange>
        </w:rPr>
        <w:pPrChange w:id="1880" w:author="Rachel Shipsey" w:date="2025-06-23T15:41:00Z">
          <w:pPr>
            <w:pStyle w:val="ListParagraph"/>
            <w:numPr>
              <w:numId w:val="14"/>
            </w:numPr>
            <w:spacing w:after="0" w:line="276" w:lineRule="auto"/>
            <w:ind w:left="1080" w:hanging="360"/>
            <w:jc w:val="both"/>
          </w:pPr>
        </w:pPrChange>
      </w:pPr>
      <w:ins w:id="1881" w:author="Pamela Kakande Nabukhonzo" w:date="2025-06-17T23:34:00Z">
        <w:del w:id="1882" w:author="Rachel Shipsey" w:date="2025-06-23T15:21:00Z">
          <w:r w:rsidRPr="00DC3528" w:rsidDel="008D26A9">
            <w:rPr>
              <w:rFonts w:cs="Arial"/>
              <w:sz w:val="22"/>
              <w:rPrChange w:id="1883" w:author="Pamela Kakande Nabukhonzo" w:date="2025-06-20T09:08:00Z">
                <w:rPr>
                  <w:rFonts w:cs="Arial"/>
                </w:rPr>
              </w:rPrChange>
            </w:rPr>
            <w:delText>The membership should have sufficient technical expertise and understanding of digital technologies to inform technological decisions.</w:delText>
          </w:r>
        </w:del>
      </w:ins>
    </w:p>
    <w:p w14:paraId="1983746A" w14:textId="5C07C478" w:rsidR="004841DF" w:rsidRPr="00DC3528" w:rsidDel="008D26A9" w:rsidRDefault="004841DF">
      <w:pPr>
        <w:pStyle w:val="ListParagraph"/>
        <w:spacing w:after="0" w:line="276" w:lineRule="auto"/>
        <w:jc w:val="both"/>
        <w:rPr>
          <w:ins w:id="1884" w:author="Pamela Kakande Nabukhonzo" w:date="2025-06-17T23:34:00Z"/>
          <w:del w:id="1885" w:author="Rachel Shipsey" w:date="2025-06-23T15:21:00Z"/>
          <w:rFonts w:cs="Arial"/>
          <w:sz w:val="22"/>
          <w:rPrChange w:id="1886" w:author="Pamela Kakande Nabukhonzo" w:date="2025-06-20T09:08:00Z">
            <w:rPr>
              <w:ins w:id="1887" w:author="Pamela Kakande Nabukhonzo" w:date="2025-06-17T23:34:00Z"/>
              <w:del w:id="1888" w:author="Rachel Shipsey" w:date="2025-06-23T15:21:00Z"/>
              <w:rFonts w:cs="Arial"/>
            </w:rPr>
          </w:rPrChange>
        </w:rPr>
        <w:pPrChange w:id="1889" w:author="Rachel Shipsey" w:date="2025-06-23T15:41:00Z">
          <w:pPr>
            <w:pStyle w:val="ListParagraph"/>
            <w:numPr>
              <w:numId w:val="14"/>
            </w:numPr>
            <w:spacing w:after="0" w:line="276" w:lineRule="auto"/>
            <w:ind w:left="1080" w:hanging="360"/>
            <w:jc w:val="both"/>
          </w:pPr>
        </w:pPrChange>
      </w:pPr>
      <w:ins w:id="1890" w:author="Pamela Kakande Nabukhonzo" w:date="2025-06-17T23:34:00Z">
        <w:del w:id="1891" w:author="Rachel Shipsey" w:date="2025-06-23T15:21:00Z">
          <w:r w:rsidRPr="00DC3528" w:rsidDel="008D26A9">
            <w:rPr>
              <w:rFonts w:cs="Arial"/>
              <w:sz w:val="22"/>
              <w:rPrChange w:id="1892" w:author="Pamela Kakande Nabukhonzo" w:date="2025-06-20T09:08:00Z">
                <w:rPr>
                  <w:rFonts w:cs="Arial"/>
                </w:rPr>
              </w:rPrChange>
            </w:rPr>
            <w:delText>They should be created early enough to provide advice at the relevant time.</w:delText>
          </w:r>
        </w:del>
      </w:ins>
    </w:p>
    <w:p w14:paraId="6315D0AF" w14:textId="5F9E8639" w:rsidR="004841DF" w:rsidRPr="00DC3528" w:rsidDel="008D26A9" w:rsidRDefault="004841DF">
      <w:pPr>
        <w:pStyle w:val="ListParagraph"/>
        <w:spacing w:after="0" w:line="276" w:lineRule="auto"/>
        <w:jc w:val="both"/>
        <w:rPr>
          <w:ins w:id="1893" w:author="Pamela Kakande Nabukhonzo" w:date="2025-06-17T23:34:00Z"/>
          <w:del w:id="1894" w:author="Rachel Shipsey" w:date="2025-06-23T15:21:00Z"/>
          <w:rFonts w:cs="Arial"/>
          <w:sz w:val="22"/>
          <w:rPrChange w:id="1895" w:author="Pamela Kakande Nabukhonzo" w:date="2025-06-20T09:08:00Z">
            <w:rPr>
              <w:ins w:id="1896" w:author="Pamela Kakande Nabukhonzo" w:date="2025-06-17T23:34:00Z"/>
              <w:del w:id="1897" w:author="Rachel Shipsey" w:date="2025-06-23T15:21:00Z"/>
              <w:rFonts w:cs="Arial"/>
            </w:rPr>
          </w:rPrChange>
        </w:rPr>
        <w:pPrChange w:id="1898" w:author="Rachel Shipsey" w:date="2025-06-23T15:41:00Z">
          <w:pPr>
            <w:pStyle w:val="ListParagraph"/>
            <w:numPr>
              <w:numId w:val="14"/>
            </w:numPr>
            <w:spacing w:after="0" w:line="276" w:lineRule="auto"/>
            <w:ind w:left="1080" w:hanging="360"/>
            <w:jc w:val="both"/>
          </w:pPr>
        </w:pPrChange>
      </w:pPr>
      <w:ins w:id="1899" w:author="Pamela Kakande Nabukhonzo" w:date="2025-06-17T23:34:00Z">
        <w:del w:id="1900" w:author="Rachel Shipsey" w:date="2025-06-23T15:21:00Z">
          <w:r w:rsidRPr="00DC3528" w:rsidDel="008D26A9">
            <w:rPr>
              <w:rFonts w:cs="Arial"/>
              <w:sz w:val="22"/>
              <w:rPrChange w:id="1901" w:author="Pamela Kakande Nabukhonzo" w:date="2025-06-20T09:08:00Z">
                <w:rPr>
                  <w:rFonts w:cs="Arial"/>
                </w:rPr>
              </w:rPrChange>
            </w:rPr>
            <w:delText>As well as national committees, consideration should be given to regional committees which could assist with implementation activities local utilizing local knowledge and networks.</w:delText>
          </w:r>
        </w:del>
      </w:ins>
    </w:p>
    <w:p w14:paraId="01068FE3" w14:textId="09BAB6E8" w:rsidR="00541F7D" w:rsidDel="008D26A9" w:rsidRDefault="00541F7D">
      <w:pPr>
        <w:pStyle w:val="ListParagraph"/>
        <w:spacing w:after="0" w:line="276" w:lineRule="auto"/>
        <w:jc w:val="both"/>
        <w:rPr>
          <w:ins w:id="1902" w:author="Pamela Kakande Nabukhonzo" w:date="2025-06-17T09:01:00Z"/>
          <w:del w:id="1903" w:author="Rachel Shipsey" w:date="2025-06-23T15:21:00Z"/>
        </w:rPr>
        <w:pPrChange w:id="1904" w:author="Rachel Shipsey" w:date="2025-06-23T15:41:00Z">
          <w:pPr>
            <w:pStyle w:val="Heading2"/>
          </w:pPr>
        </w:pPrChange>
      </w:pPr>
      <w:bookmarkStart w:id="1905" w:name="_Toc201237373"/>
      <w:bookmarkStart w:id="1906" w:name="_Toc201318755"/>
      <w:bookmarkEnd w:id="1905"/>
      <w:bookmarkEnd w:id="1906"/>
    </w:p>
    <w:p w14:paraId="18E49131" w14:textId="2DE1F1BE" w:rsidR="00904D67" w:rsidRPr="00010CBA" w:rsidDel="008D26A9" w:rsidRDefault="004526DC">
      <w:pPr>
        <w:pStyle w:val="ListParagraph"/>
        <w:spacing w:after="0" w:line="276" w:lineRule="auto"/>
        <w:jc w:val="both"/>
        <w:rPr>
          <w:ins w:id="1907" w:author="Pamela Kakande Nabukhonzo" w:date="2025-06-17T23:44:00Z"/>
          <w:del w:id="1908" w:author="Rachel Shipsey" w:date="2025-06-23T15:21:00Z"/>
          <w:rFonts w:cs="Arial"/>
          <w:sz w:val="22"/>
          <w:szCs w:val="20"/>
          <w:rPrChange w:id="1909" w:author="Pamela Kakande Nabukhonzo" w:date="2025-06-20T09:08:00Z">
            <w:rPr>
              <w:ins w:id="1910" w:author="Pamela Kakande Nabukhonzo" w:date="2025-06-17T23:44:00Z"/>
              <w:del w:id="1911" w:author="Rachel Shipsey" w:date="2025-06-23T15:21:00Z"/>
              <w:rFonts w:cs="Arial"/>
            </w:rPr>
          </w:rPrChange>
        </w:rPr>
        <w:pPrChange w:id="1912" w:author="Rachel Shipsey" w:date="2025-06-23T15:41:00Z">
          <w:pPr>
            <w:spacing w:after="0" w:line="276" w:lineRule="auto"/>
            <w:jc w:val="both"/>
          </w:pPr>
        </w:pPrChange>
      </w:pPr>
      <w:ins w:id="1913" w:author="Pamela Kakande Nabukhonzo" w:date="2025-06-17T21:31:00Z">
        <w:del w:id="1914" w:author="Rachel Shipsey" w:date="2025-06-23T15:21:00Z">
          <w:r w:rsidRPr="00010CBA" w:rsidDel="008D26A9">
            <w:rPr>
              <w:sz w:val="22"/>
              <w:szCs w:val="20"/>
              <w:rPrChange w:id="1915" w:author="Pamela Kakande Nabukhonzo" w:date="2025-06-20T09:08:00Z">
                <w:rPr>
                  <w:rFonts w:eastAsiaTheme="majorEastAsia" w:cstheme="majorBidi"/>
                  <w:b/>
                  <w:sz w:val="28"/>
                  <w:szCs w:val="26"/>
                </w:rPr>
              </w:rPrChange>
            </w:rPr>
            <w:delText xml:space="preserve">This subsection highlights the key aspects of concern during the 2020 round </w:delText>
          </w:r>
          <w:r w:rsidR="00EB56CD" w:rsidRPr="00010CBA" w:rsidDel="008D26A9">
            <w:rPr>
              <w:sz w:val="22"/>
              <w:szCs w:val="20"/>
              <w:rPrChange w:id="1916" w:author="Pamela Kakande Nabukhonzo" w:date="2025-06-20T09:08:00Z">
                <w:rPr>
                  <w:rFonts w:eastAsiaTheme="majorEastAsia" w:cstheme="majorBidi"/>
                  <w:b/>
                  <w:sz w:val="28"/>
                  <w:szCs w:val="26"/>
                </w:rPr>
              </w:rPrChange>
            </w:rPr>
            <w:delText>during pla</w:delText>
          </w:r>
          <w:r w:rsidR="00770AB8" w:rsidRPr="00010CBA" w:rsidDel="008D26A9">
            <w:rPr>
              <w:sz w:val="22"/>
              <w:szCs w:val="20"/>
              <w:rPrChange w:id="1917" w:author="Pamela Kakande Nabukhonzo" w:date="2025-06-20T09:08:00Z">
                <w:rPr>
                  <w:rFonts w:eastAsiaTheme="majorEastAsia" w:cstheme="majorBidi"/>
                  <w:b/>
                  <w:sz w:val="28"/>
                  <w:szCs w:val="26"/>
                </w:rPr>
              </w:rPrChange>
            </w:rPr>
            <w:delText xml:space="preserve">nning management. </w:delText>
          </w:r>
        </w:del>
      </w:ins>
      <w:ins w:id="1918" w:author="Pamela Kakande Nabukhonzo" w:date="2025-06-17T21:33:00Z">
        <w:del w:id="1919" w:author="Rachel Shipsey" w:date="2025-06-23T15:21:00Z">
          <w:r w:rsidR="005D52F1" w:rsidRPr="00010CBA" w:rsidDel="008D26A9">
            <w:rPr>
              <w:sz w:val="22"/>
              <w:szCs w:val="20"/>
              <w:rPrChange w:id="1920" w:author="Pamela Kakande Nabukhonzo" w:date="2025-06-20T09:08:00Z">
                <w:rPr>
                  <w:rFonts w:eastAsiaTheme="majorEastAsia" w:cstheme="majorBidi"/>
                  <w:b/>
                  <w:sz w:val="28"/>
                  <w:szCs w:val="26"/>
                </w:rPr>
              </w:rPrChange>
            </w:rPr>
            <w:delText>T</w:delText>
          </w:r>
        </w:del>
      </w:ins>
      <w:ins w:id="1921" w:author="Pamela Kakande Nabukhonzo" w:date="2025-06-17T21:31:00Z">
        <w:del w:id="1922" w:author="Rachel Shipsey" w:date="2025-06-23T15:21:00Z">
          <w:r w:rsidR="00770AB8" w:rsidRPr="00010CBA" w:rsidDel="008D26A9">
            <w:rPr>
              <w:sz w:val="22"/>
              <w:szCs w:val="20"/>
              <w:rPrChange w:id="1923" w:author="Pamela Kakande Nabukhonzo" w:date="2025-06-20T09:08:00Z">
                <w:rPr>
                  <w:rFonts w:eastAsiaTheme="majorEastAsia" w:cstheme="majorBidi"/>
                  <w:b/>
                  <w:sz w:val="28"/>
                  <w:szCs w:val="26"/>
                </w:rPr>
              </w:rPrChange>
            </w:rPr>
            <w:delText xml:space="preserve">he detail census </w:delText>
          </w:r>
        </w:del>
      </w:ins>
      <w:ins w:id="1924" w:author="Pamela Kakande Nabukhonzo" w:date="2025-06-17T21:32:00Z">
        <w:del w:id="1925" w:author="Rachel Shipsey" w:date="2025-06-23T15:21:00Z">
          <w:r w:rsidR="00770AB8" w:rsidRPr="00010CBA" w:rsidDel="008D26A9">
            <w:rPr>
              <w:sz w:val="22"/>
              <w:szCs w:val="20"/>
              <w:rPrChange w:id="1926" w:author="Pamela Kakande Nabukhonzo" w:date="2025-06-20T09:08:00Z">
                <w:rPr>
                  <w:rFonts w:eastAsiaTheme="majorEastAsia" w:cstheme="majorBidi"/>
                  <w:b/>
                  <w:sz w:val="28"/>
                  <w:szCs w:val="26"/>
                </w:rPr>
              </w:rPrChange>
            </w:rPr>
            <w:delText xml:space="preserve">planning </w:delText>
          </w:r>
        </w:del>
      </w:ins>
      <w:ins w:id="1927" w:author="Pamela Kakande Nabukhonzo" w:date="2025-06-17T21:33:00Z">
        <w:del w:id="1928" w:author="Rachel Shipsey" w:date="2025-06-23T15:21:00Z">
          <w:r w:rsidR="005D52F1" w:rsidRPr="00010CBA" w:rsidDel="008D26A9">
            <w:rPr>
              <w:sz w:val="22"/>
              <w:szCs w:val="20"/>
              <w:rPrChange w:id="1929" w:author="Pamela Kakande Nabukhonzo" w:date="2025-06-20T09:08:00Z">
                <w:rPr>
                  <w:rFonts w:eastAsiaTheme="majorEastAsia" w:cstheme="majorBidi"/>
                  <w:b/>
                  <w:sz w:val="28"/>
                  <w:szCs w:val="26"/>
                </w:rPr>
              </w:rPrChange>
            </w:rPr>
            <w:delText>aspects for the 2030</w:delText>
          </w:r>
        </w:del>
      </w:ins>
      <w:ins w:id="1930" w:author="Pamela Kakande Nabukhonzo" w:date="2025-06-17T21:34:00Z">
        <w:del w:id="1931" w:author="Rachel Shipsey" w:date="2025-06-23T15:21:00Z">
          <w:r w:rsidR="005D52F1" w:rsidRPr="00010CBA" w:rsidDel="008D26A9">
            <w:rPr>
              <w:sz w:val="22"/>
              <w:szCs w:val="20"/>
              <w:rPrChange w:id="1932" w:author="Pamela Kakande Nabukhonzo" w:date="2025-06-20T09:08:00Z">
                <w:rPr>
                  <w:rFonts w:eastAsiaTheme="majorEastAsia" w:cstheme="majorBidi"/>
                  <w:b/>
                  <w:sz w:val="28"/>
                  <w:szCs w:val="26"/>
                </w:rPr>
              </w:rPrChange>
            </w:rPr>
            <w:delText xml:space="preserve"> round </w:delText>
          </w:r>
        </w:del>
      </w:ins>
      <w:ins w:id="1933" w:author="Pamela Kakande Nabukhonzo" w:date="2025-06-17T21:32:00Z">
        <w:del w:id="1934" w:author="Rachel Shipsey" w:date="2025-06-23T15:21:00Z">
          <w:r w:rsidR="00770AB8" w:rsidRPr="00010CBA" w:rsidDel="008D26A9">
            <w:rPr>
              <w:sz w:val="22"/>
              <w:szCs w:val="20"/>
              <w:rPrChange w:id="1935" w:author="Pamela Kakande Nabukhonzo" w:date="2025-06-20T09:08:00Z">
                <w:rPr>
                  <w:rFonts w:eastAsiaTheme="majorEastAsia" w:cstheme="majorBidi"/>
                  <w:b/>
                  <w:sz w:val="28"/>
                  <w:szCs w:val="26"/>
                </w:rPr>
              </w:rPrChange>
            </w:rPr>
            <w:delText xml:space="preserve">can be accessed in the </w:delText>
          </w:r>
        </w:del>
      </w:ins>
      <w:ins w:id="1936" w:author="Pamela Kakande Nabukhonzo" w:date="2025-06-17T21:33:00Z">
        <w:del w:id="1937" w:author="Rachel Shipsey" w:date="2025-06-23T15:21:00Z">
          <w:r w:rsidR="00770AB8" w:rsidRPr="00010CBA" w:rsidDel="008D26A9">
            <w:rPr>
              <w:sz w:val="22"/>
              <w:szCs w:val="20"/>
              <w:rPrChange w:id="1938" w:author="Pamela Kakande Nabukhonzo" w:date="2025-06-20T09:08:00Z">
                <w:rPr>
                  <w:rFonts w:eastAsiaTheme="majorEastAsia" w:cstheme="majorBidi"/>
                  <w:b/>
                  <w:sz w:val="28"/>
                  <w:szCs w:val="26"/>
                </w:rPr>
              </w:rPrChange>
            </w:rPr>
            <w:fldChar w:fldCharType="begin"/>
          </w:r>
        </w:del>
        <w:del w:id="1939" w:author="Rachel Shipsey" w:date="2025-06-23T15:12:00Z">
          <w:r w:rsidR="00770AB8" w:rsidRPr="00010CBA" w:rsidDel="00EA4C70">
            <w:rPr>
              <w:sz w:val="22"/>
              <w:szCs w:val="20"/>
              <w:rPrChange w:id="1940" w:author="Pamela Kakande Nabukhonzo" w:date="2025-06-20T09:08:00Z">
                <w:rPr>
                  <w:rFonts w:eastAsiaTheme="majorEastAsia" w:cstheme="majorBidi"/>
                  <w:b/>
                  <w:sz w:val="28"/>
                  <w:szCs w:val="26"/>
                </w:rPr>
              </w:rPrChange>
            </w:rPr>
            <w:delInstrText>HYPERLINK "1.%09UN%20Principles%20and%20Recommendations%20for%20population%20and%20housing%20Census.%20Revision%204."</w:delInstrText>
          </w:r>
        </w:del>
        <w:del w:id="1941" w:author="Rachel Shipsey" w:date="2025-06-23T15:21:00Z">
          <w:r w:rsidR="00770AB8" w:rsidRPr="00742D7C" w:rsidDel="008D26A9">
            <w:rPr>
              <w:sz w:val="22"/>
              <w:szCs w:val="20"/>
            </w:rPr>
          </w:r>
          <w:r w:rsidR="00770AB8" w:rsidRPr="00010CBA" w:rsidDel="008D26A9">
            <w:rPr>
              <w:sz w:val="22"/>
              <w:szCs w:val="20"/>
              <w:rPrChange w:id="1942" w:author="Pamela Kakande Nabukhonzo" w:date="2025-06-20T09:08:00Z">
                <w:rPr>
                  <w:rFonts w:eastAsiaTheme="majorEastAsia" w:cstheme="majorBidi"/>
                  <w:b/>
                  <w:sz w:val="28"/>
                  <w:szCs w:val="26"/>
                </w:rPr>
              </w:rPrChange>
            </w:rPr>
            <w:fldChar w:fldCharType="separate"/>
          </w:r>
          <w:r w:rsidR="00770AB8" w:rsidRPr="00010CBA" w:rsidDel="008D26A9">
            <w:rPr>
              <w:rStyle w:val="Hyperlink"/>
              <w:sz w:val="22"/>
              <w:szCs w:val="20"/>
              <w:rPrChange w:id="1943" w:author="Pamela Kakande Nabukhonzo" w:date="2025-06-20T09:08:00Z">
                <w:rPr>
                  <w:rStyle w:val="Hyperlink"/>
                  <w:rFonts w:eastAsiaTheme="majorEastAsia" w:cstheme="majorBidi"/>
                  <w:b/>
                  <w:sz w:val="28"/>
                  <w:szCs w:val="26"/>
                </w:rPr>
              </w:rPrChange>
            </w:rPr>
            <w:delText>UN P&amp;R rev 4</w:delText>
          </w:r>
          <w:r w:rsidR="00770AB8" w:rsidRPr="00010CBA" w:rsidDel="008D26A9">
            <w:rPr>
              <w:sz w:val="22"/>
              <w:szCs w:val="20"/>
              <w:rPrChange w:id="1944" w:author="Pamela Kakande Nabukhonzo" w:date="2025-06-20T09:08:00Z">
                <w:rPr>
                  <w:rFonts w:eastAsiaTheme="majorEastAsia" w:cstheme="majorBidi"/>
                  <w:b/>
                  <w:sz w:val="28"/>
                  <w:szCs w:val="26"/>
                </w:rPr>
              </w:rPrChange>
            </w:rPr>
            <w:fldChar w:fldCharType="end"/>
          </w:r>
        </w:del>
      </w:ins>
      <w:ins w:id="1945" w:author="Pamela Kakande Nabukhonzo" w:date="2025-06-17T21:32:00Z">
        <w:del w:id="1946" w:author="Rachel Shipsey" w:date="2025-06-23T15:21:00Z">
          <w:r w:rsidR="00770AB8" w:rsidRPr="00010CBA" w:rsidDel="008D26A9">
            <w:rPr>
              <w:sz w:val="22"/>
              <w:szCs w:val="20"/>
              <w:rPrChange w:id="1947" w:author="Pamela Kakande Nabukhonzo" w:date="2025-06-20T09:08:00Z">
                <w:rPr>
                  <w:rFonts w:eastAsiaTheme="majorEastAsia" w:cstheme="majorBidi"/>
                  <w:b/>
                  <w:sz w:val="28"/>
                  <w:szCs w:val="26"/>
                </w:rPr>
              </w:rPrChange>
            </w:rPr>
            <w:delText>, part two on planning, organization and management.</w:delText>
          </w:r>
        </w:del>
      </w:ins>
      <w:ins w:id="1948" w:author="Pamela Kakande Nabukhonzo" w:date="2025-06-19T18:01:00Z">
        <w:del w:id="1949" w:author="Rachel Shipsey" w:date="2025-06-23T15:21:00Z">
          <w:r w:rsidR="00763F12" w:rsidRPr="00010CBA" w:rsidDel="008D26A9">
            <w:rPr>
              <w:sz w:val="22"/>
              <w:szCs w:val="20"/>
              <w:rPrChange w:id="1950" w:author="Pamela Kakande Nabukhonzo" w:date="2025-06-20T09:08:00Z">
                <w:rPr>
                  <w:rFonts w:eastAsiaTheme="majorEastAsia" w:cstheme="majorBidi"/>
                  <w:b/>
                  <w:sz w:val="28"/>
                  <w:szCs w:val="26"/>
                </w:rPr>
              </w:rPrChange>
            </w:rPr>
            <w:delText xml:space="preserve"> Further information is available in the UN Handbook on the Management of Population and Housing Censuses (Rev 2) pages 11-25. A </w:delText>
          </w:r>
          <w:commentRangeStart w:id="1951"/>
          <w:commentRangeStart w:id="1952"/>
          <w:r w:rsidR="00763F12" w:rsidRPr="00010CBA" w:rsidDel="008D26A9">
            <w:rPr>
              <w:sz w:val="22"/>
              <w:szCs w:val="20"/>
              <w:rPrChange w:id="1953" w:author="Pamela Kakande Nabukhonzo" w:date="2025-06-20T09:08:00Z">
                <w:rPr>
                  <w:rFonts w:eastAsiaTheme="majorEastAsia" w:cstheme="majorBidi"/>
                  <w:b/>
                  <w:sz w:val="28"/>
                  <w:szCs w:val="26"/>
                </w:rPr>
              </w:rPrChange>
            </w:rPr>
            <w:delText xml:space="preserve">planning checklist </w:delText>
          </w:r>
        </w:del>
      </w:ins>
      <w:commentRangeEnd w:id="1951"/>
      <w:ins w:id="1954" w:author="Pamela Kakande Nabukhonzo" w:date="2025-06-19T18:02:00Z">
        <w:del w:id="1955" w:author="Rachel Shipsey" w:date="2025-06-23T15:21:00Z">
          <w:r w:rsidR="00FC58FF" w:rsidRPr="00010CBA" w:rsidDel="008D26A9">
            <w:rPr>
              <w:rStyle w:val="CommentReference"/>
              <w:sz w:val="22"/>
              <w:szCs w:val="20"/>
              <w:rPrChange w:id="1956" w:author="Pamela Kakande Nabukhonzo" w:date="2025-06-20T09:08:00Z">
                <w:rPr>
                  <w:rStyle w:val="CommentReference"/>
                  <w:rFonts w:eastAsiaTheme="majorEastAsia" w:cstheme="majorBidi"/>
                  <w:b/>
                </w:rPr>
              </w:rPrChange>
            </w:rPr>
            <w:commentReference w:id="1951"/>
          </w:r>
        </w:del>
      </w:ins>
      <w:commentRangeEnd w:id="1952"/>
      <w:ins w:id="1957" w:author="Pamela Kakande Nabukhonzo" w:date="2025-06-19T20:26:00Z">
        <w:del w:id="1958" w:author="Rachel Shipsey" w:date="2025-06-23T15:21:00Z">
          <w:r w:rsidR="00130869" w:rsidDel="008D26A9">
            <w:rPr>
              <w:rStyle w:val="CommentReference"/>
            </w:rPr>
            <w:commentReference w:id="1952"/>
          </w:r>
        </w:del>
      </w:ins>
      <w:ins w:id="1959" w:author="Pamela Kakande Nabukhonzo" w:date="2025-06-19T18:01:00Z">
        <w:del w:id="1960" w:author="Rachel Shipsey" w:date="2025-06-23T15:21:00Z">
          <w:r w:rsidR="00763F12" w:rsidRPr="00010CBA" w:rsidDel="008D26A9">
            <w:rPr>
              <w:sz w:val="22"/>
              <w:szCs w:val="20"/>
              <w:rPrChange w:id="1961" w:author="Pamela Kakande Nabukhonzo" w:date="2025-06-20T09:08:00Z">
                <w:rPr>
                  <w:rFonts w:eastAsiaTheme="majorEastAsia" w:cstheme="majorBidi"/>
                  <w:b/>
                  <w:sz w:val="28"/>
                  <w:szCs w:val="26"/>
                </w:rPr>
              </w:rPrChange>
            </w:rPr>
            <w:delText>to help guide your planning is included in this e-census handbook.</w:delText>
          </w:r>
        </w:del>
      </w:ins>
      <w:ins w:id="1962" w:author="Pamela Kakande Nabukhonzo" w:date="2025-06-19T19:47:00Z">
        <w:del w:id="1963" w:author="Rachel Shipsey" w:date="2025-06-23T15:21:00Z">
          <w:r w:rsidR="00C9110E" w:rsidRPr="00010CBA" w:rsidDel="008D26A9">
            <w:rPr>
              <w:sz w:val="22"/>
              <w:szCs w:val="20"/>
              <w:rPrChange w:id="1964" w:author="Pamela Kakande Nabukhonzo" w:date="2025-06-19T20:04:00Z">
                <w:rPr/>
              </w:rPrChange>
            </w:rPr>
            <w:delText xml:space="preserve"> explicitly</w:delText>
          </w:r>
        </w:del>
      </w:ins>
      <w:ins w:id="1965" w:author="Pamela Kakande Nabukhonzo" w:date="2025-06-17T23:42:00Z">
        <w:del w:id="1966" w:author="Rachel Shipsey" w:date="2025-06-23T15:21:00Z">
          <w:r w:rsidR="008433F0" w:rsidRPr="00010CBA" w:rsidDel="008D26A9">
            <w:rPr>
              <w:rFonts w:cs="Arial"/>
              <w:sz w:val="22"/>
              <w:szCs w:val="20"/>
              <w:rPrChange w:id="1967" w:author="Pamela Kakande Nabukhonzo" w:date="2025-06-20T09:08:00Z">
                <w:rPr>
                  <w:rFonts w:cs="Arial"/>
                </w:rPr>
              </w:rPrChange>
            </w:rPr>
            <w:delText>documents</w:delText>
          </w:r>
        </w:del>
      </w:ins>
      <w:bookmarkStart w:id="1968" w:name="_Toc201318758"/>
      <w:bookmarkStart w:id="1969" w:name="_Toc201318759"/>
      <w:bookmarkStart w:id="1970" w:name="_Toc201318760"/>
      <w:bookmarkStart w:id="1971" w:name="_Toc201318761"/>
      <w:bookmarkStart w:id="1972" w:name="_Toc201318762"/>
      <w:bookmarkStart w:id="1973" w:name="_Toc201318763"/>
      <w:bookmarkStart w:id="1974" w:name="_Toc201318764"/>
      <w:bookmarkStart w:id="1975" w:name="_Toc201318765"/>
      <w:bookmarkStart w:id="1976" w:name="_Toc201318766"/>
      <w:bookmarkStart w:id="1977" w:name="_Toc201318767"/>
      <w:bookmarkStart w:id="1978" w:name="_Toc201318768"/>
      <w:bookmarkStart w:id="1979" w:name="_Toc201318769"/>
      <w:bookmarkStart w:id="1980" w:name="_Toc201318770"/>
      <w:bookmarkStart w:id="1981" w:name="_Toc201318771"/>
      <w:bookmarkStart w:id="1982" w:name="_Census_Budget"/>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ins w:id="1983" w:author="Pamela Kakande Nabukhonzo" w:date="2025-06-19T19:45:00Z">
        <w:del w:id="1984" w:author="Rachel Shipsey" w:date="2025-06-23T15:21:00Z">
          <w:r w:rsidR="00370B37" w:rsidRPr="00010CBA" w:rsidDel="008D26A9">
            <w:rPr>
              <w:rFonts w:cs="Arial"/>
              <w:sz w:val="22"/>
              <w:szCs w:val="20"/>
              <w:rPrChange w:id="1985" w:author="Pamela Kakande Nabukhonzo" w:date="2025-06-19T20:04:00Z">
                <w:rPr>
                  <w:rFonts w:cs="Arial"/>
                </w:rPr>
              </w:rPrChange>
            </w:rPr>
            <w:delText xml:space="preserve">While a universal system for census budgeting is not feasible due to varying financial practices, </w:delText>
          </w:r>
          <w:r w:rsidR="00AF54A2" w:rsidRPr="00010CBA" w:rsidDel="008D26A9">
            <w:rPr>
              <w:rFonts w:cs="Arial"/>
              <w:sz w:val="22"/>
              <w:szCs w:val="20"/>
              <w:rPrChange w:id="1986" w:author="Pamela Kakande Nabukhonzo" w:date="2025-06-19T20:04:00Z">
                <w:rPr>
                  <w:rFonts w:cs="Arial"/>
                </w:rPr>
              </w:rPrChange>
            </w:rPr>
            <w:delText>s</w:delText>
          </w:r>
        </w:del>
      </w:ins>
      <w:ins w:id="1987" w:author="Pamela Kakande Nabukhonzo" w:date="2025-06-19T19:40:00Z">
        <w:del w:id="1988" w:author="Rachel Shipsey" w:date="2025-06-23T15:21:00Z">
          <w:r w:rsidR="002654E4" w:rsidRPr="00010CBA" w:rsidDel="008D26A9">
            <w:rPr>
              <w:sz w:val="22"/>
              <w:szCs w:val="20"/>
              <w:rPrChange w:id="1989" w:author="Pamela Kakande Nabukhonzo" w:date="2025-06-19T20:04:00Z">
                <w:rPr/>
              </w:rPrChange>
            </w:rPr>
            <w:delText xml:space="preserve"> </w:delText>
          </w:r>
          <w:r w:rsidR="002654E4" w:rsidRPr="00010CBA" w:rsidDel="008D26A9">
            <w:rPr>
              <w:rFonts w:cs="Arial"/>
              <w:sz w:val="22"/>
              <w:szCs w:val="20"/>
              <w:rPrChange w:id="1990" w:author="Pamela Kakande Nabukhonzo" w:date="2025-06-19T20:04:00Z">
                <w:rPr>
                  <w:rFonts w:cs="Arial"/>
                </w:rPr>
              </w:rPrChange>
            </w:rPr>
            <w:delText>NSOs should create a comprehensive list of census activities and their costs, no matter how small.</w:delText>
          </w:r>
        </w:del>
      </w:ins>
      <w:ins w:id="1991" w:author="Pamela Kakande Nabukhonzo" w:date="2025-06-19T18:06:00Z">
        <w:del w:id="1992" w:author="Rachel Shipsey" w:date="2025-06-23T15:21:00Z">
          <w:r w:rsidR="009A3A6B" w:rsidRPr="00010CBA" w:rsidDel="008D26A9">
            <w:rPr>
              <w:rFonts w:cs="Arial"/>
              <w:sz w:val="22"/>
              <w:szCs w:val="20"/>
              <w:rPrChange w:id="1993" w:author="Pamela Kakande Nabukhonzo" w:date="2025-06-20T09:08:00Z">
                <w:rPr>
                  <w:rFonts w:cs="Arial"/>
                </w:rPr>
              </w:rPrChange>
            </w:rPr>
            <w:delText>For d</w:delText>
          </w:r>
        </w:del>
      </w:ins>
      <w:ins w:id="1994" w:author="Pamela Kakande Nabukhonzo" w:date="2025-06-17T23:31:00Z">
        <w:del w:id="1995" w:author="Rachel Shipsey" w:date="2025-06-23T15:21:00Z">
          <w:r w:rsidR="00415CF6" w:rsidRPr="00010CBA" w:rsidDel="008D26A9">
            <w:rPr>
              <w:rFonts w:cs="Arial"/>
              <w:sz w:val="22"/>
              <w:szCs w:val="20"/>
              <w:rPrChange w:id="1996" w:author="Pamela Kakande Nabukhonzo" w:date="2025-06-20T09:08:00Z">
                <w:rPr>
                  <w:rFonts w:cs="Arial"/>
                </w:rPr>
              </w:rPrChange>
            </w:rPr>
            <w:delText xml:space="preserve">etailed guidelines for census </w:delText>
          </w:r>
        </w:del>
      </w:ins>
      <w:ins w:id="1997" w:author="Pamela Kakande Nabukhonzo" w:date="2025-06-17T23:32:00Z">
        <w:del w:id="1998" w:author="Rachel Shipsey" w:date="2025-06-23T15:21:00Z">
          <w:r w:rsidR="00415CF6" w:rsidRPr="00010CBA" w:rsidDel="008D26A9">
            <w:rPr>
              <w:rFonts w:cs="Arial"/>
              <w:sz w:val="22"/>
              <w:szCs w:val="20"/>
              <w:rPrChange w:id="1999" w:author="Pamela Kakande Nabukhonzo" w:date="2025-06-20T09:08:00Z">
                <w:rPr>
                  <w:rFonts w:cs="Arial"/>
                </w:rPr>
              </w:rPrChange>
            </w:rPr>
            <w:delText xml:space="preserve">budget and cost control </w:delText>
          </w:r>
        </w:del>
      </w:ins>
      <w:ins w:id="2000" w:author="Pamela Kakande Nabukhonzo" w:date="2025-06-17T23:31:00Z">
        <w:del w:id="2001" w:author="Rachel Shipsey" w:date="2025-06-23T15:21:00Z">
          <w:r w:rsidR="00415CF6" w:rsidRPr="00010CBA" w:rsidDel="008D26A9">
            <w:rPr>
              <w:rFonts w:cs="Arial"/>
              <w:sz w:val="22"/>
              <w:szCs w:val="20"/>
              <w:rPrChange w:id="2002" w:author="Pamela Kakande Nabukhonzo" w:date="2025-06-20T09:08:00Z">
                <w:rPr>
                  <w:rFonts w:cs="Arial"/>
                </w:rPr>
              </w:rPrChange>
            </w:rPr>
            <w:delText>refer to the UN P&amp;R rev 4 para 2.</w:delText>
          </w:r>
        </w:del>
      </w:ins>
      <w:ins w:id="2003" w:author="Pamela Kakande Nabukhonzo" w:date="2025-06-17T23:32:00Z">
        <w:del w:id="2004" w:author="Rachel Shipsey" w:date="2025-06-23T15:21:00Z">
          <w:r w:rsidR="00415CF6" w:rsidRPr="00010CBA" w:rsidDel="008D26A9">
            <w:rPr>
              <w:rFonts w:cs="Arial"/>
              <w:sz w:val="22"/>
              <w:szCs w:val="20"/>
              <w:rPrChange w:id="2005" w:author="Pamela Kakande Nabukhonzo" w:date="2025-06-20T09:08:00Z">
                <w:rPr>
                  <w:rFonts w:cs="Arial"/>
                </w:rPr>
              </w:rPrChange>
            </w:rPr>
            <w:delText>9</w:delText>
          </w:r>
        </w:del>
      </w:ins>
      <w:ins w:id="2006" w:author="Pamela Kakande Nabukhonzo" w:date="2025-06-17T23:31:00Z">
        <w:del w:id="2007" w:author="Rachel Shipsey" w:date="2025-06-23T15:21:00Z">
          <w:r w:rsidR="00415CF6" w:rsidRPr="00010CBA" w:rsidDel="008D26A9">
            <w:rPr>
              <w:rFonts w:cs="Arial"/>
              <w:sz w:val="22"/>
              <w:szCs w:val="20"/>
              <w:rPrChange w:id="2008" w:author="Pamela Kakande Nabukhonzo" w:date="2025-06-20T09:08:00Z">
                <w:rPr>
                  <w:rFonts w:cs="Arial"/>
                </w:rPr>
              </w:rPrChange>
            </w:rPr>
            <w:delText>7 to 2.108.</w:delText>
          </w:r>
        </w:del>
      </w:ins>
      <w:bookmarkStart w:id="2009" w:name="_Census_Implementation_Committees"/>
      <w:bookmarkEnd w:id="2009"/>
      <w:ins w:id="2010" w:author="Pamela Kakande Nabukhonzo" w:date="2025-06-19T19:48:00Z">
        <w:del w:id="2011" w:author="Rachel Shipsey" w:date="2025-06-23T15:21:00Z">
          <w:r w:rsidR="008C03F6" w:rsidRPr="00010CBA" w:rsidDel="008D26A9">
            <w:rPr>
              <w:rFonts w:cs="Arial"/>
              <w:sz w:val="22"/>
              <w:szCs w:val="20"/>
              <w:rPrChange w:id="2012" w:author="Pamela Kakande Nabukhonzo" w:date="2025-06-19T20:04:00Z">
                <w:rPr>
                  <w:rFonts w:cs="Arial"/>
                </w:rPr>
              </w:rPrChange>
            </w:rPr>
            <w:delText xml:space="preserve">best </w:delText>
          </w:r>
          <w:r w:rsidR="00904D67" w:rsidRPr="00010CBA" w:rsidDel="008D26A9">
            <w:rPr>
              <w:rFonts w:cs="Arial"/>
              <w:sz w:val="22"/>
              <w:szCs w:val="20"/>
              <w:rPrChange w:id="2013" w:author="Pamela Kakande Nabukhonzo" w:date="2025-06-20T09:08:00Z">
                <w:rPr>
                  <w:rFonts w:cs="Arial"/>
                </w:rPr>
              </w:rPrChange>
            </w:rPr>
            <w:delText xml:space="preserve"> </w:delText>
          </w:r>
          <w:r w:rsidR="008C03F6" w:rsidRPr="00010CBA" w:rsidDel="008D26A9">
            <w:rPr>
              <w:rFonts w:cs="Arial"/>
              <w:sz w:val="22"/>
              <w:szCs w:val="20"/>
              <w:rPrChange w:id="2014" w:author="Pamela Kakande Nabukhonzo" w:date="2025-06-19T20:04:00Z">
                <w:rPr>
                  <w:rFonts w:cs="Arial"/>
                </w:rPr>
              </w:rPrChange>
            </w:rPr>
            <w:delText>in Africa</w:delText>
          </w:r>
        </w:del>
      </w:ins>
      <w:ins w:id="2015" w:author="Pamela Kakande Nabukhonzo" w:date="2025-06-19T22:17:00Z">
        <w:del w:id="2016" w:author="Rachel Shipsey" w:date="2025-06-23T15:21:00Z">
          <w:r w:rsidR="00F947B1" w:rsidDel="008D26A9">
            <w:rPr>
              <w:rFonts w:cs="Arial"/>
              <w:sz w:val="22"/>
              <w:szCs w:val="20"/>
            </w:rPr>
            <w:delText xml:space="preserve">regarding census implementation committees </w:delText>
          </w:r>
        </w:del>
      </w:ins>
      <w:ins w:id="2017" w:author="Pamela Kakande Nabukhonzo" w:date="2025-06-19T19:48:00Z">
        <w:del w:id="2018" w:author="Rachel Shipsey" w:date="2025-06-23T15:21:00Z">
          <w:r w:rsidR="008C03F6" w:rsidRPr="00010CBA" w:rsidDel="008D26A9">
            <w:rPr>
              <w:rFonts w:cs="Arial"/>
              <w:sz w:val="22"/>
              <w:szCs w:val="20"/>
              <w:rPrChange w:id="2019" w:author="Pamela Kakande Nabukhonzo" w:date="2025-06-19T20:04:00Z">
                <w:rPr>
                  <w:rFonts w:cs="Arial"/>
                </w:rPr>
              </w:rPrChange>
            </w:rPr>
            <w:delText xml:space="preserve">;should be </w:delText>
          </w:r>
          <w:r w:rsidR="00D13C5B" w:rsidRPr="00010CBA" w:rsidDel="008D26A9">
            <w:rPr>
              <w:rFonts w:cs="Arial"/>
              <w:sz w:val="22"/>
              <w:szCs w:val="20"/>
              <w:rPrChange w:id="2020" w:author="Pamela Kakande Nabukhonzo" w:date="2025-06-19T20:04:00Z">
                <w:rPr>
                  <w:rFonts w:cs="Arial"/>
                </w:rPr>
              </w:rPrChange>
            </w:rPr>
            <w:delText xml:space="preserve"> including </w:delText>
          </w:r>
        </w:del>
      </w:ins>
      <w:ins w:id="2021" w:author="Pamela Kakande Nabukhonzo" w:date="2025-06-17T23:44:00Z">
        <w:del w:id="2022" w:author="Rachel Shipsey" w:date="2025-06-23T15:21:00Z">
          <w:r w:rsidR="00104745" w:rsidRPr="00010CBA" w:rsidDel="008D26A9">
            <w:rPr>
              <w:rFonts w:cs="Arial"/>
              <w:sz w:val="22"/>
              <w:szCs w:val="20"/>
              <w:rPrChange w:id="2023" w:author="Pamela Kakande Nabukhonzo" w:date="2025-06-20T09:08:00Z">
                <w:rPr>
                  <w:rFonts w:cs="Arial"/>
                </w:rPr>
              </w:rPrChange>
            </w:rPr>
            <w:delText xml:space="preserve">the </w:delText>
          </w:r>
        </w:del>
      </w:ins>
      <w:ins w:id="2024" w:author="Pamela Kakande Nabukhonzo" w:date="2025-06-19T19:49:00Z">
        <w:del w:id="2025" w:author="Rachel Shipsey" w:date="2025-06-23T15:21:00Z">
          <w:r w:rsidR="00D13C5B" w:rsidRPr="00010CBA" w:rsidDel="008D26A9">
            <w:rPr>
              <w:rFonts w:cs="Arial"/>
              <w:sz w:val="22"/>
              <w:szCs w:val="20"/>
              <w:rPrChange w:id="2026" w:author="Pamela Kakande Nabukhonzo" w:date="2025-06-19T20:04:00Z">
                <w:rPr>
                  <w:rFonts w:cs="Arial"/>
                </w:rPr>
              </w:rPrChange>
            </w:rPr>
            <w:delText xml:space="preserve">census </w:delText>
          </w:r>
        </w:del>
      </w:ins>
      <w:ins w:id="2027" w:author="Pamela Kakande Nabukhonzo" w:date="2025-06-17T23:44:00Z">
        <w:del w:id="2028" w:author="Rachel Shipsey" w:date="2025-06-23T15:21:00Z">
          <w:r w:rsidR="00104745" w:rsidRPr="00010CBA" w:rsidDel="008D26A9">
            <w:rPr>
              <w:rFonts w:cs="Arial"/>
              <w:sz w:val="22"/>
              <w:szCs w:val="20"/>
              <w:rPrChange w:id="2029" w:author="Pamela Kakande Nabukhonzo" w:date="2025-06-20T09:08:00Z">
                <w:rPr>
                  <w:rFonts w:cs="Arial"/>
                </w:rPr>
              </w:rPrChange>
            </w:rPr>
            <w:delText>plan</w:delText>
          </w:r>
        </w:del>
      </w:ins>
    </w:p>
    <w:p w14:paraId="20212502" w14:textId="5003DA04" w:rsidR="00104745" w:rsidRPr="00010CBA" w:rsidDel="008D26A9" w:rsidRDefault="00104745">
      <w:pPr>
        <w:pStyle w:val="ListParagraph"/>
        <w:spacing w:after="0" w:line="276" w:lineRule="auto"/>
        <w:jc w:val="both"/>
        <w:rPr>
          <w:ins w:id="2030" w:author="Pamela Kakande Nabukhonzo" w:date="2025-06-17T23:44:00Z"/>
          <w:del w:id="2031" w:author="Rachel Shipsey" w:date="2025-06-23T15:21:00Z"/>
          <w:rFonts w:cs="Arial"/>
          <w:sz w:val="22"/>
          <w:szCs w:val="20"/>
          <w:rPrChange w:id="2032" w:author="Pamela Kakande Nabukhonzo" w:date="2025-06-20T09:08:00Z">
            <w:rPr>
              <w:ins w:id="2033" w:author="Pamela Kakande Nabukhonzo" w:date="2025-06-17T23:44:00Z"/>
              <w:del w:id="2034" w:author="Rachel Shipsey" w:date="2025-06-23T15:21:00Z"/>
              <w:rFonts w:cs="Arial"/>
            </w:rPr>
          </w:rPrChange>
        </w:rPr>
        <w:pPrChange w:id="2035" w:author="Rachel Shipsey" w:date="2025-06-23T15:41:00Z">
          <w:pPr>
            <w:spacing w:after="0" w:line="276" w:lineRule="auto"/>
            <w:jc w:val="both"/>
          </w:pPr>
        </w:pPrChange>
      </w:pPr>
    </w:p>
    <w:p w14:paraId="32957673" w14:textId="2FE6E20E" w:rsidR="00104745" w:rsidRPr="00010CBA" w:rsidDel="008D26A9" w:rsidRDefault="00104745">
      <w:pPr>
        <w:pStyle w:val="ListParagraph"/>
        <w:spacing w:after="0" w:line="276" w:lineRule="auto"/>
        <w:jc w:val="both"/>
        <w:rPr>
          <w:ins w:id="2036" w:author="Pamela Kakande Nabukhonzo" w:date="2025-06-17T23:44:00Z"/>
          <w:del w:id="2037" w:author="Rachel Shipsey" w:date="2025-06-23T15:21:00Z"/>
          <w:rFonts w:cs="Arial"/>
          <w:sz w:val="22"/>
          <w:szCs w:val="20"/>
          <w:rPrChange w:id="2038" w:author="Pamela Kakande Nabukhonzo" w:date="2025-06-20T09:08:00Z">
            <w:rPr>
              <w:ins w:id="2039" w:author="Pamela Kakande Nabukhonzo" w:date="2025-06-17T23:44:00Z"/>
              <w:del w:id="2040" w:author="Rachel Shipsey" w:date="2025-06-23T15:21:00Z"/>
              <w:rFonts w:cs="Arial"/>
            </w:rPr>
          </w:rPrChange>
        </w:rPr>
        <w:pPrChange w:id="2041" w:author="Rachel Shipsey" w:date="2025-06-23T15:41:00Z">
          <w:pPr>
            <w:spacing w:after="0" w:line="276" w:lineRule="auto"/>
            <w:jc w:val="both"/>
          </w:pPr>
        </w:pPrChange>
      </w:pPr>
      <w:ins w:id="2042" w:author="Pamela Kakande Nabukhonzo" w:date="2025-06-17T23:44:00Z">
        <w:del w:id="2043" w:author="Rachel Shipsey" w:date="2025-06-23T15:21:00Z">
          <w:r w:rsidRPr="00010CBA" w:rsidDel="008D26A9">
            <w:rPr>
              <w:rFonts w:cs="Arial"/>
              <w:sz w:val="22"/>
              <w:szCs w:val="20"/>
              <w:rPrChange w:id="2044" w:author="Pamela Kakande Nabukhonzo" w:date="2025-06-20T09:08:00Z">
                <w:rPr>
                  <w:rFonts w:cs="Arial"/>
                </w:rPr>
              </w:rPrChange>
            </w:rPr>
            <w:delText xml:space="preserve">The leadership of the census organization </w:delText>
          </w:r>
        </w:del>
      </w:ins>
      <w:ins w:id="2045" w:author="Pamela Kakande Nabukhonzo" w:date="2025-06-17T23:45:00Z">
        <w:del w:id="2046" w:author="Rachel Shipsey" w:date="2025-06-23T15:21:00Z">
          <w:r w:rsidR="004961E2" w:rsidRPr="00010CBA" w:rsidDel="008D26A9">
            <w:rPr>
              <w:rFonts w:cs="Arial"/>
              <w:sz w:val="22"/>
              <w:szCs w:val="20"/>
              <w:rPrChange w:id="2047" w:author="Pamela Kakande Nabukhonzo" w:date="2025-06-20T09:08:00Z">
                <w:rPr>
                  <w:rFonts w:cs="Arial"/>
                </w:rPr>
              </w:rPrChange>
            </w:rPr>
            <w:delText>should</w:delText>
          </w:r>
          <w:r w:rsidR="00232EC5" w:rsidRPr="00010CBA" w:rsidDel="008D26A9">
            <w:rPr>
              <w:rFonts w:cs="Arial"/>
              <w:sz w:val="22"/>
              <w:szCs w:val="20"/>
              <w:rPrChange w:id="2048" w:author="Pamela Kakande Nabukhonzo" w:date="2025-06-20T09:08:00Z">
                <w:rPr>
                  <w:rFonts w:cs="Arial"/>
                </w:rPr>
              </w:rPrChange>
            </w:rPr>
            <w:delText xml:space="preserve"> be guided to</w:delText>
          </w:r>
          <w:r w:rsidR="004961E2" w:rsidRPr="00010CBA" w:rsidDel="008D26A9">
            <w:rPr>
              <w:rFonts w:cs="Arial"/>
              <w:sz w:val="22"/>
              <w:szCs w:val="20"/>
              <w:rPrChange w:id="2049" w:author="Pamela Kakande Nabukhonzo" w:date="2025-06-20T09:08:00Z">
                <w:rPr>
                  <w:rFonts w:cs="Arial"/>
                </w:rPr>
              </w:rPrChange>
            </w:rPr>
            <w:delText xml:space="preserve"> undertake</w:delText>
          </w:r>
          <w:r w:rsidR="00232EC5" w:rsidRPr="00010CBA" w:rsidDel="008D26A9">
            <w:rPr>
              <w:rFonts w:cs="Arial"/>
              <w:sz w:val="22"/>
              <w:szCs w:val="20"/>
              <w:rPrChange w:id="2050" w:author="Pamela Kakande Nabukhonzo" w:date="2025-06-20T09:08:00Z">
                <w:rPr>
                  <w:rFonts w:cs="Arial"/>
                </w:rPr>
              </w:rPrChange>
            </w:rPr>
            <w:delText xml:space="preserve"> the</w:delText>
          </w:r>
        </w:del>
      </w:ins>
      <w:ins w:id="2051" w:author="Pamela Kakande Nabukhonzo" w:date="2025-06-17T23:46:00Z">
        <w:del w:id="2052" w:author="Rachel Shipsey" w:date="2025-06-23T15:21:00Z">
          <w:r w:rsidR="00232EC5" w:rsidRPr="00010CBA" w:rsidDel="008D26A9">
            <w:rPr>
              <w:rFonts w:cs="Arial"/>
              <w:sz w:val="22"/>
              <w:szCs w:val="20"/>
              <w:rPrChange w:id="2053" w:author="Pamela Kakande Nabukhonzo" w:date="2025-06-20T09:08:00Z">
                <w:rPr>
                  <w:rFonts w:cs="Arial"/>
                </w:rPr>
              </w:rPrChange>
            </w:rPr>
            <w:delText>ir respective activities as outlined in the UN P&amp;R rev 4 para 2.171 and</w:delText>
          </w:r>
          <w:r w:rsidR="00F96D29" w:rsidRPr="00010CBA" w:rsidDel="008D26A9">
            <w:rPr>
              <w:rFonts w:cs="Arial"/>
              <w:sz w:val="22"/>
              <w:szCs w:val="20"/>
              <w:rPrChange w:id="2054" w:author="Pamela Kakande Nabukhonzo" w:date="2025-06-20T09:08:00Z">
                <w:rPr>
                  <w:rFonts w:cs="Arial"/>
                </w:rPr>
              </w:rPrChange>
            </w:rPr>
            <w:delText xml:space="preserve"> 2.172.</w:delText>
          </w:r>
        </w:del>
      </w:ins>
    </w:p>
    <w:p w14:paraId="53923575" w14:textId="77777777" w:rsidR="00CA73A0" w:rsidDel="002C6D86" w:rsidRDefault="00CA73A0">
      <w:pPr>
        <w:pStyle w:val="ListParagraph"/>
        <w:spacing w:after="0" w:line="276" w:lineRule="auto"/>
        <w:jc w:val="both"/>
        <w:rPr>
          <w:del w:id="2055" w:author="Rachel Shipsey" w:date="2025-06-10T17:10:00Z"/>
        </w:rPr>
        <w:pPrChange w:id="2056" w:author="Rachel Shipsey" w:date="2025-06-23T15:41:00Z">
          <w:pPr>
            <w:spacing w:after="0" w:line="276" w:lineRule="auto"/>
            <w:jc w:val="both"/>
          </w:pPr>
        </w:pPrChange>
      </w:pPr>
      <w:bookmarkStart w:id="2057" w:name="_Toc201237378"/>
      <w:bookmarkStart w:id="2058" w:name="_Toc201318774"/>
      <w:bookmarkStart w:id="2059" w:name="_Toc201237379"/>
      <w:bookmarkStart w:id="2060" w:name="_Toc201318775"/>
      <w:bookmarkEnd w:id="2057"/>
      <w:bookmarkEnd w:id="2058"/>
      <w:bookmarkEnd w:id="2059"/>
      <w:bookmarkEnd w:id="2060"/>
    </w:p>
    <w:p w14:paraId="54FB5F4E" w14:textId="6A40A6CE" w:rsidR="00B27BAD" w:rsidRPr="006F6BF3" w:rsidDel="002C6D86" w:rsidRDefault="00334544">
      <w:pPr>
        <w:pStyle w:val="ListParagraph"/>
        <w:spacing w:after="0" w:line="276" w:lineRule="auto"/>
        <w:jc w:val="both"/>
        <w:rPr>
          <w:del w:id="2061" w:author="Rachel Shipsey" w:date="2025-06-10T17:10:00Z"/>
        </w:rPr>
        <w:pPrChange w:id="2062" w:author="Rachel Shipsey" w:date="2025-06-23T15:41:00Z">
          <w:pPr>
            <w:pStyle w:val="Heading2"/>
          </w:pPr>
        </w:pPrChange>
      </w:pPr>
      <w:bookmarkStart w:id="2063" w:name="_2.1￼Development_of_the"/>
      <w:del w:id="2064" w:author="Rachel Shipsey" w:date="2025-06-10T17:10:00Z">
        <w:r w:rsidDel="002C6D86">
          <w:delText>C</w:delText>
        </w:r>
        <w:r w:rsidR="00B27BAD" w:rsidRPr="006F6BF3" w:rsidDel="002C6D86">
          <w:delText xml:space="preserve">ensus </w:delText>
        </w:r>
        <w:r w:rsidR="00B27BAD" w:rsidRPr="00FB7951" w:rsidDel="002C6D86">
          <w:delText>pro</w:delText>
        </w:r>
        <w:bookmarkEnd w:id="2063"/>
        <w:r w:rsidR="00554A23" w:rsidRPr="00FB7951" w:rsidDel="002C6D86">
          <w:delText>ject</w:delText>
        </w:r>
        <w:r w:rsidR="00554A23" w:rsidDel="002C6D86">
          <w:delText xml:space="preserve"> document</w:delText>
        </w:r>
      </w:del>
    </w:p>
    <w:p w14:paraId="31118AAB" w14:textId="41F06631" w:rsidR="009518B8" w:rsidRPr="00A33E63" w:rsidDel="002C6D86" w:rsidRDefault="009518B8">
      <w:pPr>
        <w:pStyle w:val="ListParagraph"/>
        <w:spacing w:after="0" w:line="276" w:lineRule="auto"/>
        <w:jc w:val="both"/>
        <w:rPr>
          <w:del w:id="2065" w:author="Rachel Shipsey" w:date="2025-06-10T17:10:00Z"/>
          <w:rFonts w:cs="Arial"/>
          <w:bCs/>
          <w:sz w:val="22"/>
        </w:rPr>
        <w:pPrChange w:id="2066" w:author="Rachel Shipsey" w:date="2025-06-23T15:41:00Z">
          <w:pPr>
            <w:pStyle w:val="Heading2"/>
            <w:numPr>
              <w:ilvl w:val="0"/>
              <w:numId w:val="0"/>
            </w:numPr>
            <w:ind w:left="1440" w:firstLine="0"/>
          </w:pPr>
        </w:pPrChange>
      </w:pPr>
    </w:p>
    <w:p w14:paraId="5E966A54" w14:textId="4D22A91B" w:rsidR="00B27BAD" w:rsidDel="002C6D86" w:rsidRDefault="00B26F74">
      <w:pPr>
        <w:pStyle w:val="ListParagraph"/>
        <w:spacing w:after="0" w:line="276" w:lineRule="auto"/>
        <w:jc w:val="both"/>
        <w:rPr>
          <w:del w:id="2067" w:author="Rachel Shipsey" w:date="2025-06-10T17:10:00Z"/>
        </w:rPr>
        <w:pPrChange w:id="2068" w:author="Rachel Shipsey" w:date="2025-06-23T15:41:00Z">
          <w:pPr>
            <w:spacing w:after="0" w:line="276" w:lineRule="auto"/>
            <w:jc w:val="both"/>
          </w:pPr>
        </w:pPrChange>
      </w:pPr>
      <w:del w:id="2069" w:author="Rachel Shipsey" w:date="2025-06-10T17:10:00Z">
        <w:r w:rsidRPr="577E8364" w:rsidDel="002C6D86">
          <w:delText>A census pro</w:delText>
        </w:r>
        <w:r w:rsidR="00283FEE" w:rsidDel="002C6D86">
          <w:delText>ject</w:delText>
        </w:r>
        <w:r w:rsidRPr="577E8364" w:rsidDel="002C6D86">
          <w:delText xml:space="preserve"> document</w:delText>
        </w:r>
        <w:r w:rsidR="00283FEE" w:rsidDel="002C6D86">
          <w:delText xml:space="preserve"> outlines</w:delText>
        </w:r>
        <w:r w:rsidRPr="577E8364" w:rsidDel="002C6D86">
          <w:delText xml:space="preserve"> how a country intends to execute all the PHC processes. It includes the methodology to be used, implementation structure, budget, </w:delText>
        </w:r>
        <w:r w:rsidR="3DD04E2F" w:rsidRPr="577E8364" w:rsidDel="002C6D86">
          <w:delText>work plan</w:delText>
        </w:r>
        <w:r w:rsidRPr="577E8364" w:rsidDel="002C6D86">
          <w:delText xml:space="preserve"> and information on how each activity will be implemented</w:delText>
        </w:r>
        <w:r w:rsidR="07F34D2E" w:rsidRPr="577E8364" w:rsidDel="002C6D86">
          <w:delText xml:space="preserve"> and how each activity contributes to a successful census with fit-for-purpose outputs.</w:delText>
        </w:r>
        <w:r w:rsidRPr="577E8364" w:rsidDel="002C6D86">
          <w:delText xml:space="preserve"> </w:delText>
        </w:r>
        <w:r w:rsidR="60D7CD21" w:rsidRPr="577E8364" w:rsidDel="002C6D86">
          <w:delText xml:space="preserve">It also includes how each activity will be planned, tested, evaluated and honed for the final operation. </w:delText>
        </w:r>
        <w:r w:rsidR="00B27BAD" w:rsidRPr="577E8364" w:rsidDel="002C6D86">
          <w:delText xml:space="preserve">The census proposal is also referred to as a census master plan. </w:delText>
        </w:r>
      </w:del>
    </w:p>
    <w:p w14:paraId="45EAC9DB" w14:textId="7C76FC61" w:rsidR="00B27BAD" w:rsidDel="002C6D86" w:rsidRDefault="00B27BAD">
      <w:pPr>
        <w:pStyle w:val="ListParagraph"/>
        <w:spacing w:after="0" w:line="276" w:lineRule="auto"/>
        <w:jc w:val="both"/>
        <w:rPr>
          <w:del w:id="2070" w:author="Rachel Shipsey" w:date="2025-06-10T17:10:00Z"/>
        </w:rPr>
        <w:pPrChange w:id="2071" w:author="Rachel Shipsey" w:date="2025-06-23T15:41:00Z">
          <w:pPr>
            <w:spacing w:after="0" w:line="276" w:lineRule="auto"/>
            <w:jc w:val="both"/>
          </w:pPr>
        </w:pPrChange>
      </w:pPr>
    </w:p>
    <w:p w14:paraId="4A8428D3" w14:textId="47A1785E" w:rsidR="00B27BAD" w:rsidDel="002C6D86" w:rsidRDefault="00B27BAD">
      <w:pPr>
        <w:pStyle w:val="ListParagraph"/>
        <w:spacing w:after="0" w:line="276" w:lineRule="auto"/>
        <w:jc w:val="both"/>
        <w:rPr>
          <w:del w:id="2072" w:author="Rachel Shipsey" w:date="2025-06-10T17:10:00Z"/>
        </w:rPr>
        <w:pPrChange w:id="2073" w:author="Rachel Shipsey" w:date="2025-06-23T15:41:00Z">
          <w:pPr>
            <w:spacing w:after="0" w:line="276" w:lineRule="auto"/>
            <w:jc w:val="both"/>
          </w:pPr>
        </w:pPrChange>
      </w:pPr>
      <w:del w:id="2074" w:author="Rachel Shipsey" w:date="2025-06-10T17:10:00Z">
        <w:r w:rsidRPr="577E8364" w:rsidDel="002C6D86">
          <w:delText>Ideally, planning for a</w:delText>
        </w:r>
        <w:r w:rsidR="006A36D2" w:rsidDel="002C6D86">
          <w:delText xml:space="preserve"> digital</w:delText>
        </w:r>
        <w:r w:rsidRPr="577E8364" w:rsidDel="002C6D86">
          <w:delText xml:space="preserve"> PHC should start immediately after completion of </w:delText>
        </w:r>
        <w:r w:rsidR="4600233F" w:rsidRPr="577E8364" w:rsidDel="002C6D86">
          <w:delText xml:space="preserve">the previous </w:delText>
        </w:r>
        <w:r w:rsidRPr="577E8364" w:rsidDel="002C6D86">
          <w:delText xml:space="preserve">census. This should start with </w:delText>
        </w:r>
        <w:r w:rsidR="00F15BEF" w:rsidRPr="577E8364" w:rsidDel="002C6D86">
          <w:delText>the evaluation</w:delText>
        </w:r>
        <w:r w:rsidRPr="577E8364" w:rsidDel="002C6D86">
          <w:delText xml:space="preserve"> and development of an administrative report that puts together the lessons learnt from one census and recommendations for improvement. The use of knowledge management tools and techniques is thus beneficial for preserving institutional memory so that lessons learned are used for better management of future census planning and execution. Additionally, benchmarking lessons from countries that have already undertaken their digital census is a critical input to development of a census proposal.</w:delText>
        </w:r>
      </w:del>
    </w:p>
    <w:p w14:paraId="4B1EF94C" w14:textId="77777777" w:rsidR="00B27BAD" w:rsidDel="002C6D86" w:rsidRDefault="00B27BAD">
      <w:pPr>
        <w:pStyle w:val="ListParagraph"/>
        <w:spacing w:after="0" w:line="276" w:lineRule="auto"/>
        <w:jc w:val="both"/>
        <w:rPr>
          <w:del w:id="2075" w:author="Rachel Shipsey" w:date="2025-06-10T17:10:00Z"/>
        </w:rPr>
        <w:pPrChange w:id="2076" w:author="Rachel Shipsey" w:date="2025-06-23T15:41:00Z">
          <w:pPr>
            <w:spacing w:after="0" w:line="276" w:lineRule="auto"/>
            <w:jc w:val="both"/>
          </w:pPr>
        </w:pPrChange>
      </w:pPr>
    </w:p>
    <w:p w14:paraId="4943F64F" w14:textId="4A1CE183" w:rsidR="0078066E" w:rsidRPr="008621DF" w:rsidDel="002C6D86" w:rsidRDefault="00B27BAD">
      <w:pPr>
        <w:pStyle w:val="ListParagraph"/>
        <w:spacing w:after="0" w:line="276" w:lineRule="auto"/>
        <w:jc w:val="both"/>
        <w:rPr>
          <w:del w:id="2077" w:author="Rachel Shipsey" w:date="2025-06-10T17:10:00Z"/>
        </w:rPr>
        <w:pPrChange w:id="2078" w:author="Rachel Shipsey" w:date="2025-06-23T15:41:00Z">
          <w:pPr>
            <w:spacing w:after="0" w:line="276" w:lineRule="auto"/>
            <w:jc w:val="both"/>
          </w:pPr>
        </w:pPrChange>
      </w:pPr>
      <w:del w:id="2079" w:author="Rachel Shipsey" w:date="2025-06-10T17:10:00Z">
        <w:r w:rsidRPr="577E8364" w:rsidDel="002C6D86">
          <w:delText xml:space="preserve">Census planning </w:delText>
        </w:r>
        <w:r w:rsidR="005D6488" w:rsidRPr="577E8364" w:rsidDel="002C6D86">
          <w:delText>should</w:delText>
        </w:r>
        <w:r w:rsidRPr="577E8364" w:rsidDel="002C6D86">
          <w:delText xml:space="preserve"> be guided by </w:delText>
        </w:r>
        <w:commentRangeStart w:id="2080"/>
        <w:r w:rsidR="007F1D7C" w:rsidRPr="577E8364" w:rsidDel="002C6D86">
          <w:delText>UN</w:delText>
        </w:r>
        <w:r w:rsidR="000B67A1" w:rsidRPr="577E8364" w:rsidDel="002C6D86">
          <w:delText xml:space="preserve"> P</w:delText>
        </w:r>
        <w:r w:rsidR="00A33B6D" w:rsidRPr="577E8364" w:rsidDel="002C6D86">
          <w:delText xml:space="preserve">&amp;R </w:delText>
        </w:r>
        <w:r w:rsidR="009A0F9C" w:rsidDel="002C6D86">
          <w:delText>revision 4</w:delText>
        </w:r>
        <w:r w:rsidR="00A33B6D" w:rsidRPr="577E8364" w:rsidDel="002C6D86">
          <w:delText>,</w:delText>
        </w:r>
        <w:r w:rsidRPr="577E8364" w:rsidDel="002C6D86">
          <w:delText xml:space="preserve"> Fundamental Principles of Official Statistics</w:delText>
        </w:r>
        <w:commentRangeEnd w:id="2080"/>
        <w:r w:rsidR="00E022AB" w:rsidRPr="577E8364" w:rsidDel="002C6D86">
          <w:rPr>
            <w:rStyle w:val="CommentReference"/>
            <w:sz w:val="24"/>
            <w:szCs w:val="22"/>
          </w:rPr>
          <w:commentReference w:id="2080"/>
        </w:r>
        <w:r w:rsidRPr="577E8364" w:rsidDel="002C6D86">
          <w:delText xml:space="preserve">, as well as </w:delText>
        </w:r>
        <w:r w:rsidR="005D6488" w:rsidRPr="577E8364" w:rsidDel="002C6D86">
          <w:delText>the</w:delText>
        </w:r>
        <w:r w:rsidRPr="577E8364" w:rsidDel="002C6D86">
          <w:delText xml:space="preserve"> national statistical legislation and national statistical code of ethics. Given the long-life span of census operations, planning should be flexible to incorporate changes as they occur.</w:delText>
        </w:r>
        <w:r w:rsidR="00E1337E" w:rsidRPr="577E8364" w:rsidDel="002C6D86">
          <w:delText xml:space="preserve"> </w:delText>
        </w:r>
        <w:r w:rsidR="0078066E" w:rsidRPr="577E8364" w:rsidDel="002C6D86">
          <w:delText xml:space="preserve">A </w:delText>
        </w:r>
        <w:r w:rsidR="3DF834F7" w:rsidRPr="577E8364" w:rsidDel="002C6D86">
          <w:delText>c</w:delText>
        </w:r>
        <w:r w:rsidR="0078066E" w:rsidRPr="577E8364" w:rsidDel="002C6D86">
          <w:delText xml:space="preserve">ensus plan should provide details </w:delText>
        </w:r>
        <w:r w:rsidR="00E1337E" w:rsidRPr="577E8364" w:rsidDel="002C6D86">
          <w:delText xml:space="preserve">for each </w:delText>
        </w:r>
        <w:r w:rsidR="00192EE5" w:rsidRPr="577E8364" w:rsidDel="002C6D86">
          <w:delText>of the</w:delText>
        </w:r>
        <w:r w:rsidR="0078066E" w:rsidRPr="577E8364" w:rsidDel="002C6D86">
          <w:delText xml:space="preserve"> census phases: </w:delText>
        </w:r>
      </w:del>
    </w:p>
    <w:p w14:paraId="4F4D0446" w14:textId="6D1A5F64" w:rsidR="0078066E" w:rsidRPr="008621DF" w:rsidDel="002C6D86" w:rsidRDefault="0078066E">
      <w:pPr>
        <w:pStyle w:val="ListParagraph"/>
        <w:spacing w:after="0" w:line="276" w:lineRule="auto"/>
        <w:jc w:val="both"/>
        <w:rPr>
          <w:del w:id="2081" w:author="Rachel Shipsey" w:date="2025-06-10T17:10:00Z"/>
          <w:rFonts w:cs="Arial"/>
        </w:rPr>
        <w:pPrChange w:id="2082" w:author="Rachel Shipsey" w:date="2025-06-23T15:41:00Z">
          <w:pPr>
            <w:pStyle w:val="ListParagraph"/>
            <w:numPr>
              <w:numId w:val="12"/>
            </w:numPr>
            <w:spacing w:line="276" w:lineRule="auto"/>
            <w:ind w:hanging="360"/>
          </w:pPr>
        </w:pPrChange>
      </w:pPr>
      <w:del w:id="2083" w:author="Rachel Shipsey" w:date="2025-06-10T17:10:00Z">
        <w:r w:rsidRPr="008621DF" w:rsidDel="002C6D86">
          <w:rPr>
            <w:rFonts w:cs="Arial"/>
          </w:rPr>
          <w:delText>Pre-enumeration operations such as</w:delText>
        </w:r>
      </w:del>
      <w:ins w:id="2084" w:author="Pamela Kakande Nabukhonzo" w:date="2025-06-09T21:38:00Z">
        <w:del w:id="2085" w:author="Rachel Shipsey" w:date="2025-06-10T17:10:00Z">
          <w:r w:rsidRPr="002C53F7" w:rsidDel="002C6D86">
            <w:delText xml:space="preserve"> </w:delText>
          </w:r>
          <w:r w:rsidR="002C53F7" w:rsidRPr="002C53F7" w:rsidDel="002C6D86">
            <w:rPr>
              <w:rFonts w:cs="Arial"/>
            </w:rPr>
            <w:delText>development of project document</w:delText>
          </w:r>
          <w:r w:rsidR="002C53F7" w:rsidDel="002C6D86">
            <w:rPr>
              <w:rFonts w:cs="Arial"/>
            </w:rPr>
            <w:delText>,</w:delText>
          </w:r>
        </w:del>
      </w:ins>
      <w:del w:id="2086" w:author="Rachel Shipsey" w:date="2025-06-10T17:10:00Z">
        <w:r w:rsidRPr="008621DF" w:rsidDel="002C6D86">
          <w:rPr>
            <w:rFonts w:cs="Arial"/>
          </w:rPr>
          <w:delText xml:space="preserve"> mapping, publicity, questionnaire development, testing and piloting. </w:delText>
        </w:r>
      </w:del>
    </w:p>
    <w:p w14:paraId="58A9C785" w14:textId="634B1ED2" w:rsidR="0078066E" w:rsidRPr="008621DF" w:rsidDel="002C6D86" w:rsidRDefault="0078066E">
      <w:pPr>
        <w:pStyle w:val="ListParagraph"/>
        <w:spacing w:after="0" w:line="276" w:lineRule="auto"/>
        <w:jc w:val="both"/>
        <w:rPr>
          <w:del w:id="2087" w:author="Rachel Shipsey" w:date="2025-06-10T17:10:00Z"/>
          <w:rFonts w:cs="Arial"/>
        </w:rPr>
        <w:pPrChange w:id="2088" w:author="Rachel Shipsey" w:date="2025-06-23T15:41:00Z">
          <w:pPr>
            <w:pStyle w:val="ListParagraph"/>
            <w:numPr>
              <w:numId w:val="12"/>
            </w:numPr>
            <w:spacing w:line="276" w:lineRule="auto"/>
            <w:ind w:hanging="360"/>
          </w:pPr>
        </w:pPrChange>
      </w:pPr>
      <w:del w:id="2089" w:author="Rachel Shipsey" w:date="2025-06-10T17:10:00Z">
        <w:r w:rsidRPr="577E8364" w:rsidDel="002C6D86">
          <w:rPr>
            <w:rFonts w:cs="Arial"/>
          </w:rPr>
          <w:delText xml:space="preserve">Field </w:delText>
        </w:r>
        <w:r w:rsidR="423C43BB" w:rsidRPr="577E8364" w:rsidDel="002C6D86">
          <w:rPr>
            <w:rFonts w:cs="Arial"/>
          </w:rPr>
          <w:delText>e</w:delText>
        </w:r>
        <w:r w:rsidRPr="577E8364" w:rsidDel="002C6D86">
          <w:rPr>
            <w:rFonts w:cs="Arial"/>
          </w:rPr>
          <w:delText xml:space="preserve">numeration </w:delText>
        </w:r>
      </w:del>
    </w:p>
    <w:p w14:paraId="04582E35" w14:textId="2CF97C07" w:rsidR="0078066E" w:rsidRPr="008621DF" w:rsidDel="002C6D86" w:rsidRDefault="0078066E">
      <w:pPr>
        <w:pStyle w:val="ListParagraph"/>
        <w:spacing w:after="0" w:line="276" w:lineRule="auto"/>
        <w:jc w:val="both"/>
        <w:rPr>
          <w:ins w:id="2090" w:author="Pamela Kakande Nabukhonzo" w:date="2025-06-08T11:25:00Z"/>
          <w:del w:id="2091" w:author="Rachel Shipsey" w:date="2025-06-10T17:10:00Z"/>
          <w:rFonts w:cs="Arial"/>
        </w:rPr>
        <w:pPrChange w:id="2092" w:author="Rachel Shipsey" w:date="2025-06-23T15:41:00Z">
          <w:pPr>
            <w:pStyle w:val="ListParagraph"/>
            <w:numPr>
              <w:numId w:val="12"/>
            </w:numPr>
            <w:spacing w:line="276" w:lineRule="auto"/>
            <w:ind w:hanging="360"/>
            <w:jc w:val="both"/>
          </w:pPr>
        </w:pPrChange>
      </w:pPr>
      <w:del w:id="2093" w:author="Rachel Shipsey" w:date="2025-06-10T17:10:00Z">
        <w:r w:rsidRPr="577E8364" w:rsidDel="002C6D86">
          <w:rPr>
            <w:rFonts w:cs="Arial"/>
          </w:rPr>
          <w:delText xml:space="preserve">Post </w:delText>
        </w:r>
        <w:r w:rsidR="145C26DD" w:rsidRPr="577E8364" w:rsidDel="002C6D86">
          <w:rPr>
            <w:rFonts w:cs="Arial"/>
          </w:rPr>
          <w:delText>e</w:delText>
        </w:r>
        <w:r w:rsidRPr="577E8364" w:rsidDel="002C6D86">
          <w:rPr>
            <w:rFonts w:cs="Arial"/>
          </w:rPr>
          <w:delText xml:space="preserve">numeration </w:delText>
        </w:r>
        <w:r w:rsidR="166666F3" w:rsidRPr="577E8364" w:rsidDel="002C6D86">
          <w:rPr>
            <w:rFonts w:cs="Arial"/>
          </w:rPr>
          <w:delText xml:space="preserve">operations </w:delText>
        </w:r>
        <w:r w:rsidRPr="577E8364" w:rsidDel="002C6D86">
          <w:rPr>
            <w:rFonts w:cs="Arial"/>
          </w:rPr>
          <w:delText xml:space="preserve">such as </w:delText>
        </w:r>
        <w:r w:rsidR="0442592F" w:rsidRPr="577E8364" w:rsidDel="002C6D86">
          <w:rPr>
            <w:rFonts w:cs="Arial"/>
          </w:rPr>
          <w:delText>d</w:delText>
        </w:r>
        <w:r w:rsidRPr="577E8364" w:rsidDel="002C6D86">
          <w:rPr>
            <w:rFonts w:cs="Arial"/>
          </w:rPr>
          <w:delText xml:space="preserve">ata processing, </w:delText>
        </w:r>
        <w:r w:rsidR="684E4D48" w:rsidRPr="577E8364" w:rsidDel="002C6D86">
          <w:rPr>
            <w:rFonts w:cs="Arial"/>
          </w:rPr>
          <w:delText>d</w:delText>
        </w:r>
        <w:r w:rsidRPr="577E8364" w:rsidDel="002C6D86">
          <w:rPr>
            <w:rFonts w:cs="Arial"/>
          </w:rPr>
          <w:delText xml:space="preserve">ata analysis and </w:delText>
        </w:r>
        <w:r w:rsidR="33B1F01A" w:rsidRPr="577E8364" w:rsidDel="002C6D86">
          <w:rPr>
            <w:rFonts w:cs="Arial"/>
          </w:rPr>
          <w:delText>d</w:delText>
        </w:r>
        <w:r w:rsidRPr="577E8364" w:rsidDel="002C6D86">
          <w:rPr>
            <w:rFonts w:cs="Arial"/>
          </w:rPr>
          <w:delText xml:space="preserve">issemination, </w:delText>
        </w:r>
        <w:r w:rsidR="69B3553B" w:rsidRPr="577E8364" w:rsidDel="002C6D86">
          <w:rPr>
            <w:rFonts w:cs="Arial"/>
          </w:rPr>
          <w:delText>e</w:delText>
        </w:r>
        <w:r w:rsidRPr="577E8364" w:rsidDel="002C6D86">
          <w:rPr>
            <w:rFonts w:cs="Arial"/>
          </w:rPr>
          <w:delText xml:space="preserve">valuation, and post enumeration survey. </w:delText>
        </w:r>
      </w:del>
    </w:p>
    <w:p w14:paraId="4E4915E2" w14:textId="084B715A" w:rsidR="00BD2213" w:rsidRPr="00F874B5" w:rsidDel="002C6D86" w:rsidRDefault="00BD2213">
      <w:pPr>
        <w:pStyle w:val="ListParagraph"/>
        <w:spacing w:after="0" w:line="276" w:lineRule="auto"/>
        <w:jc w:val="both"/>
        <w:rPr>
          <w:del w:id="2094" w:author="Rachel Shipsey" w:date="2025-06-10T17:10:00Z"/>
        </w:rPr>
        <w:pPrChange w:id="2095" w:author="Rachel Shipsey" w:date="2025-06-23T15:41:00Z">
          <w:pPr>
            <w:pStyle w:val="ListParagraph"/>
            <w:numPr>
              <w:numId w:val="12"/>
            </w:numPr>
            <w:spacing w:line="276" w:lineRule="auto"/>
            <w:ind w:hanging="360"/>
            <w:jc w:val="both"/>
          </w:pPr>
        </w:pPrChange>
      </w:pPr>
    </w:p>
    <w:p w14:paraId="1C07B5DB" w14:textId="48EFDCC9" w:rsidR="00826037" w:rsidRPr="00826037" w:rsidDel="002C6D86" w:rsidRDefault="009518B8">
      <w:pPr>
        <w:pStyle w:val="ListParagraph"/>
        <w:spacing w:after="0" w:line="276" w:lineRule="auto"/>
        <w:jc w:val="both"/>
        <w:rPr>
          <w:del w:id="2096" w:author="Rachel Shipsey" w:date="2025-06-10T17:10:00Z"/>
        </w:rPr>
        <w:pPrChange w:id="2097" w:author="Rachel Shipsey" w:date="2025-06-23T15:41:00Z">
          <w:pPr>
            <w:pStyle w:val="Heading2"/>
            <w:numPr>
              <w:numId w:val="20"/>
            </w:numPr>
            <w:ind w:left="1440" w:hanging="360"/>
          </w:pPr>
        </w:pPrChange>
      </w:pPr>
      <w:del w:id="2098" w:author="Rachel Shipsey" w:date="2025-06-10T17:10:00Z">
        <w:r w:rsidRPr="00105EC3" w:rsidDel="002C6D86">
          <w:delText xml:space="preserve">Key </w:delText>
        </w:r>
        <w:r w:rsidRPr="00826037" w:rsidDel="002C6D86">
          <w:rPr>
            <w:rFonts w:asciiTheme="minorBidi" w:hAnsiTheme="minorBidi" w:cstheme="majorBidi"/>
            <w:sz w:val="28"/>
            <w:szCs w:val="24"/>
            <w:rPrChange w:id="2099" w:author="Rachel Shipsey" w:date="2025-06-03T18:57:00Z">
              <w:rPr>
                <w:rFonts w:cs="Arial"/>
                <w:b w:val="0"/>
                <w:bCs/>
                <w:sz w:val="22"/>
              </w:rPr>
            </w:rPrChange>
          </w:rPr>
          <w:delText>implementation</w:delText>
        </w:r>
        <w:r w:rsidRPr="00105EC3" w:rsidDel="002C6D86">
          <w:delText xml:space="preserve"> areas in </w:delText>
        </w:r>
        <w:r w:rsidR="00072CE3" w:rsidDel="002C6D86">
          <w:delText>developing</w:delText>
        </w:r>
        <w:r w:rsidR="00DE1209" w:rsidDel="002C6D86">
          <w:delText xml:space="preserve"> </w:delText>
        </w:r>
        <w:r w:rsidRPr="00105EC3" w:rsidDel="002C6D86">
          <w:delText xml:space="preserve">a </w:delText>
        </w:r>
        <w:r w:rsidR="006B78CA" w:rsidDel="002C6D86">
          <w:delText xml:space="preserve">plan for a </w:delText>
        </w:r>
        <w:r w:rsidRPr="00105EC3" w:rsidDel="002C6D86">
          <w:delText>digital census</w:delText>
        </w:r>
        <w:r w:rsidR="00CB1DF9" w:rsidDel="002C6D86">
          <w:delText xml:space="preserve"> </w:delText>
        </w:r>
      </w:del>
    </w:p>
    <w:p w14:paraId="19669AAC" w14:textId="1891D102" w:rsidR="00B27BAD" w:rsidDel="002C6D86" w:rsidRDefault="00B27BAD">
      <w:pPr>
        <w:pStyle w:val="ListParagraph"/>
        <w:spacing w:after="0" w:line="276" w:lineRule="auto"/>
        <w:jc w:val="both"/>
        <w:rPr>
          <w:del w:id="2100" w:author="Rachel Shipsey" w:date="2025-06-10T17:10:00Z"/>
        </w:rPr>
        <w:pPrChange w:id="2101" w:author="Rachel Shipsey" w:date="2025-06-23T15:41:00Z">
          <w:pPr>
            <w:spacing w:after="0" w:line="276" w:lineRule="auto"/>
            <w:jc w:val="both"/>
          </w:pPr>
        </w:pPrChange>
      </w:pPr>
      <w:del w:id="2102" w:author="Rachel Shipsey" w:date="2025-06-10T17:10:00Z">
        <w:r w:rsidDel="002C6D86">
          <w:delText xml:space="preserve">During planning for each census phase, the following issues should be </w:delText>
        </w:r>
        <w:r w:rsidR="000B6D06" w:rsidDel="002C6D86">
          <w:delText>taken</w:delText>
        </w:r>
        <w:r w:rsidDel="002C6D86">
          <w:delText xml:space="preserve"> into consideration</w:delText>
        </w:r>
        <w:r w:rsidR="000B6D06" w:rsidDel="002C6D86">
          <w:delText>.</w:delText>
        </w:r>
        <w:r w:rsidR="000B6D06" w:rsidRPr="000B6D06" w:rsidDel="002C6D86">
          <w:delText xml:space="preserve"> These form the prerequisites/conditions for implementation of the e-census/digital census</w:delText>
        </w:r>
        <w:r w:rsidDel="002C6D86">
          <w:delText>:</w:delText>
        </w:r>
      </w:del>
    </w:p>
    <w:p w14:paraId="10488404" w14:textId="7B7CDF3E" w:rsidR="00B27BAD" w:rsidRPr="008621DF" w:rsidDel="002C6D86" w:rsidRDefault="00B27BAD">
      <w:pPr>
        <w:pStyle w:val="ListParagraph"/>
        <w:spacing w:after="0" w:line="276" w:lineRule="auto"/>
        <w:jc w:val="both"/>
        <w:rPr>
          <w:del w:id="2103" w:author="Rachel Shipsey" w:date="2025-06-10T17:10:00Z"/>
          <w:rFonts w:cs="Arial"/>
        </w:rPr>
        <w:pPrChange w:id="2104" w:author="Rachel Shipsey" w:date="2025-06-23T15:41:00Z">
          <w:pPr>
            <w:pStyle w:val="ListParagraph"/>
            <w:numPr>
              <w:numId w:val="10"/>
            </w:numPr>
            <w:spacing w:after="0" w:line="276" w:lineRule="auto"/>
            <w:ind w:hanging="360"/>
            <w:jc w:val="both"/>
          </w:pPr>
        </w:pPrChange>
      </w:pPr>
      <w:del w:id="2105" w:author="Rachel Shipsey" w:date="2025-06-10T17:10:00Z">
        <w:r w:rsidRPr="00826037" w:rsidDel="002C6D86">
          <w:rPr>
            <w:rFonts w:asciiTheme="minorBidi" w:hAnsiTheme="minorBidi"/>
            <w:b/>
            <w:rPrChange w:id="2106" w:author="Rachel Shipsey" w:date="2025-06-03T18:57:00Z">
              <w:rPr>
                <w:rFonts w:cs="Arial"/>
                <w:b/>
                <w:bCs/>
              </w:rPr>
            </w:rPrChange>
          </w:rPr>
          <w:delText>Legal framework</w:delText>
        </w:r>
        <w:r w:rsidRPr="00826037" w:rsidDel="002C6D86">
          <w:rPr>
            <w:rFonts w:asciiTheme="minorBidi" w:hAnsiTheme="minorBidi"/>
            <w:rPrChange w:id="2107" w:author="Rachel Shipsey" w:date="2025-06-03T18:57:00Z">
              <w:rPr>
                <w:rFonts w:cs="Arial"/>
              </w:rPr>
            </w:rPrChange>
          </w:rPr>
          <w:delText xml:space="preserve"> - </w:delText>
        </w:r>
      </w:del>
      <w:ins w:id="2108" w:author="Pamela Kakande Nabukhonzo" w:date="2025-06-08T11:26:00Z">
        <w:del w:id="2109" w:author="Rachel Shipsey" w:date="2025-06-10T17:10:00Z">
          <w:r w:rsidR="00CC510D" w:rsidRPr="00CC510D" w:rsidDel="002C6D86">
            <w:delText>There should be sound institutional arrangements to ensure good data quality, such as the degree to which statistical legislation is enacted in accordance with the fundamental principles of official statistics</w:delText>
          </w:r>
          <w:r w:rsidR="0023465D" w:rsidDel="002C6D86">
            <w:delText xml:space="preserve">. </w:delText>
          </w:r>
        </w:del>
      </w:ins>
      <w:del w:id="2110" w:author="Rachel Shipsey" w:date="2025-06-10T17:10:00Z">
        <w:r w:rsidRPr="00826037" w:rsidDel="002C6D86">
          <w:rPr>
            <w:rFonts w:asciiTheme="minorBidi" w:hAnsiTheme="minorBidi"/>
            <w:rPrChange w:id="2111" w:author="Rachel Shipsey" w:date="2025-06-04T08:43:00Z">
              <w:rPr>
                <w:rFonts w:cs="Arial"/>
              </w:rPr>
            </w:rPrChange>
          </w:rPr>
          <w:delText>The</w:delText>
        </w:r>
        <w:r w:rsidRPr="00826037" w:rsidDel="002C6D86">
          <w:rPr>
            <w:rFonts w:asciiTheme="minorBidi" w:hAnsiTheme="minorBidi"/>
            <w:rPrChange w:id="2112" w:author="Rachel Shipsey" w:date="2025-06-03T18:57:00Z">
              <w:rPr>
                <w:rFonts w:cs="Arial"/>
              </w:rPr>
            </w:rPrChange>
          </w:rPr>
          <w:delText xml:space="preserve"> population and housing census needs to be legally authorized, and the implementing agency must be assigned with legal authority (e.g., through an act) for planning, </w:delText>
        </w:r>
        <w:r w:rsidR="007D58E0" w:rsidRPr="00826037" w:rsidDel="002C6D86">
          <w:rPr>
            <w:rFonts w:asciiTheme="minorBidi" w:hAnsiTheme="minorBidi"/>
            <w:rPrChange w:id="2113" w:author="Rachel Shipsey" w:date="2025-06-03T18:57:00Z">
              <w:rPr>
                <w:rFonts w:cs="Arial"/>
              </w:rPr>
            </w:rPrChange>
          </w:rPr>
          <w:delText>organization,</w:delText>
        </w:r>
        <w:r w:rsidRPr="00826037" w:rsidDel="002C6D86">
          <w:rPr>
            <w:rFonts w:asciiTheme="minorBidi" w:hAnsiTheme="minorBidi"/>
            <w:rPrChange w:id="2114" w:author="Rachel Shipsey" w:date="2025-06-03T18:57:00Z">
              <w:rPr>
                <w:rFonts w:cs="Arial"/>
              </w:rPr>
            </w:rPrChange>
          </w:rPr>
          <w:delText xml:space="preserve"> and implementation of census operations. The </w:delText>
        </w:r>
        <w:r w:rsidR="006345B6" w:rsidRPr="00826037" w:rsidDel="002C6D86">
          <w:rPr>
            <w:rFonts w:asciiTheme="minorBidi" w:hAnsiTheme="minorBidi"/>
            <w:rPrChange w:id="2115" w:author="Rachel Shipsey" w:date="2025-06-03T18:57:00Z">
              <w:rPr>
                <w:rFonts w:cs="Arial"/>
              </w:rPr>
            </w:rPrChange>
          </w:rPr>
          <w:delText xml:space="preserve">process for implementing the </w:delText>
        </w:r>
        <w:r w:rsidRPr="00826037" w:rsidDel="002C6D86">
          <w:rPr>
            <w:rFonts w:asciiTheme="minorBidi" w:hAnsiTheme="minorBidi"/>
            <w:rPrChange w:id="2116" w:author="Rachel Shipsey" w:date="2025-06-03T18:57:00Z">
              <w:rPr>
                <w:rFonts w:cs="Arial"/>
              </w:rPr>
            </w:rPrChange>
          </w:rPr>
          <w:delText>legal framework needs to be clearly understood and incorporated into census planning</w:delText>
        </w:r>
        <w:r w:rsidRPr="008621DF" w:rsidDel="002C6D86">
          <w:rPr>
            <w:rFonts w:cs="Arial"/>
          </w:rPr>
          <w:delText>.</w:delText>
        </w:r>
      </w:del>
      <w:ins w:id="2117" w:author="Pamela Kakande Nabukhonzo" w:date="2025-06-08T11:38:00Z">
        <w:del w:id="2118" w:author="Rachel Shipsey" w:date="2025-06-10T17:10:00Z">
          <w:r w:rsidR="001852A2" w:rsidRPr="001852A2" w:rsidDel="002C6D86">
            <w:delText xml:space="preserve"> </w:delText>
          </w:r>
          <w:r w:rsidR="001852A2" w:rsidDel="002C6D86">
            <w:delText xml:space="preserve">The </w:delText>
          </w:r>
          <w:r w:rsidR="001852A2" w:rsidRPr="001852A2" w:rsidDel="002C6D86">
            <w:rPr>
              <w:rFonts w:cs="Arial"/>
            </w:rPr>
            <w:delText xml:space="preserve">NSO </w:delText>
          </w:r>
        </w:del>
      </w:ins>
      <w:ins w:id="2119" w:author="Pamela Kakande Nabukhonzo" w:date="2025-06-08T11:39:00Z">
        <w:del w:id="2120" w:author="Rachel Shipsey" w:date="2025-06-10T17:10:00Z">
          <w:r w:rsidR="009C14DA" w:rsidDel="002C6D86">
            <w:rPr>
              <w:rFonts w:cs="Arial"/>
            </w:rPr>
            <w:delText>should</w:delText>
          </w:r>
        </w:del>
      </w:ins>
      <w:ins w:id="2121" w:author="Pamela Kakande Nabukhonzo" w:date="2025-06-08T11:38:00Z">
        <w:del w:id="2122" w:author="Rachel Shipsey" w:date="2025-06-10T17:10:00Z">
          <w:r w:rsidR="001852A2" w:rsidRPr="001852A2" w:rsidDel="002C6D86">
            <w:rPr>
              <w:rFonts w:cs="Arial"/>
            </w:rPr>
            <w:delText xml:space="preserve"> operationalize long-term plan</w:delText>
          </w:r>
        </w:del>
      </w:ins>
      <w:ins w:id="2123" w:author="Pamela Kakande Nabukhonzo" w:date="2025-06-08T11:39:00Z">
        <w:del w:id="2124" w:author="Rachel Shipsey" w:date="2025-06-10T17:10:00Z">
          <w:r w:rsidR="00B37514" w:rsidDel="002C6D86">
            <w:rPr>
              <w:rFonts w:cs="Arial"/>
            </w:rPr>
            <w:delText>ning</w:delText>
          </w:r>
        </w:del>
      </w:ins>
      <w:ins w:id="2125" w:author="Pamela Kakande Nabukhonzo" w:date="2025-06-08T11:38:00Z">
        <w:del w:id="2126" w:author="Rachel Shipsey" w:date="2025-06-10T17:10:00Z">
          <w:r w:rsidR="001852A2" w:rsidRPr="001852A2" w:rsidDel="002C6D86">
            <w:rPr>
              <w:rFonts w:cs="Arial"/>
            </w:rPr>
            <w:delText xml:space="preserve"> of statistical operations</w:delText>
          </w:r>
        </w:del>
      </w:ins>
      <w:ins w:id="2127" w:author="Pamela Kakande Nabukhonzo" w:date="2025-06-08T11:39:00Z">
        <w:del w:id="2128" w:author="Rachel Shipsey" w:date="2025-06-10T17:10:00Z">
          <w:r w:rsidR="00701C11" w:rsidDel="002C6D86">
            <w:rPr>
              <w:rFonts w:cs="Arial"/>
            </w:rPr>
            <w:delText xml:space="preserve"> that include a census u</w:delText>
          </w:r>
        </w:del>
      </w:ins>
      <w:ins w:id="2129" w:author="Pamela Kakande Nabukhonzo" w:date="2025-06-08T11:40:00Z">
        <w:del w:id="2130" w:author="Rachel Shipsey" w:date="2025-06-10T17:10:00Z">
          <w:r w:rsidR="00701C11" w:rsidDel="002C6D86">
            <w:rPr>
              <w:rFonts w:cs="Arial"/>
            </w:rPr>
            <w:delText>ndertaking.</w:delText>
          </w:r>
        </w:del>
      </w:ins>
    </w:p>
    <w:p w14:paraId="48FD4486" w14:textId="41CCBCF6" w:rsidR="00B27BAD" w:rsidRPr="00826037" w:rsidDel="002C6D86" w:rsidRDefault="00B27BAD">
      <w:pPr>
        <w:pStyle w:val="ListParagraph"/>
        <w:spacing w:after="0" w:line="276" w:lineRule="auto"/>
        <w:jc w:val="both"/>
        <w:rPr>
          <w:del w:id="2131" w:author="Rachel Shipsey" w:date="2025-06-10T17:10:00Z"/>
          <w:rFonts w:asciiTheme="minorBidi" w:hAnsiTheme="minorBidi"/>
          <w:rPrChange w:id="2132" w:author="Rachel Shipsey" w:date="2025-06-03T18:57:00Z">
            <w:rPr>
              <w:del w:id="2133" w:author="Rachel Shipsey" w:date="2025-06-10T17:10:00Z"/>
              <w:rFonts w:cs="Arial"/>
            </w:rPr>
          </w:rPrChange>
        </w:rPr>
        <w:pPrChange w:id="2134" w:author="Rachel Shipsey" w:date="2025-06-23T15:41:00Z">
          <w:pPr>
            <w:pStyle w:val="ListParagraph"/>
            <w:numPr>
              <w:numId w:val="10"/>
            </w:numPr>
            <w:spacing w:after="0" w:line="276" w:lineRule="auto"/>
            <w:ind w:hanging="360"/>
            <w:jc w:val="both"/>
          </w:pPr>
        </w:pPrChange>
      </w:pPr>
      <w:del w:id="2135" w:author="Rachel Shipsey" w:date="2025-06-10T17:10:00Z">
        <w:r w:rsidRPr="008621DF" w:rsidDel="002C6D86">
          <w:rPr>
            <w:rFonts w:cs="Arial"/>
            <w:b/>
            <w:bCs/>
          </w:rPr>
          <w:delText>Funds commitment</w:delText>
        </w:r>
        <w:r w:rsidDel="002C6D86">
          <w:rPr>
            <w:rFonts w:cs="Arial"/>
          </w:rPr>
          <w:delText xml:space="preserve"> – </w:delText>
        </w:r>
      </w:del>
      <w:ins w:id="2136" w:author="Pamela Kakande Nabukhonzo" w:date="2025-06-08T11:36:00Z">
        <w:del w:id="2137" w:author="Rachel Shipsey" w:date="2025-06-10T17:10:00Z">
          <w:r w:rsidR="00282989" w:rsidDel="002C6D86">
            <w:rPr>
              <w:rFonts w:cs="Arial"/>
            </w:rPr>
            <w:delText>there should be sound institut</w:delText>
          </w:r>
          <w:r w:rsidR="00D8664D" w:rsidDel="002C6D86">
            <w:rPr>
              <w:rFonts w:cs="Arial"/>
            </w:rPr>
            <w:delText>ional systems t</w:delText>
          </w:r>
        </w:del>
      </w:ins>
      <w:ins w:id="2138" w:author="Pamela Kakande Nabukhonzo" w:date="2025-06-08T11:37:00Z">
        <w:del w:id="2139" w:author="Rachel Shipsey" w:date="2025-06-10T17:10:00Z">
          <w:r w:rsidR="00D8664D" w:rsidDel="002C6D86">
            <w:rPr>
              <w:rFonts w:cs="Arial"/>
            </w:rPr>
            <w:delText xml:space="preserve">o ensure </w:delText>
          </w:r>
        </w:del>
      </w:ins>
      <w:ins w:id="2140" w:author="Pamela Kakande Nabukhonzo" w:date="2025-06-08T11:36:00Z">
        <w:del w:id="2141" w:author="Rachel Shipsey" w:date="2025-06-10T17:10:00Z">
          <w:r w:rsidR="00D46F85" w:rsidRPr="00D46F85" w:rsidDel="002C6D86">
            <w:rPr>
              <w:rFonts w:cs="Arial"/>
            </w:rPr>
            <w:delText>statistical systems are properly funded and staffed</w:delText>
          </w:r>
        </w:del>
      </w:ins>
      <w:ins w:id="2142" w:author="Pamela Kakande Nabukhonzo" w:date="2025-06-08T11:37:00Z">
        <w:del w:id="2143" w:author="Rachel Shipsey" w:date="2025-06-10T17:10:00Z">
          <w:r w:rsidR="00A255CE" w:rsidDel="002C6D86">
            <w:rPr>
              <w:rFonts w:cs="Arial"/>
            </w:rPr>
            <w:delText>.</w:delText>
          </w:r>
        </w:del>
      </w:ins>
      <w:ins w:id="2144" w:author="Pamela Kakande Nabukhonzo" w:date="2025-06-08T11:36:00Z">
        <w:del w:id="2145" w:author="Rachel Shipsey" w:date="2025-06-10T17:10:00Z">
          <w:r w:rsidR="00D46F85" w:rsidRPr="00D46F85" w:rsidDel="002C6D86">
            <w:rPr>
              <w:rFonts w:cs="Arial"/>
            </w:rPr>
            <w:delText xml:space="preserve"> </w:delText>
          </w:r>
        </w:del>
      </w:ins>
      <w:del w:id="2146" w:author="Rachel Shipsey" w:date="2025-06-10T17:10:00Z">
        <w:r w:rsidRPr="00826037" w:rsidDel="002C6D86">
          <w:rPr>
            <w:rFonts w:asciiTheme="minorBidi" w:hAnsiTheme="minorBidi"/>
            <w:rPrChange w:id="2147" w:author="Rachel Shipsey" w:date="2025-06-03T18:57:00Z">
              <w:rPr>
                <w:rFonts w:cs="Arial"/>
              </w:rPr>
            </w:rPrChange>
          </w:rPr>
          <w:delText>Government commitment on</w:delText>
        </w:r>
      </w:del>
      <w:ins w:id="2148" w:author="Pamela Kakande Nabukhonzo" w:date="2025-06-08T11:37:00Z">
        <w:del w:id="2149" w:author="Rachel Shipsey" w:date="2025-06-10T17:10:00Z">
          <w:r w:rsidR="007B4D4F" w:rsidRPr="007B4D4F" w:rsidDel="002C6D86">
            <w:delText>to</w:delText>
          </w:r>
        </w:del>
      </w:ins>
      <w:del w:id="2150" w:author="Rachel Shipsey" w:date="2025-06-10T17:10:00Z">
        <w:r w:rsidRPr="00826037" w:rsidDel="002C6D86">
          <w:rPr>
            <w:rFonts w:asciiTheme="minorBidi" w:hAnsiTheme="minorBidi"/>
            <w:rPrChange w:id="2151" w:author="Rachel Shipsey" w:date="2025-06-03T18:57:00Z">
              <w:rPr>
                <w:rFonts w:cs="Arial"/>
              </w:rPr>
            </w:rPrChange>
          </w:rPr>
          <w:delText xml:space="preserve"> the level of funding should be sought early enough in the cycle so that the other aspects of the census plan can proceed smoothly. These commitments should be monitored to confirm availability at the time when it is needed, especially for the most expensive phases of mapping and enumeration.</w:delText>
        </w:r>
      </w:del>
    </w:p>
    <w:p w14:paraId="373AB5ED" w14:textId="4E67C4EC" w:rsidR="00B27BAD" w:rsidDel="002C6D86" w:rsidRDefault="00B27BAD">
      <w:pPr>
        <w:pStyle w:val="ListParagraph"/>
        <w:spacing w:after="0" w:line="276" w:lineRule="auto"/>
        <w:jc w:val="both"/>
        <w:rPr>
          <w:del w:id="2152" w:author="Rachel Shipsey" w:date="2025-06-10T17:10:00Z"/>
          <w:rFonts w:cs="Arial"/>
        </w:rPr>
        <w:pPrChange w:id="2153" w:author="Rachel Shipsey" w:date="2025-06-23T15:41:00Z">
          <w:pPr>
            <w:pStyle w:val="ListParagraph"/>
            <w:numPr>
              <w:numId w:val="10"/>
            </w:numPr>
            <w:spacing w:after="0" w:line="276" w:lineRule="auto"/>
            <w:ind w:hanging="360"/>
            <w:jc w:val="both"/>
          </w:pPr>
        </w:pPrChange>
      </w:pPr>
      <w:del w:id="2154" w:author="Rachel Shipsey" w:date="2025-06-10T17:10:00Z">
        <w:r w:rsidRPr="577E8364" w:rsidDel="002C6D86">
          <w:rPr>
            <w:rFonts w:cs="Arial"/>
            <w:b/>
            <w:bCs/>
          </w:rPr>
          <w:delText>Logistical support</w:delText>
        </w:r>
        <w:r w:rsidRPr="577E8364" w:rsidDel="002C6D86">
          <w:rPr>
            <w:rFonts w:cs="Arial"/>
          </w:rPr>
          <w:delText xml:space="preserve"> – </w:delText>
        </w:r>
        <w:r w:rsidRPr="00826037" w:rsidDel="002C6D86">
          <w:rPr>
            <w:rFonts w:asciiTheme="minorBidi" w:hAnsiTheme="minorBidi"/>
            <w:rPrChange w:id="2155" w:author="Rachel Shipsey" w:date="2025-06-03T18:57:00Z">
              <w:rPr>
                <w:rFonts w:cs="Arial"/>
              </w:rPr>
            </w:rPrChange>
          </w:rPr>
          <w:delText xml:space="preserve">the plan should </w:delText>
        </w:r>
        <w:r w:rsidR="4C45E42F" w:rsidRPr="00826037" w:rsidDel="002C6D86">
          <w:rPr>
            <w:rFonts w:asciiTheme="minorBidi" w:hAnsiTheme="minorBidi"/>
            <w:rPrChange w:id="2156" w:author="Rachel Shipsey" w:date="2025-06-03T18:57:00Z">
              <w:rPr>
                <w:rFonts w:cs="Arial"/>
              </w:rPr>
            </w:rPrChange>
          </w:rPr>
          <w:delText>seek</w:delText>
        </w:r>
        <w:r w:rsidRPr="00826037" w:rsidDel="002C6D86">
          <w:rPr>
            <w:rFonts w:asciiTheme="minorBidi" w:hAnsiTheme="minorBidi"/>
            <w:rPrChange w:id="2157" w:author="Rachel Shipsey" w:date="2025-06-03T18:57:00Z">
              <w:rPr>
                <w:rFonts w:cs="Arial"/>
              </w:rPr>
            </w:rPrChange>
          </w:rPr>
          <w:delText xml:space="preserve"> availability of existing support structures from both government, private </w:delText>
        </w:r>
        <w:r w:rsidR="007D58E0" w:rsidRPr="00826037" w:rsidDel="002C6D86">
          <w:rPr>
            <w:rFonts w:asciiTheme="minorBidi" w:hAnsiTheme="minorBidi"/>
            <w:rPrChange w:id="2158" w:author="Rachel Shipsey" w:date="2025-06-03T18:57:00Z">
              <w:rPr>
                <w:rFonts w:cs="Arial"/>
              </w:rPr>
            </w:rPrChange>
          </w:rPr>
          <w:delText>sector,</w:delText>
        </w:r>
        <w:r w:rsidRPr="00826037" w:rsidDel="002C6D86">
          <w:rPr>
            <w:rFonts w:asciiTheme="minorBidi" w:hAnsiTheme="minorBidi"/>
            <w:rPrChange w:id="2159" w:author="Rachel Shipsey" w:date="2025-06-03T18:57:00Z">
              <w:rPr>
                <w:rFonts w:cs="Arial"/>
              </w:rPr>
            </w:rPrChange>
          </w:rPr>
          <w:delText xml:space="preserve"> and development partners to inform the planning process. Services may be provided in kind </w:delText>
        </w:r>
        <w:r w:rsidR="51D8F40C" w:rsidRPr="00826037" w:rsidDel="002C6D86">
          <w:rPr>
            <w:rFonts w:asciiTheme="minorBidi" w:hAnsiTheme="minorBidi"/>
            <w:rPrChange w:id="2160" w:author="Rachel Shipsey" w:date="2025-06-03T18:57:00Z">
              <w:rPr>
                <w:rFonts w:cs="Arial"/>
              </w:rPr>
            </w:rPrChange>
          </w:rPr>
          <w:delText>or at</w:delText>
        </w:r>
        <w:r w:rsidRPr="00826037" w:rsidDel="002C6D86">
          <w:rPr>
            <w:rFonts w:asciiTheme="minorBidi" w:hAnsiTheme="minorBidi"/>
            <w:rPrChange w:id="2161" w:author="Rachel Shipsey" w:date="2025-06-03T18:57:00Z">
              <w:rPr>
                <w:rFonts w:cs="Arial"/>
              </w:rPr>
            </w:rPrChange>
          </w:rPr>
          <w:delText xml:space="preserve"> a subsidized rate</w:delText>
        </w:r>
        <w:r w:rsidR="004C07F7" w:rsidRPr="00826037" w:rsidDel="002C6D86">
          <w:rPr>
            <w:rFonts w:asciiTheme="minorBidi" w:hAnsiTheme="minorBidi"/>
            <w:rPrChange w:id="2162" w:author="Rachel Shipsey" w:date="2025-06-03T18:57:00Z">
              <w:rPr>
                <w:rFonts w:cs="Arial"/>
              </w:rPr>
            </w:rPrChange>
          </w:rPr>
          <w:delText xml:space="preserve"> and this</w:delText>
        </w:r>
        <w:r w:rsidRPr="00826037" w:rsidDel="002C6D86">
          <w:rPr>
            <w:rFonts w:asciiTheme="minorBidi" w:hAnsiTheme="minorBidi"/>
            <w:rPrChange w:id="2163" w:author="Rachel Shipsey" w:date="2025-06-03T18:57:00Z">
              <w:rPr>
                <w:rFonts w:cs="Arial"/>
              </w:rPr>
            </w:rPrChange>
          </w:rPr>
          <w:delText xml:space="preserve"> should be known early</w:delText>
        </w:r>
        <w:r w:rsidRPr="577E8364" w:rsidDel="002C6D86">
          <w:rPr>
            <w:rFonts w:cs="Arial"/>
          </w:rPr>
          <w:delText>.</w:delText>
        </w:r>
      </w:del>
    </w:p>
    <w:p w14:paraId="01DF718F" w14:textId="46E87EDC" w:rsidR="00B27BAD" w:rsidRPr="00826037" w:rsidDel="002C6D86" w:rsidRDefault="00B27BAD">
      <w:pPr>
        <w:pStyle w:val="ListParagraph"/>
        <w:spacing w:after="0" w:line="276" w:lineRule="auto"/>
        <w:jc w:val="both"/>
        <w:rPr>
          <w:del w:id="2164" w:author="Rachel Shipsey" w:date="2025-06-10T17:10:00Z"/>
          <w:rFonts w:asciiTheme="minorBidi" w:hAnsiTheme="minorBidi"/>
          <w:rPrChange w:id="2165" w:author="Rachel Shipsey" w:date="2025-06-03T18:57:00Z">
            <w:rPr>
              <w:del w:id="2166" w:author="Rachel Shipsey" w:date="2025-06-10T17:10:00Z"/>
              <w:rFonts w:cs="Arial"/>
            </w:rPr>
          </w:rPrChange>
        </w:rPr>
        <w:pPrChange w:id="2167" w:author="Rachel Shipsey" w:date="2025-06-23T15:41:00Z">
          <w:pPr>
            <w:pStyle w:val="ListParagraph"/>
            <w:numPr>
              <w:numId w:val="10"/>
            </w:numPr>
            <w:spacing w:after="0" w:line="276" w:lineRule="auto"/>
            <w:ind w:hanging="360"/>
            <w:jc w:val="both"/>
          </w:pPr>
        </w:pPrChange>
      </w:pPr>
      <w:del w:id="2168" w:author="Rachel Shipsey" w:date="2025-06-10T17:10:00Z">
        <w:r w:rsidRPr="577E8364" w:rsidDel="002C6D86">
          <w:rPr>
            <w:rFonts w:cs="Arial"/>
            <w:b/>
            <w:bCs/>
          </w:rPr>
          <w:delText>Stakeholder analysis</w:delText>
        </w:r>
        <w:r w:rsidRPr="577E8364" w:rsidDel="002C6D86">
          <w:rPr>
            <w:rFonts w:cs="Arial"/>
          </w:rPr>
          <w:delText xml:space="preserve"> - </w:delText>
        </w:r>
        <w:r w:rsidRPr="00826037" w:rsidDel="002C6D86">
          <w:rPr>
            <w:rFonts w:asciiTheme="minorBidi" w:hAnsiTheme="minorBidi"/>
            <w:rPrChange w:id="2169" w:author="Rachel Shipsey" w:date="2025-06-03T18:57:00Z">
              <w:rPr>
                <w:rFonts w:cs="Arial"/>
              </w:rPr>
            </w:rPrChange>
          </w:rPr>
          <w:delText xml:space="preserve">Identifying stakeholders is a critical starting point for determining dependencies when planning the census. </w:delText>
        </w:r>
        <w:r w:rsidR="13CCD8F2" w:rsidRPr="00826037" w:rsidDel="002C6D86">
          <w:rPr>
            <w:rFonts w:asciiTheme="minorBidi" w:hAnsiTheme="minorBidi"/>
            <w:rPrChange w:id="2170" w:author="Rachel Shipsey" w:date="2025-06-03T18:57:00Z">
              <w:rPr>
                <w:rFonts w:cs="Arial"/>
              </w:rPr>
            </w:rPrChange>
          </w:rPr>
          <w:delText>Stakeholders at the planning stage should be identified from: within the census programme, within the statistical agency, external stakeholders within the country, stakeholders outside the country and the community at large.</w:delText>
        </w:r>
      </w:del>
      <w:ins w:id="2171" w:author="Pamela Kakande Nabukhonzo" w:date="2025-06-08T11:41:00Z">
        <w:del w:id="2172" w:author="Rachel Shipsey" w:date="2025-06-10T17:10:00Z">
          <w:r w:rsidR="00AF5EB8" w:rsidRPr="00AF5EB8" w:rsidDel="002C6D86">
            <w:rPr>
              <w:rFonts w:asciiTheme="minorHAnsi" w:hAnsiTheme="minorHAnsi" w:cstheme="minorHAnsi"/>
            </w:rPr>
            <w:delText xml:space="preserve"> </w:delText>
          </w:r>
          <w:r w:rsidR="00AF5EB8" w:rsidRPr="00AF5EB8" w:rsidDel="002C6D86">
            <w:rPr>
              <w:rFonts w:asciiTheme="minorBidi" w:hAnsiTheme="minorBidi"/>
              <w:rPrChange w:id="2173" w:author="Pamela Kakande Nabukhonzo" w:date="2025-06-08T11:41:00Z">
                <w:rPr>
                  <w:rFonts w:asciiTheme="minorHAnsi" w:hAnsiTheme="minorHAnsi" w:cstheme="minorHAnsi"/>
                </w:rPr>
              </w:rPrChange>
            </w:rPr>
            <w:delText>There should be sound institutional arrangements to ensure the available support and coordination among census stakeholders and the NSO</w:delText>
          </w:r>
        </w:del>
      </w:ins>
      <w:ins w:id="2174" w:author="Pamela Kakande Nabukhonzo" w:date="2025-06-08T11:42:00Z">
        <w:del w:id="2175" w:author="Rachel Shipsey" w:date="2025-06-10T17:10:00Z">
          <w:r w:rsidR="00AF5EB8" w:rsidDel="002C6D86">
            <w:delText>.</w:delText>
          </w:r>
        </w:del>
      </w:ins>
    </w:p>
    <w:p w14:paraId="6E06449B" w14:textId="2CE6E1D7" w:rsidR="00B27BAD" w:rsidRPr="00826037" w:rsidDel="002C6D86" w:rsidRDefault="004C07F7">
      <w:pPr>
        <w:pStyle w:val="ListParagraph"/>
        <w:spacing w:after="0" w:line="276" w:lineRule="auto"/>
        <w:jc w:val="both"/>
        <w:rPr>
          <w:del w:id="2176" w:author="Rachel Shipsey" w:date="2025-06-10T17:10:00Z"/>
          <w:rFonts w:asciiTheme="minorBidi" w:hAnsiTheme="minorBidi"/>
          <w:rPrChange w:id="2177" w:author="Rachel Shipsey" w:date="2025-06-03T18:57:00Z">
            <w:rPr>
              <w:del w:id="2178" w:author="Rachel Shipsey" w:date="2025-06-10T17:10:00Z"/>
              <w:rFonts w:cs="Arial"/>
            </w:rPr>
          </w:rPrChange>
        </w:rPr>
        <w:pPrChange w:id="2179" w:author="Rachel Shipsey" w:date="2025-06-23T15:41:00Z">
          <w:pPr>
            <w:pStyle w:val="ListParagraph"/>
            <w:numPr>
              <w:numId w:val="10"/>
            </w:numPr>
            <w:spacing w:after="0" w:line="276" w:lineRule="auto"/>
            <w:ind w:hanging="360"/>
            <w:jc w:val="both"/>
          </w:pPr>
        </w:pPrChange>
      </w:pPr>
      <w:del w:id="2180" w:author="Rachel Shipsey" w:date="2025-06-10T17:10:00Z">
        <w:r w:rsidDel="002C6D86">
          <w:rPr>
            <w:rFonts w:cs="Arial"/>
            <w:b/>
            <w:bCs/>
          </w:rPr>
          <w:delText>User needs and quality</w:delText>
        </w:r>
        <w:r w:rsidR="13CCD8F2" w:rsidRPr="577E8364" w:rsidDel="002C6D86">
          <w:rPr>
            <w:rFonts w:cs="Arial"/>
            <w:b/>
            <w:bCs/>
          </w:rPr>
          <w:delText xml:space="preserve"> </w:delText>
        </w:r>
        <w:r w:rsidR="13CCD8F2" w:rsidRPr="577E8364" w:rsidDel="002C6D86">
          <w:rPr>
            <w:rFonts w:cs="Arial"/>
          </w:rPr>
          <w:delText xml:space="preserve">- </w:delText>
        </w:r>
        <w:r w:rsidR="13CCD8F2" w:rsidRPr="00826037" w:rsidDel="002C6D86">
          <w:rPr>
            <w:rFonts w:asciiTheme="minorBidi" w:hAnsiTheme="minorBidi"/>
            <w:rPrChange w:id="2181" w:author="Rachel Shipsey" w:date="2025-06-03T18:57:00Z">
              <w:rPr>
                <w:rFonts w:cs="Arial"/>
              </w:rPr>
            </w:rPrChange>
          </w:rPr>
          <w:delText>The development process entails engagement</w:delText>
        </w:r>
        <w:r w:rsidR="006D0193" w:rsidRPr="00826037" w:rsidDel="002C6D86">
          <w:rPr>
            <w:rFonts w:asciiTheme="minorBidi" w:hAnsiTheme="minorBidi"/>
            <w:rPrChange w:id="2182" w:author="Rachel Shipsey" w:date="2025-06-03T18:57:00Z">
              <w:rPr>
                <w:rFonts w:cs="Arial"/>
              </w:rPr>
            </w:rPrChange>
          </w:rPr>
          <w:delText xml:space="preserve"> with key users</w:delText>
        </w:r>
        <w:r w:rsidR="13CCD8F2" w:rsidRPr="00826037" w:rsidDel="002C6D86">
          <w:rPr>
            <w:rFonts w:asciiTheme="minorBidi" w:hAnsiTheme="minorBidi"/>
            <w:rPrChange w:id="2183" w:author="Rachel Shipsey" w:date="2025-06-03T18:57:00Z">
              <w:rPr>
                <w:rFonts w:cs="Arial"/>
              </w:rPr>
            </w:rPrChange>
          </w:rPr>
          <w:delText xml:space="preserve"> to ensure</w:delText>
        </w:r>
        <w:r w:rsidR="006D0193" w:rsidRPr="00826037" w:rsidDel="002C6D86">
          <w:rPr>
            <w:rFonts w:asciiTheme="minorBidi" w:hAnsiTheme="minorBidi"/>
            <w:rPrChange w:id="2184" w:author="Rachel Shipsey" w:date="2025-06-03T18:57:00Z">
              <w:rPr>
                <w:rFonts w:cs="Arial"/>
              </w:rPr>
            </w:rPrChange>
          </w:rPr>
          <w:delText xml:space="preserve"> the needs of data users are carefully considered in terms of the content of the census questionnaire, how the data will be used (for defining the outputs) and quality </w:delText>
        </w:r>
        <w:r w:rsidR="00A02E11" w:rsidRPr="00826037" w:rsidDel="002C6D86">
          <w:rPr>
            <w:rFonts w:asciiTheme="minorBidi" w:hAnsiTheme="minorBidi"/>
            <w:rPrChange w:id="2185" w:author="Rachel Shipsey" w:date="2025-06-03T18:57:00Z">
              <w:rPr>
                <w:rFonts w:cs="Arial"/>
              </w:rPr>
            </w:rPrChange>
          </w:rPr>
          <w:delText xml:space="preserve">of </w:delText>
        </w:r>
        <w:r w:rsidR="006D0193" w:rsidRPr="00826037" w:rsidDel="002C6D86">
          <w:rPr>
            <w:rFonts w:asciiTheme="minorBidi" w:hAnsiTheme="minorBidi"/>
            <w:rPrChange w:id="2186" w:author="Rachel Shipsey" w:date="2025-06-03T18:57:00Z">
              <w:rPr>
                <w:rFonts w:cs="Arial"/>
              </w:rPr>
            </w:rPrChange>
          </w:rPr>
          <w:delText>the information required.</w:delText>
        </w:r>
        <w:r w:rsidR="008553EF" w:rsidRPr="00826037" w:rsidDel="002C6D86">
          <w:rPr>
            <w:rFonts w:asciiTheme="minorBidi" w:hAnsiTheme="minorBidi"/>
            <w:rPrChange w:id="2187" w:author="Rachel Shipsey" w:date="2025-06-03T18:57:00Z">
              <w:rPr>
                <w:rFonts w:cs="Arial"/>
              </w:rPr>
            </w:rPrChange>
          </w:rPr>
          <w:delText xml:space="preserve"> This should inform the prioritization of user needs (note that not all needs can be met) and a quality </w:delText>
        </w:r>
        <w:r w:rsidR="00A05DF0" w:rsidRPr="00826037" w:rsidDel="002C6D86">
          <w:rPr>
            <w:rFonts w:asciiTheme="minorBidi" w:hAnsiTheme="minorBidi"/>
            <w:rPrChange w:id="2188" w:author="Rachel Shipsey" w:date="2025-06-03T18:57:00Z">
              <w:rPr>
                <w:rFonts w:cs="Arial"/>
              </w:rPr>
            </w:rPrChange>
          </w:rPr>
          <w:delText>management</w:delText>
        </w:r>
        <w:r w:rsidR="008553EF" w:rsidRPr="00826037" w:rsidDel="002C6D86">
          <w:rPr>
            <w:rFonts w:asciiTheme="minorBidi" w:hAnsiTheme="minorBidi"/>
            <w:rPrChange w:id="2189" w:author="Rachel Shipsey" w:date="2025-06-03T18:57:00Z">
              <w:rPr>
                <w:rFonts w:cs="Arial"/>
              </w:rPr>
            </w:rPrChange>
          </w:rPr>
          <w:delText xml:space="preserve"> plan for the census.</w:delText>
        </w:r>
        <w:r w:rsidR="13CCD8F2" w:rsidRPr="00826037" w:rsidDel="002C6D86">
          <w:rPr>
            <w:rFonts w:asciiTheme="minorBidi" w:hAnsiTheme="minorBidi"/>
            <w:rPrChange w:id="2190" w:author="Rachel Shipsey" w:date="2025-06-03T18:57:00Z">
              <w:rPr>
                <w:rFonts w:cs="Arial"/>
              </w:rPr>
            </w:rPrChange>
          </w:rPr>
          <w:delText xml:space="preserve"> it is complete and that the needs of data users are carefully considered. </w:delText>
        </w:r>
      </w:del>
    </w:p>
    <w:p w14:paraId="03BD801B" w14:textId="6AFBBD7A" w:rsidR="00B27BAD" w:rsidRPr="00826037" w:rsidDel="002C6D86" w:rsidRDefault="76BA4144">
      <w:pPr>
        <w:pStyle w:val="ListParagraph"/>
        <w:spacing w:after="0" w:line="276" w:lineRule="auto"/>
        <w:jc w:val="both"/>
        <w:rPr>
          <w:del w:id="2191" w:author="Rachel Shipsey" w:date="2025-06-10T17:10:00Z"/>
          <w:rFonts w:asciiTheme="minorBidi" w:hAnsiTheme="minorBidi"/>
          <w:rPrChange w:id="2192" w:author="Rachel Shipsey" w:date="2025-06-03T18:57:00Z">
            <w:rPr>
              <w:del w:id="2193" w:author="Rachel Shipsey" w:date="2025-06-10T17:10:00Z"/>
              <w:rFonts w:cs="Arial"/>
            </w:rPr>
          </w:rPrChange>
        </w:rPr>
        <w:pPrChange w:id="2194" w:author="Rachel Shipsey" w:date="2025-06-23T15:41:00Z">
          <w:pPr>
            <w:pStyle w:val="ListParagraph"/>
            <w:numPr>
              <w:numId w:val="10"/>
            </w:numPr>
            <w:spacing w:after="0" w:line="276" w:lineRule="auto"/>
            <w:ind w:hanging="360"/>
            <w:jc w:val="both"/>
          </w:pPr>
        </w:pPrChange>
      </w:pPr>
      <w:del w:id="2195" w:author="Rachel Shipsey" w:date="2025-06-10T17:10:00Z">
        <w:r w:rsidRPr="577E8364" w:rsidDel="002C6D86">
          <w:rPr>
            <w:rFonts w:cs="Arial"/>
            <w:b/>
            <w:bCs/>
          </w:rPr>
          <w:delText xml:space="preserve">Administrative and geographic </w:delText>
        </w:r>
        <w:r w:rsidRPr="00826037" w:rsidDel="002C6D86">
          <w:rPr>
            <w:rFonts w:asciiTheme="minorBidi" w:hAnsiTheme="minorBidi"/>
            <w:rPrChange w:id="2196" w:author="Rachel Shipsey" w:date="2025-06-03T18:57:00Z">
              <w:rPr>
                <w:rFonts w:cs="Arial"/>
                <w:b/>
                <w:bCs/>
              </w:rPr>
            </w:rPrChange>
          </w:rPr>
          <w:delText>areas</w:delText>
        </w:r>
        <w:r w:rsidRPr="00826037" w:rsidDel="002C6D86">
          <w:rPr>
            <w:rFonts w:asciiTheme="minorBidi" w:hAnsiTheme="minorBidi"/>
            <w:rPrChange w:id="2197" w:author="Rachel Shipsey" w:date="2025-06-03T18:57:00Z">
              <w:rPr>
                <w:rFonts w:cs="Arial"/>
              </w:rPr>
            </w:rPrChange>
          </w:rPr>
          <w:delText xml:space="preserve"> for which census data will be reported and disseminated is</w:delText>
        </w:r>
        <w:r w:rsidRPr="00826037" w:rsidDel="002C6D86">
          <w:delText xml:space="preserve"> </w:delText>
        </w:r>
        <w:r w:rsidRPr="00826037" w:rsidDel="002C6D86">
          <w:rPr>
            <w:rFonts w:asciiTheme="minorBidi" w:hAnsiTheme="minorBidi"/>
            <w:rPrChange w:id="2198" w:author="Rachel Shipsey" w:date="2025-06-03T18:57:00Z">
              <w:rPr>
                <w:rFonts w:cs="Arial"/>
              </w:rPr>
            </w:rPrChange>
          </w:rPr>
          <w:delText>one of the first decisions in census planning because it has time and cost implications.</w:delText>
        </w:r>
        <w:r w:rsidRPr="00826037" w:rsidDel="002C6D86">
          <w:delText xml:space="preserve"> </w:delText>
        </w:r>
        <w:r w:rsidRPr="00826037" w:rsidDel="002C6D86">
          <w:rPr>
            <w:rFonts w:asciiTheme="minorBidi" w:hAnsiTheme="minorBidi"/>
            <w:rPrChange w:id="2199" w:author="Rachel Shipsey" w:date="2025-06-03T18:57:00Z">
              <w:rPr>
                <w:rFonts w:cs="Arial"/>
              </w:rPr>
            </w:rPrChange>
          </w:rPr>
          <w:delText>When data are not required at the lowest level of detail, other statistical sources/ methodologies more cost-effective than censuses should be adopted.</w:delText>
        </w:r>
      </w:del>
    </w:p>
    <w:p w14:paraId="685279FB" w14:textId="2193072D" w:rsidR="00B27BAD" w:rsidRPr="00826037" w:rsidDel="002C6D86" w:rsidRDefault="00B27BAD">
      <w:pPr>
        <w:pStyle w:val="ListParagraph"/>
        <w:spacing w:after="0" w:line="276" w:lineRule="auto"/>
        <w:jc w:val="both"/>
        <w:rPr>
          <w:del w:id="2200" w:author="Rachel Shipsey" w:date="2025-06-10T17:10:00Z"/>
          <w:rFonts w:asciiTheme="minorBidi" w:hAnsiTheme="minorBidi"/>
          <w:rPrChange w:id="2201" w:author="Rachel Shipsey" w:date="2025-06-03T18:58:00Z">
            <w:rPr>
              <w:del w:id="2202" w:author="Rachel Shipsey" w:date="2025-06-10T17:10:00Z"/>
              <w:rFonts w:cs="Arial"/>
            </w:rPr>
          </w:rPrChange>
        </w:rPr>
        <w:pPrChange w:id="2203" w:author="Rachel Shipsey" w:date="2025-06-23T15:41:00Z">
          <w:pPr>
            <w:pStyle w:val="ListParagraph"/>
            <w:numPr>
              <w:numId w:val="10"/>
            </w:numPr>
            <w:spacing w:after="0" w:line="276" w:lineRule="auto"/>
            <w:ind w:hanging="360"/>
            <w:jc w:val="both"/>
          </w:pPr>
        </w:pPrChange>
      </w:pPr>
      <w:del w:id="2204" w:author="Rachel Shipsey" w:date="2025-06-10T17:10:00Z">
        <w:r w:rsidRPr="577E8364" w:rsidDel="002C6D86">
          <w:rPr>
            <w:rFonts w:cs="Arial"/>
            <w:b/>
            <w:bCs/>
          </w:rPr>
          <w:delText xml:space="preserve">Aspects of the Plan </w:delText>
        </w:r>
        <w:r w:rsidRPr="577E8364" w:rsidDel="002C6D86">
          <w:rPr>
            <w:rFonts w:cs="Arial"/>
          </w:rPr>
          <w:delText xml:space="preserve">– </w:delText>
        </w:r>
        <w:r w:rsidR="0445D2A8" w:rsidRPr="00826037" w:rsidDel="002C6D86">
          <w:rPr>
            <w:rFonts w:asciiTheme="minorBidi" w:hAnsiTheme="minorBidi"/>
            <w:rPrChange w:id="2205" w:author="Rachel Shipsey" w:date="2025-06-03T18:58:00Z">
              <w:rPr>
                <w:rFonts w:cs="Arial"/>
              </w:rPr>
            </w:rPrChange>
          </w:rPr>
          <w:delText xml:space="preserve">For each phase of the plan, </w:delText>
        </w:r>
        <w:r w:rsidRPr="00826037" w:rsidDel="002C6D86">
          <w:rPr>
            <w:rFonts w:asciiTheme="minorBidi" w:hAnsiTheme="minorBidi"/>
            <w:rPrChange w:id="2206" w:author="Rachel Shipsey" w:date="2025-06-03T18:58:00Z">
              <w:rPr>
                <w:rFonts w:cs="Arial"/>
              </w:rPr>
            </w:rPrChange>
          </w:rPr>
          <w:delText xml:space="preserve">the following must be well thought out and documented: objectives, activities, tasks, </w:delText>
        </w:r>
        <w:r w:rsidR="007D58E0" w:rsidRPr="00826037" w:rsidDel="002C6D86">
          <w:rPr>
            <w:rFonts w:asciiTheme="minorBidi" w:hAnsiTheme="minorBidi"/>
            <w:rPrChange w:id="2207" w:author="Rachel Shipsey" w:date="2025-06-03T18:58:00Z">
              <w:rPr>
                <w:rFonts w:cs="Arial"/>
              </w:rPr>
            </w:rPrChange>
          </w:rPr>
          <w:delText>milestones,</w:delText>
        </w:r>
        <w:r w:rsidRPr="00826037" w:rsidDel="002C6D86">
          <w:rPr>
            <w:rFonts w:asciiTheme="minorBidi" w:hAnsiTheme="minorBidi"/>
            <w:rPrChange w:id="2208" w:author="Rachel Shipsey" w:date="2025-06-03T18:58:00Z">
              <w:rPr>
                <w:rFonts w:cs="Arial"/>
              </w:rPr>
            </w:rPrChange>
          </w:rPr>
          <w:delText xml:space="preserve"> and risk management plan.</w:delText>
        </w:r>
        <w:r w:rsidR="1A30A194" w:rsidRPr="00826037" w:rsidDel="002C6D86">
          <w:rPr>
            <w:rFonts w:asciiTheme="minorBidi" w:hAnsiTheme="minorBidi"/>
            <w:rPrChange w:id="2209" w:author="Rachel Shipsey" w:date="2025-06-03T18:58:00Z">
              <w:rPr>
                <w:rFonts w:cs="Arial"/>
              </w:rPr>
            </w:rPrChange>
          </w:rPr>
          <w:delText xml:space="preserve"> </w:delText>
        </w:r>
        <w:r w:rsidR="28CF302B" w:rsidRPr="00826037" w:rsidDel="002C6D86">
          <w:rPr>
            <w:rFonts w:asciiTheme="minorBidi" w:hAnsiTheme="minorBidi"/>
            <w:rPrChange w:id="2210" w:author="Rachel Shipsey" w:date="2025-06-03T18:58:00Z">
              <w:rPr>
                <w:rFonts w:cs="Arial"/>
              </w:rPr>
            </w:rPrChange>
          </w:rPr>
          <w:delText>There should be a quality management plan to ensure fitness of purpose for final data.</w:delText>
        </w:r>
      </w:del>
    </w:p>
    <w:p w14:paraId="3F1E74B7" w14:textId="761F5DA0" w:rsidR="00B27BAD" w:rsidRPr="00826037" w:rsidDel="002C6D86" w:rsidRDefault="00B27BAD">
      <w:pPr>
        <w:pStyle w:val="ListParagraph"/>
        <w:spacing w:after="0" w:line="276" w:lineRule="auto"/>
        <w:jc w:val="both"/>
        <w:rPr>
          <w:del w:id="2211" w:author="Rachel Shipsey" w:date="2025-06-10T17:10:00Z"/>
          <w:rFonts w:asciiTheme="minorBidi" w:hAnsiTheme="minorBidi"/>
          <w:rPrChange w:id="2212" w:author="Rachel Shipsey" w:date="2025-06-03T18:58:00Z">
            <w:rPr>
              <w:del w:id="2213" w:author="Rachel Shipsey" w:date="2025-06-10T17:10:00Z"/>
              <w:rFonts w:cs="Arial"/>
            </w:rPr>
          </w:rPrChange>
        </w:rPr>
        <w:pPrChange w:id="2214" w:author="Rachel Shipsey" w:date="2025-06-23T15:41:00Z">
          <w:pPr>
            <w:pStyle w:val="ListParagraph"/>
            <w:numPr>
              <w:numId w:val="10"/>
            </w:numPr>
            <w:spacing w:after="0" w:line="276" w:lineRule="auto"/>
            <w:ind w:hanging="360"/>
            <w:jc w:val="both"/>
          </w:pPr>
        </w:pPrChange>
      </w:pPr>
      <w:del w:id="2215" w:author="Rachel Shipsey" w:date="2025-06-10T17:10:00Z">
        <w:r w:rsidRPr="577E8364" w:rsidDel="002C6D86">
          <w:rPr>
            <w:rFonts w:cs="Arial"/>
            <w:b/>
            <w:bCs/>
          </w:rPr>
          <w:delText xml:space="preserve">Monitoring plan </w:delText>
        </w:r>
        <w:r w:rsidRPr="00826037" w:rsidDel="002C6D86">
          <w:rPr>
            <w:rFonts w:asciiTheme="minorBidi" w:hAnsiTheme="minorBidi"/>
            <w:rPrChange w:id="2216" w:author="Rachel Shipsey" w:date="2025-06-03T18:58:00Z">
              <w:rPr>
                <w:rFonts w:cs="Arial"/>
              </w:rPr>
            </w:rPrChange>
          </w:rPr>
          <w:delText>– a plan to monitor the census project plans and management of information flows is an important part of census planning.</w:delText>
        </w:r>
        <w:r w:rsidRPr="00826037" w:rsidDel="002C6D86">
          <w:delText xml:space="preserve"> </w:delText>
        </w:r>
        <w:r w:rsidRPr="00826037" w:rsidDel="002C6D86">
          <w:rPr>
            <w:rFonts w:asciiTheme="minorBidi" w:hAnsiTheme="minorBidi"/>
            <w:rPrChange w:id="2217" w:author="Rachel Shipsey" w:date="2025-06-03T18:58:00Z">
              <w:rPr>
                <w:rFonts w:cs="Arial"/>
              </w:rPr>
            </w:rPrChange>
          </w:rPr>
          <w:delText xml:space="preserve">It is advisable to develop a </w:delText>
        </w:r>
        <w:r w:rsidR="007D58E0" w:rsidRPr="00826037" w:rsidDel="002C6D86">
          <w:rPr>
            <w:rFonts w:asciiTheme="minorBidi" w:hAnsiTheme="minorBidi"/>
            <w:rPrChange w:id="2218" w:author="Rachel Shipsey" w:date="2025-06-03T18:58:00Z">
              <w:rPr>
                <w:rFonts w:cs="Arial"/>
              </w:rPr>
            </w:rPrChange>
          </w:rPr>
          <w:delText>Gantt</w:delText>
        </w:r>
        <w:r w:rsidRPr="00826037" w:rsidDel="002C6D86">
          <w:rPr>
            <w:rFonts w:asciiTheme="minorBidi" w:hAnsiTheme="minorBidi"/>
            <w:rPrChange w:id="2219" w:author="Rachel Shipsey" w:date="2025-06-03T18:58:00Z">
              <w:rPr>
                <w:rFonts w:cs="Arial"/>
              </w:rPr>
            </w:rPrChange>
          </w:rPr>
          <w:delText xml:space="preserve"> chart of integrated schedules, key </w:delText>
        </w:r>
        <w:r w:rsidR="007D58E0" w:rsidRPr="00826037" w:rsidDel="002C6D86">
          <w:rPr>
            <w:rFonts w:asciiTheme="minorBidi" w:hAnsiTheme="minorBidi"/>
            <w:rPrChange w:id="2220" w:author="Rachel Shipsey" w:date="2025-06-03T18:58:00Z">
              <w:rPr>
                <w:rFonts w:cs="Arial"/>
              </w:rPr>
            </w:rPrChange>
          </w:rPr>
          <w:delText>milestones,</w:delText>
        </w:r>
        <w:r w:rsidRPr="00826037" w:rsidDel="002C6D86">
          <w:rPr>
            <w:rFonts w:asciiTheme="minorBidi" w:hAnsiTheme="minorBidi"/>
            <w:rPrChange w:id="2221" w:author="Rachel Shipsey" w:date="2025-06-03T18:58:00Z">
              <w:rPr>
                <w:rFonts w:cs="Arial"/>
              </w:rPr>
            </w:rPrChange>
          </w:rPr>
          <w:delText xml:space="preserve"> and production operations. There should be a feedback loop that compares actual results with the plan and assesses the impact of any deviations from target dates and costs.</w:delText>
        </w:r>
        <w:r w:rsidRPr="00826037" w:rsidDel="002C6D86">
          <w:delText xml:space="preserve"> </w:delText>
        </w:r>
        <w:r w:rsidRPr="00826037" w:rsidDel="002C6D86">
          <w:rPr>
            <w:rFonts w:asciiTheme="minorBidi" w:hAnsiTheme="minorBidi"/>
            <w:rPrChange w:id="2222" w:author="Rachel Shipsey" w:date="2025-06-03T18:58:00Z">
              <w:rPr>
                <w:rFonts w:cs="Arial"/>
              </w:rPr>
            </w:rPrChange>
          </w:rPr>
          <w:delText>The most important components to track are the calendar time for completing a task; resource usage per task; cost per task; milestones met. The plan should highlight what to review and the reporting mechanisms.</w:delText>
        </w:r>
      </w:del>
    </w:p>
    <w:p w14:paraId="08D9C6E8" w14:textId="110E37CA" w:rsidR="00B27BAD" w:rsidRPr="00826037" w:rsidDel="002C6D86" w:rsidRDefault="247182B8">
      <w:pPr>
        <w:pStyle w:val="ListParagraph"/>
        <w:spacing w:after="0" w:line="276" w:lineRule="auto"/>
        <w:jc w:val="both"/>
        <w:rPr>
          <w:del w:id="2223" w:author="Rachel Shipsey" w:date="2025-06-10T17:10:00Z"/>
          <w:rFonts w:asciiTheme="minorBidi" w:hAnsiTheme="minorBidi"/>
          <w:rPrChange w:id="2224" w:author="Rachel Shipsey" w:date="2025-06-03T18:58:00Z">
            <w:rPr>
              <w:del w:id="2225" w:author="Rachel Shipsey" w:date="2025-06-10T17:10:00Z"/>
              <w:rFonts w:cs="Arial"/>
            </w:rPr>
          </w:rPrChange>
        </w:rPr>
        <w:pPrChange w:id="2226" w:author="Rachel Shipsey" w:date="2025-06-23T15:41:00Z">
          <w:pPr>
            <w:pStyle w:val="ListParagraph"/>
            <w:numPr>
              <w:numId w:val="10"/>
            </w:numPr>
            <w:spacing w:after="0" w:line="276" w:lineRule="auto"/>
            <w:ind w:hanging="360"/>
            <w:jc w:val="both"/>
          </w:pPr>
        </w:pPrChange>
      </w:pPr>
      <w:del w:id="2227" w:author="Rachel Shipsey" w:date="2025-06-10T17:10:00Z">
        <w:r w:rsidRPr="577E8364" w:rsidDel="002C6D86">
          <w:rPr>
            <w:rFonts w:cs="Arial"/>
            <w:b/>
            <w:bCs/>
          </w:rPr>
          <w:delText xml:space="preserve">Capacity building - </w:delText>
        </w:r>
        <w:r w:rsidRPr="00826037" w:rsidDel="002C6D86">
          <w:rPr>
            <w:rFonts w:asciiTheme="minorBidi" w:hAnsiTheme="minorBidi"/>
            <w:rPrChange w:id="2228" w:author="Rachel Shipsey" w:date="2025-06-03T18:58:00Z">
              <w:rPr>
                <w:rFonts w:cs="Arial"/>
              </w:rPr>
            </w:rPrChange>
          </w:rPr>
          <w:delText>any training required at any phase should be completed early enough so that those benefiting from the training can play an active role in census planning and operations.</w:delText>
        </w:r>
        <w:r w:rsidR="00B27BAD" w:rsidRPr="00826037" w:rsidDel="002C6D86">
          <w:rPr>
            <w:rFonts w:asciiTheme="minorBidi" w:hAnsiTheme="minorBidi"/>
            <w:rPrChange w:id="2229" w:author="Rachel Shipsey" w:date="2025-06-03T18:58:00Z">
              <w:rPr>
                <w:rFonts w:cs="Arial"/>
              </w:rPr>
            </w:rPrChange>
          </w:rPr>
          <w:delText xml:space="preserve"> </w:delText>
        </w:r>
        <w:r w:rsidR="00A73FAB" w:rsidRPr="00826037" w:rsidDel="002C6D86">
          <w:rPr>
            <w:rFonts w:asciiTheme="minorBidi" w:hAnsiTheme="minorBidi"/>
            <w:rPrChange w:id="2230" w:author="Rachel Shipsey" w:date="2025-06-03T18:58:00Z">
              <w:rPr>
                <w:rFonts w:cs="Arial"/>
              </w:rPr>
            </w:rPrChange>
          </w:rPr>
          <w:delText>Different skills and resources are required for a digital census compared to a traditional paper-based census</w:delText>
        </w:r>
        <w:r w:rsidR="000C69F2" w:rsidRPr="00826037" w:rsidDel="002C6D86">
          <w:rPr>
            <w:rFonts w:asciiTheme="minorBidi" w:hAnsiTheme="minorBidi"/>
            <w:rPrChange w:id="2231" w:author="Rachel Shipsey" w:date="2025-06-03T18:58:00Z">
              <w:rPr>
                <w:rFonts w:cs="Arial"/>
              </w:rPr>
            </w:rPrChange>
          </w:rPr>
          <w:delText xml:space="preserve">. </w:delText>
        </w:r>
      </w:del>
      <w:ins w:id="2232" w:author="Pamela Kakande Nabukhonzo" w:date="2025-06-09T21:39:00Z">
        <w:del w:id="2233" w:author="Rachel Shipsey" w:date="2025-06-10T17:10:00Z">
          <w:r w:rsidR="00C82398" w:rsidRPr="00BC3CA8" w:rsidDel="002C6D86">
            <w:delText>This should</w:delText>
          </w:r>
          <w:r w:rsidR="00BC3CA8" w:rsidRPr="00BC3CA8" w:rsidDel="002C6D86">
            <w:delText xml:space="preserve"> also include peer to peer learning and collaboration between NSOs</w:delText>
          </w:r>
          <w:r w:rsidR="00BC3CA8" w:rsidDel="002C6D86">
            <w:delText>.</w:delText>
          </w:r>
        </w:del>
      </w:ins>
    </w:p>
    <w:p w14:paraId="25B05F3D" w14:textId="5CC71692" w:rsidR="00B27BAD" w:rsidRPr="00826037" w:rsidDel="002C6D86" w:rsidRDefault="00B27BAD">
      <w:pPr>
        <w:pStyle w:val="ListParagraph"/>
        <w:spacing w:after="0" w:line="276" w:lineRule="auto"/>
        <w:jc w:val="both"/>
        <w:rPr>
          <w:del w:id="2234" w:author="Rachel Shipsey" w:date="2025-06-10T17:10:00Z"/>
          <w:rFonts w:asciiTheme="minorBidi" w:hAnsiTheme="minorBidi"/>
          <w:rPrChange w:id="2235" w:author="Rachel Shipsey" w:date="2025-06-03T18:58:00Z">
            <w:rPr>
              <w:del w:id="2236" w:author="Rachel Shipsey" w:date="2025-06-10T17:10:00Z"/>
              <w:rFonts w:cs="Arial"/>
            </w:rPr>
          </w:rPrChange>
        </w:rPr>
        <w:pPrChange w:id="2237" w:author="Rachel Shipsey" w:date="2025-06-23T15:41:00Z">
          <w:pPr>
            <w:pStyle w:val="ListParagraph"/>
            <w:numPr>
              <w:numId w:val="10"/>
            </w:numPr>
            <w:spacing w:after="0" w:line="276" w:lineRule="auto"/>
            <w:ind w:hanging="360"/>
            <w:jc w:val="both"/>
          </w:pPr>
        </w:pPrChange>
      </w:pPr>
      <w:del w:id="2238" w:author="Rachel Shipsey" w:date="2025-06-10T17:10:00Z">
        <w:r w:rsidDel="002C6D86">
          <w:rPr>
            <w:rFonts w:cs="Arial"/>
            <w:b/>
            <w:bCs/>
          </w:rPr>
          <w:delText>Use of technology</w:delText>
        </w:r>
        <w:r w:rsidRPr="008621DF" w:rsidDel="002C6D86">
          <w:rPr>
            <w:rFonts w:cs="Arial"/>
          </w:rPr>
          <w:delText xml:space="preserve"> </w:delText>
        </w:r>
        <w:r w:rsidDel="002C6D86">
          <w:rPr>
            <w:rFonts w:cs="Arial"/>
          </w:rPr>
          <w:delText xml:space="preserve">– </w:delText>
        </w:r>
        <w:r w:rsidRPr="00826037" w:rsidDel="002C6D86">
          <w:rPr>
            <w:rFonts w:asciiTheme="minorBidi" w:hAnsiTheme="minorBidi"/>
            <w:rPrChange w:id="2239" w:author="Rachel Shipsey" w:date="2025-06-03T18:58:00Z">
              <w:rPr>
                <w:rFonts w:cs="Arial"/>
              </w:rPr>
            </w:rPrChange>
          </w:rPr>
          <w:delText xml:space="preserve">all agreed technological specifications </w:delText>
        </w:r>
      </w:del>
      <w:ins w:id="2240" w:author="Pamela Kakande Nabukhonzo" w:date="2025-06-09T21:39:00Z">
        <w:del w:id="2241" w:author="Rachel Shipsey" w:date="2025-06-10T17:10:00Z">
          <w:r w:rsidR="00C82398" w:rsidDel="002C6D86">
            <w:delText xml:space="preserve">to be used </w:delText>
          </w:r>
        </w:del>
      </w:ins>
      <w:del w:id="2242" w:author="Rachel Shipsey" w:date="2025-06-10T17:10:00Z">
        <w:r w:rsidRPr="00826037" w:rsidDel="002C6D86">
          <w:rPr>
            <w:rFonts w:asciiTheme="minorBidi" w:hAnsiTheme="minorBidi"/>
            <w:rPrChange w:id="2243" w:author="Rachel Shipsey" w:date="2025-06-03T18:58:00Z">
              <w:rPr>
                <w:rFonts w:cs="Arial"/>
              </w:rPr>
            </w:rPrChange>
          </w:rPr>
          <w:delText>should be agreed in principle because they affect all phases of the census plan and should be integral to the planning</w:delText>
        </w:r>
        <w:r w:rsidR="006C2C65" w:rsidRPr="00826037" w:rsidDel="002C6D86">
          <w:rPr>
            <w:rFonts w:asciiTheme="minorBidi" w:hAnsiTheme="minorBidi"/>
            <w:rPrChange w:id="2244" w:author="Rachel Shipsey" w:date="2025-06-03T18:58:00Z">
              <w:rPr>
                <w:rFonts w:cs="Arial"/>
              </w:rPr>
            </w:rPrChange>
          </w:rPr>
          <w:delText xml:space="preserve"> process</w:delText>
        </w:r>
        <w:r w:rsidRPr="00826037" w:rsidDel="002C6D86">
          <w:rPr>
            <w:rFonts w:asciiTheme="minorBidi" w:hAnsiTheme="minorBidi"/>
            <w:rPrChange w:id="2245" w:author="Rachel Shipsey" w:date="2025-06-03T18:58:00Z">
              <w:rPr>
                <w:rFonts w:cs="Arial"/>
              </w:rPr>
            </w:rPrChange>
          </w:rPr>
          <w:delText>.</w:delText>
        </w:r>
      </w:del>
    </w:p>
    <w:p w14:paraId="7A428066" w14:textId="179114CD" w:rsidR="00B27BAD" w:rsidRPr="00826037" w:rsidDel="002C6D86" w:rsidRDefault="00B27BAD">
      <w:pPr>
        <w:pStyle w:val="ListParagraph"/>
        <w:spacing w:after="0" w:line="276" w:lineRule="auto"/>
        <w:jc w:val="both"/>
        <w:rPr>
          <w:del w:id="2246" w:author="Rachel Shipsey" w:date="2025-06-10T17:10:00Z"/>
          <w:rFonts w:asciiTheme="minorBidi" w:hAnsiTheme="minorBidi"/>
          <w:rPrChange w:id="2247" w:author="Rachel Shipsey" w:date="2025-06-03T18:58:00Z">
            <w:rPr>
              <w:del w:id="2248" w:author="Rachel Shipsey" w:date="2025-06-10T17:10:00Z"/>
              <w:rFonts w:cs="Arial"/>
            </w:rPr>
          </w:rPrChange>
        </w:rPr>
        <w:pPrChange w:id="2249" w:author="Rachel Shipsey" w:date="2025-06-23T15:41:00Z">
          <w:pPr>
            <w:pStyle w:val="ListParagraph"/>
            <w:numPr>
              <w:numId w:val="10"/>
            </w:numPr>
            <w:spacing w:after="0" w:line="276" w:lineRule="auto"/>
            <w:ind w:hanging="360"/>
            <w:jc w:val="both"/>
          </w:pPr>
        </w:pPrChange>
      </w:pPr>
      <w:del w:id="2250" w:author="Rachel Shipsey" w:date="2025-06-10T17:10:00Z">
        <w:r w:rsidRPr="008621DF" w:rsidDel="002C6D86">
          <w:rPr>
            <w:rFonts w:cs="Arial"/>
            <w:b/>
            <w:bCs/>
          </w:rPr>
          <w:delText>Contracting out</w:delText>
        </w:r>
        <w:r w:rsidDel="002C6D86">
          <w:rPr>
            <w:rFonts w:cs="Arial"/>
          </w:rPr>
          <w:delText xml:space="preserve"> – </w:delText>
        </w:r>
        <w:r w:rsidRPr="00826037" w:rsidDel="002C6D86">
          <w:rPr>
            <w:rFonts w:asciiTheme="minorBidi" w:hAnsiTheme="minorBidi"/>
            <w:rPrChange w:id="2251" w:author="Rachel Shipsey" w:date="2025-06-03T18:58:00Z">
              <w:rPr>
                <w:rFonts w:cs="Arial"/>
              </w:rPr>
            </w:rPrChange>
          </w:rPr>
          <w:delText>the need to contract out some services should be an integral part of the</w:delText>
        </w:r>
        <w:r w:rsidR="00D01957" w:rsidRPr="00826037" w:rsidDel="002C6D86">
          <w:rPr>
            <w:rFonts w:asciiTheme="minorBidi" w:hAnsiTheme="minorBidi"/>
            <w:rPrChange w:id="2252" w:author="Rachel Shipsey" w:date="2025-06-03T18:58:00Z">
              <w:rPr>
                <w:rFonts w:cs="Arial"/>
              </w:rPr>
            </w:rPrChange>
          </w:rPr>
          <w:delText xml:space="preserve"> plan and the d</w:delText>
        </w:r>
        <w:r w:rsidRPr="00826037" w:rsidDel="002C6D86">
          <w:rPr>
            <w:rFonts w:asciiTheme="minorBidi" w:hAnsiTheme="minorBidi"/>
            <w:rPrChange w:id="2253" w:author="Rachel Shipsey" w:date="2025-06-03T18:58:00Z">
              <w:rPr>
                <w:rFonts w:cs="Arial"/>
              </w:rPr>
            </w:rPrChange>
          </w:rPr>
          <w:delText>ecision</w:delText>
        </w:r>
        <w:r w:rsidR="00A05DF0" w:rsidRPr="00826037" w:rsidDel="002C6D86">
          <w:rPr>
            <w:rFonts w:asciiTheme="minorBidi" w:hAnsiTheme="minorBidi"/>
            <w:rPrChange w:id="2254" w:author="Rachel Shipsey" w:date="2025-06-03T18:58:00Z">
              <w:rPr>
                <w:rFonts w:cs="Arial"/>
              </w:rPr>
            </w:rPrChange>
          </w:rPr>
          <w:delText>s</w:delText>
        </w:r>
        <w:r w:rsidRPr="00826037" w:rsidDel="002C6D86">
          <w:rPr>
            <w:rFonts w:asciiTheme="minorBidi" w:hAnsiTheme="minorBidi"/>
            <w:rPrChange w:id="2255" w:author="Rachel Shipsey" w:date="2025-06-03T18:58:00Z">
              <w:rPr>
                <w:rFonts w:cs="Arial"/>
              </w:rPr>
            </w:rPrChange>
          </w:rPr>
          <w:delText xml:space="preserve"> </w:delText>
        </w:r>
        <w:r w:rsidR="00A05DF0" w:rsidRPr="00826037" w:rsidDel="002C6D86">
          <w:rPr>
            <w:rFonts w:asciiTheme="minorBidi" w:hAnsiTheme="minorBidi"/>
            <w:rPrChange w:id="2256" w:author="Rachel Shipsey" w:date="2025-06-03T18:58:00Z">
              <w:rPr>
                <w:rFonts w:cs="Arial"/>
              </w:rPr>
            </w:rPrChange>
          </w:rPr>
          <w:delText xml:space="preserve">on contracting out </w:delText>
        </w:r>
        <w:r w:rsidRPr="00826037" w:rsidDel="002C6D86">
          <w:rPr>
            <w:rFonts w:asciiTheme="minorBidi" w:hAnsiTheme="minorBidi"/>
            <w:rPrChange w:id="2257" w:author="Rachel Shipsey" w:date="2025-06-03T18:58:00Z">
              <w:rPr>
                <w:rFonts w:cs="Arial"/>
              </w:rPr>
            </w:rPrChange>
          </w:rPr>
          <w:delText>should inform the plan.</w:delText>
        </w:r>
      </w:del>
    </w:p>
    <w:p w14:paraId="7D740814" w14:textId="77777777" w:rsidR="001006ED" w:rsidDel="002C6D86" w:rsidRDefault="001006ED">
      <w:pPr>
        <w:pStyle w:val="ListParagraph"/>
        <w:spacing w:after="0" w:line="276" w:lineRule="auto"/>
        <w:jc w:val="both"/>
        <w:rPr>
          <w:del w:id="2258" w:author="Rachel Shipsey" w:date="2025-06-10T17:10:00Z"/>
          <w:rFonts w:cs="Arial"/>
        </w:rPr>
        <w:pPrChange w:id="2259" w:author="Rachel Shipsey" w:date="2025-06-23T15:41:00Z">
          <w:pPr>
            <w:spacing w:after="0" w:line="276" w:lineRule="auto"/>
            <w:jc w:val="both"/>
          </w:pPr>
        </w:pPrChange>
      </w:pPr>
    </w:p>
    <w:p w14:paraId="083CF7D8" w14:textId="05A08489" w:rsidR="00826037" w:rsidRPr="00826037" w:rsidDel="002C6D86" w:rsidRDefault="00993967">
      <w:pPr>
        <w:pStyle w:val="ListParagraph"/>
        <w:spacing w:after="0" w:line="276" w:lineRule="auto"/>
        <w:jc w:val="both"/>
        <w:rPr>
          <w:del w:id="2260" w:author="Rachel Shipsey" w:date="2025-06-10T17:10:00Z"/>
        </w:rPr>
        <w:pPrChange w:id="2261" w:author="Rachel Shipsey" w:date="2025-06-23T15:41:00Z">
          <w:pPr>
            <w:pStyle w:val="Heading2"/>
            <w:numPr>
              <w:numId w:val="20"/>
            </w:numPr>
            <w:ind w:left="1440" w:hanging="360"/>
          </w:pPr>
        </w:pPrChange>
      </w:pPr>
      <w:commentRangeStart w:id="2262"/>
      <w:del w:id="2263" w:author="Rachel Shipsey" w:date="2025-06-10T17:10:00Z">
        <w:r w:rsidDel="002C6D86">
          <w:delText xml:space="preserve">Selected Country </w:delText>
        </w:r>
        <w:r w:rsidRPr="00826037" w:rsidDel="002C6D86">
          <w:rPr>
            <w:rFonts w:asciiTheme="minorBidi" w:hAnsiTheme="minorBidi" w:cstheme="majorBidi"/>
            <w:sz w:val="28"/>
            <w:szCs w:val="24"/>
            <w:rPrChange w:id="2264" w:author="Rachel Shipsey" w:date="2025-06-03T18:58:00Z">
              <w:rPr>
                <w:rFonts w:cs="Arial"/>
                <w:b w:val="0"/>
                <w:bCs/>
                <w:sz w:val="22"/>
              </w:rPr>
            </w:rPrChange>
          </w:rPr>
          <w:delText>experiences</w:delText>
        </w:r>
        <w:commentRangeEnd w:id="2262"/>
        <w:r w:rsidR="003B2150" w:rsidRPr="00826037" w:rsidDel="002C6D86">
          <w:rPr>
            <w:rStyle w:val="CommentReference"/>
            <w:sz w:val="24"/>
            <w:szCs w:val="22"/>
          </w:rPr>
          <w:commentReference w:id="2262"/>
        </w:r>
      </w:del>
    </w:p>
    <w:p w14:paraId="1F82E0D6" w14:textId="51675520" w:rsidR="00B27BAD" w:rsidDel="002C6D86" w:rsidRDefault="00DD618B">
      <w:pPr>
        <w:pStyle w:val="ListParagraph"/>
        <w:spacing w:after="0" w:line="276" w:lineRule="auto"/>
        <w:jc w:val="both"/>
        <w:rPr>
          <w:del w:id="2265" w:author="Rachel Shipsey" w:date="2025-06-10T17:10:00Z"/>
          <w:rFonts w:cs="Arial"/>
        </w:rPr>
        <w:pPrChange w:id="2266" w:author="Rachel Shipsey" w:date="2025-06-23T15:41:00Z">
          <w:pPr>
            <w:spacing w:after="0" w:line="276" w:lineRule="auto"/>
            <w:jc w:val="both"/>
          </w:pPr>
        </w:pPrChange>
      </w:pPr>
      <w:del w:id="2267" w:author="Rachel Shipsey" w:date="2025-06-10T17:10:00Z">
        <w:r w:rsidRPr="00826037" w:rsidDel="002C6D86">
          <w:rPr>
            <w:rFonts w:asciiTheme="minorBidi" w:hAnsiTheme="minorBidi"/>
            <w:rPrChange w:id="2268" w:author="Rachel Shipsey" w:date="2025-06-03T18:58:00Z">
              <w:rPr>
                <w:rFonts w:eastAsia="Times New Roman" w:cs="Arial"/>
                <w:color w:val="000000"/>
              </w:rPr>
            </w:rPrChange>
          </w:rPr>
          <w:delText xml:space="preserve">This section gives a selection of experiences of </w:delText>
        </w:r>
        <w:r w:rsidR="00457251" w:rsidRPr="00826037" w:rsidDel="002C6D86">
          <w:rPr>
            <w:rFonts w:asciiTheme="minorBidi" w:hAnsiTheme="minorBidi"/>
            <w:rPrChange w:id="2269" w:author="Rachel Shipsey" w:date="2025-06-03T18:58:00Z">
              <w:rPr>
                <w:rFonts w:eastAsia="Times New Roman" w:cs="Arial"/>
                <w:color w:val="000000"/>
              </w:rPr>
            </w:rPrChange>
          </w:rPr>
          <w:delText xml:space="preserve">developing the </w:delText>
        </w:r>
        <w:r w:rsidR="00A756CA" w:rsidRPr="00826037" w:rsidDel="002C6D86">
          <w:rPr>
            <w:rFonts w:asciiTheme="minorBidi" w:hAnsiTheme="minorBidi"/>
            <w:rPrChange w:id="2270" w:author="Rachel Shipsey" w:date="2025-06-03T18:58:00Z">
              <w:rPr>
                <w:rFonts w:eastAsia="Times New Roman" w:cs="Arial"/>
                <w:color w:val="000000"/>
              </w:rPr>
            </w:rPrChange>
          </w:rPr>
          <w:delText>census project document</w:delText>
        </w:r>
        <w:r w:rsidR="00C05540" w:rsidRPr="00826037" w:rsidDel="002C6D86">
          <w:rPr>
            <w:rFonts w:asciiTheme="minorBidi" w:hAnsiTheme="minorBidi"/>
            <w:rPrChange w:id="2271" w:author="Rachel Shipsey" w:date="2025-06-03T18:58:00Z">
              <w:rPr>
                <w:rFonts w:eastAsia="Times New Roman" w:cs="Arial"/>
                <w:color w:val="000000"/>
              </w:rPr>
            </w:rPrChange>
          </w:rPr>
          <w:delText>.</w:delText>
        </w:r>
        <w:r w:rsidR="001173DB" w:rsidRPr="00826037" w:rsidDel="002C6D86">
          <w:rPr>
            <w:rFonts w:asciiTheme="minorBidi" w:hAnsiTheme="minorBidi"/>
            <w:rPrChange w:id="2272" w:author="Rachel Shipsey" w:date="2025-06-03T18:58:00Z">
              <w:rPr>
                <w:rFonts w:eastAsia="Times New Roman" w:cs="Arial"/>
                <w:color w:val="000000"/>
              </w:rPr>
            </w:rPrChange>
          </w:rPr>
          <w:delText xml:space="preserve"> It was noted that a</w:delText>
        </w:r>
        <w:r w:rsidR="1218244A" w:rsidRPr="00826037" w:rsidDel="002C6D86">
          <w:rPr>
            <w:rFonts w:asciiTheme="minorBidi" w:hAnsiTheme="minorBidi"/>
            <w:rPrChange w:id="2273" w:author="Rachel Shipsey" w:date="2025-06-03T18:58:00Z">
              <w:rPr>
                <w:rFonts w:cs="Arial"/>
              </w:rPr>
            </w:rPrChange>
          </w:rPr>
          <w:delText>s part of the census planning process, all countries considered stakeholder involvement, availability of logistical support and the existing legal framework for census implementation.</w:delText>
        </w:r>
        <w:r w:rsidR="0084096F" w:rsidRPr="00826037" w:rsidDel="002C6D86">
          <w:rPr>
            <w:rFonts w:asciiTheme="minorBidi" w:hAnsiTheme="minorBidi"/>
            <w:rPrChange w:id="2274" w:author="Rachel Shipsey" w:date="2025-06-03T18:58:00Z">
              <w:rPr>
                <w:rFonts w:cs="Arial"/>
              </w:rPr>
            </w:rPrChange>
          </w:rPr>
          <w:delText xml:space="preserve"> In addition</w:delText>
        </w:r>
        <w:r w:rsidR="005539F3" w:rsidRPr="00826037" w:rsidDel="002C6D86">
          <w:rPr>
            <w:rFonts w:asciiTheme="minorBidi" w:hAnsiTheme="minorBidi"/>
            <w:rPrChange w:id="2275" w:author="Rachel Shipsey" w:date="2025-06-03T18:58:00Z">
              <w:rPr>
                <w:rFonts w:cs="Arial"/>
              </w:rPr>
            </w:rPrChange>
          </w:rPr>
          <w:delText xml:space="preserve">, </w:delText>
        </w:r>
        <w:r w:rsidR="00B27BAD" w:rsidRPr="00826037" w:rsidDel="002C6D86">
          <w:rPr>
            <w:rFonts w:asciiTheme="minorBidi" w:hAnsiTheme="minorBidi"/>
            <w:rPrChange w:id="2276" w:author="Rachel Shipsey" w:date="2025-06-03T18:58:00Z">
              <w:rPr>
                <w:rFonts w:cs="Arial"/>
              </w:rPr>
            </w:rPrChange>
          </w:rPr>
          <w:delText xml:space="preserve">ensured </w:delText>
        </w:r>
        <w:r w:rsidR="005539F3" w:rsidRPr="00826037" w:rsidDel="002C6D86">
          <w:rPr>
            <w:rFonts w:asciiTheme="minorBidi" w:hAnsiTheme="minorBidi"/>
            <w:rPrChange w:id="2277" w:author="Rachel Shipsey" w:date="2025-06-03T18:58:00Z">
              <w:rPr>
                <w:rFonts w:cs="Arial"/>
              </w:rPr>
            </w:rPrChange>
          </w:rPr>
          <w:delText xml:space="preserve">to have </w:delText>
        </w:r>
        <w:r w:rsidR="00B27BAD" w:rsidRPr="00826037" w:rsidDel="002C6D86">
          <w:rPr>
            <w:rFonts w:asciiTheme="minorBidi" w:hAnsiTheme="minorBidi"/>
            <w:rPrChange w:id="2278" w:author="Rachel Shipsey" w:date="2025-06-03T18:58:00Z">
              <w:rPr>
                <w:rFonts w:cs="Arial"/>
              </w:rPr>
            </w:rPrChange>
          </w:rPr>
          <w:delText xml:space="preserve">a national declaration/launch of the census. Below are some highlights of selected </w:delText>
        </w:r>
        <w:r w:rsidR="001173DB" w:rsidRPr="00826037" w:rsidDel="002C6D86">
          <w:rPr>
            <w:rFonts w:asciiTheme="minorBidi" w:hAnsiTheme="minorBidi"/>
            <w:rPrChange w:id="2279" w:author="Rachel Shipsey" w:date="2025-06-03T18:58:00Z">
              <w:rPr>
                <w:rFonts w:cs="Arial"/>
              </w:rPr>
            </w:rPrChange>
          </w:rPr>
          <w:delText>countries’</w:delText>
        </w:r>
        <w:r w:rsidR="00B27BAD" w:rsidRPr="00826037" w:rsidDel="002C6D86">
          <w:rPr>
            <w:rFonts w:asciiTheme="minorBidi" w:hAnsiTheme="minorBidi"/>
            <w:rPrChange w:id="2280" w:author="Rachel Shipsey" w:date="2025-06-03T18:58:00Z">
              <w:rPr>
                <w:rFonts w:cs="Arial"/>
              </w:rPr>
            </w:rPrChange>
          </w:rPr>
          <w:delText xml:space="preserve"> experiences</w:delText>
        </w:r>
        <w:r w:rsidR="00B27BAD" w:rsidRPr="577E8364" w:rsidDel="002C6D86">
          <w:rPr>
            <w:rFonts w:cs="Arial"/>
          </w:rPr>
          <w:delText>:</w:delText>
        </w:r>
      </w:del>
    </w:p>
    <w:p w14:paraId="7AF83759" w14:textId="77777777" w:rsidR="00B27BAD" w:rsidRPr="002530AF" w:rsidDel="002C6D86" w:rsidRDefault="00B27BAD">
      <w:pPr>
        <w:pStyle w:val="ListParagraph"/>
        <w:spacing w:after="0" w:line="276" w:lineRule="auto"/>
        <w:jc w:val="both"/>
        <w:rPr>
          <w:del w:id="2281" w:author="Rachel Shipsey" w:date="2025-06-10T17:10:00Z"/>
          <w:rFonts w:cs="Arial"/>
          <w:b/>
          <w:bCs/>
        </w:rPr>
        <w:pPrChange w:id="2282" w:author="Rachel Shipsey" w:date="2025-06-23T15:41:00Z">
          <w:pPr>
            <w:spacing w:after="0" w:line="276" w:lineRule="auto"/>
            <w:jc w:val="both"/>
          </w:pPr>
        </w:pPrChange>
      </w:pPr>
    </w:p>
    <w:p w14:paraId="1F7047B9" w14:textId="3FB6044C" w:rsidR="00B27BAD" w:rsidRPr="008621DF" w:rsidDel="008D26A9" w:rsidRDefault="00B27BAD">
      <w:pPr>
        <w:pStyle w:val="ListParagraph"/>
        <w:spacing w:after="0" w:line="276" w:lineRule="auto"/>
        <w:jc w:val="both"/>
        <w:rPr>
          <w:del w:id="2283" w:author="Rachel Shipsey" w:date="2025-06-23T15:21:00Z"/>
          <w:rFonts w:cs="Arial"/>
          <w:b/>
          <w:bCs/>
        </w:rPr>
        <w:pPrChange w:id="2284" w:author="Rachel Shipsey" w:date="2025-06-23T15:41:00Z">
          <w:pPr>
            <w:spacing w:after="0" w:line="276" w:lineRule="auto"/>
            <w:jc w:val="both"/>
          </w:pPr>
        </w:pPrChange>
      </w:pPr>
      <w:del w:id="2285" w:author="Rachel Shipsey" w:date="2025-06-23T15:21:00Z">
        <w:r w:rsidRPr="008621DF" w:rsidDel="008D26A9">
          <w:rPr>
            <w:rFonts w:cs="Arial"/>
            <w:b/>
            <w:bCs/>
          </w:rPr>
          <w:delText xml:space="preserve">Kenya </w:delText>
        </w:r>
      </w:del>
    </w:p>
    <w:p w14:paraId="6D530D93" w14:textId="54100F08" w:rsidR="00543B4C" w:rsidDel="008D26A9" w:rsidRDefault="00B27BAD">
      <w:pPr>
        <w:pStyle w:val="ListParagraph"/>
        <w:spacing w:after="0" w:line="276" w:lineRule="auto"/>
        <w:jc w:val="both"/>
        <w:rPr>
          <w:del w:id="2286" w:author="Rachel Shipsey" w:date="2025-06-23T15:21:00Z"/>
          <w:rFonts w:cs="Arial"/>
          <w:sz w:val="20"/>
          <w:szCs w:val="20"/>
        </w:rPr>
        <w:pPrChange w:id="228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288" w:author="Rachel Shipsey" w:date="2025-06-23T15:21:00Z">
        <w:r w:rsidRPr="577E8364" w:rsidDel="008D26A9">
          <w:rPr>
            <w:rFonts w:cs="Arial"/>
            <w:sz w:val="20"/>
            <w:szCs w:val="20"/>
          </w:rPr>
          <w:delText xml:space="preserve">The planning process started in 2015 (four years to the census date). The proposal provided a road map and detailed plan on how to effectively operationalize all three phases of the census processes: the pre-enumeration phase, enumeration phase and post-enumeration phase. The proposal was developed internally by the KNBS staff. The drafted proposal went through vigorous revisions based on inputs from various census experts, stakeholders and other government departments before finalization and eventual approval of the document two years later in May 2017. After finalization of the census project proposal, a cabinet memo was developed to forward the proposal to the cabinet for information and approval. </w:delText>
        </w:r>
      </w:del>
    </w:p>
    <w:p w14:paraId="0162C6C1" w14:textId="071D8FA2" w:rsidR="00543B4C" w:rsidDel="008D26A9" w:rsidRDefault="00543B4C">
      <w:pPr>
        <w:pStyle w:val="ListParagraph"/>
        <w:spacing w:after="0" w:line="276" w:lineRule="auto"/>
        <w:jc w:val="both"/>
        <w:rPr>
          <w:del w:id="2289" w:author="Rachel Shipsey" w:date="2025-06-23T15:21:00Z"/>
          <w:rFonts w:cs="Arial"/>
          <w:sz w:val="20"/>
          <w:szCs w:val="20"/>
        </w:rPr>
        <w:pPrChange w:id="229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06BDAC29" w14:textId="7F968DE0" w:rsidR="00D63D22" w:rsidRPr="00543B4C" w:rsidDel="008D26A9" w:rsidRDefault="00B27BAD">
      <w:pPr>
        <w:pStyle w:val="ListParagraph"/>
        <w:spacing w:after="0" w:line="276" w:lineRule="auto"/>
        <w:jc w:val="both"/>
        <w:rPr>
          <w:del w:id="2291" w:author="Rachel Shipsey" w:date="2025-06-23T15:21:00Z"/>
          <w:rFonts w:cs="Arial"/>
          <w:sz w:val="20"/>
          <w:szCs w:val="20"/>
        </w:rPr>
        <w:pPrChange w:id="229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293" w:author="Rachel Shipsey" w:date="2025-06-23T15:21:00Z">
        <w:r w:rsidRPr="577E8364" w:rsidDel="008D26A9">
          <w:rPr>
            <w:rFonts w:cs="Arial"/>
            <w:sz w:val="20"/>
            <w:szCs w:val="20"/>
          </w:rPr>
          <w:delText xml:space="preserve">The approval paved the way for gazettement of the 2019 </w:delText>
        </w:r>
        <w:r w:rsidR="2A9BD5A9" w:rsidRPr="577E8364" w:rsidDel="008D26A9">
          <w:rPr>
            <w:rFonts w:cs="Arial"/>
            <w:sz w:val="20"/>
            <w:szCs w:val="20"/>
          </w:rPr>
          <w:delText>C</w:delText>
        </w:r>
        <w:r w:rsidRPr="577E8364" w:rsidDel="008D26A9">
          <w:rPr>
            <w:rFonts w:cs="Arial"/>
            <w:sz w:val="20"/>
            <w:szCs w:val="20"/>
          </w:rPr>
          <w:delText xml:space="preserve">ensus process to start in November 2018 and this gave the process </w:delText>
        </w:r>
        <w:r w:rsidR="0110925D" w:rsidRPr="577E8364" w:rsidDel="008D26A9">
          <w:rPr>
            <w:rFonts w:cs="Arial"/>
            <w:sz w:val="20"/>
            <w:szCs w:val="20"/>
          </w:rPr>
          <w:delText>legal</w:delText>
        </w:r>
        <w:r w:rsidRPr="577E8364" w:rsidDel="008D26A9">
          <w:rPr>
            <w:rFonts w:cs="Arial"/>
            <w:sz w:val="20"/>
            <w:szCs w:val="20"/>
          </w:rPr>
          <w:delText xml:space="preserve"> backing. The census was implemented within the provisions of the Kenya Constitution, 2010 and the Statistics Act No. 4 of 2006.</w:delText>
        </w:r>
      </w:del>
    </w:p>
    <w:p w14:paraId="22EFD0B7" w14:textId="4DCDD6A4" w:rsidR="00B27BAD" w:rsidDel="008D26A9" w:rsidRDefault="00B27BAD">
      <w:pPr>
        <w:pStyle w:val="ListParagraph"/>
        <w:spacing w:after="0" w:line="276" w:lineRule="auto"/>
        <w:jc w:val="both"/>
        <w:rPr>
          <w:del w:id="2294" w:author="Rachel Shipsey" w:date="2025-06-23T15:21:00Z"/>
          <w:rFonts w:cs="Arial"/>
        </w:rPr>
        <w:pPrChange w:id="2295" w:author="Rachel Shipsey" w:date="2025-06-23T15:41:00Z">
          <w:pPr>
            <w:spacing w:after="0" w:line="276" w:lineRule="auto"/>
            <w:jc w:val="both"/>
          </w:pPr>
        </w:pPrChange>
      </w:pPr>
    </w:p>
    <w:p w14:paraId="6526C935" w14:textId="3DAC7779" w:rsidR="00B27BAD" w:rsidRPr="008621DF" w:rsidDel="008D26A9" w:rsidRDefault="00B27BAD">
      <w:pPr>
        <w:pStyle w:val="ListParagraph"/>
        <w:spacing w:after="0" w:line="276" w:lineRule="auto"/>
        <w:jc w:val="both"/>
        <w:rPr>
          <w:del w:id="2296" w:author="Rachel Shipsey" w:date="2025-06-23T15:21:00Z"/>
          <w:rFonts w:cs="Arial"/>
          <w:b/>
          <w:bCs/>
        </w:rPr>
        <w:pPrChange w:id="2297" w:author="Rachel Shipsey" w:date="2025-06-23T15:41:00Z">
          <w:pPr>
            <w:spacing w:after="0" w:line="276" w:lineRule="auto"/>
            <w:jc w:val="both"/>
          </w:pPr>
        </w:pPrChange>
      </w:pPr>
      <w:del w:id="2298" w:author="Rachel Shipsey" w:date="2025-06-23T15:21:00Z">
        <w:r w:rsidRPr="008621DF" w:rsidDel="008D26A9">
          <w:rPr>
            <w:rFonts w:cs="Arial"/>
            <w:b/>
            <w:bCs/>
          </w:rPr>
          <w:delText xml:space="preserve">Namibia </w:delText>
        </w:r>
      </w:del>
    </w:p>
    <w:p w14:paraId="1C01D018" w14:textId="170D89FA" w:rsidR="00B27BAD" w:rsidRPr="00543B4C" w:rsidDel="008D26A9" w:rsidRDefault="00B27BAD">
      <w:pPr>
        <w:pStyle w:val="ListParagraph"/>
        <w:spacing w:after="0" w:line="276" w:lineRule="auto"/>
        <w:jc w:val="both"/>
        <w:rPr>
          <w:del w:id="2299" w:author="Rachel Shipsey" w:date="2025-06-23T15:21:00Z"/>
          <w:rFonts w:cs="Arial"/>
          <w:sz w:val="20"/>
          <w:szCs w:val="20"/>
        </w:rPr>
        <w:pPrChange w:id="230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01" w:author="Rachel Shipsey" w:date="2025-06-23T15:21:00Z">
        <w:r w:rsidRPr="577E8364" w:rsidDel="008D26A9">
          <w:rPr>
            <w:rFonts w:cs="Arial"/>
            <w:sz w:val="20"/>
            <w:szCs w:val="20"/>
          </w:rPr>
          <w:delText>Various proposals were developed on how to conduct a cost-effective census such as loaning of tablets from other NSOs; usage of Government vehicles for census activities; implementing the census mapping activities in two phases (Pilot Enumeration Areas; the remainder of Enumeration Areas). Development of the field operations workplan was based on three phases (Pilot Census, Census Enumeration and Post- Enumeration Survey).</w:delText>
        </w:r>
      </w:del>
    </w:p>
    <w:p w14:paraId="0C98FA65" w14:textId="7D72E6E7" w:rsidR="00B27BAD" w:rsidRPr="00543B4C" w:rsidDel="008D26A9" w:rsidRDefault="00B27BAD">
      <w:pPr>
        <w:pStyle w:val="ListParagraph"/>
        <w:spacing w:after="0" w:line="276" w:lineRule="auto"/>
        <w:jc w:val="both"/>
        <w:rPr>
          <w:del w:id="2302" w:author="Rachel Shipsey" w:date="2025-06-23T15:21:00Z"/>
          <w:rFonts w:cs="Arial"/>
          <w:sz w:val="20"/>
          <w:szCs w:val="20"/>
        </w:rPr>
        <w:pPrChange w:id="230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63CAA7B7" w14:textId="41B377D5" w:rsidR="00B27BAD" w:rsidRPr="00543B4C" w:rsidDel="008D26A9" w:rsidRDefault="00B27BAD">
      <w:pPr>
        <w:pStyle w:val="ListParagraph"/>
        <w:spacing w:after="0" w:line="276" w:lineRule="auto"/>
        <w:jc w:val="both"/>
        <w:rPr>
          <w:del w:id="2304" w:author="Rachel Shipsey" w:date="2025-06-23T15:21:00Z"/>
          <w:rFonts w:cs="Arial"/>
          <w:sz w:val="20"/>
          <w:szCs w:val="20"/>
        </w:rPr>
        <w:pPrChange w:id="230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06" w:author="Rachel Shipsey" w:date="2025-06-23T15:21:00Z">
        <w:r w:rsidRPr="00543B4C" w:rsidDel="008D26A9">
          <w:rPr>
            <w:rFonts w:cs="Arial"/>
            <w:sz w:val="20"/>
            <w:szCs w:val="20"/>
          </w:rPr>
          <w:delText xml:space="preserve">Internal stakeholders’ workshops were conducted to create awareness and ownership among the </w:delText>
        </w:r>
        <w:r w:rsidR="00B45C07" w:rsidRPr="00543B4C" w:rsidDel="008D26A9">
          <w:rPr>
            <w:rFonts w:cs="Arial"/>
            <w:sz w:val="20"/>
            <w:szCs w:val="20"/>
          </w:rPr>
          <w:delText>Namibia Statistics Agency (</w:delText>
        </w:r>
        <w:r w:rsidRPr="00543B4C" w:rsidDel="008D26A9">
          <w:rPr>
            <w:rFonts w:cs="Arial"/>
            <w:sz w:val="20"/>
            <w:szCs w:val="20"/>
          </w:rPr>
          <w:delText>NSA</w:delText>
        </w:r>
        <w:r w:rsidR="00B45C07" w:rsidRPr="00543B4C" w:rsidDel="008D26A9">
          <w:rPr>
            <w:rFonts w:cs="Arial"/>
            <w:sz w:val="20"/>
            <w:szCs w:val="20"/>
          </w:rPr>
          <w:delText>)</w:delText>
        </w:r>
        <w:r w:rsidRPr="00543B4C" w:rsidDel="008D26A9">
          <w:rPr>
            <w:rFonts w:cs="Arial"/>
            <w:sz w:val="20"/>
            <w:szCs w:val="20"/>
          </w:rPr>
          <w:delText xml:space="preserve"> and to solicit inputs on the census project documents. Given the need to use schools for census training venues, the ministry of education was consulted to adjust the school calendar to cater for census dates.</w:delText>
        </w:r>
      </w:del>
    </w:p>
    <w:p w14:paraId="70910C11" w14:textId="1D090B3C" w:rsidR="00B27BAD" w:rsidRPr="00543B4C" w:rsidDel="008D26A9" w:rsidRDefault="00B27BAD">
      <w:pPr>
        <w:pStyle w:val="ListParagraph"/>
        <w:spacing w:after="0" w:line="276" w:lineRule="auto"/>
        <w:jc w:val="both"/>
        <w:rPr>
          <w:del w:id="2307" w:author="Rachel Shipsey" w:date="2025-06-23T15:21:00Z"/>
          <w:rFonts w:cs="Arial"/>
          <w:sz w:val="20"/>
          <w:szCs w:val="20"/>
        </w:rPr>
        <w:pPrChange w:id="230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0788DA4C" w14:textId="2DD6AA4B" w:rsidR="00B27BAD" w:rsidRPr="00543B4C" w:rsidDel="008D26A9" w:rsidRDefault="00B27BAD">
      <w:pPr>
        <w:pStyle w:val="ListParagraph"/>
        <w:spacing w:after="0" w:line="276" w:lineRule="auto"/>
        <w:jc w:val="both"/>
        <w:rPr>
          <w:del w:id="2309" w:author="Rachel Shipsey" w:date="2025-06-23T15:21:00Z"/>
          <w:rFonts w:cs="Arial"/>
          <w:sz w:val="20"/>
          <w:szCs w:val="20"/>
        </w:rPr>
        <w:pPrChange w:id="231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11" w:author="Rachel Shipsey" w:date="2025-06-23T15:21:00Z">
        <w:r w:rsidRPr="577E8364" w:rsidDel="008D26A9">
          <w:rPr>
            <w:rFonts w:cs="Arial"/>
            <w:sz w:val="20"/>
            <w:szCs w:val="20"/>
          </w:rPr>
          <w:delText xml:space="preserve">Fourteen </w:delText>
        </w:r>
        <w:r w:rsidR="7D36C5A1" w:rsidRPr="577E8364" w:rsidDel="008D26A9">
          <w:rPr>
            <w:rFonts w:cs="Arial"/>
            <w:sz w:val="20"/>
            <w:szCs w:val="20"/>
          </w:rPr>
          <w:delText>r</w:delText>
        </w:r>
        <w:r w:rsidRPr="577E8364" w:rsidDel="008D26A9">
          <w:rPr>
            <w:rFonts w:cs="Arial"/>
            <w:sz w:val="20"/>
            <w:szCs w:val="20"/>
          </w:rPr>
          <w:delText xml:space="preserve">egional </w:delText>
        </w:r>
        <w:r w:rsidR="4B607736" w:rsidRPr="577E8364" w:rsidDel="008D26A9">
          <w:rPr>
            <w:rFonts w:cs="Arial"/>
            <w:sz w:val="20"/>
            <w:szCs w:val="20"/>
          </w:rPr>
          <w:delText>s</w:delText>
        </w:r>
        <w:r w:rsidRPr="577E8364" w:rsidDel="008D26A9">
          <w:rPr>
            <w:rFonts w:cs="Arial"/>
            <w:sz w:val="20"/>
            <w:szCs w:val="20"/>
          </w:rPr>
          <w:delText xml:space="preserve">takeholder engagement workshops were held two years in advance (in 2019) to create awareness about the planned 2021 Population and Housing Census. Consultative meetings with line </w:delText>
        </w:r>
        <w:r w:rsidR="701DBF0F" w:rsidRPr="577E8364" w:rsidDel="008D26A9">
          <w:rPr>
            <w:rFonts w:cs="Arial"/>
            <w:sz w:val="20"/>
            <w:szCs w:val="20"/>
          </w:rPr>
          <w:delText>ministries,</w:delText>
        </w:r>
        <w:r w:rsidRPr="577E8364" w:rsidDel="008D26A9">
          <w:rPr>
            <w:rFonts w:cs="Arial"/>
            <w:sz w:val="20"/>
            <w:szCs w:val="20"/>
          </w:rPr>
          <w:delText xml:space="preserve"> development </w:delText>
        </w:r>
        <w:r w:rsidR="27964CEC" w:rsidRPr="577E8364" w:rsidDel="008D26A9">
          <w:rPr>
            <w:rFonts w:cs="Arial"/>
            <w:sz w:val="20"/>
            <w:szCs w:val="20"/>
          </w:rPr>
          <w:delText>partners, and</w:delText>
        </w:r>
        <w:r w:rsidRPr="577E8364" w:rsidDel="008D26A9">
          <w:rPr>
            <w:rFonts w:cs="Arial"/>
            <w:sz w:val="20"/>
            <w:szCs w:val="20"/>
          </w:rPr>
          <w:delText xml:space="preserve"> private entities were also held to </w:delText>
        </w:r>
        <w:r w:rsidR="1DF98D33" w:rsidRPr="577E8364" w:rsidDel="008D26A9">
          <w:rPr>
            <w:rFonts w:cs="Arial"/>
            <w:sz w:val="20"/>
            <w:szCs w:val="20"/>
          </w:rPr>
          <w:delText>mobilize</w:delText>
        </w:r>
        <w:r w:rsidRPr="577E8364" w:rsidDel="008D26A9">
          <w:rPr>
            <w:rFonts w:cs="Arial"/>
            <w:sz w:val="20"/>
            <w:szCs w:val="20"/>
          </w:rPr>
          <w:delText xml:space="preserve"> resources (</w:delText>
        </w:r>
        <w:r w:rsidR="21A50354" w:rsidRPr="577E8364" w:rsidDel="008D26A9">
          <w:rPr>
            <w:rFonts w:cs="Arial"/>
            <w:sz w:val="20"/>
            <w:szCs w:val="20"/>
          </w:rPr>
          <w:delText>f</w:delText>
        </w:r>
        <w:r w:rsidRPr="577E8364" w:rsidDel="008D26A9">
          <w:rPr>
            <w:rFonts w:cs="Arial"/>
            <w:sz w:val="20"/>
            <w:szCs w:val="20"/>
          </w:rPr>
          <w:delText xml:space="preserve">unds, tablets, vehicles). </w:delText>
        </w:r>
      </w:del>
    </w:p>
    <w:p w14:paraId="282B3B4D" w14:textId="1F4FC60E" w:rsidR="00B27BAD" w:rsidRPr="00543B4C" w:rsidDel="008D26A9" w:rsidRDefault="00B27BAD">
      <w:pPr>
        <w:pStyle w:val="ListParagraph"/>
        <w:spacing w:after="0" w:line="276" w:lineRule="auto"/>
        <w:jc w:val="both"/>
        <w:rPr>
          <w:del w:id="2312" w:author="Rachel Shipsey" w:date="2025-06-23T15:21:00Z"/>
          <w:rFonts w:cs="Arial"/>
          <w:sz w:val="20"/>
          <w:szCs w:val="20"/>
        </w:rPr>
        <w:pPrChange w:id="231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39B1EF65" w14:textId="222B058E" w:rsidR="00D63D22" w:rsidRPr="00543B4C" w:rsidDel="008D26A9" w:rsidRDefault="00B27BAD">
      <w:pPr>
        <w:pStyle w:val="ListParagraph"/>
        <w:spacing w:after="0" w:line="276" w:lineRule="auto"/>
        <w:jc w:val="both"/>
        <w:rPr>
          <w:del w:id="2314" w:author="Rachel Shipsey" w:date="2025-06-23T15:21:00Z"/>
          <w:rFonts w:cs="Arial"/>
          <w:sz w:val="20"/>
          <w:szCs w:val="20"/>
        </w:rPr>
        <w:pPrChange w:id="231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16" w:author="Rachel Shipsey" w:date="2025-06-23T15:21:00Z">
        <w:r w:rsidRPr="00543B4C" w:rsidDel="008D26A9">
          <w:rPr>
            <w:rFonts w:cs="Arial"/>
            <w:sz w:val="20"/>
            <w:szCs w:val="20"/>
          </w:rPr>
          <w:delText xml:space="preserve">With the support of the </w:delText>
        </w:r>
        <w:r w:rsidR="00543B4C" w:rsidRPr="00543B4C" w:rsidDel="008D26A9">
          <w:rPr>
            <w:rFonts w:cs="Arial"/>
            <w:sz w:val="20"/>
            <w:szCs w:val="20"/>
          </w:rPr>
          <w:delText xml:space="preserve">Namibia Statistics Agency </w:delText>
        </w:r>
        <w:r w:rsidRPr="00543B4C" w:rsidDel="008D26A9">
          <w:rPr>
            <w:rFonts w:cs="Arial"/>
            <w:sz w:val="20"/>
            <w:szCs w:val="20"/>
          </w:rPr>
          <w:delText>Board and Minister, the census proposal was submitted to the Cabinet Committee on Treasury through the census structure. In addition, several updates/briefing notes were submitted to the Minister of Economics and Planning to further brief His Excellency the President on the census undertaking.</w:delText>
        </w:r>
      </w:del>
    </w:p>
    <w:p w14:paraId="5038EC02" w14:textId="758B48CD" w:rsidR="0038022F" w:rsidRPr="00FC44B7" w:rsidDel="008D26A9" w:rsidRDefault="00FC44B7">
      <w:pPr>
        <w:pStyle w:val="ListParagraph"/>
        <w:spacing w:after="0" w:line="276" w:lineRule="auto"/>
        <w:jc w:val="both"/>
        <w:rPr>
          <w:ins w:id="2317" w:author="Pamela Kakande Nabukhonzo" w:date="2025-06-09T22:13:00Z"/>
          <w:del w:id="2318" w:author="Rachel Shipsey" w:date="2025-06-23T15:21:00Z"/>
          <w:rFonts w:cs="Arial"/>
          <w:rPrChange w:id="2319" w:author="Pamela Kakande Nabukhonzo" w:date="2025-06-17T09:07:00Z">
            <w:rPr>
              <w:ins w:id="2320" w:author="Pamela Kakande Nabukhonzo" w:date="2025-06-09T22:13:00Z"/>
              <w:del w:id="2321" w:author="Rachel Shipsey" w:date="2025-06-23T15:21:00Z"/>
              <w:rFonts w:cs="Arial"/>
              <w:b/>
              <w:bCs/>
            </w:rPr>
          </w:rPrChange>
        </w:rPr>
        <w:pPrChange w:id="2322" w:author="Rachel Shipsey" w:date="2025-06-23T15:41:00Z">
          <w:pPr>
            <w:spacing w:after="0" w:line="276" w:lineRule="auto"/>
            <w:jc w:val="both"/>
          </w:pPr>
        </w:pPrChange>
      </w:pPr>
      <w:ins w:id="2323" w:author="Pamela Kakande Nabukhonzo" w:date="2025-06-09T22:13:00Z">
        <w:del w:id="2324" w:author="Rachel Shipsey" w:date="2025-06-23T15:21:00Z">
          <w:r w:rsidRPr="00FC44B7" w:rsidDel="008D26A9">
            <w:rPr>
              <w:rFonts w:cs="Arial"/>
              <w:rPrChange w:id="2325" w:author="Pamela Kakande Nabukhonzo" w:date="2025-06-17T09:07:00Z">
                <w:rPr>
                  <w:rFonts w:cs="Arial"/>
                  <w:b/>
                  <w:bCs/>
                </w:rPr>
              </w:rPrChange>
            </w:rPr>
            <w:delText>In the United Republic of Tanzania, the plan of conducting the 2022 Population and Housing Census (PHC) started in 2019 by developing the 2022 PHC Management and Implementation Strategic Handbook. This document provides a comprehensive strategy for planning, organizing and mobilizing adequate human, material and financial resources required for conducting the 2022 PHC. This strategy aims at ensuring that activities to be undertaken prior, during and after the census enumeration exercise are completed as scheduled and give a clear explanation on the entire census undertaking programme including the budget.</w:delText>
          </w:r>
        </w:del>
      </w:ins>
    </w:p>
    <w:p w14:paraId="47DA281D" w14:textId="1CBFF420" w:rsidR="0038022F" w:rsidRPr="00FC44B7" w:rsidDel="008D26A9" w:rsidRDefault="00FC44B7">
      <w:pPr>
        <w:pStyle w:val="ListParagraph"/>
        <w:spacing w:after="0" w:line="276" w:lineRule="auto"/>
        <w:jc w:val="both"/>
        <w:rPr>
          <w:ins w:id="2326" w:author="Pamela Kakande Nabukhonzo" w:date="2025-06-09T22:13:00Z"/>
          <w:del w:id="2327" w:author="Rachel Shipsey" w:date="2025-06-23T15:21:00Z"/>
          <w:rFonts w:cs="Arial"/>
          <w:rPrChange w:id="2328" w:author="Pamela Kakande Nabukhonzo" w:date="2025-06-17T09:07:00Z">
            <w:rPr>
              <w:ins w:id="2329" w:author="Pamela Kakande Nabukhonzo" w:date="2025-06-09T22:13:00Z"/>
              <w:del w:id="2330" w:author="Rachel Shipsey" w:date="2025-06-23T15:21:00Z"/>
              <w:rFonts w:cs="Arial"/>
              <w:b/>
              <w:bCs/>
            </w:rPr>
          </w:rPrChange>
        </w:rPr>
        <w:pPrChange w:id="2331" w:author="Rachel Shipsey" w:date="2025-06-23T15:41:00Z">
          <w:pPr>
            <w:spacing w:after="0" w:line="276" w:lineRule="auto"/>
            <w:jc w:val="both"/>
          </w:pPr>
        </w:pPrChange>
      </w:pPr>
      <w:ins w:id="2332" w:author="Pamela Kakande Nabukhonzo" w:date="2025-06-09T22:13:00Z">
        <w:del w:id="2333" w:author="Rachel Shipsey" w:date="2025-06-23T15:21:00Z">
          <w:r w:rsidRPr="00FC44B7" w:rsidDel="008D26A9">
            <w:rPr>
              <w:rFonts w:cs="Arial"/>
              <w:rPrChange w:id="2334" w:author="Pamela Kakande Nabukhonzo" w:date="2025-06-17T09:07:00Z">
                <w:rPr>
                  <w:rFonts w:cs="Arial"/>
                  <w:b/>
                  <w:bCs/>
                </w:rPr>
              </w:rPrChange>
            </w:rPr>
            <w:delText>The strategy was developed internally by the NBS staff with several reviews based on inputs from various census experts, stakeholders and other government departments before finalization and eventual approval of the strategy document. Official launching of the handbook was done by the Prime Minister of the United Republic of Tanzania on 19th March 2021</w:delText>
          </w:r>
        </w:del>
        <w:del w:id="2335" w:author="Rachel Shipsey" w:date="2025-06-10T17:13:00Z">
          <w:r w:rsidRPr="00FC44B7" w:rsidDel="0038022F">
            <w:rPr>
              <w:rFonts w:cs="Arial"/>
              <w:rPrChange w:id="2336" w:author="Pamela Kakande Nabukhonzo" w:date="2025-06-17T09:07:00Z">
                <w:rPr>
                  <w:rFonts w:cs="Arial"/>
                  <w:b/>
                  <w:bCs/>
                </w:rPr>
              </w:rPrChange>
            </w:rPr>
            <w:delText xml:space="preserve"> </w:delText>
          </w:r>
        </w:del>
      </w:ins>
    </w:p>
    <w:p w14:paraId="4A59E6B5" w14:textId="2FBC401B" w:rsidR="0038022F" w:rsidRPr="00FC44B7" w:rsidDel="008D26A9" w:rsidRDefault="00FC44B7">
      <w:pPr>
        <w:pStyle w:val="ListParagraph"/>
        <w:spacing w:after="0" w:line="276" w:lineRule="auto"/>
        <w:jc w:val="both"/>
        <w:rPr>
          <w:del w:id="2337" w:author="Rachel Shipsey" w:date="2025-06-23T15:21:00Z"/>
          <w:rFonts w:cs="Arial"/>
          <w:rPrChange w:id="2338" w:author="Pamela Kakande Nabukhonzo" w:date="2025-06-10T14:54:00Z">
            <w:rPr>
              <w:del w:id="2339" w:author="Rachel Shipsey" w:date="2025-06-23T15:21:00Z"/>
              <w:rFonts w:cs="Arial"/>
              <w:b/>
              <w:bCs/>
            </w:rPr>
          </w:rPrChange>
        </w:rPr>
        <w:pPrChange w:id="2340" w:author="Rachel Shipsey" w:date="2025-06-23T15:41:00Z">
          <w:pPr>
            <w:spacing w:after="0" w:line="276" w:lineRule="auto"/>
            <w:jc w:val="both"/>
          </w:pPr>
        </w:pPrChange>
      </w:pPr>
      <w:ins w:id="2341" w:author="Pamela Kakande Nabukhonzo" w:date="2025-06-09T22:13:00Z">
        <w:del w:id="2342" w:author="Rachel Shipsey" w:date="2025-06-23T15:21:00Z">
          <w:r w:rsidRPr="00FC44B7" w:rsidDel="008D26A9">
            <w:rPr>
              <w:rFonts w:cs="Arial"/>
              <w:rPrChange w:id="2343" w:author="Pamela Kakande Nabukhonzo" w:date="2025-06-17T09:07:00Z">
                <w:rPr>
                  <w:rFonts w:cs="Arial"/>
                  <w:b/>
                  <w:bCs/>
                </w:rPr>
              </w:rPrChange>
            </w:rPr>
            <w:delText>The approval paved the way for gazettement of the 2022 Census process to start and this gave the process legal backing. The 2022 PHC was implemented with regard of the Tanzania Statistics Act Cap 351.</w:delText>
          </w:r>
        </w:del>
      </w:ins>
      <w:ins w:id="2344" w:author="Pamela Kakande Nabukhonzo" w:date="2025-06-19T22:18:00Z">
        <w:del w:id="2345" w:author="Rachel Shipsey" w:date="2025-06-23T15:21:00Z">
          <w:r w:rsidR="007E79BF" w:rsidDel="008D26A9">
            <w:rPr>
              <w:rFonts w:cs="Arial"/>
            </w:rPr>
            <w:delText xml:space="preserve"> It</w:delText>
          </w:r>
        </w:del>
      </w:ins>
      <w:ins w:id="2346" w:author="Pamela Kakande Nabukhonzo" w:date="2025-06-09T22:13:00Z">
        <w:del w:id="2347" w:author="Rachel Shipsey" w:date="2025-06-23T15:21:00Z">
          <w:r w:rsidRPr="00FC44B7" w:rsidDel="008D26A9">
            <w:rPr>
              <w:rFonts w:cs="Arial"/>
              <w:rPrChange w:id="2348" w:author="Pamela Kakande Nabukhonzo" w:date="2025-06-17T09:07:00Z">
                <w:rPr>
                  <w:rFonts w:cs="Arial"/>
                  <w:b/>
                  <w:bCs/>
                </w:rPr>
              </w:rPrChange>
            </w:rPr>
            <w:delText xml:space="preserve"> highlighted key issues for the implementation of census undertaking. Composition of national level to local level census committees were explained and their role.</w:delText>
          </w:r>
        </w:del>
      </w:ins>
      <w:ins w:id="2349" w:author="Pamela Kakande Nabukhonzo" w:date="2025-06-19T22:19:00Z">
        <w:del w:id="2350" w:author="Rachel Shipsey" w:date="2025-06-23T15:21:00Z">
          <w:r w:rsidR="00CC4860" w:rsidDel="008D26A9">
            <w:rPr>
              <w:rFonts w:cs="Arial"/>
              <w:bCs/>
              <w:color w:val="000000"/>
              <w:szCs w:val="24"/>
            </w:rPr>
            <w:delText>sas follows</w:delText>
          </w:r>
        </w:del>
      </w:ins>
      <w:ins w:id="2351" w:author="Pamela Kakande Nabukhonzo" w:date="2025-06-19T22:20:00Z">
        <w:del w:id="2352" w:author="Rachel Shipsey" w:date="2025-06-23T15:21:00Z">
          <w:r w:rsidR="00F54461" w:rsidDel="008D26A9">
            <w:rPr>
              <w:rFonts w:cs="Arial"/>
              <w:bCs/>
              <w:color w:val="000000"/>
              <w:szCs w:val="24"/>
            </w:rPr>
            <w:delText>at</w:delText>
          </w:r>
          <w:r w:rsidR="00F54461" w:rsidRPr="001C5F6C" w:rsidDel="008D26A9">
            <w:rPr>
              <w:rFonts w:cs="Arial"/>
              <w:bCs/>
              <w:color w:val="000000"/>
              <w:szCs w:val="24"/>
            </w:rPr>
            <w:delText>mobilize</w:delText>
          </w:r>
          <w:r w:rsidR="00F54461" w:rsidDel="008D26A9">
            <w:rPr>
              <w:rFonts w:cs="Arial"/>
              <w:bCs/>
              <w:color w:val="000000"/>
              <w:szCs w:val="24"/>
            </w:rPr>
            <w:delText>c</w:delText>
          </w:r>
        </w:del>
      </w:ins>
      <w:ins w:id="2353" w:author="Pamela Kakande Nabukhonzo" w:date="2025-06-19T22:19:00Z">
        <w:del w:id="2354" w:author="Rachel Shipsey" w:date="2025-06-23T15:21:00Z">
          <w:r w:rsidR="00CC4860" w:rsidRPr="001C5F6C" w:rsidDel="008D26A9">
            <w:rPr>
              <w:rFonts w:cs="Arial"/>
              <w:bCs/>
              <w:color w:val="000000"/>
              <w:szCs w:val="24"/>
            </w:rPr>
            <w:delText xml:space="preserve">undertaking.The </w:delText>
          </w:r>
          <w:r w:rsidR="00741BD0" w:rsidRPr="001C5F6C" w:rsidDel="008D26A9">
            <w:rPr>
              <w:rFonts w:cs="Arial"/>
              <w:bCs/>
              <w:color w:val="000000"/>
              <w:szCs w:val="24"/>
            </w:rPr>
            <w:delText>National</w:delText>
          </w:r>
        </w:del>
      </w:ins>
      <w:ins w:id="2355" w:author="Pamela Kakande Nabukhonzo" w:date="2025-06-19T22:20:00Z">
        <w:del w:id="2356" w:author="Rachel Shipsey" w:date="2025-06-23T15:21:00Z">
          <w:r w:rsidR="00F54461" w:rsidRPr="001C5F6C" w:rsidDel="008D26A9">
            <w:rPr>
              <w:rFonts w:cs="Arial"/>
              <w:bCs/>
              <w:color w:val="000000"/>
              <w:szCs w:val="24"/>
            </w:rPr>
            <w:delText>Census.</w:delText>
          </w:r>
          <w:r w:rsidR="00F54461" w:rsidDel="008D26A9">
            <w:rPr>
              <w:rFonts w:cs="Arial"/>
              <w:bCs/>
              <w:color w:val="000000"/>
              <w:szCs w:val="24"/>
            </w:rPr>
            <w:delText>.</w:delText>
          </w:r>
        </w:del>
      </w:ins>
      <w:ins w:id="2357" w:author="Pamela Kakande Nabukhonzo" w:date="2025-06-19T22:21:00Z">
        <w:del w:id="2358" w:author="Rachel Shipsey" w:date="2025-06-23T15:21:00Z">
          <w:r w:rsidR="00924177" w:rsidDel="008D26A9">
            <w:rPr>
              <w:rFonts w:cs="Arial"/>
              <w:bCs/>
              <w:color w:val="000000"/>
              <w:szCs w:val="24"/>
            </w:rPr>
            <w:delText>consisting of</w:delText>
          </w:r>
        </w:del>
      </w:ins>
    </w:p>
    <w:p w14:paraId="566733B8" w14:textId="242AB2F5" w:rsidR="00B27BAD" w:rsidRPr="008621DF" w:rsidDel="008D26A9" w:rsidRDefault="00B27BAD">
      <w:pPr>
        <w:pStyle w:val="ListParagraph"/>
        <w:spacing w:after="0" w:line="276" w:lineRule="auto"/>
        <w:jc w:val="both"/>
        <w:rPr>
          <w:del w:id="2359" w:author="Rachel Shipsey" w:date="2025-06-23T15:21:00Z"/>
          <w:rFonts w:cs="Arial"/>
          <w:b/>
          <w:bCs/>
        </w:rPr>
        <w:pPrChange w:id="2360" w:author="Rachel Shipsey" w:date="2025-06-23T15:41:00Z">
          <w:pPr>
            <w:spacing w:after="0" w:line="276" w:lineRule="auto"/>
            <w:jc w:val="both"/>
          </w:pPr>
        </w:pPrChange>
      </w:pPr>
      <w:del w:id="2361" w:author="Rachel Shipsey" w:date="2025-06-23T15:21:00Z">
        <w:r w:rsidRPr="008621DF" w:rsidDel="008D26A9">
          <w:rPr>
            <w:rFonts w:cs="Arial"/>
            <w:b/>
            <w:bCs/>
          </w:rPr>
          <w:delText xml:space="preserve">Sierra Leone </w:delText>
        </w:r>
      </w:del>
    </w:p>
    <w:p w14:paraId="503807C3" w14:textId="02A9C166" w:rsidR="00B27BAD" w:rsidRPr="00543B4C" w:rsidDel="008D26A9" w:rsidRDefault="00B27BAD">
      <w:pPr>
        <w:pStyle w:val="ListParagraph"/>
        <w:spacing w:after="0" w:line="276" w:lineRule="auto"/>
        <w:jc w:val="both"/>
        <w:rPr>
          <w:del w:id="2362" w:author="Rachel Shipsey" w:date="2025-06-23T15:21:00Z"/>
          <w:rFonts w:cs="Arial"/>
          <w:sz w:val="20"/>
          <w:szCs w:val="20"/>
        </w:rPr>
        <w:pPrChange w:id="236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64" w:author="Rachel Shipsey" w:date="2025-06-23T15:21:00Z">
        <w:r w:rsidRPr="00543B4C" w:rsidDel="008D26A9">
          <w:rPr>
            <w:rFonts w:cs="Arial"/>
            <w:sz w:val="20"/>
            <w:szCs w:val="20"/>
          </w:rPr>
          <w:delText xml:space="preserve">Development of the census proposal employed an inclusive approach, which underscored the benefits of coordination and collaboration between the governance structures of the census project. </w:delText>
        </w:r>
        <w:r w:rsidR="00AE2389" w:rsidRPr="00543B4C" w:rsidDel="008D26A9">
          <w:rPr>
            <w:rFonts w:cs="Arial"/>
            <w:sz w:val="20"/>
            <w:szCs w:val="20"/>
          </w:rPr>
          <w:delText>Preparations started with a review of the lessons learnt from the previous census to inform the plan while avoiding the 2015 PHC pitfalls for a smoother operation to ensure a more cost-effective approach that was inclusive, meaningful, practical, creative, and timely.</w:delText>
        </w:r>
      </w:del>
    </w:p>
    <w:p w14:paraId="108EAF97" w14:textId="456D1C3A" w:rsidR="00B27BAD" w:rsidRPr="00543B4C" w:rsidDel="008D26A9" w:rsidRDefault="00B27BAD">
      <w:pPr>
        <w:pStyle w:val="ListParagraph"/>
        <w:spacing w:after="0" w:line="276" w:lineRule="auto"/>
        <w:jc w:val="both"/>
        <w:rPr>
          <w:del w:id="2365" w:author="Rachel Shipsey" w:date="2025-06-23T15:21:00Z"/>
          <w:rFonts w:cs="Arial"/>
          <w:sz w:val="20"/>
          <w:szCs w:val="20"/>
        </w:rPr>
        <w:pPrChange w:id="236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4CF2EEF9" w14:textId="47720ECB" w:rsidR="00B27BAD" w:rsidRPr="00543B4C" w:rsidDel="008D26A9" w:rsidRDefault="00B27BAD">
      <w:pPr>
        <w:pStyle w:val="ListParagraph"/>
        <w:spacing w:after="0" w:line="276" w:lineRule="auto"/>
        <w:jc w:val="both"/>
        <w:rPr>
          <w:del w:id="2367" w:author="Rachel Shipsey" w:date="2025-06-23T15:21:00Z"/>
          <w:rFonts w:cs="Arial"/>
          <w:sz w:val="20"/>
          <w:szCs w:val="20"/>
        </w:rPr>
        <w:pPrChange w:id="236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69" w:author="Rachel Shipsey" w:date="2025-06-23T15:21:00Z">
        <w:r w:rsidRPr="00543B4C" w:rsidDel="008D26A9">
          <w:rPr>
            <w:rFonts w:cs="Arial"/>
            <w:sz w:val="20"/>
            <w:szCs w:val="20"/>
          </w:rPr>
          <w:delText xml:space="preserve">The NSO operations Act provided the legal authority for the census undertaking which is in harmony with the objectives and strategy of the census programme. A Legal Notice was published in accordance with the </w:delText>
        </w:r>
        <w:r w:rsidR="005D0227" w:rsidRPr="00543B4C" w:rsidDel="008D26A9">
          <w:rPr>
            <w:rFonts w:cs="Arial"/>
            <w:sz w:val="20"/>
            <w:szCs w:val="20"/>
          </w:rPr>
          <w:delText>Census</w:delText>
        </w:r>
        <w:r w:rsidRPr="00543B4C" w:rsidDel="008D26A9">
          <w:rPr>
            <w:rFonts w:cs="Arial"/>
            <w:sz w:val="20"/>
            <w:szCs w:val="20"/>
          </w:rPr>
          <w:delText xml:space="preserve"> Act. His excellency the president proclaimed the census undertaking. </w:delText>
        </w:r>
      </w:del>
    </w:p>
    <w:p w14:paraId="1EC6AC5D" w14:textId="7DAE525E" w:rsidR="00B27BAD" w:rsidRPr="00543B4C" w:rsidDel="008D26A9" w:rsidRDefault="00B27BAD">
      <w:pPr>
        <w:pStyle w:val="ListParagraph"/>
        <w:spacing w:after="0" w:line="276" w:lineRule="auto"/>
        <w:jc w:val="both"/>
        <w:rPr>
          <w:del w:id="2370" w:author="Rachel Shipsey" w:date="2025-06-23T15:21:00Z"/>
          <w:rFonts w:cs="Arial"/>
          <w:sz w:val="20"/>
          <w:szCs w:val="20"/>
        </w:rPr>
        <w:pPrChange w:id="237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5EEC2DBA" w14:textId="6420CFDC" w:rsidR="00B27BAD" w:rsidRPr="00543B4C" w:rsidDel="008D26A9" w:rsidRDefault="71B5BA7F">
      <w:pPr>
        <w:pStyle w:val="ListParagraph"/>
        <w:spacing w:after="0" w:line="276" w:lineRule="auto"/>
        <w:jc w:val="both"/>
        <w:rPr>
          <w:del w:id="2372" w:author="Rachel Shipsey" w:date="2025-06-23T15:21:00Z"/>
          <w:rFonts w:cs="Arial"/>
          <w:sz w:val="20"/>
          <w:szCs w:val="20"/>
        </w:rPr>
        <w:pPrChange w:id="237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374" w:author="Rachel Shipsey" w:date="2025-06-23T15:21:00Z">
        <w:r w:rsidRPr="577E8364" w:rsidDel="008D26A9">
          <w:rPr>
            <w:rFonts w:cs="Arial"/>
            <w:sz w:val="20"/>
            <w:szCs w:val="20"/>
          </w:rPr>
          <w:delText xml:space="preserve">The plan </w:delText>
        </w:r>
        <w:r w:rsidR="00B339C4" w:rsidDel="008D26A9">
          <w:rPr>
            <w:rFonts w:cs="Arial"/>
            <w:sz w:val="20"/>
            <w:szCs w:val="20"/>
          </w:rPr>
          <w:delText xml:space="preserve">was aimed </w:delText>
        </w:r>
        <w:r w:rsidR="00D07C76" w:rsidRPr="577E8364" w:rsidDel="008D26A9">
          <w:rPr>
            <w:rFonts w:cs="Arial"/>
            <w:sz w:val="20"/>
            <w:szCs w:val="20"/>
          </w:rPr>
          <w:delText>at being</w:delText>
        </w:r>
        <w:r w:rsidRPr="577E8364" w:rsidDel="008D26A9">
          <w:rPr>
            <w:rFonts w:cs="Arial"/>
            <w:sz w:val="20"/>
            <w:szCs w:val="20"/>
          </w:rPr>
          <w:delText xml:space="preserve"> highly responsive to National Development Goals to </w:delText>
        </w:r>
        <w:r w:rsidR="001522D9" w:rsidDel="008D26A9">
          <w:rPr>
            <w:rFonts w:cs="Arial"/>
            <w:sz w:val="20"/>
            <w:szCs w:val="20"/>
          </w:rPr>
          <w:delText>gain</w:delText>
        </w:r>
        <w:r w:rsidRPr="577E8364" w:rsidDel="008D26A9">
          <w:rPr>
            <w:rFonts w:cs="Arial"/>
            <w:sz w:val="20"/>
            <w:szCs w:val="20"/>
          </w:rPr>
          <w:delText xml:space="preserve"> popular approval and national ownership and ensure alignment to the Sustainable Development Goals.</w:delText>
        </w:r>
        <w:r w:rsidR="00B27BAD" w:rsidRPr="00543B4C" w:rsidDel="008D26A9">
          <w:rPr>
            <w:rFonts w:cs="Arial"/>
            <w:sz w:val="20"/>
            <w:szCs w:val="20"/>
          </w:rPr>
          <w:delText xml:space="preserve">  </w:delText>
        </w:r>
      </w:del>
    </w:p>
    <w:p w14:paraId="4DD48187" w14:textId="7EB52CF3" w:rsidR="005A6747" w:rsidRPr="00757F70" w:rsidDel="008D26A9" w:rsidRDefault="005A6747">
      <w:pPr>
        <w:pStyle w:val="ListParagraph"/>
        <w:spacing w:after="0" w:line="276" w:lineRule="auto"/>
        <w:jc w:val="both"/>
        <w:rPr>
          <w:del w:id="2375" w:author="Rachel Shipsey" w:date="2025-06-23T15:21:00Z"/>
        </w:rPr>
        <w:pPrChange w:id="2376" w:author="Rachel Shipsey" w:date="2025-06-23T15:41:00Z">
          <w:pPr>
            <w:pStyle w:val="Heading2"/>
            <w:numPr>
              <w:numId w:val="20"/>
            </w:numPr>
            <w:ind w:left="1440" w:hanging="360"/>
          </w:pPr>
        </w:pPrChange>
      </w:pPr>
      <w:bookmarkStart w:id="2377" w:name="_Toc201237381"/>
      <w:bookmarkStart w:id="2378" w:name="_Toc201318777"/>
      <w:bookmarkStart w:id="2379" w:name="_Toc201318778"/>
      <w:bookmarkEnd w:id="2377"/>
      <w:bookmarkEnd w:id="2378"/>
      <w:del w:id="2380" w:author="Rachel Shipsey" w:date="2025-06-23T15:21:00Z">
        <w:r w:rsidRPr="00757F70" w:rsidDel="008D26A9">
          <w:delText xml:space="preserve">Challenges and </w:delText>
        </w:r>
        <w:r w:rsidRPr="00757F70" w:rsidDel="008D26A9">
          <w:rPr>
            <w:rFonts w:cstheme="majorBidi"/>
            <w:sz w:val="28"/>
            <w:szCs w:val="26"/>
            <w:rPrChange w:id="2381" w:author="Rachel Shipsey" w:date="2025-06-11T12:45:00Z">
              <w:rPr>
                <w:rFonts w:cs="Arial"/>
                <w:bCs/>
                <w:sz w:val="22"/>
              </w:rPr>
            </w:rPrChange>
          </w:rPr>
          <w:delText>lessons</w:delText>
        </w:r>
        <w:r w:rsidRPr="00757F70" w:rsidDel="008D26A9">
          <w:delText xml:space="preserve"> learnt</w:delText>
        </w:r>
        <w:bookmarkEnd w:id="2379"/>
      </w:del>
    </w:p>
    <w:p w14:paraId="6ECFC1D2" w14:textId="078A5FAA" w:rsidR="000D3BF1" w:rsidDel="008D26A9" w:rsidRDefault="000D3BF1">
      <w:pPr>
        <w:pStyle w:val="ListParagraph"/>
        <w:spacing w:after="0" w:line="276" w:lineRule="auto"/>
        <w:jc w:val="both"/>
        <w:rPr>
          <w:ins w:id="2382" w:author="Pamela Kakande Nabukhonzo" w:date="2025-06-17T21:12:00Z"/>
          <w:del w:id="2383" w:author="Rachel Shipsey" w:date="2025-06-23T15:21:00Z"/>
          <w:rFonts w:cs="Arial"/>
        </w:rPr>
        <w:pPrChange w:id="2384" w:author="Rachel Shipsey" w:date="2025-06-23T15:41:00Z">
          <w:pPr>
            <w:spacing w:after="0" w:line="276" w:lineRule="auto"/>
            <w:jc w:val="both"/>
          </w:pPr>
        </w:pPrChange>
      </w:pPr>
    </w:p>
    <w:p w14:paraId="1E206446" w14:textId="21FF6064" w:rsidR="00A1748E" w:rsidDel="008D26A9" w:rsidRDefault="00A1748E">
      <w:pPr>
        <w:pStyle w:val="ListParagraph"/>
        <w:spacing w:after="0" w:line="276" w:lineRule="auto"/>
        <w:jc w:val="both"/>
        <w:rPr>
          <w:ins w:id="2385" w:author="Pamela Kakande Nabukhonzo" w:date="2025-06-17T21:13:00Z"/>
          <w:del w:id="2386" w:author="Rachel Shipsey" w:date="2025-06-23T15:21:00Z"/>
          <w:rFonts w:cs="Arial"/>
        </w:rPr>
        <w:pPrChange w:id="2387" w:author="Rachel Shipsey" w:date="2025-06-23T15:41:00Z">
          <w:pPr>
            <w:spacing w:after="0" w:line="276" w:lineRule="auto"/>
            <w:jc w:val="both"/>
          </w:pPr>
        </w:pPrChange>
      </w:pPr>
      <w:ins w:id="2388" w:author="Pamela Kakande Nabukhonzo" w:date="2025-06-17T21:13:00Z">
        <w:del w:id="2389" w:author="Rachel Shipsey" w:date="2025-06-23T15:21:00Z">
          <w:r w:rsidDel="008D26A9">
            <w:rPr>
              <w:rFonts w:cs="Arial"/>
            </w:rPr>
            <w:delText>T</w:delText>
          </w:r>
          <w:r w:rsidRPr="00A1748E" w:rsidDel="008D26A9">
            <w:rPr>
              <w:rFonts w:cs="Arial"/>
            </w:rPr>
            <w:delText xml:space="preserve">he development of census proposals </w:delText>
          </w:r>
        </w:del>
      </w:ins>
      <w:ins w:id="2390" w:author="Pamela Kakande Nabukhonzo" w:date="2025-06-19T22:21:00Z">
        <w:del w:id="2391" w:author="Rachel Shipsey" w:date="2025-06-23T15:21:00Z">
          <w:r w:rsidR="00924177" w:rsidDel="008D26A9">
            <w:rPr>
              <w:rFonts w:cs="Arial"/>
            </w:rPr>
            <w:delText>and program documents</w:delText>
          </w:r>
        </w:del>
      </w:ins>
      <w:ins w:id="2392" w:author="Pamela Kakande Nabukhonzo" w:date="2025-06-17T21:13:00Z">
        <w:del w:id="2393" w:author="Rachel Shipsey" w:date="2025-06-23T15:21:00Z">
          <w:r w:rsidRPr="00A1748E" w:rsidDel="008D26A9">
            <w:rPr>
              <w:rFonts w:cs="Arial"/>
            </w:rPr>
            <w:delText xml:space="preserve"> in Africa during the 2020 round was a formidable task.</w:delText>
          </w:r>
        </w:del>
      </w:ins>
    </w:p>
    <w:p w14:paraId="3BCB8A62" w14:textId="161E0FAF" w:rsidR="00591288" w:rsidDel="008D26A9" w:rsidRDefault="00CF6510">
      <w:pPr>
        <w:pStyle w:val="ListParagraph"/>
        <w:spacing w:after="0" w:line="276" w:lineRule="auto"/>
        <w:jc w:val="both"/>
        <w:rPr>
          <w:ins w:id="2394" w:author="Pamela Kakande Nabukhonzo" w:date="2025-06-17T21:18:00Z"/>
          <w:del w:id="2395" w:author="Rachel Shipsey" w:date="2025-06-23T15:21:00Z"/>
          <w:rFonts w:cs="Arial"/>
        </w:rPr>
        <w:pPrChange w:id="2396" w:author="Rachel Shipsey" w:date="2025-06-23T15:41:00Z">
          <w:pPr>
            <w:pStyle w:val="ListParagraph"/>
            <w:numPr>
              <w:numId w:val="312"/>
            </w:numPr>
            <w:spacing w:after="0" w:line="276" w:lineRule="auto"/>
            <w:ind w:left="426" w:hanging="360"/>
            <w:jc w:val="both"/>
          </w:pPr>
        </w:pPrChange>
      </w:pPr>
      <w:ins w:id="2397" w:author="Pamela Kakande Nabukhonzo" w:date="2025-06-17T21:05:00Z">
        <w:del w:id="2398" w:author="Rachel Shipsey" w:date="2025-06-23T15:21:00Z">
          <w:r w:rsidRPr="00A1748E" w:rsidDel="008D26A9">
            <w:rPr>
              <w:rFonts w:cs="Arial"/>
            </w:rPr>
            <w:delText>The onset of the COVID-19 pandemic in early 2020</w:delText>
          </w:r>
          <w:r w:rsidR="00087397" w:rsidRPr="00087397" w:rsidDel="008D26A9">
            <w:delText xml:space="preserve"> </w:delText>
          </w:r>
          <w:r w:rsidR="00087397" w:rsidDel="008D26A9">
            <w:delText xml:space="preserve">posed a </w:delText>
          </w:r>
          <w:r w:rsidR="00087397" w:rsidRPr="00A1748E" w:rsidDel="008D26A9">
            <w:rPr>
              <w:rFonts w:cs="Arial"/>
            </w:rPr>
            <w:delText>key challenge for census proposal development including the need to re-evaluate and redesign enumeration strategies.</w:delText>
          </w:r>
        </w:del>
      </w:ins>
      <w:ins w:id="2399" w:author="Pamela Kakande Nabukhonzo" w:date="2025-06-17T21:06:00Z">
        <w:del w:id="2400" w:author="Rachel Shipsey" w:date="2025-06-23T15:21:00Z">
          <w:r w:rsidR="00EA18E9" w:rsidRPr="00EA18E9" w:rsidDel="008D26A9">
            <w:delText xml:space="preserve"> </w:delText>
          </w:r>
          <w:r w:rsidR="00EA18E9" w:rsidRPr="00A1748E" w:rsidDel="008D26A9">
            <w:rPr>
              <w:rFonts w:cs="Arial"/>
            </w:rPr>
            <w:delText xml:space="preserve">The pandemic led to a diversion of both government and donor funding towards emergency health responses creating immense uncertainty for census </w:delText>
          </w:r>
        </w:del>
      </w:ins>
      <w:ins w:id="2401" w:author="Pamela Kakande Nabukhonzo" w:date="2025-06-17T21:07:00Z">
        <w:del w:id="2402" w:author="Rachel Shipsey" w:date="2025-06-23T15:21:00Z">
          <w:r w:rsidR="00A03005" w:rsidRPr="00A1748E" w:rsidDel="008D26A9">
            <w:rPr>
              <w:rFonts w:cs="Arial"/>
            </w:rPr>
            <w:delText>planners and</w:delText>
          </w:r>
        </w:del>
      </w:ins>
      <w:ins w:id="2403" w:author="Pamela Kakande Nabukhonzo" w:date="2025-06-17T21:06:00Z">
        <w:del w:id="2404" w:author="Rachel Shipsey" w:date="2025-06-23T15:21:00Z">
          <w:r w:rsidR="00EA18E9" w:rsidRPr="00A1748E" w:rsidDel="008D26A9">
            <w:rPr>
              <w:rFonts w:cs="Arial"/>
            </w:rPr>
            <w:delText xml:space="preserve"> making it difficult to secure the financial commitments necessary for a credible proposal.</w:delText>
          </w:r>
        </w:del>
      </w:ins>
      <w:ins w:id="2405" w:author="Pamela Kakande Nabukhonzo" w:date="2025-06-17T21:08:00Z">
        <w:del w:id="2406" w:author="Rachel Shipsey" w:date="2025-06-23T15:21:00Z">
          <w:r w:rsidR="00DF24EA" w:rsidRPr="00DF24EA" w:rsidDel="008D26A9">
            <w:delText xml:space="preserve"> </w:delText>
          </w:r>
          <w:r w:rsidR="00DF24EA" w:rsidDel="008D26A9">
            <w:delText>S</w:delText>
          </w:r>
          <w:r w:rsidR="00DF24EA" w:rsidRPr="00A1748E" w:rsidDel="008D26A9">
            <w:rPr>
              <w:rFonts w:cs="Arial"/>
            </w:rPr>
            <w:delText>ecuring adequate and timely funding was a major obstacle in developing census proposals in Africa.</w:delText>
          </w:r>
        </w:del>
      </w:ins>
    </w:p>
    <w:p w14:paraId="759ACFB2" w14:textId="7DB45F89" w:rsidR="009737D9" w:rsidDel="008D26A9" w:rsidRDefault="009737D9">
      <w:pPr>
        <w:pStyle w:val="ListParagraph"/>
        <w:spacing w:after="0" w:line="276" w:lineRule="auto"/>
        <w:jc w:val="both"/>
        <w:rPr>
          <w:ins w:id="2407" w:author="Pamela Kakande Nabukhonzo" w:date="2025-06-17T21:21:00Z"/>
          <w:del w:id="2408" w:author="Rachel Shipsey" w:date="2025-06-23T15:21:00Z"/>
          <w:rFonts w:cs="Arial"/>
        </w:rPr>
        <w:pPrChange w:id="2409" w:author="Rachel Shipsey" w:date="2025-06-23T15:41:00Z">
          <w:pPr>
            <w:pStyle w:val="ListParagraph"/>
            <w:numPr>
              <w:numId w:val="312"/>
            </w:numPr>
            <w:spacing w:after="0" w:line="276" w:lineRule="auto"/>
            <w:ind w:left="426" w:hanging="360"/>
            <w:jc w:val="both"/>
          </w:pPr>
        </w:pPrChange>
      </w:pPr>
      <w:ins w:id="2410" w:author="Pamela Kakande Nabukhonzo" w:date="2025-06-17T21:18:00Z">
        <w:del w:id="2411" w:author="Rachel Shipsey" w:date="2025-06-23T15:21:00Z">
          <w:r w:rsidDel="008D26A9">
            <w:rPr>
              <w:rFonts w:cs="Arial"/>
            </w:rPr>
            <w:delText>The digital</w:delText>
          </w:r>
          <w:r w:rsidRPr="009737D9" w:rsidDel="008D26A9">
            <w:rPr>
              <w:rFonts w:cs="Arial"/>
            </w:rPr>
            <w:delText xml:space="preserve"> transition introduced a new set of challenges that needed to be addressed in the proposal phase</w:delText>
          </w:r>
          <w:r w:rsidDel="008D26A9">
            <w:rPr>
              <w:rFonts w:cs="Arial"/>
            </w:rPr>
            <w:delText xml:space="preserve"> such as</w:delText>
          </w:r>
          <w:r w:rsidR="00184D01" w:rsidRPr="00184D01" w:rsidDel="008D26A9">
            <w:delText xml:space="preserve"> </w:delText>
          </w:r>
          <w:r w:rsidR="00184D01" w:rsidDel="008D26A9">
            <w:delText xml:space="preserve">the need for a </w:delText>
          </w:r>
          <w:r w:rsidR="00184D01" w:rsidRPr="00184D01" w:rsidDel="008D26A9">
            <w:rPr>
              <w:rFonts w:cs="Arial"/>
            </w:rPr>
            <w:delText>thorough assessment of the country's technological infrastructure and technical capacity</w:delText>
          </w:r>
        </w:del>
      </w:ins>
      <w:ins w:id="2412" w:author="Pamela Kakande Nabukhonzo" w:date="2025-06-17T21:19:00Z">
        <w:del w:id="2413" w:author="Rachel Shipsey" w:date="2025-06-23T15:21:00Z">
          <w:r w:rsidR="00D56A19" w:rsidDel="008D26A9">
            <w:rPr>
              <w:rFonts w:cs="Arial"/>
            </w:rPr>
            <w:delText>, t</w:delText>
          </w:r>
          <w:r w:rsidR="00D56A19" w:rsidRPr="00D56A19" w:rsidDel="008D26A9">
            <w:rPr>
              <w:rFonts w:cs="Arial"/>
            </w:rPr>
            <w:delText>he proposal had to include a robust procurement plan and a realistic timeline</w:delText>
          </w:r>
          <w:r w:rsidR="003A2BA8" w:rsidDel="008D26A9">
            <w:rPr>
              <w:rFonts w:cs="Arial"/>
            </w:rPr>
            <w:delText xml:space="preserve"> as well as </w:delText>
          </w:r>
        </w:del>
      </w:ins>
      <w:ins w:id="2414" w:author="Pamela Kakande Nabukhonzo" w:date="2025-06-17T21:20:00Z">
        <w:del w:id="2415" w:author="Rachel Shipsey" w:date="2025-06-23T15:21:00Z">
          <w:r w:rsidR="00417790" w:rsidDel="008D26A9">
            <w:rPr>
              <w:rFonts w:cs="Arial"/>
            </w:rPr>
            <w:delText>developing</w:delText>
          </w:r>
          <w:r w:rsidR="003A2BA8" w:rsidDel="008D26A9">
            <w:rPr>
              <w:rFonts w:cs="Arial"/>
            </w:rPr>
            <w:delText xml:space="preserve"> a </w:delText>
          </w:r>
        </w:del>
      </w:ins>
      <w:ins w:id="2416" w:author="Pamela Kakande Nabukhonzo" w:date="2025-06-17T21:19:00Z">
        <w:del w:id="2417" w:author="Rachel Shipsey" w:date="2025-06-23T15:21:00Z">
          <w:r w:rsidR="003A2BA8" w:rsidRPr="003A2BA8" w:rsidDel="008D26A9">
            <w:rPr>
              <w:rFonts w:cs="Arial"/>
            </w:rPr>
            <w:delText xml:space="preserve">comprehensive training plan for </w:delText>
          </w:r>
        </w:del>
      </w:ins>
      <w:ins w:id="2418" w:author="Pamela Kakande Nabukhonzo" w:date="2025-06-17T21:20:00Z">
        <w:del w:id="2419" w:author="Rachel Shipsey" w:date="2025-06-23T15:21:00Z">
          <w:r w:rsidR="00417790" w:rsidRPr="003A2BA8" w:rsidDel="008D26A9">
            <w:rPr>
              <w:rFonts w:cs="Arial"/>
            </w:rPr>
            <w:delText>many</w:delText>
          </w:r>
        </w:del>
      </w:ins>
      <w:ins w:id="2420" w:author="Pamela Kakande Nabukhonzo" w:date="2025-06-17T21:19:00Z">
        <w:del w:id="2421" w:author="Rachel Shipsey" w:date="2025-06-23T15:21:00Z">
          <w:r w:rsidR="003A2BA8" w:rsidRPr="003A2BA8" w:rsidDel="008D26A9">
            <w:rPr>
              <w:rFonts w:cs="Arial"/>
            </w:rPr>
            <w:delText xml:space="preserve"> field staff</w:delText>
          </w:r>
        </w:del>
      </w:ins>
      <w:ins w:id="2422" w:author="Pamela Kakande Nabukhonzo" w:date="2025-06-17T21:20:00Z">
        <w:del w:id="2423" w:author="Rachel Shipsey" w:date="2025-06-23T15:21:00Z">
          <w:r w:rsidR="00417790" w:rsidDel="008D26A9">
            <w:rPr>
              <w:rFonts w:cs="Arial"/>
            </w:rPr>
            <w:delText xml:space="preserve"> among others. This was made worse by t</w:delText>
          </w:r>
          <w:r w:rsidR="00417790" w:rsidRPr="00417790" w:rsidDel="008D26A9">
            <w:rPr>
              <w:rFonts w:cs="Arial"/>
            </w:rPr>
            <w:delText xml:space="preserve">he lack of adequate in-house expertise in some </w:delText>
          </w:r>
        </w:del>
      </w:ins>
      <w:ins w:id="2424" w:author="Pamela Kakande Nabukhonzo" w:date="2025-06-17T21:22:00Z">
        <w:del w:id="2425" w:author="Rachel Shipsey" w:date="2025-06-23T15:21:00Z">
          <w:r w:rsidR="009953FD" w:rsidDel="008D26A9">
            <w:rPr>
              <w:rFonts w:cs="Arial"/>
            </w:rPr>
            <w:delText>NSOs, which</w:delText>
          </w:r>
        </w:del>
      </w:ins>
      <w:ins w:id="2426" w:author="Pamela Kakande Nabukhonzo" w:date="2025-06-17T21:20:00Z">
        <w:del w:id="2427" w:author="Rachel Shipsey" w:date="2025-06-23T15:21:00Z">
          <w:r w:rsidR="00417790" w:rsidRPr="00417790" w:rsidDel="008D26A9">
            <w:rPr>
              <w:rFonts w:cs="Arial"/>
            </w:rPr>
            <w:delText xml:space="preserve"> meant that proposals often had to include provisions for external technical assistance.</w:delText>
          </w:r>
        </w:del>
      </w:ins>
    </w:p>
    <w:p w14:paraId="14DB1B36" w14:textId="6706432D" w:rsidR="009953FD" w:rsidRPr="00A1748E" w:rsidDel="008D26A9" w:rsidRDefault="009953FD">
      <w:pPr>
        <w:pStyle w:val="ListParagraph"/>
        <w:spacing w:after="0" w:line="276" w:lineRule="auto"/>
        <w:jc w:val="both"/>
        <w:rPr>
          <w:ins w:id="2428" w:author="Pamela Kakande Nabukhonzo" w:date="2025-06-17T21:09:00Z"/>
          <w:del w:id="2429" w:author="Rachel Shipsey" w:date="2025-06-23T15:21:00Z"/>
          <w:rFonts w:cs="Arial"/>
        </w:rPr>
        <w:pPrChange w:id="2430" w:author="Rachel Shipsey" w:date="2025-06-23T15:41:00Z">
          <w:pPr>
            <w:spacing w:after="0" w:line="276" w:lineRule="auto"/>
            <w:jc w:val="both"/>
          </w:pPr>
        </w:pPrChange>
      </w:pPr>
      <w:ins w:id="2431" w:author="Pamela Kakande Nabukhonzo" w:date="2025-06-17T21:21:00Z">
        <w:del w:id="2432" w:author="Rachel Shipsey" w:date="2025-06-23T15:21:00Z">
          <w:r w:rsidDel="008D26A9">
            <w:rPr>
              <w:rFonts w:cs="Arial"/>
            </w:rPr>
            <w:delText>P</w:delText>
          </w:r>
          <w:r w:rsidRPr="009953FD" w:rsidDel="008D26A9">
            <w:rPr>
              <w:rFonts w:cs="Arial"/>
            </w:rPr>
            <w:delText>olitical instability and insecurity posed a significant threat to the successful execution of a census</w:delText>
          </w:r>
          <w:r w:rsidDel="008D26A9">
            <w:rPr>
              <w:rFonts w:cs="Arial"/>
            </w:rPr>
            <w:delText xml:space="preserve">, </w:delText>
          </w:r>
        </w:del>
      </w:ins>
      <w:ins w:id="2433" w:author="Pamela Kakande Nabukhonzo" w:date="2025-06-17T21:22:00Z">
        <w:del w:id="2434" w:author="Rachel Shipsey" w:date="2025-06-23T15:21:00Z">
          <w:r w:rsidDel="008D26A9">
            <w:rPr>
              <w:rFonts w:cs="Arial"/>
            </w:rPr>
            <w:delText>f</w:delText>
          </w:r>
        </w:del>
      </w:ins>
      <w:ins w:id="2435" w:author="Pamela Kakande Nabukhonzo" w:date="2025-06-17T21:21:00Z">
        <w:del w:id="2436" w:author="Rachel Shipsey" w:date="2025-06-23T15:21:00Z">
          <w:r w:rsidRPr="009953FD" w:rsidDel="008D26A9">
            <w:rPr>
              <w:rFonts w:cs="Arial"/>
            </w:rPr>
            <w:delText>or census planners in these regions, developing a proposal meant navigating a highly unpredictable environment.</w:delText>
          </w:r>
        </w:del>
      </w:ins>
      <w:ins w:id="2437" w:author="Pamela Kakande Nabukhonzo" w:date="2025-06-17T21:22:00Z">
        <w:del w:id="2438" w:author="Rachel Shipsey" w:date="2025-06-23T15:21:00Z">
          <w:r w:rsidR="00AC11F6" w:rsidDel="008D26A9">
            <w:rPr>
              <w:rFonts w:cs="Arial"/>
            </w:rPr>
            <w:delText xml:space="preserve">to address challenges </w:delText>
          </w:r>
        </w:del>
      </w:ins>
      <w:ins w:id="2439" w:author="Pamela Kakande Nabukhonzo" w:date="2025-06-17T21:23:00Z">
        <w:del w:id="2440" w:author="Rachel Shipsey" w:date="2025-06-23T15:21:00Z">
          <w:r w:rsidR="00AC11F6" w:rsidDel="008D26A9">
            <w:rPr>
              <w:rFonts w:cs="Arial"/>
            </w:rPr>
            <w:delText xml:space="preserve">such as </w:delText>
          </w:r>
          <w:r w:rsidR="00AC11F6" w:rsidRPr="00AC11F6" w:rsidDel="008D26A9">
            <w:rPr>
              <w:rFonts w:cs="Arial"/>
              <w:rPrChange w:id="2441" w:author="Pamela Kakande Nabukhonzo" w:date="2025-06-17T21:23:00Z">
                <w:rPr>
                  <w:rFonts w:cs="Arial"/>
                  <w:b/>
                  <w:bCs/>
                </w:rPr>
              </w:rPrChange>
            </w:rPr>
            <w:delText>ensuring the safety of census personnel and respondents</w:delText>
          </w:r>
          <w:r w:rsidR="00AC11F6" w:rsidRPr="00AC11F6" w:rsidDel="008D26A9">
            <w:rPr>
              <w:rFonts w:cs="Arial"/>
            </w:rPr>
            <w:delText xml:space="preserve"> in conflict-affected areas.</w:delText>
          </w:r>
          <w:r w:rsidR="008B3EF9" w:rsidRPr="008B3EF9" w:rsidDel="008D26A9">
            <w:delText xml:space="preserve"> </w:delText>
          </w:r>
          <w:r w:rsidR="008B3EF9" w:rsidDel="008D26A9">
            <w:rPr>
              <w:rFonts w:cs="Arial"/>
            </w:rPr>
            <w:delText>d</w:delText>
          </w:r>
          <w:r w:rsidR="008B3EF9" w:rsidRPr="008B3EF9" w:rsidDel="008D26A9">
            <w:rPr>
              <w:rFonts w:cs="Arial"/>
            </w:rPr>
            <w:delText xml:space="preserve">eveloping strategies to enumerate displaced populations and those in hard-to-reach </w:delText>
          </w:r>
        </w:del>
      </w:ins>
      <w:ins w:id="2442" w:author="Pamela Kakande Nabukhonzo" w:date="2025-06-17T21:34:00Z">
        <w:del w:id="2443" w:author="Rachel Shipsey" w:date="2025-06-23T15:21:00Z">
          <w:r w:rsidR="005D52F1" w:rsidRPr="008B3EF9" w:rsidDel="008D26A9">
            <w:rPr>
              <w:rFonts w:cs="Arial"/>
            </w:rPr>
            <w:delText>areas</w:delText>
          </w:r>
        </w:del>
      </w:ins>
      <w:ins w:id="2444" w:author="Pamela Kakande Nabukhonzo" w:date="2025-06-17T21:23:00Z">
        <w:del w:id="2445" w:author="Rachel Shipsey" w:date="2025-06-23T15:21:00Z">
          <w:r w:rsidR="008B3EF9" w:rsidDel="008D26A9">
            <w:rPr>
              <w:rFonts w:cs="Arial"/>
            </w:rPr>
            <w:delText xml:space="preserve"> and </w:delText>
          </w:r>
        </w:del>
      </w:ins>
      <w:ins w:id="2446" w:author="Pamela Kakande Nabukhonzo" w:date="2025-06-19T19:49:00Z">
        <w:del w:id="2447" w:author="Rachel Shipsey" w:date="2025-06-23T15:21:00Z">
          <w:r w:rsidR="00786CF5" w:rsidDel="008D26A9">
            <w:rPr>
              <w:rFonts w:cs="Arial"/>
            </w:rPr>
            <w:delText>g</w:delText>
          </w:r>
          <w:r w:rsidR="00786CF5" w:rsidRPr="008B3EF9" w:rsidDel="008D26A9">
            <w:rPr>
              <w:rFonts w:cs="Arial"/>
            </w:rPr>
            <w:delText>ain</w:delText>
          </w:r>
        </w:del>
      </w:ins>
      <w:ins w:id="2448" w:author="Pamela Kakande Nabukhonzo" w:date="2025-06-17T21:23:00Z">
        <w:del w:id="2449" w:author="Rachel Shipsey" w:date="2025-06-23T15:21:00Z">
          <w:r w:rsidR="008B3EF9" w:rsidRPr="008B3EF9" w:rsidDel="008D26A9">
            <w:rPr>
              <w:rFonts w:cs="Arial"/>
            </w:rPr>
            <w:delText xml:space="preserve"> the trust and cooperation of all segments of the population</w:delText>
          </w:r>
          <w:r w:rsidR="008B3EF9" w:rsidDel="008D26A9">
            <w:rPr>
              <w:rFonts w:cs="Arial"/>
            </w:rPr>
            <w:delText>.</w:delText>
          </w:r>
        </w:del>
      </w:ins>
    </w:p>
    <w:p w14:paraId="30966A98" w14:textId="764C0F07" w:rsidR="00786CF5" w:rsidDel="008D26A9" w:rsidRDefault="00786CF5">
      <w:pPr>
        <w:pStyle w:val="ListParagraph"/>
        <w:spacing w:after="0" w:line="276" w:lineRule="auto"/>
        <w:jc w:val="both"/>
        <w:rPr>
          <w:ins w:id="2450" w:author="Pamela Kakande Nabukhonzo" w:date="2025-06-19T19:49:00Z"/>
          <w:del w:id="2451" w:author="Rachel Shipsey" w:date="2025-06-23T15:21:00Z"/>
          <w:rFonts w:cs="Arial"/>
        </w:rPr>
        <w:pPrChange w:id="2452" w:author="Rachel Shipsey" w:date="2025-06-23T15:41:00Z">
          <w:pPr>
            <w:spacing w:after="0" w:line="276" w:lineRule="auto"/>
            <w:ind w:left="66"/>
            <w:jc w:val="both"/>
          </w:pPr>
        </w:pPrChange>
      </w:pPr>
    </w:p>
    <w:p w14:paraId="1691ACBD" w14:textId="56CA6D95" w:rsidR="00272A94" w:rsidDel="008D26A9" w:rsidRDefault="00A01F12">
      <w:pPr>
        <w:pStyle w:val="ListParagraph"/>
        <w:spacing w:after="0" w:line="276" w:lineRule="auto"/>
        <w:jc w:val="both"/>
        <w:rPr>
          <w:ins w:id="2453" w:author="Pamela Kakande Nabukhonzo" w:date="2025-06-17T21:09:00Z"/>
          <w:del w:id="2454" w:author="Rachel Shipsey" w:date="2025-06-23T15:21:00Z"/>
          <w:rFonts w:cs="Arial"/>
        </w:rPr>
        <w:pPrChange w:id="2455" w:author="Rachel Shipsey" w:date="2025-06-23T15:41:00Z">
          <w:pPr>
            <w:spacing w:after="0" w:line="276" w:lineRule="auto"/>
            <w:jc w:val="both"/>
          </w:pPr>
        </w:pPrChange>
      </w:pPr>
      <w:ins w:id="2456" w:author="Pamela Kakande Nabukhonzo" w:date="2025-06-17T21:14:00Z">
        <w:del w:id="2457" w:author="Rachel Shipsey" w:date="2025-06-23T15:21:00Z">
          <w:r w:rsidDel="008D26A9">
            <w:rPr>
              <w:rFonts w:cs="Arial"/>
            </w:rPr>
            <w:delText>The budget</w:delText>
          </w:r>
        </w:del>
      </w:ins>
      <w:ins w:id="2458" w:author="Pamela Kakande Nabukhonzo" w:date="2025-06-17T21:15:00Z">
        <w:del w:id="2459" w:author="Rachel Shipsey" w:date="2025-06-23T15:21:00Z">
          <w:r w:rsidDel="008D26A9">
            <w:rPr>
              <w:rFonts w:cs="Arial"/>
            </w:rPr>
            <w:delText>ing process also faced challenges such as:</w:delText>
          </w:r>
        </w:del>
      </w:ins>
    </w:p>
    <w:p w14:paraId="120EADB4" w14:textId="4A9AF1D8" w:rsidR="0094705C" w:rsidRPr="00A1748E" w:rsidDel="008D26A9" w:rsidRDefault="00A01F12">
      <w:pPr>
        <w:pStyle w:val="ListParagraph"/>
        <w:spacing w:after="0" w:line="276" w:lineRule="auto"/>
        <w:jc w:val="both"/>
        <w:rPr>
          <w:ins w:id="2460" w:author="Pamela Kakande Nabukhonzo" w:date="2025-06-17T21:11:00Z"/>
          <w:del w:id="2461" w:author="Rachel Shipsey" w:date="2025-06-23T15:21:00Z"/>
          <w:rFonts w:cs="Arial"/>
        </w:rPr>
        <w:pPrChange w:id="2462" w:author="Rachel Shipsey" w:date="2025-06-23T15:41:00Z">
          <w:pPr>
            <w:spacing w:after="0" w:line="276" w:lineRule="auto"/>
            <w:jc w:val="both"/>
          </w:pPr>
        </w:pPrChange>
      </w:pPr>
      <w:ins w:id="2463" w:author="Pamela Kakande Nabukhonzo" w:date="2025-06-17T21:15:00Z">
        <w:del w:id="2464" w:author="Rachel Shipsey" w:date="2025-06-23T15:21:00Z">
          <w:r w:rsidDel="008D26A9">
            <w:rPr>
              <w:rFonts w:cs="Arial"/>
            </w:rPr>
            <w:delText>The prevailing f</w:delText>
          </w:r>
        </w:del>
      </w:ins>
      <w:ins w:id="2465" w:author="Pamela Kakande Nabukhonzo" w:date="2025-06-17T21:09:00Z">
        <w:del w:id="2466" w:author="Rachel Shipsey" w:date="2025-06-23T15:21:00Z">
          <w:r w:rsidR="00272A94" w:rsidRPr="00A1748E" w:rsidDel="008D26A9">
            <w:rPr>
              <w:rFonts w:cs="Arial"/>
            </w:rPr>
            <w:delText>inancial constraint directly impacted census proposal development as planners often had to develop multiple budget scenarios based on different levels of potential government and donor funding, adding complexity to the proposal.</w:delText>
          </w:r>
        </w:del>
      </w:ins>
      <w:ins w:id="2467" w:author="Pamela Kakande Nabukhonzo" w:date="2025-06-17T21:11:00Z">
        <w:del w:id="2468" w:author="Rachel Shipsey" w:date="2025-06-23T15:21:00Z">
          <w:r w:rsidR="0094705C" w:rsidRPr="00A1748E" w:rsidDel="008D26A9">
            <w:rPr>
              <w:rFonts w:cs="Arial"/>
            </w:rPr>
            <w:delText xml:space="preserve"> Engaged in extensive and often lengthy advocacy</w:delText>
          </w:r>
        </w:del>
      </w:ins>
    </w:p>
    <w:p w14:paraId="12CC5B1F" w14:textId="26B5C012" w:rsidR="000555CE" w:rsidDel="008D26A9" w:rsidRDefault="000555CE">
      <w:pPr>
        <w:pStyle w:val="ListParagraph"/>
        <w:spacing w:after="0" w:line="276" w:lineRule="auto"/>
        <w:jc w:val="both"/>
        <w:rPr>
          <w:del w:id="2469" w:author="Rachel Shipsey" w:date="2025-06-23T15:21:00Z"/>
          <w:rFonts w:cs="Arial"/>
        </w:rPr>
        <w:pPrChange w:id="2470" w:author="Rachel Shipsey" w:date="2025-06-23T15:41:00Z">
          <w:pPr>
            <w:pStyle w:val="ListParagraph"/>
            <w:numPr>
              <w:numId w:val="312"/>
            </w:numPr>
            <w:spacing w:after="0" w:line="276" w:lineRule="auto"/>
            <w:ind w:left="426" w:hanging="360"/>
            <w:jc w:val="both"/>
          </w:pPr>
        </w:pPrChange>
      </w:pPr>
    </w:p>
    <w:p w14:paraId="12FC7D0A" w14:textId="259639F3" w:rsidR="00697A61" w:rsidDel="008D26A9" w:rsidRDefault="00697A61">
      <w:pPr>
        <w:pStyle w:val="ListParagraph"/>
        <w:spacing w:after="0" w:line="276" w:lineRule="auto"/>
        <w:jc w:val="both"/>
        <w:rPr>
          <w:ins w:id="2471" w:author="Pamela Kakande Nabukhonzo" w:date="2025-06-17T11:49:00Z"/>
          <w:del w:id="2472" w:author="Rachel Shipsey" w:date="2025-06-23T15:21:00Z"/>
          <w:rFonts w:cs="Arial"/>
        </w:rPr>
        <w:pPrChange w:id="2473" w:author="Rachel Shipsey" w:date="2025-06-23T15:41:00Z">
          <w:pPr>
            <w:spacing w:after="0" w:line="276" w:lineRule="auto"/>
            <w:jc w:val="both"/>
          </w:pPr>
        </w:pPrChange>
      </w:pPr>
    </w:p>
    <w:p w14:paraId="6B97E8F2" w14:textId="4284E257" w:rsidR="00786CF5" w:rsidDel="008D26A9" w:rsidRDefault="00786CF5">
      <w:pPr>
        <w:pStyle w:val="ListParagraph"/>
        <w:spacing w:after="0" w:line="276" w:lineRule="auto"/>
        <w:jc w:val="both"/>
        <w:rPr>
          <w:ins w:id="2474" w:author="Pamela Kakande Nabukhonzo" w:date="2025-06-19T19:49:00Z"/>
          <w:del w:id="2475" w:author="Rachel Shipsey" w:date="2025-06-23T15:21:00Z"/>
          <w:rFonts w:cs="Arial"/>
        </w:rPr>
        <w:pPrChange w:id="2476" w:author="Rachel Shipsey" w:date="2025-06-23T15:41:00Z">
          <w:pPr>
            <w:spacing w:after="0" w:line="276" w:lineRule="auto"/>
            <w:jc w:val="both"/>
          </w:pPr>
        </w:pPrChange>
      </w:pPr>
    </w:p>
    <w:p w14:paraId="07292C72" w14:textId="23F6034A" w:rsidR="009F3CDE" w:rsidRPr="002654E4" w:rsidDel="008D26A9" w:rsidRDefault="00786CF5">
      <w:pPr>
        <w:pStyle w:val="ListParagraph"/>
        <w:spacing w:after="0" w:line="276" w:lineRule="auto"/>
        <w:jc w:val="both"/>
        <w:rPr>
          <w:del w:id="2477" w:author="Rachel Shipsey" w:date="2025-06-23T15:21:00Z"/>
          <w:rFonts w:cstheme="majorBidi"/>
        </w:rPr>
        <w:pPrChange w:id="2478" w:author="Rachel Shipsey" w:date="2025-06-23T15:41:00Z">
          <w:pPr>
            <w:spacing w:after="0" w:line="276" w:lineRule="auto"/>
            <w:jc w:val="both"/>
          </w:pPr>
        </w:pPrChange>
      </w:pPr>
      <w:ins w:id="2479" w:author="Pamela Kakande Nabukhonzo" w:date="2025-06-19T19:50:00Z">
        <w:del w:id="2480" w:author="Rachel Shipsey" w:date="2025-06-23T15:21:00Z">
          <w:r w:rsidDel="008D26A9">
            <w:rPr>
              <w:rFonts w:cs="Arial"/>
            </w:rPr>
            <w:delText>long after had startedwas</w:delText>
          </w:r>
        </w:del>
      </w:ins>
      <w:bookmarkStart w:id="2481" w:name="_Toc201237383"/>
      <w:bookmarkStart w:id="2482" w:name="_Toc201318779"/>
      <w:bookmarkStart w:id="2483" w:name="_Toc201237384"/>
      <w:bookmarkStart w:id="2484" w:name="_Toc201318780"/>
      <w:bookmarkStart w:id="2485" w:name="_Toc201237385"/>
      <w:bookmarkStart w:id="2486" w:name="_Toc201318781"/>
      <w:bookmarkEnd w:id="2481"/>
      <w:bookmarkEnd w:id="2482"/>
      <w:bookmarkEnd w:id="2483"/>
      <w:bookmarkEnd w:id="2484"/>
      <w:bookmarkEnd w:id="2485"/>
      <w:bookmarkEnd w:id="2486"/>
    </w:p>
    <w:p w14:paraId="7456C571" w14:textId="00279954" w:rsidR="00591288" w:rsidRPr="00AD2717" w:rsidDel="008D26A9" w:rsidRDefault="00591288">
      <w:pPr>
        <w:pStyle w:val="ListParagraph"/>
        <w:spacing w:after="0" w:line="276" w:lineRule="auto"/>
        <w:jc w:val="both"/>
        <w:rPr>
          <w:del w:id="2487" w:author="Rachel Shipsey" w:date="2025-06-23T15:21:00Z"/>
        </w:rPr>
        <w:pPrChange w:id="2488" w:author="Rachel Shipsey" w:date="2025-06-23T15:41:00Z">
          <w:pPr>
            <w:pStyle w:val="Heading2"/>
            <w:numPr>
              <w:numId w:val="20"/>
            </w:numPr>
            <w:ind w:left="1440" w:hanging="360"/>
          </w:pPr>
        </w:pPrChange>
      </w:pPr>
      <w:bookmarkStart w:id="2489" w:name="_Toc201318782"/>
      <w:del w:id="2490" w:author="Rachel Shipsey" w:date="2025-06-23T15:21:00Z">
        <w:r w:rsidRPr="00AD2717" w:rsidDel="008D26A9">
          <w:rPr>
            <w:rFonts w:cstheme="majorBidi"/>
            <w:sz w:val="28"/>
            <w:szCs w:val="26"/>
            <w:rPrChange w:id="2491" w:author="Rachel Shipsey" w:date="2025-06-11T12:45:00Z">
              <w:rPr>
                <w:rFonts w:cs="Arial"/>
                <w:bCs/>
                <w:sz w:val="22"/>
              </w:rPr>
            </w:rPrChange>
          </w:rPr>
          <w:delText>Recommendations</w:delText>
        </w:r>
        <w:bookmarkEnd w:id="2489"/>
      </w:del>
    </w:p>
    <w:p w14:paraId="36EC8DD2" w14:textId="0A31E357" w:rsidR="00591288" w:rsidRPr="00104F13" w:rsidDel="008D26A9" w:rsidRDefault="00591288">
      <w:pPr>
        <w:pStyle w:val="ListParagraph"/>
        <w:spacing w:after="0" w:line="276" w:lineRule="auto"/>
        <w:jc w:val="both"/>
        <w:rPr>
          <w:del w:id="2492" w:author="Rachel Shipsey" w:date="2025-06-23T15:21:00Z"/>
          <w:b/>
          <w:rPrChange w:id="2493" w:author="Pamela Kakande Nabukhonzo" w:date="2025-06-18T13:40:00Z">
            <w:rPr>
              <w:del w:id="2494" w:author="Rachel Shipsey" w:date="2025-06-23T15:21:00Z"/>
              <w:rFonts w:cs="Arial"/>
            </w:rPr>
          </w:rPrChange>
        </w:rPr>
        <w:pPrChange w:id="2495" w:author="Rachel Shipsey" w:date="2025-06-23T15:41:00Z">
          <w:pPr>
            <w:spacing w:after="0" w:line="276" w:lineRule="auto"/>
            <w:jc w:val="both"/>
          </w:pPr>
        </w:pPrChange>
      </w:pPr>
    </w:p>
    <w:p w14:paraId="1FFA65F7" w14:textId="36EB4072" w:rsidR="00104F13" w:rsidRPr="00104F13" w:rsidDel="008D26A9" w:rsidRDefault="00104F13">
      <w:pPr>
        <w:pStyle w:val="ListParagraph"/>
        <w:spacing w:after="0" w:line="276" w:lineRule="auto"/>
        <w:jc w:val="both"/>
        <w:rPr>
          <w:ins w:id="2496" w:author="Pamela Kakande Nabukhonzo" w:date="2025-06-17T23:35:00Z"/>
          <w:del w:id="2497" w:author="Rachel Shipsey" w:date="2025-06-23T15:21:00Z"/>
        </w:rPr>
        <w:pPrChange w:id="2498" w:author="Rachel Shipsey" w:date="2025-06-23T15:41:00Z">
          <w:pPr>
            <w:pStyle w:val="Heading2"/>
          </w:pPr>
        </w:pPrChange>
      </w:pPr>
    </w:p>
    <w:p w14:paraId="7C61A279" w14:textId="41BAAB05" w:rsidR="00104F13" w:rsidDel="008D26A9" w:rsidRDefault="00104F13">
      <w:pPr>
        <w:pStyle w:val="ListParagraph"/>
        <w:spacing w:after="0" w:line="276" w:lineRule="auto"/>
        <w:jc w:val="both"/>
        <w:rPr>
          <w:ins w:id="2499" w:author="Pamela Kakande Nabukhonzo" w:date="2025-06-17T23:38:00Z"/>
          <w:del w:id="2500" w:author="Rachel Shipsey" w:date="2025-06-23T15:21:00Z"/>
        </w:rPr>
        <w:pPrChange w:id="2501" w:author="Rachel Shipsey" w:date="2025-06-23T15:41:00Z">
          <w:pPr>
            <w:pStyle w:val="ListParagraph"/>
            <w:numPr>
              <w:numId w:val="320"/>
            </w:numPr>
            <w:ind w:hanging="360"/>
          </w:pPr>
        </w:pPrChange>
      </w:pPr>
      <w:ins w:id="2502" w:author="Pamela Kakande Nabukhonzo" w:date="2025-06-17T23:37:00Z">
        <w:del w:id="2503" w:author="Rachel Shipsey" w:date="2025-06-23T15:21:00Z">
          <w:r w:rsidRPr="00DF5020" w:rsidDel="008D26A9">
            <w:delText>Ideally, planning for a digital PHC should start immediately after completion of the previous</w:delText>
          </w:r>
        </w:del>
      </w:ins>
      <w:ins w:id="2504" w:author="Pamela Kakande Nabukhonzo" w:date="2025-06-17T11:56:00Z">
        <w:del w:id="2505" w:author="Rachel Shipsey" w:date="2025-06-23T15:21:00Z">
          <w:r w:rsidR="00B664E5" w:rsidRPr="00DF5020" w:rsidDel="008D26A9">
            <w:delText xml:space="preserve"> census</w:delText>
          </w:r>
        </w:del>
      </w:ins>
      <w:ins w:id="2506" w:author="Pamela Kakande Nabukhonzo" w:date="2025-06-17T23:37:00Z">
        <w:del w:id="2507" w:author="Rachel Shipsey" w:date="2025-06-23T15:21:00Z">
          <w:r w:rsidRPr="00DF5020" w:rsidDel="008D26A9">
            <w:delText xml:space="preserve">. This should start with the evaluation and development of an administrative report that puts together the lessons learnt from one census and recommendations for improvement. The use of knowledge management tools and techniques is thus beneficial for preserving institutional memory so that lessons learned are used for better management of future census planning and execution. Additionally, benchmarking lessons from countries that have already undertaken their digital census is a critical input to development of a census </w:delText>
          </w:r>
        </w:del>
      </w:ins>
      <w:ins w:id="2508" w:author="Pamela Kakande Nabukhonzo" w:date="2025-06-17T23:38:00Z">
        <w:del w:id="2509" w:author="Rachel Shipsey" w:date="2025-06-23T15:21:00Z">
          <w:r w:rsidRPr="00DF5020" w:rsidDel="008D26A9">
            <w:delText>proposal.</w:delText>
          </w:r>
          <w:r w:rsidRPr="00104F13" w:rsidDel="008D26A9">
            <w:delText xml:space="preserve"> </w:delText>
          </w:r>
        </w:del>
      </w:ins>
    </w:p>
    <w:p w14:paraId="57DB2843" w14:textId="50F4E2A2" w:rsidR="004A0319" w:rsidRPr="00104F13" w:rsidDel="008D26A9" w:rsidRDefault="00104F13">
      <w:pPr>
        <w:pStyle w:val="ListParagraph"/>
        <w:spacing w:after="0" w:line="276" w:lineRule="auto"/>
        <w:jc w:val="both"/>
        <w:rPr>
          <w:ins w:id="2510" w:author="Pamela Kakande Nabukhonzo" w:date="2025-06-17T21:16:00Z"/>
          <w:del w:id="2511" w:author="Rachel Shipsey" w:date="2025-06-23T15:21:00Z"/>
          <w:rPrChange w:id="2512" w:author="Pamela Kakande Nabukhonzo" w:date="2025-06-17T23:35:00Z">
            <w:rPr>
              <w:ins w:id="2513" w:author="Pamela Kakande Nabukhonzo" w:date="2025-06-17T21:16:00Z"/>
              <w:del w:id="2514" w:author="Rachel Shipsey" w:date="2025-06-23T15:21:00Z"/>
              <w:rFonts w:ascii="Times New Roman" w:hAnsi="Times New Roman"/>
              <w:sz w:val="24"/>
            </w:rPr>
          </w:rPrChange>
        </w:rPr>
        <w:pPrChange w:id="2515" w:author="Rachel Shipsey" w:date="2025-06-23T15:41:00Z">
          <w:pPr>
            <w:pStyle w:val="Heading2"/>
          </w:pPr>
        </w:pPrChange>
      </w:pPr>
      <w:ins w:id="2516" w:author="Pamela Kakande Nabukhonzo" w:date="2025-06-17T23:38:00Z">
        <w:del w:id="2517" w:author="Rachel Shipsey" w:date="2025-06-23T15:21:00Z">
          <w:r w:rsidRPr="00104F13" w:rsidDel="008D26A9">
            <w:delText>The</w:delText>
          </w:r>
        </w:del>
      </w:ins>
      <w:ins w:id="2518" w:author="Pamela Kakande Nabukhonzo" w:date="2025-06-17T21:16:00Z">
        <w:del w:id="2519" w:author="Rachel Shipsey" w:date="2025-06-23T15:21:00Z">
          <w:r w:rsidR="004A0319" w:rsidRPr="00104F13" w:rsidDel="008D26A9">
            <w:delText xml:space="preserve"> </w:delText>
          </w:r>
          <w:r w:rsidR="004A0319" w:rsidRPr="00104F13" w:rsidDel="008D26A9">
            <w:rPr>
              <w:bCs/>
            </w:rPr>
            <w:delText>COVID-19</w:delText>
          </w:r>
          <w:r w:rsidR="004A0319" w:rsidRPr="00104F13" w:rsidDel="008D26A9">
            <w:rPr>
              <w:b/>
              <w:rPrChange w:id="2520" w:author="Pamela Kakande Nabukhonzo" w:date="2025-06-17T23:36:00Z">
                <w:rPr/>
              </w:rPrChange>
            </w:rPr>
            <w:delText xml:space="preserve"> </w:delText>
          </w:r>
          <w:r w:rsidR="004A0319" w:rsidRPr="00104F13" w:rsidDel="008D26A9">
            <w:delText>experience</w:delText>
          </w:r>
        </w:del>
      </w:ins>
      <w:ins w:id="2521" w:author="Pamela Kakande Nabukhonzo" w:date="2025-06-17T11:55:00Z">
        <w:del w:id="2522" w:author="Rachel Shipsey" w:date="2025-06-23T15:21:00Z">
          <w:r w:rsidR="00B664E5" w:rsidRPr="00104F13" w:rsidDel="008D26A9">
            <w:delText xml:space="preserve"> underscored the need for more resilient and adaptable census planning, with a strong emphasis on contingency planning and sustainable national funding mechanisms to ensure that every person is counted.</w:delText>
          </w:r>
        </w:del>
      </w:ins>
    </w:p>
    <w:p w14:paraId="59D48E6B" w14:textId="0B4694AF" w:rsidR="00D401D2" w:rsidDel="00B664E5" w:rsidRDefault="00D401D2">
      <w:pPr>
        <w:pStyle w:val="ListParagraph"/>
        <w:spacing w:after="0" w:line="276" w:lineRule="auto"/>
        <w:jc w:val="both"/>
        <w:rPr>
          <w:del w:id="2523" w:author="Rachel Shipsey" w:date="2025-06-10T17:16:00Z"/>
          <w:rFonts w:cs="Arial"/>
        </w:rPr>
        <w:pPrChange w:id="2524" w:author="Rachel Shipsey" w:date="2025-06-23T15:41:00Z">
          <w:pPr>
            <w:pStyle w:val="ListParagraph"/>
            <w:numPr>
              <w:numId w:val="283"/>
            </w:numPr>
            <w:ind w:hanging="360"/>
          </w:pPr>
        </w:pPrChange>
      </w:pPr>
      <w:del w:id="2525" w:author="Rachel Shipsey" w:date="2025-06-10T17:16:00Z">
        <w:r w:rsidRPr="000771B7" w:rsidDel="00E020BE">
          <w:rPr>
            <w:rFonts w:cs="Arial"/>
          </w:rPr>
          <w:delText xml:space="preserve">In developing census </w:delText>
        </w:r>
        <w:r w:rsidR="00695C44" w:rsidRPr="000771B7" w:rsidDel="00E020BE">
          <w:rPr>
            <w:rFonts w:cs="Arial"/>
          </w:rPr>
          <w:delText>project documents</w:delText>
        </w:r>
        <w:r w:rsidRPr="000771B7" w:rsidDel="00E020BE">
          <w:rPr>
            <w:rFonts w:cs="Arial"/>
          </w:rPr>
          <w:delText xml:space="preserve"> and plans, countries considered the key determinants for a census plan. Considering these a</w:delText>
        </w:r>
        <w:r w:rsidR="00D4581E" w:rsidRPr="000771B7" w:rsidDel="00E020BE">
          <w:rPr>
            <w:rFonts w:cs="Arial"/>
          </w:rPr>
          <w:delText>n</w:delText>
        </w:r>
        <w:r w:rsidRPr="000771B7" w:rsidDel="00E020BE">
          <w:rPr>
            <w:rFonts w:cs="Arial"/>
          </w:rPr>
          <w:delText xml:space="preserve">d the new challenges </w:delText>
        </w:r>
        <w:r w:rsidR="00793F29" w:rsidRPr="000771B7" w:rsidDel="00E020BE">
          <w:rPr>
            <w:rFonts w:cs="Arial"/>
          </w:rPr>
          <w:delText>a raising from</w:delText>
        </w:r>
        <w:r w:rsidRPr="000771B7" w:rsidDel="00E020BE">
          <w:rPr>
            <w:rFonts w:cs="Arial"/>
          </w:rPr>
          <w:delText xml:space="preserve"> digital census</w:delText>
        </w:r>
        <w:r w:rsidR="00AF4F56" w:rsidRPr="000771B7" w:rsidDel="00E020BE">
          <w:rPr>
            <w:rFonts w:cs="Arial"/>
          </w:rPr>
          <w:delText>es</w:delText>
        </w:r>
        <w:r w:rsidR="001D1925" w:rsidRPr="000771B7" w:rsidDel="00E020BE">
          <w:rPr>
            <w:rFonts w:cs="Arial"/>
          </w:rPr>
          <w:delText xml:space="preserve">, the following points were </w:delText>
        </w:r>
        <w:r w:rsidR="002046AA" w:rsidRPr="000771B7" w:rsidDel="00E020BE">
          <w:rPr>
            <w:rFonts w:cs="Arial"/>
          </w:rPr>
          <w:delText>noted</w:delText>
        </w:r>
        <w:r w:rsidR="000B4D81" w:rsidRPr="000771B7" w:rsidDel="00E020BE">
          <w:rPr>
            <w:rFonts w:cs="Arial"/>
          </w:rPr>
          <w:delText>:</w:delText>
        </w:r>
      </w:del>
    </w:p>
    <w:p w14:paraId="1629F7CC" w14:textId="521CEFBA" w:rsidR="004162E1" w:rsidRPr="006D19D5" w:rsidDel="008D26A9" w:rsidRDefault="000B4D81">
      <w:pPr>
        <w:pStyle w:val="ListParagraph"/>
        <w:spacing w:after="0" w:line="276" w:lineRule="auto"/>
        <w:jc w:val="both"/>
        <w:rPr>
          <w:ins w:id="2526" w:author="Pamela Kakande Nabukhonzo" w:date="2025-06-09T21:43:00Z"/>
          <w:del w:id="2527" w:author="Rachel Shipsey" w:date="2025-06-23T15:21:00Z"/>
        </w:rPr>
        <w:pPrChange w:id="2528" w:author="Rachel Shipsey" w:date="2025-06-23T15:41:00Z">
          <w:pPr>
            <w:pStyle w:val="ListParagraph"/>
            <w:numPr>
              <w:numId w:val="13"/>
            </w:numPr>
            <w:spacing w:after="0" w:line="276" w:lineRule="auto"/>
            <w:ind w:left="426" w:hanging="360"/>
            <w:jc w:val="both"/>
          </w:pPr>
        </w:pPrChange>
      </w:pPr>
      <w:del w:id="2529" w:author="Rachel Shipsey" w:date="2025-06-23T15:21:00Z">
        <w:r w:rsidDel="008D26A9">
          <w:delText xml:space="preserve">A digital census </w:delText>
        </w:r>
        <w:r w:rsidR="00D83411" w:rsidDel="008D26A9">
          <w:delText xml:space="preserve">increases the complexity and cost of planning </w:delText>
        </w:r>
        <w:r w:rsidR="009F5246" w:rsidDel="008D26A9">
          <w:delText>activities;</w:delText>
        </w:r>
        <w:r w:rsidR="00D83411" w:rsidDel="008D26A9">
          <w:delText xml:space="preserve"> </w:delText>
        </w:r>
        <w:r w:rsidR="00074B2B" w:rsidDel="008D26A9">
          <w:delText>therefore,</w:delText>
        </w:r>
        <w:r w:rsidR="00D83411" w:rsidDel="008D26A9">
          <w:delText xml:space="preserve"> it is important to fully commit to planning the </w:delText>
        </w:r>
        <w:r w:rsidR="009D315F" w:rsidDel="008D26A9">
          <w:delText>end-to-end</w:delText>
        </w:r>
        <w:r w:rsidR="00D83411" w:rsidDel="008D26A9">
          <w:delText xml:space="preserve"> design and to transparently prioritize activities to maintain the trust of </w:delText>
        </w:r>
        <w:r w:rsidR="00CC0371" w:rsidDel="008D26A9">
          <w:delText>stakeholders and</w:delText>
        </w:r>
        <w:r w:rsidR="005C472A" w:rsidDel="008D26A9">
          <w:delText xml:space="preserve"> obtain the political will to implement.</w:delText>
        </w:r>
      </w:del>
      <w:ins w:id="2530" w:author="Pamela Kakande Nabukhonzo" w:date="2025-06-09T21:43:00Z">
        <w:del w:id="2531" w:author="Rachel Shipsey" w:date="2025-06-23T15:21:00Z">
          <w:r w:rsidR="004162E1" w:rsidRPr="004162E1" w:rsidDel="008D26A9">
            <w:delText xml:space="preserve"> </w:delText>
          </w:r>
        </w:del>
      </w:ins>
    </w:p>
    <w:p w14:paraId="04893779" w14:textId="659F7582" w:rsidR="0058336B" w:rsidRPr="0058336B" w:rsidDel="008D26A9" w:rsidRDefault="004162E1">
      <w:pPr>
        <w:pStyle w:val="ListParagraph"/>
        <w:spacing w:after="0" w:line="276" w:lineRule="auto"/>
        <w:jc w:val="both"/>
        <w:rPr>
          <w:ins w:id="2532" w:author="Pamela Kakande Nabukhonzo" w:date="2025-06-19T19:51:00Z"/>
          <w:del w:id="2533" w:author="Rachel Shipsey" w:date="2025-06-23T15:21:00Z"/>
          <w:rFonts w:cs="Arial"/>
        </w:rPr>
        <w:pPrChange w:id="2534" w:author="Rachel Shipsey" w:date="2025-06-23T15:41:00Z">
          <w:pPr>
            <w:pStyle w:val="ListParagraph"/>
            <w:numPr>
              <w:numId w:val="283"/>
            </w:numPr>
            <w:ind w:hanging="360"/>
          </w:pPr>
        </w:pPrChange>
      </w:pPr>
      <w:ins w:id="2535" w:author="Pamela Kakande Nabukhonzo" w:date="2025-06-09T21:43:00Z">
        <w:del w:id="2536" w:author="Rachel Shipsey" w:date="2025-06-23T15:21:00Z">
          <w:r w:rsidRPr="000771B7" w:rsidDel="008D26A9">
            <w:rPr>
              <w:rFonts w:cs="Arial"/>
            </w:rPr>
            <w:delText>A census plan should not be static but rather dynamic to accommodate changes that may occur at any of the phases.</w:delText>
          </w:r>
        </w:del>
      </w:ins>
      <w:ins w:id="2537" w:author="Pamela Kakande Nabukhonzo" w:date="2025-06-19T19:51:00Z">
        <w:del w:id="2538" w:author="Rachel Shipsey" w:date="2025-06-23T15:21:00Z">
          <w:r w:rsidR="0058336B" w:rsidRPr="0058336B" w:rsidDel="008D26A9">
            <w:delText xml:space="preserve"> </w:delText>
          </w:r>
        </w:del>
      </w:ins>
    </w:p>
    <w:p w14:paraId="7EC804DB" w14:textId="6F4F021E" w:rsidR="0058336B" w:rsidRPr="0058336B" w:rsidDel="008D26A9" w:rsidRDefault="0058336B">
      <w:pPr>
        <w:pStyle w:val="ListParagraph"/>
        <w:spacing w:after="0" w:line="276" w:lineRule="auto"/>
        <w:jc w:val="both"/>
        <w:rPr>
          <w:ins w:id="2539" w:author="Pamela Kakande Nabukhonzo" w:date="2025-06-19T19:51:00Z"/>
          <w:del w:id="2540" w:author="Rachel Shipsey" w:date="2025-06-23T15:21:00Z"/>
          <w:rFonts w:cs="Arial"/>
        </w:rPr>
        <w:pPrChange w:id="2541" w:author="Rachel Shipsey" w:date="2025-06-23T15:41:00Z">
          <w:pPr>
            <w:pStyle w:val="ListParagraph"/>
            <w:numPr>
              <w:numId w:val="283"/>
            </w:numPr>
            <w:ind w:hanging="360"/>
          </w:pPr>
        </w:pPrChange>
      </w:pPr>
      <w:ins w:id="2542" w:author="Pamela Kakande Nabukhonzo" w:date="2025-06-19T19:51:00Z">
        <w:del w:id="2543" w:author="Rachel Shipsey" w:date="2025-06-23T15:21:00Z">
          <w:r w:rsidRPr="0058336B" w:rsidDel="008D26A9">
            <w:rPr>
              <w:rFonts w:cs="Arial"/>
            </w:rPr>
            <w:delText>The census plan and budget should be presented to governments well in advance to secure necessary funding from national budgets or international sources.</w:delText>
          </w:r>
        </w:del>
      </w:ins>
    </w:p>
    <w:p w14:paraId="2627E191" w14:textId="45112911" w:rsidR="00D401D2" w:rsidRPr="000771B7" w:rsidDel="008D26A9" w:rsidRDefault="00D401D2">
      <w:pPr>
        <w:pStyle w:val="ListParagraph"/>
        <w:spacing w:after="0" w:line="276" w:lineRule="auto"/>
        <w:jc w:val="both"/>
        <w:rPr>
          <w:del w:id="2544" w:author="Rachel Shipsey" w:date="2025-06-23T15:21:00Z"/>
          <w:rFonts w:cs="Arial"/>
        </w:rPr>
        <w:pPrChange w:id="2545" w:author="Rachel Shipsey" w:date="2025-06-23T15:41:00Z">
          <w:pPr>
            <w:pStyle w:val="ListParagraph"/>
            <w:numPr>
              <w:numId w:val="13"/>
            </w:numPr>
            <w:spacing w:after="0" w:line="276" w:lineRule="auto"/>
            <w:ind w:left="426" w:hanging="360"/>
            <w:jc w:val="both"/>
          </w:pPr>
        </w:pPrChange>
      </w:pPr>
    </w:p>
    <w:p w14:paraId="406E0385" w14:textId="537F31F6" w:rsidR="00CC0371" w:rsidRPr="000771B7" w:rsidDel="008D26A9" w:rsidRDefault="000C69F2">
      <w:pPr>
        <w:pStyle w:val="ListParagraph"/>
        <w:spacing w:after="0" w:line="276" w:lineRule="auto"/>
        <w:jc w:val="both"/>
        <w:rPr>
          <w:del w:id="2546" w:author="Rachel Shipsey" w:date="2025-06-23T15:21:00Z"/>
          <w:rFonts w:cs="Arial"/>
        </w:rPr>
        <w:pPrChange w:id="2547" w:author="Rachel Shipsey" w:date="2025-06-23T15:41:00Z">
          <w:pPr>
            <w:pStyle w:val="ListParagraph"/>
            <w:numPr>
              <w:numId w:val="13"/>
            </w:numPr>
            <w:spacing w:after="0" w:line="276" w:lineRule="auto"/>
            <w:ind w:left="426" w:hanging="360"/>
            <w:jc w:val="both"/>
          </w:pPr>
        </w:pPrChange>
      </w:pPr>
      <w:del w:id="2548" w:author="Rachel Shipsey" w:date="2025-06-23T15:21:00Z">
        <w:r w:rsidRPr="000771B7" w:rsidDel="008D26A9">
          <w:rPr>
            <w:rFonts w:cs="Arial"/>
          </w:rPr>
          <w:delText>Ensure that the training needs are identified early in the census planning process and those that require funds are included in the census budget.</w:delText>
        </w:r>
        <w:r w:rsidR="00AE5F8F" w:rsidRPr="000771B7" w:rsidDel="008D26A9">
          <w:rPr>
            <w:rFonts w:cs="Arial"/>
          </w:rPr>
          <w:delText xml:space="preserve"> Thus</w:delText>
        </w:r>
        <w:r w:rsidR="001441B8" w:rsidRPr="000771B7" w:rsidDel="008D26A9">
          <w:rPr>
            <w:rFonts w:cs="Arial"/>
          </w:rPr>
          <w:delText>,</w:delText>
        </w:r>
        <w:r w:rsidR="00F6461E" w:rsidRPr="000771B7" w:rsidDel="008D26A9">
          <w:rPr>
            <w:rFonts w:cs="Arial"/>
          </w:rPr>
          <w:delText xml:space="preserve"> </w:delText>
        </w:r>
        <w:r w:rsidR="001441B8" w:rsidRPr="000771B7" w:rsidDel="008D26A9">
          <w:rPr>
            <w:rFonts w:cs="Arial"/>
          </w:rPr>
          <w:delText xml:space="preserve">understanding capacity gaps early </w:delText>
        </w:r>
        <w:r w:rsidR="00EF6E6D" w:rsidRPr="000771B7" w:rsidDel="008D26A9">
          <w:rPr>
            <w:rFonts w:cs="Arial"/>
          </w:rPr>
          <w:delText>is</w:delText>
        </w:r>
        <w:r w:rsidR="001441B8" w:rsidRPr="000771B7" w:rsidDel="008D26A9">
          <w:rPr>
            <w:rFonts w:cs="Arial"/>
          </w:rPr>
          <w:delText xml:space="preserve"> critical to developing the plan and delivering a successful census. </w:delText>
        </w:r>
      </w:del>
    </w:p>
    <w:p w14:paraId="32607D1A" w14:textId="1F4E12BD" w:rsidR="005717B7" w:rsidRPr="000771B7" w:rsidDel="008D26A9" w:rsidRDefault="001441B8">
      <w:pPr>
        <w:pStyle w:val="ListParagraph"/>
        <w:spacing w:after="0" w:line="276" w:lineRule="auto"/>
        <w:jc w:val="both"/>
        <w:rPr>
          <w:del w:id="2549" w:author="Rachel Shipsey" w:date="2025-06-23T15:21:00Z"/>
          <w:rFonts w:cs="Arial"/>
        </w:rPr>
        <w:pPrChange w:id="2550" w:author="Rachel Shipsey" w:date="2025-06-23T15:41:00Z">
          <w:pPr>
            <w:pStyle w:val="ListParagraph"/>
            <w:numPr>
              <w:numId w:val="13"/>
            </w:numPr>
            <w:spacing w:after="0" w:line="276" w:lineRule="auto"/>
            <w:ind w:left="426" w:hanging="360"/>
            <w:jc w:val="both"/>
          </w:pPr>
        </w:pPrChange>
      </w:pPr>
      <w:del w:id="2551" w:author="Rachel Shipsey" w:date="2025-06-23T15:21:00Z">
        <w:r w:rsidRPr="000771B7" w:rsidDel="008D26A9">
          <w:rPr>
            <w:rFonts w:cs="Arial"/>
          </w:rPr>
          <w:delText>Digital technologies offer more choice on how to conduct census but introduce new</w:delText>
        </w:r>
        <w:r w:rsidR="00307117" w:rsidRPr="000771B7" w:rsidDel="008D26A9">
          <w:rPr>
            <w:rFonts w:cs="Arial"/>
          </w:rPr>
          <w:delText xml:space="preserve"> complexity. </w:delText>
        </w:r>
        <w:r w:rsidR="00D42427" w:rsidRPr="000771B7" w:rsidDel="008D26A9">
          <w:rPr>
            <w:rFonts w:cs="Arial"/>
          </w:rPr>
          <w:delText>Therefore,</w:delText>
        </w:r>
        <w:r w:rsidR="00307117" w:rsidRPr="000771B7" w:rsidDel="008D26A9">
          <w:rPr>
            <w:rFonts w:cs="Arial"/>
          </w:rPr>
          <w:delText xml:space="preserve"> it is important to carefully consider how the tools and </w:delText>
        </w:r>
        <w:r w:rsidR="005F4E85" w:rsidRPr="000771B7" w:rsidDel="008D26A9">
          <w:rPr>
            <w:rFonts w:cs="Arial"/>
          </w:rPr>
          <w:delText xml:space="preserve">the </w:delText>
        </w:r>
        <w:r w:rsidR="00307117" w:rsidRPr="000771B7" w:rsidDel="008D26A9">
          <w:rPr>
            <w:rFonts w:cs="Arial"/>
          </w:rPr>
          <w:delText>subsequent</w:delText>
        </w:r>
        <w:r w:rsidR="0062102F" w:rsidRPr="000771B7" w:rsidDel="008D26A9">
          <w:rPr>
            <w:rFonts w:cs="Arial"/>
          </w:rPr>
          <w:delText xml:space="preserve"> </w:delText>
        </w:r>
        <w:r w:rsidR="00074B2B" w:rsidRPr="000771B7" w:rsidDel="008D26A9">
          <w:rPr>
            <w:rFonts w:cs="Arial"/>
          </w:rPr>
          <w:delText>design will</w:delText>
        </w:r>
        <w:r w:rsidR="007A587F" w:rsidRPr="000771B7" w:rsidDel="008D26A9">
          <w:rPr>
            <w:rFonts w:cs="Arial"/>
          </w:rPr>
          <w:delText xml:space="preserve"> deliver the requirements of users to sufficient quality while upholding statistical standards.</w:delText>
        </w:r>
      </w:del>
    </w:p>
    <w:p w14:paraId="70C2289A" w14:textId="6621E8DB" w:rsidR="005946E3" w:rsidRPr="000771B7" w:rsidDel="008D26A9" w:rsidRDefault="001442A3">
      <w:pPr>
        <w:pStyle w:val="ListParagraph"/>
        <w:spacing w:after="0" w:line="276" w:lineRule="auto"/>
        <w:jc w:val="both"/>
        <w:rPr>
          <w:del w:id="2552" w:author="Rachel Shipsey" w:date="2025-06-23T15:21:00Z"/>
          <w:rFonts w:cs="Arial"/>
        </w:rPr>
        <w:pPrChange w:id="2553" w:author="Rachel Shipsey" w:date="2025-06-23T15:41:00Z">
          <w:pPr>
            <w:pStyle w:val="ListParagraph"/>
            <w:numPr>
              <w:numId w:val="13"/>
            </w:numPr>
            <w:ind w:hanging="360"/>
            <w:jc w:val="both"/>
          </w:pPr>
        </w:pPrChange>
      </w:pPr>
      <w:del w:id="2554" w:author="Rachel Shipsey" w:date="2025-06-23T15:21:00Z">
        <w:r w:rsidRPr="000771B7" w:rsidDel="008D26A9">
          <w:rPr>
            <w:rFonts w:cs="Arial"/>
          </w:rPr>
          <w:delText xml:space="preserve">For each census phase there should be detailed </w:delText>
        </w:r>
        <w:r w:rsidR="00F0620C" w:rsidRPr="000771B7" w:rsidDel="008D26A9">
          <w:rPr>
            <w:rFonts w:cs="Arial"/>
          </w:rPr>
          <w:delText>strategic plan.</w:delText>
        </w:r>
        <w:r w:rsidR="0088797E" w:rsidRPr="000771B7" w:rsidDel="008D26A9">
          <w:rPr>
            <w:rFonts w:cs="Arial"/>
          </w:rPr>
          <w:delText xml:space="preserve"> These s</w:delText>
        </w:r>
        <w:r w:rsidRPr="000771B7" w:rsidDel="008D26A9">
          <w:rPr>
            <w:rFonts w:cs="Arial"/>
          </w:rPr>
          <w:delText xml:space="preserve">trategic documents must be accompanied by detailed prescriptive implementation plan </w:delText>
        </w:r>
        <w:r w:rsidR="005D7CB7" w:rsidRPr="000771B7" w:rsidDel="008D26A9">
          <w:rPr>
            <w:rFonts w:cs="Arial"/>
          </w:rPr>
          <w:delText>highlighting linkages with the other phases</w:delText>
        </w:r>
        <w:r w:rsidRPr="000771B7" w:rsidDel="008D26A9">
          <w:rPr>
            <w:rFonts w:cs="Arial"/>
          </w:rPr>
          <w:delText>.</w:delText>
        </w:r>
      </w:del>
    </w:p>
    <w:p w14:paraId="25DF5856" w14:textId="3DE7B78C" w:rsidR="005717B7" w:rsidRPr="000771B7" w:rsidDel="008D26A9" w:rsidRDefault="005717B7">
      <w:pPr>
        <w:pStyle w:val="ListParagraph"/>
        <w:spacing w:after="0" w:line="276" w:lineRule="auto"/>
        <w:jc w:val="both"/>
        <w:rPr>
          <w:del w:id="2555" w:author="Rachel Shipsey" w:date="2025-06-23T15:21:00Z"/>
          <w:rFonts w:cs="Arial"/>
        </w:rPr>
        <w:pPrChange w:id="2556" w:author="Rachel Shipsey" w:date="2025-06-23T15:41:00Z">
          <w:pPr>
            <w:pStyle w:val="ListParagraph"/>
            <w:numPr>
              <w:numId w:val="13"/>
            </w:numPr>
            <w:ind w:hanging="360"/>
            <w:jc w:val="both"/>
          </w:pPr>
        </w:pPrChange>
      </w:pPr>
      <w:del w:id="2557" w:author="Rachel Shipsey" w:date="2025-06-23T15:21:00Z">
        <w:r w:rsidRPr="000771B7" w:rsidDel="008D26A9">
          <w:rPr>
            <w:rFonts w:cs="Arial"/>
          </w:rPr>
          <w:delText>Countries should strongly uphold what the</w:delText>
        </w:r>
      </w:del>
      <w:ins w:id="2558" w:author="Pamela Kakande Nabukhonzo" w:date="2025-06-19T20:12:00Z">
        <w:del w:id="2559" w:author="Rachel Shipsey" w:date="2025-06-23T15:21:00Z">
          <w:r w:rsidR="007C583D" w:rsidDel="008D26A9">
            <w:rPr>
              <w:rFonts w:cs="Arial"/>
            </w:rPr>
            <w:delText>ir</w:delText>
          </w:r>
        </w:del>
      </w:ins>
      <w:del w:id="2560" w:author="Rachel Shipsey" w:date="2025-06-23T15:21:00Z">
        <w:r w:rsidRPr="000771B7" w:rsidDel="008D26A9">
          <w:rPr>
            <w:rFonts w:cs="Arial"/>
          </w:rPr>
          <w:delText xml:space="preserve"> Statistics Act, national legislation and </w:delText>
        </w:r>
      </w:del>
      <w:ins w:id="2561" w:author="Pamela Kakande Nabukhonzo" w:date="2025-06-19T19:52:00Z">
        <w:del w:id="2562" w:author="Rachel Shipsey" w:date="2025-06-23T15:21:00Z">
          <w:r w:rsidR="0058089F" w:rsidDel="008D26A9">
            <w:rPr>
              <w:rFonts w:cs="Arial"/>
            </w:rPr>
            <w:delText xml:space="preserve">what </w:delText>
          </w:r>
        </w:del>
      </w:ins>
      <w:del w:id="2563" w:author="Rachel Shipsey" w:date="2025-06-23T15:21:00Z">
        <w:r w:rsidRPr="000771B7" w:rsidDel="008D26A9">
          <w:rPr>
            <w:rFonts w:cs="Arial"/>
          </w:rPr>
          <w:delText>the constitution stipulates about the timing of census implementation.</w:delText>
        </w:r>
      </w:del>
    </w:p>
    <w:p w14:paraId="77EFAD46" w14:textId="47ACADF2" w:rsidR="00E50CB3" w:rsidRPr="000771B7" w:rsidDel="008D26A9" w:rsidRDefault="00A12907">
      <w:pPr>
        <w:pStyle w:val="ListParagraph"/>
        <w:spacing w:after="0" w:line="276" w:lineRule="auto"/>
        <w:jc w:val="both"/>
        <w:rPr>
          <w:del w:id="2564" w:author="Rachel Shipsey" w:date="2025-06-23T15:21:00Z"/>
          <w:rFonts w:cs="Arial"/>
        </w:rPr>
        <w:pPrChange w:id="2565" w:author="Rachel Shipsey" w:date="2025-06-23T15:41:00Z">
          <w:pPr>
            <w:pStyle w:val="ListParagraph"/>
            <w:numPr>
              <w:numId w:val="13"/>
            </w:numPr>
            <w:ind w:hanging="360"/>
          </w:pPr>
        </w:pPrChange>
      </w:pPr>
      <w:del w:id="2566" w:author="Rachel Shipsey" w:date="2025-06-23T15:21:00Z">
        <w:r w:rsidRPr="000771B7" w:rsidDel="008D26A9">
          <w:rPr>
            <w:rFonts w:cs="Arial"/>
          </w:rPr>
          <w:delText>Lobby and advocate to include in the legal framework that there should be no changing of administrative boundaries at least one year before the population and housing census undertaking.</w:delText>
        </w:r>
      </w:del>
    </w:p>
    <w:p w14:paraId="733FA049" w14:textId="1ACF6B77" w:rsidR="00E50CB3" w:rsidRPr="000771B7" w:rsidDel="008D26A9" w:rsidRDefault="00E50CB3">
      <w:pPr>
        <w:pStyle w:val="ListParagraph"/>
        <w:spacing w:after="0" w:line="276" w:lineRule="auto"/>
        <w:jc w:val="both"/>
        <w:rPr>
          <w:del w:id="2567" w:author="Rachel Shipsey" w:date="2025-06-23T15:21:00Z"/>
          <w:rFonts w:cs="Arial"/>
        </w:rPr>
        <w:pPrChange w:id="2568" w:author="Rachel Shipsey" w:date="2025-06-23T15:41:00Z">
          <w:pPr>
            <w:pStyle w:val="ListParagraph"/>
            <w:numPr>
              <w:numId w:val="13"/>
            </w:numPr>
            <w:ind w:hanging="360"/>
            <w:jc w:val="both"/>
          </w:pPr>
        </w:pPrChange>
      </w:pPr>
      <w:del w:id="2569" w:author="Rachel Shipsey" w:date="2025-06-23T15:21:00Z">
        <w:r w:rsidRPr="000771B7" w:rsidDel="008D26A9">
          <w:rPr>
            <w:rFonts w:cs="Arial"/>
          </w:rPr>
          <w:delText xml:space="preserve">Countries should consider </w:delText>
        </w:r>
        <w:r w:rsidR="008B0F7B" w:rsidRPr="000771B7" w:rsidDel="008D26A9">
          <w:rPr>
            <w:rFonts w:cs="Arial"/>
          </w:rPr>
          <w:delText>in all</w:delText>
        </w:r>
        <w:r w:rsidRPr="000771B7" w:rsidDel="008D26A9">
          <w:rPr>
            <w:rFonts w:cs="Arial"/>
          </w:rPr>
          <w:delText xml:space="preserve"> the census planning phases special issues like HIV, Gender</w:delText>
        </w:r>
        <w:r w:rsidR="007475CE" w:rsidRPr="000771B7" w:rsidDel="008D26A9">
          <w:rPr>
            <w:rFonts w:cs="Arial"/>
          </w:rPr>
          <w:delText xml:space="preserve"> including interest groups such as persons with disability, refugees</w:delText>
        </w:r>
      </w:del>
      <w:ins w:id="2570" w:author="Pamela Kakande Nabukhonzo" w:date="2025-06-19T20:11:00Z">
        <w:del w:id="2571" w:author="Rachel Shipsey" w:date="2025-06-23T15:21:00Z">
          <w:r w:rsidR="005436D3" w:rsidDel="008D26A9">
            <w:rPr>
              <w:rFonts w:cs="Arial"/>
            </w:rPr>
            <w:delText>, internally displaced persons, nomadic populations</w:delText>
          </w:r>
        </w:del>
      </w:ins>
      <w:del w:id="2572" w:author="Rachel Shipsey" w:date="2025-06-23T15:21:00Z">
        <w:r w:rsidR="007475CE" w:rsidRPr="000771B7" w:rsidDel="008D26A9">
          <w:rPr>
            <w:rFonts w:cs="Arial"/>
          </w:rPr>
          <w:delText xml:space="preserve"> etc and </w:delText>
        </w:r>
      </w:del>
      <w:ins w:id="2573" w:author="Pamela Kakande Nabukhonzo" w:date="2025-06-19T20:12:00Z">
        <w:del w:id="2574" w:author="Rachel Shipsey" w:date="2025-06-23T15:21:00Z">
          <w:r w:rsidR="005436D3" w:rsidDel="008D26A9">
            <w:rPr>
              <w:rFonts w:cs="Arial"/>
            </w:rPr>
            <w:delText xml:space="preserve">all </w:delText>
          </w:r>
        </w:del>
      </w:ins>
      <w:del w:id="2575" w:author="Rachel Shipsey" w:date="2025-06-23T15:21:00Z">
        <w:r w:rsidR="007475CE" w:rsidRPr="000771B7" w:rsidDel="008D26A9">
          <w:rPr>
            <w:rFonts w:cs="Arial"/>
          </w:rPr>
          <w:delText>other crosscutting</w:delText>
        </w:r>
      </w:del>
      <w:ins w:id="2576" w:author="Pamela Kakande Nabukhonzo" w:date="2025-06-19T20:12:00Z">
        <w:del w:id="2577" w:author="Rachel Shipsey" w:date="2025-06-23T15:21:00Z">
          <w:r w:rsidR="005436D3" w:rsidDel="008D26A9">
            <w:rPr>
              <w:rFonts w:cs="Arial"/>
            </w:rPr>
            <w:delText xml:space="preserve"> issues</w:delText>
          </w:r>
        </w:del>
      </w:ins>
      <w:del w:id="2578" w:author="Rachel Shipsey" w:date="2025-06-23T15:21:00Z">
        <w:r w:rsidRPr="000771B7" w:rsidDel="008D26A9">
          <w:rPr>
            <w:rFonts w:cs="Arial"/>
          </w:rPr>
          <w:delText>. These affect budgets, logistics, recruitment, tools development etc.</w:delText>
        </w:r>
      </w:del>
    </w:p>
    <w:p w14:paraId="5575668F" w14:textId="4DBF74B7" w:rsidR="001631DC" w:rsidRPr="000771B7" w:rsidDel="008D26A9" w:rsidRDefault="001631DC">
      <w:pPr>
        <w:pStyle w:val="ListParagraph"/>
        <w:spacing w:after="0" w:line="276" w:lineRule="auto"/>
        <w:jc w:val="both"/>
        <w:rPr>
          <w:ins w:id="2579" w:author="Pamela Kakande Nabukhonzo" w:date="2025-06-19T20:11:00Z"/>
          <w:del w:id="2580" w:author="Rachel Shipsey" w:date="2025-06-23T15:21:00Z"/>
          <w:rFonts w:cs="Arial"/>
        </w:rPr>
        <w:pPrChange w:id="2581" w:author="Rachel Shipsey" w:date="2025-06-23T15:41:00Z">
          <w:pPr>
            <w:pStyle w:val="ListParagraph"/>
            <w:numPr>
              <w:numId w:val="281"/>
            </w:numPr>
            <w:ind w:hanging="360"/>
            <w:jc w:val="both"/>
          </w:pPr>
        </w:pPrChange>
      </w:pPr>
      <w:ins w:id="2582" w:author="Pamela Kakande Nabukhonzo" w:date="2025-06-19T20:11:00Z">
        <w:del w:id="2583" w:author="Rachel Shipsey" w:date="2025-06-23T15:21:00Z">
          <w:r w:rsidDel="008D26A9">
            <w:rPr>
              <w:rFonts w:cs="Arial"/>
            </w:rPr>
            <w:delText>Prior to the development of a census plan, t</w:delText>
          </w:r>
          <w:r w:rsidRPr="000771B7" w:rsidDel="008D26A9">
            <w:rPr>
              <w:rFonts w:cs="Arial"/>
            </w:rPr>
            <w:delText>here should be an in-country situational assessment in terms of capacity gaps, technical issues, human and financial resources, IT infrastructure, and internet coverage to feed into the project document.</w:delText>
          </w:r>
        </w:del>
      </w:ins>
    </w:p>
    <w:p w14:paraId="387208AB" w14:textId="0C1D86CA" w:rsidR="00CD67B9" w:rsidDel="008D26A9" w:rsidRDefault="009D5E08">
      <w:pPr>
        <w:pStyle w:val="ListParagraph"/>
        <w:spacing w:after="0" w:line="276" w:lineRule="auto"/>
        <w:jc w:val="both"/>
        <w:rPr>
          <w:ins w:id="2584" w:author="Pamela Kakande Nabukhonzo" w:date="2025-06-19T20:06:00Z"/>
          <w:del w:id="2585" w:author="Rachel Shipsey" w:date="2025-06-23T15:21:00Z"/>
          <w:rFonts w:cs="Arial"/>
        </w:rPr>
        <w:pPrChange w:id="2586" w:author="Rachel Shipsey" w:date="2025-06-23T15:41:00Z">
          <w:pPr>
            <w:pStyle w:val="ListParagraph"/>
            <w:numPr>
              <w:numId w:val="281"/>
            </w:numPr>
            <w:ind w:hanging="360"/>
            <w:jc w:val="both"/>
          </w:pPr>
        </w:pPrChange>
      </w:pPr>
      <w:ins w:id="2587" w:author="Pamela Kakande Nabukhonzo" w:date="2025-06-19T20:08:00Z">
        <w:del w:id="2588" w:author="Rachel Shipsey" w:date="2025-06-23T15:21:00Z">
          <w:r w:rsidDel="008D26A9">
            <w:rPr>
              <w:rFonts w:cs="Arial"/>
            </w:rPr>
            <w:delText>Benchmark t</w:delText>
          </w:r>
          <w:r w:rsidR="005602A3" w:rsidDel="008D26A9">
            <w:rPr>
              <w:rFonts w:cs="Arial"/>
            </w:rPr>
            <w:delText>he</w:delText>
          </w:r>
          <w:r w:rsidDel="008D26A9">
            <w:rPr>
              <w:rFonts w:cs="Arial"/>
            </w:rPr>
            <w:delText xml:space="preserve"> </w:delText>
          </w:r>
        </w:del>
      </w:ins>
      <w:ins w:id="2589" w:author="Pamela Kakande Nabukhonzo" w:date="2025-06-19T20:09:00Z">
        <w:del w:id="2590" w:author="Rachel Shipsey" w:date="2025-06-23T15:21:00Z">
          <w:r w:rsidDel="008D26A9">
            <w:rPr>
              <w:rFonts w:cs="Arial"/>
            </w:rPr>
            <w:delText>draft</w:delText>
          </w:r>
        </w:del>
      </w:ins>
      <w:ins w:id="2591" w:author="Pamela Kakande Nabukhonzo" w:date="2025-06-19T20:08:00Z">
        <w:del w:id="2592" w:author="Rachel Shipsey" w:date="2025-06-23T15:21:00Z">
          <w:r w:rsidR="005602A3" w:rsidDel="008D26A9">
            <w:rPr>
              <w:rFonts w:cs="Arial"/>
            </w:rPr>
            <w:delText xml:space="preserve"> census plan </w:delText>
          </w:r>
        </w:del>
      </w:ins>
      <w:ins w:id="2593" w:author="Pamela Kakande Nabukhonzo" w:date="2025-06-19T20:09:00Z">
        <w:del w:id="2594" w:author="Rachel Shipsey" w:date="2025-06-23T15:21:00Z">
          <w:r w:rsidDel="008D26A9">
            <w:rPr>
              <w:rFonts w:cs="Arial"/>
            </w:rPr>
            <w:delText xml:space="preserve">against </w:delText>
          </w:r>
          <w:r w:rsidR="00413FB2" w:rsidDel="008D26A9">
            <w:rPr>
              <w:rFonts w:cs="Arial"/>
            </w:rPr>
            <w:delText>related countries based on their d</w:delText>
          </w:r>
        </w:del>
      </w:ins>
      <w:del w:id="2595" w:author="Rachel Shipsey" w:date="2025-06-23T15:21:00Z">
        <w:r w:rsidR="004530CD" w:rsidRPr="000771B7" w:rsidDel="008D26A9">
          <w:rPr>
            <w:rFonts w:cs="Arial"/>
          </w:rPr>
          <w:delText>Documentation of lessons learnt is key to the census program document, it is important to have</w:delText>
        </w:r>
      </w:del>
      <w:ins w:id="2596" w:author="Pamela Kakande Nabukhonzo" w:date="2025-06-19T20:10:00Z">
        <w:del w:id="2597" w:author="Rachel Shipsey" w:date="2025-06-23T15:21:00Z">
          <w:r w:rsidR="00015C12" w:rsidDel="008D26A9">
            <w:rPr>
              <w:rFonts w:cs="Arial"/>
            </w:rPr>
            <w:delText>and</w:delText>
          </w:r>
        </w:del>
      </w:ins>
      <w:del w:id="2598" w:author="Rachel Shipsey" w:date="2025-06-23T15:21:00Z">
        <w:r w:rsidR="004530CD" w:rsidRPr="000771B7" w:rsidDel="008D26A9">
          <w:rPr>
            <w:rFonts w:cs="Arial"/>
          </w:rPr>
          <w:delText xml:space="preserve"> inter country</w:delText>
        </w:r>
      </w:del>
      <w:ins w:id="2599" w:author="Pamela Kakande Nabukhonzo" w:date="2025-06-19T20:10:00Z">
        <w:del w:id="2600" w:author="Rachel Shipsey" w:date="2025-06-23T15:21:00Z">
          <w:r w:rsidR="001631DC" w:rsidRPr="000771B7" w:rsidDel="008D26A9">
            <w:rPr>
              <w:rFonts w:cs="Arial"/>
            </w:rPr>
            <w:delText>intercountry</w:delText>
          </w:r>
        </w:del>
      </w:ins>
      <w:del w:id="2601" w:author="Rachel Shipsey" w:date="2025-06-23T15:21:00Z">
        <w:r w:rsidR="004530CD" w:rsidRPr="000771B7" w:rsidDel="008D26A9">
          <w:rPr>
            <w:rFonts w:cs="Arial"/>
          </w:rPr>
          <w:delText xml:space="preserve"> consultations</w:delText>
        </w:r>
      </w:del>
      <w:ins w:id="2602" w:author="Pamela Kakande Nabukhonzo" w:date="2025-06-19T20:10:00Z">
        <w:del w:id="2603" w:author="Rachel Shipsey" w:date="2025-06-23T15:21:00Z">
          <w:r w:rsidR="001631DC" w:rsidDel="008D26A9">
            <w:rPr>
              <w:rFonts w:cs="Arial"/>
            </w:rPr>
            <w:delText>. For instance</w:delText>
          </w:r>
        </w:del>
      </w:ins>
      <w:del w:id="2604" w:author="Rachel Shipsey" w:date="2025-06-23T15:21:00Z">
        <w:r w:rsidR="004530CD" w:rsidRPr="000771B7" w:rsidDel="008D26A9">
          <w:rPr>
            <w:rFonts w:cs="Arial"/>
          </w:rPr>
          <w:delText xml:space="preserve"> during planning e.g</w:delText>
        </w:r>
      </w:del>
      <w:ins w:id="2605" w:author="Pamela Kakande Nabukhonzo" w:date="2025-06-19T20:10:00Z">
        <w:del w:id="2606" w:author="Rachel Shipsey" w:date="2025-06-23T15:21:00Z">
          <w:r w:rsidR="001631DC" w:rsidDel="008D26A9">
            <w:rPr>
              <w:rFonts w:cs="Arial"/>
            </w:rPr>
            <w:delText>,</w:delText>
          </w:r>
        </w:del>
      </w:ins>
      <w:del w:id="2607" w:author="Rachel Shipsey" w:date="2025-06-23T15:21:00Z">
        <w:r w:rsidR="004530CD" w:rsidRPr="000771B7" w:rsidDel="008D26A9">
          <w:rPr>
            <w:rFonts w:cs="Arial"/>
          </w:rPr>
          <w:delText xml:space="preserve"> Uganda consulted Ghana and Tanzania during development of its </w:delText>
        </w:r>
      </w:del>
      <w:ins w:id="2608" w:author="Pamela Kakande Nabukhonzo" w:date="2025-06-19T20:10:00Z">
        <w:del w:id="2609" w:author="Rachel Shipsey" w:date="2025-06-23T15:21:00Z">
          <w:r w:rsidR="001631DC" w:rsidDel="008D26A9">
            <w:rPr>
              <w:rFonts w:cs="Arial"/>
            </w:rPr>
            <w:delText>their ce</w:delText>
          </w:r>
        </w:del>
      </w:ins>
      <w:ins w:id="2610" w:author="Pamela Kakande Nabukhonzo" w:date="2025-06-19T20:11:00Z">
        <w:del w:id="2611" w:author="Rachel Shipsey" w:date="2025-06-23T15:21:00Z">
          <w:r w:rsidR="001631DC" w:rsidDel="008D26A9">
            <w:rPr>
              <w:rFonts w:cs="Arial"/>
            </w:rPr>
            <w:delText>nsus</w:delText>
          </w:r>
        </w:del>
      </w:ins>
      <w:ins w:id="2612" w:author="Pamela Kakande Nabukhonzo" w:date="2025-06-19T20:10:00Z">
        <w:del w:id="2613" w:author="Rachel Shipsey" w:date="2025-06-23T15:21:00Z">
          <w:r w:rsidR="001631DC" w:rsidRPr="000771B7" w:rsidDel="008D26A9">
            <w:rPr>
              <w:rFonts w:cs="Arial"/>
            </w:rPr>
            <w:delText xml:space="preserve"> </w:delText>
          </w:r>
        </w:del>
      </w:ins>
      <w:del w:id="2614" w:author="Rachel Shipsey" w:date="2025-06-23T15:21:00Z">
        <w:r w:rsidR="004530CD" w:rsidRPr="000771B7" w:rsidDel="008D26A9">
          <w:rPr>
            <w:rFonts w:cs="Arial"/>
          </w:rPr>
          <w:delText>strategic plans.</w:delText>
        </w:r>
        <w:r w:rsidR="00EB04F9" w:rsidRPr="000771B7" w:rsidDel="008D26A9">
          <w:rPr>
            <w:rFonts w:cs="Arial"/>
          </w:rPr>
          <w:delText xml:space="preserve"> </w:delText>
        </w:r>
      </w:del>
    </w:p>
    <w:p w14:paraId="154B1640" w14:textId="7E89B379" w:rsidR="004530CD" w:rsidRPr="000771B7" w:rsidDel="008D26A9" w:rsidRDefault="00EB04F9">
      <w:pPr>
        <w:pStyle w:val="ListParagraph"/>
        <w:spacing w:after="0" w:line="276" w:lineRule="auto"/>
        <w:jc w:val="both"/>
        <w:rPr>
          <w:del w:id="2615" w:author="Rachel Shipsey" w:date="2025-06-23T15:21:00Z"/>
          <w:rFonts w:cs="Arial"/>
        </w:rPr>
        <w:pPrChange w:id="2616" w:author="Rachel Shipsey" w:date="2025-06-23T15:41:00Z">
          <w:pPr>
            <w:pStyle w:val="ListParagraph"/>
            <w:numPr>
              <w:numId w:val="13"/>
            </w:numPr>
            <w:ind w:hanging="360"/>
            <w:jc w:val="both"/>
          </w:pPr>
        </w:pPrChange>
      </w:pPr>
      <w:del w:id="2617" w:author="Rachel Shipsey" w:date="2025-06-23T15:21:00Z">
        <w:r w:rsidRPr="000771B7" w:rsidDel="008D26A9">
          <w:rPr>
            <w:rFonts w:cs="Arial"/>
          </w:rPr>
          <w:delText xml:space="preserve">In addition, </w:delText>
        </w:r>
        <w:r w:rsidR="00CB2F41" w:rsidRPr="000771B7" w:rsidDel="008D26A9">
          <w:rPr>
            <w:rFonts w:cs="Arial"/>
          </w:rPr>
          <w:delText>there should be an in</w:delText>
        </w:r>
        <w:r w:rsidR="00B42B80" w:rsidRPr="000771B7" w:rsidDel="008D26A9">
          <w:rPr>
            <w:rFonts w:cs="Arial"/>
          </w:rPr>
          <w:delText>-</w:delText>
        </w:r>
        <w:r w:rsidR="00CB2F41" w:rsidRPr="000771B7" w:rsidDel="008D26A9">
          <w:rPr>
            <w:rFonts w:cs="Arial"/>
          </w:rPr>
          <w:delText xml:space="preserve">country situational assessment in terms of capacity gaps, technical issues, human and </w:delText>
        </w:r>
        <w:r w:rsidR="00B42B80" w:rsidRPr="000771B7" w:rsidDel="008D26A9">
          <w:rPr>
            <w:rFonts w:cs="Arial"/>
          </w:rPr>
          <w:delText>financial</w:delText>
        </w:r>
        <w:r w:rsidR="00CB2F41" w:rsidRPr="000771B7" w:rsidDel="008D26A9">
          <w:rPr>
            <w:rFonts w:cs="Arial"/>
          </w:rPr>
          <w:delText xml:space="preserve"> resources, IT infrastructure, internet coverage to feed into the project document.</w:delText>
        </w:r>
      </w:del>
    </w:p>
    <w:p w14:paraId="4ECC6223" w14:textId="108D062F" w:rsidR="00C7297C" w:rsidRPr="000771B7" w:rsidDel="008D26A9" w:rsidRDefault="00C7297C">
      <w:pPr>
        <w:pStyle w:val="ListParagraph"/>
        <w:spacing w:after="0" w:line="276" w:lineRule="auto"/>
        <w:jc w:val="both"/>
        <w:rPr>
          <w:ins w:id="2618" w:author="Pamela Kakande Nabukhonzo" w:date="2025-06-09T21:32:00Z"/>
          <w:del w:id="2619" w:author="Rachel Shipsey" w:date="2025-06-23T15:21:00Z"/>
          <w:rFonts w:cs="Arial"/>
        </w:rPr>
        <w:pPrChange w:id="2620" w:author="Rachel Shipsey" w:date="2025-06-23T15:41:00Z">
          <w:pPr>
            <w:pStyle w:val="ListParagraph"/>
            <w:numPr>
              <w:numId w:val="13"/>
            </w:numPr>
            <w:spacing w:after="0" w:line="276" w:lineRule="auto"/>
            <w:ind w:hanging="360"/>
            <w:jc w:val="both"/>
          </w:pPr>
        </w:pPrChange>
      </w:pPr>
      <w:del w:id="2621" w:author="Rachel Shipsey" w:date="2025-06-23T15:21:00Z">
        <w:r w:rsidRPr="000771B7" w:rsidDel="008D26A9">
          <w:rPr>
            <w:rFonts w:cs="Arial"/>
          </w:rPr>
          <w:delText xml:space="preserve">In post conflict, humanitarian and emergency settings, the </w:delText>
        </w:r>
      </w:del>
      <w:ins w:id="2622" w:author="Pamela Kakande Nabukhonzo" w:date="2025-06-19T19:52:00Z">
        <w:del w:id="2623" w:author="Rachel Shipsey" w:date="2025-06-23T15:21:00Z">
          <w:r w:rsidR="007A7390" w:rsidDel="008D26A9">
            <w:rPr>
              <w:rFonts w:cs="Arial"/>
            </w:rPr>
            <w:delText xml:space="preserve">census </w:delText>
          </w:r>
        </w:del>
      </w:ins>
      <w:del w:id="2624" w:author="Rachel Shipsey" w:date="2025-06-23T15:21:00Z">
        <w:r w:rsidRPr="000771B7" w:rsidDel="008D26A9">
          <w:rPr>
            <w:rFonts w:cs="Arial"/>
          </w:rPr>
          <w:delText xml:space="preserve">plan and project document should take into consideration as much of the key census considerations as is safe. The </w:delText>
        </w:r>
        <w:r w:rsidR="00394066" w:rsidRPr="000771B7" w:rsidDel="008D26A9">
          <w:rPr>
            <w:rFonts w:cs="Arial"/>
          </w:rPr>
          <w:delText xml:space="preserve">census </w:delText>
        </w:r>
        <w:r w:rsidRPr="000771B7" w:rsidDel="008D26A9">
          <w:rPr>
            <w:rFonts w:cs="Arial"/>
          </w:rPr>
          <w:delText xml:space="preserve">plan should focus </w:delText>
        </w:r>
        <w:r w:rsidR="00394066" w:rsidRPr="000771B7" w:rsidDel="008D26A9">
          <w:rPr>
            <w:rFonts w:cs="Arial"/>
          </w:rPr>
          <w:delText xml:space="preserve">on </w:delText>
        </w:r>
        <w:r w:rsidRPr="000771B7" w:rsidDel="008D26A9">
          <w:rPr>
            <w:rFonts w:cs="Arial"/>
          </w:rPr>
          <w:delText xml:space="preserve">using alternative innovative approaches to enumeration that save on costs and time. </w:delText>
        </w:r>
      </w:del>
      <w:del w:id="2625" w:author="Rachel Shipsey" w:date="2025-06-11T12:54:00Z">
        <w:r w:rsidRPr="000771B7" w:rsidDel="00925668">
          <w:rPr>
            <w:rFonts w:cs="Arial"/>
          </w:rPr>
          <w:delText xml:space="preserve">SEE CHAPTER ON </w:delText>
        </w:r>
      </w:del>
      <w:del w:id="2626" w:author="Rachel Shipsey" w:date="2025-06-09T09:19:00Z">
        <w:r w:rsidRPr="000771B7" w:rsidDel="00E51E24">
          <w:rPr>
            <w:rFonts w:cs="Arial"/>
          </w:rPr>
          <w:delText xml:space="preserve">INNOVATIVE </w:delText>
        </w:r>
      </w:del>
      <w:del w:id="2627" w:author="Rachel Shipsey" w:date="2025-06-11T12:54:00Z">
        <w:r w:rsidRPr="000771B7" w:rsidDel="00925668">
          <w:rPr>
            <w:rFonts w:cs="Arial"/>
          </w:rPr>
          <w:delText>APPROACHES</w:delText>
        </w:r>
      </w:del>
      <w:ins w:id="2628" w:author="Pamela Kakande Nabukhonzo" w:date="2025-06-19T19:53:00Z">
        <w:del w:id="2629" w:author="Rachel Shipsey" w:date="2025-06-23T15:21:00Z">
          <w:r w:rsidR="002114E3" w:rsidDel="008D26A9">
            <w:rPr>
              <w:rFonts w:cs="Arial"/>
            </w:rPr>
            <w:delText xml:space="preserve"> to enumeration.</w:delText>
          </w:r>
        </w:del>
      </w:ins>
    </w:p>
    <w:p w14:paraId="268DF0A2" w14:textId="4F5411D3" w:rsidR="00056103" w:rsidRPr="00C7297C" w:rsidDel="008D26A9" w:rsidRDefault="002114E3">
      <w:pPr>
        <w:pStyle w:val="ListParagraph"/>
        <w:spacing w:after="0" w:line="276" w:lineRule="auto"/>
        <w:jc w:val="both"/>
        <w:rPr>
          <w:del w:id="2630" w:author="Rachel Shipsey" w:date="2025-06-23T15:21:00Z"/>
          <w:rFonts w:cs="Arial"/>
        </w:rPr>
        <w:pPrChange w:id="2631" w:author="Rachel Shipsey" w:date="2025-06-23T15:41:00Z">
          <w:pPr>
            <w:pStyle w:val="ListParagraph"/>
            <w:numPr>
              <w:numId w:val="13"/>
            </w:numPr>
            <w:spacing w:after="0" w:line="276" w:lineRule="auto"/>
            <w:ind w:hanging="360"/>
            <w:jc w:val="both"/>
          </w:pPr>
        </w:pPrChange>
      </w:pPr>
      <w:ins w:id="2632" w:author="Pamela Kakande Nabukhonzo" w:date="2025-06-19T19:54:00Z">
        <w:del w:id="2633" w:author="Rachel Shipsey" w:date="2025-06-23T15:21:00Z">
          <w:r w:rsidDel="008D26A9">
            <w:rPr>
              <w:rFonts w:cs="Arial"/>
            </w:rPr>
            <w:delText>ss</w:delText>
          </w:r>
        </w:del>
      </w:ins>
      <w:ins w:id="2634" w:author="Pamela Kakande Nabukhonzo" w:date="2025-06-19T20:13:00Z">
        <w:del w:id="2635" w:author="Rachel Shipsey" w:date="2025-06-23T15:21:00Z">
          <w:r w:rsidR="00280EE7" w:rsidDel="008D26A9">
            <w:rPr>
              <w:rFonts w:cs="Arial"/>
            </w:rPr>
            <w:delText xml:space="preserve"> to ensure efficiency and accountability</w:delText>
          </w:r>
          <w:r w:rsidR="007542FE" w:rsidDel="008D26A9">
            <w:rPr>
              <w:rFonts w:cs="Arial"/>
            </w:rPr>
            <w:delText>information technology</w:delText>
          </w:r>
        </w:del>
      </w:ins>
      <w:ins w:id="2636" w:author="Pamela Kakande Nabukhonzo" w:date="2025-06-19T22:22:00Z">
        <w:del w:id="2637" w:author="Rachel Shipsey" w:date="2025-06-23T15:21:00Z">
          <w:r w:rsidR="00F23F39" w:rsidDel="008D26A9">
            <w:rPr>
              <w:rFonts w:cs="Arial"/>
            </w:rPr>
            <w:delText>specifically</w:delText>
          </w:r>
          <w:r w:rsidR="002570A4" w:rsidDel="008D26A9">
            <w:rPr>
              <w:rFonts w:cs="Arial"/>
            </w:rPr>
            <w:delText>, technological r</w:delText>
          </w:r>
        </w:del>
      </w:ins>
      <w:ins w:id="2638" w:author="Pamela Kakande Nabukhonzo" w:date="2025-06-19T22:23:00Z">
        <w:del w:id="2639" w:author="Rachel Shipsey" w:date="2025-06-23T15:21:00Z">
          <w:r w:rsidR="002570A4" w:rsidDel="008D26A9">
            <w:rPr>
              <w:rFonts w:cs="Arial"/>
            </w:rPr>
            <w:delText>isks</w:delText>
          </w:r>
        </w:del>
      </w:ins>
      <w:bookmarkStart w:id="2640" w:name="_Toc201237387"/>
      <w:bookmarkStart w:id="2641" w:name="_Toc201318783"/>
      <w:bookmarkEnd w:id="2640"/>
      <w:bookmarkEnd w:id="2641"/>
    </w:p>
    <w:p w14:paraId="4C151AE1" w14:textId="673C9A2D" w:rsidR="00C7297C" w:rsidRPr="00C7297C" w:rsidDel="008D26A9" w:rsidRDefault="00C7297C">
      <w:pPr>
        <w:pStyle w:val="ListParagraph"/>
        <w:spacing w:after="0" w:line="276" w:lineRule="auto"/>
        <w:jc w:val="both"/>
        <w:rPr>
          <w:del w:id="2642" w:author="Rachel Shipsey" w:date="2025-06-23T15:21:00Z"/>
          <w:rFonts w:cs="Arial"/>
        </w:rPr>
        <w:pPrChange w:id="2643" w:author="Rachel Shipsey" w:date="2025-06-23T15:41:00Z">
          <w:pPr>
            <w:ind w:left="360"/>
            <w:jc w:val="both"/>
          </w:pPr>
        </w:pPrChange>
      </w:pPr>
      <w:bookmarkStart w:id="2644" w:name="_Toc201237388"/>
      <w:bookmarkStart w:id="2645" w:name="_Toc201318784"/>
      <w:bookmarkEnd w:id="2644"/>
      <w:bookmarkEnd w:id="2645"/>
    </w:p>
    <w:p w14:paraId="17DC2337" w14:textId="1AF397FA" w:rsidR="00E50CB3" w:rsidRPr="00A12907" w:rsidDel="008D26A9" w:rsidRDefault="00E50CB3">
      <w:pPr>
        <w:pStyle w:val="ListParagraph"/>
        <w:spacing w:after="0" w:line="276" w:lineRule="auto"/>
        <w:jc w:val="both"/>
        <w:rPr>
          <w:del w:id="2646" w:author="Rachel Shipsey" w:date="2025-06-23T15:21:00Z"/>
          <w:rFonts w:cs="Arial"/>
        </w:rPr>
        <w:pPrChange w:id="2647" w:author="Rachel Shipsey" w:date="2025-06-23T15:41:00Z">
          <w:pPr>
            <w:pStyle w:val="ListParagraph"/>
          </w:pPr>
        </w:pPrChange>
      </w:pPr>
      <w:bookmarkStart w:id="2648" w:name="_Toc201237389"/>
      <w:bookmarkStart w:id="2649" w:name="_Toc201318785"/>
      <w:bookmarkEnd w:id="2648"/>
      <w:bookmarkEnd w:id="2649"/>
    </w:p>
    <w:p w14:paraId="2987FA41" w14:textId="0E1A0D51" w:rsidR="00283203" w:rsidRPr="00283203" w:rsidDel="008D26A9" w:rsidRDefault="00283203">
      <w:pPr>
        <w:pStyle w:val="ListParagraph"/>
        <w:spacing w:after="0" w:line="276" w:lineRule="auto"/>
        <w:jc w:val="both"/>
        <w:rPr>
          <w:del w:id="2650" w:author="Rachel Shipsey" w:date="2025-06-23T15:21:00Z"/>
        </w:rPr>
        <w:pPrChange w:id="2651" w:author="Rachel Shipsey" w:date="2025-06-23T15:41:00Z">
          <w:pPr/>
        </w:pPrChange>
      </w:pPr>
      <w:bookmarkStart w:id="2652" w:name="_Toc201237390"/>
      <w:bookmarkStart w:id="2653" w:name="_Toc201318786"/>
      <w:bookmarkEnd w:id="2652"/>
      <w:bookmarkEnd w:id="2653"/>
    </w:p>
    <w:p w14:paraId="210E4523" w14:textId="77777777" w:rsidR="00B27BAD" w:rsidRPr="008621DF" w:rsidDel="002704DD" w:rsidRDefault="00B27BAD">
      <w:pPr>
        <w:pStyle w:val="ListParagraph"/>
        <w:spacing w:after="0" w:line="276" w:lineRule="auto"/>
        <w:jc w:val="both"/>
        <w:rPr>
          <w:del w:id="2654" w:author="Rachel Shipsey" w:date="2025-06-10T17:17:00Z"/>
        </w:rPr>
        <w:pPrChange w:id="2655" w:author="Rachel Shipsey" w:date="2025-06-23T15:41:00Z">
          <w:pPr>
            <w:spacing w:after="0" w:line="276" w:lineRule="auto"/>
            <w:jc w:val="both"/>
          </w:pPr>
        </w:pPrChange>
      </w:pPr>
      <w:bookmarkStart w:id="2656" w:name="_Toc201237391"/>
      <w:bookmarkStart w:id="2657" w:name="_Toc201318787"/>
      <w:bookmarkEnd w:id="2656"/>
      <w:bookmarkEnd w:id="2657"/>
    </w:p>
    <w:p w14:paraId="3B7F1E8A" w14:textId="32BCE25A" w:rsidR="00B27BAD" w:rsidRPr="00B27BAD" w:rsidDel="002704DD" w:rsidRDefault="00B27BAD">
      <w:pPr>
        <w:pStyle w:val="ListParagraph"/>
        <w:spacing w:after="0" w:line="276" w:lineRule="auto"/>
        <w:jc w:val="both"/>
        <w:rPr>
          <w:del w:id="2658" w:author="Rachel Shipsey" w:date="2025-06-10T17:17:00Z"/>
        </w:rPr>
        <w:pPrChange w:id="2659" w:author="Rachel Shipsey" w:date="2025-06-23T15:41:00Z">
          <w:pPr>
            <w:pStyle w:val="Heading2"/>
          </w:pPr>
        </w:pPrChange>
      </w:pPr>
      <w:bookmarkStart w:id="2660" w:name="_2.2￼Development_of_census"/>
      <w:commentRangeStart w:id="2661"/>
      <w:del w:id="2662" w:author="Rachel Shipsey" w:date="2025-06-03T18:59:00Z">
        <w:r w:rsidRPr="4871BC61" w:rsidDel="00555B96">
          <w:delText>2.2</w:delText>
        </w:r>
        <w:r w:rsidDel="00555B96">
          <w:tab/>
        </w:r>
      </w:del>
      <w:del w:id="2663" w:author="Rachel Shipsey" w:date="2025-06-10T17:17:00Z">
        <w:r w:rsidR="00772532" w:rsidRPr="00772532" w:rsidDel="002704DD">
          <w:delText>C</w:delText>
        </w:r>
        <w:r w:rsidRPr="4871BC61" w:rsidDel="002704DD">
          <w:delText xml:space="preserve">ensus </w:delText>
        </w:r>
        <w:r w:rsidRPr="00555B96" w:rsidDel="002704DD">
          <w:rPr>
            <w:rFonts w:eastAsiaTheme="majorEastAsia" w:cstheme="majorBidi"/>
            <w:b/>
            <w:sz w:val="28"/>
            <w:szCs w:val="26"/>
            <w:rPrChange w:id="2664" w:author="Rachel Shipsey" w:date="2025-06-03T18:59:00Z">
              <w:rPr>
                <w:rFonts w:cs="Arial"/>
                <w:b w:val="0"/>
                <w:bCs/>
                <w:sz w:val="22"/>
              </w:rPr>
            </w:rPrChange>
          </w:rPr>
          <w:delText>budget</w:delText>
        </w:r>
        <w:r w:rsidRPr="4871BC61" w:rsidDel="002704DD">
          <w:delText xml:space="preserve"> </w:delText>
        </w:r>
        <w:bookmarkEnd w:id="2660"/>
        <w:commentRangeEnd w:id="2661"/>
        <w:r w:rsidR="00A201F1" w:rsidRPr="00B27BAD" w:rsidDel="002704DD">
          <w:rPr>
            <w:rStyle w:val="CommentReference"/>
            <w:sz w:val="28"/>
            <w:szCs w:val="26"/>
          </w:rPr>
          <w:commentReference w:id="2661"/>
        </w:r>
        <w:bookmarkStart w:id="2665" w:name="_Toc201237392"/>
        <w:bookmarkStart w:id="2666" w:name="_Toc201318788"/>
        <w:bookmarkEnd w:id="2665"/>
        <w:bookmarkEnd w:id="2666"/>
      </w:del>
    </w:p>
    <w:p w14:paraId="2BD804A5" w14:textId="77777777" w:rsidR="004A5277" w:rsidRPr="00A33E63" w:rsidDel="002704DD" w:rsidRDefault="004A5277">
      <w:pPr>
        <w:pStyle w:val="ListParagraph"/>
        <w:spacing w:after="0" w:line="276" w:lineRule="auto"/>
        <w:jc w:val="both"/>
        <w:rPr>
          <w:del w:id="2667" w:author="Rachel Shipsey" w:date="2025-06-10T17:17:00Z"/>
        </w:rPr>
        <w:pPrChange w:id="2668" w:author="Rachel Shipsey" w:date="2025-06-23T15:41:00Z">
          <w:pPr>
            <w:pStyle w:val="Heading2"/>
            <w:numPr>
              <w:ilvl w:val="0"/>
              <w:numId w:val="151"/>
            </w:numPr>
            <w:ind w:left="1440" w:hanging="360"/>
          </w:pPr>
        </w:pPrChange>
      </w:pPr>
      <w:del w:id="2669" w:author="Rachel Shipsey" w:date="2025-06-10T17:17:00Z">
        <w:r w:rsidRPr="00AE23E1" w:rsidDel="002704DD">
          <w:delText>Introduction</w:delText>
        </w:r>
        <w:bookmarkStart w:id="2670" w:name="_Toc201237393"/>
        <w:bookmarkStart w:id="2671" w:name="_Toc201318789"/>
        <w:bookmarkEnd w:id="2670"/>
        <w:bookmarkEnd w:id="2671"/>
      </w:del>
    </w:p>
    <w:p w14:paraId="16C37146" w14:textId="6AFA0365" w:rsidR="00B27BAD" w:rsidDel="002704DD" w:rsidRDefault="00B27BAD">
      <w:pPr>
        <w:pStyle w:val="ListParagraph"/>
        <w:spacing w:after="0" w:line="276" w:lineRule="auto"/>
        <w:jc w:val="both"/>
        <w:rPr>
          <w:del w:id="2672" w:author="Rachel Shipsey" w:date="2025-06-10T17:17:00Z"/>
        </w:rPr>
        <w:pPrChange w:id="2673" w:author="Rachel Shipsey" w:date="2025-06-23T15:41:00Z">
          <w:pPr>
            <w:autoSpaceDE w:val="0"/>
            <w:autoSpaceDN w:val="0"/>
            <w:adjustRightInd w:val="0"/>
            <w:spacing w:after="0" w:line="276" w:lineRule="auto"/>
            <w:jc w:val="both"/>
          </w:pPr>
        </w:pPrChange>
      </w:pPr>
      <w:del w:id="2674" w:author="Rachel Shipsey" w:date="2025-06-10T17:17:00Z">
        <w:r w:rsidRPr="008621DF" w:rsidDel="002704DD">
          <w:delText>As indicated in the</w:delText>
        </w:r>
        <w:r w:rsidR="00B51992" w:rsidDel="002704DD">
          <w:delText xml:space="preserve"> </w:delText>
        </w:r>
        <w:commentRangeStart w:id="2675"/>
        <w:r w:rsidR="00B51992" w:rsidDel="002704DD">
          <w:delText>UN</w:delText>
        </w:r>
        <w:r w:rsidRPr="008621DF" w:rsidDel="002704DD">
          <w:delText xml:space="preserve"> </w:delText>
        </w:r>
        <w:bookmarkStart w:id="2676" w:name="_Hlk136938605"/>
        <w:r w:rsidRPr="008621DF" w:rsidDel="002704DD">
          <w:delText>P &amp; R</w:delText>
        </w:r>
        <w:bookmarkEnd w:id="2676"/>
        <w:r w:rsidRPr="008621DF" w:rsidDel="002704DD">
          <w:delText xml:space="preserve"> for PHC </w:delText>
        </w:r>
        <w:r w:rsidRPr="00771FBC" w:rsidDel="002704DD">
          <w:delText>p</w:delText>
        </w:r>
        <w:r w:rsidR="00771FBC" w:rsidDel="002704DD">
          <w:delText>ara.</w:delText>
        </w:r>
        <w:r w:rsidRPr="008621DF" w:rsidDel="002704DD">
          <w:delText xml:space="preserve"> 2.73</w:delText>
        </w:r>
        <w:r w:rsidR="00771FBC" w:rsidDel="002704DD">
          <w:delText xml:space="preserve"> </w:delText>
        </w:r>
        <w:r w:rsidRPr="008621DF" w:rsidDel="002704DD">
          <w:delText>-</w:delText>
        </w:r>
        <w:r w:rsidR="00771FBC" w:rsidDel="002704DD">
          <w:delText xml:space="preserve"> </w:delText>
        </w:r>
        <w:r w:rsidRPr="008621DF" w:rsidDel="002704DD">
          <w:delText xml:space="preserve">2.81, </w:delText>
        </w:r>
        <w:r w:rsidRPr="00166D1E" w:rsidDel="002704DD">
          <w:delText>a population</w:delText>
        </w:r>
        <w:r w:rsidRPr="008621DF" w:rsidDel="002704DD">
          <w:delText xml:space="preserve"> census undertaking is usually one of the largest and costliest statistical activities that governments and their national statistical offices undertake. </w:delText>
        </w:r>
        <w:commentRangeEnd w:id="2675"/>
        <w:r w:rsidR="00C00AA4" w:rsidRPr="008621DF" w:rsidDel="002704DD">
          <w:rPr>
            <w:rStyle w:val="CommentReference"/>
            <w:sz w:val="28"/>
            <w:szCs w:val="26"/>
          </w:rPr>
          <w:commentReference w:id="2675"/>
        </w:r>
        <w:r w:rsidRPr="008621DF" w:rsidDel="002704DD">
          <w:delText xml:space="preserve">It is recommended that all census operations, including planning, cartography, enumeration, processing, </w:delText>
        </w:r>
        <w:r w:rsidR="007D58E0" w:rsidRPr="008621DF" w:rsidDel="002704DD">
          <w:delText>analysis,</w:delText>
        </w:r>
        <w:r w:rsidRPr="008621DF" w:rsidDel="002704DD">
          <w:delText xml:space="preserve"> and dissemination, be budgeted from the beginning, and efforts be made to mobilize the required funds. </w:delText>
        </w:r>
        <w:r w:rsidDel="002704DD">
          <w:delText>The b</w:delText>
        </w:r>
        <w:r w:rsidRPr="008621DF" w:rsidDel="002704DD">
          <w:delText xml:space="preserve">udget development process begins during development of the census project proposal. </w:delText>
        </w:r>
        <w:bookmarkStart w:id="2677" w:name="_Toc201237394"/>
        <w:bookmarkStart w:id="2678" w:name="_Toc201318790"/>
        <w:bookmarkEnd w:id="2677"/>
        <w:bookmarkEnd w:id="2678"/>
      </w:del>
    </w:p>
    <w:p w14:paraId="62DD3570" w14:textId="77777777" w:rsidR="00B27BAD" w:rsidDel="002704DD" w:rsidRDefault="00B27BAD">
      <w:pPr>
        <w:pStyle w:val="ListParagraph"/>
        <w:spacing w:after="0" w:line="276" w:lineRule="auto"/>
        <w:jc w:val="both"/>
        <w:rPr>
          <w:del w:id="2679" w:author="Rachel Shipsey" w:date="2025-06-10T17:17:00Z"/>
        </w:rPr>
        <w:pPrChange w:id="2680" w:author="Rachel Shipsey" w:date="2025-06-23T15:41:00Z">
          <w:pPr>
            <w:autoSpaceDE w:val="0"/>
            <w:autoSpaceDN w:val="0"/>
            <w:adjustRightInd w:val="0"/>
            <w:spacing w:after="0" w:line="240" w:lineRule="auto"/>
            <w:jc w:val="both"/>
          </w:pPr>
        </w:pPrChange>
      </w:pPr>
      <w:bookmarkStart w:id="2681" w:name="_Toc201237395"/>
      <w:bookmarkStart w:id="2682" w:name="_Toc201318791"/>
      <w:bookmarkEnd w:id="2681"/>
      <w:bookmarkEnd w:id="2682"/>
    </w:p>
    <w:p w14:paraId="659742A6" w14:textId="14DC3332" w:rsidR="007A2B35" w:rsidDel="002704DD" w:rsidRDefault="007A2B35">
      <w:pPr>
        <w:pStyle w:val="ListParagraph"/>
        <w:spacing w:after="0" w:line="276" w:lineRule="auto"/>
        <w:jc w:val="both"/>
        <w:rPr>
          <w:del w:id="2683" w:author="Rachel Shipsey" w:date="2025-06-10T17:17:00Z"/>
        </w:rPr>
        <w:pPrChange w:id="2684" w:author="Rachel Shipsey" w:date="2025-06-23T15:41:00Z">
          <w:pPr>
            <w:pStyle w:val="Heading2"/>
            <w:numPr>
              <w:ilvl w:val="0"/>
              <w:numId w:val="151"/>
            </w:numPr>
            <w:ind w:left="1440" w:hanging="360"/>
          </w:pPr>
        </w:pPrChange>
      </w:pPr>
      <w:del w:id="2685" w:author="Rachel Shipsey" w:date="2025-06-10T17:17:00Z">
        <w:r w:rsidRPr="00105EC3" w:rsidDel="002704DD">
          <w:delText xml:space="preserve">Key implementation areas </w:delText>
        </w:r>
        <w:r w:rsidRPr="00AE23E1" w:rsidDel="002704DD">
          <w:delText>in</w:delText>
        </w:r>
        <w:r w:rsidRPr="00105EC3" w:rsidDel="002704DD">
          <w:delText xml:space="preserve"> </w:delText>
        </w:r>
        <w:r w:rsidDel="002704DD">
          <w:delText xml:space="preserve">developing </w:delText>
        </w:r>
        <w:r w:rsidRPr="00105EC3" w:rsidDel="002704DD">
          <w:delText xml:space="preserve">a </w:delText>
        </w:r>
        <w:r w:rsidDel="002704DD">
          <w:delText xml:space="preserve">budget for a </w:delText>
        </w:r>
        <w:r w:rsidRPr="00105EC3" w:rsidDel="002704DD">
          <w:delText>digital census</w:delText>
        </w:r>
        <w:r w:rsidDel="002704DD">
          <w:delText xml:space="preserve"> </w:delText>
        </w:r>
        <w:bookmarkStart w:id="2686" w:name="_Toc201237396"/>
        <w:bookmarkStart w:id="2687" w:name="_Toc201318792"/>
        <w:bookmarkEnd w:id="2686"/>
        <w:bookmarkEnd w:id="2687"/>
      </w:del>
    </w:p>
    <w:p w14:paraId="5F0BDFD8" w14:textId="77777777" w:rsidR="007A2B35" w:rsidDel="002704DD" w:rsidRDefault="007A2B35">
      <w:pPr>
        <w:pStyle w:val="ListParagraph"/>
        <w:spacing w:after="0" w:line="276" w:lineRule="auto"/>
        <w:jc w:val="both"/>
        <w:rPr>
          <w:del w:id="2688" w:author="Rachel Shipsey" w:date="2025-06-10T17:17:00Z"/>
        </w:rPr>
        <w:pPrChange w:id="2689" w:author="Rachel Shipsey" w:date="2025-06-23T15:41:00Z">
          <w:pPr>
            <w:autoSpaceDE w:val="0"/>
            <w:autoSpaceDN w:val="0"/>
            <w:adjustRightInd w:val="0"/>
            <w:spacing w:after="0" w:line="240" w:lineRule="auto"/>
            <w:jc w:val="both"/>
          </w:pPr>
        </w:pPrChange>
      </w:pPr>
      <w:bookmarkStart w:id="2690" w:name="_Toc201237397"/>
      <w:bookmarkStart w:id="2691" w:name="_Toc201318793"/>
      <w:bookmarkEnd w:id="2690"/>
      <w:bookmarkEnd w:id="2691"/>
    </w:p>
    <w:p w14:paraId="5B57ED91" w14:textId="65363C6B" w:rsidR="00B27BAD" w:rsidDel="002704DD" w:rsidRDefault="00B27BAD">
      <w:pPr>
        <w:pStyle w:val="ListParagraph"/>
        <w:spacing w:after="0" w:line="276" w:lineRule="auto"/>
        <w:jc w:val="both"/>
        <w:rPr>
          <w:del w:id="2692" w:author="Rachel Shipsey" w:date="2025-06-10T17:17:00Z"/>
        </w:rPr>
        <w:pPrChange w:id="2693" w:author="Rachel Shipsey" w:date="2025-06-23T15:41:00Z">
          <w:pPr>
            <w:autoSpaceDE w:val="0"/>
            <w:autoSpaceDN w:val="0"/>
            <w:adjustRightInd w:val="0"/>
            <w:spacing w:after="0" w:line="240" w:lineRule="auto"/>
            <w:jc w:val="both"/>
          </w:pPr>
        </w:pPrChange>
      </w:pPr>
      <w:del w:id="2694" w:author="Rachel Shipsey" w:date="2025-06-10T17:17:00Z">
        <w:r w:rsidDel="002704DD">
          <w:delText xml:space="preserve">Some important </w:delText>
        </w:r>
        <w:r w:rsidRPr="00906728" w:rsidDel="002704DD">
          <w:delText>budgeting and planning best practices</w:delText>
        </w:r>
        <w:r w:rsidDel="002704DD">
          <w:delText xml:space="preserve"> </w:delText>
        </w:r>
        <w:r w:rsidR="00D87323" w:rsidDel="002704DD">
          <w:delText xml:space="preserve">for a digital census </w:delText>
        </w:r>
        <w:r w:rsidDel="002704DD">
          <w:delText>include among others:</w:delText>
        </w:r>
        <w:bookmarkStart w:id="2695" w:name="_Toc201237398"/>
        <w:bookmarkStart w:id="2696" w:name="_Toc201318794"/>
        <w:bookmarkEnd w:id="2695"/>
        <w:bookmarkEnd w:id="2696"/>
      </w:del>
    </w:p>
    <w:p w14:paraId="5741B262" w14:textId="7FDFEF60" w:rsidR="00B27BAD" w:rsidDel="002704DD" w:rsidRDefault="00675922">
      <w:pPr>
        <w:pStyle w:val="ListParagraph"/>
        <w:spacing w:after="0" w:line="276" w:lineRule="auto"/>
        <w:jc w:val="both"/>
        <w:rPr>
          <w:del w:id="2697" w:author="Rachel Shipsey" w:date="2025-06-10T17:17:00Z"/>
        </w:rPr>
        <w:pPrChange w:id="2698" w:author="Rachel Shipsey" w:date="2025-06-23T15:41:00Z">
          <w:pPr>
            <w:pStyle w:val="ListParagraph"/>
            <w:numPr>
              <w:numId w:val="16"/>
            </w:numPr>
            <w:autoSpaceDE w:val="0"/>
            <w:autoSpaceDN w:val="0"/>
            <w:adjustRightInd w:val="0"/>
            <w:spacing w:after="0" w:line="240" w:lineRule="auto"/>
            <w:ind w:hanging="360"/>
            <w:jc w:val="both"/>
          </w:pPr>
        </w:pPrChange>
      </w:pPr>
      <w:del w:id="2699" w:author="Rachel Shipsey" w:date="2025-06-10T17:17:00Z">
        <w:r w:rsidDel="002704DD">
          <w:delText>A digital</w:delText>
        </w:r>
        <w:r w:rsidR="00B27BAD" w:rsidDel="002704DD">
          <w:delText xml:space="preserve"> census budget plan should be </w:delText>
        </w:r>
        <w:r w:rsidR="007D58E0" w:rsidDel="002704DD">
          <w:delText>in line</w:delText>
        </w:r>
        <w:r w:rsidR="00B27BAD" w:rsidDel="002704DD">
          <w:delText xml:space="preserve"> with the Nation’s public finance management framework with consistent regulations</w:delText>
        </w:r>
        <w:r w:rsidR="00635FC1" w:rsidDel="002704DD">
          <w:delText xml:space="preserve"> as well those regarding</w:delText>
        </w:r>
        <w:r w:rsidR="00F568EF" w:rsidDel="002704DD">
          <w:delText xml:space="preserve"> </w:delText>
        </w:r>
        <w:r w:rsidR="00273FF5" w:rsidDel="002704DD">
          <w:delText xml:space="preserve">procurement and ownership of some digital tools </w:delText>
        </w:r>
        <w:r w:rsidR="00793E8F" w:rsidDel="002704DD">
          <w:delText>like servers etc</w:delText>
        </w:r>
        <w:r w:rsidR="00B27BAD" w:rsidDel="002704DD">
          <w:delText xml:space="preserve">. </w:delText>
        </w:r>
        <w:bookmarkStart w:id="2700" w:name="_Toc201237399"/>
        <w:bookmarkStart w:id="2701" w:name="_Toc201318795"/>
        <w:bookmarkEnd w:id="2700"/>
        <w:bookmarkEnd w:id="2701"/>
      </w:del>
    </w:p>
    <w:p w14:paraId="0E654A39" w14:textId="77777777" w:rsidR="00B27BAD" w:rsidDel="002704DD" w:rsidRDefault="00B27BAD">
      <w:pPr>
        <w:pStyle w:val="ListParagraph"/>
        <w:spacing w:after="0" w:line="276" w:lineRule="auto"/>
        <w:jc w:val="both"/>
        <w:rPr>
          <w:del w:id="2702" w:author="Rachel Shipsey" w:date="2025-06-10T17:17:00Z"/>
        </w:rPr>
        <w:pPrChange w:id="2703" w:author="Rachel Shipsey" w:date="2025-06-23T15:41:00Z">
          <w:pPr>
            <w:pStyle w:val="ListParagraph"/>
            <w:numPr>
              <w:numId w:val="16"/>
            </w:numPr>
            <w:autoSpaceDE w:val="0"/>
            <w:autoSpaceDN w:val="0"/>
            <w:adjustRightInd w:val="0"/>
            <w:spacing w:after="0" w:line="240" w:lineRule="auto"/>
            <w:ind w:hanging="360"/>
            <w:jc w:val="both"/>
          </w:pPr>
        </w:pPrChange>
      </w:pPr>
      <w:del w:id="2704" w:author="Rachel Shipsey" w:date="2025-06-10T17:17:00Z">
        <w:r w:rsidDel="002704DD">
          <w:delText>A</w:delText>
        </w:r>
        <w:r w:rsidRPr="00906728" w:rsidDel="002704DD">
          <w:delText xml:space="preserve">dopt a performance-based framework </w:delText>
        </w:r>
        <w:r w:rsidDel="002704DD">
          <w:delText xml:space="preserve">that </w:delText>
        </w:r>
        <w:r w:rsidRPr="00906728" w:rsidDel="002704DD">
          <w:delText>ensures that resources are allocated to specific activities</w:delText>
        </w:r>
        <w:r w:rsidDel="002704DD">
          <w:delText xml:space="preserve"> within the census phases and are measurable.</w:delText>
        </w:r>
        <w:bookmarkStart w:id="2705" w:name="_Toc201237400"/>
        <w:bookmarkStart w:id="2706" w:name="_Toc201318796"/>
        <w:bookmarkEnd w:id="2705"/>
        <w:bookmarkEnd w:id="2706"/>
      </w:del>
    </w:p>
    <w:p w14:paraId="5EDD2068" w14:textId="25A12CD5" w:rsidR="00B27BAD" w:rsidRPr="008621DF" w:rsidDel="002704DD" w:rsidRDefault="00B27BAD">
      <w:pPr>
        <w:pStyle w:val="ListParagraph"/>
        <w:spacing w:after="0" w:line="276" w:lineRule="auto"/>
        <w:jc w:val="both"/>
        <w:rPr>
          <w:del w:id="2707" w:author="Rachel Shipsey" w:date="2025-06-10T17:17:00Z"/>
        </w:rPr>
        <w:pPrChange w:id="2708" w:author="Rachel Shipsey" w:date="2025-06-23T15:41:00Z">
          <w:pPr>
            <w:pStyle w:val="ListParagraph"/>
            <w:numPr>
              <w:numId w:val="16"/>
            </w:numPr>
            <w:autoSpaceDE w:val="0"/>
            <w:autoSpaceDN w:val="0"/>
            <w:adjustRightInd w:val="0"/>
            <w:spacing w:after="0" w:line="240" w:lineRule="auto"/>
            <w:ind w:hanging="360"/>
            <w:jc w:val="both"/>
          </w:pPr>
        </w:pPrChange>
      </w:pPr>
      <w:del w:id="2709" w:author="Rachel Shipsey" w:date="2025-06-10T17:17:00Z">
        <w:r w:rsidDel="002704DD">
          <w:delText xml:space="preserve">Develop key budget performance indicators and undertake </w:delText>
        </w:r>
        <w:r w:rsidRPr="00906728" w:rsidDel="002704DD">
          <w:delText xml:space="preserve">periodic analysis of budgets </w:delText>
        </w:r>
        <w:r w:rsidR="005F6F9B" w:rsidDel="002704DD">
          <w:delText>against</w:delText>
        </w:r>
        <w:r w:rsidRPr="00906728" w:rsidDel="002704DD">
          <w:delText xml:space="preserve"> actual</w:delText>
        </w:r>
        <w:r w:rsidDel="002704DD">
          <w:delText xml:space="preserve"> cash inflows and expenditures as the census phases progress.</w:delText>
        </w:r>
        <w:r w:rsidRPr="00906728" w:rsidDel="002704DD">
          <w:delText xml:space="preserve"> </w:delText>
        </w:r>
        <w:bookmarkStart w:id="2710" w:name="_Toc201237401"/>
        <w:bookmarkStart w:id="2711" w:name="_Toc201318797"/>
        <w:bookmarkEnd w:id="2710"/>
        <w:bookmarkEnd w:id="2711"/>
      </w:del>
    </w:p>
    <w:p w14:paraId="64311C5B" w14:textId="29122B8F" w:rsidR="00B27BAD" w:rsidRPr="008621DF" w:rsidDel="002704DD" w:rsidRDefault="00B27BAD">
      <w:pPr>
        <w:pStyle w:val="ListParagraph"/>
        <w:spacing w:after="0" w:line="276" w:lineRule="auto"/>
        <w:jc w:val="both"/>
        <w:rPr>
          <w:del w:id="2712" w:author="Rachel Shipsey" w:date="2025-06-10T17:17:00Z"/>
        </w:rPr>
        <w:pPrChange w:id="2713" w:author="Rachel Shipsey" w:date="2025-06-23T15:41:00Z">
          <w:pPr>
            <w:pStyle w:val="ListParagraph"/>
            <w:numPr>
              <w:numId w:val="16"/>
            </w:numPr>
            <w:autoSpaceDE w:val="0"/>
            <w:autoSpaceDN w:val="0"/>
            <w:adjustRightInd w:val="0"/>
            <w:spacing w:after="0" w:line="240" w:lineRule="auto"/>
            <w:ind w:hanging="360"/>
            <w:jc w:val="both"/>
          </w:pPr>
        </w:pPrChange>
      </w:pPr>
      <w:del w:id="2714" w:author="Rachel Shipsey" w:date="2025-06-10T17:17:00Z">
        <w:r w:rsidDel="002704DD">
          <w:delText xml:space="preserve">A census budget should </w:delText>
        </w:r>
        <w:r w:rsidRPr="008621DF" w:rsidDel="002704DD">
          <w:delText>contain both planning and reporting structures</w:delText>
        </w:r>
        <w:r w:rsidDel="002704DD">
          <w:delText xml:space="preserve"> within the implementing agency given that often the resources </w:delText>
        </w:r>
        <w:r w:rsidR="00EA7F75" w:rsidDel="002704DD">
          <w:delText>come</w:delText>
        </w:r>
        <w:r w:rsidDel="002704DD">
          <w:delText xml:space="preserve"> from multiple sources.</w:delText>
        </w:r>
        <w:bookmarkStart w:id="2715" w:name="_Toc201237402"/>
        <w:bookmarkStart w:id="2716" w:name="_Toc201318798"/>
        <w:bookmarkEnd w:id="2715"/>
        <w:bookmarkEnd w:id="2716"/>
      </w:del>
    </w:p>
    <w:p w14:paraId="4B19C273" w14:textId="10566AE1" w:rsidR="00B27BAD" w:rsidRPr="008621DF" w:rsidDel="002704DD" w:rsidRDefault="00B27BAD">
      <w:pPr>
        <w:pStyle w:val="ListParagraph"/>
        <w:spacing w:after="0" w:line="276" w:lineRule="auto"/>
        <w:jc w:val="both"/>
        <w:rPr>
          <w:del w:id="2717" w:author="Rachel Shipsey" w:date="2025-06-10T17:17:00Z"/>
        </w:rPr>
        <w:pPrChange w:id="2718" w:author="Rachel Shipsey" w:date="2025-06-23T15:41:00Z">
          <w:pPr>
            <w:pStyle w:val="ListParagraph"/>
            <w:numPr>
              <w:numId w:val="16"/>
            </w:numPr>
            <w:autoSpaceDE w:val="0"/>
            <w:autoSpaceDN w:val="0"/>
            <w:adjustRightInd w:val="0"/>
            <w:spacing w:after="0" w:line="240" w:lineRule="auto"/>
            <w:ind w:hanging="360"/>
            <w:jc w:val="both"/>
          </w:pPr>
        </w:pPrChange>
      </w:pPr>
      <w:del w:id="2719" w:author="Rachel Shipsey" w:date="2025-06-10T17:17:00Z">
        <w:r w:rsidRPr="577E8364" w:rsidDel="002704DD">
          <w:delText xml:space="preserve">Budget plans must be updated as </w:delText>
        </w:r>
        <w:r w:rsidR="00793E8F" w:rsidRPr="577E8364" w:rsidDel="002704DD">
          <w:delText>necessary</w:delText>
        </w:r>
        <w:r w:rsidRPr="577E8364" w:rsidDel="002704DD">
          <w:delText xml:space="preserve"> to reflect the current situation and for it to constantly remain relevant and useful. </w:delText>
        </w:r>
        <w:r w:rsidR="0054602C" w:rsidDel="002704DD">
          <w:delText xml:space="preserve">Census plans are not statis. For example, </w:delText>
        </w:r>
        <w:r w:rsidR="004B111A" w:rsidDel="002704DD">
          <w:delText xml:space="preserve">budgets may need to be revised after the pilot census or if the programme is </w:delText>
        </w:r>
        <w:r w:rsidR="00663DD8" w:rsidDel="002704DD">
          <w:delText>unsuccessful in</w:delText>
        </w:r>
        <w:r w:rsidR="004B111A" w:rsidDel="002704DD">
          <w:delText xml:space="preserve"> securing the full budget</w:delText>
        </w:r>
        <w:r w:rsidR="00073498" w:rsidDel="002704DD">
          <w:delText>.</w:delText>
        </w:r>
        <w:bookmarkStart w:id="2720" w:name="_Toc201237403"/>
        <w:bookmarkStart w:id="2721" w:name="_Toc201318799"/>
        <w:bookmarkEnd w:id="2720"/>
        <w:bookmarkEnd w:id="2721"/>
      </w:del>
    </w:p>
    <w:p w14:paraId="36458521" w14:textId="77777777" w:rsidR="00B27BAD" w:rsidDel="002704DD" w:rsidRDefault="00B27BAD">
      <w:pPr>
        <w:pStyle w:val="ListParagraph"/>
        <w:spacing w:after="0" w:line="276" w:lineRule="auto"/>
        <w:jc w:val="both"/>
        <w:rPr>
          <w:del w:id="2722" w:author="Rachel Shipsey" w:date="2025-06-10T17:17:00Z"/>
        </w:rPr>
        <w:pPrChange w:id="2723" w:author="Rachel Shipsey" w:date="2025-06-23T15:41:00Z">
          <w:pPr>
            <w:pStyle w:val="ListParagraph"/>
            <w:numPr>
              <w:numId w:val="16"/>
            </w:numPr>
            <w:autoSpaceDE w:val="0"/>
            <w:autoSpaceDN w:val="0"/>
            <w:adjustRightInd w:val="0"/>
            <w:spacing w:after="0" w:line="240" w:lineRule="auto"/>
            <w:ind w:hanging="360"/>
            <w:jc w:val="both"/>
          </w:pPr>
        </w:pPrChange>
      </w:pPr>
      <w:del w:id="2724" w:author="Rachel Shipsey" w:date="2025-06-10T17:17:00Z">
        <w:r w:rsidDel="002704DD">
          <w:delText>H</w:delText>
        </w:r>
        <w:r w:rsidRPr="008621DF" w:rsidDel="002704DD">
          <w:delText>av</w:delText>
        </w:r>
        <w:r w:rsidDel="002704DD">
          <w:delText>e</w:delText>
        </w:r>
        <w:r w:rsidRPr="008621DF" w:rsidDel="002704DD">
          <w:delText xml:space="preserve"> a resource mobilization plan in place</w:delText>
        </w:r>
        <w:r w:rsidDel="002704DD">
          <w:delText xml:space="preserve"> to be implemented by the census steering committee</w:delText>
        </w:r>
        <w:r w:rsidRPr="008621DF" w:rsidDel="002704DD">
          <w:delText>.</w:delText>
        </w:r>
        <w:bookmarkStart w:id="2725" w:name="_Toc201237404"/>
        <w:bookmarkStart w:id="2726" w:name="_Toc201318800"/>
        <w:bookmarkEnd w:id="2725"/>
        <w:bookmarkEnd w:id="2726"/>
      </w:del>
    </w:p>
    <w:p w14:paraId="1C62D3A1" w14:textId="0B6B0698" w:rsidR="00073498" w:rsidDel="002704DD" w:rsidRDefault="00073498">
      <w:pPr>
        <w:pStyle w:val="ListParagraph"/>
        <w:spacing w:after="0" w:line="276" w:lineRule="auto"/>
        <w:jc w:val="both"/>
        <w:rPr>
          <w:del w:id="2727" w:author="Rachel Shipsey" w:date="2025-06-10T17:17:00Z"/>
        </w:rPr>
        <w:pPrChange w:id="2728" w:author="Rachel Shipsey" w:date="2025-06-23T15:41:00Z">
          <w:pPr>
            <w:pStyle w:val="ListParagraph"/>
            <w:numPr>
              <w:numId w:val="16"/>
            </w:numPr>
            <w:autoSpaceDE w:val="0"/>
            <w:autoSpaceDN w:val="0"/>
            <w:adjustRightInd w:val="0"/>
            <w:spacing w:after="0" w:line="240" w:lineRule="auto"/>
            <w:ind w:hanging="360"/>
            <w:jc w:val="both"/>
          </w:pPr>
        </w:pPrChange>
      </w:pPr>
      <w:del w:id="2729" w:author="Rachel Shipsey" w:date="2025-06-10T17:17:00Z">
        <w:r w:rsidDel="002704DD">
          <w:delText>Allowing for contingency within the budget is essential, particularly as the life-cycle cost of technology alongside more traditional operational costs may be more uncertain.</w:delText>
        </w:r>
        <w:bookmarkStart w:id="2730" w:name="_Toc201237405"/>
        <w:bookmarkStart w:id="2731" w:name="_Toc201318801"/>
        <w:bookmarkEnd w:id="2730"/>
        <w:bookmarkEnd w:id="2731"/>
      </w:del>
    </w:p>
    <w:p w14:paraId="67385491" w14:textId="77777777" w:rsidR="00680346" w:rsidRPr="008621DF" w:rsidDel="002704DD" w:rsidRDefault="00680346">
      <w:pPr>
        <w:pStyle w:val="ListParagraph"/>
        <w:spacing w:after="0" w:line="276" w:lineRule="auto"/>
        <w:jc w:val="both"/>
        <w:rPr>
          <w:del w:id="2732" w:author="Rachel Shipsey" w:date="2025-06-10T17:17:00Z"/>
        </w:rPr>
        <w:pPrChange w:id="2733" w:author="Rachel Shipsey" w:date="2025-06-23T15:41:00Z">
          <w:pPr>
            <w:pStyle w:val="ListParagraph"/>
            <w:autoSpaceDE w:val="0"/>
            <w:autoSpaceDN w:val="0"/>
            <w:adjustRightInd w:val="0"/>
            <w:spacing w:after="0" w:line="240" w:lineRule="auto"/>
            <w:jc w:val="both"/>
          </w:pPr>
        </w:pPrChange>
      </w:pPr>
      <w:bookmarkStart w:id="2734" w:name="_Toc201237406"/>
      <w:bookmarkStart w:id="2735" w:name="_Toc201318802"/>
      <w:bookmarkEnd w:id="2734"/>
      <w:bookmarkEnd w:id="2735"/>
    </w:p>
    <w:p w14:paraId="42A45B74" w14:textId="77777777" w:rsidR="00680346" w:rsidDel="002704DD" w:rsidRDefault="00680346">
      <w:pPr>
        <w:pStyle w:val="ListParagraph"/>
        <w:spacing w:after="0" w:line="276" w:lineRule="auto"/>
        <w:jc w:val="both"/>
        <w:rPr>
          <w:del w:id="2736" w:author="Rachel Shipsey" w:date="2025-06-10T17:17:00Z"/>
        </w:rPr>
        <w:pPrChange w:id="2737" w:author="Rachel Shipsey" w:date="2025-06-23T15:41:00Z">
          <w:pPr>
            <w:pStyle w:val="Heading2"/>
            <w:numPr>
              <w:ilvl w:val="0"/>
              <w:numId w:val="151"/>
            </w:numPr>
            <w:ind w:left="1440" w:hanging="360"/>
          </w:pPr>
        </w:pPrChange>
      </w:pPr>
      <w:del w:id="2738" w:author="Rachel Shipsey" w:date="2025-06-10T17:17:00Z">
        <w:r w:rsidDel="002704DD">
          <w:delText>Selected Country experiences</w:delText>
        </w:r>
        <w:bookmarkStart w:id="2739" w:name="_Toc201237407"/>
        <w:bookmarkStart w:id="2740" w:name="_Toc201318803"/>
        <w:bookmarkEnd w:id="2739"/>
        <w:bookmarkEnd w:id="2740"/>
      </w:del>
    </w:p>
    <w:p w14:paraId="2411042E" w14:textId="77777777" w:rsidR="00B27BAD" w:rsidRPr="008621DF" w:rsidDel="002704DD" w:rsidRDefault="00B27BAD">
      <w:pPr>
        <w:pStyle w:val="ListParagraph"/>
        <w:spacing w:after="0" w:line="276" w:lineRule="auto"/>
        <w:jc w:val="both"/>
        <w:rPr>
          <w:del w:id="2741" w:author="Rachel Shipsey" w:date="2025-06-10T17:17:00Z"/>
        </w:rPr>
        <w:pPrChange w:id="2742" w:author="Rachel Shipsey" w:date="2025-06-23T15:41:00Z">
          <w:pPr>
            <w:spacing w:after="0" w:line="276" w:lineRule="auto"/>
            <w:jc w:val="both"/>
          </w:pPr>
        </w:pPrChange>
      </w:pPr>
      <w:bookmarkStart w:id="2743" w:name="_Toc201237408"/>
      <w:bookmarkStart w:id="2744" w:name="_Toc201318804"/>
      <w:bookmarkEnd w:id="2743"/>
      <w:bookmarkEnd w:id="2744"/>
    </w:p>
    <w:p w14:paraId="373A9D4D" w14:textId="6490D378" w:rsidR="00B27BAD" w:rsidDel="002704DD" w:rsidRDefault="00FA73A2">
      <w:pPr>
        <w:pStyle w:val="ListParagraph"/>
        <w:spacing w:after="0" w:line="276" w:lineRule="auto"/>
        <w:jc w:val="both"/>
        <w:rPr>
          <w:del w:id="2745" w:author="Rachel Shipsey" w:date="2025-06-10T17:17:00Z"/>
        </w:rPr>
        <w:pPrChange w:id="2746" w:author="Rachel Shipsey" w:date="2025-06-23T15:41:00Z">
          <w:pPr>
            <w:spacing w:after="0" w:line="276" w:lineRule="auto"/>
            <w:jc w:val="both"/>
          </w:pPr>
        </w:pPrChange>
      </w:pPr>
      <w:del w:id="2747" w:author="Rachel Shipsey" w:date="2025-06-10T17:17:00Z">
        <w:r w:rsidRPr="00FA73A2" w:rsidDel="002704DD">
          <w:delText xml:space="preserve">This section gives a selection of experiences </w:delText>
        </w:r>
        <w:r w:rsidR="002B520D" w:rsidDel="002704DD">
          <w:delText xml:space="preserve">in development of a budget for a digital census. </w:delText>
        </w:r>
        <w:r w:rsidR="00B27BAD" w:rsidDel="002704DD">
          <w:delText>It is noted that the b</w:delText>
        </w:r>
        <w:r w:rsidR="00B27BAD" w:rsidRPr="0044135B" w:rsidDel="002704DD">
          <w:delText>udget and work plan development should be consultative</w:delText>
        </w:r>
        <w:r w:rsidR="00B27BAD" w:rsidDel="002704DD">
          <w:delText xml:space="preserve"> both within and outside the implementing agency</w:delText>
        </w:r>
        <w:r w:rsidR="00B27BAD" w:rsidRPr="0044135B" w:rsidDel="002704DD">
          <w:delText xml:space="preserve">, </w:delText>
        </w:r>
        <w:r w:rsidR="00B27BAD" w:rsidDel="002704DD">
          <w:delText xml:space="preserve">and </w:delText>
        </w:r>
        <w:r w:rsidR="00AE4266" w:rsidDel="002704DD">
          <w:delText>a budget</w:delText>
        </w:r>
        <w:r w:rsidR="00B27BAD" w:rsidDel="002704DD">
          <w:delText xml:space="preserve"> should be drawn </w:delText>
        </w:r>
        <w:r w:rsidR="00B27BAD" w:rsidRPr="0044135B" w:rsidDel="002704DD">
          <w:delText xml:space="preserve">for each of the census phases. Below are some highlights of selected </w:delText>
        </w:r>
        <w:r w:rsidR="002B520D" w:rsidRPr="0044135B" w:rsidDel="002704DD">
          <w:delText>countries’</w:delText>
        </w:r>
        <w:r w:rsidR="00B27BAD" w:rsidRPr="0044135B" w:rsidDel="002704DD">
          <w:delText xml:space="preserve"> experiences:</w:delText>
        </w:r>
        <w:bookmarkStart w:id="2748" w:name="_Toc201237409"/>
        <w:bookmarkStart w:id="2749" w:name="_Toc201318805"/>
        <w:bookmarkEnd w:id="2748"/>
        <w:bookmarkEnd w:id="2749"/>
      </w:del>
    </w:p>
    <w:p w14:paraId="5EB15907" w14:textId="77777777" w:rsidR="00B27BAD" w:rsidRPr="008621DF" w:rsidDel="002704DD" w:rsidRDefault="00B27BAD">
      <w:pPr>
        <w:pStyle w:val="ListParagraph"/>
        <w:spacing w:after="0" w:line="276" w:lineRule="auto"/>
        <w:jc w:val="both"/>
        <w:rPr>
          <w:del w:id="2750" w:author="Rachel Shipsey" w:date="2025-06-10T17:17:00Z"/>
        </w:rPr>
        <w:pPrChange w:id="2751" w:author="Rachel Shipsey" w:date="2025-06-23T15:41:00Z">
          <w:pPr>
            <w:spacing w:after="0" w:line="276" w:lineRule="auto"/>
            <w:jc w:val="both"/>
          </w:pPr>
        </w:pPrChange>
      </w:pPr>
      <w:del w:id="2752" w:author="Rachel Shipsey" w:date="2025-06-10T17:17:00Z">
        <w:r w:rsidRPr="008621DF" w:rsidDel="002704DD">
          <w:delText>Kenya</w:delText>
        </w:r>
        <w:bookmarkStart w:id="2753" w:name="_Toc201237410"/>
        <w:bookmarkStart w:id="2754" w:name="_Toc201318806"/>
        <w:bookmarkEnd w:id="2753"/>
        <w:bookmarkEnd w:id="2754"/>
      </w:del>
    </w:p>
    <w:p w14:paraId="54B15B60" w14:textId="594EF25D" w:rsidR="00B27BAD" w:rsidRPr="00543B4C" w:rsidDel="002704DD" w:rsidRDefault="00B27BAD">
      <w:pPr>
        <w:pStyle w:val="ListParagraph"/>
        <w:spacing w:after="0" w:line="276" w:lineRule="auto"/>
        <w:jc w:val="both"/>
        <w:rPr>
          <w:del w:id="2755" w:author="Rachel Shipsey" w:date="2025-06-10T17:17:00Z"/>
          <w:sz w:val="20"/>
          <w:szCs w:val="20"/>
        </w:rPr>
        <w:pPrChange w:id="275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757" w:author="Rachel Shipsey" w:date="2025-06-10T17:17:00Z">
        <w:r w:rsidRPr="00543B4C" w:rsidDel="002704DD">
          <w:rPr>
            <w:sz w:val="20"/>
            <w:szCs w:val="20"/>
          </w:rPr>
          <w:delText xml:space="preserve">Subject matter specialists worked on individual budgets which were later merged and discussed. After the first draft, consultations were made </w:delText>
        </w:r>
        <w:r w:rsidR="00543B4C" w:rsidRPr="00543B4C" w:rsidDel="002704DD">
          <w:rPr>
            <w:sz w:val="20"/>
            <w:szCs w:val="20"/>
          </w:rPr>
          <w:delText>internally,</w:delText>
        </w:r>
        <w:r w:rsidRPr="00543B4C" w:rsidDel="002704DD">
          <w:rPr>
            <w:sz w:val="20"/>
            <w:szCs w:val="20"/>
          </w:rPr>
          <w:delText xml:space="preserve"> and further improvements were made through engagement of various stakeholders before </w:delText>
        </w:r>
        <w:r w:rsidR="002B5641" w:rsidRPr="00543B4C" w:rsidDel="002704DD">
          <w:rPr>
            <w:sz w:val="20"/>
            <w:szCs w:val="20"/>
          </w:rPr>
          <w:delText>submitting them</w:delText>
        </w:r>
        <w:r w:rsidRPr="00543B4C" w:rsidDel="002704DD">
          <w:rPr>
            <w:sz w:val="20"/>
            <w:szCs w:val="20"/>
          </w:rPr>
          <w:delText xml:space="preserve"> to </w:delText>
        </w:r>
        <w:r w:rsidR="004C07D1" w:rsidRPr="00543B4C" w:rsidDel="002704DD">
          <w:rPr>
            <w:sz w:val="20"/>
            <w:szCs w:val="20"/>
          </w:rPr>
          <w:delText>the cabinet</w:delText>
        </w:r>
        <w:r w:rsidRPr="00543B4C" w:rsidDel="002704DD">
          <w:rPr>
            <w:sz w:val="20"/>
            <w:szCs w:val="20"/>
          </w:rPr>
          <w:delText xml:space="preserve"> for approval. </w:delText>
        </w:r>
        <w:bookmarkStart w:id="2758" w:name="_Toc201237411"/>
        <w:bookmarkStart w:id="2759" w:name="_Toc201318807"/>
        <w:bookmarkEnd w:id="2758"/>
        <w:bookmarkEnd w:id="2759"/>
      </w:del>
    </w:p>
    <w:p w14:paraId="330B590D" w14:textId="77777777" w:rsidR="00B27BAD" w:rsidRPr="008621DF" w:rsidDel="002704DD" w:rsidRDefault="00B27BAD">
      <w:pPr>
        <w:pStyle w:val="ListParagraph"/>
        <w:spacing w:after="0" w:line="276" w:lineRule="auto"/>
        <w:jc w:val="both"/>
        <w:rPr>
          <w:del w:id="2760" w:author="Rachel Shipsey" w:date="2025-06-10T17:17:00Z"/>
        </w:rPr>
        <w:pPrChange w:id="2761" w:author="Rachel Shipsey" w:date="2025-06-23T15:41:00Z">
          <w:pPr>
            <w:spacing w:after="0" w:line="276" w:lineRule="auto"/>
            <w:jc w:val="both"/>
          </w:pPr>
        </w:pPrChange>
      </w:pPr>
      <w:bookmarkStart w:id="2762" w:name="_Toc201237412"/>
      <w:bookmarkStart w:id="2763" w:name="_Toc201318808"/>
      <w:bookmarkEnd w:id="2762"/>
      <w:bookmarkEnd w:id="2763"/>
    </w:p>
    <w:p w14:paraId="55642622" w14:textId="77777777" w:rsidR="00B27BAD" w:rsidRPr="008621DF" w:rsidDel="002704DD" w:rsidRDefault="00B27BAD">
      <w:pPr>
        <w:pStyle w:val="ListParagraph"/>
        <w:spacing w:after="0" w:line="276" w:lineRule="auto"/>
        <w:jc w:val="both"/>
        <w:rPr>
          <w:del w:id="2764" w:author="Rachel Shipsey" w:date="2025-06-10T17:17:00Z"/>
        </w:rPr>
        <w:pPrChange w:id="2765" w:author="Rachel Shipsey" w:date="2025-06-23T15:41:00Z">
          <w:pPr>
            <w:spacing w:after="0" w:line="276" w:lineRule="auto"/>
            <w:jc w:val="both"/>
          </w:pPr>
        </w:pPrChange>
      </w:pPr>
      <w:del w:id="2766" w:author="Rachel Shipsey" w:date="2025-06-10T17:17:00Z">
        <w:r w:rsidRPr="008621DF" w:rsidDel="002704DD">
          <w:delText>Namibia</w:delText>
        </w:r>
        <w:bookmarkStart w:id="2767" w:name="_Toc201237413"/>
        <w:bookmarkStart w:id="2768" w:name="_Toc201318809"/>
        <w:bookmarkEnd w:id="2767"/>
        <w:bookmarkEnd w:id="2768"/>
      </w:del>
    </w:p>
    <w:p w14:paraId="7E17BB18" w14:textId="77777777" w:rsidR="00B27BAD" w:rsidRPr="00543B4C" w:rsidDel="002704DD" w:rsidRDefault="00B27BAD">
      <w:pPr>
        <w:pStyle w:val="ListParagraph"/>
        <w:spacing w:after="0" w:line="276" w:lineRule="auto"/>
        <w:jc w:val="both"/>
        <w:rPr>
          <w:del w:id="2769" w:author="Rachel Shipsey" w:date="2025-06-10T17:17:00Z"/>
          <w:sz w:val="20"/>
          <w:szCs w:val="20"/>
        </w:rPr>
        <w:pPrChange w:id="277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771" w:author="Rachel Shipsey" w:date="2025-06-10T17:17:00Z">
        <w:r w:rsidRPr="00543B4C" w:rsidDel="002704DD">
          <w:rPr>
            <w:sz w:val="20"/>
            <w:szCs w:val="20"/>
          </w:rPr>
          <w:delText xml:space="preserve">The budget was developed internally and later presented to potential donors and development partners for possible funding opportunities. The highest budget drivers were census mapping activities; CAPI technology devices; vehicle rentals and remuneration of field personnel (due to an increase in Enumeration Areas). The budget was revised on several occasions due to inadequate funding from the government. </w:delText>
        </w:r>
        <w:bookmarkStart w:id="2772" w:name="_Toc201237414"/>
        <w:bookmarkStart w:id="2773" w:name="_Toc201318810"/>
        <w:bookmarkEnd w:id="2772"/>
        <w:bookmarkEnd w:id="2773"/>
      </w:del>
    </w:p>
    <w:p w14:paraId="6DF841CC" w14:textId="4EA23EF3" w:rsidR="00A71EBA" w:rsidRPr="00A71EBA" w:rsidDel="002704DD" w:rsidRDefault="00A71EBA">
      <w:pPr>
        <w:pStyle w:val="ListParagraph"/>
        <w:spacing w:after="0" w:line="276" w:lineRule="auto"/>
        <w:jc w:val="both"/>
        <w:rPr>
          <w:ins w:id="2774" w:author="Pamela Kakande Nabukhonzo" w:date="2025-06-09T22:14:00Z"/>
          <w:del w:id="2775" w:author="Rachel Shipsey" w:date="2025-06-10T17:17:00Z"/>
          <w:rFonts w:asciiTheme="minorBidi" w:eastAsiaTheme="majorEastAsia" w:hAnsiTheme="minorBidi" w:cstheme="majorBidi"/>
          <w:b/>
          <w:sz w:val="28"/>
          <w:rPrChange w:id="2776" w:author="Pamela Kakande Nabukhonzo" w:date="2025-06-09T22:14:00Z">
            <w:rPr>
              <w:ins w:id="2777" w:author="Pamela Kakande Nabukhonzo" w:date="2025-06-09T22:14:00Z"/>
              <w:del w:id="2778" w:author="Rachel Shipsey" w:date="2025-06-10T17:17:00Z"/>
              <w:rFonts w:cs="Arial"/>
              <w:bCs/>
              <w:color w:val="000000"/>
              <w:szCs w:val="24"/>
            </w:rPr>
          </w:rPrChange>
        </w:rPr>
        <w:pPrChange w:id="2779" w:author="Rachel Shipsey" w:date="2025-06-23T15:41:00Z">
          <w:pPr>
            <w:spacing w:line="276" w:lineRule="auto"/>
            <w:jc w:val="both"/>
          </w:pPr>
        </w:pPrChange>
      </w:pPr>
      <w:ins w:id="2780" w:author="Pamela Kakande Nabukhonzo" w:date="2025-06-09T22:14:00Z">
        <w:del w:id="2781" w:author="Rachel Shipsey" w:date="2025-06-10T17:17:00Z">
          <w:r w:rsidRPr="00A71EBA" w:rsidDel="002704DD">
            <w:rPr>
              <w:rFonts w:asciiTheme="minorBidi" w:eastAsiaTheme="majorEastAsia" w:hAnsiTheme="minorBidi" w:cstheme="majorBidi"/>
              <w:b/>
              <w:sz w:val="28"/>
              <w:rPrChange w:id="2782" w:author="Pamela Kakande Nabukhonzo" w:date="2025-06-09T22:14:00Z">
                <w:rPr>
                  <w:rFonts w:cs="Arial"/>
                  <w:bCs/>
                  <w:color w:val="000000"/>
                  <w:szCs w:val="24"/>
                </w:rPr>
              </w:rPrChange>
            </w:rPr>
            <w:delText>Tanzania</w:delText>
          </w:r>
          <w:bookmarkStart w:id="2783" w:name="_Toc201237415"/>
          <w:bookmarkStart w:id="2784" w:name="_Toc201318811"/>
          <w:bookmarkEnd w:id="2783"/>
          <w:bookmarkEnd w:id="2784"/>
        </w:del>
      </w:ins>
    </w:p>
    <w:p w14:paraId="19223F27" w14:textId="3F02EAD8" w:rsidR="00A71EBA" w:rsidRPr="001C5F6C" w:rsidDel="002704DD" w:rsidRDefault="00A71EBA">
      <w:pPr>
        <w:pStyle w:val="ListParagraph"/>
        <w:spacing w:after="0" w:line="276" w:lineRule="auto"/>
        <w:jc w:val="both"/>
        <w:rPr>
          <w:ins w:id="2785" w:author="Pamela Kakande Nabukhonzo" w:date="2025-06-09T22:14:00Z"/>
          <w:del w:id="2786" w:author="Rachel Shipsey" w:date="2025-06-10T17:17:00Z"/>
          <w:color w:val="000000"/>
          <w:szCs w:val="24"/>
        </w:rPr>
        <w:pPrChange w:id="2787" w:author="Rachel Shipsey" w:date="2025-06-23T15:41:00Z">
          <w:pPr>
            <w:spacing w:line="276" w:lineRule="auto"/>
            <w:jc w:val="both"/>
          </w:pPr>
        </w:pPrChange>
      </w:pPr>
      <w:ins w:id="2788" w:author="Pamela Kakande Nabukhonzo" w:date="2025-06-09T22:14:00Z">
        <w:del w:id="2789" w:author="Rachel Shipsey" w:date="2025-06-10T17:17:00Z">
          <w:r w:rsidRPr="001C5F6C" w:rsidDel="002704DD">
            <w:rPr>
              <w:color w:val="000000"/>
              <w:szCs w:val="24"/>
            </w:rPr>
            <w:delText xml:space="preserve">The detailed work-plan indicating the sequence and estimated duration of each component operation of the Census under major outputs was developed. The work-plan indicated the responsible party, time, place of execution and output for each major activity. This was one of the components in the </w:delText>
          </w:r>
          <w:r w:rsidDel="002704DD">
            <w:rPr>
              <w:color w:val="000000"/>
              <w:szCs w:val="24"/>
            </w:rPr>
            <w:delText xml:space="preserve">Census Implementation and </w:delText>
          </w:r>
          <w:r w:rsidRPr="001C5F6C" w:rsidDel="002704DD">
            <w:rPr>
              <w:color w:val="000000"/>
              <w:szCs w:val="24"/>
            </w:rPr>
            <w:delText>Strategic Handbook.</w:delText>
          </w:r>
          <w:bookmarkStart w:id="2790" w:name="_Toc201237416"/>
          <w:bookmarkStart w:id="2791" w:name="_Toc201318812"/>
          <w:bookmarkEnd w:id="2790"/>
          <w:bookmarkEnd w:id="2791"/>
        </w:del>
      </w:ins>
    </w:p>
    <w:p w14:paraId="51DD7AB5" w14:textId="77777777" w:rsidR="00A71EBA" w:rsidRPr="001C5F6C" w:rsidDel="002704DD" w:rsidRDefault="00A71EBA">
      <w:pPr>
        <w:pStyle w:val="ListParagraph"/>
        <w:spacing w:after="0" w:line="276" w:lineRule="auto"/>
        <w:jc w:val="both"/>
        <w:rPr>
          <w:ins w:id="2792" w:author="Pamela Kakande Nabukhonzo" w:date="2025-06-09T22:14:00Z"/>
          <w:del w:id="2793" w:author="Rachel Shipsey" w:date="2025-06-10T17:17:00Z"/>
          <w:color w:val="000000"/>
          <w:szCs w:val="24"/>
        </w:rPr>
        <w:pPrChange w:id="2794" w:author="Rachel Shipsey" w:date="2025-06-23T15:41:00Z">
          <w:pPr>
            <w:spacing w:line="276" w:lineRule="auto"/>
            <w:jc w:val="both"/>
          </w:pPr>
        </w:pPrChange>
      </w:pPr>
      <w:ins w:id="2795" w:author="Pamela Kakande Nabukhonzo" w:date="2025-06-09T22:14:00Z">
        <w:del w:id="2796" w:author="Rachel Shipsey" w:date="2025-06-10T17:17:00Z">
          <w:r w:rsidRPr="001C5F6C" w:rsidDel="002704DD">
            <w:rPr>
              <w:color w:val="000000"/>
              <w:szCs w:val="24"/>
            </w:rPr>
            <w:delText xml:space="preserve">The 2022 TPHC budget was developed internally and reviewed by the management of NBS and later presented to the Ministry of finance for approval. </w:delText>
          </w:r>
          <w:r w:rsidDel="002704DD">
            <w:rPr>
              <w:color w:val="000000"/>
              <w:szCs w:val="24"/>
            </w:rPr>
            <w:delText xml:space="preserve">About </w:delText>
          </w:r>
          <w:r w:rsidRPr="001C5F6C" w:rsidDel="002704DD">
            <w:rPr>
              <w:color w:val="000000"/>
              <w:szCs w:val="24"/>
            </w:rPr>
            <w:delText xml:space="preserve">97 percent of the 2022 PHC budget was sponsored by the government, 3 percent was contributed by donors. </w:delText>
          </w:r>
          <w:bookmarkStart w:id="2797" w:name="_Toc201237417"/>
          <w:bookmarkStart w:id="2798" w:name="_Toc201318813"/>
          <w:bookmarkEnd w:id="2797"/>
          <w:bookmarkEnd w:id="2798"/>
        </w:del>
      </w:ins>
    </w:p>
    <w:p w14:paraId="38B94CCB" w14:textId="77777777" w:rsidR="00A71EBA" w:rsidRPr="001C5F6C" w:rsidDel="002704DD" w:rsidRDefault="00A71EBA">
      <w:pPr>
        <w:pStyle w:val="ListParagraph"/>
        <w:spacing w:after="0" w:line="276" w:lineRule="auto"/>
        <w:jc w:val="both"/>
        <w:rPr>
          <w:ins w:id="2799" w:author="Pamela Kakande Nabukhonzo" w:date="2025-06-09T22:14:00Z"/>
          <w:del w:id="2800" w:author="Rachel Shipsey" w:date="2025-06-10T17:17:00Z"/>
          <w:color w:val="000000"/>
          <w:szCs w:val="24"/>
        </w:rPr>
        <w:pPrChange w:id="2801" w:author="Rachel Shipsey" w:date="2025-06-23T15:41:00Z">
          <w:pPr>
            <w:spacing w:line="276" w:lineRule="auto"/>
          </w:pPr>
        </w:pPrChange>
      </w:pPr>
      <w:ins w:id="2802" w:author="Pamela Kakande Nabukhonzo" w:date="2025-06-09T22:14:00Z">
        <w:del w:id="2803" w:author="Rachel Shipsey" w:date="2025-06-10T17:17:00Z">
          <w:r w:rsidRPr="001C5F6C" w:rsidDel="002704DD">
            <w:rPr>
              <w:color w:val="000000"/>
              <w:szCs w:val="24"/>
            </w:rPr>
            <w:delText xml:space="preserve">Also, potential donors and development partners contributed some equipment’s like tablets, and computers. </w:delText>
          </w:r>
          <w:bookmarkStart w:id="2804" w:name="_Toc201237418"/>
          <w:bookmarkStart w:id="2805" w:name="_Toc201318814"/>
          <w:bookmarkEnd w:id="2804"/>
          <w:bookmarkEnd w:id="2805"/>
        </w:del>
      </w:ins>
    </w:p>
    <w:p w14:paraId="37C3D5D2" w14:textId="77777777" w:rsidR="00A71EBA" w:rsidRPr="001C5F6C" w:rsidDel="002704DD" w:rsidRDefault="00A71EBA">
      <w:pPr>
        <w:pStyle w:val="ListParagraph"/>
        <w:spacing w:after="0" w:line="276" w:lineRule="auto"/>
        <w:jc w:val="both"/>
        <w:rPr>
          <w:ins w:id="2806" w:author="Pamela Kakande Nabukhonzo" w:date="2025-06-09T22:14:00Z"/>
          <w:del w:id="2807" w:author="Rachel Shipsey" w:date="2025-06-10T17:17:00Z"/>
          <w:color w:val="000000"/>
          <w:szCs w:val="24"/>
        </w:rPr>
        <w:pPrChange w:id="2808" w:author="Rachel Shipsey" w:date="2025-06-23T15:41:00Z">
          <w:pPr>
            <w:spacing w:line="276" w:lineRule="auto"/>
          </w:pPr>
        </w:pPrChange>
      </w:pPr>
      <w:ins w:id="2809" w:author="Pamela Kakande Nabukhonzo" w:date="2025-06-09T22:14:00Z">
        <w:del w:id="2810" w:author="Rachel Shipsey" w:date="2025-06-10T17:17:00Z">
          <w:r w:rsidRPr="001C5F6C" w:rsidDel="002704DD">
            <w:rPr>
              <w:color w:val="000000"/>
              <w:szCs w:val="24"/>
            </w:rPr>
            <w:delText xml:space="preserve">However, it was later decided to run together the Population and Housing Census with the Building Census and </w:delText>
          </w:r>
          <w:r w:rsidDel="002704DD">
            <w:rPr>
              <w:color w:val="000000"/>
              <w:szCs w:val="24"/>
            </w:rPr>
            <w:delText>National</w:delText>
          </w:r>
          <w:r w:rsidRPr="001C5F6C" w:rsidDel="002704DD">
            <w:rPr>
              <w:color w:val="000000"/>
              <w:szCs w:val="24"/>
            </w:rPr>
            <w:delText xml:space="preserve"> Physical address</w:delText>
          </w:r>
          <w:r w:rsidDel="002704DD">
            <w:rPr>
              <w:color w:val="000000"/>
              <w:szCs w:val="24"/>
            </w:rPr>
            <w:delText>ing exercise</w:delText>
          </w:r>
          <w:r w:rsidRPr="001C5F6C" w:rsidDel="002704DD">
            <w:rPr>
              <w:color w:val="000000"/>
              <w:szCs w:val="24"/>
            </w:rPr>
            <w:delText xml:space="preserve">, this decision </w:delText>
          </w:r>
          <w:r w:rsidDel="002704DD">
            <w:rPr>
              <w:color w:val="000000"/>
              <w:szCs w:val="24"/>
            </w:rPr>
            <w:delText>led</w:delText>
          </w:r>
          <w:r w:rsidRPr="001C5F6C" w:rsidDel="002704DD">
            <w:rPr>
              <w:color w:val="000000"/>
              <w:szCs w:val="24"/>
            </w:rPr>
            <w:delText xml:space="preserve"> to the </w:delText>
          </w:r>
          <w:r w:rsidDel="002704DD">
            <w:rPr>
              <w:color w:val="000000"/>
              <w:szCs w:val="24"/>
            </w:rPr>
            <w:delText>revision of</w:delText>
          </w:r>
          <w:r w:rsidRPr="001C5F6C" w:rsidDel="002704DD">
            <w:rPr>
              <w:color w:val="000000"/>
              <w:szCs w:val="24"/>
            </w:rPr>
            <w:delText xml:space="preserve"> budget.</w:delText>
          </w:r>
          <w:bookmarkStart w:id="2811" w:name="_Toc201237419"/>
          <w:bookmarkStart w:id="2812" w:name="_Toc201318815"/>
          <w:bookmarkEnd w:id="2811"/>
          <w:bookmarkEnd w:id="2812"/>
        </w:del>
      </w:ins>
    </w:p>
    <w:p w14:paraId="6F717244" w14:textId="77777777" w:rsidR="00B27BAD" w:rsidDel="002704DD" w:rsidRDefault="00B27BAD">
      <w:pPr>
        <w:pStyle w:val="ListParagraph"/>
        <w:spacing w:after="0" w:line="276" w:lineRule="auto"/>
        <w:jc w:val="both"/>
        <w:rPr>
          <w:del w:id="2813" w:author="Rachel Shipsey" w:date="2025-06-10T17:17:00Z"/>
        </w:rPr>
        <w:pPrChange w:id="2814" w:author="Rachel Shipsey" w:date="2025-06-23T15:41:00Z">
          <w:pPr>
            <w:spacing w:after="0" w:line="276" w:lineRule="auto"/>
            <w:jc w:val="both"/>
          </w:pPr>
        </w:pPrChange>
      </w:pPr>
      <w:bookmarkStart w:id="2815" w:name="_Toc201237420"/>
      <w:bookmarkStart w:id="2816" w:name="_Toc201318816"/>
      <w:bookmarkEnd w:id="2815"/>
      <w:bookmarkEnd w:id="2816"/>
    </w:p>
    <w:p w14:paraId="277C4572" w14:textId="77777777" w:rsidR="00E50B36" w:rsidDel="002704DD" w:rsidRDefault="00E50B36">
      <w:pPr>
        <w:pStyle w:val="ListParagraph"/>
        <w:spacing w:after="0" w:line="276" w:lineRule="auto"/>
        <w:jc w:val="both"/>
        <w:rPr>
          <w:del w:id="2817" w:author="Rachel Shipsey" w:date="2025-06-10T17:17:00Z"/>
        </w:rPr>
        <w:pPrChange w:id="2818" w:author="Rachel Shipsey" w:date="2025-06-23T15:41:00Z">
          <w:pPr>
            <w:pStyle w:val="Heading2"/>
            <w:numPr>
              <w:ilvl w:val="0"/>
              <w:numId w:val="152"/>
            </w:numPr>
            <w:ind w:left="1440" w:hanging="360"/>
          </w:pPr>
        </w:pPrChange>
      </w:pPr>
      <w:del w:id="2819" w:author="Rachel Shipsey" w:date="2025-06-10T17:17:00Z">
        <w:r w:rsidDel="002704DD">
          <w:delText>Challenges and lessons learnt</w:delText>
        </w:r>
        <w:bookmarkStart w:id="2820" w:name="_Toc201237421"/>
        <w:bookmarkStart w:id="2821" w:name="_Toc201318817"/>
        <w:bookmarkEnd w:id="2820"/>
        <w:bookmarkEnd w:id="2821"/>
      </w:del>
    </w:p>
    <w:p w14:paraId="6580FA1B" w14:textId="77777777" w:rsidR="00E50B36" w:rsidDel="002704DD" w:rsidRDefault="00E50B36">
      <w:pPr>
        <w:pStyle w:val="ListParagraph"/>
        <w:spacing w:after="0" w:line="276" w:lineRule="auto"/>
        <w:jc w:val="both"/>
        <w:rPr>
          <w:del w:id="2822" w:author="Rachel Shipsey" w:date="2025-06-10T17:17:00Z"/>
        </w:rPr>
        <w:pPrChange w:id="2823" w:author="Rachel Shipsey" w:date="2025-06-23T15:41:00Z">
          <w:pPr>
            <w:spacing w:after="0" w:line="276" w:lineRule="auto"/>
            <w:jc w:val="both"/>
          </w:pPr>
        </w:pPrChange>
      </w:pPr>
      <w:bookmarkStart w:id="2824" w:name="_Toc201237422"/>
      <w:bookmarkStart w:id="2825" w:name="_Toc201318818"/>
      <w:bookmarkEnd w:id="2824"/>
      <w:bookmarkEnd w:id="2825"/>
    </w:p>
    <w:p w14:paraId="70826C56" w14:textId="2B8E6EB6" w:rsidR="00B27BAD" w:rsidDel="002704DD" w:rsidRDefault="007B05BA">
      <w:pPr>
        <w:pStyle w:val="ListParagraph"/>
        <w:spacing w:after="0" w:line="276" w:lineRule="auto"/>
        <w:jc w:val="both"/>
        <w:rPr>
          <w:ins w:id="2826" w:author="Pamela Kakande Nabukhonzo" w:date="2025-06-09T22:15:00Z"/>
          <w:del w:id="2827" w:author="Rachel Shipsey" w:date="2025-06-10T17:17:00Z"/>
        </w:rPr>
        <w:pPrChange w:id="2828" w:author="Rachel Shipsey" w:date="2025-06-23T15:41:00Z">
          <w:pPr>
            <w:spacing w:after="0" w:line="276" w:lineRule="auto"/>
            <w:jc w:val="both"/>
          </w:pPr>
        </w:pPrChange>
      </w:pPr>
      <w:del w:id="2829" w:author="Rachel Shipsey" w:date="2025-06-10T17:17:00Z">
        <w:r w:rsidDel="002704DD">
          <w:delText>Given that a</w:delText>
        </w:r>
        <w:r w:rsidR="00B27BAD" w:rsidRPr="007B05BA" w:rsidDel="002704DD">
          <w:delText xml:space="preserve"> digital census requires multiple testing of the technological </w:delText>
        </w:r>
        <w:r w:rsidR="001A1A67" w:rsidRPr="007B05BA" w:rsidDel="002704DD">
          <w:delText>requirements,</w:delText>
        </w:r>
        <w:r w:rsidR="00333EF5" w:rsidRPr="007B05BA" w:rsidDel="002704DD">
          <w:delText xml:space="preserve"> some countries did not </w:delText>
        </w:r>
        <w:r w:rsidR="00B27BAD" w:rsidRPr="007B05BA" w:rsidDel="002704DD">
          <w:delText>factor these</w:delText>
        </w:r>
        <w:r w:rsidR="004B1B42" w:rsidRPr="007B05BA" w:rsidDel="002704DD">
          <w:delText xml:space="preserve"> tests</w:delText>
        </w:r>
        <w:r w:rsidR="00B27BAD" w:rsidRPr="007B05BA" w:rsidDel="002704DD">
          <w:delText xml:space="preserve"> in</w:delText>
        </w:r>
        <w:r w:rsidR="00333EF5" w:rsidRPr="007B05BA" w:rsidDel="002704DD">
          <w:delText>to</w:delText>
        </w:r>
        <w:r w:rsidR="00B27BAD" w:rsidRPr="007B05BA" w:rsidDel="002704DD">
          <w:delText xml:space="preserve"> their budgets and plans early enough</w:delText>
        </w:r>
        <w:r w:rsidR="00333EF5" w:rsidRPr="007B05BA" w:rsidDel="002704DD">
          <w:delText>. T</w:delText>
        </w:r>
        <w:r w:rsidR="00B27BAD" w:rsidRPr="007B05BA" w:rsidDel="002704DD">
          <w:delText xml:space="preserve">hey only realized the need for additional tests after or before implementing the pilot census. </w:delText>
        </w:r>
        <w:r w:rsidR="002B1FBE" w:rsidDel="002704DD">
          <w:delText>This introduced</w:delText>
        </w:r>
        <w:r w:rsidR="0010665D" w:rsidDel="002704DD">
          <w:delText xml:space="preserve"> budgetary constraints</w:delText>
        </w:r>
        <w:r w:rsidR="000D4ADE" w:rsidDel="002704DD">
          <w:delText xml:space="preserve"> due to unplanned costs.</w:delText>
        </w:r>
      </w:del>
      <w:bookmarkStart w:id="2830" w:name="_Toc201237423"/>
      <w:bookmarkStart w:id="2831" w:name="_Toc201318819"/>
      <w:bookmarkEnd w:id="2830"/>
      <w:bookmarkEnd w:id="2831"/>
    </w:p>
    <w:p w14:paraId="17D44F2A" w14:textId="0BB8484B" w:rsidR="005A37E1" w:rsidDel="002704DD" w:rsidRDefault="00DD031E">
      <w:pPr>
        <w:pStyle w:val="ListParagraph"/>
        <w:spacing w:after="0" w:line="276" w:lineRule="auto"/>
        <w:jc w:val="both"/>
        <w:rPr>
          <w:del w:id="2832" w:author="Rachel Shipsey" w:date="2025-06-10T17:17:00Z"/>
        </w:rPr>
        <w:pPrChange w:id="2833" w:author="Rachel Shipsey" w:date="2025-06-23T15:41:00Z">
          <w:pPr>
            <w:spacing w:after="0" w:line="276" w:lineRule="auto"/>
            <w:jc w:val="both"/>
          </w:pPr>
        </w:pPrChange>
      </w:pPr>
      <w:ins w:id="2834" w:author="Pamela Kakande Nabukhonzo" w:date="2025-06-09T22:15:00Z">
        <w:del w:id="2835" w:author="Rachel Shipsey" w:date="2025-06-10T17:17:00Z">
          <w:r w:rsidDel="002704DD">
            <w:rPr>
              <w:color w:val="000000"/>
              <w:szCs w:val="24"/>
            </w:rPr>
            <w:delText>In Tanzania, t</w:delText>
          </w:r>
          <w:r w:rsidR="005A37E1" w:rsidRPr="001C5F6C" w:rsidDel="002704DD">
            <w:rPr>
              <w:color w:val="000000"/>
              <w:szCs w:val="24"/>
            </w:rPr>
            <w:delText>he decision of combining three</w:delText>
          </w:r>
          <w:r w:rsidR="005A37E1" w:rsidDel="002704DD">
            <w:rPr>
              <w:color w:val="000000"/>
              <w:szCs w:val="24"/>
            </w:rPr>
            <w:delText xml:space="preserve"> national undertakings </w:delText>
          </w:r>
          <w:r w:rsidR="005A37E1" w:rsidRPr="001C5F6C" w:rsidDel="002704DD">
            <w:rPr>
              <w:color w:val="000000"/>
              <w:szCs w:val="24"/>
            </w:rPr>
            <w:delText xml:space="preserve">(Population and Housing Census, Building Census and </w:delText>
          </w:r>
          <w:r w:rsidR="005A37E1" w:rsidDel="002704DD">
            <w:rPr>
              <w:color w:val="000000"/>
              <w:szCs w:val="24"/>
            </w:rPr>
            <w:delText>National</w:delText>
          </w:r>
          <w:r w:rsidR="005A37E1" w:rsidRPr="001C5F6C" w:rsidDel="002704DD">
            <w:rPr>
              <w:color w:val="000000"/>
              <w:szCs w:val="24"/>
            </w:rPr>
            <w:delText xml:space="preserve"> Physical address</w:delText>
          </w:r>
          <w:r w:rsidR="005A37E1" w:rsidDel="002704DD">
            <w:rPr>
              <w:color w:val="000000"/>
              <w:szCs w:val="24"/>
            </w:rPr>
            <w:delText>ing</w:delText>
          </w:r>
          <w:r w:rsidR="005A37E1" w:rsidRPr="001C5F6C" w:rsidDel="002704DD">
            <w:rPr>
              <w:color w:val="000000"/>
              <w:szCs w:val="24"/>
            </w:rPr>
            <w:delText>) reduces the government budget of conducting each exercise separately.</w:delText>
          </w:r>
        </w:del>
      </w:ins>
      <w:bookmarkStart w:id="2836" w:name="_Toc201237424"/>
      <w:bookmarkStart w:id="2837" w:name="_Toc201318820"/>
      <w:bookmarkEnd w:id="2836"/>
      <w:bookmarkEnd w:id="2837"/>
    </w:p>
    <w:p w14:paraId="5803C0D2" w14:textId="77777777" w:rsidR="0041130C" w:rsidRPr="007B05BA" w:rsidDel="002704DD" w:rsidRDefault="0041130C">
      <w:pPr>
        <w:pStyle w:val="ListParagraph"/>
        <w:spacing w:after="0" w:line="276" w:lineRule="auto"/>
        <w:jc w:val="both"/>
        <w:rPr>
          <w:del w:id="2838" w:author="Rachel Shipsey" w:date="2025-06-10T17:17:00Z"/>
        </w:rPr>
        <w:pPrChange w:id="2839" w:author="Rachel Shipsey" w:date="2025-06-23T15:41:00Z">
          <w:pPr>
            <w:spacing w:after="0" w:line="276" w:lineRule="auto"/>
            <w:jc w:val="both"/>
          </w:pPr>
        </w:pPrChange>
      </w:pPr>
      <w:bookmarkStart w:id="2840" w:name="_Toc201237425"/>
      <w:bookmarkStart w:id="2841" w:name="_Toc201318821"/>
      <w:bookmarkEnd w:id="2840"/>
      <w:bookmarkEnd w:id="2841"/>
    </w:p>
    <w:p w14:paraId="76514B3B" w14:textId="77777777" w:rsidR="00E50B36" w:rsidDel="002704DD" w:rsidRDefault="00E50B36">
      <w:pPr>
        <w:pStyle w:val="ListParagraph"/>
        <w:spacing w:after="0" w:line="276" w:lineRule="auto"/>
        <w:jc w:val="both"/>
        <w:rPr>
          <w:del w:id="2842" w:author="Rachel Shipsey" w:date="2025-06-10T17:17:00Z"/>
        </w:rPr>
        <w:pPrChange w:id="2843" w:author="Rachel Shipsey" w:date="2025-06-23T15:41:00Z">
          <w:pPr>
            <w:pStyle w:val="Heading2"/>
            <w:numPr>
              <w:ilvl w:val="0"/>
              <w:numId w:val="151"/>
            </w:numPr>
            <w:ind w:left="1440" w:hanging="360"/>
          </w:pPr>
        </w:pPrChange>
      </w:pPr>
      <w:del w:id="2844" w:author="Rachel Shipsey" w:date="2025-06-10T17:17:00Z">
        <w:r w:rsidRPr="002240CA" w:rsidDel="002704DD">
          <w:delText>Recommendations</w:delText>
        </w:r>
        <w:bookmarkStart w:id="2845" w:name="_Toc201237426"/>
        <w:bookmarkStart w:id="2846" w:name="_Toc201318822"/>
        <w:bookmarkEnd w:id="2845"/>
        <w:bookmarkEnd w:id="2846"/>
      </w:del>
    </w:p>
    <w:p w14:paraId="59774D52" w14:textId="77777777" w:rsidR="00E50B36" w:rsidRPr="00E50B36" w:rsidDel="002704DD" w:rsidRDefault="00E50B36">
      <w:pPr>
        <w:pStyle w:val="ListParagraph"/>
        <w:spacing w:after="0" w:line="276" w:lineRule="auto"/>
        <w:jc w:val="both"/>
        <w:rPr>
          <w:del w:id="2847" w:author="Rachel Shipsey" w:date="2025-06-10T17:17:00Z"/>
        </w:rPr>
        <w:pPrChange w:id="2848" w:author="Rachel Shipsey" w:date="2025-06-23T15:41:00Z">
          <w:pPr>
            <w:spacing w:after="0" w:line="276" w:lineRule="auto"/>
            <w:jc w:val="both"/>
          </w:pPr>
        </w:pPrChange>
      </w:pPr>
      <w:bookmarkStart w:id="2849" w:name="_Toc201237427"/>
      <w:bookmarkStart w:id="2850" w:name="_Toc201318823"/>
      <w:bookmarkEnd w:id="2849"/>
      <w:bookmarkEnd w:id="2850"/>
    </w:p>
    <w:p w14:paraId="0881BFC5" w14:textId="745B6723" w:rsidR="00DA0E98" w:rsidDel="002704DD" w:rsidRDefault="00290E31">
      <w:pPr>
        <w:pStyle w:val="ListParagraph"/>
        <w:spacing w:after="0" w:line="276" w:lineRule="auto"/>
        <w:jc w:val="both"/>
        <w:rPr>
          <w:del w:id="2851" w:author="Rachel Shipsey" w:date="2025-06-10T17:17:00Z"/>
        </w:rPr>
        <w:pPrChange w:id="2852" w:author="Rachel Shipsey" w:date="2025-06-23T15:41:00Z">
          <w:pPr>
            <w:pStyle w:val="ListParagraph"/>
            <w:numPr>
              <w:numId w:val="150"/>
            </w:numPr>
            <w:spacing w:after="0" w:line="276" w:lineRule="auto"/>
            <w:ind w:left="426" w:hanging="360"/>
            <w:jc w:val="both"/>
          </w:pPr>
        </w:pPrChange>
      </w:pPr>
      <w:del w:id="2853" w:author="Rachel Shipsey" w:date="2025-06-10T17:17:00Z">
        <w:r w:rsidRPr="00290E31" w:rsidDel="002704DD">
          <w:delText>The development process of budget and work plan for a digital census should be consultative both within and outside the census implementing agency, and it should be drawn for each of the census phases.</w:delText>
        </w:r>
        <w:r w:rsidDel="002704DD">
          <w:delText xml:space="preserve"> </w:delText>
        </w:r>
        <w:r w:rsidR="00DA0E98" w:rsidDel="002704DD">
          <w:delText xml:space="preserve">Engage </w:delText>
        </w:r>
        <w:r w:rsidR="00B72777" w:rsidDel="002704DD">
          <w:delText xml:space="preserve">key </w:delText>
        </w:r>
        <w:r w:rsidR="00DA0E98" w:rsidDel="002704DD">
          <w:delText>stakeholders and census experts to review the budget for support and completeness.</w:delText>
        </w:r>
        <w:bookmarkStart w:id="2854" w:name="_Toc201237428"/>
        <w:bookmarkStart w:id="2855" w:name="_Toc201318824"/>
        <w:bookmarkEnd w:id="2854"/>
        <w:bookmarkEnd w:id="2855"/>
      </w:del>
    </w:p>
    <w:p w14:paraId="2C0956FC" w14:textId="23F891A9" w:rsidR="008F2371" w:rsidDel="002704DD" w:rsidRDefault="00487524">
      <w:pPr>
        <w:pStyle w:val="ListParagraph"/>
        <w:spacing w:after="0" w:line="276" w:lineRule="auto"/>
        <w:jc w:val="both"/>
        <w:rPr>
          <w:del w:id="2856" w:author="Rachel Shipsey" w:date="2025-06-10T17:17:00Z"/>
        </w:rPr>
        <w:pPrChange w:id="2857" w:author="Rachel Shipsey" w:date="2025-06-23T15:41:00Z">
          <w:pPr>
            <w:pStyle w:val="ListParagraph"/>
            <w:numPr>
              <w:numId w:val="150"/>
            </w:numPr>
            <w:spacing w:after="0" w:line="276" w:lineRule="auto"/>
            <w:ind w:left="426" w:hanging="360"/>
            <w:jc w:val="both"/>
          </w:pPr>
        </w:pPrChange>
      </w:pPr>
      <w:del w:id="2858" w:author="Rachel Shipsey" w:date="2025-06-10T17:17:00Z">
        <w:r w:rsidDel="002704DD">
          <w:delText>The</w:delText>
        </w:r>
        <w:r w:rsidR="008F2371" w:rsidRPr="008F2371" w:rsidDel="002704DD">
          <w:delText xml:space="preserve"> detailed budget </w:delText>
        </w:r>
        <w:r w:rsidR="00AC189B" w:rsidDel="002704DD">
          <w:delText xml:space="preserve">should include a </w:delText>
        </w:r>
        <w:r w:rsidR="00887848" w:rsidDel="002704DD">
          <w:delText>write-up</w:delText>
        </w:r>
        <w:r w:rsidR="00AC189B" w:rsidDel="002704DD">
          <w:delText xml:space="preserve"> </w:delText>
        </w:r>
        <w:r w:rsidR="008E5188" w:rsidDel="002704DD">
          <w:delText xml:space="preserve">on explanations for some </w:delText>
        </w:r>
        <w:r w:rsidR="00215E36" w:rsidDel="002704DD">
          <w:delText>of the cost</w:delText>
        </w:r>
        <w:r w:rsidR="00471E5A" w:rsidDel="002704DD">
          <w:delText>s, it should also include</w:delText>
        </w:r>
        <w:r w:rsidR="008F2371" w:rsidRPr="008F2371" w:rsidDel="002704DD">
          <w:delText xml:space="preserve"> a fundraising strategy</w:delText>
        </w:r>
        <w:r w:rsidR="00471E5A" w:rsidDel="002704DD">
          <w:delText xml:space="preserve"> and </w:delText>
        </w:r>
        <w:r w:rsidR="005F0DA6" w:rsidDel="002704DD">
          <w:delText>a c</w:delText>
        </w:r>
        <w:r w:rsidR="00325CF0" w:rsidRPr="00325CF0" w:rsidDel="002704DD">
          <w:delText xml:space="preserve">ontingency plan </w:delText>
        </w:r>
        <w:r w:rsidR="00943221" w:rsidDel="002704DD">
          <w:delText>when</w:delText>
        </w:r>
        <w:r w:rsidR="00325CF0" w:rsidRPr="00325CF0" w:rsidDel="002704DD">
          <w:delText xml:space="preserve"> budget</w:delText>
        </w:r>
        <w:r w:rsidR="00527A65" w:rsidDel="002704DD">
          <w:delText>ing</w:delText>
        </w:r>
        <w:r w:rsidR="00325CF0" w:rsidRPr="00325CF0" w:rsidDel="002704DD">
          <w:delText xml:space="preserve"> </w:delText>
        </w:r>
        <w:r w:rsidR="00325CF0" w:rsidDel="002704DD">
          <w:delText>(</w:delText>
        </w:r>
        <w:r w:rsidR="003B195A" w:rsidDel="002704DD">
          <w:delText>plan</w:delText>
        </w:r>
        <w:r w:rsidR="00A862F0" w:rsidDel="002704DD">
          <w:delText xml:space="preserve"> </w:delText>
        </w:r>
        <w:r w:rsidR="003B195A" w:rsidDel="002704DD">
          <w:delText>“</w:delText>
        </w:r>
        <w:r w:rsidR="00A862F0" w:rsidDel="002704DD">
          <w:delText>B</w:delText>
        </w:r>
        <w:r w:rsidR="003B195A" w:rsidDel="002704DD">
          <w:delText>”</w:delText>
        </w:r>
        <w:r w:rsidR="00A862F0" w:rsidDel="002704DD">
          <w:delText xml:space="preserve"> alternative</w:delText>
        </w:r>
        <w:r w:rsidR="00325CF0" w:rsidDel="002704DD">
          <w:delText>)</w:delText>
        </w:r>
        <w:r w:rsidR="003A3CA4" w:rsidDel="002704DD">
          <w:delText xml:space="preserve"> </w:delText>
        </w:r>
        <w:r w:rsidR="00887848" w:rsidDel="002704DD">
          <w:delText>when funds are completely unavailable.</w:delText>
        </w:r>
        <w:r w:rsidR="00325CF0" w:rsidRPr="00325CF0" w:rsidDel="002704DD">
          <w:delText xml:space="preserve"> </w:delText>
        </w:r>
        <w:r w:rsidR="00C01BA3" w:rsidDel="002704DD">
          <w:delText>For instance</w:delText>
        </w:r>
        <w:r w:rsidR="00325CF0" w:rsidRPr="00325CF0" w:rsidDel="002704DD">
          <w:delText xml:space="preserve"> </w:delText>
        </w:r>
        <w:r w:rsidR="00C01BA3" w:rsidDel="002704DD">
          <w:delText>Sier</w:delText>
        </w:r>
        <w:r w:rsidR="00487CCB" w:rsidDel="002704DD">
          <w:delText>ra leone</w:delText>
        </w:r>
        <w:r w:rsidR="00325CF0" w:rsidRPr="00325CF0" w:rsidDel="002704DD">
          <w:delText xml:space="preserve"> face</w:delText>
        </w:r>
        <w:r w:rsidR="00487CCB" w:rsidDel="002704DD">
          <w:delText xml:space="preserve">d </w:delText>
        </w:r>
        <w:r w:rsidR="00325CF0" w:rsidRPr="00325CF0" w:rsidDel="002704DD">
          <w:delText>budget</w:delText>
        </w:r>
        <w:r w:rsidR="00333172" w:rsidDel="002704DD">
          <w:delText xml:space="preserve">ary challenges </w:delText>
        </w:r>
        <w:r w:rsidR="00325CF0" w:rsidRPr="00325CF0" w:rsidDel="002704DD">
          <w:delText xml:space="preserve">after the </w:delText>
        </w:r>
        <w:r w:rsidR="00333172" w:rsidDel="002704DD">
          <w:delText>World bank</w:delText>
        </w:r>
        <w:r w:rsidR="00325CF0" w:rsidRPr="00325CF0" w:rsidDel="002704DD">
          <w:delText xml:space="preserve"> withdr</w:delText>
        </w:r>
        <w:r w:rsidR="00333172" w:rsidDel="002704DD">
          <w:delText>e</w:delText>
        </w:r>
        <w:r w:rsidR="00325CF0" w:rsidRPr="00325CF0" w:rsidDel="002704DD">
          <w:delText xml:space="preserve">w from the </w:delText>
        </w:r>
        <w:r w:rsidR="00333172" w:rsidDel="002704DD">
          <w:delText xml:space="preserve">census </w:delText>
        </w:r>
        <w:r w:rsidR="00325CF0" w:rsidRPr="00325CF0" w:rsidDel="002704DD">
          <w:delText>process.</w:delText>
        </w:r>
        <w:bookmarkStart w:id="2859" w:name="_Toc201237429"/>
        <w:bookmarkStart w:id="2860" w:name="_Toc201318825"/>
        <w:bookmarkEnd w:id="2859"/>
        <w:bookmarkEnd w:id="2860"/>
      </w:del>
    </w:p>
    <w:p w14:paraId="15739317" w14:textId="1F62A08B" w:rsidR="00471D7B" w:rsidDel="002704DD" w:rsidRDefault="00DA0E98">
      <w:pPr>
        <w:pStyle w:val="ListParagraph"/>
        <w:spacing w:after="0" w:line="276" w:lineRule="auto"/>
        <w:jc w:val="both"/>
        <w:rPr>
          <w:del w:id="2861" w:author="Rachel Shipsey" w:date="2025-06-10T17:17:00Z"/>
        </w:rPr>
        <w:pPrChange w:id="2862" w:author="Rachel Shipsey" w:date="2025-06-23T15:41:00Z">
          <w:pPr>
            <w:pStyle w:val="ListParagraph"/>
            <w:numPr>
              <w:numId w:val="150"/>
            </w:numPr>
            <w:spacing w:after="0" w:line="276" w:lineRule="auto"/>
            <w:ind w:left="426" w:hanging="360"/>
            <w:jc w:val="both"/>
          </w:pPr>
        </w:pPrChange>
      </w:pPr>
      <w:del w:id="2863" w:author="Rachel Shipsey" w:date="2025-06-10T17:17:00Z">
        <w:r w:rsidDel="002704DD">
          <w:delText>Governments should be able to mobilize and avail adequate resources for the census undertaking and</w:delText>
        </w:r>
        <w:r w:rsidR="00471D7B" w:rsidDel="002704DD">
          <w:delText xml:space="preserve"> </w:delText>
        </w:r>
        <w:r w:rsidR="00471D7B" w:rsidRPr="004A7B05" w:rsidDel="002704DD">
          <w:delText>ensure timely disbursement of funds to avoid delays in implementation of activities</w:delText>
        </w:r>
        <w:r w:rsidR="00513FAA" w:rsidDel="002704DD">
          <w:delText>.</w:delText>
        </w:r>
        <w:r w:rsidDel="002704DD">
          <w:delText xml:space="preserve"> </w:delText>
        </w:r>
        <w:bookmarkStart w:id="2864" w:name="_Toc201237430"/>
        <w:bookmarkStart w:id="2865" w:name="_Toc201318826"/>
        <w:bookmarkEnd w:id="2864"/>
        <w:bookmarkEnd w:id="2865"/>
      </w:del>
    </w:p>
    <w:p w14:paraId="2E981454" w14:textId="6F9B13ED" w:rsidR="00DA0E98" w:rsidDel="002704DD" w:rsidRDefault="00471D7B">
      <w:pPr>
        <w:pStyle w:val="ListParagraph"/>
        <w:spacing w:after="0" w:line="276" w:lineRule="auto"/>
        <w:jc w:val="both"/>
        <w:rPr>
          <w:del w:id="2866" w:author="Rachel Shipsey" w:date="2025-06-10T17:17:00Z"/>
        </w:rPr>
        <w:pPrChange w:id="2867" w:author="Rachel Shipsey" w:date="2025-06-23T15:41:00Z">
          <w:pPr>
            <w:pStyle w:val="ListParagraph"/>
            <w:numPr>
              <w:numId w:val="150"/>
            </w:numPr>
            <w:spacing w:after="0" w:line="276" w:lineRule="auto"/>
            <w:ind w:left="426" w:hanging="360"/>
            <w:jc w:val="both"/>
          </w:pPr>
        </w:pPrChange>
      </w:pPr>
      <w:del w:id="2868" w:author="Rachel Shipsey" w:date="2025-06-10T17:17:00Z">
        <w:r w:rsidDel="002704DD">
          <w:delText>C</w:delText>
        </w:r>
        <w:r w:rsidR="00DA0E98" w:rsidDel="002704DD">
          <w:delText xml:space="preserve">ountries should avoid </w:delText>
        </w:r>
        <w:r w:rsidR="00403AA4" w:rsidDel="002704DD">
          <w:delText>overreliance</w:delText>
        </w:r>
        <w:r w:rsidR="00DA0E98" w:rsidDel="002704DD">
          <w:delText xml:space="preserve"> on donor funding</w:delText>
        </w:r>
        <w:r w:rsidR="00BB393A" w:rsidDel="002704DD">
          <w:delText xml:space="preserve"> for census activities</w:delText>
        </w:r>
        <w:r w:rsidDel="002704DD">
          <w:delText xml:space="preserve"> and aim to </w:delText>
        </w:r>
        <w:r w:rsidR="004A7B05" w:rsidRPr="004A7B05" w:rsidDel="002704DD">
          <w:delText>intensify cost effective approaches.</w:delText>
        </w:r>
        <w:bookmarkStart w:id="2869" w:name="_Toc201237431"/>
        <w:bookmarkStart w:id="2870" w:name="_Toc201318827"/>
        <w:bookmarkEnd w:id="2869"/>
        <w:bookmarkEnd w:id="2870"/>
      </w:del>
    </w:p>
    <w:p w14:paraId="5FF9CB98" w14:textId="2539934C" w:rsidR="00345FB7" w:rsidDel="002704DD" w:rsidRDefault="00345FB7">
      <w:pPr>
        <w:pStyle w:val="ListParagraph"/>
        <w:spacing w:after="0" w:line="276" w:lineRule="auto"/>
        <w:jc w:val="both"/>
        <w:rPr>
          <w:del w:id="2871" w:author="Rachel Shipsey" w:date="2025-06-10T17:17:00Z"/>
        </w:rPr>
        <w:pPrChange w:id="2872" w:author="Rachel Shipsey" w:date="2025-06-23T15:41:00Z">
          <w:pPr>
            <w:pStyle w:val="ListParagraph"/>
            <w:numPr>
              <w:numId w:val="150"/>
            </w:numPr>
            <w:spacing w:after="0" w:line="276" w:lineRule="auto"/>
            <w:ind w:left="426" w:hanging="360"/>
            <w:jc w:val="both"/>
          </w:pPr>
        </w:pPrChange>
      </w:pPr>
      <w:del w:id="2873" w:author="Rachel Shipsey" w:date="2025-06-10T17:17:00Z">
        <w:r w:rsidDel="002704DD">
          <w:delText xml:space="preserve">Review other </w:delText>
        </w:r>
        <w:r w:rsidR="00887848" w:rsidDel="002704DD">
          <w:delText>countries’</w:delText>
        </w:r>
        <w:r w:rsidDel="002704DD">
          <w:delText xml:space="preserve"> budgeting experiences, particularly around costs associated with procuring and implementing technologies. This should also include related costs such as training, licensing and consultancy costs to supply necessary digital expertise.</w:delText>
        </w:r>
        <w:bookmarkStart w:id="2874" w:name="_Toc201237432"/>
        <w:bookmarkStart w:id="2875" w:name="_Toc201318828"/>
        <w:bookmarkEnd w:id="2874"/>
        <w:bookmarkEnd w:id="2875"/>
      </w:del>
    </w:p>
    <w:p w14:paraId="0252AE02" w14:textId="77777777" w:rsidR="00345FB7" w:rsidDel="002704DD" w:rsidRDefault="00345FB7">
      <w:pPr>
        <w:pStyle w:val="ListParagraph"/>
        <w:spacing w:after="0" w:line="276" w:lineRule="auto"/>
        <w:jc w:val="both"/>
        <w:rPr>
          <w:del w:id="2876" w:author="Rachel Shipsey" w:date="2025-06-10T17:17:00Z"/>
        </w:rPr>
      </w:pPr>
      <w:bookmarkStart w:id="2877" w:name="_Toc201237433"/>
      <w:bookmarkStart w:id="2878" w:name="_Toc201318829"/>
      <w:bookmarkEnd w:id="2877"/>
      <w:bookmarkEnd w:id="2878"/>
    </w:p>
    <w:p w14:paraId="2E3D5F81" w14:textId="77777777" w:rsidR="00B27BAD" w:rsidRPr="00B27BAD" w:rsidDel="002704DD" w:rsidRDefault="00B27BAD">
      <w:pPr>
        <w:pStyle w:val="ListParagraph"/>
        <w:spacing w:after="0" w:line="276" w:lineRule="auto"/>
        <w:jc w:val="both"/>
        <w:rPr>
          <w:del w:id="2879" w:author="Rachel Shipsey" w:date="2025-06-10T17:17:00Z"/>
        </w:rPr>
        <w:pPrChange w:id="2880" w:author="Rachel Shipsey" w:date="2025-06-23T15:41:00Z">
          <w:pPr>
            <w:pStyle w:val="Heading2"/>
          </w:pPr>
        </w:pPrChange>
      </w:pPr>
      <w:del w:id="2881" w:author="Rachel Shipsey" w:date="2025-06-03T19:00:00Z">
        <w:r w:rsidRPr="4871BC61" w:rsidDel="004E16F6">
          <w:delText>2.3</w:delText>
        </w:r>
        <w:r w:rsidDel="004E16F6">
          <w:tab/>
        </w:r>
      </w:del>
      <w:del w:id="2882" w:author="Rachel Shipsey" w:date="2025-06-10T17:17:00Z">
        <w:r w:rsidRPr="4871BC61" w:rsidDel="002704DD">
          <w:delText xml:space="preserve">Establishment of </w:delText>
        </w:r>
        <w:r w:rsidRPr="004E16F6" w:rsidDel="002704DD">
          <w:rPr>
            <w:rFonts w:eastAsiaTheme="majorEastAsia" w:cstheme="majorBidi"/>
            <w:b/>
            <w:sz w:val="28"/>
            <w:szCs w:val="26"/>
            <w:rPrChange w:id="2883" w:author="Rachel Shipsey" w:date="2025-06-03T19:00:00Z">
              <w:rPr>
                <w:rFonts w:cs="Arial"/>
                <w:b w:val="0"/>
                <w:bCs/>
                <w:sz w:val="22"/>
              </w:rPr>
            </w:rPrChange>
          </w:rPr>
          <w:delText>implementation</w:delText>
        </w:r>
        <w:r w:rsidRPr="4871BC61" w:rsidDel="002704DD">
          <w:delText xml:space="preserve"> committees</w:delText>
        </w:r>
        <w:bookmarkStart w:id="2884" w:name="_Toc201237434"/>
        <w:bookmarkStart w:id="2885" w:name="_Toc201318830"/>
        <w:bookmarkEnd w:id="2884"/>
        <w:bookmarkEnd w:id="2885"/>
      </w:del>
    </w:p>
    <w:p w14:paraId="658C54D9" w14:textId="77777777" w:rsidR="00981E46" w:rsidRPr="00A33E63" w:rsidDel="002704DD" w:rsidRDefault="00981E46">
      <w:pPr>
        <w:pStyle w:val="ListParagraph"/>
        <w:spacing w:after="0" w:line="276" w:lineRule="auto"/>
        <w:jc w:val="both"/>
        <w:rPr>
          <w:del w:id="2886" w:author="Rachel Shipsey" w:date="2025-06-10T17:17:00Z"/>
        </w:rPr>
        <w:pPrChange w:id="2887" w:author="Rachel Shipsey" w:date="2025-06-23T15:41:00Z">
          <w:pPr>
            <w:pStyle w:val="Heading2"/>
            <w:numPr>
              <w:ilvl w:val="0"/>
              <w:numId w:val="152"/>
            </w:numPr>
            <w:ind w:left="1440" w:hanging="360"/>
          </w:pPr>
        </w:pPrChange>
      </w:pPr>
      <w:del w:id="2888" w:author="Rachel Shipsey" w:date="2025-06-10T17:17:00Z">
        <w:r w:rsidRPr="00A33E63" w:rsidDel="002704DD">
          <w:delText>Introduction</w:delText>
        </w:r>
        <w:bookmarkStart w:id="2889" w:name="_Toc201237435"/>
        <w:bookmarkStart w:id="2890" w:name="_Toc201318831"/>
        <w:bookmarkEnd w:id="2889"/>
        <w:bookmarkEnd w:id="2890"/>
      </w:del>
    </w:p>
    <w:p w14:paraId="4552469F" w14:textId="7445DA30" w:rsidR="00BC7382" w:rsidDel="002704DD" w:rsidRDefault="00B27BAD">
      <w:pPr>
        <w:pStyle w:val="ListParagraph"/>
        <w:spacing w:after="0" w:line="276" w:lineRule="auto"/>
        <w:jc w:val="both"/>
        <w:rPr>
          <w:del w:id="2891" w:author="Rachel Shipsey" w:date="2025-06-10T17:17:00Z"/>
        </w:rPr>
        <w:pPrChange w:id="2892" w:author="Rachel Shipsey" w:date="2025-06-23T15:41:00Z">
          <w:pPr>
            <w:spacing w:after="0" w:line="276" w:lineRule="auto"/>
            <w:jc w:val="both"/>
          </w:pPr>
        </w:pPrChange>
      </w:pPr>
      <w:del w:id="2893" w:author="Rachel Shipsey" w:date="2025-06-10T17:17:00Z">
        <w:r w:rsidDel="002704DD">
          <w:delText>Given the magnitude</w:delText>
        </w:r>
        <w:r w:rsidR="00BE63D9" w:rsidDel="002704DD">
          <w:delText xml:space="preserve"> and diversity</w:delText>
        </w:r>
        <w:r w:rsidDel="002704DD">
          <w:delText xml:space="preserve"> of a </w:delText>
        </w:r>
        <w:r w:rsidR="00BE63D9" w:rsidDel="002704DD">
          <w:delText xml:space="preserve">digital </w:delText>
        </w:r>
        <w:r w:rsidDel="002704DD">
          <w:delText xml:space="preserve">census </w:delText>
        </w:r>
        <w:r w:rsidR="002B0E04" w:rsidDel="002704DD">
          <w:delText>undertaking,</w:delText>
        </w:r>
        <w:r w:rsidDel="002704DD">
          <w:delText xml:space="preserve"> it is ideal to have </w:delText>
        </w:r>
        <w:r w:rsidRPr="00D967C1" w:rsidDel="002704DD">
          <w:delText xml:space="preserve">several formal mechanisms </w:delText>
        </w:r>
        <w:r w:rsidDel="002704DD">
          <w:delText xml:space="preserve">to </w:delText>
        </w:r>
        <w:r w:rsidRPr="00D967C1" w:rsidDel="002704DD">
          <w:delText>strengthen</w:delText>
        </w:r>
        <w:r w:rsidDel="002704DD">
          <w:delText xml:space="preserve"> </w:delText>
        </w:r>
        <w:r w:rsidR="00BB6140" w:rsidDel="002704DD">
          <w:delText>coordination</w:delText>
        </w:r>
        <w:r w:rsidDel="002704DD">
          <w:delText xml:space="preserve"> such as multisectoral advisory committees to</w:delText>
        </w:r>
        <w:r w:rsidRPr="00D967C1" w:rsidDel="002704DD">
          <w:delText xml:space="preserve"> utilize </w:delText>
        </w:r>
        <w:r w:rsidDel="002704DD">
          <w:delText>and</w:delText>
        </w:r>
        <w:r w:rsidRPr="00D967C1" w:rsidDel="002704DD">
          <w:delText xml:space="preserve"> gain access to levels of expertise and experience</w:delText>
        </w:r>
        <w:r w:rsidDel="002704DD">
          <w:delText xml:space="preserve">. </w:delText>
        </w:r>
        <w:r w:rsidR="00BC7382" w:rsidRPr="00BC7382" w:rsidDel="002704DD">
          <w:delText xml:space="preserve">Some of the recommended practices include </w:delText>
        </w:r>
        <w:r w:rsidR="00BC7382" w:rsidDel="002704DD">
          <w:delText xml:space="preserve">establishing </w:delText>
        </w:r>
        <w:r w:rsidR="00BC7382" w:rsidRPr="00BC7382" w:rsidDel="002704DD">
          <w:delText xml:space="preserve">a census secretariat with a designated national census coordinator, </w:delText>
        </w:r>
        <w:r w:rsidR="00D3436E" w:rsidRPr="00BC7382" w:rsidDel="002704DD">
          <w:delText>form</w:delText>
        </w:r>
        <w:r w:rsidR="00F802F3" w:rsidDel="002704DD">
          <w:delText>ing</w:delText>
        </w:r>
        <w:r w:rsidR="00D3436E" w:rsidRPr="00BC7382" w:rsidDel="002704DD">
          <w:delText xml:space="preserve"> </w:delText>
        </w:r>
        <w:r w:rsidR="00BC7382" w:rsidRPr="00BC7382" w:rsidDel="002704DD">
          <w:delText xml:space="preserve">committees at the national and sub-national level, </w:delText>
        </w:r>
        <w:r w:rsidR="00334F11" w:rsidDel="002704DD">
          <w:delText xml:space="preserve">setting up </w:delText>
        </w:r>
        <w:r w:rsidR="00BC7382" w:rsidRPr="00BC7382" w:rsidDel="002704DD">
          <w:delText>a steering and technical committee (which should have more specific sub committees)</w:delText>
        </w:r>
        <w:r w:rsidR="00A82B43" w:rsidDel="002704DD">
          <w:delText>.</w:delText>
        </w:r>
        <w:bookmarkStart w:id="2894" w:name="_Toc201237436"/>
        <w:bookmarkStart w:id="2895" w:name="_Toc201318832"/>
        <w:bookmarkEnd w:id="2894"/>
        <w:bookmarkEnd w:id="2895"/>
      </w:del>
    </w:p>
    <w:p w14:paraId="4D056D62" w14:textId="77777777" w:rsidR="00F34070" w:rsidDel="002704DD" w:rsidRDefault="00F34070">
      <w:pPr>
        <w:pStyle w:val="ListParagraph"/>
        <w:spacing w:after="0" w:line="276" w:lineRule="auto"/>
        <w:jc w:val="both"/>
        <w:rPr>
          <w:del w:id="2896" w:author="Rachel Shipsey" w:date="2025-06-10T17:17:00Z"/>
        </w:rPr>
        <w:pPrChange w:id="2897" w:author="Rachel Shipsey" w:date="2025-06-23T15:41:00Z">
          <w:pPr>
            <w:spacing w:after="0" w:line="276" w:lineRule="auto"/>
            <w:jc w:val="both"/>
          </w:pPr>
        </w:pPrChange>
      </w:pPr>
      <w:bookmarkStart w:id="2898" w:name="_Toc201237437"/>
      <w:bookmarkStart w:id="2899" w:name="_Toc201318833"/>
      <w:bookmarkEnd w:id="2898"/>
      <w:bookmarkEnd w:id="2899"/>
    </w:p>
    <w:p w14:paraId="0385B155" w14:textId="6FAC7004" w:rsidR="00B27BAD" w:rsidDel="002704DD" w:rsidRDefault="00B27BAD">
      <w:pPr>
        <w:pStyle w:val="ListParagraph"/>
        <w:spacing w:after="0" w:line="276" w:lineRule="auto"/>
        <w:jc w:val="both"/>
        <w:rPr>
          <w:del w:id="2900" w:author="Rachel Shipsey" w:date="2025-06-10T17:17:00Z"/>
        </w:rPr>
        <w:pPrChange w:id="2901" w:author="Rachel Shipsey" w:date="2025-06-23T15:41:00Z">
          <w:pPr>
            <w:spacing w:after="0" w:line="276" w:lineRule="auto"/>
            <w:jc w:val="both"/>
          </w:pPr>
        </w:pPrChange>
      </w:pPr>
      <w:del w:id="2902" w:author="Rachel Shipsey" w:date="2025-06-10T17:17:00Z">
        <w:r w:rsidDel="002704DD">
          <w:delText>In establishing these committee</w:delText>
        </w:r>
        <w:r w:rsidR="00CA3B24" w:rsidDel="002704DD">
          <w:delText>s</w:delText>
        </w:r>
        <w:r w:rsidDel="002704DD">
          <w:delText>, the following considerations should be made:</w:delText>
        </w:r>
        <w:bookmarkStart w:id="2903" w:name="_Toc201237438"/>
        <w:bookmarkStart w:id="2904" w:name="_Toc201318834"/>
        <w:bookmarkEnd w:id="2903"/>
        <w:bookmarkEnd w:id="2904"/>
      </w:del>
    </w:p>
    <w:p w14:paraId="3AF0B8B6" w14:textId="3FFCC785" w:rsidR="00B27BAD" w:rsidDel="002704DD" w:rsidRDefault="00B27BAD">
      <w:pPr>
        <w:pStyle w:val="ListParagraph"/>
        <w:spacing w:after="0" w:line="276" w:lineRule="auto"/>
        <w:jc w:val="both"/>
        <w:rPr>
          <w:del w:id="2905" w:author="Rachel Shipsey" w:date="2025-06-10T17:17:00Z"/>
        </w:rPr>
        <w:pPrChange w:id="2906" w:author="Rachel Shipsey" w:date="2025-06-23T15:41:00Z">
          <w:pPr>
            <w:pStyle w:val="ListParagraph"/>
            <w:numPr>
              <w:numId w:val="14"/>
            </w:numPr>
            <w:spacing w:after="0" w:line="276" w:lineRule="auto"/>
            <w:ind w:left="1080" w:hanging="360"/>
            <w:jc w:val="both"/>
          </w:pPr>
        </w:pPrChange>
      </w:pPr>
      <w:del w:id="2907" w:author="Rachel Shipsey" w:date="2025-06-10T17:17:00Z">
        <w:r w:rsidRPr="00D967C1" w:rsidDel="002704DD">
          <w:delText>Th</w:delText>
        </w:r>
        <w:r w:rsidR="0094242E" w:rsidDel="002704DD">
          <w:delText>e</w:delText>
        </w:r>
        <w:r w:rsidR="00E83174" w:rsidDel="002704DD">
          <w:delText xml:space="preserve"> committees</w:delText>
        </w:r>
        <w:r w:rsidR="0094242E" w:rsidDel="002704DD">
          <w:delText xml:space="preserve"> </w:delText>
        </w:r>
        <w:r w:rsidDel="002704DD">
          <w:delText xml:space="preserve">should have clear </w:delText>
        </w:r>
        <w:r w:rsidR="005E6E47" w:rsidDel="002704DD">
          <w:delText xml:space="preserve">responsibilities and </w:delText>
        </w:r>
        <w:r w:rsidRPr="00D967C1" w:rsidDel="002704DD">
          <w:delText>role</w:delText>
        </w:r>
        <w:r w:rsidR="005E6E47" w:rsidDel="002704DD">
          <w:delText>s</w:delText>
        </w:r>
        <w:r w:rsidRPr="00D967C1" w:rsidDel="002704DD">
          <w:delText xml:space="preserve"> </w:delText>
        </w:r>
        <w:r w:rsidDel="002704DD">
          <w:delText xml:space="preserve">of </w:delText>
        </w:r>
        <w:r w:rsidRPr="00D967C1" w:rsidDel="002704DD">
          <w:delText>provid</w:delText>
        </w:r>
        <w:r w:rsidDel="002704DD">
          <w:delText>ing</w:delText>
        </w:r>
        <w:r w:rsidRPr="00D967C1" w:rsidDel="002704DD">
          <w:delText xml:space="preserve"> advice on strategic or technical issues</w:delText>
        </w:r>
        <w:r w:rsidDel="002704DD">
          <w:delText xml:space="preserve"> and </w:delText>
        </w:r>
        <w:r w:rsidRPr="00D967C1" w:rsidDel="002704DD">
          <w:delText xml:space="preserve">will </w:delText>
        </w:r>
        <w:r w:rsidR="00521363" w:rsidDel="002704DD">
          <w:delText xml:space="preserve">not </w:delText>
        </w:r>
        <w:r w:rsidRPr="00D967C1" w:rsidDel="002704DD">
          <w:delText>only be involved in the planning and preparat</w:delText>
        </w:r>
        <w:r w:rsidDel="002704DD">
          <w:delText>o</w:delText>
        </w:r>
        <w:r w:rsidRPr="00D967C1" w:rsidDel="002704DD">
          <w:delText xml:space="preserve">ry phases </w:delText>
        </w:r>
        <w:r w:rsidR="00521363" w:rsidDel="002704DD">
          <w:delText>but also</w:delText>
        </w:r>
        <w:r w:rsidR="0043208E" w:rsidDel="002704DD">
          <w:delText xml:space="preserve"> </w:delText>
        </w:r>
        <w:r w:rsidRPr="00D967C1" w:rsidDel="002704DD">
          <w:delText xml:space="preserve">in the operational phases. </w:delText>
        </w:r>
        <w:bookmarkStart w:id="2908" w:name="_Toc201237439"/>
        <w:bookmarkStart w:id="2909" w:name="_Toc201318835"/>
        <w:bookmarkEnd w:id="2908"/>
        <w:bookmarkEnd w:id="2909"/>
      </w:del>
    </w:p>
    <w:p w14:paraId="287EAD68" w14:textId="7E33247E" w:rsidR="00F20CE2" w:rsidDel="002704DD" w:rsidRDefault="00F20CE2">
      <w:pPr>
        <w:pStyle w:val="ListParagraph"/>
        <w:spacing w:after="0" w:line="276" w:lineRule="auto"/>
        <w:jc w:val="both"/>
        <w:rPr>
          <w:del w:id="2910" w:author="Rachel Shipsey" w:date="2025-06-10T17:17:00Z"/>
        </w:rPr>
        <w:pPrChange w:id="2911" w:author="Rachel Shipsey" w:date="2025-06-23T15:41:00Z">
          <w:pPr>
            <w:pStyle w:val="ListParagraph"/>
            <w:numPr>
              <w:numId w:val="14"/>
            </w:numPr>
            <w:spacing w:after="0" w:line="276" w:lineRule="auto"/>
            <w:ind w:left="1080" w:hanging="360"/>
            <w:jc w:val="both"/>
          </w:pPr>
        </w:pPrChange>
      </w:pPr>
      <w:del w:id="2912" w:author="Rachel Shipsey" w:date="2025-06-10T17:17:00Z">
        <w:r w:rsidDel="002704DD">
          <w:delText>The membership should have sufficient technical expertise and understanding of digital technologies to inform technological decisions.</w:delText>
        </w:r>
        <w:bookmarkStart w:id="2913" w:name="_Toc201237440"/>
        <w:bookmarkStart w:id="2914" w:name="_Toc201318836"/>
        <w:bookmarkEnd w:id="2913"/>
        <w:bookmarkEnd w:id="2914"/>
      </w:del>
    </w:p>
    <w:p w14:paraId="63A6580D" w14:textId="70E6CB5C" w:rsidR="00F20CE2" w:rsidDel="002704DD" w:rsidRDefault="00F20CE2">
      <w:pPr>
        <w:pStyle w:val="ListParagraph"/>
        <w:spacing w:after="0" w:line="276" w:lineRule="auto"/>
        <w:jc w:val="both"/>
        <w:rPr>
          <w:del w:id="2915" w:author="Rachel Shipsey" w:date="2025-06-10T17:17:00Z"/>
        </w:rPr>
        <w:pPrChange w:id="2916" w:author="Rachel Shipsey" w:date="2025-06-23T15:41:00Z">
          <w:pPr>
            <w:pStyle w:val="ListParagraph"/>
            <w:numPr>
              <w:numId w:val="14"/>
            </w:numPr>
            <w:spacing w:after="0" w:line="276" w:lineRule="auto"/>
            <w:ind w:left="1080" w:hanging="360"/>
            <w:jc w:val="both"/>
          </w:pPr>
        </w:pPrChange>
      </w:pPr>
      <w:del w:id="2917" w:author="Rachel Shipsey" w:date="2025-06-10T17:17:00Z">
        <w:r w:rsidDel="002704DD">
          <w:delText>They should be created early enough to provide advice at the relevant time</w:delText>
        </w:r>
        <w:r w:rsidR="0034608E" w:rsidDel="002704DD">
          <w:delText>.</w:delText>
        </w:r>
        <w:bookmarkStart w:id="2918" w:name="_Toc201237441"/>
        <w:bookmarkStart w:id="2919" w:name="_Toc201318837"/>
        <w:bookmarkEnd w:id="2918"/>
        <w:bookmarkEnd w:id="2919"/>
      </w:del>
    </w:p>
    <w:p w14:paraId="6C570D75" w14:textId="3D7C0A9C" w:rsidR="0034608E" w:rsidDel="002704DD" w:rsidRDefault="0034608E">
      <w:pPr>
        <w:pStyle w:val="ListParagraph"/>
        <w:spacing w:after="0" w:line="276" w:lineRule="auto"/>
        <w:jc w:val="both"/>
        <w:rPr>
          <w:del w:id="2920" w:author="Rachel Shipsey" w:date="2025-06-10T17:17:00Z"/>
        </w:rPr>
        <w:pPrChange w:id="2921" w:author="Rachel Shipsey" w:date="2025-06-23T15:41:00Z">
          <w:pPr>
            <w:pStyle w:val="ListParagraph"/>
            <w:numPr>
              <w:numId w:val="14"/>
            </w:numPr>
            <w:spacing w:after="0" w:line="276" w:lineRule="auto"/>
            <w:ind w:left="1080" w:hanging="360"/>
            <w:jc w:val="both"/>
          </w:pPr>
        </w:pPrChange>
      </w:pPr>
      <w:del w:id="2922" w:author="Rachel Shipsey" w:date="2025-06-10T17:17:00Z">
        <w:r w:rsidDel="002704DD">
          <w:delText>As well as national committees, consideration should be given to regional committees which could assist with implementation activities local utilizing local knowledge and networks.</w:delText>
        </w:r>
        <w:bookmarkStart w:id="2923" w:name="_Toc201237442"/>
        <w:bookmarkStart w:id="2924" w:name="_Toc201318838"/>
        <w:bookmarkEnd w:id="2923"/>
        <w:bookmarkEnd w:id="2924"/>
      </w:del>
    </w:p>
    <w:p w14:paraId="6D90C761" w14:textId="77777777" w:rsidR="000E7460" w:rsidDel="002704DD" w:rsidRDefault="000E7460">
      <w:pPr>
        <w:pStyle w:val="ListParagraph"/>
        <w:spacing w:after="0" w:line="276" w:lineRule="auto"/>
        <w:jc w:val="both"/>
        <w:rPr>
          <w:del w:id="2925" w:author="Rachel Shipsey" w:date="2025-06-10T17:17:00Z"/>
        </w:rPr>
        <w:pPrChange w:id="2926" w:author="Rachel Shipsey" w:date="2025-06-23T15:41:00Z">
          <w:pPr>
            <w:pStyle w:val="Heading2"/>
            <w:numPr>
              <w:ilvl w:val="0"/>
              <w:numId w:val="152"/>
            </w:numPr>
            <w:ind w:left="1440" w:hanging="360"/>
          </w:pPr>
        </w:pPrChange>
      </w:pPr>
      <w:del w:id="2927" w:author="Rachel Shipsey" w:date="2025-06-10T17:17:00Z">
        <w:r w:rsidDel="002704DD">
          <w:delText>Selected Country experiences</w:delText>
        </w:r>
        <w:bookmarkStart w:id="2928" w:name="_Toc201237443"/>
        <w:bookmarkStart w:id="2929" w:name="_Toc201318839"/>
        <w:bookmarkEnd w:id="2928"/>
        <w:bookmarkEnd w:id="2929"/>
      </w:del>
    </w:p>
    <w:p w14:paraId="3FEAE5C0" w14:textId="77777777" w:rsidR="00B27BAD" w:rsidRPr="008621DF" w:rsidDel="002704DD" w:rsidRDefault="00B27BAD">
      <w:pPr>
        <w:pStyle w:val="ListParagraph"/>
        <w:spacing w:after="0" w:line="276" w:lineRule="auto"/>
        <w:jc w:val="both"/>
        <w:rPr>
          <w:del w:id="2930" w:author="Rachel Shipsey" w:date="2025-06-10T17:17:00Z"/>
        </w:rPr>
        <w:pPrChange w:id="2931" w:author="Rachel Shipsey" w:date="2025-06-23T15:41:00Z">
          <w:pPr>
            <w:spacing w:after="0" w:line="276" w:lineRule="auto"/>
            <w:jc w:val="both"/>
          </w:pPr>
        </w:pPrChange>
      </w:pPr>
      <w:bookmarkStart w:id="2932" w:name="_Toc201237444"/>
      <w:bookmarkStart w:id="2933" w:name="_Toc201318840"/>
      <w:bookmarkEnd w:id="2932"/>
      <w:bookmarkEnd w:id="2933"/>
    </w:p>
    <w:p w14:paraId="1A5599CF" w14:textId="6FAE7F42" w:rsidR="00B27BAD" w:rsidDel="002704DD" w:rsidRDefault="005A3AB5">
      <w:pPr>
        <w:pStyle w:val="ListParagraph"/>
        <w:spacing w:after="0" w:line="276" w:lineRule="auto"/>
        <w:jc w:val="both"/>
        <w:rPr>
          <w:del w:id="2934" w:author="Rachel Shipsey" w:date="2025-06-10T17:17:00Z"/>
        </w:rPr>
        <w:pPrChange w:id="2935" w:author="Rachel Shipsey" w:date="2025-06-23T15:41:00Z">
          <w:pPr>
            <w:spacing w:after="0" w:line="276" w:lineRule="auto"/>
            <w:jc w:val="both"/>
          </w:pPr>
        </w:pPrChange>
      </w:pPr>
      <w:del w:id="2936" w:author="Rachel Shipsey" w:date="2025-06-10T17:17:00Z">
        <w:r w:rsidDel="002704DD">
          <w:delText>Some of the</w:delText>
        </w:r>
        <w:r w:rsidR="00571B7C" w:rsidDel="002704DD">
          <w:delText xml:space="preserve"> </w:delText>
        </w:r>
        <w:r w:rsidR="00553EFA" w:rsidDel="002704DD">
          <w:delText>best identified</w:delText>
        </w:r>
        <w:r w:rsidDel="002704DD">
          <w:delText xml:space="preserve"> practices </w:delText>
        </w:r>
        <w:r w:rsidR="005F26D4" w:rsidDel="002704DD">
          <w:delText xml:space="preserve">from selected countries </w:delText>
        </w:r>
        <w:r w:rsidDel="002704DD">
          <w:delText>include</w:delText>
        </w:r>
        <w:r w:rsidR="00B27BAD" w:rsidDel="002704DD">
          <w:delText xml:space="preserve"> that there should be a census secretariat with a designated national census coordinator, committees formed at the </w:delText>
        </w:r>
        <w:r w:rsidR="00EA1E5E" w:rsidDel="002704DD">
          <w:delText>n</w:delText>
        </w:r>
        <w:r w:rsidR="00B27BAD" w:rsidDel="002704DD">
          <w:delText xml:space="preserve">ational and sub national level, a steering and technical committee (which should have more specific sub committees). </w:delText>
        </w:r>
        <w:r w:rsidR="00A37C46" w:rsidRPr="005A3AB5" w:rsidDel="002704DD">
          <w:delText>Outsourcing</w:delText>
        </w:r>
        <w:r w:rsidR="00B27BAD" w:rsidRPr="005A3AB5" w:rsidDel="002704DD">
          <w:delText xml:space="preserve"> technical </w:delText>
        </w:r>
        <w:r w:rsidR="00543B4C" w:rsidRPr="005A3AB5" w:rsidDel="002704DD">
          <w:delText>services should</w:delText>
        </w:r>
        <w:r w:rsidR="00B27BAD" w:rsidRPr="005A3AB5" w:rsidDel="002704DD">
          <w:delText xml:space="preserve"> be an integral decision within the implementation committees and </w:delText>
        </w:r>
        <w:r w:rsidR="005009A7" w:rsidRPr="005A3AB5" w:rsidDel="002704DD">
          <w:delText>be made</w:delText>
        </w:r>
        <w:r w:rsidR="00B27BAD" w:rsidRPr="005A3AB5" w:rsidDel="002704DD">
          <w:delText xml:space="preserve"> part of the overall plan and budget.</w:delText>
        </w:r>
        <w:bookmarkStart w:id="2937" w:name="_Toc201237445"/>
        <w:bookmarkStart w:id="2938" w:name="_Toc201318841"/>
        <w:bookmarkEnd w:id="2937"/>
        <w:bookmarkEnd w:id="2938"/>
      </w:del>
    </w:p>
    <w:p w14:paraId="60FA5A1D" w14:textId="77777777" w:rsidR="00B27BAD" w:rsidDel="002704DD" w:rsidRDefault="00B27BAD">
      <w:pPr>
        <w:pStyle w:val="ListParagraph"/>
        <w:spacing w:after="0" w:line="276" w:lineRule="auto"/>
        <w:jc w:val="both"/>
        <w:rPr>
          <w:del w:id="2939" w:author="Rachel Shipsey" w:date="2025-06-10T17:17:00Z"/>
        </w:rPr>
        <w:pPrChange w:id="2940" w:author="Rachel Shipsey" w:date="2025-06-23T15:41:00Z">
          <w:pPr>
            <w:spacing w:after="0" w:line="276" w:lineRule="auto"/>
            <w:jc w:val="both"/>
          </w:pPr>
        </w:pPrChange>
      </w:pPr>
      <w:del w:id="2941" w:author="Rachel Shipsey" w:date="2025-06-10T17:17:00Z">
        <w:r w:rsidRPr="008621DF" w:rsidDel="002704DD">
          <w:delText xml:space="preserve"> </w:delText>
        </w:r>
        <w:bookmarkStart w:id="2942" w:name="_Toc201237446"/>
        <w:bookmarkStart w:id="2943" w:name="_Toc201318842"/>
        <w:bookmarkEnd w:id="2942"/>
        <w:bookmarkEnd w:id="2943"/>
      </w:del>
    </w:p>
    <w:p w14:paraId="7F5FE20C" w14:textId="77777777" w:rsidR="00B27BAD" w:rsidRPr="008621DF" w:rsidDel="002704DD" w:rsidRDefault="00B27BAD">
      <w:pPr>
        <w:pStyle w:val="ListParagraph"/>
        <w:spacing w:after="0" w:line="276" w:lineRule="auto"/>
        <w:jc w:val="both"/>
        <w:rPr>
          <w:del w:id="2944" w:author="Rachel Shipsey" w:date="2025-06-10T17:17:00Z"/>
        </w:rPr>
        <w:pPrChange w:id="2945" w:author="Rachel Shipsey" w:date="2025-06-23T15:41:00Z">
          <w:pPr>
            <w:spacing w:after="0" w:line="276" w:lineRule="auto"/>
            <w:jc w:val="both"/>
          </w:pPr>
        </w:pPrChange>
      </w:pPr>
      <w:del w:id="2946" w:author="Rachel Shipsey" w:date="2025-06-10T17:17:00Z">
        <w:r w:rsidRPr="008621DF" w:rsidDel="002704DD">
          <w:delText>Kenya</w:delText>
        </w:r>
        <w:bookmarkStart w:id="2947" w:name="_Toc201237447"/>
        <w:bookmarkStart w:id="2948" w:name="_Toc201318843"/>
        <w:bookmarkEnd w:id="2947"/>
        <w:bookmarkEnd w:id="2948"/>
      </w:del>
    </w:p>
    <w:p w14:paraId="1C6FEC8F" w14:textId="77777777" w:rsidR="00B27BAD" w:rsidRPr="00543B4C" w:rsidDel="002704DD" w:rsidRDefault="00B27BAD">
      <w:pPr>
        <w:pStyle w:val="ListParagraph"/>
        <w:spacing w:after="0" w:line="276" w:lineRule="auto"/>
        <w:jc w:val="both"/>
        <w:rPr>
          <w:del w:id="2949" w:author="Rachel Shipsey" w:date="2025-06-10T17:17:00Z"/>
          <w:sz w:val="20"/>
          <w:szCs w:val="20"/>
        </w:rPr>
        <w:pPrChange w:id="295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51" w:author="Rachel Shipsey" w:date="2025-06-10T17:17:00Z">
        <w:r w:rsidRPr="00543B4C" w:rsidDel="002704DD">
          <w:rPr>
            <w:sz w:val="20"/>
            <w:szCs w:val="20"/>
          </w:rPr>
          <w:delText xml:space="preserve">Committees and offices coordinated the implementation of the census process. The legal notice outlined the membership and functions of the committees and office bearers of the census offices. These committees were operationalized by inaugural meetings organized by the respective chairpersons. The members were inducted on their roles and responsibilities during the inauguration. </w:delText>
        </w:r>
        <w:bookmarkStart w:id="2952" w:name="_Toc201237448"/>
        <w:bookmarkStart w:id="2953" w:name="_Toc201318844"/>
        <w:bookmarkEnd w:id="2952"/>
        <w:bookmarkEnd w:id="2953"/>
      </w:del>
    </w:p>
    <w:p w14:paraId="0CD2E9B7" w14:textId="77777777" w:rsidR="00B27BAD" w:rsidRPr="00543B4C" w:rsidDel="002704DD" w:rsidRDefault="00B27BAD">
      <w:pPr>
        <w:pStyle w:val="ListParagraph"/>
        <w:spacing w:after="0" w:line="276" w:lineRule="auto"/>
        <w:jc w:val="both"/>
        <w:rPr>
          <w:del w:id="2954" w:author="Rachel Shipsey" w:date="2025-06-10T17:17:00Z"/>
          <w:sz w:val="20"/>
          <w:szCs w:val="20"/>
        </w:rPr>
        <w:pPrChange w:id="295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56" w:author="Rachel Shipsey" w:date="2025-06-10T17:17:00Z">
        <w:r w:rsidRPr="00543B4C" w:rsidDel="002704DD">
          <w:rPr>
            <w:sz w:val="20"/>
            <w:szCs w:val="20"/>
          </w:rPr>
          <w:delText>-The committees included: National Census Steering Committee, Technical Working Committee, and County Census Committees.</w:delText>
        </w:r>
        <w:bookmarkStart w:id="2957" w:name="_Toc201237449"/>
        <w:bookmarkStart w:id="2958" w:name="_Toc201318845"/>
        <w:bookmarkEnd w:id="2957"/>
        <w:bookmarkEnd w:id="2958"/>
      </w:del>
    </w:p>
    <w:p w14:paraId="125CDB10" w14:textId="77777777" w:rsidR="00B27BAD" w:rsidRPr="00543B4C" w:rsidDel="002704DD" w:rsidRDefault="00B27BAD">
      <w:pPr>
        <w:pStyle w:val="ListParagraph"/>
        <w:spacing w:after="0" w:line="276" w:lineRule="auto"/>
        <w:jc w:val="both"/>
        <w:rPr>
          <w:del w:id="2959" w:author="Rachel Shipsey" w:date="2025-06-10T17:17:00Z"/>
          <w:sz w:val="20"/>
          <w:szCs w:val="20"/>
        </w:rPr>
        <w:pPrChange w:id="296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61" w:author="Rachel Shipsey" w:date="2025-06-10T17:17:00Z">
        <w:r w:rsidRPr="00543B4C" w:rsidDel="002704DD">
          <w:rPr>
            <w:sz w:val="20"/>
            <w:szCs w:val="20"/>
          </w:rPr>
          <w:delText>-The offices included the KNBS Board, National Census Executive Officer and National Census Coordinator created based on the 2019 KPHC Legal Notice No. 205 of 13</w:delText>
        </w:r>
        <w:r w:rsidRPr="00543B4C" w:rsidDel="002704DD">
          <w:rPr>
            <w:sz w:val="20"/>
            <w:szCs w:val="20"/>
            <w:vertAlign w:val="superscript"/>
          </w:rPr>
          <w:delText>th</w:delText>
        </w:r>
        <w:r w:rsidRPr="00543B4C" w:rsidDel="002704DD">
          <w:rPr>
            <w:sz w:val="20"/>
            <w:szCs w:val="20"/>
          </w:rPr>
          <w:delText xml:space="preserve"> Nov 2018. </w:delText>
        </w:r>
        <w:bookmarkStart w:id="2962" w:name="_Toc201237450"/>
        <w:bookmarkStart w:id="2963" w:name="_Toc201318846"/>
        <w:bookmarkEnd w:id="2962"/>
        <w:bookmarkEnd w:id="2963"/>
      </w:del>
    </w:p>
    <w:p w14:paraId="0F4CB687" w14:textId="0FCAA83B" w:rsidR="00B27BAD" w:rsidRPr="00543B4C" w:rsidDel="002704DD" w:rsidRDefault="00B27BAD">
      <w:pPr>
        <w:pStyle w:val="ListParagraph"/>
        <w:spacing w:after="0" w:line="276" w:lineRule="auto"/>
        <w:jc w:val="both"/>
        <w:rPr>
          <w:del w:id="2964" w:author="Rachel Shipsey" w:date="2025-06-10T17:17:00Z"/>
          <w:sz w:val="20"/>
          <w:szCs w:val="20"/>
        </w:rPr>
        <w:pPrChange w:id="296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66" w:author="Rachel Shipsey" w:date="2025-06-10T17:17:00Z">
        <w:r w:rsidRPr="577E8364" w:rsidDel="002704DD">
          <w:rPr>
            <w:sz w:val="20"/>
            <w:szCs w:val="20"/>
          </w:rPr>
          <w:delText>-The census secretariat and its sub committees were created by the National Census Coordinator vi</w:delText>
        </w:r>
        <w:r w:rsidR="41DF136E" w:rsidRPr="577E8364" w:rsidDel="002704DD">
          <w:rPr>
            <w:sz w:val="20"/>
            <w:szCs w:val="20"/>
          </w:rPr>
          <w:delText>a</w:delText>
        </w:r>
        <w:r w:rsidRPr="577E8364" w:rsidDel="002704DD">
          <w:rPr>
            <w:sz w:val="20"/>
            <w:szCs w:val="20"/>
          </w:rPr>
          <w:delText xml:space="preserve"> circulars detailing membership and functions with approval of KNBS Board.</w:delText>
        </w:r>
        <w:bookmarkStart w:id="2967" w:name="_Toc201237451"/>
        <w:bookmarkStart w:id="2968" w:name="_Toc201318847"/>
        <w:bookmarkEnd w:id="2967"/>
        <w:bookmarkEnd w:id="2968"/>
      </w:del>
    </w:p>
    <w:p w14:paraId="0D0317FC" w14:textId="77777777" w:rsidR="00B27BAD" w:rsidRPr="008621DF" w:rsidDel="002704DD" w:rsidRDefault="00B27BAD">
      <w:pPr>
        <w:pStyle w:val="ListParagraph"/>
        <w:spacing w:after="0" w:line="276" w:lineRule="auto"/>
        <w:jc w:val="both"/>
        <w:rPr>
          <w:del w:id="2969" w:author="Rachel Shipsey" w:date="2025-06-10T17:17:00Z"/>
        </w:rPr>
        <w:pPrChange w:id="2970" w:author="Rachel Shipsey" w:date="2025-06-23T15:41:00Z">
          <w:pPr>
            <w:spacing w:after="0" w:line="276" w:lineRule="auto"/>
            <w:jc w:val="both"/>
          </w:pPr>
        </w:pPrChange>
      </w:pPr>
      <w:bookmarkStart w:id="2971" w:name="_Toc201237452"/>
      <w:bookmarkStart w:id="2972" w:name="_Toc201318848"/>
      <w:bookmarkEnd w:id="2971"/>
      <w:bookmarkEnd w:id="2972"/>
    </w:p>
    <w:p w14:paraId="4ABBE833" w14:textId="77777777" w:rsidR="00B27BAD" w:rsidRPr="008621DF" w:rsidDel="002704DD" w:rsidRDefault="00B27BAD">
      <w:pPr>
        <w:pStyle w:val="ListParagraph"/>
        <w:spacing w:after="0" w:line="276" w:lineRule="auto"/>
        <w:jc w:val="both"/>
        <w:rPr>
          <w:del w:id="2973" w:author="Rachel Shipsey" w:date="2025-06-10T17:17:00Z"/>
        </w:rPr>
        <w:pPrChange w:id="2974" w:author="Rachel Shipsey" w:date="2025-06-23T15:41:00Z">
          <w:pPr>
            <w:spacing w:after="0" w:line="276" w:lineRule="auto"/>
            <w:jc w:val="both"/>
          </w:pPr>
        </w:pPrChange>
      </w:pPr>
      <w:del w:id="2975" w:author="Rachel Shipsey" w:date="2025-06-10T17:17:00Z">
        <w:r w:rsidRPr="008621DF" w:rsidDel="002704DD">
          <w:delText>Namibia</w:delText>
        </w:r>
        <w:bookmarkStart w:id="2976" w:name="_Toc201237453"/>
        <w:bookmarkStart w:id="2977" w:name="_Toc201318849"/>
        <w:bookmarkEnd w:id="2976"/>
        <w:bookmarkEnd w:id="2977"/>
      </w:del>
    </w:p>
    <w:p w14:paraId="25C7DB93" w14:textId="77777777" w:rsidR="00B27BAD" w:rsidRPr="00543B4C" w:rsidDel="002704DD" w:rsidRDefault="00B27BAD">
      <w:pPr>
        <w:pStyle w:val="ListParagraph"/>
        <w:spacing w:after="0" w:line="276" w:lineRule="auto"/>
        <w:jc w:val="both"/>
        <w:rPr>
          <w:del w:id="2978" w:author="Rachel Shipsey" w:date="2025-06-10T17:17:00Z"/>
          <w:sz w:val="20"/>
          <w:szCs w:val="20"/>
        </w:rPr>
        <w:pPrChange w:id="297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80" w:author="Rachel Shipsey" w:date="2025-06-10T17:17:00Z">
        <w:r w:rsidRPr="00543B4C" w:rsidDel="002704DD">
          <w:rPr>
            <w:sz w:val="20"/>
            <w:szCs w:val="20"/>
          </w:rPr>
          <w:delText>The project document had a clear census structure highlighting the roles of:</w:delText>
        </w:r>
        <w:bookmarkStart w:id="2981" w:name="_Toc201237454"/>
        <w:bookmarkStart w:id="2982" w:name="_Toc201318850"/>
        <w:bookmarkEnd w:id="2981"/>
        <w:bookmarkEnd w:id="2982"/>
      </w:del>
    </w:p>
    <w:p w14:paraId="7F3F5138" w14:textId="6C2C40EC" w:rsidR="00B27BAD" w:rsidRPr="00543B4C" w:rsidDel="002704DD" w:rsidRDefault="00B27BAD">
      <w:pPr>
        <w:pStyle w:val="ListParagraph"/>
        <w:spacing w:after="0" w:line="276" w:lineRule="auto"/>
        <w:jc w:val="both"/>
        <w:rPr>
          <w:del w:id="2983" w:author="Rachel Shipsey" w:date="2025-06-10T17:17:00Z"/>
          <w:sz w:val="20"/>
          <w:szCs w:val="20"/>
        </w:rPr>
        <w:pPrChange w:id="298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85" w:author="Rachel Shipsey" w:date="2025-06-10T17:17:00Z">
        <w:r w:rsidRPr="00543B4C" w:rsidDel="002704DD">
          <w:rPr>
            <w:sz w:val="20"/>
            <w:szCs w:val="20"/>
          </w:rPr>
          <w:delText xml:space="preserve">- the high-level functions such as census management structure, with the Statistician General as the National Census Coordinator supported by a Census Manager. </w:delText>
        </w:r>
        <w:bookmarkStart w:id="2986" w:name="_Toc201237455"/>
        <w:bookmarkStart w:id="2987" w:name="_Toc201318851"/>
        <w:bookmarkEnd w:id="2986"/>
        <w:bookmarkEnd w:id="2987"/>
      </w:del>
    </w:p>
    <w:p w14:paraId="3B1BC1BD" w14:textId="46700AD4" w:rsidR="00B27BAD" w:rsidRPr="00543B4C" w:rsidDel="002704DD" w:rsidRDefault="00B27BAD">
      <w:pPr>
        <w:pStyle w:val="ListParagraph"/>
        <w:spacing w:after="0" w:line="276" w:lineRule="auto"/>
        <w:jc w:val="both"/>
        <w:rPr>
          <w:del w:id="2988" w:author="Rachel Shipsey" w:date="2025-06-10T17:17:00Z"/>
          <w:sz w:val="20"/>
          <w:szCs w:val="20"/>
        </w:rPr>
        <w:pPrChange w:id="298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90" w:author="Rachel Shipsey" w:date="2025-06-10T17:17:00Z">
        <w:r w:rsidRPr="00543B4C" w:rsidDel="002704DD">
          <w:rPr>
            <w:sz w:val="20"/>
            <w:szCs w:val="20"/>
          </w:rPr>
          <w:delText xml:space="preserve">- key administrative and management organs of the census such as the cabinet, Minister of Economics and Planning, National Census Steering Committee (high level). </w:delText>
        </w:r>
        <w:bookmarkStart w:id="2991" w:name="_Toc201237456"/>
        <w:bookmarkStart w:id="2992" w:name="_Toc201318852"/>
        <w:bookmarkEnd w:id="2991"/>
        <w:bookmarkEnd w:id="2992"/>
      </w:del>
    </w:p>
    <w:p w14:paraId="32E434D2" w14:textId="77777777" w:rsidR="00B27BAD" w:rsidRPr="00543B4C" w:rsidDel="002704DD" w:rsidRDefault="00B27BAD">
      <w:pPr>
        <w:pStyle w:val="ListParagraph"/>
        <w:spacing w:after="0" w:line="276" w:lineRule="auto"/>
        <w:jc w:val="both"/>
        <w:rPr>
          <w:del w:id="2993" w:author="Rachel Shipsey" w:date="2025-06-10T17:17:00Z"/>
          <w:sz w:val="20"/>
          <w:szCs w:val="20"/>
        </w:rPr>
        <w:pPrChange w:id="299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2995" w:name="_Toc201237457"/>
      <w:bookmarkStart w:id="2996" w:name="_Toc201318853"/>
      <w:bookmarkEnd w:id="2995"/>
      <w:bookmarkEnd w:id="2996"/>
    </w:p>
    <w:p w14:paraId="77CB28DD" w14:textId="77777777" w:rsidR="00B27BAD" w:rsidRPr="00543B4C" w:rsidDel="002704DD" w:rsidRDefault="00B27BAD">
      <w:pPr>
        <w:pStyle w:val="ListParagraph"/>
        <w:spacing w:after="0" w:line="276" w:lineRule="auto"/>
        <w:jc w:val="both"/>
        <w:rPr>
          <w:del w:id="2997" w:author="Rachel Shipsey" w:date="2025-06-10T17:17:00Z"/>
          <w:sz w:val="20"/>
          <w:szCs w:val="20"/>
        </w:rPr>
        <w:pPrChange w:id="299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2999" w:author="Rachel Shipsey" w:date="2025-06-10T17:17:00Z">
        <w:r w:rsidRPr="00543B4C" w:rsidDel="002704DD">
          <w:rPr>
            <w:sz w:val="20"/>
            <w:szCs w:val="20"/>
          </w:rPr>
          <w:delText xml:space="preserve">Committees were formed both at National and Regional level to guide and coordinate the census implementation. They included: High level/steering Committee; Inter-census technical committee; Census advocacy and publicity Committee; Regional census Committees; Census Procurement committee; Census recruitment Committee and Census resource Mobilization Committee. </w:delText>
        </w:r>
        <w:bookmarkStart w:id="3000" w:name="_Toc201237458"/>
        <w:bookmarkStart w:id="3001" w:name="_Toc201318854"/>
        <w:bookmarkEnd w:id="3000"/>
        <w:bookmarkEnd w:id="3001"/>
      </w:del>
    </w:p>
    <w:p w14:paraId="47EB988D" w14:textId="77777777" w:rsidR="00B27BAD" w:rsidRPr="00543B4C" w:rsidDel="002704DD" w:rsidRDefault="00B27BAD">
      <w:pPr>
        <w:pStyle w:val="ListParagraph"/>
        <w:spacing w:after="0" w:line="276" w:lineRule="auto"/>
        <w:jc w:val="both"/>
        <w:rPr>
          <w:del w:id="3002" w:author="Rachel Shipsey" w:date="2025-06-10T17:17:00Z"/>
          <w:sz w:val="20"/>
          <w:szCs w:val="20"/>
        </w:rPr>
        <w:pPrChange w:id="300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004" w:name="_Toc201237459"/>
      <w:bookmarkStart w:id="3005" w:name="_Toc201318855"/>
      <w:bookmarkEnd w:id="3004"/>
      <w:bookmarkEnd w:id="3005"/>
    </w:p>
    <w:p w14:paraId="34483336" w14:textId="77777777" w:rsidR="00B27BAD" w:rsidRPr="00543B4C" w:rsidDel="002704DD" w:rsidRDefault="00B27BAD">
      <w:pPr>
        <w:pStyle w:val="ListParagraph"/>
        <w:spacing w:after="0" w:line="276" w:lineRule="auto"/>
        <w:jc w:val="both"/>
        <w:rPr>
          <w:del w:id="3006" w:author="Rachel Shipsey" w:date="2025-06-10T17:17:00Z"/>
          <w:sz w:val="20"/>
          <w:szCs w:val="20"/>
        </w:rPr>
        <w:pPrChange w:id="300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008" w:author="Rachel Shipsey" w:date="2025-06-10T17:17:00Z">
        <w:r w:rsidRPr="00543B4C" w:rsidDel="002704DD">
          <w:rPr>
            <w:sz w:val="20"/>
            <w:szCs w:val="20"/>
          </w:rPr>
          <w:delText>Sub committees were formed within NSA and Subcommittee leaders were issued with Terms of Reference outlining their specific roles and expected outputs. These included: Census Methodology, IT &amp; Data Processing committee; Census Field Operation and logistics Sub-committee; Census advocacy and publicity Sub Committee; Census Mapping Sub-Committee and Census Quality &amp; methodology Sub-committee.</w:delText>
        </w:r>
        <w:bookmarkStart w:id="3009" w:name="_Toc201237460"/>
        <w:bookmarkStart w:id="3010" w:name="_Toc201318856"/>
        <w:bookmarkEnd w:id="3009"/>
        <w:bookmarkEnd w:id="3010"/>
      </w:del>
    </w:p>
    <w:p w14:paraId="50E17E3A" w14:textId="77777777" w:rsidR="00B27BAD" w:rsidRPr="008621DF" w:rsidDel="002704DD" w:rsidRDefault="00B27BAD">
      <w:pPr>
        <w:pStyle w:val="ListParagraph"/>
        <w:spacing w:after="0" w:line="276" w:lineRule="auto"/>
        <w:jc w:val="both"/>
        <w:rPr>
          <w:ins w:id="3011" w:author="Pamela Kakande Nabukhonzo" w:date="2025-06-09T22:16:00Z"/>
          <w:del w:id="3012" w:author="Rachel Shipsey" w:date="2025-06-10T17:17:00Z"/>
        </w:rPr>
        <w:pPrChange w:id="3013" w:author="Rachel Shipsey" w:date="2025-06-23T15:41:00Z">
          <w:pPr>
            <w:spacing w:after="0" w:line="276" w:lineRule="auto"/>
            <w:jc w:val="both"/>
          </w:pPr>
        </w:pPrChange>
      </w:pPr>
      <w:bookmarkStart w:id="3014" w:name="_Toc201237461"/>
      <w:bookmarkStart w:id="3015" w:name="_Toc201318857"/>
      <w:bookmarkEnd w:id="3014"/>
      <w:bookmarkEnd w:id="3015"/>
    </w:p>
    <w:p w14:paraId="5CB30779" w14:textId="174BFAD7" w:rsidR="00A11A36" w:rsidRPr="003869F6" w:rsidDel="002704DD" w:rsidRDefault="00A11A36">
      <w:pPr>
        <w:pStyle w:val="ListParagraph"/>
        <w:spacing w:after="0" w:line="276" w:lineRule="auto"/>
        <w:jc w:val="both"/>
        <w:rPr>
          <w:ins w:id="3016" w:author="Pamela Kakande Nabukhonzo" w:date="2025-06-09T22:16:00Z"/>
          <w:del w:id="3017" w:author="Rachel Shipsey" w:date="2025-06-10T17:17:00Z"/>
          <w:rFonts w:asciiTheme="minorBidi" w:eastAsiaTheme="majorEastAsia" w:hAnsiTheme="minorBidi" w:cstheme="majorBidi"/>
          <w:b/>
          <w:sz w:val="28"/>
          <w:szCs w:val="26"/>
          <w:rPrChange w:id="3018" w:author="Pamela Kakande Nabukhonzo" w:date="2025-06-09T22:16:00Z">
            <w:rPr>
              <w:ins w:id="3019" w:author="Pamela Kakande Nabukhonzo" w:date="2025-06-09T22:16:00Z"/>
              <w:del w:id="3020" w:author="Rachel Shipsey" w:date="2025-06-10T17:17:00Z"/>
              <w:rFonts w:cs="Arial"/>
            </w:rPr>
          </w:rPrChange>
        </w:rPr>
        <w:pPrChange w:id="3021" w:author="Rachel Shipsey" w:date="2025-06-23T15:41:00Z">
          <w:pPr>
            <w:spacing w:after="0" w:line="276" w:lineRule="auto"/>
            <w:jc w:val="both"/>
          </w:pPr>
        </w:pPrChange>
      </w:pPr>
      <w:ins w:id="3022" w:author="Pamela Kakande Nabukhonzo" w:date="2025-06-09T22:16:00Z">
        <w:del w:id="3023" w:author="Rachel Shipsey" w:date="2025-06-10T17:17:00Z">
          <w:r w:rsidRPr="003869F6" w:rsidDel="002704DD">
            <w:rPr>
              <w:rFonts w:asciiTheme="minorBidi" w:eastAsiaTheme="majorEastAsia" w:hAnsiTheme="minorBidi" w:cstheme="majorBidi"/>
              <w:b/>
              <w:sz w:val="28"/>
              <w:szCs w:val="26"/>
              <w:rPrChange w:id="3024" w:author="Pamela Kakande Nabukhonzo" w:date="2025-06-09T22:16:00Z">
                <w:rPr>
                  <w:rFonts w:cs="Arial"/>
                </w:rPr>
              </w:rPrChange>
            </w:rPr>
            <w:delText>Tanzania</w:delText>
          </w:r>
          <w:bookmarkStart w:id="3025" w:name="_Toc201237462"/>
          <w:bookmarkStart w:id="3026" w:name="_Toc201318858"/>
          <w:bookmarkEnd w:id="3025"/>
          <w:bookmarkEnd w:id="3026"/>
        </w:del>
      </w:ins>
    </w:p>
    <w:p w14:paraId="6F197E0D" w14:textId="77777777" w:rsidR="00A11A36" w:rsidRPr="001C5F6C" w:rsidDel="002704DD" w:rsidRDefault="00A11A36">
      <w:pPr>
        <w:pStyle w:val="ListParagraph"/>
        <w:spacing w:after="0" w:line="276" w:lineRule="auto"/>
        <w:jc w:val="both"/>
        <w:rPr>
          <w:ins w:id="3027" w:author="Pamela Kakande Nabukhonzo" w:date="2025-06-09T22:16:00Z"/>
          <w:del w:id="3028" w:author="Rachel Shipsey" w:date="2025-06-10T17:17:00Z"/>
          <w:color w:val="000000"/>
          <w:szCs w:val="24"/>
        </w:rPr>
        <w:pPrChange w:id="3029" w:author="Rachel Shipsey" w:date="2025-06-23T15:41:00Z">
          <w:pPr>
            <w:spacing w:line="276" w:lineRule="auto"/>
            <w:jc w:val="both"/>
          </w:pPr>
        </w:pPrChange>
      </w:pPr>
      <w:ins w:id="3030" w:author="Pamela Kakande Nabukhonzo" w:date="2025-06-09T22:16:00Z">
        <w:del w:id="3031" w:author="Rachel Shipsey" w:date="2025-06-10T17:17:00Z">
          <w:r w:rsidRPr="001C5F6C" w:rsidDel="002704DD">
            <w:rPr>
              <w:color w:val="000000"/>
              <w:szCs w:val="24"/>
            </w:rPr>
            <w:delText>The Census Committee were developed at national, regional and district levels. At national level there were four committees which are:-</w:delText>
          </w:r>
          <w:bookmarkStart w:id="3032" w:name="_Toc201237463"/>
          <w:bookmarkStart w:id="3033" w:name="_Toc201318859"/>
          <w:bookmarkEnd w:id="3032"/>
          <w:bookmarkEnd w:id="3033"/>
        </w:del>
      </w:ins>
    </w:p>
    <w:p w14:paraId="4005ADD6" w14:textId="77777777" w:rsidR="00A11A36" w:rsidDel="002704DD" w:rsidRDefault="00A11A36">
      <w:pPr>
        <w:pStyle w:val="ListParagraph"/>
        <w:spacing w:after="0" w:line="276" w:lineRule="auto"/>
        <w:jc w:val="both"/>
        <w:rPr>
          <w:ins w:id="3034" w:author="Pamela Kakande Nabukhonzo" w:date="2025-06-09T22:16:00Z"/>
          <w:del w:id="3035" w:author="Rachel Shipsey" w:date="2025-06-10T17:17:00Z"/>
          <w:color w:val="000000"/>
          <w:szCs w:val="24"/>
        </w:rPr>
        <w:pPrChange w:id="3036" w:author="Rachel Shipsey" w:date="2025-06-23T15:41:00Z">
          <w:pPr>
            <w:pStyle w:val="ListParagraph"/>
            <w:numPr>
              <w:numId w:val="263"/>
            </w:numPr>
            <w:spacing w:line="276" w:lineRule="auto"/>
            <w:ind w:hanging="360"/>
            <w:jc w:val="both"/>
          </w:pPr>
        </w:pPrChange>
      </w:pPr>
      <w:ins w:id="3037" w:author="Pamela Kakande Nabukhonzo" w:date="2025-06-09T22:16:00Z">
        <w:del w:id="3038" w:author="Rachel Shipsey" w:date="2025-06-10T17:17:00Z">
          <w:r w:rsidRPr="001C5F6C" w:rsidDel="002704DD">
            <w:rPr>
              <w:color w:val="000000"/>
              <w:szCs w:val="24"/>
            </w:rPr>
            <w:delText>Central Census Committee is a national level Committee, co-chaired by the Prime Minister and the Second Vice President, Zanzibar to provide general guidelines and mobilise resources for Census undertaking;</w:delText>
          </w:r>
          <w:bookmarkStart w:id="3039" w:name="_Toc201237464"/>
          <w:bookmarkStart w:id="3040" w:name="_Toc201318860"/>
          <w:bookmarkEnd w:id="3039"/>
          <w:bookmarkEnd w:id="3040"/>
        </w:del>
      </w:ins>
    </w:p>
    <w:p w14:paraId="743C9609" w14:textId="77777777" w:rsidR="00A16727" w:rsidRPr="001C5F6C" w:rsidDel="002704DD" w:rsidRDefault="00A16727">
      <w:pPr>
        <w:pStyle w:val="ListParagraph"/>
        <w:spacing w:after="0" w:line="276" w:lineRule="auto"/>
        <w:jc w:val="both"/>
        <w:rPr>
          <w:ins w:id="3041" w:author="Pamela Kakande Nabukhonzo" w:date="2025-06-09T22:16:00Z"/>
          <w:del w:id="3042" w:author="Rachel Shipsey" w:date="2025-06-10T17:17:00Z"/>
          <w:color w:val="000000"/>
          <w:szCs w:val="24"/>
        </w:rPr>
        <w:pPrChange w:id="3043" w:author="Rachel Shipsey" w:date="2025-06-23T15:41:00Z">
          <w:pPr>
            <w:pStyle w:val="ListParagraph"/>
            <w:numPr>
              <w:numId w:val="263"/>
            </w:numPr>
            <w:spacing w:line="276" w:lineRule="auto"/>
            <w:ind w:hanging="360"/>
            <w:jc w:val="both"/>
          </w:pPr>
        </w:pPrChange>
      </w:pPr>
      <w:ins w:id="3044" w:author="Pamela Kakande Nabukhonzo" w:date="2025-06-09T22:16:00Z">
        <w:del w:id="3045" w:author="Rachel Shipsey" w:date="2025-06-10T17:17:00Z">
          <w:r w:rsidRPr="001C5F6C" w:rsidDel="002704DD">
            <w:rPr>
              <w:color w:val="000000"/>
              <w:szCs w:val="24"/>
            </w:rPr>
            <w:delText>National Advisory Committee, is the committee responsible for advising the Central Census Committee on all issues related to Census;</w:delText>
          </w:r>
          <w:bookmarkStart w:id="3046" w:name="_Toc201237465"/>
          <w:bookmarkStart w:id="3047" w:name="_Toc201318861"/>
          <w:bookmarkEnd w:id="3046"/>
          <w:bookmarkEnd w:id="3047"/>
        </w:del>
      </w:ins>
    </w:p>
    <w:p w14:paraId="5354C770" w14:textId="77777777" w:rsidR="00A16727" w:rsidRPr="001C5F6C" w:rsidDel="002704DD" w:rsidRDefault="00A16727">
      <w:pPr>
        <w:pStyle w:val="ListParagraph"/>
        <w:spacing w:after="0" w:line="276" w:lineRule="auto"/>
        <w:jc w:val="both"/>
        <w:rPr>
          <w:ins w:id="3048" w:author="Pamela Kakande Nabukhonzo" w:date="2025-06-09T22:16:00Z"/>
          <w:del w:id="3049" w:author="Rachel Shipsey" w:date="2025-06-10T17:17:00Z"/>
          <w:color w:val="000000"/>
          <w:szCs w:val="24"/>
        </w:rPr>
        <w:pPrChange w:id="3050" w:author="Rachel Shipsey" w:date="2025-06-23T15:41:00Z">
          <w:pPr>
            <w:pStyle w:val="ListParagraph"/>
            <w:numPr>
              <w:numId w:val="263"/>
            </w:numPr>
            <w:spacing w:line="276" w:lineRule="auto"/>
            <w:ind w:hanging="360"/>
            <w:jc w:val="both"/>
          </w:pPr>
        </w:pPrChange>
      </w:pPr>
      <w:ins w:id="3051" w:author="Pamela Kakande Nabukhonzo" w:date="2025-06-09T22:16:00Z">
        <w:del w:id="3052" w:author="Rachel Shipsey" w:date="2025-06-10T17:17:00Z">
          <w:r w:rsidRPr="001C5F6C" w:rsidDel="002704DD">
            <w:rPr>
              <w:color w:val="000000"/>
              <w:szCs w:val="24"/>
            </w:rPr>
            <w:delText>Collaborators’ forum is the forum for the Government, development partners and funding agencies that have contributed to the Census undertaking. Development partners and funding agencies will use this forum to monitor the progress of Census activities; and</w:delText>
          </w:r>
          <w:bookmarkStart w:id="3053" w:name="_Toc201237466"/>
          <w:bookmarkStart w:id="3054" w:name="_Toc201318862"/>
          <w:bookmarkEnd w:id="3053"/>
          <w:bookmarkEnd w:id="3054"/>
        </w:del>
      </w:ins>
    </w:p>
    <w:p w14:paraId="7673EA60" w14:textId="77777777" w:rsidR="00A16727" w:rsidRPr="001C5F6C" w:rsidDel="002704DD" w:rsidRDefault="00A16727">
      <w:pPr>
        <w:pStyle w:val="ListParagraph"/>
        <w:spacing w:after="0" w:line="276" w:lineRule="auto"/>
        <w:jc w:val="both"/>
        <w:rPr>
          <w:ins w:id="3055" w:author="Pamela Kakande Nabukhonzo" w:date="2025-06-09T22:16:00Z"/>
          <w:del w:id="3056" w:author="Rachel Shipsey" w:date="2025-06-10T17:17:00Z"/>
          <w:color w:val="000000"/>
          <w:szCs w:val="24"/>
        </w:rPr>
        <w:pPrChange w:id="3057" w:author="Rachel Shipsey" w:date="2025-06-23T15:41:00Z">
          <w:pPr>
            <w:pStyle w:val="ListParagraph"/>
            <w:numPr>
              <w:numId w:val="263"/>
            </w:numPr>
            <w:spacing w:line="276" w:lineRule="auto"/>
            <w:ind w:hanging="360"/>
            <w:jc w:val="both"/>
          </w:pPr>
        </w:pPrChange>
      </w:pPr>
      <w:ins w:id="3058" w:author="Pamela Kakande Nabukhonzo" w:date="2025-06-09T22:16:00Z">
        <w:del w:id="3059" w:author="Rachel Shipsey" w:date="2025-06-10T17:17:00Z">
          <w:r w:rsidRPr="001C5F6C" w:rsidDel="002704DD">
            <w:rPr>
              <w:color w:val="000000"/>
              <w:szCs w:val="24"/>
            </w:rPr>
            <w:delText>Technical Advisory Committee is a group of experts responsible for technical issues pertaining to the census undertaking.</w:delText>
          </w:r>
          <w:bookmarkStart w:id="3060" w:name="_Toc201237467"/>
          <w:bookmarkStart w:id="3061" w:name="_Toc201318863"/>
          <w:bookmarkEnd w:id="3060"/>
          <w:bookmarkEnd w:id="3061"/>
        </w:del>
      </w:ins>
    </w:p>
    <w:p w14:paraId="57F36B25" w14:textId="77777777" w:rsidR="00A16727" w:rsidRPr="001C5F6C" w:rsidDel="002704DD" w:rsidRDefault="00A16727">
      <w:pPr>
        <w:pStyle w:val="ListParagraph"/>
        <w:spacing w:after="0" w:line="276" w:lineRule="auto"/>
        <w:jc w:val="both"/>
        <w:rPr>
          <w:ins w:id="3062" w:author="Pamela Kakande Nabukhonzo" w:date="2025-06-09T22:16:00Z"/>
          <w:del w:id="3063" w:author="Rachel Shipsey" w:date="2025-06-10T17:17:00Z"/>
          <w:color w:val="000000"/>
          <w:szCs w:val="24"/>
        </w:rPr>
        <w:pPrChange w:id="3064" w:author="Rachel Shipsey" w:date="2025-06-23T15:41:00Z">
          <w:pPr>
            <w:spacing w:line="276" w:lineRule="auto"/>
            <w:jc w:val="both"/>
          </w:pPr>
        </w:pPrChange>
      </w:pPr>
      <w:ins w:id="3065" w:author="Pamela Kakande Nabukhonzo" w:date="2025-06-09T22:16:00Z">
        <w:del w:id="3066" w:author="Rachel Shipsey" w:date="2025-06-10T17:17:00Z">
          <w:r w:rsidRPr="001C5F6C" w:rsidDel="002704DD">
            <w:rPr>
              <w:color w:val="000000"/>
              <w:szCs w:val="24"/>
            </w:rPr>
            <w:delText>Regional and District Census Committees was responsible for Census implementation in the respective region. This committee facilitated all logistics related to the Census at regional/district level. The Committee will also be responsible for publicity and advocacy of the Census undertaking at regional/district level.</w:delText>
          </w:r>
          <w:bookmarkStart w:id="3067" w:name="_Toc201237468"/>
          <w:bookmarkStart w:id="3068" w:name="_Toc201318864"/>
          <w:bookmarkEnd w:id="3067"/>
          <w:bookmarkEnd w:id="3068"/>
        </w:del>
      </w:ins>
    </w:p>
    <w:p w14:paraId="7A74FF84" w14:textId="77777777" w:rsidR="00A16727" w:rsidRPr="001C5F6C" w:rsidDel="002704DD" w:rsidRDefault="00A16727">
      <w:pPr>
        <w:pStyle w:val="ListParagraph"/>
        <w:spacing w:after="0" w:line="276" w:lineRule="auto"/>
        <w:jc w:val="both"/>
        <w:rPr>
          <w:ins w:id="3069" w:author="Pamela Kakande Nabukhonzo" w:date="2025-06-09T22:16:00Z"/>
          <w:del w:id="3070" w:author="Rachel Shipsey" w:date="2025-06-10T17:17:00Z"/>
          <w:color w:val="000000"/>
          <w:szCs w:val="24"/>
        </w:rPr>
        <w:pPrChange w:id="3071" w:author="Rachel Shipsey" w:date="2025-06-23T15:41:00Z">
          <w:pPr>
            <w:pStyle w:val="ListParagraph"/>
            <w:numPr>
              <w:numId w:val="267"/>
            </w:numPr>
            <w:tabs>
              <w:tab w:val="num" w:pos="720"/>
            </w:tabs>
            <w:spacing w:line="276" w:lineRule="auto"/>
            <w:ind w:hanging="360"/>
            <w:jc w:val="both"/>
          </w:pPr>
        </w:pPrChange>
      </w:pPr>
      <w:bookmarkStart w:id="3072" w:name="_Toc201237469"/>
      <w:bookmarkStart w:id="3073" w:name="_Toc201318865"/>
      <w:bookmarkEnd w:id="3072"/>
      <w:bookmarkEnd w:id="3073"/>
    </w:p>
    <w:p w14:paraId="1982C938" w14:textId="77777777" w:rsidR="00A11A36" w:rsidRPr="008621DF" w:rsidDel="002704DD" w:rsidRDefault="00A11A36">
      <w:pPr>
        <w:pStyle w:val="ListParagraph"/>
        <w:spacing w:after="0" w:line="276" w:lineRule="auto"/>
        <w:jc w:val="both"/>
        <w:rPr>
          <w:del w:id="3074" w:author="Rachel Shipsey" w:date="2025-06-10T17:17:00Z"/>
        </w:rPr>
        <w:pPrChange w:id="3075" w:author="Rachel Shipsey" w:date="2025-06-23T15:41:00Z">
          <w:pPr>
            <w:spacing w:after="0" w:line="276" w:lineRule="auto"/>
            <w:jc w:val="both"/>
          </w:pPr>
        </w:pPrChange>
      </w:pPr>
      <w:bookmarkStart w:id="3076" w:name="_Toc201237470"/>
      <w:bookmarkStart w:id="3077" w:name="_Toc201318866"/>
      <w:bookmarkEnd w:id="3076"/>
      <w:bookmarkEnd w:id="3077"/>
    </w:p>
    <w:p w14:paraId="75B44837" w14:textId="77777777" w:rsidR="00B27BAD" w:rsidRPr="008621DF" w:rsidDel="002704DD" w:rsidRDefault="00B27BAD">
      <w:pPr>
        <w:pStyle w:val="ListParagraph"/>
        <w:spacing w:after="0" w:line="276" w:lineRule="auto"/>
        <w:jc w:val="both"/>
        <w:rPr>
          <w:del w:id="3078" w:author="Rachel Shipsey" w:date="2025-06-10T17:17:00Z"/>
        </w:rPr>
        <w:pPrChange w:id="3079" w:author="Rachel Shipsey" w:date="2025-06-23T15:41:00Z">
          <w:pPr>
            <w:spacing w:after="0" w:line="276" w:lineRule="auto"/>
            <w:jc w:val="both"/>
          </w:pPr>
        </w:pPrChange>
      </w:pPr>
      <w:del w:id="3080" w:author="Rachel Shipsey" w:date="2025-06-10T17:17:00Z">
        <w:r w:rsidRPr="008621DF" w:rsidDel="002704DD">
          <w:delText>Sierra Leone</w:delText>
        </w:r>
        <w:bookmarkStart w:id="3081" w:name="_Toc201237471"/>
        <w:bookmarkStart w:id="3082" w:name="_Toc201318867"/>
        <w:bookmarkEnd w:id="3081"/>
        <w:bookmarkEnd w:id="3082"/>
      </w:del>
    </w:p>
    <w:p w14:paraId="20435B52" w14:textId="77777777" w:rsidR="00B27BAD" w:rsidRPr="00543B4C" w:rsidDel="002704DD" w:rsidRDefault="00B27BAD">
      <w:pPr>
        <w:pStyle w:val="ListParagraph"/>
        <w:spacing w:after="0" w:line="276" w:lineRule="auto"/>
        <w:jc w:val="both"/>
        <w:rPr>
          <w:del w:id="3083" w:author="Rachel Shipsey" w:date="2025-06-10T17:17:00Z"/>
          <w:sz w:val="20"/>
          <w:szCs w:val="20"/>
        </w:rPr>
        <w:pPrChange w:id="308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085" w:author="Rachel Shipsey" w:date="2025-06-10T17:17:00Z">
        <w:r w:rsidRPr="00543B4C" w:rsidDel="002704DD">
          <w:rPr>
            <w:sz w:val="20"/>
            <w:szCs w:val="20"/>
          </w:rPr>
          <w:delText xml:space="preserve">The existing legal basis for Population and Housing Censuses has provision for the appointment of a Census Advisory Committee to provide policy guidelines, mobilize the necessary resources for the Census, and generally act as the link between the Government and the Census Secretariat. </w:delText>
        </w:r>
        <w:bookmarkStart w:id="3086" w:name="_Toc201237472"/>
        <w:bookmarkStart w:id="3087" w:name="_Toc201318868"/>
        <w:bookmarkEnd w:id="3086"/>
        <w:bookmarkEnd w:id="3087"/>
      </w:del>
    </w:p>
    <w:p w14:paraId="53131DA6" w14:textId="77777777" w:rsidR="00B27BAD" w:rsidRPr="00543B4C" w:rsidDel="002704DD" w:rsidRDefault="00B27BAD">
      <w:pPr>
        <w:pStyle w:val="ListParagraph"/>
        <w:spacing w:after="0" w:line="276" w:lineRule="auto"/>
        <w:jc w:val="both"/>
        <w:rPr>
          <w:del w:id="3088" w:author="Rachel Shipsey" w:date="2025-06-10T17:17:00Z"/>
          <w:sz w:val="20"/>
          <w:szCs w:val="20"/>
        </w:rPr>
        <w:pPrChange w:id="308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090" w:name="_Toc201237473"/>
      <w:bookmarkStart w:id="3091" w:name="_Toc201318869"/>
      <w:bookmarkEnd w:id="3090"/>
      <w:bookmarkEnd w:id="3091"/>
    </w:p>
    <w:p w14:paraId="1F654060" w14:textId="002C6E75" w:rsidR="00B27BAD" w:rsidRPr="00543B4C" w:rsidDel="002704DD" w:rsidRDefault="00B27BAD">
      <w:pPr>
        <w:pStyle w:val="ListParagraph"/>
        <w:spacing w:after="0" w:line="276" w:lineRule="auto"/>
        <w:jc w:val="both"/>
        <w:rPr>
          <w:del w:id="3092" w:author="Rachel Shipsey" w:date="2025-06-10T17:17:00Z"/>
          <w:sz w:val="20"/>
          <w:szCs w:val="20"/>
        </w:rPr>
        <w:pPrChange w:id="309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094" w:author="Rachel Shipsey" w:date="2025-06-10T17:17:00Z">
        <w:r w:rsidRPr="00543B4C" w:rsidDel="002704DD">
          <w:rPr>
            <w:sz w:val="20"/>
            <w:szCs w:val="20"/>
          </w:rPr>
          <w:delText xml:space="preserve">A Census Secretariat was set up with the NSO’s regional and district offices headed by statisticians serving as the field arm.  Census Technical Committee was established to address all the technical aspects of the </w:delText>
        </w:r>
        <w:r w:rsidR="00A56038" w:rsidRPr="00543B4C" w:rsidDel="002704DD">
          <w:rPr>
            <w:sz w:val="20"/>
            <w:szCs w:val="20"/>
          </w:rPr>
          <w:delText>census,</w:delText>
        </w:r>
        <w:r w:rsidRPr="00543B4C" w:rsidDel="002704DD">
          <w:rPr>
            <w:sz w:val="20"/>
            <w:szCs w:val="20"/>
          </w:rPr>
          <w:delText xml:space="preserve"> and it drew its membership from technical Units of the NSO, various Ministries Departments and Agencies, the Universities, National Population Commission, Civil Societies, and development partners/donor agencies like the UNCT, DFID, EU, World Bank, ADB etc. </w:delText>
        </w:r>
        <w:bookmarkStart w:id="3095" w:name="_Toc201237474"/>
        <w:bookmarkStart w:id="3096" w:name="_Toc201318870"/>
        <w:bookmarkEnd w:id="3095"/>
        <w:bookmarkEnd w:id="3096"/>
      </w:del>
    </w:p>
    <w:p w14:paraId="0A6358E7" w14:textId="77777777" w:rsidR="00B27BAD" w:rsidRPr="00543B4C" w:rsidDel="002704DD" w:rsidRDefault="00B27BAD">
      <w:pPr>
        <w:pStyle w:val="ListParagraph"/>
        <w:spacing w:after="0" w:line="276" w:lineRule="auto"/>
        <w:jc w:val="both"/>
        <w:rPr>
          <w:del w:id="3097" w:author="Rachel Shipsey" w:date="2025-06-10T17:17:00Z"/>
          <w:sz w:val="20"/>
          <w:szCs w:val="20"/>
        </w:rPr>
        <w:pPrChange w:id="309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099" w:name="_Toc201237475"/>
      <w:bookmarkStart w:id="3100" w:name="_Toc201318871"/>
      <w:bookmarkEnd w:id="3099"/>
      <w:bookmarkEnd w:id="3100"/>
    </w:p>
    <w:p w14:paraId="205647F9" w14:textId="77777777" w:rsidR="00B27BAD" w:rsidRPr="00543B4C" w:rsidDel="002704DD" w:rsidRDefault="00B27BAD">
      <w:pPr>
        <w:pStyle w:val="ListParagraph"/>
        <w:spacing w:after="0" w:line="276" w:lineRule="auto"/>
        <w:jc w:val="both"/>
        <w:rPr>
          <w:del w:id="3101" w:author="Rachel Shipsey" w:date="2025-06-10T17:17:00Z"/>
          <w:sz w:val="20"/>
          <w:szCs w:val="20"/>
        </w:rPr>
        <w:pPrChange w:id="310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103" w:author="Rachel Shipsey" w:date="2025-06-10T17:17:00Z">
        <w:r w:rsidRPr="00543B4C" w:rsidDel="002704DD">
          <w:rPr>
            <w:sz w:val="20"/>
            <w:szCs w:val="20"/>
          </w:rPr>
          <w:delText xml:space="preserve">Census Communication, Publicity and Advocacy Committee was established to inform and prepare the public about census activities and the need for everyone to cooperate during the census exercise. </w:delText>
        </w:r>
        <w:bookmarkStart w:id="3104" w:name="_Toc201237476"/>
        <w:bookmarkStart w:id="3105" w:name="_Toc201318872"/>
        <w:bookmarkEnd w:id="3104"/>
        <w:bookmarkEnd w:id="3105"/>
      </w:del>
    </w:p>
    <w:p w14:paraId="2913DBD2" w14:textId="77777777" w:rsidR="00B27BAD" w:rsidRPr="00543B4C" w:rsidDel="002704DD" w:rsidRDefault="00B27BAD">
      <w:pPr>
        <w:pStyle w:val="ListParagraph"/>
        <w:spacing w:after="0" w:line="276" w:lineRule="auto"/>
        <w:jc w:val="both"/>
        <w:rPr>
          <w:del w:id="3106" w:author="Rachel Shipsey" w:date="2025-06-10T17:17:00Z"/>
          <w:sz w:val="20"/>
          <w:szCs w:val="20"/>
        </w:rPr>
        <w:pPrChange w:id="310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108" w:name="_Toc201237477"/>
      <w:bookmarkStart w:id="3109" w:name="_Toc201318873"/>
      <w:bookmarkEnd w:id="3108"/>
      <w:bookmarkEnd w:id="3109"/>
    </w:p>
    <w:p w14:paraId="79E4E240" w14:textId="13751BA4" w:rsidR="00B27BAD" w:rsidRPr="00543B4C" w:rsidDel="002704DD" w:rsidRDefault="009417F6">
      <w:pPr>
        <w:pStyle w:val="ListParagraph"/>
        <w:spacing w:after="0" w:line="276" w:lineRule="auto"/>
        <w:jc w:val="both"/>
        <w:rPr>
          <w:del w:id="3110" w:author="Rachel Shipsey" w:date="2025-06-10T17:17:00Z"/>
          <w:sz w:val="20"/>
          <w:szCs w:val="20"/>
        </w:rPr>
        <w:pPrChange w:id="311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112" w:author="Rachel Shipsey" w:date="2025-06-10T17:17:00Z">
        <w:r w:rsidRPr="00543B4C" w:rsidDel="002704DD">
          <w:rPr>
            <w:sz w:val="20"/>
            <w:szCs w:val="20"/>
          </w:rPr>
          <w:delText>Outsourcing</w:delText>
        </w:r>
        <w:r w:rsidR="00B27BAD" w:rsidRPr="00543B4C" w:rsidDel="002704DD">
          <w:rPr>
            <w:sz w:val="20"/>
            <w:szCs w:val="20"/>
          </w:rPr>
          <w:delText xml:space="preserve"> technical support was done and consultancy support was provided by UNFPA/World Bank/ UNECA. Technical backstopping was in the fields of census organization, census desk top review, census quality control and evaluation, census communication/operational control, electronic programming of questionnaire/analysis (mapping/listing of localities, data processing/ data base management and data analysis/ dissemination.</w:delText>
        </w:r>
        <w:bookmarkStart w:id="3113" w:name="_Toc201237478"/>
        <w:bookmarkStart w:id="3114" w:name="_Toc201318874"/>
        <w:bookmarkEnd w:id="3113"/>
        <w:bookmarkEnd w:id="3114"/>
      </w:del>
    </w:p>
    <w:p w14:paraId="6ECF2602" w14:textId="77777777" w:rsidR="006B59B8" w:rsidDel="002704DD" w:rsidRDefault="006B59B8">
      <w:pPr>
        <w:pStyle w:val="ListParagraph"/>
        <w:spacing w:after="0" w:line="276" w:lineRule="auto"/>
        <w:jc w:val="both"/>
        <w:rPr>
          <w:del w:id="3115" w:author="Rachel Shipsey" w:date="2025-06-10T17:17:00Z"/>
        </w:rPr>
        <w:pPrChange w:id="3116" w:author="Rachel Shipsey" w:date="2025-06-23T15:41:00Z">
          <w:pPr>
            <w:pStyle w:val="Heading2"/>
            <w:numPr>
              <w:ilvl w:val="0"/>
              <w:numId w:val="152"/>
            </w:numPr>
            <w:ind w:left="1440" w:hanging="360"/>
          </w:pPr>
        </w:pPrChange>
      </w:pPr>
      <w:del w:id="3117" w:author="Rachel Shipsey" w:date="2025-06-10T17:17:00Z">
        <w:r w:rsidDel="002704DD">
          <w:delText>Challenges and lessons learnt</w:delText>
        </w:r>
        <w:bookmarkStart w:id="3118" w:name="_Toc201237479"/>
        <w:bookmarkStart w:id="3119" w:name="_Toc201318875"/>
        <w:bookmarkEnd w:id="3118"/>
        <w:bookmarkEnd w:id="3119"/>
      </w:del>
    </w:p>
    <w:p w14:paraId="5335FC28" w14:textId="6963E412" w:rsidR="00B27BAD" w:rsidRPr="008621DF" w:rsidDel="002704DD" w:rsidRDefault="002E52A9">
      <w:pPr>
        <w:pStyle w:val="ListParagraph"/>
        <w:spacing w:after="0" w:line="276" w:lineRule="auto"/>
        <w:jc w:val="both"/>
        <w:rPr>
          <w:del w:id="3120" w:author="Rachel Shipsey" w:date="2025-06-10T17:17:00Z"/>
        </w:rPr>
        <w:pPrChange w:id="3121" w:author="Rachel Shipsey" w:date="2025-06-23T15:41:00Z">
          <w:pPr>
            <w:spacing w:after="0" w:line="276" w:lineRule="auto"/>
            <w:jc w:val="both"/>
          </w:pPr>
        </w:pPrChange>
      </w:pPr>
      <w:del w:id="3122" w:author="Rachel Shipsey" w:date="2025-06-10T17:17:00Z">
        <w:r w:rsidDel="002704DD">
          <w:delText xml:space="preserve">Some of the </w:delText>
        </w:r>
        <w:r w:rsidR="009F757E" w:rsidDel="002704DD">
          <w:delText xml:space="preserve">observed </w:delText>
        </w:r>
        <w:r w:rsidR="00C559FC" w:rsidDel="002704DD">
          <w:delText>ch</w:delText>
        </w:r>
        <w:r w:rsidR="00C4078A" w:rsidDel="002704DD">
          <w:delText xml:space="preserve">allenges and </w:delText>
        </w:r>
        <w:r w:rsidR="00B27BAD" w:rsidRPr="008621DF" w:rsidDel="002704DD">
          <w:delText>lessons learned</w:delText>
        </w:r>
        <w:r w:rsidR="00B27BAD" w:rsidDel="002704DD">
          <w:delText xml:space="preserve"> in </w:delText>
        </w:r>
        <w:r w:rsidR="009F757E" w:rsidDel="002704DD">
          <w:delText>the establishment</w:delText>
        </w:r>
        <w:r w:rsidR="00B27BAD" w:rsidDel="002704DD">
          <w:delText xml:space="preserve"> of implementation committees</w:delText>
        </w:r>
        <w:r w:rsidR="00B27BAD" w:rsidRPr="008621DF" w:rsidDel="002704DD">
          <w:delText xml:space="preserve"> include:</w:delText>
        </w:r>
        <w:bookmarkStart w:id="3123" w:name="_Toc201237480"/>
        <w:bookmarkStart w:id="3124" w:name="_Toc201318876"/>
        <w:bookmarkEnd w:id="3123"/>
        <w:bookmarkEnd w:id="3124"/>
      </w:del>
    </w:p>
    <w:p w14:paraId="59176A10" w14:textId="0CB01538" w:rsidR="00B27BAD" w:rsidDel="002704DD" w:rsidRDefault="00B27BAD">
      <w:pPr>
        <w:pStyle w:val="ListParagraph"/>
        <w:spacing w:after="0" w:line="276" w:lineRule="auto"/>
        <w:jc w:val="both"/>
        <w:rPr>
          <w:del w:id="3125" w:author="Rachel Shipsey" w:date="2025-06-10T17:17:00Z"/>
        </w:rPr>
        <w:pPrChange w:id="3126" w:author="Rachel Shipsey" w:date="2025-06-23T15:41:00Z">
          <w:pPr>
            <w:pStyle w:val="ListParagraph"/>
            <w:numPr>
              <w:numId w:val="15"/>
            </w:numPr>
            <w:tabs>
              <w:tab w:val="left" w:pos="360"/>
            </w:tabs>
            <w:spacing w:after="0" w:line="276" w:lineRule="auto"/>
            <w:ind w:left="630" w:hanging="270"/>
            <w:jc w:val="both"/>
          </w:pPr>
        </w:pPrChange>
      </w:pPr>
      <w:del w:id="3127" w:author="Rachel Shipsey" w:date="2025-06-10T17:17:00Z">
        <w:r w:rsidDel="002704DD">
          <w:delText>Inconsistency in attendance of committee meeting</w:delText>
        </w:r>
        <w:r w:rsidR="002E52A9" w:rsidDel="002704DD">
          <w:delText>s with</w:delText>
        </w:r>
        <w:r w:rsidDel="002704DD">
          <w:delText xml:space="preserve"> s</w:delText>
        </w:r>
        <w:r w:rsidRPr="008621DF" w:rsidDel="002704DD">
          <w:delText xml:space="preserve">ome key stakeholders </w:delText>
        </w:r>
        <w:r w:rsidDel="002704DD">
          <w:delText>send</w:delText>
        </w:r>
        <w:r w:rsidR="009F5A3F" w:rsidDel="002704DD">
          <w:delText xml:space="preserve">ing </w:delText>
        </w:r>
        <w:r w:rsidRPr="008621DF" w:rsidDel="002704DD">
          <w:delText xml:space="preserve">different representatives </w:delText>
        </w:r>
        <w:r w:rsidDel="002704DD">
          <w:delText xml:space="preserve">to </w:delText>
        </w:r>
        <w:r w:rsidRPr="008621DF" w:rsidDel="002704DD">
          <w:delText xml:space="preserve">attend </w:delText>
        </w:r>
        <w:r w:rsidDel="002704DD">
          <w:delText>committee</w:delText>
        </w:r>
        <w:r w:rsidRPr="008621DF" w:rsidDel="002704DD">
          <w:delText xml:space="preserve"> meetings</w:delText>
        </w:r>
        <w:r w:rsidR="009F5A3F" w:rsidDel="002704DD">
          <w:delText>. This resulted in</w:delText>
        </w:r>
        <w:r w:rsidDel="002704DD">
          <w:delText xml:space="preserve"> </w:delText>
        </w:r>
        <w:r w:rsidRPr="008621DF" w:rsidDel="002704DD">
          <w:delText>inconsistent and limited</w:delText>
        </w:r>
        <w:r w:rsidR="009F5A3F" w:rsidDel="002704DD">
          <w:delText xml:space="preserve"> contributions.</w:delText>
        </w:r>
        <w:bookmarkStart w:id="3128" w:name="_Toc201237481"/>
        <w:bookmarkStart w:id="3129" w:name="_Toc201318877"/>
        <w:bookmarkEnd w:id="3128"/>
        <w:bookmarkEnd w:id="3129"/>
      </w:del>
    </w:p>
    <w:p w14:paraId="724CD85A" w14:textId="7E9D3BA7" w:rsidR="00B27BAD" w:rsidDel="002704DD" w:rsidRDefault="00B27BAD">
      <w:pPr>
        <w:pStyle w:val="ListParagraph"/>
        <w:spacing w:after="0" w:line="276" w:lineRule="auto"/>
        <w:jc w:val="both"/>
        <w:rPr>
          <w:del w:id="3130" w:author="Rachel Shipsey" w:date="2025-06-10T17:17:00Z"/>
        </w:rPr>
        <w:pPrChange w:id="3131" w:author="Rachel Shipsey" w:date="2025-06-23T15:41:00Z">
          <w:pPr>
            <w:pStyle w:val="ListParagraph"/>
            <w:numPr>
              <w:numId w:val="15"/>
            </w:numPr>
            <w:tabs>
              <w:tab w:val="left" w:pos="360"/>
            </w:tabs>
            <w:spacing w:after="0" w:line="276" w:lineRule="auto"/>
            <w:ind w:left="630" w:hanging="270"/>
            <w:jc w:val="both"/>
          </w:pPr>
        </w:pPrChange>
      </w:pPr>
      <w:del w:id="3132" w:author="Rachel Shipsey" w:date="2025-06-10T17:17:00Z">
        <w:r w:rsidRPr="577E8364" w:rsidDel="002704DD">
          <w:delText>Some key stakeholders failed to attend the meetings and only appeared when it was too late into implementation. This</w:delText>
        </w:r>
        <w:r w:rsidR="00061550" w:rsidDel="002704DD">
          <w:delText xml:space="preserve"> challenged</w:delText>
        </w:r>
        <w:r w:rsidRPr="577E8364" w:rsidDel="002704DD">
          <w:delText xml:space="preserve"> the </w:delText>
        </w:r>
        <w:r w:rsidR="006C069D" w:rsidRPr="577E8364" w:rsidDel="002704DD">
          <w:delText>committee’s</w:delText>
        </w:r>
        <w:r w:rsidRPr="577E8364" w:rsidDel="002704DD">
          <w:delText xml:space="preserve"> </w:delText>
        </w:r>
        <w:r w:rsidR="00061550" w:rsidDel="002704DD">
          <w:delText>ability to</w:delText>
        </w:r>
        <w:r w:rsidRPr="577E8364" w:rsidDel="002704DD">
          <w:delText xml:space="preserve"> track and </w:delText>
        </w:r>
        <w:r w:rsidR="43E1575F" w:rsidRPr="577E8364" w:rsidDel="002704DD">
          <w:delText>follow-up</w:delText>
        </w:r>
        <w:r w:rsidRPr="577E8364" w:rsidDel="002704DD">
          <w:delText xml:space="preserve"> on the deliberations. </w:delText>
        </w:r>
        <w:bookmarkStart w:id="3133" w:name="_Toc201237482"/>
        <w:bookmarkStart w:id="3134" w:name="_Toc201318878"/>
        <w:bookmarkEnd w:id="3133"/>
        <w:bookmarkEnd w:id="3134"/>
      </w:del>
    </w:p>
    <w:p w14:paraId="0914EE28" w14:textId="35AA74B9" w:rsidR="00B27BAD" w:rsidRPr="00820C32" w:rsidDel="002704DD" w:rsidRDefault="00820C32">
      <w:pPr>
        <w:pStyle w:val="ListParagraph"/>
        <w:spacing w:after="0" w:line="276" w:lineRule="auto"/>
        <w:jc w:val="both"/>
        <w:rPr>
          <w:del w:id="3135" w:author="Rachel Shipsey" w:date="2025-06-10T17:17:00Z"/>
        </w:rPr>
        <w:pPrChange w:id="3136" w:author="Rachel Shipsey" w:date="2025-06-23T15:41:00Z">
          <w:pPr>
            <w:pStyle w:val="ListParagraph"/>
            <w:numPr>
              <w:numId w:val="15"/>
            </w:numPr>
            <w:tabs>
              <w:tab w:val="left" w:pos="360"/>
            </w:tabs>
            <w:spacing w:after="0" w:line="276" w:lineRule="auto"/>
            <w:ind w:left="630" w:hanging="270"/>
            <w:jc w:val="both"/>
          </w:pPr>
        </w:pPrChange>
      </w:pPr>
      <w:del w:id="3137" w:author="Rachel Shipsey" w:date="2025-06-10T17:17:00Z">
        <w:r w:rsidRPr="00820C32" w:rsidDel="002704DD">
          <w:delText>I</w:delText>
        </w:r>
        <w:r w:rsidR="001F416F" w:rsidDel="002704DD">
          <w:delText xml:space="preserve">n some </w:delText>
        </w:r>
        <w:r w:rsidR="00B81BD1" w:rsidDel="002704DD">
          <w:delText>cases, there were i</w:delText>
        </w:r>
        <w:r w:rsidRPr="00820C32" w:rsidDel="002704DD">
          <w:delText xml:space="preserve">nsufficient </w:delText>
        </w:r>
        <w:r w:rsidR="006E57F2" w:rsidRPr="00820C32" w:rsidDel="002704DD">
          <w:delText xml:space="preserve">capacity and </w:delText>
        </w:r>
        <w:r w:rsidRPr="00820C32" w:rsidDel="002704DD">
          <w:delText xml:space="preserve">number of </w:delText>
        </w:r>
        <w:r w:rsidR="006E57F2" w:rsidRPr="00820C32" w:rsidDel="002704DD">
          <w:delText xml:space="preserve">staff </w:delText>
        </w:r>
        <w:r w:rsidR="006E57F2" w:rsidDel="002704DD">
          <w:delText xml:space="preserve">in the </w:delText>
        </w:r>
        <w:r w:rsidRPr="00820C32" w:rsidDel="002704DD">
          <w:delText>implementing agency</w:delText>
        </w:r>
        <w:r w:rsidR="006E57F2" w:rsidDel="002704DD">
          <w:delText>,</w:delText>
        </w:r>
        <w:r w:rsidRPr="00820C32" w:rsidDel="002704DD">
          <w:delText xml:space="preserve"> result</w:delText>
        </w:r>
        <w:r w:rsidR="006E57F2" w:rsidDel="002704DD">
          <w:delText>ing</w:delText>
        </w:r>
        <w:r w:rsidRPr="00820C32" w:rsidDel="002704DD">
          <w:delText xml:space="preserve"> in late </w:delText>
        </w:r>
        <w:r w:rsidR="00B27BAD" w:rsidRPr="00820C32" w:rsidDel="002704DD">
          <w:delText xml:space="preserve">inauguration </w:delText>
        </w:r>
        <w:r w:rsidR="00957FC1" w:rsidDel="002704DD">
          <w:delText xml:space="preserve">of </w:delText>
        </w:r>
        <w:r w:rsidR="00B27BAD" w:rsidRPr="00820C32" w:rsidDel="002704DD">
          <w:delText>census committees</w:delText>
        </w:r>
        <w:r w:rsidR="003A3AE3" w:rsidDel="002704DD">
          <w:delText xml:space="preserve"> hence failure to</w:delText>
        </w:r>
        <w:r w:rsidR="00B27BAD" w:rsidRPr="00820C32" w:rsidDel="002704DD">
          <w:delText xml:space="preserve"> </w:delText>
        </w:r>
        <w:r w:rsidR="00957FC1" w:rsidDel="002704DD">
          <w:delText>secur</w:delText>
        </w:r>
        <w:r w:rsidR="003A3AE3" w:rsidDel="002704DD">
          <w:delText xml:space="preserve">e </w:delText>
        </w:r>
        <w:r w:rsidR="00957FC1" w:rsidDel="002704DD">
          <w:delText>adequate representation.</w:delText>
        </w:r>
        <w:bookmarkStart w:id="3138" w:name="_Toc201237483"/>
        <w:bookmarkStart w:id="3139" w:name="_Toc201318879"/>
        <w:bookmarkEnd w:id="3138"/>
        <w:bookmarkEnd w:id="3139"/>
      </w:del>
    </w:p>
    <w:p w14:paraId="030138F2" w14:textId="13B3423E" w:rsidR="00B27BAD" w:rsidRPr="008621DF" w:rsidDel="002704DD" w:rsidRDefault="00B27BAD">
      <w:pPr>
        <w:pStyle w:val="ListParagraph"/>
        <w:spacing w:after="0" w:line="276" w:lineRule="auto"/>
        <w:jc w:val="both"/>
        <w:rPr>
          <w:del w:id="3140" w:author="Rachel Shipsey" w:date="2025-06-10T17:17:00Z"/>
        </w:rPr>
        <w:pPrChange w:id="3141" w:author="Rachel Shipsey" w:date="2025-06-23T15:41:00Z">
          <w:pPr>
            <w:pStyle w:val="ListParagraph"/>
            <w:numPr>
              <w:numId w:val="15"/>
            </w:numPr>
            <w:tabs>
              <w:tab w:val="left" w:pos="360"/>
            </w:tabs>
            <w:spacing w:after="0" w:line="276" w:lineRule="auto"/>
            <w:ind w:left="630" w:hanging="270"/>
            <w:jc w:val="both"/>
          </w:pPr>
        </w:pPrChange>
      </w:pPr>
      <w:del w:id="3142" w:author="Rachel Shipsey" w:date="2025-06-10T17:17:00Z">
        <w:r w:rsidDel="002704DD">
          <w:delText xml:space="preserve">Some sub national committees </w:delText>
        </w:r>
        <w:r w:rsidR="00957FC1" w:rsidDel="002704DD">
          <w:delText xml:space="preserve">were not uniformly </w:delText>
        </w:r>
        <w:r w:rsidR="00697390" w:rsidDel="002704DD">
          <w:delText>represented,</w:delText>
        </w:r>
        <w:r w:rsidR="00957FC1" w:rsidDel="002704DD">
          <w:delText xml:space="preserve"> which affected implementation </w:delText>
        </w:r>
        <w:r w:rsidR="001E249D" w:rsidDel="002704DD">
          <w:delText>modalities and disadvantaged some sub national administrative units.</w:delText>
        </w:r>
        <w:bookmarkStart w:id="3143" w:name="_Toc201237484"/>
        <w:bookmarkStart w:id="3144" w:name="_Toc201318880"/>
        <w:bookmarkEnd w:id="3143"/>
        <w:bookmarkEnd w:id="3144"/>
      </w:del>
    </w:p>
    <w:p w14:paraId="60F2492B" w14:textId="3EBD89B1" w:rsidR="00B27BAD" w:rsidDel="002704DD" w:rsidRDefault="00B27BAD">
      <w:pPr>
        <w:pStyle w:val="ListParagraph"/>
        <w:spacing w:after="0" w:line="276" w:lineRule="auto"/>
        <w:jc w:val="both"/>
        <w:rPr>
          <w:del w:id="3145" w:author="Rachel Shipsey" w:date="2025-06-10T17:17:00Z"/>
        </w:rPr>
        <w:pPrChange w:id="3146" w:author="Rachel Shipsey" w:date="2025-06-23T15:41:00Z">
          <w:pPr>
            <w:pStyle w:val="ListParagraph"/>
            <w:numPr>
              <w:numId w:val="15"/>
            </w:numPr>
            <w:tabs>
              <w:tab w:val="left" w:pos="360"/>
            </w:tabs>
            <w:spacing w:after="0" w:line="276" w:lineRule="auto"/>
            <w:ind w:left="630" w:hanging="270"/>
            <w:jc w:val="both"/>
          </w:pPr>
        </w:pPrChange>
      </w:pPr>
      <w:del w:id="3147" w:author="Rachel Shipsey" w:date="2025-06-10T17:17:00Z">
        <w:r w:rsidRPr="002455E8" w:rsidDel="002704DD">
          <w:delText>Conflict of interest among committee members due to their v</w:delText>
        </w:r>
        <w:r w:rsidRPr="008621DF" w:rsidDel="002704DD">
          <w:delText xml:space="preserve">aried self- interests </w:delText>
        </w:r>
        <w:r w:rsidRPr="002455E8" w:rsidDel="002704DD">
          <w:delText>especially at the sub national level</w:delText>
        </w:r>
        <w:r w:rsidR="006C5BD5" w:rsidDel="002704DD">
          <w:delText>,</w:delText>
        </w:r>
        <w:r w:rsidRPr="008621DF" w:rsidDel="002704DD">
          <w:delText xml:space="preserve"> </w:delText>
        </w:r>
        <w:r w:rsidR="006C5BD5" w:rsidDel="002704DD">
          <w:delText xml:space="preserve">which </w:delText>
        </w:r>
        <w:r w:rsidRPr="008621DF" w:rsidDel="002704DD">
          <w:delText xml:space="preserve">negatively </w:delText>
        </w:r>
        <w:r w:rsidRPr="002455E8" w:rsidDel="002704DD">
          <w:delText xml:space="preserve">impacts </w:delText>
        </w:r>
        <w:r w:rsidRPr="008621DF" w:rsidDel="002704DD">
          <w:delText>on census activities</w:delText>
        </w:r>
        <w:r w:rsidRPr="002455E8" w:rsidDel="002704DD">
          <w:delText xml:space="preserve"> like recruitment</w:delText>
        </w:r>
        <w:r w:rsidR="006C5BD5" w:rsidDel="002704DD">
          <w:delText xml:space="preserve"> and</w:delText>
        </w:r>
        <w:r w:rsidRPr="002455E8" w:rsidDel="002704DD">
          <w:delText xml:space="preserve"> procurement</w:delText>
        </w:r>
        <w:r w:rsidRPr="008621DF" w:rsidDel="002704DD">
          <w:delText>.</w:delText>
        </w:r>
        <w:r w:rsidRPr="002455E8" w:rsidDel="002704DD">
          <w:delText xml:space="preserve"> Kenya faced this at the sub </w:delText>
        </w:r>
        <w:r w:rsidR="006C5BD5" w:rsidDel="002704DD">
          <w:delText>national</w:delText>
        </w:r>
        <w:r w:rsidRPr="002455E8" w:rsidDel="002704DD">
          <w:delText xml:space="preserve"> level.</w:delText>
        </w:r>
        <w:bookmarkStart w:id="3148" w:name="_Toc201237485"/>
        <w:bookmarkStart w:id="3149" w:name="_Toc201318881"/>
        <w:bookmarkEnd w:id="3148"/>
        <w:bookmarkEnd w:id="3149"/>
      </w:del>
    </w:p>
    <w:p w14:paraId="1FDC3E97" w14:textId="77777777" w:rsidR="00C01180" w:rsidDel="002704DD" w:rsidRDefault="00C01180">
      <w:pPr>
        <w:pStyle w:val="ListParagraph"/>
        <w:spacing w:after="0" w:line="276" w:lineRule="auto"/>
        <w:jc w:val="both"/>
        <w:rPr>
          <w:del w:id="3150" w:author="Rachel Shipsey" w:date="2025-06-10T17:17:00Z"/>
        </w:rPr>
        <w:pPrChange w:id="3151" w:author="Rachel Shipsey" w:date="2025-06-23T15:41:00Z">
          <w:pPr>
            <w:pStyle w:val="Heading2"/>
            <w:numPr>
              <w:ilvl w:val="0"/>
              <w:numId w:val="151"/>
            </w:numPr>
            <w:ind w:left="1440" w:hanging="360"/>
          </w:pPr>
        </w:pPrChange>
      </w:pPr>
      <w:del w:id="3152" w:author="Rachel Shipsey" w:date="2025-06-10T17:17:00Z">
        <w:r w:rsidRPr="002240CA" w:rsidDel="002704DD">
          <w:delText>Recommendations</w:delText>
        </w:r>
        <w:bookmarkStart w:id="3153" w:name="_Toc201237486"/>
        <w:bookmarkStart w:id="3154" w:name="_Toc201318882"/>
        <w:bookmarkEnd w:id="3153"/>
        <w:bookmarkEnd w:id="3154"/>
      </w:del>
    </w:p>
    <w:p w14:paraId="6DE0D0EF" w14:textId="77777777" w:rsidR="00543B4C" w:rsidRPr="008621DF" w:rsidDel="002704DD" w:rsidRDefault="00543B4C">
      <w:pPr>
        <w:pStyle w:val="ListParagraph"/>
        <w:spacing w:after="0" w:line="276" w:lineRule="auto"/>
        <w:jc w:val="both"/>
        <w:rPr>
          <w:del w:id="3155" w:author="Rachel Shipsey" w:date="2025-06-10T17:17:00Z"/>
        </w:rPr>
        <w:pPrChange w:id="3156" w:author="Rachel Shipsey" w:date="2025-06-23T15:41:00Z">
          <w:pPr>
            <w:pStyle w:val="ListParagraph"/>
            <w:tabs>
              <w:tab w:val="left" w:pos="360"/>
            </w:tabs>
            <w:spacing w:after="0" w:line="276" w:lineRule="auto"/>
            <w:ind w:left="630"/>
            <w:jc w:val="both"/>
          </w:pPr>
        </w:pPrChange>
      </w:pPr>
      <w:bookmarkStart w:id="3157" w:name="_Toc201237487"/>
      <w:bookmarkStart w:id="3158" w:name="_Toc201318883"/>
      <w:bookmarkEnd w:id="3157"/>
      <w:bookmarkEnd w:id="3158"/>
    </w:p>
    <w:p w14:paraId="23EE50D6" w14:textId="77777777" w:rsidR="00EC1425" w:rsidDel="002704DD" w:rsidRDefault="00B27BAD">
      <w:pPr>
        <w:pStyle w:val="ListParagraph"/>
        <w:spacing w:after="0" w:line="276" w:lineRule="auto"/>
        <w:jc w:val="both"/>
        <w:rPr>
          <w:del w:id="3159" w:author="Rachel Shipsey" w:date="2025-06-10T17:17:00Z"/>
        </w:rPr>
        <w:pPrChange w:id="3160" w:author="Rachel Shipsey" w:date="2025-06-23T15:41:00Z">
          <w:pPr>
            <w:jc w:val="both"/>
          </w:pPr>
        </w:pPrChange>
      </w:pPr>
      <w:del w:id="3161" w:author="Rachel Shipsey" w:date="2025-06-10T17:17:00Z">
        <w:r w:rsidRPr="008621DF" w:rsidDel="002704DD">
          <w:delText xml:space="preserve">Based on the selected country experiences and the lessons learned </w:delText>
        </w:r>
        <w:r w:rsidDel="002704DD">
          <w:delText>in implementation of census committees</w:delText>
        </w:r>
        <w:r w:rsidRPr="008621DF" w:rsidDel="002704DD">
          <w:delText xml:space="preserve">, </w:delText>
        </w:r>
        <w:r w:rsidR="00F30A4F" w:rsidDel="002704DD">
          <w:delText>it is</w:delText>
        </w:r>
        <w:r w:rsidRPr="008621DF" w:rsidDel="002704DD">
          <w:delText xml:space="preserve"> recommend</w:delText>
        </w:r>
        <w:r w:rsidR="00F30A4F" w:rsidDel="002704DD">
          <w:delText>ed that for</w:delText>
        </w:r>
        <w:r w:rsidRPr="008621DF" w:rsidDel="002704DD">
          <w:delText xml:space="preserve"> future PHCs</w:delText>
        </w:r>
        <w:r w:rsidR="00DB4DE3" w:rsidDel="002704DD">
          <w:delText>,</w:delText>
        </w:r>
        <w:bookmarkStart w:id="3162" w:name="_Toc201237488"/>
        <w:bookmarkStart w:id="3163" w:name="_Toc201318884"/>
        <w:bookmarkEnd w:id="3162"/>
        <w:bookmarkEnd w:id="3163"/>
      </w:del>
    </w:p>
    <w:p w14:paraId="17CD6572" w14:textId="77777777" w:rsidR="009468D4" w:rsidDel="002704DD" w:rsidRDefault="00EC1425">
      <w:pPr>
        <w:pStyle w:val="ListParagraph"/>
        <w:spacing w:after="0" w:line="276" w:lineRule="auto"/>
        <w:jc w:val="both"/>
        <w:rPr>
          <w:del w:id="3164" w:author="Rachel Shipsey" w:date="2025-06-10T17:17:00Z"/>
        </w:rPr>
        <w:pPrChange w:id="3165" w:author="Rachel Shipsey" w:date="2025-06-23T15:41:00Z">
          <w:pPr>
            <w:pStyle w:val="ListParagraph"/>
            <w:numPr>
              <w:numId w:val="153"/>
            </w:numPr>
            <w:ind w:hanging="360"/>
            <w:jc w:val="both"/>
          </w:pPr>
        </w:pPrChange>
      </w:pPr>
      <w:del w:id="3166" w:author="Rachel Shipsey" w:date="2025-06-10T17:17:00Z">
        <w:r w:rsidRPr="009468D4" w:rsidDel="002704DD">
          <w:delText>C</w:delText>
        </w:r>
        <w:r w:rsidR="00DB4DE3" w:rsidRPr="009468D4" w:rsidDel="002704DD">
          <w:delText>ountries should o</w:delText>
        </w:r>
        <w:r w:rsidR="00B27BAD" w:rsidRPr="009468D4" w:rsidDel="002704DD">
          <w:delText>fficially pronounc</w:delText>
        </w:r>
        <w:r w:rsidR="00DB4DE3" w:rsidRPr="009468D4" w:rsidDel="002704DD">
          <w:delText>e</w:delText>
        </w:r>
        <w:r w:rsidR="00B27BAD" w:rsidRPr="009468D4" w:rsidDel="002704DD">
          <w:delText xml:space="preserve"> the composition of committee members in time </w:delText>
        </w:r>
        <w:r w:rsidR="006F7BA6" w:rsidRPr="009468D4" w:rsidDel="002704DD">
          <w:delText>a</w:delText>
        </w:r>
        <w:r w:rsidR="00B27BAD" w:rsidRPr="009468D4" w:rsidDel="002704DD">
          <w:delText>s a good gesture</w:delText>
        </w:r>
        <w:r w:rsidR="006F7BA6" w:rsidRPr="009468D4" w:rsidDel="002704DD">
          <w:delText>.</w:delText>
        </w:r>
        <w:r w:rsidR="00B27BAD" w:rsidRPr="009468D4" w:rsidDel="002704DD">
          <w:delText xml:space="preserve"> </w:delText>
        </w:r>
        <w:r w:rsidR="006F7BA6" w:rsidRPr="009468D4" w:rsidDel="002704DD">
          <w:delText>This</w:delText>
        </w:r>
        <w:r w:rsidR="00B27BAD" w:rsidRPr="009468D4" w:rsidDel="002704DD">
          <w:delText xml:space="preserve"> gives the legitimacy of the membership and ensures full representation of the necessary offices. </w:delText>
        </w:r>
        <w:bookmarkStart w:id="3167" w:name="_Toc201237489"/>
        <w:bookmarkStart w:id="3168" w:name="_Toc201318885"/>
        <w:bookmarkEnd w:id="3167"/>
        <w:bookmarkEnd w:id="3168"/>
      </w:del>
    </w:p>
    <w:p w14:paraId="321D9148" w14:textId="77777777" w:rsidR="00A14372" w:rsidDel="002704DD" w:rsidRDefault="00C331E4">
      <w:pPr>
        <w:pStyle w:val="ListParagraph"/>
        <w:spacing w:after="0" w:line="276" w:lineRule="auto"/>
        <w:jc w:val="both"/>
        <w:rPr>
          <w:del w:id="3169" w:author="Rachel Shipsey" w:date="2025-06-10T17:17:00Z"/>
        </w:rPr>
        <w:pPrChange w:id="3170" w:author="Rachel Shipsey" w:date="2025-06-23T15:41:00Z">
          <w:pPr>
            <w:pStyle w:val="ListParagraph"/>
            <w:numPr>
              <w:numId w:val="153"/>
            </w:numPr>
            <w:ind w:hanging="360"/>
            <w:jc w:val="both"/>
          </w:pPr>
        </w:pPrChange>
      </w:pPr>
      <w:del w:id="3171" w:author="Rachel Shipsey" w:date="2025-06-10T17:17:00Z">
        <w:r w:rsidRPr="009468D4" w:rsidDel="002704DD">
          <w:delText>Furthermore, countries should ensure that committees have the appropriate range of skills and experience to support the delivery of a digital census, for example experience in delivering digital services.</w:delText>
        </w:r>
        <w:bookmarkStart w:id="3172" w:name="_Toc201237490"/>
        <w:bookmarkStart w:id="3173" w:name="_Toc201318886"/>
        <w:bookmarkEnd w:id="3172"/>
        <w:bookmarkEnd w:id="3173"/>
      </w:del>
    </w:p>
    <w:p w14:paraId="0FD2128F" w14:textId="5CD40744" w:rsidR="00C33864" w:rsidRPr="00A14372" w:rsidDel="002704DD" w:rsidRDefault="00A14372">
      <w:pPr>
        <w:pStyle w:val="ListParagraph"/>
        <w:spacing w:after="0" w:line="276" w:lineRule="auto"/>
        <w:jc w:val="both"/>
        <w:rPr>
          <w:del w:id="3174" w:author="Rachel Shipsey" w:date="2025-06-10T17:17:00Z"/>
        </w:rPr>
        <w:pPrChange w:id="3175" w:author="Rachel Shipsey" w:date="2025-06-23T15:41:00Z">
          <w:pPr>
            <w:pStyle w:val="ListParagraph"/>
            <w:numPr>
              <w:numId w:val="153"/>
            </w:numPr>
            <w:ind w:hanging="360"/>
            <w:jc w:val="both"/>
          </w:pPr>
        </w:pPrChange>
      </w:pPr>
      <w:del w:id="3176" w:author="Rachel Shipsey" w:date="2025-06-10T17:17:00Z">
        <w:r w:rsidRPr="009468D4" w:rsidDel="002704DD">
          <w:delText xml:space="preserve">Countries should </w:delText>
        </w:r>
        <w:r w:rsidDel="002704DD">
          <w:delText xml:space="preserve">ensure </w:delText>
        </w:r>
        <w:r w:rsidR="00C33864" w:rsidRPr="00A14372" w:rsidDel="002704DD">
          <w:delText xml:space="preserve">IT experts </w:delText>
        </w:r>
        <w:r w:rsidR="00C46E79" w:rsidDel="002704DD">
          <w:delText>are</w:delText>
        </w:r>
        <w:r w:rsidR="00C33864" w:rsidRPr="00A14372" w:rsidDel="002704DD">
          <w:delText xml:space="preserve"> part of the planning </w:delText>
        </w:r>
        <w:r w:rsidR="001565BA" w:rsidRPr="00A14372" w:rsidDel="002704DD">
          <w:delText>committees,</w:delText>
        </w:r>
        <w:r w:rsidR="00C33864" w:rsidRPr="00A14372" w:rsidDel="002704DD">
          <w:delText xml:space="preserve"> especially </w:delText>
        </w:r>
        <w:r w:rsidR="001565BA" w:rsidDel="002704DD">
          <w:delText xml:space="preserve">to </w:delText>
        </w:r>
        <w:r w:rsidR="009B65EB" w:rsidDel="002704DD">
          <w:delText>address issues on</w:delText>
        </w:r>
        <w:r w:rsidR="00C33864" w:rsidRPr="00A14372" w:rsidDel="002704DD">
          <w:delText xml:space="preserve"> integration of the data protection law, data security among others.</w:delText>
        </w:r>
        <w:bookmarkStart w:id="3177" w:name="_Toc201237491"/>
        <w:bookmarkStart w:id="3178" w:name="_Toc201318887"/>
        <w:bookmarkEnd w:id="3177"/>
        <w:bookmarkEnd w:id="3178"/>
      </w:del>
    </w:p>
    <w:p w14:paraId="1A95BF4F" w14:textId="3B42576A" w:rsidR="00721DAB" w:rsidDel="008D26A9" w:rsidRDefault="00B27BAD">
      <w:pPr>
        <w:pStyle w:val="ListParagraph"/>
        <w:spacing w:after="0" w:line="276" w:lineRule="auto"/>
        <w:jc w:val="both"/>
        <w:rPr>
          <w:del w:id="3179" w:author="Rachel Shipsey" w:date="2025-06-23T15:21:00Z"/>
        </w:rPr>
        <w:pPrChange w:id="3180" w:author="Rachel Shipsey" w:date="2025-06-23T15:41:00Z">
          <w:pPr>
            <w:pStyle w:val="Heading2"/>
          </w:pPr>
        </w:pPrChange>
      </w:pPr>
      <w:del w:id="3181" w:author="Rachel Shipsey" w:date="2025-06-03T19:01:00Z">
        <w:r w:rsidRPr="4871BC61" w:rsidDel="004E16F6">
          <w:delText>2.</w:delText>
        </w:r>
        <w:r w:rsidR="002C7A1D" w:rsidRPr="4871BC61" w:rsidDel="004E16F6">
          <w:delText>4</w:delText>
        </w:r>
        <w:r w:rsidRPr="4871BC61" w:rsidDel="004E16F6">
          <w:delText>.</w:delText>
        </w:r>
        <w:r w:rsidDel="004E16F6">
          <w:tab/>
        </w:r>
      </w:del>
      <w:bookmarkStart w:id="3182" w:name="_Toc201318888"/>
      <w:del w:id="3183" w:author="Rachel Shipsey" w:date="2025-06-23T15:21:00Z">
        <w:r w:rsidR="00721DAB" w:rsidRPr="004E16F6" w:rsidDel="008D26A9">
          <w:rPr>
            <w:rFonts w:asciiTheme="minorBidi" w:hAnsiTheme="minorBidi" w:cstheme="majorBidi"/>
            <w:sz w:val="28"/>
            <w:szCs w:val="26"/>
            <w:rPrChange w:id="3184" w:author="Rachel Shipsey" w:date="2025-06-03T19:01:00Z">
              <w:rPr>
                <w:rFonts w:cs="Arial"/>
                <w:bCs/>
                <w:sz w:val="22"/>
              </w:rPr>
            </w:rPrChange>
          </w:rPr>
          <w:delText>References</w:delText>
        </w:r>
        <w:bookmarkEnd w:id="3182"/>
        <w:r w:rsidR="00721DAB" w:rsidRPr="00721DAB" w:rsidDel="008D26A9">
          <w:delText xml:space="preserve"> and Resources</w:delText>
        </w:r>
      </w:del>
    </w:p>
    <w:p w14:paraId="65516198" w14:textId="223338B5" w:rsidR="00B27BAD" w:rsidRPr="004C1D65" w:rsidDel="008D26A9" w:rsidRDefault="00B27BAD">
      <w:pPr>
        <w:pStyle w:val="ListParagraph"/>
        <w:spacing w:after="0" w:line="276" w:lineRule="auto"/>
        <w:jc w:val="both"/>
        <w:rPr>
          <w:del w:id="3185" w:author="Rachel Shipsey" w:date="2025-06-23T15:21:00Z"/>
          <w:rFonts w:cs="Arial"/>
        </w:rPr>
        <w:pPrChange w:id="3186" w:author="Rachel Shipsey" w:date="2025-06-23T15:41:00Z">
          <w:pPr>
            <w:pStyle w:val="ListParagraph"/>
            <w:numPr>
              <w:numId w:val="11"/>
            </w:numPr>
            <w:spacing w:after="0" w:line="276" w:lineRule="auto"/>
            <w:ind w:hanging="360"/>
            <w:jc w:val="both"/>
          </w:pPr>
        </w:pPrChange>
      </w:pPr>
      <w:del w:id="3187" w:author="Rachel Shipsey" w:date="2025-06-23T15:21:00Z">
        <w:r w:rsidRPr="004C1D65" w:rsidDel="008D26A9">
          <w:rPr>
            <w:rFonts w:cs="Arial"/>
          </w:rPr>
          <w:delText xml:space="preserve">. </w:delText>
        </w:r>
      </w:del>
      <w:del w:id="3188" w:author="Rachel Shipsey" w:date="2025-06-11T10:24:00Z">
        <w:r w:rsidR="007377CE" w:rsidDel="005051E0">
          <w:fldChar w:fldCharType="begin"/>
        </w:r>
        <w:r w:rsidR="007377CE" w:rsidDel="005051E0">
          <w:delInstrText>HYPERLINK "https://unstats.un.org/unsd/demographic-social/Standards-and-Methods/files/Principles_and_Recommendations/Population-and-Housing-Censuses/Series_M67rev3-E.pdf"</w:delInstrText>
        </w:r>
        <w:r w:rsidR="007377CE" w:rsidDel="005051E0">
          <w:fldChar w:fldCharType="separate"/>
        </w:r>
        <w:r w:rsidRPr="004C1D65" w:rsidDel="005051E0">
          <w:rPr>
            <w:rFonts w:cs="Arial"/>
          </w:rPr>
          <w:delText>https://unstats.un.org/unsd/demographic-social/Standards-and-Methods/files/Principles_and_Recommendations/Population-and-Housing-Censuses/Series_M67rev3-E.pdf</w:delText>
        </w:r>
        <w:r w:rsidR="007377CE" w:rsidDel="005051E0">
          <w:rPr>
            <w:rFonts w:cs="Arial"/>
          </w:rPr>
          <w:fldChar w:fldCharType="end"/>
        </w:r>
        <w:r w:rsidRPr="004C1D65" w:rsidDel="005051E0">
          <w:rPr>
            <w:rFonts w:cs="Arial"/>
          </w:rPr>
          <w:delText xml:space="preserve"> </w:delText>
        </w:r>
      </w:del>
    </w:p>
    <w:p w14:paraId="7E1A0278" w14:textId="58C6B60E" w:rsidR="00B27BAD" w:rsidDel="008D26A9" w:rsidRDefault="00B27BAD">
      <w:pPr>
        <w:pStyle w:val="ListParagraph"/>
        <w:spacing w:after="0" w:line="276" w:lineRule="auto"/>
        <w:jc w:val="both"/>
        <w:rPr>
          <w:ins w:id="3189" w:author="Pamela Kakande Nabukhonzo" w:date="2025-06-17T12:03:00Z"/>
          <w:del w:id="3190" w:author="Rachel Shipsey" w:date="2025-06-23T15:21:00Z"/>
          <w:rFonts w:cs="Arial"/>
        </w:rPr>
        <w:pPrChange w:id="3191" w:author="Rachel Shipsey" w:date="2025-06-23T15:41:00Z">
          <w:pPr>
            <w:pStyle w:val="ListParagraph"/>
            <w:numPr>
              <w:numId w:val="11"/>
            </w:numPr>
            <w:spacing w:after="0" w:line="276" w:lineRule="auto"/>
            <w:ind w:hanging="360"/>
            <w:jc w:val="both"/>
          </w:pPr>
        </w:pPrChange>
      </w:pPr>
    </w:p>
    <w:p w14:paraId="65BEA1D6" w14:textId="15AEA289" w:rsidR="00927845" w:rsidDel="008D26A9" w:rsidRDefault="000572D7">
      <w:pPr>
        <w:pStyle w:val="ListParagraph"/>
        <w:spacing w:after="0" w:line="276" w:lineRule="auto"/>
        <w:jc w:val="both"/>
        <w:rPr>
          <w:ins w:id="3192" w:author="Pamela Kakande Nabukhonzo" w:date="2025-06-17T21:28:00Z"/>
          <w:del w:id="3193" w:author="Rachel Shipsey" w:date="2025-06-23T15:21:00Z"/>
          <w:rFonts w:cs="Arial"/>
        </w:rPr>
        <w:pPrChange w:id="3194" w:author="Rachel Shipsey" w:date="2025-06-23T15:41:00Z">
          <w:pPr>
            <w:pStyle w:val="ListParagraph"/>
            <w:numPr>
              <w:numId w:val="11"/>
            </w:numPr>
            <w:spacing w:after="0" w:line="276" w:lineRule="auto"/>
            <w:ind w:hanging="360"/>
          </w:pPr>
        </w:pPrChange>
      </w:pPr>
      <w:ins w:id="3195" w:author="Pamela Kakande Nabukhonzo" w:date="2025-06-17T21:27:00Z">
        <w:del w:id="3196" w:author="Rachel Shipsey" w:date="2025-06-23T15:21:00Z">
          <w:r w:rsidRPr="000572D7" w:rsidDel="008D26A9">
            <w:rPr>
              <w:rFonts w:cs="Arial"/>
            </w:rPr>
            <w:delText xml:space="preserve">Conclusions and </w:delText>
          </w:r>
          <w:r w:rsidDel="008D26A9">
            <w:rPr>
              <w:rFonts w:cs="Arial"/>
            </w:rPr>
            <w:delText>r</w:delText>
          </w:r>
          <w:r w:rsidRPr="000572D7" w:rsidDel="008D26A9">
            <w:rPr>
              <w:rFonts w:cs="Arial"/>
            </w:rPr>
            <w:delText>ecommendations</w:delText>
          </w:r>
          <w:r w:rsidDel="008D26A9">
            <w:rPr>
              <w:rFonts w:cs="Arial"/>
            </w:rPr>
            <w:delText xml:space="preserve">. </w:delText>
          </w:r>
        </w:del>
      </w:ins>
      <w:ins w:id="3197" w:author="Pamela Kakande Nabukhonzo" w:date="2025-06-17T21:26:00Z">
        <w:del w:id="3198" w:author="Rachel Shipsey" w:date="2025-06-23T15:21:00Z">
          <w:r w:rsidR="00927845" w:rsidRPr="00927845" w:rsidDel="008D26A9">
            <w:rPr>
              <w:rFonts w:cs="Arial"/>
            </w:rPr>
            <w:delText xml:space="preserve">United Nations Regional Workshop on the 2020 World Programme on Population and Housing Censuses: International </w:delText>
          </w:r>
          <w:r w:rsidR="00693963" w:rsidDel="008D26A9">
            <w:rPr>
              <w:rFonts w:cs="Arial"/>
            </w:rPr>
            <w:delText>s</w:delText>
          </w:r>
          <w:r w:rsidR="00927845" w:rsidRPr="00927845" w:rsidDel="008D26A9">
            <w:rPr>
              <w:rFonts w:cs="Arial"/>
            </w:rPr>
            <w:delText xml:space="preserve">tandards </w:delText>
          </w:r>
        </w:del>
      </w:ins>
      <w:ins w:id="3199" w:author="Pamela Kakande Nabukhonzo" w:date="2025-06-17T21:28:00Z">
        <w:del w:id="3200" w:author="Rachel Shipsey" w:date="2025-06-23T15:21:00Z">
          <w:r w:rsidR="00194C46" w:rsidRPr="00927845" w:rsidDel="008D26A9">
            <w:rPr>
              <w:rFonts w:cs="Arial"/>
            </w:rPr>
            <w:delText>and contemporary</w:delText>
          </w:r>
        </w:del>
      </w:ins>
      <w:ins w:id="3201" w:author="Pamela Kakande Nabukhonzo" w:date="2025-06-17T21:26:00Z">
        <w:del w:id="3202" w:author="Rachel Shipsey" w:date="2025-06-23T15:21:00Z">
          <w:r w:rsidR="00927845" w:rsidRPr="00927845" w:rsidDel="008D26A9">
            <w:rPr>
              <w:rFonts w:cs="Arial"/>
            </w:rPr>
            <w:delText xml:space="preserve"> </w:delText>
          </w:r>
          <w:r w:rsidR="00693963" w:rsidDel="008D26A9">
            <w:rPr>
              <w:rFonts w:cs="Arial"/>
            </w:rPr>
            <w:delText>t</w:delText>
          </w:r>
          <w:r w:rsidR="00927845" w:rsidRPr="00927845" w:rsidDel="008D26A9">
            <w:rPr>
              <w:rFonts w:cs="Arial"/>
            </w:rPr>
            <w:delText>echnologies</w:delText>
          </w:r>
        </w:del>
      </w:ins>
      <w:ins w:id="3203" w:author="Pamela Kakande Nabukhonzo" w:date="2025-06-17T21:27:00Z">
        <w:del w:id="3204" w:author="Rachel Shipsey" w:date="2025-06-23T15:21:00Z">
          <w:r w:rsidR="00693963" w:rsidDel="008D26A9">
            <w:rPr>
              <w:rFonts w:cs="Arial"/>
            </w:rPr>
            <w:delText xml:space="preserve"> held </w:delText>
          </w:r>
          <w:r w:rsidR="00693963" w:rsidRPr="00693963" w:rsidDel="008D26A9">
            <w:rPr>
              <w:rFonts w:cs="Arial"/>
            </w:rPr>
            <w:delText>27, 28, 31 January and 1 February 2022</w:delText>
          </w:r>
          <w:r w:rsidR="00693963" w:rsidDel="008D26A9">
            <w:rPr>
              <w:rFonts w:cs="Arial"/>
            </w:rPr>
            <w:delText>.</w:delText>
          </w:r>
        </w:del>
      </w:ins>
    </w:p>
    <w:p w14:paraId="7987535E" w14:textId="226625E7" w:rsidR="000B7E8D" w:rsidDel="008D26A9" w:rsidRDefault="00325585">
      <w:pPr>
        <w:pStyle w:val="ListParagraph"/>
        <w:spacing w:after="0" w:line="276" w:lineRule="auto"/>
        <w:jc w:val="both"/>
        <w:rPr>
          <w:ins w:id="3205" w:author="Pamela Kakande Nabukhonzo" w:date="2025-06-17T21:28:00Z"/>
          <w:del w:id="3206" w:author="Rachel Shipsey" w:date="2025-06-23T15:21:00Z"/>
          <w:rFonts w:cs="Arial"/>
        </w:rPr>
        <w:pPrChange w:id="3207" w:author="Rachel Shipsey" w:date="2025-06-23T15:41:00Z">
          <w:pPr>
            <w:pStyle w:val="ListParagraph"/>
            <w:numPr>
              <w:numId w:val="11"/>
            </w:numPr>
            <w:spacing w:after="0" w:line="276" w:lineRule="auto"/>
            <w:ind w:hanging="360"/>
          </w:pPr>
        </w:pPrChange>
      </w:pPr>
      <w:ins w:id="3208" w:author="Pamela Kakande Nabukhonzo" w:date="2025-06-19T22:14:00Z">
        <w:del w:id="3209" w:author="Rachel Shipsey" w:date="2025-06-23T15:21:00Z">
          <w:r w:rsidDel="008D26A9">
            <w:rPr>
              <w:rFonts w:cs="Arial"/>
            </w:rPr>
            <w:delText>UNECA. 8</w:delText>
          </w:r>
          <w:r w:rsidRPr="00325585" w:rsidDel="008D26A9">
            <w:rPr>
              <w:rFonts w:cs="Arial"/>
              <w:vertAlign w:val="superscript"/>
              <w:rPrChange w:id="3210" w:author="Pamela Kakande Nabukhonzo" w:date="2025-06-19T22:14:00Z">
                <w:rPr>
                  <w:rFonts w:cs="Arial"/>
                </w:rPr>
              </w:rPrChange>
            </w:rPr>
            <w:delText>th</w:delText>
          </w:r>
          <w:r w:rsidDel="008D26A9">
            <w:rPr>
              <w:rFonts w:cs="Arial"/>
            </w:rPr>
            <w:delText xml:space="preserve"> </w:delText>
          </w:r>
          <w:r w:rsidRPr="00325585" w:rsidDel="008D26A9">
            <w:rPr>
              <w:rFonts w:cs="Arial"/>
            </w:rPr>
            <w:delText>Statistical Commission for Africa</w:delText>
          </w:r>
          <w:r w:rsidDel="008D26A9">
            <w:rPr>
              <w:rFonts w:cs="Arial"/>
            </w:rPr>
            <w:delText xml:space="preserve">. </w:delText>
          </w:r>
        </w:del>
      </w:ins>
      <w:ins w:id="3211" w:author="Pamela Kakande Nabukhonzo" w:date="2025-06-19T22:13:00Z">
        <w:del w:id="3212" w:author="Rachel Shipsey" w:date="2025-06-23T15:21:00Z">
          <w:r w:rsidR="00933B2E" w:rsidRPr="00933B2E" w:rsidDel="008D26A9">
            <w:rPr>
              <w:rFonts w:cs="Arial"/>
            </w:rPr>
            <w:delText>Statistics programme of the Economic Commission for Africa: statutory issues</w:delText>
          </w:r>
          <w:r w:rsidR="00933B2E" w:rsidDel="008D26A9">
            <w:rPr>
              <w:rFonts w:cs="Arial"/>
            </w:rPr>
            <w:delText>.</w:delText>
          </w:r>
          <w:r w:rsidR="00933B2E" w:rsidRPr="00933B2E" w:rsidDel="008D26A9">
            <w:rPr>
              <w:rFonts w:cs="Arial"/>
            </w:rPr>
            <w:delText xml:space="preserve"> </w:delText>
          </w:r>
        </w:del>
      </w:ins>
      <w:ins w:id="3213" w:author="Pamela Kakande Nabukhonzo" w:date="2025-06-19T22:12:00Z">
        <w:del w:id="3214" w:author="Rachel Shipsey" w:date="2025-06-23T15:21:00Z">
          <w:r w:rsidR="000B7E8D" w:rsidRPr="000B7E8D" w:rsidDel="008D26A9">
            <w:rPr>
              <w:rFonts w:cs="Arial"/>
            </w:rPr>
            <w:delText xml:space="preserve">Status of the 2020 round of population and housing </w:delText>
          </w:r>
        </w:del>
      </w:ins>
      <w:ins w:id="3215" w:author="Pamela Kakande Nabukhonzo" w:date="2025-06-19T22:23:00Z">
        <w:del w:id="3216" w:author="Rachel Shipsey" w:date="2025-06-23T15:21:00Z">
          <w:r w:rsidR="002570A4" w:rsidRPr="000B7E8D" w:rsidDel="008D26A9">
            <w:rPr>
              <w:rFonts w:cs="Arial"/>
            </w:rPr>
            <w:delText>census</w:delText>
          </w:r>
        </w:del>
      </w:ins>
      <w:ins w:id="3217" w:author="Pamela Kakande Nabukhonzo" w:date="2025-06-19T22:12:00Z">
        <w:del w:id="3218" w:author="Rachel Shipsey" w:date="2025-06-23T15:21:00Z">
          <w:r w:rsidR="000B7E8D" w:rsidRPr="000B7E8D" w:rsidDel="008D26A9">
            <w:rPr>
              <w:rFonts w:cs="Arial"/>
            </w:rPr>
            <w:delText xml:space="preserve"> in Africa</w:delText>
          </w:r>
        </w:del>
      </w:ins>
      <w:ins w:id="3219" w:author="Pamela Kakande Nabukhonzo" w:date="2025-06-19T22:13:00Z">
        <w:del w:id="3220" w:author="Rachel Shipsey" w:date="2025-06-23T15:21:00Z">
          <w:r w:rsidR="00933B2E" w:rsidDel="008D26A9">
            <w:rPr>
              <w:rFonts w:cs="Arial"/>
            </w:rPr>
            <w:delText>.</w:delText>
          </w:r>
        </w:del>
      </w:ins>
      <w:ins w:id="3221" w:author="Pamela Kakande Nabukhonzo" w:date="2025-06-19T22:14:00Z">
        <w:del w:id="3222" w:author="Rachel Shipsey" w:date="2025-06-23T15:21:00Z">
          <w:r w:rsidR="001E2B85" w:rsidDel="008D26A9">
            <w:rPr>
              <w:rFonts w:cs="Arial"/>
            </w:rPr>
            <w:delText xml:space="preserve"> August 2022.</w:delText>
          </w:r>
        </w:del>
      </w:ins>
    </w:p>
    <w:p w14:paraId="450A1CA9" w14:textId="45333BC7" w:rsidR="00194C46" w:rsidRPr="007000F9" w:rsidDel="008D26A9" w:rsidRDefault="00194C46">
      <w:pPr>
        <w:pStyle w:val="ListParagraph"/>
        <w:spacing w:after="0" w:line="276" w:lineRule="auto"/>
        <w:jc w:val="both"/>
        <w:rPr>
          <w:ins w:id="3223" w:author="Pamela Kakande Nabukhonzo" w:date="2025-06-17T21:25:00Z"/>
          <w:del w:id="3224" w:author="Rachel Shipsey" w:date="2025-06-23T15:21:00Z"/>
          <w:rFonts w:cs="Arial"/>
        </w:rPr>
        <w:pPrChange w:id="3225" w:author="Rachel Shipsey" w:date="2025-06-23T15:41:00Z">
          <w:pPr>
            <w:pStyle w:val="ListParagraph"/>
            <w:numPr>
              <w:numId w:val="11"/>
            </w:numPr>
            <w:spacing w:after="0" w:line="276" w:lineRule="auto"/>
            <w:ind w:hanging="360"/>
          </w:pPr>
        </w:pPrChange>
      </w:pPr>
      <w:ins w:id="3226" w:author="Pamela Kakande Nabukhonzo" w:date="2025-06-17T21:28:00Z">
        <w:del w:id="3227" w:author="Rachel Shipsey" w:date="2025-06-23T15:21:00Z">
          <w:r w:rsidRPr="007000F9" w:rsidDel="008D26A9">
            <w:rPr>
              <w:rFonts w:cs="Arial"/>
            </w:rPr>
            <w:delText xml:space="preserve">UNFPA. </w:delText>
          </w:r>
          <w:r w:rsidRPr="007000F9" w:rsidDel="008D26A9">
            <w:rPr>
              <w:rFonts w:cs="Arial"/>
              <w:rPrChange w:id="3228" w:author="Pamela Kakande Nabukhonzo" w:date="2025-06-17T21:28:00Z">
                <w:rPr>
                  <w:rFonts w:cs="Arial"/>
                  <w:b/>
                  <w:bCs/>
                </w:rPr>
              </w:rPrChange>
            </w:rPr>
            <w:delText>Technical Brief on the Implications of COVID-19 on Census</w:delText>
          </w:r>
          <w:r w:rsidR="007000F9" w:rsidRPr="007000F9" w:rsidDel="008D26A9">
            <w:rPr>
              <w:rFonts w:cs="Arial"/>
            </w:rPr>
            <w:delText>. March 2020.</w:delText>
          </w:r>
        </w:del>
      </w:ins>
    </w:p>
    <w:p w14:paraId="67BFD6C0" w14:textId="209831DF" w:rsidR="00F94778" w:rsidDel="008D26A9" w:rsidRDefault="00F94778">
      <w:pPr>
        <w:pStyle w:val="ListParagraph"/>
        <w:spacing w:after="0" w:line="276" w:lineRule="auto"/>
        <w:jc w:val="both"/>
        <w:rPr>
          <w:ins w:id="3229" w:author="Pamela Kakande Nabukhonzo" w:date="2025-06-17T12:22:00Z"/>
          <w:del w:id="3230" w:author="Rachel Shipsey" w:date="2025-06-23T15:21:00Z"/>
          <w:rFonts w:cs="Arial"/>
        </w:rPr>
        <w:pPrChange w:id="3231" w:author="Rachel Shipsey" w:date="2025-06-23T15:41:00Z">
          <w:pPr>
            <w:pStyle w:val="ListParagraph"/>
            <w:numPr>
              <w:numId w:val="11"/>
            </w:numPr>
            <w:spacing w:after="0" w:line="276" w:lineRule="auto"/>
            <w:ind w:hanging="360"/>
          </w:pPr>
        </w:pPrChange>
      </w:pPr>
      <w:ins w:id="3232" w:author="Pamela Kakande Nabukhonzo" w:date="2025-06-17T12:22:00Z">
        <w:del w:id="3233" w:author="Rachel Shipsey" w:date="2025-06-23T15:21:00Z">
          <w:r w:rsidRPr="00B72F35" w:rsidDel="008D26A9">
            <w:rPr>
              <w:rFonts w:cs="Arial"/>
            </w:rPr>
            <w:delText>UNFPA Population Data Thematic Fund</w:delText>
          </w:r>
        </w:del>
      </w:ins>
      <w:ins w:id="3234" w:author="Pamela Kakande Nabukhonzo" w:date="2025-06-17T12:23:00Z">
        <w:del w:id="3235" w:author="Rachel Shipsey" w:date="2025-06-23T15:21:00Z">
          <w:r w:rsidR="00673CDB" w:rsidDel="008D26A9">
            <w:rPr>
              <w:rFonts w:cs="Arial"/>
            </w:rPr>
            <w:delText xml:space="preserve">. Accessed at </w:delText>
          </w:r>
          <w:r w:rsidR="00673CDB" w:rsidDel="008D26A9">
            <w:rPr>
              <w:rFonts w:cs="Arial"/>
            </w:rPr>
            <w:fldChar w:fldCharType="begin"/>
          </w:r>
          <w:r w:rsidR="00673CDB" w:rsidDel="008D26A9">
            <w:rPr>
              <w:rFonts w:cs="Arial"/>
            </w:rPr>
            <w:delInstrText>HYPERLINK "</w:delInstrText>
          </w:r>
          <w:r w:rsidR="00673CDB" w:rsidRPr="00673CDB" w:rsidDel="008D26A9">
            <w:rPr>
              <w:rFonts w:cs="Arial"/>
            </w:rPr>
            <w:delInstrText>https://www.unfpa.org/unfpa-population-data-thematic-fund</w:delInstrText>
          </w:r>
          <w:r w:rsidR="00673CDB" w:rsidDel="008D26A9">
            <w:rPr>
              <w:rFonts w:cs="Arial"/>
            </w:rPr>
            <w:delInstrText>"</w:delInstrText>
          </w:r>
          <w:r w:rsidR="00673CDB" w:rsidDel="008D26A9">
            <w:rPr>
              <w:rFonts w:cs="Arial"/>
            </w:rPr>
          </w:r>
          <w:r w:rsidR="00673CDB" w:rsidDel="008D26A9">
            <w:rPr>
              <w:rFonts w:cs="Arial"/>
            </w:rPr>
            <w:fldChar w:fldCharType="separate"/>
          </w:r>
          <w:r w:rsidR="00673CDB" w:rsidRPr="00AF7A54" w:rsidDel="008D26A9">
            <w:rPr>
              <w:rStyle w:val="Hyperlink"/>
              <w:rFonts w:cs="Arial"/>
            </w:rPr>
            <w:delText>https://www.unfpa.org/unfpa-population-data-thematic-fund</w:delText>
          </w:r>
          <w:r w:rsidR="00673CDB" w:rsidDel="008D26A9">
            <w:rPr>
              <w:rFonts w:cs="Arial"/>
            </w:rPr>
            <w:fldChar w:fldCharType="end"/>
          </w:r>
          <w:r w:rsidR="00673CDB" w:rsidDel="008D26A9">
            <w:rPr>
              <w:rFonts w:cs="Arial"/>
            </w:rPr>
            <w:delText xml:space="preserve"> </w:delText>
          </w:r>
        </w:del>
      </w:ins>
    </w:p>
    <w:p w14:paraId="298D06AF" w14:textId="235B3D1E" w:rsidR="00F94778" w:rsidRPr="001E612A" w:rsidDel="008D26A9" w:rsidRDefault="00D92279">
      <w:pPr>
        <w:pStyle w:val="ListParagraph"/>
        <w:spacing w:after="0" w:line="276" w:lineRule="auto"/>
        <w:jc w:val="both"/>
        <w:rPr>
          <w:del w:id="3236" w:author="Rachel Shipsey" w:date="2025-06-23T15:21:00Z"/>
          <w:rFonts w:cs="Arial"/>
        </w:rPr>
        <w:pPrChange w:id="3237" w:author="Rachel Shipsey" w:date="2025-06-23T15:41:00Z">
          <w:pPr>
            <w:pStyle w:val="ListParagraph"/>
            <w:numPr>
              <w:numId w:val="11"/>
            </w:numPr>
            <w:spacing w:after="0" w:line="276" w:lineRule="auto"/>
            <w:ind w:hanging="360"/>
            <w:jc w:val="both"/>
          </w:pPr>
        </w:pPrChange>
      </w:pPr>
      <w:ins w:id="3238" w:author="Pamela Kakande Nabukhonzo" w:date="2025-06-17T12:35:00Z">
        <w:del w:id="3239" w:author="Rachel Shipsey" w:date="2025-06-23T15:21:00Z">
          <w:r w:rsidRPr="00D92279" w:rsidDel="008D26A9">
            <w:rPr>
              <w:rFonts w:cs="Arial"/>
            </w:rPr>
            <w:delText>Chinganya, Oliver</w:delText>
          </w:r>
          <w:r w:rsidDel="008D26A9">
            <w:rPr>
              <w:rFonts w:cs="Arial"/>
            </w:rPr>
            <w:delText xml:space="preserve">. </w:delText>
          </w:r>
          <w:r w:rsidR="001E612A" w:rsidRPr="001E612A" w:rsidDel="008D26A9">
            <w:rPr>
              <w:rFonts w:cs="Arial"/>
            </w:rPr>
            <w:delText>2020 Round of Census in Africa: Progress and Challenges</w:delText>
          </w:r>
          <w:r w:rsidDel="008D26A9">
            <w:rPr>
              <w:rFonts w:cs="Arial"/>
            </w:rPr>
            <w:delText xml:space="preserve">. </w:delText>
          </w:r>
          <w:r w:rsidRPr="00D92279" w:rsidDel="008D26A9">
            <w:rPr>
              <w:rFonts w:cs="Arial"/>
            </w:rPr>
            <w:delText>Downloaded from African Union Common Repository</w:delText>
          </w:r>
        </w:del>
      </w:ins>
    </w:p>
    <w:p w14:paraId="46DDB845" w14:textId="215AED90" w:rsidR="00543B4C" w:rsidDel="008D26A9" w:rsidRDefault="00543B4C">
      <w:pPr>
        <w:pStyle w:val="ListParagraph"/>
        <w:spacing w:after="0" w:line="276" w:lineRule="auto"/>
        <w:jc w:val="both"/>
        <w:rPr>
          <w:del w:id="3240" w:author="Rachel Shipsey" w:date="2025-06-23T15:21:00Z"/>
          <w:rFonts w:cs="Arial"/>
        </w:rPr>
        <w:pPrChange w:id="3241" w:author="Rachel Shipsey" w:date="2025-06-23T15:41:00Z">
          <w:pPr/>
        </w:pPrChange>
      </w:pPr>
      <w:del w:id="3242" w:author="Rachel Shipsey" w:date="2025-06-23T15:21:00Z">
        <w:r w:rsidDel="008D26A9">
          <w:rPr>
            <w:rFonts w:cs="Arial"/>
          </w:rPr>
          <w:br w:type="page"/>
        </w:r>
      </w:del>
    </w:p>
    <w:p w14:paraId="5DF97ACC" w14:textId="10F2FFFE" w:rsidR="00543B4C" w:rsidRPr="001903E0" w:rsidDel="003502F7" w:rsidRDefault="00543B4C">
      <w:pPr>
        <w:pStyle w:val="ListParagraph"/>
        <w:spacing w:after="0" w:line="276" w:lineRule="auto"/>
        <w:jc w:val="both"/>
        <w:rPr>
          <w:del w:id="3243" w:author="Rachel Shipsey" w:date="2025-06-19T11:28:00Z"/>
        </w:rPr>
        <w:pPrChange w:id="3244" w:author="Rachel Shipsey" w:date="2025-06-23T15:41:00Z">
          <w:pPr>
            <w:pStyle w:val="Heading1"/>
            <w:pBdr>
              <w:bottom w:val="single" w:sz="4" w:space="1" w:color="auto"/>
            </w:pBdr>
          </w:pPr>
        </w:pPrChange>
      </w:pPr>
      <w:bookmarkStart w:id="3245" w:name="_CHAPTER_THREE:_Geospatial"/>
      <w:bookmarkStart w:id="3246" w:name="_Geospatial_Mapping_and"/>
      <w:bookmarkStart w:id="3247" w:name="_CHAPTER_THREE:_Digital"/>
      <w:bookmarkStart w:id="3248" w:name="_Ref199233549"/>
      <w:bookmarkEnd w:id="3245"/>
      <w:bookmarkEnd w:id="3246"/>
      <w:del w:id="3249" w:author="Rachel Shipsey" w:date="2025-06-19T11:28:00Z">
        <w:r w:rsidRPr="001903E0" w:rsidDel="003502F7">
          <w:rPr>
            <w:rFonts w:eastAsiaTheme="majorEastAsia" w:cstheme="majorBidi"/>
            <w:b/>
            <w:sz w:val="32"/>
            <w:szCs w:val="32"/>
            <w:rPrChange w:id="3250" w:author="Rachel Shipsey" w:date="2025-06-20T10:28:00Z">
              <w:rPr>
                <w:rFonts w:cs="Arial"/>
                <w:b w:val="0"/>
                <w:bCs/>
                <w:sz w:val="28"/>
                <w:szCs w:val="28"/>
              </w:rPr>
            </w:rPrChange>
          </w:rPr>
          <w:delText>CHAPTER</w:delText>
        </w:r>
        <w:r w:rsidRPr="001903E0" w:rsidDel="003502F7">
          <w:delText xml:space="preserve"> THREE: Digital Cartographic Mapping</w:delText>
        </w:r>
      </w:del>
      <w:bookmarkEnd w:id="3247"/>
      <w:ins w:id="3251" w:author="Rachel Elizabeth" w:date="2025-05-19T16:04:00Z">
        <w:del w:id="3252" w:author="Rachel Shipsey" w:date="2025-06-19T11:28:00Z">
          <w:r w:rsidR="00CC404B" w:rsidRPr="001903E0" w:rsidDel="003502F7">
            <w:delText>Geospatial Mapping and EA Database Ma</w:delText>
          </w:r>
        </w:del>
      </w:ins>
      <w:ins w:id="3253" w:author="Rachel Elizabeth" w:date="2025-05-19T16:05:00Z">
        <w:del w:id="3254" w:author="Rachel Shipsey" w:date="2025-06-19T11:28:00Z">
          <w:r w:rsidR="00CC404B" w:rsidRPr="001903E0" w:rsidDel="003502F7">
            <w:delText>nagement</w:delText>
          </w:r>
        </w:del>
      </w:ins>
      <w:bookmarkStart w:id="3255" w:name="_Toc201237508"/>
      <w:bookmarkStart w:id="3256" w:name="_Toc201318904"/>
      <w:bookmarkEnd w:id="3248"/>
      <w:bookmarkEnd w:id="3255"/>
      <w:bookmarkEnd w:id="3256"/>
    </w:p>
    <w:p w14:paraId="46E8BB67" w14:textId="6C47220C" w:rsidR="00543B4C" w:rsidRPr="001903E0" w:rsidDel="003502F7" w:rsidRDefault="00543B4C">
      <w:pPr>
        <w:pStyle w:val="ListParagraph"/>
        <w:spacing w:after="0" w:line="276" w:lineRule="auto"/>
        <w:jc w:val="both"/>
        <w:rPr>
          <w:del w:id="3257" w:author="Rachel Shipsey" w:date="2025-06-19T11:28:00Z"/>
        </w:rPr>
        <w:pPrChange w:id="3258" w:author="Rachel Shipsey" w:date="2025-06-23T15:41:00Z">
          <w:pPr>
            <w:pStyle w:val="Heading1"/>
          </w:pPr>
        </w:pPrChange>
      </w:pPr>
      <w:del w:id="3259" w:author="Rachel Shipsey" w:date="2025-06-03T19:01:00Z">
        <w:r w:rsidRPr="001903E0" w:rsidDel="005D0F85">
          <w:delText>3.</w:delText>
        </w:r>
        <w:commentRangeStart w:id="3260"/>
        <w:commentRangeStart w:id="3261"/>
        <w:r w:rsidRPr="001903E0" w:rsidDel="005D0F85">
          <w:delText>0</w:delText>
        </w:r>
      </w:del>
      <w:del w:id="3262" w:author="Rachel Shipsey" w:date="2025-06-19T11:28:00Z">
        <w:r w:rsidRPr="001903E0" w:rsidDel="003502F7">
          <w:delText xml:space="preserve"> I</w:delText>
        </w:r>
        <w:commentRangeEnd w:id="3260"/>
        <w:r w:rsidR="00CD0650" w:rsidRPr="001903E0" w:rsidDel="003502F7">
          <w:rPr>
            <w:rStyle w:val="CommentReference"/>
            <w:sz w:val="32"/>
            <w:szCs w:val="32"/>
          </w:rPr>
          <w:commentReference w:id="3260"/>
        </w:r>
        <w:commentRangeEnd w:id="3261"/>
        <w:r w:rsidR="00966B8A" w:rsidRPr="001903E0" w:rsidDel="003502F7">
          <w:rPr>
            <w:rStyle w:val="CommentReference"/>
            <w:sz w:val="32"/>
            <w:szCs w:val="32"/>
          </w:rPr>
          <w:commentReference w:id="3261"/>
        </w:r>
        <w:r w:rsidRPr="001903E0" w:rsidDel="003502F7">
          <w:delText>ntroduction  </w:delText>
        </w:r>
        <w:bookmarkStart w:id="3263" w:name="_Toc201237509"/>
        <w:bookmarkStart w:id="3264" w:name="_Toc201318905"/>
        <w:bookmarkEnd w:id="3263"/>
        <w:bookmarkEnd w:id="3264"/>
      </w:del>
    </w:p>
    <w:p w14:paraId="696A2958" w14:textId="42C96BDE" w:rsidR="00543B4C" w:rsidRPr="001903E0" w:rsidDel="003502F7" w:rsidRDefault="00543B4C">
      <w:pPr>
        <w:pStyle w:val="ListParagraph"/>
        <w:spacing w:after="0" w:line="276" w:lineRule="auto"/>
        <w:jc w:val="both"/>
        <w:rPr>
          <w:del w:id="3265" w:author="Rachel Shipsey" w:date="2025-06-19T11:28:00Z"/>
          <w:rFonts w:eastAsiaTheme="majorEastAsia" w:cstheme="majorBidi"/>
          <w:b/>
          <w:sz w:val="32"/>
          <w:szCs w:val="32"/>
          <w:rPrChange w:id="3266" w:author="Rachel Shipsey" w:date="2025-06-20T10:28:00Z">
            <w:rPr>
              <w:del w:id="3267" w:author="Rachel Shipsey" w:date="2025-06-19T11:28:00Z"/>
              <w:rFonts w:cs="Arial"/>
            </w:rPr>
          </w:rPrChange>
        </w:rPr>
        <w:pPrChange w:id="3268" w:author="Rachel Shipsey" w:date="2025-06-23T15:41:00Z">
          <w:pPr>
            <w:spacing w:after="0" w:line="276" w:lineRule="auto"/>
            <w:jc w:val="both"/>
          </w:pPr>
        </w:pPrChange>
      </w:pPr>
      <w:del w:id="3269" w:author="Rachel Shipsey" w:date="2025-06-19T11:28:00Z">
        <w:r w:rsidRPr="001903E0" w:rsidDel="003502F7">
          <w:rPr>
            <w:rFonts w:eastAsiaTheme="majorEastAsia" w:cstheme="majorBidi"/>
            <w:b/>
            <w:sz w:val="32"/>
            <w:szCs w:val="32"/>
            <w:rPrChange w:id="3270" w:author="Rachel Shipsey" w:date="2025-06-20T10:28:00Z">
              <w:rPr>
                <w:rFonts w:cs="Arial"/>
              </w:rPr>
            </w:rPrChange>
          </w:rPr>
          <w:delText>Cartographic mapping is a major activity conducted during the pre-enumeration phase to create Enumeration Area</w:delText>
        </w:r>
        <w:r w:rsidR="000B2436" w:rsidRPr="001903E0" w:rsidDel="003502F7">
          <w:rPr>
            <w:rFonts w:eastAsiaTheme="majorEastAsia" w:cstheme="majorBidi"/>
            <w:b/>
            <w:sz w:val="32"/>
            <w:szCs w:val="32"/>
            <w:rPrChange w:id="3271" w:author="Rachel Shipsey" w:date="2025-06-20T10:28:00Z">
              <w:rPr>
                <w:rFonts w:cs="Arial"/>
              </w:rPr>
            </w:rPrChange>
          </w:rPr>
          <w:delText xml:space="preserve"> (EA)</w:delText>
        </w:r>
        <w:r w:rsidR="1CCE13D2" w:rsidRPr="001903E0" w:rsidDel="003502F7">
          <w:rPr>
            <w:rFonts w:eastAsiaTheme="majorEastAsia" w:cstheme="majorBidi"/>
            <w:b/>
            <w:sz w:val="32"/>
            <w:szCs w:val="32"/>
            <w:rPrChange w:id="3272" w:author="Rachel Shipsey" w:date="2025-06-20T10:28:00Z">
              <w:rPr>
                <w:rFonts w:cs="Arial"/>
              </w:rPr>
            </w:rPrChange>
          </w:rPr>
          <w:delText xml:space="preserve">. </w:delText>
        </w:r>
        <w:r w:rsidR="2FC989B0" w:rsidRPr="001903E0" w:rsidDel="003502F7">
          <w:rPr>
            <w:rFonts w:eastAsiaTheme="majorEastAsia" w:cstheme="majorBidi"/>
            <w:b/>
            <w:sz w:val="32"/>
            <w:szCs w:val="32"/>
            <w:rPrChange w:id="3273" w:author="Rachel Shipsey" w:date="2025-06-20T10:28:00Z">
              <w:rPr>
                <w:rFonts w:cs="Arial"/>
              </w:rPr>
            </w:rPrChange>
          </w:rPr>
          <w:delText>Such maps are used for work allocation during census enumeration and for dissemination of geospatial referenced census data.</w:delText>
        </w:r>
        <w:r w:rsidRPr="001903E0" w:rsidDel="003502F7">
          <w:rPr>
            <w:rFonts w:eastAsiaTheme="majorEastAsia" w:cstheme="majorBidi"/>
            <w:b/>
            <w:sz w:val="32"/>
            <w:szCs w:val="32"/>
            <w:rPrChange w:id="3274" w:author="Rachel Shipsey" w:date="2025-06-20T10:28:00Z">
              <w:rPr>
                <w:rFonts w:cs="Arial"/>
              </w:rPr>
            </w:rPrChange>
          </w:rPr>
          <w:delText xml:space="preserve"> Therefore, the quality of maps used in the census has a major influence on the quality and reliability of census data collected. The mapping process involves the following activities: proposal development, mobilization of resources, development of tools, acquisition of equipment, publicity, piloting, recruitment, training, data collection, map production and EA map verification. </w:delText>
        </w:r>
        <w:bookmarkStart w:id="3275" w:name="_Toc201237510"/>
        <w:bookmarkStart w:id="3276" w:name="_Toc201318906"/>
        <w:bookmarkEnd w:id="3275"/>
        <w:bookmarkEnd w:id="3276"/>
      </w:del>
    </w:p>
    <w:p w14:paraId="28C10763" w14:textId="443C0A86" w:rsidR="00543B4C" w:rsidRPr="001903E0" w:rsidDel="003502F7" w:rsidRDefault="00543B4C">
      <w:pPr>
        <w:pStyle w:val="ListParagraph"/>
        <w:spacing w:after="0" w:line="276" w:lineRule="auto"/>
        <w:jc w:val="both"/>
        <w:rPr>
          <w:del w:id="3277" w:author="Rachel Shipsey" w:date="2025-06-19T11:28:00Z"/>
          <w:rStyle w:val="cf01"/>
          <w:rFonts w:ascii="Arial" w:eastAsiaTheme="majorEastAsia" w:hAnsi="Arial" w:cstheme="majorBidi"/>
          <w:b/>
          <w:sz w:val="32"/>
          <w:szCs w:val="32"/>
          <w:rPrChange w:id="3278" w:author="Rachel Shipsey" w:date="2025-06-20T10:28:00Z">
            <w:rPr>
              <w:del w:id="3279" w:author="Rachel Shipsey" w:date="2025-06-19T11:28:00Z"/>
              <w:rStyle w:val="cf01"/>
              <w:rFonts w:ascii="Arial" w:hAnsi="Arial" w:cs="Arial"/>
              <w:bCs/>
              <w:sz w:val="22"/>
              <w:szCs w:val="22"/>
            </w:rPr>
          </w:rPrChange>
        </w:rPr>
        <w:pPrChange w:id="3280" w:author="Rachel Shipsey" w:date="2025-06-23T15:41:00Z">
          <w:pPr>
            <w:spacing w:after="0" w:line="276" w:lineRule="auto"/>
            <w:jc w:val="both"/>
          </w:pPr>
        </w:pPrChange>
      </w:pPr>
      <w:bookmarkStart w:id="3281" w:name="_Toc201237511"/>
      <w:bookmarkStart w:id="3282" w:name="_Toc201318907"/>
      <w:bookmarkEnd w:id="3281"/>
      <w:bookmarkEnd w:id="3282"/>
    </w:p>
    <w:p w14:paraId="10452275" w14:textId="3832D5FF" w:rsidR="00543B4C" w:rsidRPr="001903E0" w:rsidDel="003502F7" w:rsidRDefault="00543B4C">
      <w:pPr>
        <w:pStyle w:val="ListParagraph"/>
        <w:spacing w:after="0" w:line="276" w:lineRule="auto"/>
        <w:jc w:val="both"/>
        <w:rPr>
          <w:del w:id="3283" w:author="Rachel Shipsey" w:date="2025-06-19T11:28:00Z"/>
        </w:rPr>
        <w:pPrChange w:id="3284" w:author="Rachel Shipsey" w:date="2025-06-23T15:41:00Z">
          <w:pPr>
            <w:spacing w:after="0" w:line="276" w:lineRule="auto"/>
            <w:jc w:val="both"/>
          </w:pPr>
        </w:pPrChange>
      </w:pPr>
      <w:del w:id="3285" w:author="Rachel Shipsey" w:date="2025-06-19T11:28:00Z">
        <w:r w:rsidRPr="001903E0" w:rsidDel="003502F7">
          <w:rPr>
            <w:rStyle w:val="cf01"/>
            <w:rFonts w:ascii="Arial" w:eastAsiaTheme="majorEastAsia" w:hAnsi="Arial" w:cstheme="majorBidi"/>
            <w:b/>
            <w:sz w:val="32"/>
            <w:szCs w:val="32"/>
            <w:rPrChange w:id="3286" w:author="Rachel Shipsey" w:date="2025-06-20T10:28:00Z">
              <w:rPr>
                <w:rStyle w:val="cf01"/>
                <w:rFonts w:ascii="Arial" w:hAnsi="Arial" w:cs="Arial"/>
                <w:sz w:val="22"/>
                <w:szCs w:val="22"/>
              </w:rPr>
            </w:rPrChange>
          </w:rPr>
          <w:delText>Cartographic mapping during the non-digital vs digital era</w:delText>
        </w:r>
        <w:bookmarkStart w:id="3287" w:name="_Toc201237512"/>
        <w:bookmarkStart w:id="3288" w:name="_Toc201318908"/>
        <w:bookmarkEnd w:id="3287"/>
        <w:bookmarkEnd w:id="3288"/>
      </w:del>
    </w:p>
    <w:p w14:paraId="21874A90" w14:textId="09AFF455" w:rsidR="00543B4C" w:rsidRPr="001903E0" w:rsidDel="003502F7" w:rsidRDefault="00543B4C">
      <w:pPr>
        <w:pStyle w:val="ListParagraph"/>
        <w:spacing w:after="0" w:line="276" w:lineRule="auto"/>
        <w:jc w:val="both"/>
        <w:rPr>
          <w:del w:id="3289" w:author="Rachel Shipsey" w:date="2025-06-19T11:28:00Z"/>
          <w:rFonts w:eastAsiaTheme="majorEastAsia" w:cstheme="majorBidi"/>
          <w:b/>
          <w:sz w:val="32"/>
          <w:szCs w:val="32"/>
          <w:rPrChange w:id="3290" w:author="Rachel Shipsey" w:date="2025-06-20T10:28:00Z">
            <w:rPr>
              <w:del w:id="3291" w:author="Rachel Shipsey" w:date="2025-06-19T11:28:00Z"/>
              <w:rFonts w:cs="Arial"/>
            </w:rPr>
          </w:rPrChange>
        </w:rPr>
        <w:pPrChange w:id="3292" w:author="Rachel Shipsey" w:date="2025-06-23T15:41:00Z">
          <w:pPr>
            <w:spacing w:after="0" w:line="276" w:lineRule="auto"/>
            <w:jc w:val="both"/>
          </w:pPr>
        </w:pPrChange>
      </w:pPr>
      <w:del w:id="3293" w:author="Rachel Shipsey" w:date="2025-06-19T11:28:00Z">
        <w:r w:rsidRPr="001903E0" w:rsidDel="003502F7">
          <w:rPr>
            <w:rFonts w:eastAsiaTheme="majorEastAsia" w:cstheme="majorBidi"/>
            <w:b/>
            <w:sz w:val="32"/>
            <w:szCs w:val="32"/>
            <w:rPrChange w:id="3294" w:author="Rachel Shipsey" w:date="2025-06-20T10:28:00Z">
              <w:rPr>
                <w:rFonts w:cs="Arial"/>
              </w:rPr>
            </w:rPrChange>
          </w:rPr>
          <w:delText xml:space="preserve">Digital cartographic mapping involves the use of mobile technology </w:delText>
        </w:r>
        <w:r w:rsidR="6C8CDC41" w:rsidRPr="001903E0" w:rsidDel="003502F7">
          <w:rPr>
            <w:rFonts w:eastAsiaTheme="majorEastAsia" w:cstheme="majorBidi"/>
            <w:b/>
            <w:sz w:val="32"/>
            <w:szCs w:val="32"/>
            <w:rPrChange w:id="3295" w:author="Rachel Shipsey" w:date="2025-06-20T10:28:00Z">
              <w:rPr>
                <w:rFonts w:cs="Arial"/>
              </w:rPr>
            </w:rPrChange>
          </w:rPr>
          <w:delText>for:</w:delText>
        </w:r>
        <w:bookmarkStart w:id="3296" w:name="_Toc201237513"/>
        <w:bookmarkStart w:id="3297" w:name="_Toc201318909"/>
        <w:bookmarkEnd w:id="3296"/>
        <w:bookmarkEnd w:id="3297"/>
      </w:del>
    </w:p>
    <w:p w14:paraId="76B2BD9C" w14:textId="4CFA692D" w:rsidR="00543B4C" w:rsidRPr="001903E0" w:rsidDel="003502F7" w:rsidRDefault="00543B4C">
      <w:pPr>
        <w:pStyle w:val="ListParagraph"/>
        <w:spacing w:after="0" w:line="276" w:lineRule="auto"/>
        <w:jc w:val="both"/>
        <w:rPr>
          <w:del w:id="3298" w:author="Rachel Shipsey" w:date="2025-06-19T11:28:00Z"/>
          <w:rFonts w:eastAsiaTheme="majorEastAsia" w:cstheme="majorBidi"/>
          <w:b/>
          <w:sz w:val="32"/>
          <w:szCs w:val="32"/>
          <w:rPrChange w:id="3299" w:author="Rachel Shipsey" w:date="2025-06-20T10:28:00Z">
            <w:rPr>
              <w:del w:id="3300" w:author="Rachel Shipsey" w:date="2025-06-19T11:28:00Z"/>
              <w:rFonts w:cs="Arial"/>
            </w:rPr>
          </w:rPrChange>
        </w:rPr>
        <w:pPrChange w:id="3301" w:author="Rachel Shipsey" w:date="2025-06-23T15:41:00Z">
          <w:pPr>
            <w:pStyle w:val="ListParagraph"/>
            <w:numPr>
              <w:numId w:val="6"/>
            </w:numPr>
            <w:spacing w:after="0" w:line="276" w:lineRule="auto"/>
            <w:ind w:hanging="360"/>
            <w:jc w:val="both"/>
          </w:pPr>
        </w:pPrChange>
      </w:pPr>
      <w:del w:id="3302" w:author="Rachel Shipsey" w:date="2025-06-19T11:28:00Z">
        <w:r w:rsidRPr="001903E0" w:rsidDel="003502F7">
          <w:rPr>
            <w:rFonts w:eastAsiaTheme="majorEastAsia" w:cstheme="majorBidi"/>
            <w:b/>
            <w:sz w:val="32"/>
            <w:szCs w:val="32"/>
            <w:rPrChange w:id="3303" w:author="Rachel Shipsey" w:date="2025-06-20T10:28:00Z">
              <w:rPr>
                <w:rFonts w:cs="Arial"/>
              </w:rPr>
            </w:rPrChange>
          </w:rPr>
          <w:delText>collect</w:delText>
        </w:r>
        <w:r w:rsidR="439D7AA1" w:rsidRPr="001903E0" w:rsidDel="003502F7">
          <w:rPr>
            <w:rFonts w:eastAsiaTheme="majorEastAsia" w:cstheme="majorBidi"/>
            <w:b/>
            <w:sz w:val="32"/>
            <w:szCs w:val="32"/>
            <w:rPrChange w:id="3304" w:author="Rachel Shipsey" w:date="2025-06-20T10:28:00Z">
              <w:rPr>
                <w:rFonts w:cs="Arial"/>
              </w:rPr>
            </w:rPrChange>
          </w:rPr>
          <w:delText>ing</w:delText>
        </w:r>
        <w:r w:rsidRPr="001903E0" w:rsidDel="003502F7">
          <w:rPr>
            <w:rFonts w:eastAsiaTheme="majorEastAsia" w:cstheme="majorBidi"/>
            <w:b/>
            <w:sz w:val="32"/>
            <w:szCs w:val="32"/>
            <w:rPrChange w:id="3305" w:author="Rachel Shipsey" w:date="2025-06-20T10:28:00Z">
              <w:rPr>
                <w:rFonts w:cs="Arial"/>
              </w:rPr>
            </w:rPrChange>
          </w:rPr>
          <w:delText xml:space="preserve"> spatial data (GPS coordinates for structures, households, features such as schools, hospitals, churches, etc.) from the field to be used in delineation of EAs; </w:delText>
        </w:r>
        <w:bookmarkStart w:id="3306" w:name="_Toc201237514"/>
        <w:bookmarkStart w:id="3307" w:name="_Toc201318910"/>
        <w:bookmarkEnd w:id="3306"/>
        <w:bookmarkEnd w:id="3307"/>
      </w:del>
    </w:p>
    <w:p w14:paraId="3910B12D" w14:textId="7C8634F9" w:rsidR="00543B4C" w:rsidRPr="001903E0" w:rsidDel="003502F7" w:rsidRDefault="00543B4C">
      <w:pPr>
        <w:pStyle w:val="ListParagraph"/>
        <w:spacing w:after="0" w:line="276" w:lineRule="auto"/>
        <w:jc w:val="both"/>
        <w:rPr>
          <w:del w:id="3308" w:author="Rachel Shipsey" w:date="2025-06-19T11:28:00Z"/>
          <w:rFonts w:eastAsiaTheme="majorEastAsia" w:cstheme="majorBidi"/>
          <w:b/>
          <w:sz w:val="32"/>
          <w:szCs w:val="32"/>
          <w:rPrChange w:id="3309" w:author="Rachel Shipsey" w:date="2025-06-20T10:28:00Z">
            <w:rPr>
              <w:del w:id="3310" w:author="Rachel Shipsey" w:date="2025-06-19T11:28:00Z"/>
              <w:rFonts w:cs="Arial"/>
            </w:rPr>
          </w:rPrChange>
        </w:rPr>
        <w:pPrChange w:id="3311" w:author="Rachel Shipsey" w:date="2025-06-23T15:41:00Z">
          <w:pPr>
            <w:pStyle w:val="ListParagraph"/>
            <w:numPr>
              <w:numId w:val="6"/>
            </w:numPr>
            <w:spacing w:after="0" w:line="276" w:lineRule="auto"/>
            <w:ind w:hanging="360"/>
            <w:jc w:val="both"/>
          </w:pPr>
        </w:pPrChange>
      </w:pPr>
      <w:del w:id="3312" w:author="Rachel Shipsey" w:date="2025-06-19T11:28:00Z">
        <w:r w:rsidRPr="001903E0" w:rsidDel="003502F7">
          <w:rPr>
            <w:rFonts w:eastAsiaTheme="majorEastAsia" w:cstheme="majorBidi"/>
            <w:b/>
            <w:sz w:val="32"/>
            <w:szCs w:val="32"/>
            <w:rPrChange w:id="3313" w:author="Rachel Shipsey" w:date="2025-06-20T10:28:00Z">
              <w:rPr>
                <w:rFonts w:cs="Arial"/>
              </w:rPr>
            </w:rPrChange>
          </w:rPr>
          <w:delText xml:space="preserve">map production which includes overlaying of spatial data collected in the field on satellite imageries/aerial photos, digitization of EA boundaries, preparation of EA maps; </w:delText>
        </w:r>
        <w:bookmarkStart w:id="3314" w:name="_Toc201237515"/>
        <w:bookmarkStart w:id="3315" w:name="_Toc201318911"/>
        <w:bookmarkEnd w:id="3314"/>
        <w:bookmarkEnd w:id="3315"/>
      </w:del>
    </w:p>
    <w:p w14:paraId="47478C8A" w14:textId="1BE773EF" w:rsidR="00543B4C" w:rsidRPr="001903E0" w:rsidDel="003502F7" w:rsidRDefault="00543B4C">
      <w:pPr>
        <w:pStyle w:val="ListParagraph"/>
        <w:spacing w:after="0" w:line="276" w:lineRule="auto"/>
        <w:jc w:val="both"/>
        <w:rPr>
          <w:del w:id="3316" w:author="Rachel Shipsey" w:date="2025-06-19T11:28:00Z"/>
          <w:rFonts w:eastAsiaTheme="majorEastAsia" w:cstheme="majorBidi"/>
          <w:b/>
          <w:sz w:val="32"/>
          <w:szCs w:val="32"/>
          <w:rPrChange w:id="3317" w:author="Rachel Shipsey" w:date="2025-06-20T10:28:00Z">
            <w:rPr>
              <w:del w:id="3318" w:author="Rachel Shipsey" w:date="2025-06-19T11:28:00Z"/>
              <w:rFonts w:cs="Arial"/>
            </w:rPr>
          </w:rPrChange>
        </w:rPr>
        <w:pPrChange w:id="3319" w:author="Rachel Shipsey" w:date="2025-06-23T15:41:00Z">
          <w:pPr>
            <w:pStyle w:val="ListParagraph"/>
            <w:numPr>
              <w:numId w:val="6"/>
            </w:numPr>
            <w:spacing w:after="0" w:line="276" w:lineRule="auto"/>
            <w:ind w:hanging="360"/>
            <w:jc w:val="both"/>
          </w:pPr>
        </w:pPrChange>
      </w:pPr>
      <w:del w:id="3320" w:author="Rachel Shipsey" w:date="2025-06-19T11:28:00Z">
        <w:r w:rsidRPr="001903E0" w:rsidDel="003502F7">
          <w:rPr>
            <w:rFonts w:eastAsiaTheme="majorEastAsia" w:cstheme="majorBidi"/>
            <w:b/>
            <w:sz w:val="32"/>
            <w:szCs w:val="32"/>
            <w:rPrChange w:id="3321" w:author="Rachel Shipsey" w:date="2025-06-20T10:28:00Z">
              <w:rPr>
                <w:rFonts w:cs="Arial"/>
              </w:rPr>
            </w:rPrChange>
          </w:rPr>
          <w:delText xml:space="preserve">EA map verification. </w:delText>
        </w:r>
        <w:bookmarkStart w:id="3322" w:name="_Toc201237516"/>
        <w:bookmarkStart w:id="3323" w:name="_Toc201318912"/>
        <w:bookmarkEnd w:id="3322"/>
        <w:bookmarkEnd w:id="3323"/>
      </w:del>
    </w:p>
    <w:p w14:paraId="1EE76027" w14:textId="19576082" w:rsidR="00543B4C" w:rsidRPr="001903E0" w:rsidDel="003502F7" w:rsidRDefault="00543B4C">
      <w:pPr>
        <w:pStyle w:val="ListParagraph"/>
        <w:spacing w:after="0" w:line="276" w:lineRule="auto"/>
        <w:jc w:val="both"/>
        <w:rPr>
          <w:del w:id="3324" w:author="Rachel Shipsey" w:date="2025-06-19T11:28:00Z"/>
          <w:rFonts w:eastAsiaTheme="majorEastAsia" w:cstheme="majorBidi"/>
          <w:b/>
          <w:sz w:val="32"/>
          <w:szCs w:val="32"/>
          <w:rPrChange w:id="3325" w:author="Rachel Shipsey" w:date="2025-06-20T10:28:00Z">
            <w:rPr>
              <w:del w:id="3326" w:author="Rachel Shipsey" w:date="2025-06-19T11:28:00Z"/>
              <w:rFonts w:cs="Arial"/>
            </w:rPr>
          </w:rPrChange>
        </w:rPr>
        <w:pPrChange w:id="3327" w:author="Rachel Shipsey" w:date="2025-06-23T15:41:00Z">
          <w:pPr>
            <w:spacing w:after="0" w:line="276" w:lineRule="auto"/>
            <w:jc w:val="both"/>
          </w:pPr>
        </w:pPrChange>
      </w:pPr>
      <w:bookmarkStart w:id="3328" w:name="_Toc201237517"/>
      <w:bookmarkStart w:id="3329" w:name="_Toc201318913"/>
      <w:bookmarkEnd w:id="3328"/>
      <w:bookmarkEnd w:id="3329"/>
    </w:p>
    <w:p w14:paraId="2D607FBA" w14:textId="03ABEB7B" w:rsidR="00543B4C" w:rsidRPr="001903E0" w:rsidDel="003502F7" w:rsidRDefault="00543B4C">
      <w:pPr>
        <w:pStyle w:val="ListParagraph"/>
        <w:spacing w:after="0" w:line="276" w:lineRule="auto"/>
        <w:jc w:val="both"/>
        <w:rPr>
          <w:del w:id="3330" w:author="Rachel Shipsey" w:date="2025-06-19T11:28:00Z"/>
          <w:rFonts w:eastAsiaTheme="majorEastAsia" w:cstheme="majorBidi"/>
          <w:b/>
          <w:sz w:val="32"/>
          <w:szCs w:val="32"/>
          <w:rPrChange w:id="3331" w:author="Rachel Shipsey" w:date="2025-06-20T10:28:00Z">
            <w:rPr>
              <w:del w:id="3332" w:author="Rachel Shipsey" w:date="2025-06-19T11:28:00Z"/>
              <w:rFonts w:cs="Arial"/>
              <w:i/>
              <w:iCs/>
            </w:rPr>
          </w:rPrChange>
        </w:rPr>
        <w:pPrChange w:id="3333" w:author="Rachel Shipsey" w:date="2025-06-23T15:41:00Z">
          <w:pPr>
            <w:spacing w:after="0" w:line="276" w:lineRule="auto"/>
            <w:jc w:val="both"/>
          </w:pPr>
        </w:pPrChange>
      </w:pPr>
      <w:del w:id="3334" w:author="Rachel Shipsey" w:date="2025-06-19T11:28:00Z">
        <w:r w:rsidRPr="001903E0" w:rsidDel="003502F7">
          <w:rPr>
            <w:rFonts w:eastAsiaTheme="majorEastAsia" w:cstheme="majorBidi"/>
            <w:b/>
            <w:sz w:val="32"/>
            <w:szCs w:val="32"/>
            <w:rPrChange w:id="3335" w:author="Rachel Shipsey" w:date="2025-06-20T10:28:00Z">
              <w:rPr>
                <w:rFonts w:cs="Arial"/>
              </w:rPr>
            </w:rPrChange>
          </w:rPr>
          <w:delText>Digital cartographic mapping has</w:delText>
        </w:r>
        <w:r w:rsidR="00D80D1B" w:rsidRPr="001903E0" w:rsidDel="003502F7">
          <w:rPr>
            <w:rFonts w:eastAsiaTheme="majorEastAsia" w:cstheme="majorBidi"/>
            <w:b/>
            <w:sz w:val="32"/>
            <w:szCs w:val="32"/>
            <w:rPrChange w:id="3336" w:author="Rachel Shipsey" w:date="2025-06-20T10:28:00Z">
              <w:rPr>
                <w:rFonts w:cs="Arial"/>
              </w:rPr>
            </w:rPrChange>
          </w:rPr>
          <w:delText xml:space="preserve"> a</w:delText>
        </w:r>
        <w:r w:rsidRPr="001903E0" w:rsidDel="003502F7">
          <w:rPr>
            <w:rFonts w:eastAsiaTheme="majorEastAsia" w:cstheme="majorBidi"/>
            <w:b/>
            <w:sz w:val="32"/>
            <w:szCs w:val="32"/>
            <w:rPrChange w:id="3337" w:author="Rachel Shipsey" w:date="2025-06-20T10:28:00Z">
              <w:rPr>
                <w:rFonts w:cs="Arial"/>
              </w:rPr>
            </w:rPrChange>
          </w:rPr>
          <w:delText xml:space="preserve"> wide range of benefits includ</w:delText>
        </w:r>
        <w:r w:rsidR="0CB29B80" w:rsidRPr="001903E0" w:rsidDel="003502F7">
          <w:rPr>
            <w:rFonts w:eastAsiaTheme="majorEastAsia" w:cstheme="majorBidi"/>
            <w:b/>
            <w:sz w:val="32"/>
            <w:szCs w:val="32"/>
            <w:rPrChange w:id="3338" w:author="Rachel Shipsey" w:date="2025-06-20T10:28:00Z">
              <w:rPr>
                <w:rFonts w:cs="Arial"/>
              </w:rPr>
            </w:rPrChange>
          </w:rPr>
          <w:delText>ing</w:delText>
        </w:r>
        <w:r w:rsidRPr="001903E0" w:rsidDel="003502F7">
          <w:rPr>
            <w:rFonts w:eastAsiaTheme="majorEastAsia" w:cstheme="majorBidi"/>
            <w:b/>
            <w:sz w:val="32"/>
            <w:szCs w:val="32"/>
            <w:rPrChange w:id="3339" w:author="Rachel Shipsey" w:date="2025-06-20T10:28:00Z">
              <w:rPr>
                <w:rFonts w:cs="Arial"/>
              </w:rPr>
            </w:rPrChange>
          </w:rPr>
          <w:delText xml:space="preserve"> better quality products, reduced </w:delText>
        </w:r>
        <w:r w:rsidR="00A005F7" w:rsidRPr="001903E0" w:rsidDel="003502F7">
          <w:rPr>
            <w:rFonts w:eastAsiaTheme="majorEastAsia" w:cstheme="majorBidi"/>
            <w:b/>
            <w:sz w:val="32"/>
            <w:szCs w:val="32"/>
            <w:rPrChange w:id="3340" w:author="Rachel Shipsey" w:date="2025-06-20T10:28:00Z">
              <w:rPr>
                <w:rFonts w:cs="Arial"/>
              </w:rPr>
            </w:rPrChange>
          </w:rPr>
          <w:delText>cost,</w:delText>
        </w:r>
        <w:r w:rsidRPr="001903E0" w:rsidDel="003502F7">
          <w:rPr>
            <w:rFonts w:eastAsiaTheme="majorEastAsia" w:cstheme="majorBidi"/>
            <w:b/>
            <w:sz w:val="32"/>
            <w:szCs w:val="32"/>
            <w:rPrChange w:id="3341" w:author="Rachel Shipsey" w:date="2025-06-20T10:28:00Z">
              <w:rPr>
                <w:rFonts w:cs="Arial"/>
              </w:rPr>
            </w:rPrChange>
          </w:rPr>
          <w:delText xml:space="preserve"> and </w:delText>
        </w:r>
        <w:r w:rsidR="1F7D25C2" w:rsidRPr="001903E0" w:rsidDel="003502F7">
          <w:rPr>
            <w:rFonts w:eastAsiaTheme="majorEastAsia" w:cstheme="majorBidi"/>
            <w:b/>
            <w:sz w:val="32"/>
            <w:szCs w:val="32"/>
            <w:rPrChange w:id="3342" w:author="Rachel Shipsey" w:date="2025-06-20T10:28:00Z">
              <w:rPr>
                <w:rFonts w:cs="Arial"/>
              </w:rPr>
            </w:rPrChange>
          </w:rPr>
          <w:delText xml:space="preserve">reduced </w:delText>
        </w:r>
        <w:r w:rsidRPr="001903E0" w:rsidDel="003502F7">
          <w:rPr>
            <w:rFonts w:eastAsiaTheme="majorEastAsia" w:cstheme="majorBidi"/>
            <w:b/>
            <w:sz w:val="32"/>
            <w:szCs w:val="32"/>
            <w:rPrChange w:id="3343" w:author="Rachel Shipsey" w:date="2025-06-20T10:28:00Z">
              <w:rPr>
                <w:rFonts w:cs="Arial"/>
              </w:rPr>
            </w:rPrChange>
          </w:rPr>
          <w:delText>time for development of EA maps, increased accuracy,</w:delText>
        </w:r>
        <w:r w:rsidR="00A005F7" w:rsidRPr="001903E0" w:rsidDel="003502F7">
          <w:rPr>
            <w:rFonts w:eastAsiaTheme="majorEastAsia" w:cstheme="majorBidi"/>
            <w:b/>
            <w:sz w:val="32"/>
            <w:szCs w:val="32"/>
            <w:rPrChange w:id="3344" w:author="Rachel Shipsey" w:date="2025-06-20T10:28:00Z">
              <w:rPr>
                <w:rFonts w:cs="Arial"/>
              </w:rPr>
            </w:rPrChange>
          </w:rPr>
          <w:delText xml:space="preserve"> and</w:delText>
        </w:r>
        <w:r w:rsidRPr="001903E0" w:rsidDel="003502F7">
          <w:rPr>
            <w:rFonts w:eastAsiaTheme="majorEastAsia" w:cstheme="majorBidi"/>
            <w:b/>
            <w:sz w:val="32"/>
            <w:szCs w:val="32"/>
            <w:rPrChange w:id="3345" w:author="Rachel Shipsey" w:date="2025-06-20T10:28:00Z">
              <w:rPr>
                <w:rFonts w:cs="Arial"/>
              </w:rPr>
            </w:rPrChange>
          </w:rPr>
          <w:delText xml:space="preserve"> improved consistency etc. </w:delText>
        </w:r>
        <w:bookmarkStart w:id="3346" w:name="_Hlk128055492"/>
        <w:r w:rsidRPr="001903E0" w:rsidDel="003502F7">
          <w:rPr>
            <w:rFonts w:eastAsiaTheme="majorEastAsia" w:cstheme="majorBidi"/>
            <w:b/>
            <w:sz w:val="32"/>
            <w:szCs w:val="32"/>
            <w:rPrChange w:id="3347" w:author="Rachel Shipsey" w:date="2025-06-20T10:28:00Z">
              <w:rPr>
                <w:rFonts w:cs="Arial"/>
                <w:i/>
                <w:iCs/>
              </w:rPr>
            </w:rPrChange>
          </w:rPr>
          <w:delText>(Handbook on geographic information systems and digital mapping</w:delText>
        </w:r>
        <w:bookmarkEnd w:id="3346"/>
        <w:r w:rsidRPr="001903E0" w:rsidDel="003502F7">
          <w:rPr>
            <w:rFonts w:eastAsiaTheme="majorEastAsia" w:cstheme="majorBidi"/>
            <w:b/>
            <w:sz w:val="32"/>
            <w:szCs w:val="32"/>
            <w:rPrChange w:id="3348" w:author="Rachel Shipsey" w:date="2025-06-20T10:28:00Z">
              <w:rPr>
                <w:rFonts w:cs="Arial"/>
                <w:i/>
                <w:iCs/>
              </w:rPr>
            </w:rPrChange>
          </w:rPr>
          <w:delText>, pg. 10-13).</w:delText>
        </w:r>
        <w:bookmarkStart w:id="3349" w:name="_Toc201237518"/>
        <w:bookmarkStart w:id="3350" w:name="_Toc201318914"/>
        <w:bookmarkEnd w:id="3349"/>
        <w:bookmarkEnd w:id="3350"/>
      </w:del>
    </w:p>
    <w:p w14:paraId="6A10C7F4" w14:textId="75758D25" w:rsidR="00543B4C" w:rsidRPr="001903E0" w:rsidDel="003502F7" w:rsidRDefault="00543B4C">
      <w:pPr>
        <w:pStyle w:val="ListParagraph"/>
        <w:spacing w:after="0" w:line="276" w:lineRule="auto"/>
        <w:jc w:val="both"/>
        <w:rPr>
          <w:del w:id="3351" w:author="Rachel Shipsey" w:date="2025-06-19T11:28:00Z"/>
          <w:rFonts w:eastAsiaTheme="majorEastAsia" w:cstheme="majorBidi"/>
          <w:b/>
          <w:sz w:val="32"/>
          <w:szCs w:val="32"/>
          <w:rPrChange w:id="3352" w:author="Rachel Shipsey" w:date="2025-06-20T10:28:00Z">
            <w:rPr>
              <w:del w:id="3353" w:author="Rachel Shipsey" w:date="2025-06-19T11:28:00Z"/>
              <w:rFonts w:cs="Arial"/>
              <w:i/>
              <w:iCs/>
            </w:rPr>
          </w:rPrChange>
        </w:rPr>
        <w:pPrChange w:id="3354" w:author="Rachel Shipsey" w:date="2025-06-23T15:41:00Z">
          <w:pPr>
            <w:spacing w:after="0" w:line="276" w:lineRule="auto"/>
            <w:jc w:val="both"/>
          </w:pPr>
        </w:pPrChange>
      </w:pPr>
      <w:bookmarkStart w:id="3355" w:name="_Toc201237519"/>
      <w:bookmarkStart w:id="3356" w:name="_Toc201318915"/>
      <w:bookmarkEnd w:id="3355"/>
      <w:bookmarkEnd w:id="3356"/>
    </w:p>
    <w:p w14:paraId="4FB83B74" w14:textId="462CA07E" w:rsidR="005D0F85" w:rsidRPr="001903E0" w:rsidDel="003502F7" w:rsidRDefault="00543B4C">
      <w:pPr>
        <w:pStyle w:val="ListParagraph"/>
        <w:spacing w:after="0" w:line="276" w:lineRule="auto"/>
        <w:jc w:val="both"/>
        <w:rPr>
          <w:del w:id="3357" w:author="Rachel Shipsey" w:date="2025-06-19T11:28:00Z"/>
          <w:rFonts w:eastAsiaTheme="majorEastAsia" w:cstheme="majorBidi"/>
          <w:b/>
          <w:sz w:val="32"/>
          <w:szCs w:val="32"/>
          <w:rPrChange w:id="3358" w:author="Rachel Shipsey" w:date="2025-06-20T10:28:00Z">
            <w:rPr>
              <w:del w:id="3359" w:author="Rachel Shipsey" w:date="2025-06-19T11:28:00Z"/>
              <w:rFonts w:cs="Arial"/>
            </w:rPr>
          </w:rPrChange>
        </w:rPr>
        <w:pPrChange w:id="3360" w:author="Rachel Shipsey" w:date="2025-06-23T15:41:00Z">
          <w:pPr>
            <w:spacing w:after="0" w:line="276" w:lineRule="auto"/>
            <w:jc w:val="both"/>
          </w:pPr>
        </w:pPrChange>
      </w:pPr>
      <w:del w:id="3361" w:author="Rachel Shipsey" w:date="2025-06-19T11:28:00Z">
        <w:r w:rsidRPr="001903E0" w:rsidDel="003502F7">
          <w:rPr>
            <w:rFonts w:eastAsiaTheme="majorEastAsia" w:cstheme="majorBidi"/>
            <w:b/>
            <w:sz w:val="32"/>
            <w:szCs w:val="32"/>
            <w:rPrChange w:id="3362" w:author="Rachel Shipsey" w:date="2025-06-20T10:28:00Z">
              <w:rPr>
                <w:rFonts w:cs="Arial"/>
              </w:rPr>
            </w:rPrChange>
          </w:rPr>
          <w:delText xml:space="preserve">In the non-digital era, all the above activities were manually done on paper </w:delText>
        </w:r>
        <w:r w:rsidR="71CD7D3D" w:rsidRPr="001903E0" w:rsidDel="003502F7">
          <w:rPr>
            <w:rFonts w:eastAsiaTheme="majorEastAsia" w:cstheme="majorBidi"/>
            <w:b/>
            <w:sz w:val="32"/>
            <w:szCs w:val="32"/>
            <w:rPrChange w:id="3363" w:author="Rachel Shipsey" w:date="2025-06-20T10:28:00Z">
              <w:rPr>
                <w:rFonts w:cs="Arial"/>
              </w:rPr>
            </w:rPrChange>
          </w:rPr>
          <w:delText xml:space="preserve">and were </w:delText>
        </w:r>
        <w:r w:rsidRPr="001903E0" w:rsidDel="003502F7">
          <w:rPr>
            <w:rFonts w:eastAsiaTheme="majorEastAsia" w:cstheme="majorBidi"/>
            <w:b/>
            <w:sz w:val="32"/>
            <w:szCs w:val="32"/>
            <w:rPrChange w:id="3364" w:author="Rachel Shipsey" w:date="2025-06-20T10:28:00Z">
              <w:rPr>
                <w:rFonts w:cs="Arial"/>
              </w:rPr>
            </w:rPrChange>
          </w:rPr>
          <w:delText>prone to human error</w:delText>
        </w:r>
        <w:r w:rsidR="06D01A95" w:rsidRPr="001903E0" w:rsidDel="003502F7">
          <w:rPr>
            <w:rFonts w:eastAsiaTheme="majorEastAsia" w:cstheme="majorBidi"/>
            <w:b/>
            <w:sz w:val="32"/>
            <w:szCs w:val="32"/>
            <w:rPrChange w:id="3365" w:author="Rachel Shipsey" w:date="2025-06-20T10:28:00Z">
              <w:rPr>
                <w:rFonts w:cs="Arial"/>
              </w:rPr>
            </w:rPrChange>
          </w:rPr>
          <w:delText xml:space="preserve"> and produced</w:delText>
        </w:r>
        <w:r w:rsidRPr="001903E0" w:rsidDel="003502F7">
          <w:rPr>
            <w:rFonts w:eastAsiaTheme="majorEastAsia" w:cstheme="majorBidi"/>
            <w:b/>
            <w:sz w:val="32"/>
            <w:szCs w:val="32"/>
            <w:rPrChange w:id="3366" w:author="Rachel Shipsey" w:date="2025-06-20T10:28:00Z">
              <w:rPr>
                <w:rFonts w:cs="Arial"/>
              </w:rPr>
            </w:rPrChange>
          </w:rPr>
          <w:delText xml:space="preserve"> bulky papers for field teams to carry around.</w:delText>
        </w:r>
        <w:bookmarkStart w:id="3367" w:name="_Toc201237520"/>
        <w:bookmarkStart w:id="3368" w:name="_Toc201318916"/>
        <w:bookmarkEnd w:id="3367"/>
        <w:bookmarkEnd w:id="3368"/>
      </w:del>
    </w:p>
    <w:p w14:paraId="760B3429" w14:textId="1F627588" w:rsidR="00543B4C" w:rsidRPr="001903E0" w:rsidDel="005D0F85" w:rsidRDefault="00543B4C">
      <w:pPr>
        <w:pStyle w:val="ListParagraph"/>
        <w:spacing w:after="0" w:line="276" w:lineRule="auto"/>
        <w:jc w:val="both"/>
        <w:rPr>
          <w:del w:id="3369" w:author="Rachel Shipsey" w:date="2025-06-03T19:01:00Z"/>
        </w:rPr>
        <w:pPrChange w:id="3370" w:author="Rachel Shipsey" w:date="2025-06-23T15:41:00Z">
          <w:pPr>
            <w:spacing w:after="0" w:line="276" w:lineRule="auto"/>
            <w:jc w:val="both"/>
          </w:pPr>
        </w:pPrChange>
      </w:pPr>
      <w:bookmarkStart w:id="3371" w:name="_Toc201237521"/>
      <w:bookmarkStart w:id="3372" w:name="_Toc201318917"/>
      <w:bookmarkEnd w:id="3371"/>
      <w:bookmarkEnd w:id="3372"/>
    </w:p>
    <w:p w14:paraId="26DD0A4C" w14:textId="3B7F8B9A" w:rsidR="00543B4C" w:rsidRPr="001903E0" w:rsidDel="003502F7" w:rsidRDefault="00543B4C">
      <w:pPr>
        <w:pStyle w:val="ListParagraph"/>
        <w:spacing w:after="0" w:line="276" w:lineRule="auto"/>
        <w:jc w:val="both"/>
        <w:rPr>
          <w:del w:id="3373" w:author="Rachel Shipsey" w:date="2025-06-19T11:28:00Z"/>
        </w:rPr>
        <w:pPrChange w:id="3374" w:author="Rachel Shipsey" w:date="2025-06-23T15:41:00Z">
          <w:pPr>
            <w:spacing w:after="0" w:line="276" w:lineRule="auto"/>
            <w:jc w:val="both"/>
          </w:pPr>
        </w:pPrChange>
      </w:pPr>
      <w:del w:id="3375" w:author="Rachel Shipsey" w:date="2025-06-19T11:28:00Z">
        <w:r w:rsidRPr="001903E0" w:rsidDel="003502F7">
          <w:delText xml:space="preserve">Considerations for digital </w:delText>
        </w:r>
        <w:r w:rsidR="51D9E248" w:rsidRPr="001903E0" w:rsidDel="003502F7">
          <w:delText>c</w:delText>
        </w:r>
        <w:r w:rsidRPr="001903E0" w:rsidDel="003502F7">
          <w:rPr>
            <w:rStyle w:val="cf01"/>
            <w:rFonts w:ascii="Arial" w:eastAsiaTheme="majorEastAsia" w:hAnsi="Arial" w:cstheme="majorBidi"/>
            <w:b/>
            <w:sz w:val="32"/>
            <w:szCs w:val="32"/>
            <w:rPrChange w:id="3376" w:author="Rachel Shipsey" w:date="2025-06-20T10:28:00Z">
              <w:rPr>
                <w:rStyle w:val="cf01"/>
                <w:rFonts w:ascii="Arial" w:hAnsi="Arial" w:cs="Arial"/>
                <w:sz w:val="22"/>
                <w:szCs w:val="22"/>
              </w:rPr>
            </w:rPrChange>
          </w:rPr>
          <w:delText>artographic mapping</w:delText>
        </w:r>
        <w:bookmarkStart w:id="3377" w:name="_Toc201237522"/>
        <w:bookmarkStart w:id="3378" w:name="_Toc201318918"/>
        <w:bookmarkEnd w:id="3377"/>
        <w:bookmarkEnd w:id="3378"/>
      </w:del>
    </w:p>
    <w:p w14:paraId="08E0D3C3" w14:textId="35C81D40" w:rsidR="00543B4C" w:rsidRPr="001903E0" w:rsidDel="003502F7" w:rsidRDefault="00543B4C">
      <w:pPr>
        <w:pStyle w:val="ListParagraph"/>
        <w:spacing w:after="0" w:line="276" w:lineRule="auto"/>
        <w:jc w:val="both"/>
        <w:rPr>
          <w:del w:id="3379" w:author="Rachel Shipsey" w:date="2025-06-19T11:28:00Z"/>
          <w:rFonts w:eastAsiaTheme="majorEastAsia" w:cstheme="majorBidi"/>
          <w:b/>
          <w:sz w:val="32"/>
          <w:szCs w:val="32"/>
          <w:rPrChange w:id="3380" w:author="Rachel Shipsey" w:date="2025-06-20T10:28:00Z">
            <w:rPr>
              <w:del w:id="3381" w:author="Rachel Shipsey" w:date="2025-06-19T11:28:00Z"/>
              <w:rFonts w:cs="Arial"/>
            </w:rPr>
          </w:rPrChange>
        </w:rPr>
        <w:pPrChange w:id="3382" w:author="Rachel Shipsey" w:date="2025-06-23T15:41:00Z">
          <w:pPr>
            <w:spacing w:after="0" w:line="276" w:lineRule="auto"/>
            <w:jc w:val="both"/>
          </w:pPr>
        </w:pPrChange>
      </w:pPr>
      <w:del w:id="3383" w:author="Rachel Shipsey" w:date="2025-06-19T11:28:00Z">
        <w:r w:rsidRPr="001903E0" w:rsidDel="003502F7">
          <w:rPr>
            <w:rFonts w:eastAsiaTheme="majorEastAsia" w:cstheme="majorBidi"/>
            <w:b/>
            <w:sz w:val="32"/>
            <w:szCs w:val="32"/>
            <w:rPrChange w:id="3384" w:author="Rachel Shipsey" w:date="2025-06-20T10:28:00Z">
              <w:rPr>
                <w:rFonts w:cs="Arial"/>
              </w:rPr>
            </w:rPrChange>
          </w:rPr>
          <w:delText xml:space="preserve">To </w:delText>
        </w:r>
        <w:r w:rsidR="13330776" w:rsidRPr="001903E0" w:rsidDel="003502F7">
          <w:rPr>
            <w:rFonts w:eastAsiaTheme="majorEastAsia" w:cstheme="majorBidi"/>
            <w:b/>
            <w:sz w:val="32"/>
            <w:szCs w:val="32"/>
            <w:rPrChange w:id="3385" w:author="Rachel Shipsey" w:date="2025-06-20T10:28:00Z">
              <w:rPr>
                <w:rFonts w:cs="Arial"/>
              </w:rPr>
            </w:rPrChange>
          </w:rPr>
          <w:delText>successfully</w:delText>
        </w:r>
        <w:r w:rsidRPr="001903E0" w:rsidDel="003502F7">
          <w:rPr>
            <w:rFonts w:eastAsiaTheme="majorEastAsia" w:cstheme="majorBidi"/>
            <w:b/>
            <w:sz w:val="32"/>
            <w:szCs w:val="32"/>
            <w:rPrChange w:id="3386" w:author="Rachel Shipsey" w:date="2025-06-20T10:28:00Z">
              <w:rPr>
                <w:rFonts w:cs="Arial"/>
              </w:rPr>
            </w:rPrChange>
          </w:rPr>
          <w:delText xml:space="preserve"> undertake digital cartographic mapping, NSOs are expected to have adequate GIS infrastructure in place</w:delText>
        </w:r>
        <w:r w:rsidR="73E8EBE4" w:rsidRPr="001903E0" w:rsidDel="003502F7">
          <w:rPr>
            <w:rFonts w:eastAsiaTheme="majorEastAsia" w:cstheme="majorBidi"/>
            <w:b/>
            <w:sz w:val="32"/>
            <w:szCs w:val="32"/>
            <w:rPrChange w:id="3387" w:author="Rachel Shipsey" w:date="2025-06-20T10:28:00Z">
              <w:rPr>
                <w:rFonts w:cs="Arial"/>
              </w:rPr>
            </w:rPrChange>
          </w:rPr>
          <w:delText xml:space="preserve">. This </w:delText>
        </w:r>
        <w:r w:rsidRPr="001903E0" w:rsidDel="003502F7">
          <w:rPr>
            <w:rFonts w:eastAsiaTheme="majorEastAsia" w:cstheme="majorBidi"/>
            <w:b/>
            <w:sz w:val="32"/>
            <w:szCs w:val="32"/>
            <w:rPrChange w:id="3388" w:author="Rachel Shipsey" w:date="2025-06-20T10:28:00Z">
              <w:rPr>
                <w:rFonts w:cs="Arial"/>
              </w:rPr>
            </w:rPrChange>
          </w:rPr>
          <w:delText xml:space="preserve">includes a well-equipped GIS lab, </w:delText>
        </w:r>
        <w:r w:rsidR="63108E68" w:rsidRPr="001903E0" w:rsidDel="003502F7">
          <w:rPr>
            <w:rFonts w:eastAsiaTheme="majorEastAsia" w:cstheme="majorBidi"/>
            <w:b/>
            <w:sz w:val="32"/>
            <w:szCs w:val="32"/>
            <w:rPrChange w:id="3389" w:author="Rachel Shipsey" w:date="2025-06-20T10:28:00Z">
              <w:rPr>
                <w:rFonts w:cs="Arial"/>
              </w:rPr>
            </w:rPrChange>
          </w:rPr>
          <w:delText xml:space="preserve">a </w:delText>
        </w:r>
        <w:r w:rsidRPr="001903E0" w:rsidDel="003502F7">
          <w:rPr>
            <w:rFonts w:eastAsiaTheme="majorEastAsia" w:cstheme="majorBidi"/>
            <w:b/>
            <w:sz w:val="32"/>
            <w:szCs w:val="32"/>
            <w:rPrChange w:id="3390" w:author="Rachel Shipsey" w:date="2025-06-20T10:28:00Z">
              <w:rPr>
                <w:rFonts w:cs="Arial"/>
              </w:rPr>
            </w:rPrChange>
          </w:rPr>
          <w:delText xml:space="preserve">server with adequate space, up to date software, internet services and </w:delText>
        </w:r>
        <w:r w:rsidR="007D58E0" w:rsidRPr="001903E0" w:rsidDel="003502F7">
          <w:rPr>
            <w:rFonts w:eastAsiaTheme="majorEastAsia" w:cstheme="majorBidi"/>
            <w:b/>
            <w:sz w:val="32"/>
            <w:szCs w:val="32"/>
            <w:rPrChange w:id="3391" w:author="Rachel Shipsey" w:date="2025-06-20T10:28:00Z">
              <w:rPr>
                <w:rFonts w:cs="Arial"/>
              </w:rPr>
            </w:rPrChange>
          </w:rPr>
          <w:delText>well-trained</w:delText>
        </w:r>
        <w:r w:rsidRPr="001903E0" w:rsidDel="003502F7">
          <w:rPr>
            <w:rFonts w:eastAsiaTheme="majorEastAsia" w:cstheme="majorBidi"/>
            <w:b/>
            <w:sz w:val="32"/>
            <w:szCs w:val="32"/>
            <w:rPrChange w:id="3392" w:author="Rachel Shipsey" w:date="2025-06-20T10:28:00Z">
              <w:rPr>
                <w:rFonts w:cs="Arial"/>
              </w:rPr>
            </w:rPrChange>
          </w:rPr>
          <w:delText xml:space="preserve"> human resources as detailed in the manual on Geospatial Infrastructure in Support of Census Activities. </w:delText>
        </w:r>
        <w:bookmarkStart w:id="3393" w:name="_Toc201237523"/>
        <w:bookmarkStart w:id="3394" w:name="_Toc201318919"/>
        <w:bookmarkEnd w:id="3393"/>
        <w:bookmarkEnd w:id="3394"/>
      </w:del>
    </w:p>
    <w:p w14:paraId="3428A4A0" w14:textId="5916E823" w:rsidR="00543B4C" w:rsidRPr="001903E0" w:rsidDel="003502F7" w:rsidRDefault="00543B4C">
      <w:pPr>
        <w:pStyle w:val="ListParagraph"/>
        <w:spacing w:after="0" w:line="276" w:lineRule="auto"/>
        <w:jc w:val="both"/>
        <w:rPr>
          <w:del w:id="3395" w:author="Rachel Shipsey" w:date="2025-06-19T11:28:00Z"/>
          <w:rFonts w:eastAsiaTheme="majorEastAsia" w:cstheme="majorBidi"/>
          <w:b/>
          <w:sz w:val="32"/>
          <w:szCs w:val="32"/>
          <w:rPrChange w:id="3396" w:author="Rachel Shipsey" w:date="2025-06-20T10:28:00Z">
            <w:rPr>
              <w:del w:id="3397" w:author="Rachel Shipsey" w:date="2025-06-19T11:28:00Z"/>
              <w:rFonts w:cs="Arial"/>
            </w:rPr>
          </w:rPrChange>
        </w:rPr>
        <w:pPrChange w:id="3398" w:author="Rachel Shipsey" w:date="2025-06-23T15:41:00Z">
          <w:pPr>
            <w:spacing w:after="0" w:line="276" w:lineRule="auto"/>
            <w:jc w:val="both"/>
          </w:pPr>
        </w:pPrChange>
      </w:pPr>
      <w:bookmarkStart w:id="3399" w:name="_Toc201237524"/>
      <w:bookmarkStart w:id="3400" w:name="_Toc201318920"/>
      <w:bookmarkEnd w:id="3399"/>
      <w:bookmarkEnd w:id="3400"/>
    </w:p>
    <w:p w14:paraId="16405E3A" w14:textId="20534991" w:rsidR="00543B4C" w:rsidRPr="001903E0" w:rsidDel="003502F7" w:rsidRDefault="00543B4C">
      <w:pPr>
        <w:pStyle w:val="ListParagraph"/>
        <w:spacing w:after="0" w:line="276" w:lineRule="auto"/>
        <w:jc w:val="both"/>
        <w:rPr>
          <w:del w:id="3401" w:author="Rachel Shipsey" w:date="2025-06-19T11:28:00Z"/>
          <w:rFonts w:eastAsiaTheme="majorEastAsia" w:cstheme="majorBidi"/>
          <w:b/>
          <w:sz w:val="32"/>
          <w:szCs w:val="32"/>
          <w:rPrChange w:id="3402" w:author="Rachel Shipsey" w:date="2025-06-20T10:28:00Z">
            <w:rPr>
              <w:del w:id="3403" w:author="Rachel Shipsey" w:date="2025-06-19T11:28:00Z"/>
              <w:rFonts w:cs="Arial"/>
            </w:rPr>
          </w:rPrChange>
        </w:rPr>
        <w:pPrChange w:id="3404" w:author="Rachel Shipsey" w:date="2025-06-23T15:41:00Z">
          <w:pPr>
            <w:spacing w:after="0" w:line="276" w:lineRule="auto"/>
            <w:jc w:val="both"/>
          </w:pPr>
        </w:pPrChange>
      </w:pPr>
      <w:del w:id="3405" w:author="Rachel Shipsey" w:date="2025-06-19T11:28:00Z">
        <w:r w:rsidRPr="001903E0" w:rsidDel="003502F7">
          <w:rPr>
            <w:rFonts w:eastAsiaTheme="majorEastAsia" w:cstheme="majorBidi"/>
            <w:b/>
            <w:sz w:val="32"/>
            <w:szCs w:val="32"/>
            <w:rPrChange w:id="3406" w:author="Rachel Shipsey" w:date="2025-06-20T10:28:00Z">
              <w:rPr>
                <w:rFonts w:cs="Arial"/>
              </w:rPr>
            </w:rPrChange>
          </w:rPr>
          <w:delText xml:space="preserve">During the 2020 Round of PHC, most African countries embraced digital cartographic mapping. Some countries conducted purely digital cartographic mapping where mobile devices and remote sensing products were used while others embraced hybrid digital cartographic mapping. </w:delText>
        </w:r>
        <w:bookmarkStart w:id="3407" w:name="_Toc201237525"/>
        <w:bookmarkStart w:id="3408" w:name="_Toc201318921"/>
        <w:bookmarkEnd w:id="3407"/>
        <w:bookmarkEnd w:id="3408"/>
      </w:del>
    </w:p>
    <w:p w14:paraId="3E6B9137" w14:textId="363A0B34" w:rsidR="00543B4C" w:rsidRPr="001903E0" w:rsidDel="003502F7" w:rsidRDefault="00543B4C">
      <w:pPr>
        <w:pStyle w:val="ListParagraph"/>
        <w:spacing w:after="0" w:line="276" w:lineRule="auto"/>
        <w:jc w:val="both"/>
        <w:rPr>
          <w:del w:id="3409" w:author="Rachel Shipsey" w:date="2025-06-19T11:28:00Z"/>
          <w:rFonts w:eastAsiaTheme="majorEastAsia" w:cstheme="majorBidi"/>
          <w:b/>
          <w:sz w:val="32"/>
          <w:szCs w:val="32"/>
          <w:rPrChange w:id="3410" w:author="Rachel Shipsey" w:date="2025-06-20T10:28:00Z">
            <w:rPr>
              <w:del w:id="3411" w:author="Rachel Shipsey" w:date="2025-06-19T11:28:00Z"/>
              <w:rFonts w:cs="Arial"/>
            </w:rPr>
          </w:rPrChange>
        </w:rPr>
        <w:pPrChange w:id="3412" w:author="Rachel Shipsey" w:date="2025-06-23T15:41:00Z">
          <w:pPr>
            <w:spacing w:after="0" w:line="276" w:lineRule="auto"/>
            <w:jc w:val="both"/>
          </w:pPr>
        </w:pPrChange>
      </w:pPr>
      <w:bookmarkStart w:id="3413" w:name="_Toc201237526"/>
      <w:bookmarkStart w:id="3414" w:name="_Toc201318922"/>
      <w:bookmarkEnd w:id="3413"/>
      <w:bookmarkEnd w:id="3414"/>
    </w:p>
    <w:p w14:paraId="3FAEC306" w14:textId="7C7B1BA2" w:rsidR="00543B4C" w:rsidRPr="001903E0" w:rsidDel="003502F7" w:rsidRDefault="00543B4C">
      <w:pPr>
        <w:pStyle w:val="ListParagraph"/>
        <w:spacing w:after="0" w:line="276" w:lineRule="auto"/>
        <w:jc w:val="both"/>
        <w:rPr>
          <w:del w:id="3415" w:author="Rachel Shipsey" w:date="2025-06-19T11:28:00Z"/>
          <w:rFonts w:eastAsiaTheme="majorEastAsia" w:cstheme="majorBidi"/>
          <w:b/>
          <w:sz w:val="32"/>
          <w:szCs w:val="32"/>
          <w:rPrChange w:id="3416" w:author="Rachel Shipsey" w:date="2025-06-20T10:28:00Z">
            <w:rPr>
              <w:del w:id="3417" w:author="Rachel Shipsey" w:date="2025-06-19T11:28:00Z"/>
              <w:rFonts w:cs="Arial"/>
            </w:rPr>
          </w:rPrChange>
        </w:rPr>
        <w:pPrChange w:id="3418" w:author="Rachel Shipsey" w:date="2025-06-23T15:41:00Z">
          <w:pPr>
            <w:spacing w:after="0" w:line="276" w:lineRule="auto"/>
            <w:jc w:val="both"/>
          </w:pPr>
        </w:pPrChange>
      </w:pPr>
      <w:del w:id="3419" w:author="Rachel Shipsey" w:date="2025-06-19T11:28:00Z">
        <w:r w:rsidRPr="001903E0" w:rsidDel="003502F7">
          <w:rPr>
            <w:rFonts w:eastAsiaTheme="majorEastAsia" w:cstheme="majorBidi"/>
            <w:b/>
            <w:sz w:val="32"/>
            <w:szCs w:val="32"/>
            <w:rPrChange w:id="3420" w:author="Rachel Shipsey" w:date="2025-06-20T10:28:00Z">
              <w:rPr>
                <w:rFonts w:cs="Arial"/>
              </w:rPr>
            </w:rPrChange>
          </w:rPr>
          <w:delText>This chapter points out selected country experiences, lessons learned and recommend</w:delText>
        </w:r>
        <w:r w:rsidR="39658147" w:rsidRPr="001903E0" w:rsidDel="003502F7">
          <w:rPr>
            <w:rFonts w:eastAsiaTheme="majorEastAsia" w:cstheme="majorBidi"/>
            <w:b/>
            <w:sz w:val="32"/>
            <w:szCs w:val="32"/>
            <w:rPrChange w:id="3421" w:author="Rachel Shipsey" w:date="2025-06-20T10:28:00Z">
              <w:rPr>
                <w:rFonts w:cs="Arial"/>
              </w:rPr>
            </w:rPrChange>
          </w:rPr>
          <w:delText>ation</w:delText>
        </w:r>
        <w:r w:rsidRPr="001903E0" w:rsidDel="003502F7">
          <w:rPr>
            <w:rFonts w:eastAsiaTheme="majorEastAsia" w:cstheme="majorBidi"/>
            <w:b/>
            <w:sz w:val="32"/>
            <w:szCs w:val="32"/>
            <w:rPrChange w:id="3422" w:author="Rachel Shipsey" w:date="2025-06-20T10:28:00Z">
              <w:rPr>
                <w:rFonts w:cs="Arial"/>
              </w:rPr>
            </w:rPrChange>
          </w:rPr>
          <w:delText>s on what should be done during digital cartographic mapping</w:delText>
        </w:r>
        <w:r w:rsidR="63640490" w:rsidRPr="001903E0" w:rsidDel="003502F7">
          <w:rPr>
            <w:rFonts w:eastAsiaTheme="majorEastAsia" w:cstheme="majorBidi"/>
            <w:b/>
            <w:sz w:val="32"/>
            <w:szCs w:val="32"/>
            <w:rPrChange w:id="3423" w:author="Rachel Shipsey" w:date="2025-06-20T10:28:00Z">
              <w:rPr>
                <w:rFonts w:cs="Arial"/>
              </w:rPr>
            </w:rPrChange>
          </w:rPr>
          <w:delText>.</w:delText>
        </w:r>
        <w:r w:rsidRPr="001903E0" w:rsidDel="003502F7">
          <w:rPr>
            <w:rFonts w:eastAsiaTheme="majorEastAsia" w:cstheme="majorBidi"/>
            <w:b/>
            <w:sz w:val="32"/>
            <w:szCs w:val="32"/>
            <w:rPrChange w:id="3424" w:author="Rachel Shipsey" w:date="2025-06-20T10:28:00Z">
              <w:rPr>
                <w:rFonts w:cs="Arial"/>
              </w:rPr>
            </w:rPrChange>
          </w:rPr>
          <w:delText xml:space="preserve"> </w:delText>
        </w:r>
        <w:r w:rsidR="5B13C55D" w:rsidRPr="001903E0" w:rsidDel="003502F7">
          <w:rPr>
            <w:rFonts w:eastAsiaTheme="majorEastAsia" w:cstheme="majorBidi"/>
            <w:b/>
            <w:sz w:val="32"/>
            <w:szCs w:val="32"/>
            <w:rPrChange w:id="3425" w:author="Rachel Shipsey" w:date="2025-06-20T10:28:00Z">
              <w:rPr>
                <w:rFonts w:cs="Arial"/>
              </w:rPr>
            </w:rPrChange>
          </w:rPr>
          <w:delText>Areas covered include developing the proposal, pilot testing, publicity and advocacy, data collection, production, and verification of maps and issues regarding the mapping personnel.</w:delText>
        </w:r>
        <w:r w:rsidRPr="001903E0" w:rsidDel="003502F7">
          <w:rPr>
            <w:rFonts w:eastAsiaTheme="majorEastAsia" w:cstheme="majorBidi"/>
            <w:b/>
            <w:sz w:val="32"/>
            <w:szCs w:val="32"/>
            <w:rPrChange w:id="3426" w:author="Rachel Shipsey" w:date="2025-06-20T10:28:00Z">
              <w:rPr>
                <w:rFonts w:cs="Arial"/>
              </w:rPr>
            </w:rPrChange>
          </w:rPr>
          <w:delText xml:space="preserve"> </w:delText>
        </w:r>
        <w:bookmarkStart w:id="3427" w:name="_Toc201237527"/>
        <w:bookmarkStart w:id="3428" w:name="_Toc201318923"/>
        <w:bookmarkEnd w:id="3427"/>
        <w:bookmarkEnd w:id="3428"/>
      </w:del>
    </w:p>
    <w:p w14:paraId="2E7C8111" w14:textId="20AA216F" w:rsidR="00543B4C" w:rsidRPr="001903E0" w:rsidDel="003502F7" w:rsidRDefault="00543B4C">
      <w:pPr>
        <w:pStyle w:val="ListParagraph"/>
        <w:spacing w:after="0" w:line="276" w:lineRule="auto"/>
        <w:jc w:val="both"/>
        <w:rPr>
          <w:del w:id="3429" w:author="Rachel Shipsey" w:date="2025-06-19T11:28:00Z"/>
        </w:rPr>
        <w:pPrChange w:id="3430" w:author="Rachel Shipsey" w:date="2025-06-23T15:41:00Z">
          <w:pPr>
            <w:pStyle w:val="Heading1"/>
          </w:pPr>
        </w:pPrChange>
      </w:pPr>
      <w:del w:id="3431" w:author="Rachel Shipsey" w:date="2025-06-03T19:02:00Z">
        <w:r w:rsidRPr="001903E0" w:rsidDel="003D7590">
          <w:delText xml:space="preserve">3.1 </w:delText>
        </w:r>
      </w:del>
      <w:del w:id="3432" w:author="Rachel Shipsey" w:date="2025-06-19T11:28:00Z">
        <w:r w:rsidRPr="001903E0" w:rsidDel="003502F7">
          <w:delText xml:space="preserve">Development of digital cartographic mapping instruments and </w:delText>
        </w:r>
        <w:r w:rsidR="0DD114F1" w:rsidRPr="001903E0" w:rsidDel="003502F7">
          <w:delText>t</w:delText>
        </w:r>
        <w:r w:rsidRPr="001903E0" w:rsidDel="003502F7">
          <w:delText>ools</w:delText>
        </w:r>
        <w:bookmarkStart w:id="3433" w:name="_Toc201237528"/>
        <w:bookmarkStart w:id="3434" w:name="_Toc201318924"/>
        <w:bookmarkEnd w:id="3433"/>
        <w:bookmarkEnd w:id="3434"/>
      </w:del>
    </w:p>
    <w:p w14:paraId="19FA0DB8" w14:textId="39D1568C" w:rsidR="577E8364" w:rsidRPr="001903E0" w:rsidDel="003502F7" w:rsidRDefault="577E8364">
      <w:pPr>
        <w:pStyle w:val="ListParagraph"/>
        <w:spacing w:after="0" w:line="276" w:lineRule="auto"/>
        <w:jc w:val="both"/>
        <w:rPr>
          <w:del w:id="3435" w:author="Rachel Shipsey" w:date="2025-06-19T11:28:00Z"/>
          <w:rFonts w:eastAsiaTheme="majorEastAsia" w:cstheme="majorBidi"/>
          <w:b/>
          <w:sz w:val="32"/>
          <w:szCs w:val="32"/>
          <w:rPrChange w:id="3436" w:author="Rachel Shipsey" w:date="2025-06-20T10:28:00Z">
            <w:rPr>
              <w:del w:id="3437" w:author="Rachel Shipsey" w:date="2025-06-19T11:28:00Z"/>
              <w:rFonts w:cs="Arial"/>
            </w:rPr>
          </w:rPrChange>
        </w:rPr>
        <w:pPrChange w:id="3438" w:author="Rachel Shipsey" w:date="2025-06-23T15:41:00Z">
          <w:pPr>
            <w:spacing w:after="0" w:line="276" w:lineRule="auto"/>
            <w:jc w:val="both"/>
          </w:pPr>
        </w:pPrChange>
      </w:pPr>
      <w:bookmarkStart w:id="3439" w:name="_Toc201237529"/>
      <w:bookmarkStart w:id="3440" w:name="_Toc201318925"/>
      <w:bookmarkEnd w:id="3439"/>
      <w:bookmarkEnd w:id="3440"/>
    </w:p>
    <w:p w14:paraId="79703261" w14:textId="6E3844E3" w:rsidR="00543B4C" w:rsidRPr="001903E0" w:rsidDel="003502F7" w:rsidRDefault="00543B4C">
      <w:pPr>
        <w:pStyle w:val="ListParagraph"/>
        <w:spacing w:after="0" w:line="276" w:lineRule="auto"/>
        <w:jc w:val="both"/>
        <w:rPr>
          <w:del w:id="3441" w:author="Rachel Shipsey" w:date="2025-06-19T11:28:00Z"/>
          <w:rFonts w:eastAsiaTheme="majorEastAsia" w:cstheme="majorBidi"/>
          <w:b/>
          <w:sz w:val="32"/>
          <w:szCs w:val="32"/>
          <w:rPrChange w:id="3442" w:author="Rachel Shipsey" w:date="2025-06-20T10:28:00Z">
            <w:rPr>
              <w:del w:id="3443" w:author="Rachel Shipsey" w:date="2025-06-19T11:28:00Z"/>
              <w:rFonts w:cs="Arial"/>
            </w:rPr>
          </w:rPrChange>
        </w:rPr>
        <w:pPrChange w:id="3444" w:author="Rachel Shipsey" w:date="2025-06-23T15:41:00Z">
          <w:pPr>
            <w:spacing w:after="0" w:line="276" w:lineRule="auto"/>
            <w:jc w:val="both"/>
          </w:pPr>
        </w:pPrChange>
      </w:pPr>
      <w:del w:id="3445" w:author="Rachel Shipsey" w:date="2025-06-19T11:28:00Z">
        <w:r w:rsidRPr="001903E0" w:rsidDel="003502F7">
          <w:rPr>
            <w:rFonts w:eastAsiaTheme="majorEastAsia" w:cstheme="majorBidi"/>
            <w:b/>
            <w:sz w:val="32"/>
            <w:szCs w:val="32"/>
            <w:rPrChange w:id="3446" w:author="Rachel Shipsey" w:date="2025-06-20T10:28:00Z">
              <w:rPr>
                <w:rFonts w:cs="Arial"/>
              </w:rPr>
            </w:rPrChange>
          </w:rPr>
          <w:delText xml:space="preserve">Among the tools developed for digital cartographic mapping </w:delText>
        </w:r>
        <w:r w:rsidR="001A0DC3" w:rsidRPr="001903E0" w:rsidDel="003502F7">
          <w:rPr>
            <w:rFonts w:eastAsiaTheme="majorEastAsia" w:cstheme="majorBidi"/>
            <w:b/>
            <w:sz w:val="32"/>
            <w:szCs w:val="32"/>
            <w:rPrChange w:id="3447" w:author="Rachel Shipsey" w:date="2025-06-20T10:28:00Z">
              <w:rPr>
                <w:rFonts w:cs="Arial"/>
              </w:rPr>
            </w:rPrChange>
          </w:rPr>
          <w:delText>there are</w:delText>
        </w:r>
        <w:r w:rsidRPr="001903E0" w:rsidDel="003502F7">
          <w:rPr>
            <w:rFonts w:eastAsiaTheme="majorEastAsia" w:cstheme="majorBidi"/>
            <w:b/>
            <w:sz w:val="32"/>
            <w:szCs w:val="32"/>
            <w:rPrChange w:id="3448" w:author="Rachel Shipsey" w:date="2025-06-20T10:28:00Z">
              <w:rPr>
                <w:rFonts w:cs="Arial"/>
              </w:rPr>
            </w:rPrChange>
          </w:rPr>
          <w:delText xml:space="preserve"> various forms used for sensitization,</w:delText>
        </w:r>
        <w:r w:rsidR="00DE00E7" w:rsidRPr="001903E0" w:rsidDel="003502F7">
          <w:rPr>
            <w:rFonts w:eastAsiaTheme="majorEastAsia" w:cstheme="majorBidi"/>
            <w:b/>
            <w:sz w:val="32"/>
            <w:szCs w:val="32"/>
            <w:rPrChange w:id="3449" w:author="Rachel Shipsey" w:date="2025-06-20T10:28:00Z">
              <w:rPr>
                <w:rFonts w:cs="Arial"/>
              </w:rPr>
            </w:rPrChange>
          </w:rPr>
          <w:delText xml:space="preserve"> </w:delText>
        </w:r>
        <w:r w:rsidRPr="001903E0" w:rsidDel="003502F7">
          <w:rPr>
            <w:rFonts w:eastAsiaTheme="majorEastAsia" w:cstheme="majorBidi"/>
            <w:b/>
            <w:sz w:val="32"/>
            <w:szCs w:val="32"/>
            <w:rPrChange w:id="3450" w:author="Rachel Shipsey" w:date="2025-06-20T10:28:00Z">
              <w:rPr>
                <w:rFonts w:cs="Arial"/>
              </w:rPr>
            </w:rPrChange>
          </w:rPr>
          <w:delText>field mapping activities, verification, instructions manuals, digitization schemas</w:delText>
        </w:r>
        <w:r w:rsidR="00130943" w:rsidRPr="001903E0" w:rsidDel="003502F7">
          <w:rPr>
            <w:rFonts w:eastAsiaTheme="majorEastAsia" w:cstheme="majorBidi"/>
            <w:b/>
            <w:sz w:val="32"/>
            <w:szCs w:val="32"/>
            <w:rPrChange w:id="3451" w:author="Rachel Shipsey" w:date="2025-06-20T10:28:00Z">
              <w:rPr>
                <w:rFonts w:cs="Arial"/>
              </w:rPr>
            </w:rPrChange>
          </w:rPr>
          <w:delText>,</w:delText>
        </w:r>
        <w:r w:rsidRPr="001903E0" w:rsidDel="003502F7">
          <w:rPr>
            <w:rFonts w:eastAsiaTheme="majorEastAsia" w:cstheme="majorBidi"/>
            <w:b/>
            <w:sz w:val="32"/>
            <w:szCs w:val="32"/>
            <w:rPrChange w:id="3452" w:author="Rachel Shipsey" w:date="2025-06-20T10:28:00Z">
              <w:rPr>
                <w:rFonts w:cs="Arial"/>
              </w:rPr>
            </w:rPrChange>
          </w:rPr>
          <w:delText xml:space="preserve"> map templates as well as map editing, map production and verification. In development and finalization of these tools and instruments, most countries benchmarked and got inputs and assistance from other countries that had undertaken digital census mapping. The cartographic tools should be able to assign a unique </w:delText>
        </w:r>
        <w:r w:rsidR="1BAB6BDD" w:rsidRPr="001903E0" w:rsidDel="003502F7">
          <w:rPr>
            <w:rFonts w:eastAsiaTheme="majorEastAsia" w:cstheme="majorBidi"/>
            <w:b/>
            <w:sz w:val="32"/>
            <w:szCs w:val="32"/>
            <w:rPrChange w:id="3453" w:author="Rachel Shipsey" w:date="2025-06-20T10:28:00Z">
              <w:rPr>
                <w:rFonts w:cs="Arial"/>
              </w:rPr>
            </w:rPrChange>
          </w:rPr>
          <w:delText xml:space="preserve">geographical </w:delText>
        </w:r>
        <w:r w:rsidRPr="001903E0" w:rsidDel="003502F7">
          <w:rPr>
            <w:rFonts w:eastAsiaTheme="majorEastAsia" w:cstheme="majorBidi"/>
            <w:b/>
            <w:sz w:val="32"/>
            <w:szCs w:val="32"/>
            <w:rPrChange w:id="3454" w:author="Rachel Shipsey" w:date="2025-06-20T10:28:00Z">
              <w:rPr>
                <w:rFonts w:cs="Arial"/>
              </w:rPr>
            </w:rPrChange>
          </w:rPr>
          <w:delText>coding and identification system to avoid any omissions.</w:delText>
        </w:r>
        <w:bookmarkStart w:id="3455" w:name="_Toc201237530"/>
        <w:bookmarkStart w:id="3456" w:name="_Toc201318926"/>
        <w:bookmarkEnd w:id="3455"/>
        <w:bookmarkEnd w:id="3456"/>
      </w:del>
    </w:p>
    <w:p w14:paraId="60499ED5" w14:textId="7FB79DD7" w:rsidR="00543B4C" w:rsidRPr="001903E0" w:rsidDel="003502F7" w:rsidRDefault="00543B4C">
      <w:pPr>
        <w:pStyle w:val="ListParagraph"/>
        <w:spacing w:after="0" w:line="276" w:lineRule="auto"/>
        <w:jc w:val="both"/>
        <w:rPr>
          <w:del w:id="3457" w:author="Rachel Shipsey" w:date="2025-06-19T11:28:00Z"/>
          <w:rFonts w:eastAsiaTheme="majorEastAsia" w:cstheme="majorBidi"/>
          <w:b/>
          <w:sz w:val="32"/>
          <w:szCs w:val="32"/>
          <w:rPrChange w:id="3458" w:author="Rachel Shipsey" w:date="2025-06-20T10:28:00Z">
            <w:rPr>
              <w:del w:id="3459" w:author="Rachel Shipsey" w:date="2025-06-19T11:28:00Z"/>
              <w:rFonts w:cs="Arial"/>
            </w:rPr>
          </w:rPrChange>
        </w:rPr>
        <w:pPrChange w:id="3460" w:author="Rachel Shipsey" w:date="2025-06-23T15:41:00Z">
          <w:pPr>
            <w:spacing w:after="0" w:line="276" w:lineRule="auto"/>
            <w:jc w:val="both"/>
          </w:pPr>
        </w:pPrChange>
      </w:pPr>
      <w:bookmarkStart w:id="3461" w:name="_Toc201237531"/>
      <w:bookmarkStart w:id="3462" w:name="_Toc201318927"/>
      <w:bookmarkEnd w:id="3461"/>
      <w:bookmarkEnd w:id="3462"/>
    </w:p>
    <w:p w14:paraId="035F4B4B" w14:textId="40351661" w:rsidR="00543B4C" w:rsidRPr="001903E0" w:rsidDel="003502F7" w:rsidRDefault="00543B4C">
      <w:pPr>
        <w:pStyle w:val="ListParagraph"/>
        <w:spacing w:after="0" w:line="276" w:lineRule="auto"/>
        <w:jc w:val="both"/>
        <w:rPr>
          <w:del w:id="3463" w:author="Rachel Shipsey" w:date="2025-06-19T11:28:00Z"/>
          <w:rFonts w:eastAsiaTheme="majorEastAsia"/>
          <w:sz w:val="32"/>
          <w:szCs w:val="32"/>
          <w:rPrChange w:id="3464" w:author="Rachel Shipsey" w:date="2025-06-20T10:28:00Z">
            <w:rPr>
              <w:del w:id="3465" w:author="Rachel Shipsey" w:date="2025-06-19T11:28:00Z"/>
              <w:rFonts w:eastAsia="Arial"/>
            </w:rPr>
          </w:rPrChange>
        </w:rPr>
        <w:pPrChange w:id="3466" w:author="Rachel Shipsey" w:date="2025-06-23T15:41:00Z">
          <w:pPr>
            <w:pStyle w:val="Heading3"/>
          </w:pPr>
        </w:pPrChange>
      </w:pPr>
      <w:del w:id="3467" w:author="Rachel Shipsey" w:date="2025-06-03T19:02:00Z">
        <w:r w:rsidRPr="001903E0" w:rsidDel="003D7590">
          <w:rPr>
            <w:rFonts w:eastAsiaTheme="majorEastAsia" w:cstheme="majorBidi"/>
            <w:b/>
            <w:sz w:val="32"/>
            <w:szCs w:val="32"/>
            <w:rPrChange w:id="3468" w:author="Rachel Shipsey" w:date="2025-06-20T10:28:00Z">
              <w:rPr>
                <w:rFonts w:eastAsia="Arial"/>
                <w:b w:val="0"/>
                <w:sz w:val="28"/>
              </w:rPr>
            </w:rPrChange>
          </w:rPr>
          <w:delText>3.1.1</w:delText>
        </w:r>
        <w:r w:rsidRPr="001903E0" w:rsidDel="003D7590">
          <w:tab/>
        </w:r>
      </w:del>
      <w:del w:id="3469" w:author="Rachel Shipsey" w:date="2025-06-19T11:28:00Z">
        <w:r w:rsidRPr="001903E0" w:rsidDel="003502F7">
          <w:delText>Selected country experiences</w:delText>
        </w:r>
        <w:bookmarkStart w:id="3470" w:name="_Toc201237532"/>
        <w:bookmarkStart w:id="3471" w:name="_Toc201318928"/>
        <w:bookmarkEnd w:id="3470"/>
        <w:bookmarkEnd w:id="3471"/>
      </w:del>
    </w:p>
    <w:p w14:paraId="79D81DA9" w14:textId="231AF8C8" w:rsidR="00543B4C" w:rsidRPr="001903E0" w:rsidDel="003502F7" w:rsidRDefault="00543B4C">
      <w:pPr>
        <w:pStyle w:val="ListParagraph"/>
        <w:spacing w:after="0" w:line="276" w:lineRule="auto"/>
        <w:jc w:val="both"/>
        <w:rPr>
          <w:del w:id="3472" w:author="Rachel Shipsey" w:date="2025-06-19T11:28:00Z"/>
          <w:rFonts w:eastAsiaTheme="majorEastAsia" w:cstheme="majorBidi"/>
          <w:b/>
          <w:sz w:val="32"/>
          <w:szCs w:val="32"/>
          <w:rPrChange w:id="3473" w:author="Rachel Shipsey" w:date="2025-06-20T10:28:00Z">
            <w:rPr>
              <w:del w:id="3474" w:author="Rachel Shipsey" w:date="2025-06-19T11:28:00Z"/>
              <w:rFonts w:cs="Arial"/>
            </w:rPr>
          </w:rPrChange>
        </w:rPr>
        <w:pPrChange w:id="3475" w:author="Rachel Shipsey" w:date="2025-06-23T15:41:00Z">
          <w:pPr>
            <w:spacing w:after="0" w:line="276" w:lineRule="auto"/>
            <w:jc w:val="both"/>
          </w:pPr>
        </w:pPrChange>
      </w:pPr>
      <w:del w:id="3476" w:author="Rachel Shipsey" w:date="2025-06-19T11:28:00Z">
        <w:r w:rsidRPr="001903E0" w:rsidDel="003502F7">
          <w:rPr>
            <w:rFonts w:eastAsiaTheme="majorEastAsia" w:cstheme="majorBidi"/>
            <w:b/>
            <w:sz w:val="32"/>
            <w:szCs w:val="32"/>
            <w:rPrChange w:id="3477" w:author="Rachel Shipsey" w:date="2025-06-20T10:28:00Z">
              <w:rPr>
                <w:rFonts w:cs="Arial"/>
              </w:rPr>
            </w:rPrChange>
          </w:rPr>
          <w:delText xml:space="preserve">As part of the digital cartographic mapping, all countries considered the most convenient technology and application to be used based on the intended output and cost. </w:delText>
        </w:r>
        <w:bookmarkStart w:id="3478" w:name="_Hlk128407325"/>
        <w:r w:rsidRPr="001903E0" w:rsidDel="003502F7">
          <w:rPr>
            <w:rFonts w:eastAsiaTheme="majorEastAsia" w:cstheme="majorBidi"/>
            <w:b/>
            <w:sz w:val="32"/>
            <w:szCs w:val="32"/>
            <w:rPrChange w:id="3479" w:author="Rachel Shipsey" w:date="2025-06-20T10:28:00Z">
              <w:rPr>
                <w:rFonts w:cs="Arial"/>
              </w:rPr>
            </w:rPrChange>
          </w:rPr>
          <w:delText>Below are some highlights of selected countries experiences regarding the output of the mapping, data collection forms used</w:delText>
        </w:r>
        <w:r w:rsidR="27984545" w:rsidRPr="001903E0" w:rsidDel="003502F7">
          <w:rPr>
            <w:rFonts w:eastAsiaTheme="majorEastAsia" w:cstheme="majorBidi"/>
            <w:b/>
            <w:sz w:val="32"/>
            <w:szCs w:val="32"/>
            <w:rPrChange w:id="3480" w:author="Rachel Shipsey" w:date="2025-06-20T10:28:00Z">
              <w:rPr>
                <w:rFonts w:cs="Arial"/>
              </w:rPr>
            </w:rPrChange>
          </w:rPr>
          <w:delText xml:space="preserve"> for mapping</w:delText>
        </w:r>
        <w:r w:rsidRPr="001903E0" w:rsidDel="003502F7">
          <w:rPr>
            <w:rFonts w:eastAsiaTheme="majorEastAsia" w:cstheme="majorBidi"/>
            <w:b/>
            <w:sz w:val="32"/>
            <w:szCs w:val="32"/>
            <w:rPrChange w:id="3481" w:author="Rachel Shipsey" w:date="2025-06-20T10:28:00Z">
              <w:rPr>
                <w:rFonts w:cs="Arial"/>
              </w:rPr>
            </w:rPrChange>
          </w:rPr>
          <w:delText>, and the software used</w:delText>
        </w:r>
        <w:r w:rsidR="007F0E73" w:rsidRPr="001903E0" w:rsidDel="003502F7">
          <w:rPr>
            <w:rFonts w:eastAsiaTheme="majorEastAsia" w:cstheme="majorBidi"/>
            <w:b/>
            <w:sz w:val="32"/>
            <w:szCs w:val="32"/>
            <w:rPrChange w:id="3482" w:author="Rachel Shipsey" w:date="2025-06-20T10:28:00Z">
              <w:rPr>
                <w:rFonts w:cs="Arial"/>
              </w:rPr>
            </w:rPrChange>
          </w:rPr>
          <w:delText>.</w:delText>
        </w:r>
        <w:bookmarkStart w:id="3483" w:name="_Toc201237533"/>
        <w:bookmarkStart w:id="3484" w:name="_Toc201318929"/>
        <w:bookmarkEnd w:id="3483"/>
        <w:bookmarkEnd w:id="3484"/>
      </w:del>
    </w:p>
    <w:p w14:paraId="72F6DD0B" w14:textId="5CC6C987" w:rsidR="00543B4C" w:rsidRPr="001903E0" w:rsidDel="003502F7" w:rsidRDefault="00543B4C">
      <w:pPr>
        <w:pStyle w:val="ListParagraph"/>
        <w:spacing w:after="0" w:line="276" w:lineRule="auto"/>
        <w:jc w:val="both"/>
        <w:rPr>
          <w:del w:id="3485" w:author="Rachel Shipsey" w:date="2025-06-19T11:28:00Z"/>
          <w:rFonts w:eastAsiaTheme="majorEastAsia" w:cstheme="majorBidi"/>
          <w:b/>
          <w:sz w:val="32"/>
          <w:szCs w:val="32"/>
          <w:rPrChange w:id="3486" w:author="Rachel Shipsey" w:date="2025-06-20T10:28:00Z">
            <w:rPr>
              <w:del w:id="3487" w:author="Rachel Shipsey" w:date="2025-06-19T11:28:00Z"/>
              <w:rFonts w:cs="Arial"/>
            </w:rPr>
          </w:rPrChange>
        </w:rPr>
        <w:pPrChange w:id="3488" w:author="Rachel Shipsey" w:date="2025-06-23T15:41:00Z">
          <w:pPr>
            <w:spacing w:after="0" w:line="276" w:lineRule="auto"/>
            <w:jc w:val="both"/>
          </w:pPr>
        </w:pPrChange>
      </w:pPr>
      <w:bookmarkStart w:id="3489" w:name="_Toc201237534"/>
      <w:bookmarkStart w:id="3490" w:name="_Toc201318930"/>
      <w:bookmarkEnd w:id="3489"/>
      <w:bookmarkEnd w:id="3490"/>
    </w:p>
    <w:bookmarkEnd w:id="3478"/>
    <w:p w14:paraId="038AEA8F" w14:textId="5617DAD6" w:rsidR="00543B4C" w:rsidRPr="001903E0" w:rsidDel="003502F7" w:rsidRDefault="007D58E0">
      <w:pPr>
        <w:pStyle w:val="ListParagraph"/>
        <w:spacing w:after="0" w:line="276" w:lineRule="auto"/>
        <w:jc w:val="both"/>
        <w:rPr>
          <w:del w:id="3491" w:author="Rachel Shipsey" w:date="2025-06-19T11:28:00Z"/>
        </w:rPr>
        <w:pPrChange w:id="3492" w:author="Rachel Shipsey" w:date="2025-06-23T15:41:00Z">
          <w:pPr>
            <w:pStyle w:val="Heading4"/>
          </w:pPr>
        </w:pPrChange>
      </w:pPr>
      <w:del w:id="3493" w:author="Rachel Shipsey" w:date="2025-06-03T19:03:00Z">
        <w:r w:rsidRPr="001903E0" w:rsidDel="00627A74">
          <w:delText>3.1.1.1</w:delText>
        </w:r>
        <w:r w:rsidRPr="001903E0" w:rsidDel="00627A74">
          <w:tab/>
        </w:r>
      </w:del>
      <w:del w:id="3494" w:author="Rachel Shipsey" w:date="2025-06-19T11:28:00Z">
        <w:r w:rsidR="00543B4C" w:rsidRPr="001903E0" w:rsidDel="003502F7">
          <w:delText>Intended output from mapping.</w:delText>
        </w:r>
        <w:bookmarkStart w:id="3495" w:name="_Toc201237535"/>
        <w:bookmarkStart w:id="3496" w:name="_Toc201318931"/>
        <w:bookmarkEnd w:id="3495"/>
        <w:bookmarkEnd w:id="3496"/>
      </w:del>
    </w:p>
    <w:p w14:paraId="0355114C" w14:textId="440D18E5" w:rsidR="00543B4C" w:rsidRPr="001903E0" w:rsidDel="003502F7" w:rsidRDefault="00543B4C">
      <w:pPr>
        <w:pStyle w:val="ListParagraph"/>
        <w:spacing w:after="0" w:line="276" w:lineRule="auto"/>
        <w:jc w:val="both"/>
        <w:rPr>
          <w:del w:id="3497" w:author="Rachel Shipsey" w:date="2025-06-19T11:28:00Z"/>
          <w:rFonts w:eastAsiaTheme="majorEastAsia" w:cstheme="majorBidi"/>
          <w:b/>
          <w:sz w:val="32"/>
          <w:szCs w:val="32"/>
          <w:rPrChange w:id="3498" w:author="Rachel Shipsey" w:date="2025-06-20T10:28:00Z">
            <w:rPr>
              <w:del w:id="3499" w:author="Rachel Shipsey" w:date="2025-06-19T11:28:00Z"/>
              <w:rFonts w:cs="Arial"/>
              <w:sz w:val="20"/>
              <w:szCs w:val="20"/>
            </w:rPr>
          </w:rPrChange>
        </w:rPr>
        <w:pPrChange w:id="350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01" w:author="Rachel Shipsey" w:date="2025-06-19T11:28:00Z">
        <w:r w:rsidRPr="001903E0" w:rsidDel="003502F7">
          <w:rPr>
            <w:rFonts w:eastAsiaTheme="majorEastAsia" w:cstheme="majorBidi"/>
            <w:b/>
            <w:sz w:val="32"/>
            <w:szCs w:val="32"/>
            <w:rPrChange w:id="3502" w:author="Rachel Shipsey" w:date="2025-06-20T10:28:00Z">
              <w:rPr>
                <w:rFonts w:cs="Arial"/>
                <w:bCs/>
                <w:sz w:val="20"/>
                <w:szCs w:val="20"/>
              </w:rPr>
            </w:rPrChange>
          </w:rPr>
          <w:delText>Namibia</w:delText>
        </w:r>
        <w:r w:rsidRPr="001903E0" w:rsidDel="003502F7">
          <w:rPr>
            <w:rFonts w:eastAsiaTheme="majorEastAsia" w:cstheme="majorBidi"/>
            <w:b/>
            <w:sz w:val="32"/>
            <w:szCs w:val="32"/>
            <w:rPrChange w:id="3503" w:author="Rachel Shipsey" w:date="2025-06-20T10:28:00Z">
              <w:rPr>
                <w:rFonts w:cs="Arial"/>
                <w:sz w:val="20"/>
                <w:szCs w:val="20"/>
              </w:rPr>
            </w:rPrChange>
          </w:rPr>
          <w:delText xml:space="preserve"> aimed to provide detailed information regarding the use of built-up structures as well as </w:delText>
        </w:r>
        <w:r w:rsidR="007F0E73" w:rsidRPr="001903E0" w:rsidDel="003502F7">
          <w:rPr>
            <w:rFonts w:eastAsiaTheme="majorEastAsia" w:cstheme="majorBidi"/>
            <w:b/>
            <w:sz w:val="32"/>
            <w:szCs w:val="32"/>
            <w:rPrChange w:id="3504" w:author="Rachel Shipsey" w:date="2025-06-20T10:28:00Z">
              <w:rPr>
                <w:rFonts w:cs="Arial"/>
                <w:sz w:val="20"/>
                <w:szCs w:val="20"/>
              </w:rPr>
            </w:rPrChange>
          </w:rPr>
          <w:delText>develop a</w:delText>
        </w:r>
        <w:r w:rsidRPr="001903E0" w:rsidDel="003502F7">
          <w:rPr>
            <w:rFonts w:eastAsiaTheme="majorEastAsia" w:cstheme="majorBidi"/>
            <w:b/>
            <w:sz w:val="32"/>
            <w:szCs w:val="32"/>
            <w:rPrChange w:id="3505" w:author="Rachel Shipsey" w:date="2025-06-20T10:28:00Z">
              <w:rPr>
                <w:rFonts w:cs="Arial"/>
                <w:sz w:val="20"/>
                <w:szCs w:val="20"/>
              </w:rPr>
            </w:rPrChange>
          </w:rPr>
          <w:delText xml:space="preserve"> Statistics Business Register and the National Dwelling Unit Frame meant to provide detailed household and land use information for each Dwelling Unit.</w:delText>
        </w:r>
        <w:bookmarkStart w:id="3506" w:name="_Toc201237536"/>
        <w:bookmarkStart w:id="3507" w:name="_Toc201318932"/>
        <w:bookmarkEnd w:id="3506"/>
        <w:bookmarkEnd w:id="3507"/>
      </w:del>
    </w:p>
    <w:p w14:paraId="71853D90" w14:textId="4580EF3E" w:rsidR="00543B4C" w:rsidRPr="001903E0" w:rsidDel="003502F7" w:rsidRDefault="00543B4C">
      <w:pPr>
        <w:pStyle w:val="ListParagraph"/>
        <w:spacing w:after="0" w:line="276" w:lineRule="auto"/>
        <w:jc w:val="both"/>
        <w:rPr>
          <w:del w:id="3508" w:author="Rachel Shipsey" w:date="2025-06-19T11:28:00Z"/>
          <w:rFonts w:eastAsiaTheme="majorEastAsia" w:cstheme="majorBidi"/>
          <w:b/>
          <w:sz w:val="32"/>
          <w:szCs w:val="32"/>
          <w:rPrChange w:id="3509" w:author="Rachel Shipsey" w:date="2025-06-20T10:28:00Z">
            <w:rPr>
              <w:del w:id="3510" w:author="Rachel Shipsey" w:date="2025-06-19T11:28:00Z"/>
              <w:rFonts w:cs="Arial"/>
              <w:sz w:val="20"/>
              <w:szCs w:val="20"/>
            </w:rPr>
          </w:rPrChange>
        </w:rPr>
        <w:pPrChange w:id="351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512" w:name="_Toc201237537"/>
      <w:bookmarkStart w:id="3513" w:name="_Toc201318933"/>
      <w:bookmarkEnd w:id="3512"/>
      <w:bookmarkEnd w:id="3513"/>
    </w:p>
    <w:p w14:paraId="1F97BCEC" w14:textId="7C3EFBCE" w:rsidR="00543B4C" w:rsidRPr="001903E0" w:rsidDel="003502F7" w:rsidRDefault="00543B4C">
      <w:pPr>
        <w:pStyle w:val="ListParagraph"/>
        <w:spacing w:after="0" w:line="276" w:lineRule="auto"/>
        <w:jc w:val="both"/>
        <w:rPr>
          <w:del w:id="3514" w:author="Rachel Shipsey" w:date="2025-06-19T11:28:00Z"/>
          <w:rFonts w:eastAsiaTheme="majorEastAsia" w:cstheme="majorBidi"/>
          <w:b/>
          <w:sz w:val="32"/>
          <w:szCs w:val="32"/>
          <w:rPrChange w:id="3515" w:author="Rachel Shipsey" w:date="2025-06-20T10:28:00Z">
            <w:rPr>
              <w:del w:id="3516" w:author="Rachel Shipsey" w:date="2025-06-19T11:28:00Z"/>
              <w:rFonts w:cs="Arial"/>
              <w:sz w:val="20"/>
              <w:szCs w:val="20"/>
            </w:rPr>
          </w:rPrChange>
        </w:rPr>
        <w:pPrChange w:id="351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18" w:author="Rachel Shipsey" w:date="2025-06-19T11:28:00Z">
        <w:r w:rsidRPr="001903E0" w:rsidDel="003502F7">
          <w:rPr>
            <w:rFonts w:eastAsiaTheme="majorEastAsia" w:cstheme="majorBidi"/>
            <w:b/>
            <w:sz w:val="32"/>
            <w:szCs w:val="32"/>
            <w:rPrChange w:id="3519" w:author="Rachel Shipsey" w:date="2025-06-20T10:28:00Z">
              <w:rPr>
                <w:rFonts w:cs="Arial"/>
                <w:bCs/>
                <w:sz w:val="20"/>
                <w:szCs w:val="20"/>
              </w:rPr>
            </w:rPrChange>
          </w:rPr>
          <w:delText>Kenya</w:delText>
        </w:r>
        <w:r w:rsidRPr="001903E0" w:rsidDel="003502F7">
          <w:rPr>
            <w:rFonts w:eastAsiaTheme="majorEastAsia" w:cstheme="majorBidi"/>
            <w:b/>
            <w:sz w:val="32"/>
            <w:szCs w:val="32"/>
            <w:rPrChange w:id="3520" w:author="Rachel Shipsey" w:date="2025-06-20T10:28:00Z">
              <w:rPr>
                <w:rFonts w:cs="Arial"/>
                <w:sz w:val="20"/>
                <w:szCs w:val="20"/>
              </w:rPr>
            </w:rPrChange>
          </w:rPr>
          <w:delText xml:space="preserve"> aimed to update her geography file for all counties and sub-counties with villages and Enumeration Areas as well as number of households.</w:delText>
        </w:r>
        <w:bookmarkStart w:id="3521" w:name="_Toc201237538"/>
        <w:bookmarkStart w:id="3522" w:name="_Toc201318934"/>
        <w:bookmarkEnd w:id="3521"/>
        <w:bookmarkEnd w:id="3522"/>
      </w:del>
    </w:p>
    <w:p w14:paraId="1B375AAA" w14:textId="174F0161" w:rsidR="00543B4C" w:rsidRPr="001903E0" w:rsidDel="003502F7" w:rsidRDefault="00543B4C">
      <w:pPr>
        <w:pStyle w:val="ListParagraph"/>
        <w:spacing w:after="0" w:line="276" w:lineRule="auto"/>
        <w:jc w:val="both"/>
        <w:rPr>
          <w:del w:id="3523" w:author="Rachel Shipsey" w:date="2025-06-19T11:28:00Z"/>
          <w:rFonts w:eastAsiaTheme="majorEastAsia" w:cstheme="majorBidi"/>
          <w:b/>
          <w:sz w:val="32"/>
          <w:szCs w:val="32"/>
          <w:rPrChange w:id="3524" w:author="Rachel Shipsey" w:date="2025-06-20T10:28:00Z">
            <w:rPr>
              <w:del w:id="3525" w:author="Rachel Shipsey" w:date="2025-06-19T11:28:00Z"/>
              <w:rFonts w:cs="Arial"/>
              <w:sz w:val="20"/>
              <w:szCs w:val="20"/>
            </w:rPr>
          </w:rPrChange>
        </w:rPr>
        <w:pPrChange w:id="352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527" w:name="_Toc201237539"/>
      <w:bookmarkStart w:id="3528" w:name="_Toc201318935"/>
      <w:bookmarkEnd w:id="3527"/>
      <w:bookmarkEnd w:id="3528"/>
    </w:p>
    <w:p w14:paraId="359DF6B0" w14:textId="532F3DE8" w:rsidR="00543B4C" w:rsidRPr="001903E0" w:rsidDel="003502F7" w:rsidRDefault="00543B4C">
      <w:pPr>
        <w:pStyle w:val="ListParagraph"/>
        <w:spacing w:after="0" w:line="276" w:lineRule="auto"/>
        <w:jc w:val="both"/>
        <w:rPr>
          <w:del w:id="3529" w:author="Rachel Shipsey" w:date="2025-06-19T11:28:00Z"/>
          <w:rFonts w:eastAsiaTheme="majorEastAsia" w:cstheme="majorBidi"/>
          <w:b/>
          <w:sz w:val="32"/>
          <w:szCs w:val="32"/>
          <w:rPrChange w:id="3530" w:author="Rachel Shipsey" w:date="2025-06-20T10:28:00Z">
            <w:rPr>
              <w:del w:id="3531" w:author="Rachel Shipsey" w:date="2025-06-19T11:28:00Z"/>
              <w:rFonts w:cs="Arial"/>
              <w:sz w:val="20"/>
              <w:szCs w:val="20"/>
            </w:rPr>
          </w:rPrChange>
        </w:rPr>
        <w:pPrChange w:id="353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33" w:author="Rachel Shipsey" w:date="2025-06-19T11:28:00Z">
        <w:r w:rsidRPr="001903E0" w:rsidDel="003502F7">
          <w:rPr>
            <w:rFonts w:eastAsiaTheme="majorEastAsia" w:cstheme="majorBidi"/>
            <w:b/>
            <w:sz w:val="32"/>
            <w:szCs w:val="32"/>
            <w:rPrChange w:id="3534" w:author="Rachel Shipsey" w:date="2025-06-20T10:28:00Z">
              <w:rPr>
                <w:rFonts w:cs="Arial"/>
                <w:bCs/>
                <w:sz w:val="20"/>
                <w:szCs w:val="20"/>
              </w:rPr>
            </w:rPrChange>
          </w:rPr>
          <w:delText>Sierra Leone</w:delText>
        </w:r>
        <w:r w:rsidRPr="001903E0" w:rsidDel="003502F7">
          <w:rPr>
            <w:rFonts w:eastAsiaTheme="majorEastAsia" w:cstheme="majorBidi"/>
            <w:b/>
            <w:sz w:val="32"/>
            <w:szCs w:val="32"/>
            <w:rPrChange w:id="3535" w:author="Rachel Shipsey" w:date="2025-06-20T10:28:00Z">
              <w:rPr>
                <w:rFonts w:cs="Arial"/>
                <w:sz w:val="20"/>
                <w:szCs w:val="20"/>
              </w:rPr>
            </w:rPrChange>
          </w:rPr>
          <w:delText xml:space="preserve"> aimed to achieve a verified and categorized nationwide locality list of all administrative levels showing the name of each locality, district, chiefdom, and section with a unique code.</w:delText>
        </w:r>
        <w:bookmarkStart w:id="3536" w:name="_Toc201237540"/>
        <w:bookmarkStart w:id="3537" w:name="_Toc201318936"/>
        <w:bookmarkEnd w:id="3536"/>
        <w:bookmarkEnd w:id="3537"/>
      </w:del>
    </w:p>
    <w:p w14:paraId="080D89FE" w14:textId="5666CFD0" w:rsidR="00543B4C" w:rsidRPr="001903E0" w:rsidDel="003502F7" w:rsidRDefault="00543B4C">
      <w:pPr>
        <w:pStyle w:val="ListParagraph"/>
        <w:spacing w:after="0" w:line="276" w:lineRule="auto"/>
        <w:jc w:val="both"/>
        <w:rPr>
          <w:del w:id="3538" w:author="Rachel Shipsey" w:date="2025-06-19T11:28:00Z"/>
          <w:rFonts w:eastAsiaTheme="majorEastAsia" w:cstheme="majorBidi"/>
          <w:b/>
          <w:sz w:val="32"/>
          <w:szCs w:val="32"/>
          <w:rPrChange w:id="3539" w:author="Rachel Shipsey" w:date="2025-06-20T10:28:00Z">
            <w:rPr>
              <w:del w:id="3540" w:author="Rachel Shipsey" w:date="2025-06-19T11:28:00Z"/>
              <w:rFonts w:cs="Arial"/>
            </w:rPr>
          </w:rPrChange>
        </w:rPr>
        <w:pPrChange w:id="3541" w:author="Rachel Shipsey" w:date="2025-06-23T15:41:00Z">
          <w:pPr>
            <w:spacing w:after="0" w:line="276" w:lineRule="auto"/>
            <w:jc w:val="both"/>
          </w:pPr>
        </w:pPrChange>
      </w:pPr>
      <w:bookmarkStart w:id="3542" w:name="_Toc201237541"/>
      <w:bookmarkStart w:id="3543" w:name="_Toc201318937"/>
      <w:bookmarkEnd w:id="3542"/>
      <w:bookmarkEnd w:id="3543"/>
    </w:p>
    <w:p w14:paraId="0A7396C4" w14:textId="592561DA" w:rsidR="00543B4C" w:rsidRPr="001903E0" w:rsidDel="003502F7" w:rsidRDefault="007D58E0">
      <w:pPr>
        <w:pStyle w:val="ListParagraph"/>
        <w:spacing w:after="0" w:line="276" w:lineRule="auto"/>
        <w:jc w:val="both"/>
        <w:rPr>
          <w:del w:id="3544" w:author="Rachel Shipsey" w:date="2025-06-19T11:28:00Z"/>
        </w:rPr>
        <w:pPrChange w:id="3545" w:author="Rachel Shipsey" w:date="2025-06-23T15:41:00Z">
          <w:pPr>
            <w:pStyle w:val="Heading4"/>
          </w:pPr>
        </w:pPrChange>
      </w:pPr>
      <w:del w:id="3546" w:author="Rachel Shipsey" w:date="2025-06-03T19:03:00Z">
        <w:r w:rsidRPr="001903E0" w:rsidDel="00627A74">
          <w:delText>3.1.1.2</w:delText>
        </w:r>
        <w:r w:rsidRPr="001903E0" w:rsidDel="00627A74">
          <w:tab/>
        </w:r>
      </w:del>
      <w:del w:id="3547" w:author="Rachel Shipsey" w:date="2025-06-19T11:28:00Z">
        <w:r w:rsidR="00543B4C" w:rsidRPr="001903E0" w:rsidDel="003502F7">
          <w:delText>Data collection forms used</w:delText>
        </w:r>
        <w:bookmarkStart w:id="3548" w:name="_Toc201237542"/>
        <w:bookmarkStart w:id="3549" w:name="_Toc201318938"/>
        <w:bookmarkEnd w:id="3548"/>
        <w:bookmarkEnd w:id="3549"/>
      </w:del>
    </w:p>
    <w:p w14:paraId="0F6B873E" w14:textId="0279B845" w:rsidR="00543B4C" w:rsidRPr="001903E0" w:rsidDel="003502F7" w:rsidRDefault="00543B4C">
      <w:pPr>
        <w:pStyle w:val="ListParagraph"/>
        <w:spacing w:after="0" w:line="276" w:lineRule="auto"/>
        <w:jc w:val="both"/>
        <w:rPr>
          <w:del w:id="3550" w:author="Rachel Shipsey" w:date="2025-06-19T11:28:00Z"/>
          <w:rFonts w:eastAsiaTheme="majorEastAsia" w:cstheme="majorBidi"/>
          <w:b/>
          <w:sz w:val="32"/>
          <w:szCs w:val="32"/>
          <w:rPrChange w:id="3551" w:author="Rachel Shipsey" w:date="2025-06-20T10:28:00Z">
            <w:rPr>
              <w:del w:id="3552" w:author="Rachel Shipsey" w:date="2025-06-19T11:28:00Z"/>
              <w:rFonts w:cs="Arial"/>
              <w:sz w:val="20"/>
              <w:szCs w:val="20"/>
            </w:rPr>
          </w:rPrChange>
        </w:rPr>
        <w:pPrChange w:id="355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54" w:author="Rachel Shipsey" w:date="2025-06-19T11:28:00Z">
        <w:r w:rsidRPr="001903E0" w:rsidDel="003502F7">
          <w:rPr>
            <w:rFonts w:eastAsiaTheme="majorEastAsia" w:cstheme="majorBidi"/>
            <w:b/>
            <w:sz w:val="32"/>
            <w:szCs w:val="32"/>
            <w:rPrChange w:id="3555" w:author="Rachel Shipsey" w:date="2025-06-20T10:28:00Z">
              <w:rPr>
                <w:rFonts w:cs="Arial"/>
                <w:bCs/>
                <w:sz w:val="20"/>
                <w:szCs w:val="20"/>
              </w:rPr>
            </w:rPrChange>
          </w:rPr>
          <w:delText>Kenya</w:delText>
        </w:r>
        <w:r w:rsidRPr="001903E0" w:rsidDel="003502F7">
          <w:rPr>
            <w:rFonts w:eastAsiaTheme="majorEastAsia" w:cstheme="majorBidi"/>
            <w:b/>
            <w:sz w:val="32"/>
            <w:szCs w:val="32"/>
            <w:rPrChange w:id="3556" w:author="Rachel Shipsey" w:date="2025-06-20T10:28:00Z">
              <w:rPr>
                <w:rFonts w:cs="Arial"/>
                <w:sz w:val="20"/>
                <w:szCs w:val="20"/>
              </w:rPr>
            </w:rPrChange>
          </w:rPr>
          <w:delText>: Two household listing forms were developed: rural homestead and household listing form (F-54-5-1A and F-54-5-1B) and urban structure and household listing form (F-54-5-2) used for collecting data in rural and urban areas respectively, both collected the GPS coordinates for each household and their elevation. In addition, there was a summary form F-54-5-1A used by village elders while F-54-5-1B used by the data collection teams to compile villages and Enumeration Areas.</w:delText>
        </w:r>
        <w:bookmarkStart w:id="3557" w:name="_Toc201237543"/>
        <w:bookmarkStart w:id="3558" w:name="_Toc201318939"/>
        <w:bookmarkEnd w:id="3557"/>
        <w:bookmarkEnd w:id="3558"/>
      </w:del>
    </w:p>
    <w:p w14:paraId="2B30052E" w14:textId="129EDC40" w:rsidR="00543B4C" w:rsidRPr="001903E0" w:rsidDel="003502F7" w:rsidRDefault="00543B4C">
      <w:pPr>
        <w:pStyle w:val="ListParagraph"/>
        <w:spacing w:after="0" w:line="276" w:lineRule="auto"/>
        <w:jc w:val="both"/>
        <w:rPr>
          <w:del w:id="3559" w:author="Rachel Shipsey" w:date="2025-06-19T11:28:00Z"/>
          <w:rFonts w:eastAsiaTheme="majorEastAsia" w:cstheme="majorBidi"/>
          <w:b/>
          <w:sz w:val="32"/>
          <w:szCs w:val="32"/>
          <w:rPrChange w:id="3560" w:author="Rachel Shipsey" w:date="2025-06-20T10:28:00Z">
            <w:rPr>
              <w:del w:id="3561" w:author="Rachel Shipsey" w:date="2025-06-19T11:28:00Z"/>
              <w:rFonts w:cs="Arial"/>
              <w:sz w:val="20"/>
              <w:szCs w:val="20"/>
            </w:rPr>
          </w:rPrChange>
        </w:rPr>
        <w:pPrChange w:id="356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563" w:name="_Toc201237544"/>
      <w:bookmarkStart w:id="3564" w:name="_Toc201318940"/>
      <w:bookmarkEnd w:id="3563"/>
      <w:bookmarkEnd w:id="3564"/>
    </w:p>
    <w:p w14:paraId="6C437D44" w14:textId="4141FDF2" w:rsidR="00543B4C" w:rsidRPr="001903E0" w:rsidDel="003502F7" w:rsidRDefault="00543B4C">
      <w:pPr>
        <w:pStyle w:val="ListParagraph"/>
        <w:spacing w:after="0" w:line="276" w:lineRule="auto"/>
        <w:jc w:val="both"/>
        <w:rPr>
          <w:del w:id="3565" w:author="Rachel Shipsey" w:date="2025-06-19T11:28:00Z"/>
          <w:rFonts w:eastAsiaTheme="majorEastAsia" w:cstheme="majorBidi"/>
          <w:b/>
          <w:sz w:val="32"/>
          <w:szCs w:val="32"/>
          <w:rPrChange w:id="3566" w:author="Rachel Shipsey" w:date="2025-06-20T10:28:00Z">
            <w:rPr>
              <w:del w:id="3567" w:author="Rachel Shipsey" w:date="2025-06-19T11:28:00Z"/>
              <w:rFonts w:cs="Arial"/>
              <w:sz w:val="20"/>
              <w:szCs w:val="20"/>
            </w:rPr>
          </w:rPrChange>
        </w:rPr>
        <w:pPrChange w:id="356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69" w:author="Rachel Shipsey" w:date="2025-06-19T11:28:00Z">
        <w:r w:rsidRPr="001903E0" w:rsidDel="003502F7">
          <w:rPr>
            <w:rFonts w:eastAsiaTheme="majorEastAsia" w:cstheme="majorBidi"/>
            <w:b/>
            <w:sz w:val="32"/>
            <w:szCs w:val="32"/>
            <w:rPrChange w:id="3570" w:author="Rachel Shipsey" w:date="2025-06-20T10:28:00Z">
              <w:rPr>
                <w:rFonts w:cs="Arial"/>
                <w:bCs/>
                <w:sz w:val="20"/>
                <w:szCs w:val="20"/>
              </w:rPr>
            </w:rPrChange>
          </w:rPr>
          <w:delText>Sierra Leone</w:delText>
        </w:r>
        <w:r w:rsidRPr="001903E0" w:rsidDel="003502F7">
          <w:rPr>
            <w:rFonts w:eastAsiaTheme="majorEastAsia" w:cstheme="majorBidi"/>
            <w:b/>
            <w:sz w:val="32"/>
            <w:szCs w:val="32"/>
            <w:rPrChange w:id="3571" w:author="Rachel Shipsey" w:date="2025-06-20T10:28:00Z">
              <w:rPr>
                <w:rFonts w:cs="Arial"/>
                <w:sz w:val="20"/>
                <w:szCs w:val="20"/>
              </w:rPr>
            </w:rPrChange>
          </w:rPr>
          <w:delText xml:space="preserve">: The cartographic mapping questionnaire was developed to capture information on, building use, locality class, classes of roads, water bodies and expected drainage type etc. The questionnaire was mainly designed to enable the head of the household to give information about the structure and number of members in the household. Other information was obtained using observation methods by the field staff.  </w:delText>
        </w:r>
        <w:bookmarkStart w:id="3572" w:name="_Toc201237545"/>
        <w:bookmarkStart w:id="3573" w:name="_Toc201318941"/>
        <w:bookmarkEnd w:id="3572"/>
        <w:bookmarkEnd w:id="3573"/>
      </w:del>
    </w:p>
    <w:p w14:paraId="74298572" w14:textId="1BB810F2" w:rsidR="00543B4C" w:rsidRPr="001903E0" w:rsidDel="003502F7" w:rsidRDefault="00543B4C">
      <w:pPr>
        <w:pStyle w:val="ListParagraph"/>
        <w:spacing w:after="0" w:line="276" w:lineRule="auto"/>
        <w:jc w:val="both"/>
        <w:rPr>
          <w:del w:id="3574" w:author="Rachel Shipsey" w:date="2025-06-19T11:28:00Z"/>
          <w:rFonts w:eastAsiaTheme="majorEastAsia" w:cstheme="majorBidi"/>
          <w:b/>
          <w:sz w:val="32"/>
          <w:szCs w:val="32"/>
          <w:rPrChange w:id="3575" w:author="Rachel Shipsey" w:date="2025-06-20T10:28:00Z">
            <w:rPr>
              <w:del w:id="3576" w:author="Rachel Shipsey" w:date="2025-06-19T11:28:00Z"/>
              <w:rFonts w:cs="Arial"/>
              <w:bCs/>
              <w:sz w:val="20"/>
              <w:szCs w:val="20"/>
            </w:rPr>
          </w:rPrChange>
        </w:rPr>
        <w:pPrChange w:id="357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578" w:name="_Toc201237546"/>
      <w:bookmarkStart w:id="3579" w:name="_Toc201318942"/>
      <w:bookmarkEnd w:id="3578"/>
      <w:bookmarkEnd w:id="3579"/>
    </w:p>
    <w:p w14:paraId="77F16E68" w14:textId="2877E6D9" w:rsidR="00543B4C" w:rsidRPr="001903E0" w:rsidDel="003502F7" w:rsidRDefault="00543B4C">
      <w:pPr>
        <w:pStyle w:val="ListParagraph"/>
        <w:spacing w:after="0" w:line="276" w:lineRule="auto"/>
        <w:jc w:val="both"/>
        <w:rPr>
          <w:del w:id="3580" w:author="Rachel Shipsey" w:date="2025-06-19T11:28:00Z"/>
          <w:rFonts w:eastAsiaTheme="majorEastAsia" w:cstheme="majorBidi"/>
          <w:b/>
          <w:sz w:val="32"/>
          <w:szCs w:val="32"/>
          <w:rPrChange w:id="3581" w:author="Rachel Shipsey" w:date="2025-06-20T10:28:00Z">
            <w:rPr>
              <w:del w:id="3582" w:author="Rachel Shipsey" w:date="2025-06-19T11:28:00Z"/>
              <w:rFonts w:cs="Arial"/>
              <w:sz w:val="20"/>
              <w:szCs w:val="20"/>
            </w:rPr>
          </w:rPrChange>
        </w:rPr>
        <w:pPrChange w:id="358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84" w:author="Rachel Shipsey" w:date="2025-06-19T11:28:00Z">
        <w:r w:rsidRPr="001903E0" w:rsidDel="003502F7">
          <w:rPr>
            <w:rFonts w:eastAsiaTheme="majorEastAsia" w:cstheme="majorBidi"/>
            <w:b/>
            <w:sz w:val="32"/>
            <w:szCs w:val="32"/>
            <w:rPrChange w:id="3585" w:author="Rachel Shipsey" w:date="2025-06-20T10:28:00Z">
              <w:rPr>
                <w:rFonts w:cs="Arial"/>
                <w:bCs/>
                <w:sz w:val="20"/>
                <w:szCs w:val="20"/>
              </w:rPr>
            </w:rPrChange>
          </w:rPr>
          <w:delText>Namibia:</w:delText>
        </w:r>
        <w:r w:rsidRPr="001903E0" w:rsidDel="003502F7">
          <w:rPr>
            <w:rFonts w:eastAsiaTheme="majorEastAsia" w:cstheme="majorBidi"/>
            <w:b/>
            <w:sz w:val="32"/>
            <w:szCs w:val="32"/>
            <w:rPrChange w:id="3586" w:author="Rachel Shipsey" w:date="2025-06-20T10:28:00Z">
              <w:rPr>
                <w:rFonts w:cs="Arial"/>
                <w:sz w:val="20"/>
                <w:szCs w:val="20"/>
              </w:rPr>
            </w:rPrChange>
          </w:rPr>
          <w:delText xml:space="preserve"> The approach to questionnaire design focused on capturing the main elements relating to the use of a building and in the case of a dwelling unit, occupants were asked the name of the head of the household, contact details, the number of rooms, and the number of usual members residing in each dwelling unit including other basic services regarding the structure they reside in, such as the source of water, electricity, and access to sanitation. The inclusion of the many stakeholder requests changed the project from a typical cartographic exercise to a statistical undertaking.</w:delText>
        </w:r>
        <w:bookmarkStart w:id="3587" w:name="_Toc201237547"/>
        <w:bookmarkStart w:id="3588" w:name="_Toc201318943"/>
        <w:bookmarkEnd w:id="3587"/>
        <w:bookmarkEnd w:id="3588"/>
      </w:del>
    </w:p>
    <w:p w14:paraId="04257FB3" w14:textId="1ADFE64E" w:rsidR="00543B4C" w:rsidRPr="001903E0" w:rsidDel="003502F7" w:rsidRDefault="00543B4C">
      <w:pPr>
        <w:pStyle w:val="ListParagraph"/>
        <w:spacing w:after="0" w:line="276" w:lineRule="auto"/>
        <w:jc w:val="both"/>
        <w:rPr>
          <w:del w:id="3589" w:author="Rachel Shipsey" w:date="2025-06-19T11:28:00Z"/>
          <w:rFonts w:eastAsiaTheme="majorEastAsia" w:cstheme="majorBidi"/>
          <w:b/>
          <w:sz w:val="32"/>
          <w:szCs w:val="32"/>
          <w:rPrChange w:id="3590" w:author="Rachel Shipsey" w:date="2025-06-20T10:28:00Z">
            <w:rPr>
              <w:del w:id="3591" w:author="Rachel Shipsey" w:date="2025-06-19T11:28:00Z"/>
              <w:rFonts w:cs="Arial"/>
              <w:bCs/>
              <w:sz w:val="20"/>
              <w:szCs w:val="20"/>
            </w:rPr>
          </w:rPrChange>
        </w:rPr>
        <w:pPrChange w:id="359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593" w:name="_Toc201237548"/>
      <w:bookmarkStart w:id="3594" w:name="_Toc201318944"/>
      <w:bookmarkEnd w:id="3593"/>
      <w:bookmarkEnd w:id="3594"/>
    </w:p>
    <w:p w14:paraId="2DA0A981" w14:textId="579B5FEE" w:rsidR="00543B4C" w:rsidRPr="001903E0" w:rsidDel="003502F7" w:rsidRDefault="00543B4C">
      <w:pPr>
        <w:pStyle w:val="ListParagraph"/>
        <w:spacing w:after="0" w:line="276" w:lineRule="auto"/>
        <w:jc w:val="both"/>
        <w:rPr>
          <w:del w:id="3595" w:author="Rachel Shipsey" w:date="2025-06-19T11:28:00Z"/>
          <w:rFonts w:eastAsiaTheme="majorEastAsia" w:cstheme="majorBidi"/>
          <w:b/>
          <w:sz w:val="32"/>
          <w:szCs w:val="32"/>
          <w:rPrChange w:id="3596" w:author="Rachel Shipsey" w:date="2025-06-20T10:28:00Z">
            <w:rPr>
              <w:del w:id="3597" w:author="Rachel Shipsey" w:date="2025-06-19T11:28:00Z"/>
              <w:rFonts w:cs="Arial"/>
              <w:sz w:val="20"/>
              <w:szCs w:val="20"/>
            </w:rPr>
          </w:rPrChange>
        </w:rPr>
        <w:pPrChange w:id="359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599" w:author="Rachel Shipsey" w:date="2025-06-19T11:28:00Z">
        <w:r w:rsidRPr="001903E0" w:rsidDel="003502F7">
          <w:rPr>
            <w:rFonts w:eastAsiaTheme="majorEastAsia" w:cstheme="majorBidi"/>
            <w:b/>
            <w:sz w:val="32"/>
            <w:szCs w:val="32"/>
            <w:rPrChange w:id="3600" w:author="Rachel Shipsey" w:date="2025-06-20T10:28:00Z">
              <w:rPr>
                <w:rFonts w:cs="Arial"/>
                <w:bCs/>
                <w:sz w:val="20"/>
                <w:szCs w:val="20"/>
              </w:rPr>
            </w:rPrChange>
          </w:rPr>
          <w:delText>Senegal:</w:delText>
        </w:r>
        <w:r w:rsidRPr="001903E0" w:rsidDel="003502F7">
          <w:rPr>
            <w:rFonts w:eastAsiaTheme="majorEastAsia" w:cstheme="majorBidi"/>
            <w:b/>
            <w:sz w:val="32"/>
            <w:szCs w:val="32"/>
            <w:rPrChange w:id="3601" w:author="Rachel Shipsey" w:date="2025-06-20T10:28:00Z">
              <w:rPr>
                <w:rFonts w:cs="Arial"/>
                <w:sz w:val="20"/>
                <w:szCs w:val="20"/>
              </w:rPr>
            </w:rPrChange>
          </w:rPr>
          <w:delText xml:space="preserve"> The design of the Mapping tools was a build up from versions </w:delText>
        </w:r>
        <w:r w:rsidR="001339D0" w:rsidRPr="001903E0" w:rsidDel="003502F7">
          <w:rPr>
            <w:rFonts w:eastAsiaTheme="majorEastAsia" w:cstheme="majorBidi"/>
            <w:b/>
            <w:sz w:val="32"/>
            <w:szCs w:val="32"/>
            <w:rPrChange w:id="3602" w:author="Rachel Shipsey" w:date="2025-06-20T10:28:00Z">
              <w:rPr>
                <w:rFonts w:cs="Arial"/>
                <w:sz w:val="20"/>
                <w:szCs w:val="20"/>
              </w:rPr>
            </w:rPrChange>
          </w:rPr>
          <w:delText>of</w:delText>
        </w:r>
        <w:r w:rsidRPr="001903E0" w:rsidDel="003502F7">
          <w:rPr>
            <w:rFonts w:eastAsiaTheme="majorEastAsia" w:cstheme="majorBidi"/>
            <w:b/>
            <w:sz w:val="32"/>
            <w:szCs w:val="32"/>
            <w:rPrChange w:id="3603" w:author="Rachel Shipsey" w:date="2025-06-20T10:28:00Z">
              <w:rPr>
                <w:rFonts w:cs="Arial"/>
                <w:sz w:val="20"/>
                <w:szCs w:val="20"/>
              </w:rPr>
            </w:rPrChange>
          </w:rPr>
          <w:delText xml:space="preserve"> the </w:delText>
        </w:r>
        <w:r w:rsidR="008C39DF" w:rsidRPr="001903E0" w:rsidDel="003502F7">
          <w:rPr>
            <w:rFonts w:eastAsiaTheme="majorEastAsia" w:cstheme="majorBidi"/>
            <w:b/>
            <w:sz w:val="32"/>
            <w:szCs w:val="32"/>
            <w:rPrChange w:id="3604" w:author="Rachel Shipsey" w:date="2025-06-20T10:28:00Z">
              <w:rPr>
                <w:rFonts w:cs="Arial"/>
                <w:sz w:val="20"/>
                <w:szCs w:val="20"/>
              </w:rPr>
            </w:rPrChange>
          </w:rPr>
          <w:delText>previous</w:delText>
        </w:r>
        <w:r w:rsidRPr="001903E0" w:rsidDel="003502F7">
          <w:rPr>
            <w:rFonts w:eastAsiaTheme="majorEastAsia" w:cstheme="majorBidi"/>
            <w:b/>
            <w:sz w:val="32"/>
            <w:szCs w:val="32"/>
            <w:rPrChange w:id="3605" w:author="Rachel Shipsey" w:date="2025-06-20T10:28:00Z">
              <w:rPr>
                <w:rFonts w:cs="Arial"/>
                <w:sz w:val="20"/>
                <w:szCs w:val="20"/>
              </w:rPr>
            </w:rPrChange>
          </w:rPr>
          <w:delText xml:space="preserve"> census. They were finalized </w:delText>
        </w:r>
        <w:r w:rsidR="008C39DF" w:rsidRPr="001903E0" w:rsidDel="003502F7">
          <w:rPr>
            <w:rFonts w:eastAsiaTheme="majorEastAsia" w:cstheme="majorBidi"/>
            <w:b/>
            <w:sz w:val="32"/>
            <w:szCs w:val="32"/>
            <w:rPrChange w:id="3606" w:author="Rachel Shipsey" w:date="2025-06-20T10:28:00Z">
              <w:rPr>
                <w:rFonts w:cs="Arial"/>
                <w:sz w:val="20"/>
                <w:szCs w:val="20"/>
              </w:rPr>
            </w:rPrChange>
          </w:rPr>
          <w:delText xml:space="preserve">in </w:delText>
        </w:r>
        <w:r w:rsidRPr="001903E0" w:rsidDel="003502F7">
          <w:rPr>
            <w:rFonts w:eastAsiaTheme="majorEastAsia" w:cstheme="majorBidi"/>
            <w:b/>
            <w:sz w:val="32"/>
            <w:szCs w:val="32"/>
            <w:rPrChange w:id="3607" w:author="Rachel Shipsey" w:date="2025-06-20T10:28:00Z">
              <w:rPr>
                <w:rFonts w:cs="Arial"/>
                <w:sz w:val="20"/>
                <w:szCs w:val="20"/>
              </w:rPr>
            </w:rPrChange>
          </w:rPr>
          <w:delText>technical workshops and benching marking at INECV Cape Verde (for Cartography) and INSD Burkina Faso (for enumeration).</w:delText>
        </w:r>
        <w:bookmarkStart w:id="3608" w:name="_Toc201237549"/>
        <w:bookmarkStart w:id="3609" w:name="_Toc201318945"/>
        <w:bookmarkEnd w:id="3608"/>
        <w:bookmarkEnd w:id="3609"/>
      </w:del>
    </w:p>
    <w:p w14:paraId="047F7141" w14:textId="7EBC177B" w:rsidR="577E8364" w:rsidRPr="001903E0" w:rsidDel="003502F7" w:rsidRDefault="577E8364">
      <w:pPr>
        <w:pStyle w:val="ListParagraph"/>
        <w:spacing w:after="0" w:line="276" w:lineRule="auto"/>
        <w:jc w:val="both"/>
        <w:rPr>
          <w:del w:id="3610" w:author="Rachel Shipsey" w:date="2025-06-19T11:28:00Z"/>
        </w:rPr>
        <w:pPrChange w:id="3611" w:author="Rachel Shipsey" w:date="2025-06-23T15:41:00Z">
          <w:pPr/>
        </w:pPrChange>
      </w:pPr>
      <w:bookmarkStart w:id="3612" w:name="_Toc201237550"/>
      <w:bookmarkStart w:id="3613" w:name="_Toc201318946"/>
      <w:bookmarkEnd w:id="3612"/>
      <w:bookmarkEnd w:id="3613"/>
    </w:p>
    <w:p w14:paraId="425CE029" w14:textId="6702577C" w:rsidR="00543B4C" w:rsidRPr="001903E0" w:rsidDel="003502F7" w:rsidRDefault="007D58E0">
      <w:pPr>
        <w:pStyle w:val="ListParagraph"/>
        <w:spacing w:after="0" w:line="276" w:lineRule="auto"/>
        <w:jc w:val="both"/>
        <w:rPr>
          <w:del w:id="3614" w:author="Rachel Shipsey" w:date="2025-06-19T11:28:00Z"/>
        </w:rPr>
        <w:pPrChange w:id="3615" w:author="Rachel Shipsey" w:date="2025-06-23T15:41:00Z">
          <w:pPr>
            <w:pStyle w:val="Heading4"/>
          </w:pPr>
        </w:pPrChange>
      </w:pPr>
      <w:del w:id="3616" w:author="Rachel Shipsey" w:date="2025-06-03T19:04:00Z">
        <w:r w:rsidRPr="001903E0" w:rsidDel="00627A74">
          <w:delText>3.1.1.3</w:delText>
        </w:r>
        <w:r w:rsidRPr="001903E0" w:rsidDel="00627A74">
          <w:tab/>
        </w:r>
      </w:del>
      <w:del w:id="3617" w:author="Rachel Shipsey" w:date="2025-06-19T11:28:00Z">
        <w:r w:rsidR="00543B4C" w:rsidRPr="001903E0" w:rsidDel="003502F7">
          <w:delText>Software used.</w:delText>
        </w:r>
        <w:bookmarkStart w:id="3618" w:name="_Toc201237551"/>
        <w:bookmarkStart w:id="3619" w:name="_Toc201318947"/>
        <w:bookmarkEnd w:id="3618"/>
        <w:bookmarkEnd w:id="3619"/>
      </w:del>
    </w:p>
    <w:p w14:paraId="00105320" w14:textId="68F1FE08" w:rsidR="00543B4C" w:rsidRPr="001903E0" w:rsidDel="003502F7" w:rsidRDefault="00543B4C">
      <w:pPr>
        <w:pStyle w:val="ListParagraph"/>
        <w:spacing w:after="0" w:line="276" w:lineRule="auto"/>
        <w:jc w:val="both"/>
        <w:rPr>
          <w:del w:id="3620" w:author="Rachel Shipsey" w:date="2025-06-19T11:28:00Z"/>
          <w:rFonts w:eastAsiaTheme="majorEastAsia" w:cstheme="majorBidi"/>
          <w:b/>
          <w:sz w:val="32"/>
          <w:szCs w:val="32"/>
          <w:rPrChange w:id="3621" w:author="Rachel Shipsey" w:date="2025-06-20T10:28:00Z">
            <w:rPr>
              <w:del w:id="3622" w:author="Rachel Shipsey" w:date="2025-06-19T11:28:00Z"/>
              <w:rFonts w:cs="Arial"/>
              <w:sz w:val="20"/>
              <w:szCs w:val="20"/>
            </w:rPr>
          </w:rPrChange>
        </w:rPr>
        <w:pPrChange w:id="362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624" w:author="Rachel Shipsey" w:date="2025-06-19T11:28:00Z">
        <w:r w:rsidRPr="001903E0" w:rsidDel="003502F7">
          <w:rPr>
            <w:rFonts w:eastAsiaTheme="majorEastAsia" w:cstheme="majorBidi"/>
            <w:b/>
            <w:sz w:val="32"/>
            <w:szCs w:val="32"/>
            <w:rPrChange w:id="3625" w:author="Rachel Shipsey" w:date="2025-06-20T10:28:00Z">
              <w:rPr>
                <w:rFonts w:cs="Arial"/>
                <w:bCs/>
                <w:sz w:val="20"/>
                <w:szCs w:val="20"/>
              </w:rPr>
            </w:rPrChange>
          </w:rPr>
          <w:delText>Sierra Leone</w:delText>
        </w:r>
        <w:r w:rsidRPr="001903E0" w:rsidDel="003502F7">
          <w:rPr>
            <w:rFonts w:eastAsiaTheme="majorEastAsia" w:cstheme="majorBidi"/>
            <w:b/>
            <w:sz w:val="32"/>
            <w:szCs w:val="32"/>
            <w:rPrChange w:id="3626" w:author="Rachel Shipsey" w:date="2025-06-20T10:28:00Z">
              <w:rPr>
                <w:rFonts w:cs="Arial"/>
                <w:sz w:val="20"/>
                <w:szCs w:val="20"/>
              </w:rPr>
            </w:rPrChange>
          </w:rPr>
          <w:delText>: An android-based mapping PAD application with a data acquisition package was built by Milsat Technologies to be used for the cartographic mapping exercise to fit all the data needs in a robust manner. The application was able to prompt the mapper when it reaches a minimum threshold of an EA to be delineated. It also ensured that the mapper is within the confines of the structure wanting to collect information about as seen on the satellite imagery. The application integrated both the spatial dataset and the data attributes collected on the same platform. The application has provision to work both offline and online that ensured that work is continuous even where there is no internet coverage. These innovations made it possible to achieve a sustainable national geographic frame for Censuses and Surveys.</w:delText>
        </w:r>
        <w:bookmarkStart w:id="3627" w:name="_Toc201237552"/>
        <w:bookmarkStart w:id="3628" w:name="_Toc201318948"/>
        <w:bookmarkEnd w:id="3627"/>
        <w:bookmarkEnd w:id="3628"/>
      </w:del>
    </w:p>
    <w:p w14:paraId="0D519805" w14:textId="26AB7A9C" w:rsidR="00543B4C" w:rsidRPr="001903E0" w:rsidDel="003502F7" w:rsidRDefault="00543B4C">
      <w:pPr>
        <w:pStyle w:val="ListParagraph"/>
        <w:spacing w:after="0" w:line="276" w:lineRule="auto"/>
        <w:jc w:val="both"/>
        <w:rPr>
          <w:del w:id="3629" w:author="Rachel Shipsey" w:date="2025-06-19T11:28:00Z"/>
          <w:rFonts w:eastAsiaTheme="majorEastAsia" w:cstheme="majorBidi"/>
          <w:b/>
          <w:sz w:val="32"/>
          <w:szCs w:val="32"/>
          <w:rPrChange w:id="3630" w:author="Rachel Shipsey" w:date="2025-06-20T10:28:00Z">
            <w:rPr>
              <w:del w:id="3631" w:author="Rachel Shipsey" w:date="2025-06-19T11:28:00Z"/>
              <w:rFonts w:cs="Arial"/>
              <w:sz w:val="20"/>
              <w:szCs w:val="20"/>
            </w:rPr>
          </w:rPrChange>
        </w:rPr>
        <w:pPrChange w:id="363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633" w:name="_Toc201237553"/>
      <w:bookmarkStart w:id="3634" w:name="_Toc201318949"/>
      <w:bookmarkEnd w:id="3633"/>
      <w:bookmarkEnd w:id="3634"/>
    </w:p>
    <w:p w14:paraId="0E419D6F" w14:textId="575BD331" w:rsidR="00543B4C" w:rsidRPr="001903E0" w:rsidDel="003502F7" w:rsidRDefault="00543B4C">
      <w:pPr>
        <w:pStyle w:val="ListParagraph"/>
        <w:spacing w:after="0" w:line="276" w:lineRule="auto"/>
        <w:jc w:val="both"/>
        <w:rPr>
          <w:del w:id="3635" w:author="Rachel Shipsey" w:date="2025-06-19T11:28:00Z"/>
          <w:rFonts w:eastAsiaTheme="majorEastAsia" w:cstheme="majorBidi"/>
          <w:b/>
          <w:sz w:val="32"/>
          <w:szCs w:val="32"/>
          <w:rPrChange w:id="3636" w:author="Rachel Shipsey" w:date="2025-06-20T10:28:00Z">
            <w:rPr>
              <w:del w:id="3637" w:author="Rachel Shipsey" w:date="2025-06-19T11:28:00Z"/>
              <w:rFonts w:cs="Arial"/>
              <w:sz w:val="20"/>
              <w:szCs w:val="20"/>
            </w:rPr>
          </w:rPrChange>
        </w:rPr>
        <w:pPrChange w:id="363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639" w:author="Rachel Shipsey" w:date="2025-06-19T11:28:00Z">
        <w:r w:rsidRPr="001903E0" w:rsidDel="003502F7">
          <w:rPr>
            <w:rFonts w:eastAsiaTheme="majorEastAsia" w:cstheme="majorBidi"/>
            <w:b/>
            <w:sz w:val="32"/>
            <w:szCs w:val="32"/>
            <w:rPrChange w:id="3640" w:author="Rachel Shipsey" w:date="2025-06-20T10:28:00Z">
              <w:rPr>
                <w:rFonts w:cs="Arial"/>
                <w:bCs/>
                <w:sz w:val="20"/>
                <w:szCs w:val="20"/>
              </w:rPr>
            </w:rPrChange>
          </w:rPr>
          <w:delText xml:space="preserve">Botswana: </w:delText>
        </w:r>
        <w:r w:rsidRPr="001903E0" w:rsidDel="003502F7">
          <w:rPr>
            <w:rFonts w:eastAsiaTheme="majorEastAsia" w:cstheme="majorBidi"/>
            <w:b/>
            <w:sz w:val="32"/>
            <w:szCs w:val="32"/>
            <w:rPrChange w:id="3641" w:author="Rachel Shipsey" w:date="2025-06-20T10:28:00Z">
              <w:rPr>
                <w:rFonts w:cs="Arial"/>
                <w:sz w:val="20"/>
                <w:szCs w:val="20"/>
              </w:rPr>
            </w:rPrChange>
          </w:rPr>
          <w:delText xml:space="preserve">SmartClient for Census a WEB-based Client-Server software solution was used to collect, transmit, store and clean mapping data. SmartClient for Census enables different users to log into the system to execute tasks allocated to them and has GIS architecture with one central database for office and field work, which ensures easy access to data. This ensured that through unique workflows the data capturing was viewed and managed as soon as data was synchronized into the server and field work was ongoing. SmartClient for Census also has </w:delText>
        </w:r>
        <w:r w:rsidR="00FC2F11" w:rsidRPr="001903E0" w:rsidDel="003502F7">
          <w:rPr>
            <w:rFonts w:eastAsiaTheme="majorEastAsia" w:cstheme="majorBidi"/>
            <w:b/>
            <w:sz w:val="32"/>
            <w:szCs w:val="32"/>
            <w:rPrChange w:id="3642" w:author="Rachel Shipsey" w:date="2025-06-20T10:28:00Z">
              <w:rPr>
                <w:rFonts w:cs="Arial"/>
                <w:sz w:val="20"/>
                <w:szCs w:val="20"/>
              </w:rPr>
            </w:rPrChange>
          </w:rPr>
          <w:delText>online</w:delText>
        </w:r>
        <w:r w:rsidRPr="001903E0" w:rsidDel="003502F7">
          <w:rPr>
            <w:rFonts w:eastAsiaTheme="majorEastAsia" w:cstheme="majorBidi"/>
            <w:b/>
            <w:sz w:val="32"/>
            <w:szCs w:val="32"/>
            <w:rPrChange w:id="3643" w:author="Rachel Shipsey" w:date="2025-06-20T10:28:00Z">
              <w:rPr>
                <w:rFonts w:cs="Arial"/>
                <w:sz w:val="20"/>
                <w:szCs w:val="20"/>
              </w:rPr>
            </w:rPrChange>
          </w:rPr>
          <w:delText xml:space="preserve"> and offline functionality, that ensured that work is continuous even where there is no internet coverage.</w:delText>
        </w:r>
        <w:bookmarkStart w:id="3644" w:name="_Toc201237554"/>
        <w:bookmarkStart w:id="3645" w:name="_Toc201318950"/>
        <w:bookmarkEnd w:id="3644"/>
        <w:bookmarkEnd w:id="3645"/>
      </w:del>
    </w:p>
    <w:p w14:paraId="06417381" w14:textId="78C1E839" w:rsidR="00543B4C" w:rsidRPr="001903E0" w:rsidDel="003502F7" w:rsidRDefault="00543B4C">
      <w:pPr>
        <w:pStyle w:val="ListParagraph"/>
        <w:spacing w:after="0" w:line="276" w:lineRule="auto"/>
        <w:jc w:val="both"/>
        <w:rPr>
          <w:del w:id="3646" w:author="Rachel Shipsey" w:date="2025-06-19T11:28:00Z"/>
          <w:rFonts w:eastAsiaTheme="majorEastAsia" w:cstheme="majorBidi"/>
          <w:b/>
          <w:sz w:val="32"/>
          <w:szCs w:val="32"/>
          <w:rPrChange w:id="3647" w:author="Rachel Shipsey" w:date="2025-06-20T10:28:00Z">
            <w:rPr>
              <w:del w:id="3648" w:author="Rachel Shipsey" w:date="2025-06-19T11:28:00Z"/>
              <w:rFonts w:cs="Arial"/>
              <w:bCs/>
              <w:sz w:val="20"/>
              <w:szCs w:val="20"/>
            </w:rPr>
          </w:rPrChange>
        </w:rPr>
        <w:pPrChange w:id="364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650" w:name="_Toc201237555"/>
      <w:bookmarkStart w:id="3651" w:name="_Toc201318951"/>
      <w:bookmarkEnd w:id="3650"/>
      <w:bookmarkEnd w:id="3651"/>
    </w:p>
    <w:p w14:paraId="17F8C46C" w14:textId="3A7BF91F" w:rsidR="00543B4C" w:rsidRPr="001903E0" w:rsidDel="003502F7" w:rsidRDefault="00543B4C">
      <w:pPr>
        <w:pStyle w:val="ListParagraph"/>
        <w:spacing w:after="0" w:line="276" w:lineRule="auto"/>
        <w:jc w:val="both"/>
        <w:rPr>
          <w:del w:id="3652" w:author="Rachel Shipsey" w:date="2025-06-19T11:28:00Z"/>
          <w:rFonts w:eastAsiaTheme="majorEastAsia" w:cstheme="majorBidi"/>
          <w:b/>
          <w:sz w:val="32"/>
          <w:szCs w:val="32"/>
          <w:rPrChange w:id="3653" w:author="Rachel Shipsey" w:date="2025-06-20T10:28:00Z">
            <w:rPr>
              <w:del w:id="3654" w:author="Rachel Shipsey" w:date="2025-06-19T11:28:00Z"/>
              <w:rFonts w:cs="Arial"/>
              <w:sz w:val="20"/>
              <w:szCs w:val="20"/>
            </w:rPr>
          </w:rPrChange>
        </w:rPr>
        <w:pPrChange w:id="365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656" w:author="Rachel Shipsey" w:date="2025-06-19T11:28:00Z">
        <w:r w:rsidRPr="001903E0" w:rsidDel="003502F7">
          <w:rPr>
            <w:rFonts w:eastAsiaTheme="majorEastAsia" w:cstheme="majorBidi"/>
            <w:b/>
            <w:sz w:val="32"/>
            <w:szCs w:val="32"/>
            <w:rPrChange w:id="3657" w:author="Rachel Shipsey" w:date="2025-06-20T10:28:00Z">
              <w:rPr>
                <w:rFonts w:cs="Arial"/>
                <w:bCs/>
                <w:sz w:val="20"/>
                <w:szCs w:val="20"/>
              </w:rPr>
            </w:rPrChange>
          </w:rPr>
          <w:delText>Namibia</w:delText>
        </w:r>
        <w:r w:rsidRPr="001903E0" w:rsidDel="003502F7">
          <w:rPr>
            <w:rFonts w:eastAsiaTheme="majorEastAsia" w:cstheme="majorBidi"/>
            <w:b/>
            <w:sz w:val="32"/>
            <w:szCs w:val="32"/>
            <w:rPrChange w:id="3658" w:author="Rachel Shipsey" w:date="2025-06-20T10:28:00Z">
              <w:rPr>
                <w:rFonts w:cs="Arial"/>
                <w:sz w:val="20"/>
                <w:szCs w:val="20"/>
              </w:rPr>
            </w:rPrChange>
          </w:rPr>
          <w:delText>: The application used to collect, transmit, store and clean mapping data was designed and developed using ArcGIS -Survey 123 by Esri.</w:delText>
        </w:r>
        <w:bookmarkStart w:id="3659" w:name="_Toc201237556"/>
        <w:bookmarkStart w:id="3660" w:name="_Toc201318952"/>
        <w:bookmarkEnd w:id="3659"/>
        <w:bookmarkEnd w:id="3660"/>
      </w:del>
    </w:p>
    <w:p w14:paraId="3D941921" w14:textId="4110F1C7" w:rsidR="00543B4C" w:rsidRPr="001903E0" w:rsidDel="003502F7" w:rsidRDefault="00543B4C">
      <w:pPr>
        <w:pStyle w:val="ListParagraph"/>
        <w:spacing w:after="0" w:line="276" w:lineRule="auto"/>
        <w:jc w:val="both"/>
        <w:rPr>
          <w:del w:id="3661" w:author="Rachel Shipsey" w:date="2025-06-19T11:28:00Z"/>
          <w:rFonts w:eastAsiaTheme="majorEastAsia" w:cstheme="majorBidi"/>
          <w:b/>
          <w:sz w:val="32"/>
          <w:szCs w:val="32"/>
          <w:rPrChange w:id="3662" w:author="Rachel Shipsey" w:date="2025-06-20T10:28:00Z">
            <w:rPr>
              <w:del w:id="3663" w:author="Rachel Shipsey" w:date="2025-06-19T11:28:00Z"/>
              <w:rFonts w:cs="Arial"/>
              <w:sz w:val="20"/>
              <w:szCs w:val="20"/>
            </w:rPr>
          </w:rPrChange>
        </w:rPr>
        <w:pPrChange w:id="366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665" w:name="_Toc201237557"/>
      <w:bookmarkStart w:id="3666" w:name="_Toc201318953"/>
      <w:bookmarkEnd w:id="3665"/>
      <w:bookmarkEnd w:id="3666"/>
    </w:p>
    <w:p w14:paraId="7594C99E" w14:textId="4C9AEEFA" w:rsidR="00543B4C" w:rsidRPr="001903E0" w:rsidDel="003502F7" w:rsidRDefault="00543B4C">
      <w:pPr>
        <w:pStyle w:val="ListParagraph"/>
        <w:spacing w:after="0" w:line="276" w:lineRule="auto"/>
        <w:jc w:val="both"/>
        <w:rPr>
          <w:del w:id="3667" w:author="Rachel Shipsey" w:date="2025-06-19T11:28:00Z"/>
          <w:rFonts w:eastAsiaTheme="majorEastAsia" w:cstheme="majorBidi"/>
          <w:b/>
          <w:sz w:val="32"/>
          <w:szCs w:val="32"/>
          <w:rPrChange w:id="3668" w:author="Rachel Shipsey" w:date="2025-06-20T10:28:00Z">
            <w:rPr>
              <w:del w:id="3669" w:author="Rachel Shipsey" w:date="2025-06-19T11:28:00Z"/>
              <w:rFonts w:cs="Arial"/>
              <w:sz w:val="20"/>
              <w:szCs w:val="20"/>
            </w:rPr>
          </w:rPrChange>
        </w:rPr>
        <w:pPrChange w:id="367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671" w:author="Rachel Shipsey" w:date="2025-06-19T11:28:00Z">
        <w:r w:rsidRPr="001903E0" w:rsidDel="003502F7">
          <w:rPr>
            <w:rFonts w:eastAsiaTheme="majorEastAsia" w:cstheme="majorBidi"/>
            <w:b/>
            <w:sz w:val="32"/>
            <w:szCs w:val="32"/>
            <w:rPrChange w:id="3672" w:author="Rachel Shipsey" w:date="2025-06-20T10:28:00Z">
              <w:rPr>
                <w:rFonts w:cs="Arial"/>
                <w:bCs/>
                <w:sz w:val="20"/>
                <w:szCs w:val="20"/>
              </w:rPr>
            </w:rPrChange>
          </w:rPr>
          <w:delText>Kenya</w:delText>
        </w:r>
        <w:r w:rsidRPr="001903E0" w:rsidDel="003502F7">
          <w:rPr>
            <w:rFonts w:eastAsiaTheme="majorEastAsia" w:cstheme="majorBidi"/>
            <w:b/>
            <w:sz w:val="32"/>
            <w:szCs w:val="32"/>
            <w:rPrChange w:id="3673" w:author="Rachel Shipsey" w:date="2025-06-20T10:28:00Z">
              <w:rPr>
                <w:rFonts w:cs="Arial"/>
                <w:sz w:val="20"/>
                <w:szCs w:val="20"/>
              </w:rPr>
            </w:rPrChange>
          </w:rPr>
          <w:delText>: The Open Data Kit (ODK) a free application was used to develop and test the mapping data collection system and later the ArcGIS-Survey 123 app managed by Esri- Eastern Africa was adopted after being tested and piloted. Although ODK was easy to operate, compatible with Samsung J2 and freely available in play store, Survey 123 was introduced because it was faster to process the data in the ArcGIS environment being used in map production. Survey 123 also provided a dashboard for monitoring teams and individual MA’s. After completion of a village or block the MA would edit and upload the data to the cloud server.</w:delText>
        </w:r>
        <w:bookmarkStart w:id="3674" w:name="_Toc201237558"/>
        <w:bookmarkStart w:id="3675" w:name="_Toc201318954"/>
        <w:bookmarkEnd w:id="3674"/>
        <w:bookmarkEnd w:id="3675"/>
      </w:del>
    </w:p>
    <w:p w14:paraId="6A13D552" w14:textId="6ECEB9FE" w:rsidR="00543B4C" w:rsidRPr="001903E0" w:rsidDel="003502F7" w:rsidRDefault="00543B4C">
      <w:pPr>
        <w:pStyle w:val="ListParagraph"/>
        <w:spacing w:after="0" w:line="276" w:lineRule="auto"/>
        <w:jc w:val="both"/>
        <w:rPr>
          <w:del w:id="3676" w:author="Rachel Shipsey" w:date="2025-06-19T11:28:00Z"/>
          <w:rFonts w:eastAsiaTheme="majorEastAsia" w:cstheme="majorBidi"/>
          <w:b/>
          <w:sz w:val="32"/>
          <w:szCs w:val="32"/>
          <w:rPrChange w:id="3677" w:author="Rachel Shipsey" w:date="2025-06-20T10:28:00Z">
            <w:rPr>
              <w:del w:id="3678" w:author="Rachel Shipsey" w:date="2025-06-19T11:28:00Z"/>
              <w:rFonts w:cs="Arial"/>
              <w:sz w:val="20"/>
              <w:szCs w:val="20"/>
            </w:rPr>
          </w:rPrChange>
        </w:rPr>
        <w:pPrChange w:id="367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680" w:name="_Toc201237559"/>
      <w:bookmarkStart w:id="3681" w:name="_Toc201318955"/>
      <w:bookmarkEnd w:id="3680"/>
      <w:bookmarkEnd w:id="3681"/>
    </w:p>
    <w:p w14:paraId="680796BA" w14:textId="07581282" w:rsidR="00543B4C" w:rsidRPr="001903E0" w:rsidDel="003502F7" w:rsidRDefault="00543B4C">
      <w:pPr>
        <w:pStyle w:val="ListParagraph"/>
        <w:spacing w:after="0" w:line="276" w:lineRule="auto"/>
        <w:jc w:val="both"/>
        <w:rPr>
          <w:del w:id="3682" w:author="Rachel Shipsey" w:date="2025-06-19T11:28:00Z"/>
          <w:rFonts w:eastAsiaTheme="majorEastAsia" w:cstheme="majorBidi"/>
          <w:b/>
          <w:sz w:val="32"/>
          <w:szCs w:val="32"/>
          <w:rPrChange w:id="3683" w:author="Rachel Shipsey" w:date="2025-06-20T10:28:00Z">
            <w:rPr>
              <w:del w:id="3684" w:author="Rachel Shipsey" w:date="2025-06-19T11:28:00Z"/>
              <w:rFonts w:cs="Arial"/>
              <w:sz w:val="20"/>
              <w:szCs w:val="20"/>
            </w:rPr>
          </w:rPrChange>
        </w:rPr>
        <w:pPrChange w:id="368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686" w:author="Rachel Shipsey" w:date="2025-06-19T11:28:00Z">
        <w:r w:rsidRPr="001903E0" w:rsidDel="003502F7">
          <w:rPr>
            <w:rFonts w:eastAsiaTheme="majorEastAsia" w:cstheme="majorBidi"/>
            <w:b/>
            <w:sz w:val="32"/>
            <w:szCs w:val="32"/>
            <w:rPrChange w:id="3687" w:author="Rachel Shipsey" w:date="2025-06-20T10:28:00Z">
              <w:rPr>
                <w:rFonts w:cs="Arial"/>
                <w:bCs/>
                <w:sz w:val="20"/>
                <w:szCs w:val="20"/>
              </w:rPr>
            </w:rPrChange>
          </w:rPr>
          <w:delText>Senegal:</w:delText>
        </w:r>
        <w:r w:rsidRPr="001903E0" w:rsidDel="003502F7">
          <w:rPr>
            <w:rFonts w:eastAsiaTheme="majorEastAsia" w:cstheme="majorBidi"/>
            <w:b/>
            <w:sz w:val="32"/>
            <w:szCs w:val="32"/>
            <w:rPrChange w:id="3688" w:author="Rachel Shipsey" w:date="2025-06-20T10:28:00Z">
              <w:rPr>
                <w:rFonts w:cs="Arial"/>
                <w:sz w:val="20"/>
                <w:szCs w:val="20"/>
              </w:rPr>
            </w:rPrChange>
          </w:rPr>
          <w:delText xml:space="preserve"> The software used for development of the RGPH-5 Mapping tools were: ARCGIS and MOBAC</w:delText>
        </w:r>
        <w:bookmarkStart w:id="3689" w:name="_Toc201237560"/>
        <w:bookmarkStart w:id="3690" w:name="_Toc201318956"/>
        <w:bookmarkEnd w:id="3689"/>
        <w:bookmarkEnd w:id="3690"/>
      </w:del>
    </w:p>
    <w:p w14:paraId="062E3FCE" w14:textId="58CABA33" w:rsidR="00543B4C" w:rsidRPr="001903E0" w:rsidDel="003502F7" w:rsidRDefault="00543B4C">
      <w:pPr>
        <w:pStyle w:val="ListParagraph"/>
        <w:spacing w:after="0" w:line="276" w:lineRule="auto"/>
        <w:jc w:val="both"/>
        <w:rPr>
          <w:del w:id="3691" w:author="Rachel Shipsey" w:date="2025-06-19T11:28:00Z"/>
          <w:rFonts w:eastAsiaTheme="majorEastAsia" w:cstheme="majorBidi"/>
          <w:b/>
          <w:sz w:val="32"/>
          <w:szCs w:val="32"/>
          <w:rPrChange w:id="3692" w:author="Rachel Shipsey" w:date="2025-06-20T10:28:00Z">
            <w:rPr>
              <w:del w:id="3693" w:author="Rachel Shipsey" w:date="2025-06-19T11:28:00Z"/>
              <w:rFonts w:cs="Arial"/>
            </w:rPr>
          </w:rPrChange>
        </w:rPr>
        <w:pPrChange w:id="3694" w:author="Rachel Shipsey" w:date="2025-06-23T15:41:00Z">
          <w:pPr>
            <w:spacing w:after="0" w:line="276" w:lineRule="auto"/>
            <w:jc w:val="both"/>
          </w:pPr>
        </w:pPrChange>
      </w:pPr>
      <w:bookmarkStart w:id="3695" w:name="_Toc201237561"/>
      <w:bookmarkStart w:id="3696" w:name="_Toc201318957"/>
      <w:bookmarkEnd w:id="3695"/>
      <w:bookmarkEnd w:id="3696"/>
    </w:p>
    <w:p w14:paraId="37527A55" w14:textId="033938E8" w:rsidR="00543B4C" w:rsidRPr="001903E0" w:rsidDel="003502F7" w:rsidRDefault="00543B4C">
      <w:pPr>
        <w:pStyle w:val="ListParagraph"/>
        <w:spacing w:after="0" w:line="276" w:lineRule="auto"/>
        <w:jc w:val="both"/>
        <w:rPr>
          <w:del w:id="3697" w:author="Rachel Shipsey" w:date="2025-06-19T11:28:00Z"/>
        </w:rPr>
        <w:pPrChange w:id="3698" w:author="Rachel Shipsey" w:date="2025-06-23T15:41:00Z">
          <w:pPr>
            <w:pStyle w:val="Heading3"/>
          </w:pPr>
        </w:pPrChange>
      </w:pPr>
      <w:bookmarkStart w:id="3699" w:name="_Hlk128403924"/>
      <w:del w:id="3700" w:author="Rachel Shipsey" w:date="2025-06-03T19:02:00Z">
        <w:r w:rsidRPr="001903E0" w:rsidDel="000C21D2">
          <w:delText>3.1.2</w:delText>
        </w:r>
        <w:r w:rsidRPr="001903E0" w:rsidDel="000C21D2">
          <w:tab/>
        </w:r>
      </w:del>
      <w:del w:id="3701" w:author="Rachel Shipsey" w:date="2025-06-19T11:28:00Z">
        <w:r w:rsidRPr="001903E0" w:rsidDel="003502F7">
          <w:delText xml:space="preserve">Lessons </w:delText>
        </w:r>
        <w:r w:rsidR="23B5553D" w:rsidRPr="001903E0" w:rsidDel="003502F7">
          <w:delText>l</w:delText>
        </w:r>
        <w:r w:rsidRPr="001903E0" w:rsidDel="003502F7">
          <w:delText>earnt</w:delText>
        </w:r>
        <w:bookmarkStart w:id="3702" w:name="_Toc201237562"/>
        <w:bookmarkStart w:id="3703" w:name="_Toc201318958"/>
        <w:bookmarkEnd w:id="3702"/>
        <w:bookmarkEnd w:id="3703"/>
      </w:del>
    </w:p>
    <w:bookmarkEnd w:id="3699"/>
    <w:p w14:paraId="722BE711" w14:textId="701236BA" w:rsidR="00543B4C" w:rsidRPr="001903E0" w:rsidDel="003502F7" w:rsidRDefault="58EE9203">
      <w:pPr>
        <w:pStyle w:val="ListParagraph"/>
        <w:spacing w:after="0" w:line="276" w:lineRule="auto"/>
        <w:jc w:val="both"/>
        <w:rPr>
          <w:del w:id="3704" w:author="Rachel Shipsey" w:date="2025-06-19T11:28:00Z"/>
          <w:rFonts w:eastAsiaTheme="majorEastAsia" w:cstheme="majorBidi"/>
          <w:b/>
          <w:sz w:val="32"/>
          <w:szCs w:val="32"/>
          <w:rPrChange w:id="3705" w:author="Rachel Shipsey" w:date="2025-06-20T10:28:00Z">
            <w:rPr>
              <w:del w:id="3706" w:author="Rachel Shipsey" w:date="2025-06-19T11:28:00Z"/>
              <w:rFonts w:cs="Arial"/>
            </w:rPr>
          </w:rPrChange>
        </w:rPr>
        <w:pPrChange w:id="3707" w:author="Rachel Shipsey" w:date="2025-06-23T15:41:00Z">
          <w:pPr>
            <w:pStyle w:val="ListParagraph"/>
            <w:numPr>
              <w:numId w:val="18"/>
            </w:numPr>
            <w:spacing w:line="276" w:lineRule="auto"/>
            <w:ind w:hanging="360"/>
            <w:jc w:val="both"/>
          </w:pPr>
        </w:pPrChange>
      </w:pPr>
      <w:del w:id="3708" w:author="Rachel Shipsey" w:date="2025-06-19T11:28:00Z">
        <w:r w:rsidRPr="001903E0" w:rsidDel="003502F7">
          <w:rPr>
            <w:rFonts w:eastAsiaTheme="majorEastAsia" w:cstheme="majorBidi"/>
            <w:b/>
            <w:sz w:val="32"/>
            <w:szCs w:val="32"/>
            <w:rPrChange w:id="3709" w:author="Rachel Shipsey" w:date="2025-06-20T10:28:00Z">
              <w:rPr>
                <w:rFonts w:cs="Arial"/>
              </w:rPr>
            </w:rPrChange>
          </w:rPr>
          <w:delText>W</w:delText>
        </w:r>
        <w:r w:rsidR="00543B4C" w:rsidRPr="001903E0" w:rsidDel="003502F7">
          <w:rPr>
            <w:rFonts w:eastAsiaTheme="majorEastAsia" w:cstheme="majorBidi"/>
            <w:b/>
            <w:sz w:val="32"/>
            <w:szCs w:val="32"/>
            <w:rPrChange w:id="3710" w:author="Rachel Shipsey" w:date="2025-06-20T10:28:00Z">
              <w:rPr>
                <w:rFonts w:cs="Arial"/>
              </w:rPr>
            </w:rPrChange>
          </w:rPr>
          <w:delText xml:space="preserve">hile developing cartographic tools and applications, it is important to know </w:delText>
        </w:r>
        <w:r w:rsidR="00557C8F" w:rsidRPr="001903E0" w:rsidDel="003502F7">
          <w:rPr>
            <w:rFonts w:eastAsiaTheme="majorEastAsia" w:cstheme="majorBidi"/>
            <w:b/>
            <w:sz w:val="32"/>
            <w:szCs w:val="32"/>
            <w:rPrChange w:id="3711" w:author="Rachel Shipsey" w:date="2025-06-20T10:28:00Z">
              <w:rPr>
                <w:rFonts w:cs="Arial"/>
              </w:rPr>
            </w:rPrChange>
          </w:rPr>
          <w:delText xml:space="preserve">the </w:delText>
        </w:r>
        <w:r w:rsidR="00543B4C" w:rsidRPr="001903E0" w:rsidDel="003502F7">
          <w:rPr>
            <w:rFonts w:eastAsiaTheme="majorEastAsia" w:cstheme="majorBidi"/>
            <w:b/>
            <w:sz w:val="32"/>
            <w:szCs w:val="32"/>
            <w:rPrChange w:id="3712" w:author="Rachel Shipsey" w:date="2025-06-20T10:28:00Z">
              <w:rPr>
                <w:rFonts w:cs="Arial"/>
              </w:rPr>
            </w:rPrChange>
          </w:rPr>
          <w:delText xml:space="preserve">intended output </w:delText>
        </w:r>
        <w:r w:rsidR="004D061F" w:rsidRPr="001903E0" w:rsidDel="003502F7">
          <w:rPr>
            <w:rFonts w:eastAsiaTheme="majorEastAsia" w:cstheme="majorBidi"/>
            <w:b/>
            <w:sz w:val="32"/>
            <w:szCs w:val="32"/>
            <w:rPrChange w:id="3713" w:author="Rachel Shipsey" w:date="2025-06-20T10:28:00Z">
              <w:rPr>
                <w:rFonts w:cs="Arial"/>
              </w:rPr>
            </w:rPrChange>
          </w:rPr>
          <w:delText>upfront</w:delText>
        </w:r>
        <w:r w:rsidR="1A3E7839" w:rsidRPr="001903E0" w:rsidDel="003502F7">
          <w:rPr>
            <w:rFonts w:eastAsiaTheme="majorEastAsia" w:cstheme="majorBidi"/>
            <w:b/>
            <w:sz w:val="32"/>
            <w:szCs w:val="32"/>
            <w:rPrChange w:id="3714" w:author="Rachel Shipsey" w:date="2025-06-20T10:28:00Z">
              <w:rPr>
                <w:rFonts w:cs="Arial"/>
              </w:rPr>
            </w:rPrChange>
          </w:rPr>
          <w:delText>. This</w:delText>
        </w:r>
        <w:r w:rsidR="00543B4C" w:rsidRPr="001903E0" w:rsidDel="003502F7">
          <w:rPr>
            <w:rFonts w:eastAsiaTheme="majorEastAsia" w:cstheme="majorBidi"/>
            <w:b/>
            <w:sz w:val="32"/>
            <w:szCs w:val="32"/>
            <w:rPrChange w:id="3715" w:author="Rachel Shipsey" w:date="2025-06-20T10:28:00Z">
              <w:rPr>
                <w:rFonts w:cs="Arial"/>
              </w:rPr>
            </w:rPrChange>
          </w:rPr>
          <w:delText xml:space="preserve"> guide</w:delText>
        </w:r>
        <w:r w:rsidR="4FBBFDAC" w:rsidRPr="001903E0" w:rsidDel="003502F7">
          <w:rPr>
            <w:rFonts w:eastAsiaTheme="majorEastAsia" w:cstheme="majorBidi"/>
            <w:b/>
            <w:sz w:val="32"/>
            <w:szCs w:val="32"/>
            <w:rPrChange w:id="3716" w:author="Rachel Shipsey" w:date="2025-06-20T10:28:00Z">
              <w:rPr>
                <w:rFonts w:cs="Arial"/>
              </w:rPr>
            </w:rPrChange>
          </w:rPr>
          <w:delText>s the</w:delText>
        </w:r>
        <w:r w:rsidR="00543B4C" w:rsidRPr="001903E0" w:rsidDel="003502F7">
          <w:rPr>
            <w:rFonts w:eastAsiaTheme="majorEastAsia" w:cstheme="majorBidi"/>
            <w:b/>
            <w:sz w:val="32"/>
            <w:szCs w:val="32"/>
            <w:rPrChange w:id="3717" w:author="Rachel Shipsey" w:date="2025-06-20T10:28:00Z">
              <w:rPr>
                <w:rFonts w:cs="Arial"/>
              </w:rPr>
            </w:rPrChange>
          </w:rPr>
          <w:delText xml:space="preserve"> cho</w:delText>
        </w:r>
        <w:r w:rsidR="004D061F" w:rsidRPr="001903E0" w:rsidDel="003502F7">
          <w:rPr>
            <w:rFonts w:eastAsiaTheme="majorEastAsia" w:cstheme="majorBidi"/>
            <w:b/>
            <w:sz w:val="32"/>
            <w:szCs w:val="32"/>
            <w:rPrChange w:id="3718" w:author="Rachel Shipsey" w:date="2025-06-20T10:28:00Z">
              <w:rPr>
                <w:rFonts w:cs="Arial"/>
              </w:rPr>
            </w:rPrChange>
          </w:rPr>
          <w:delText>ice of</w:delText>
        </w:r>
        <w:r w:rsidR="00543B4C" w:rsidRPr="001903E0" w:rsidDel="003502F7">
          <w:rPr>
            <w:rFonts w:eastAsiaTheme="majorEastAsia" w:cstheme="majorBidi"/>
            <w:b/>
            <w:sz w:val="32"/>
            <w:szCs w:val="32"/>
            <w:rPrChange w:id="3719" w:author="Rachel Shipsey" w:date="2025-06-20T10:28:00Z">
              <w:rPr>
                <w:rFonts w:cs="Arial"/>
              </w:rPr>
            </w:rPrChange>
          </w:rPr>
          <w:delText xml:space="preserve"> the best application and </w:delText>
        </w:r>
        <w:r w:rsidR="5D627C4A" w:rsidRPr="001903E0" w:rsidDel="003502F7">
          <w:rPr>
            <w:rFonts w:eastAsiaTheme="majorEastAsia" w:cstheme="majorBidi"/>
            <w:b/>
            <w:sz w:val="32"/>
            <w:szCs w:val="32"/>
            <w:rPrChange w:id="3720" w:author="Rachel Shipsey" w:date="2025-06-20T10:28:00Z">
              <w:rPr>
                <w:rFonts w:cs="Arial"/>
              </w:rPr>
            </w:rPrChange>
          </w:rPr>
          <w:delText xml:space="preserve">the </w:delText>
        </w:r>
        <w:r w:rsidR="00543B4C" w:rsidRPr="001903E0" w:rsidDel="003502F7">
          <w:rPr>
            <w:rFonts w:eastAsiaTheme="majorEastAsia" w:cstheme="majorBidi"/>
            <w:b/>
            <w:sz w:val="32"/>
            <w:szCs w:val="32"/>
            <w:rPrChange w:id="3721" w:author="Rachel Shipsey" w:date="2025-06-20T10:28:00Z">
              <w:rPr>
                <w:rFonts w:cs="Arial"/>
              </w:rPr>
            </w:rPrChange>
          </w:rPr>
          <w:delText xml:space="preserve">questions to use in capturing data. </w:delText>
        </w:r>
        <w:bookmarkStart w:id="3722" w:name="_Toc201237563"/>
        <w:bookmarkStart w:id="3723" w:name="_Toc201318959"/>
        <w:bookmarkEnd w:id="3722"/>
        <w:bookmarkEnd w:id="3723"/>
      </w:del>
    </w:p>
    <w:p w14:paraId="194C6F5D" w14:textId="0A54B55F" w:rsidR="00543B4C" w:rsidRPr="001903E0" w:rsidDel="003502F7" w:rsidRDefault="00543B4C">
      <w:pPr>
        <w:pStyle w:val="ListParagraph"/>
        <w:spacing w:after="0" w:line="276" w:lineRule="auto"/>
        <w:jc w:val="both"/>
        <w:rPr>
          <w:del w:id="3724" w:author="Rachel Shipsey" w:date="2025-06-19T11:28:00Z"/>
          <w:rFonts w:eastAsiaTheme="majorEastAsia" w:cstheme="majorBidi"/>
          <w:b/>
          <w:sz w:val="32"/>
          <w:szCs w:val="32"/>
          <w:rPrChange w:id="3725" w:author="Rachel Shipsey" w:date="2025-06-20T10:28:00Z">
            <w:rPr>
              <w:del w:id="3726" w:author="Rachel Shipsey" w:date="2025-06-19T11:28:00Z"/>
              <w:rFonts w:cs="Arial"/>
            </w:rPr>
          </w:rPrChange>
        </w:rPr>
        <w:pPrChange w:id="3727" w:author="Rachel Shipsey" w:date="2025-06-23T15:41:00Z">
          <w:pPr>
            <w:pStyle w:val="ListParagraph"/>
            <w:numPr>
              <w:numId w:val="18"/>
            </w:numPr>
            <w:spacing w:line="276" w:lineRule="auto"/>
            <w:ind w:hanging="360"/>
            <w:jc w:val="both"/>
          </w:pPr>
        </w:pPrChange>
      </w:pPr>
      <w:del w:id="3728" w:author="Rachel Shipsey" w:date="2025-06-19T11:28:00Z">
        <w:r w:rsidRPr="001903E0" w:rsidDel="003502F7">
          <w:rPr>
            <w:rFonts w:eastAsiaTheme="majorEastAsia" w:cstheme="majorBidi"/>
            <w:b/>
            <w:sz w:val="32"/>
            <w:szCs w:val="32"/>
            <w:rPrChange w:id="3729" w:author="Rachel Shipsey" w:date="2025-06-20T10:28:00Z">
              <w:rPr>
                <w:rFonts w:cs="Arial"/>
              </w:rPr>
            </w:rPrChange>
          </w:rPr>
          <w:delText>The inclusion of many stakeholder requests changed the project from a typical cartographic exercise to a statistical undertaking</w:delText>
        </w:r>
        <w:r w:rsidR="2DABFA70" w:rsidRPr="001903E0" w:rsidDel="003502F7">
          <w:rPr>
            <w:rFonts w:eastAsiaTheme="majorEastAsia" w:cstheme="majorBidi"/>
            <w:b/>
            <w:sz w:val="32"/>
            <w:szCs w:val="32"/>
            <w:rPrChange w:id="3730" w:author="Rachel Shipsey" w:date="2025-06-20T10:28:00Z">
              <w:rPr>
                <w:rFonts w:cs="Arial"/>
              </w:rPr>
            </w:rPrChange>
          </w:rPr>
          <w:delText>. This</w:delText>
        </w:r>
        <w:r w:rsidRPr="001903E0" w:rsidDel="003502F7">
          <w:rPr>
            <w:rFonts w:eastAsiaTheme="majorEastAsia" w:cstheme="majorBidi"/>
            <w:b/>
            <w:sz w:val="32"/>
            <w:szCs w:val="32"/>
            <w:rPrChange w:id="3731" w:author="Rachel Shipsey" w:date="2025-06-20T10:28:00Z">
              <w:rPr>
                <w:rFonts w:cs="Arial"/>
              </w:rPr>
            </w:rPrChange>
          </w:rPr>
          <w:delText xml:space="preserve"> slows down the mapping exercise and affects the entire timing of the census activities</w:delText>
        </w:r>
        <w:r w:rsidR="7E5C1683" w:rsidRPr="001903E0" w:rsidDel="003502F7">
          <w:rPr>
            <w:rFonts w:eastAsiaTheme="majorEastAsia" w:cstheme="majorBidi"/>
            <w:b/>
            <w:sz w:val="32"/>
            <w:szCs w:val="32"/>
            <w:rPrChange w:id="3732" w:author="Rachel Shipsey" w:date="2025-06-20T10:28:00Z">
              <w:rPr>
                <w:rFonts w:cs="Arial"/>
              </w:rPr>
            </w:rPrChange>
          </w:rPr>
          <w:delText xml:space="preserve">. Both </w:delText>
        </w:r>
        <w:r w:rsidRPr="001903E0" w:rsidDel="003502F7">
          <w:rPr>
            <w:rFonts w:eastAsiaTheme="majorEastAsia" w:cstheme="majorBidi"/>
            <w:b/>
            <w:sz w:val="32"/>
            <w:szCs w:val="32"/>
            <w:rPrChange w:id="3733" w:author="Rachel Shipsey" w:date="2025-06-20T10:28:00Z">
              <w:rPr>
                <w:rFonts w:cs="Arial"/>
              </w:rPr>
            </w:rPrChange>
          </w:rPr>
          <w:delText>Uganda and Namibia experienced this.</w:delText>
        </w:r>
        <w:bookmarkStart w:id="3734" w:name="_Toc201237564"/>
        <w:bookmarkStart w:id="3735" w:name="_Toc201318960"/>
        <w:bookmarkEnd w:id="3734"/>
        <w:bookmarkEnd w:id="3735"/>
      </w:del>
    </w:p>
    <w:p w14:paraId="245903C0" w14:textId="22EB0A6A" w:rsidR="00543B4C" w:rsidRPr="001903E0" w:rsidDel="003502F7" w:rsidRDefault="00543B4C">
      <w:pPr>
        <w:pStyle w:val="ListParagraph"/>
        <w:spacing w:after="0" w:line="276" w:lineRule="auto"/>
        <w:jc w:val="both"/>
        <w:rPr>
          <w:del w:id="3736" w:author="Rachel Shipsey" w:date="2025-06-19T11:28:00Z"/>
        </w:rPr>
        <w:pPrChange w:id="3737" w:author="Rachel Shipsey" w:date="2025-06-23T15:41:00Z">
          <w:pPr>
            <w:pStyle w:val="Heading3"/>
          </w:pPr>
        </w:pPrChange>
      </w:pPr>
      <w:del w:id="3738" w:author="Rachel Shipsey" w:date="2025-06-03T19:02:00Z">
        <w:r w:rsidRPr="001903E0" w:rsidDel="000C21D2">
          <w:delText>3.1.3</w:delText>
        </w:r>
        <w:r w:rsidRPr="001903E0" w:rsidDel="000C21D2">
          <w:tab/>
        </w:r>
      </w:del>
      <w:del w:id="3739" w:author="Rachel Shipsey" w:date="2025-06-19T11:28:00Z">
        <w:r w:rsidRPr="001903E0" w:rsidDel="003502F7">
          <w:delText>Recommendations</w:delText>
        </w:r>
        <w:bookmarkStart w:id="3740" w:name="_Toc201237565"/>
        <w:bookmarkStart w:id="3741" w:name="_Toc201318961"/>
        <w:bookmarkEnd w:id="3740"/>
        <w:bookmarkEnd w:id="3741"/>
      </w:del>
    </w:p>
    <w:p w14:paraId="3B322681" w14:textId="7B1ED3ED" w:rsidR="00282AEC" w:rsidRPr="001903E0" w:rsidDel="003502F7" w:rsidRDefault="00282AEC">
      <w:pPr>
        <w:pStyle w:val="ListParagraph"/>
        <w:spacing w:after="0" w:line="276" w:lineRule="auto"/>
        <w:jc w:val="both"/>
        <w:rPr>
          <w:del w:id="3742" w:author="Rachel Shipsey" w:date="2025-06-19T11:28:00Z"/>
          <w:rFonts w:eastAsiaTheme="majorEastAsia" w:cstheme="majorBidi"/>
          <w:b/>
          <w:sz w:val="32"/>
          <w:szCs w:val="32"/>
          <w:rPrChange w:id="3743" w:author="Rachel Shipsey" w:date="2025-06-20T10:28:00Z">
            <w:rPr>
              <w:del w:id="3744" w:author="Rachel Shipsey" w:date="2025-06-19T11:28:00Z"/>
              <w:rFonts w:cs="Arial"/>
            </w:rPr>
          </w:rPrChange>
        </w:rPr>
        <w:pPrChange w:id="3745" w:author="Rachel Shipsey" w:date="2025-06-23T15:41:00Z">
          <w:pPr>
            <w:spacing w:line="276" w:lineRule="auto"/>
            <w:jc w:val="both"/>
          </w:pPr>
        </w:pPrChange>
      </w:pPr>
      <w:del w:id="3746" w:author="Rachel Shipsey" w:date="2025-06-19T11:28:00Z">
        <w:r w:rsidRPr="001903E0" w:rsidDel="003502F7">
          <w:rPr>
            <w:rFonts w:eastAsiaTheme="majorEastAsia" w:cstheme="majorBidi"/>
            <w:b/>
            <w:sz w:val="32"/>
            <w:szCs w:val="32"/>
            <w:rPrChange w:id="3747" w:author="Rachel Shipsey" w:date="2025-06-20T10:28:00Z">
              <w:rPr>
                <w:rFonts w:cs="Arial"/>
              </w:rPr>
            </w:rPrChange>
          </w:rPr>
          <w:delText>Based on the selected country experiences and lessons learned</w:delText>
        </w:r>
        <w:r w:rsidR="00E66193" w:rsidRPr="001903E0" w:rsidDel="003502F7">
          <w:rPr>
            <w:rFonts w:eastAsiaTheme="majorEastAsia" w:cstheme="majorBidi"/>
            <w:b/>
            <w:sz w:val="32"/>
            <w:szCs w:val="32"/>
            <w:rPrChange w:id="3748" w:author="Rachel Shipsey" w:date="2025-06-20T10:28:00Z">
              <w:rPr>
                <w:rFonts w:cs="Arial"/>
              </w:rPr>
            </w:rPrChange>
          </w:rPr>
          <w:delText xml:space="preserve"> in developing mapping tools</w:delText>
        </w:r>
        <w:bookmarkStart w:id="3749" w:name="_Toc201237566"/>
        <w:bookmarkStart w:id="3750" w:name="_Toc201318962"/>
        <w:bookmarkEnd w:id="3749"/>
        <w:bookmarkEnd w:id="3750"/>
      </w:del>
    </w:p>
    <w:p w14:paraId="75D2463E" w14:textId="06261EEF" w:rsidR="00543B4C" w:rsidRPr="001903E0" w:rsidDel="003502F7" w:rsidRDefault="1764FFC8">
      <w:pPr>
        <w:pStyle w:val="ListParagraph"/>
        <w:spacing w:after="0" w:line="276" w:lineRule="auto"/>
        <w:jc w:val="both"/>
        <w:rPr>
          <w:del w:id="3751" w:author="Rachel Shipsey" w:date="2025-06-19T11:28:00Z"/>
          <w:rFonts w:eastAsiaTheme="majorEastAsia" w:cstheme="majorBidi"/>
          <w:b/>
          <w:sz w:val="32"/>
          <w:szCs w:val="32"/>
          <w:rPrChange w:id="3752" w:author="Rachel Shipsey" w:date="2025-06-20T10:28:00Z">
            <w:rPr>
              <w:del w:id="3753" w:author="Rachel Shipsey" w:date="2025-06-19T11:28:00Z"/>
              <w:rFonts w:cs="Arial"/>
            </w:rPr>
          </w:rPrChange>
        </w:rPr>
        <w:pPrChange w:id="3754" w:author="Rachel Shipsey" w:date="2025-06-23T15:41:00Z">
          <w:pPr>
            <w:pStyle w:val="ListParagraph"/>
            <w:numPr>
              <w:numId w:val="23"/>
            </w:numPr>
            <w:spacing w:line="276" w:lineRule="auto"/>
            <w:ind w:left="1080" w:hanging="360"/>
            <w:jc w:val="both"/>
          </w:pPr>
        </w:pPrChange>
      </w:pPr>
      <w:del w:id="3755" w:author="Rachel Shipsey" w:date="2025-06-19T11:28:00Z">
        <w:r w:rsidRPr="001903E0" w:rsidDel="003502F7">
          <w:rPr>
            <w:rFonts w:eastAsiaTheme="majorEastAsia" w:cstheme="majorBidi"/>
            <w:b/>
            <w:sz w:val="32"/>
            <w:szCs w:val="32"/>
            <w:rPrChange w:id="3756" w:author="Rachel Shipsey" w:date="2025-06-20T10:28:00Z">
              <w:rPr>
                <w:rFonts w:cs="Arial"/>
              </w:rPr>
            </w:rPrChange>
          </w:rPr>
          <w:delText>Given the existing internet challenges in some parts of the continent, the choice of software should take into consideration the ability to work both online and offline.</w:delText>
        </w:r>
        <w:bookmarkStart w:id="3757" w:name="_Toc201237567"/>
        <w:bookmarkStart w:id="3758" w:name="_Toc201318963"/>
        <w:bookmarkEnd w:id="3757"/>
        <w:bookmarkEnd w:id="3758"/>
      </w:del>
    </w:p>
    <w:p w14:paraId="7B2FC767" w14:textId="315E24C0" w:rsidR="00543B4C" w:rsidRPr="001903E0" w:rsidDel="003502F7" w:rsidRDefault="00543B4C">
      <w:pPr>
        <w:pStyle w:val="ListParagraph"/>
        <w:spacing w:after="0" w:line="276" w:lineRule="auto"/>
        <w:jc w:val="both"/>
        <w:rPr>
          <w:del w:id="3759" w:author="Rachel Shipsey" w:date="2025-06-19T11:28:00Z"/>
          <w:rFonts w:eastAsiaTheme="majorEastAsia" w:cstheme="majorBidi"/>
          <w:b/>
          <w:sz w:val="32"/>
          <w:szCs w:val="32"/>
          <w:rPrChange w:id="3760" w:author="Rachel Shipsey" w:date="2025-06-20T10:28:00Z">
            <w:rPr>
              <w:del w:id="3761" w:author="Rachel Shipsey" w:date="2025-06-19T11:28:00Z"/>
              <w:rFonts w:cs="Arial"/>
            </w:rPr>
          </w:rPrChange>
        </w:rPr>
        <w:pPrChange w:id="3762" w:author="Rachel Shipsey" w:date="2025-06-23T15:41:00Z">
          <w:pPr>
            <w:pStyle w:val="ListParagraph"/>
            <w:numPr>
              <w:numId w:val="23"/>
            </w:numPr>
            <w:spacing w:line="276" w:lineRule="auto"/>
            <w:ind w:left="1080" w:hanging="360"/>
            <w:jc w:val="both"/>
          </w:pPr>
        </w:pPrChange>
      </w:pPr>
      <w:del w:id="3763" w:author="Rachel Shipsey" w:date="2025-06-19T11:28:00Z">
        <w:r w:rsidRPr="001903E0" w:rsidDel="003502F7">
          <w:rPr>
            <w:rFonts w:eastAsiaTheme="majorEastAsia" w:cstheme="majorBidi"/>
            <w:b/>
            <w:sz w:val="32"/>
            <w:szCs w:val="32"/>
            <w:rPrChange w:id="3764" w:author="Rachel Shipsey" w:date="2025-06-20T10:28:00Z">
              <w:rPr>
                <w:rFonts w:cs="Arial"/>
              </w:rPr>
            </w:rPrChange>
          </w:rPr>
          <w:delText xml:space="preserve">Benchmarking with countries that have already undertaken digital cartographic mapping is key in informing the mapping methodology </w:delText>
        </w:r>
        <w:r w:rsidR="2C5601E8" w:rsidRPr="001903E0" w:rsidDel="003502F7">
          <w:rPr>
            <w:rFonts w:eastAsiaTheme="majorEastAsia" w:cstheme="majorBidi"/>
            <w:b/>
            <w:sz w:val="32"/>
            <w:szCs w:val="32"/>
            <w:rPrChange w:id="3765" w:author="Rachel Shipsey" w:date="2025-06-20T10:28:00Z">
              <w:rPr>
                <w:rFonts w:cs="Arial"/>
              </w:rPr>
            </w:rPrChange>
          </w:rPr>
          <w:delText xml:space="preserve">and </w:delText>
        </w:r>
        <w:r w:rsidRPr="001903E0" w:rsidDel="003502F7">
          <w:rPr>
            <w:rFonts w:eastAsiaTheme="majorEastAsia" w:cstheme="majorBidi"/>
            <w:b/>
            <w:sz w:val="32"/>
            <w:szCs w:val="32"/>
            <w:rPrChange w:id="3766" w:author="Rachel Shipsey" w:date="2025-06-20T10:28:00Z">
              <w:rPr>
                <w:rFonts w:cs="Arial"/>
              </w:rPr>
            </w:rPrChange>
          </w:rPr>
          <w:delText xml:space="preserve">especially </w:delText>
        </w:r>
        <w:r w:rsidR="07ED2753" w:rsidRPr="001903E0" w:rsidDel="003502F7">
          <w:rPr>
            <w:rFonts w:eastAsiaTheme="majorEastAsia" w:cstheme="majorBidi"/>
            <w:b/>
            <w:sz w:val="32"/>
            <w:szCs w:val="32"/>
            <w:rPrChange w:id="3767" w:author="Rachel Shipsey" w:date="2025-06-20T10:28:00Z">
              <w:rPr>
                <w:rFonts w:cs="Arial"/>
              </w:rPr>
            </w:rPrChange>
          </w:rPr>
          <w:delText xml:space="preserve">the </w:delText>
        </w:r>
        <w:r w:rsidRPr="001903E0" w:rsidDel="003502F7">
          <w:rPr>
            <w:rFonts w:eastAsiaTheme="majorEastAsia" w:cstheme="majorBidi"/>
            <w:b/>
            <w:sz w:val="32"/>
            <w:szCs w:val="32"/>
            <w:rPrChange w:id="3768" w:author="Rachel Shipsey" w:date="2025-06-20T10:28:00Z">
              <w:rPr>
                <w:rFonts w:cs="Arial"/>
              </w:rPr>
            </w:rPrChange>
          </w:rPr>
          <w:delText xml:space="preserve">choice of software. </w:delText>
        </w:r>
        <w:bookmarkStart w:id="3769" w:name="_Toc201237568"/>
        <w:bookmarkStart w:id="3770" w:name="_Toc201318964"/>
        <w:bookmarkEnd w:id="3769"/>
        <w:bookmarkEnd w:id="3770"/>
      </w:del>
    </w:p>
    <w:p w14:paraId="0E2C0D6D" w14:textId="154A31E1" w:rsidR="003C5E94" w:rsidRPr="001903E0" w:rsidDel="003502F7" w:rsidRDefault="00356AF0">
      <w:pPr>
        <w:pStyle w:val="ListParagraph"/>
        <w:spacing w:after="0" w:line="276" w:lineRule="auto"/>
        <w:jc w:val="both"/>
        <w:rPr>
          <w:del w:id="3771" w:author="Rachel Shipsey" w:date="2025-06-19T11:28:00Z"/>
          <w:rFonts w:eastAsiaTheme="majorEastAsia" w:cstheme="majorBidi"/>
          <w:b/>
          <w:sz w:val="32"/>
          <w:szCs w:val="32"/>
          <w:rPrChange w:id="3772" w:author="Rachel Shipsey" w:date="2025-06-20T10:28:00Z">
            <w:rPr>
              <w:del w:id="3773" w:author="Rachel Shipsey" w:date="2025-06-19T11:28:00Z"/>
              <w:rFonts w:cs="Arial"/>
            </w:rPr>
          </w:rPrChange>
        </w:rPr>
        <w:pPrChange w:id="3774" w:author="Rachel Shipsey" w:date="2025-06-23T15:41:00Z">
          <w:pPr>
            <w:pStyle w:val="ListParagraph"/>
            <w:numPr>
              <w:numId w:val="23"/>
            </w:numPr>
            <w:spacing w:line="276" w:lineRule="auto"/>
            <w:ind w:left="1080" w:hanging="360"/>
            <w:jc w:val="both"/>
          </w:pPr>
        </w:pPrChange>
      </w:pPr>
      <w:del w:id="3775" w:author="Rachel Shipsey" w:date="2025-06-19T11:28:00Z">
        <w:r w:rsidRPr="001903E0" w:rsidDel="003502F7">
          <w:rPr>
            <w:rFonts w:eastAsiaTheme="majorEastAsia" w:cstheme="majorBidi"/>
            <w:b/>
            <w:sz w:val="32"/>
            <w:szCs w:val="32"/>
            <w:rPrChange w:id="3776" w:author="Rachel Shipsey" w:date="2025-06-20T10:28:00Z">
              <w:rPr>
                <w:rFonts w:cs="Arial"/>
              </w:rPr>
            </w:rPrChange>
          </w:rPr>
          <w:delText>C</w:delText>
        </w:r>
        <w:r w:rsidR="00793A19" w:rsidRPr="001903E0" w:rsidDel="003502F7">
          <w:rPr>
            <w:rFonts w:eastAsiaTheme="majorEastAsia" w:cstheme="majorBidi"/>
            <w:b/>
            <w:sz w:val="32"/>
            <w:szCs w:val="32"/>
            <w:rPrChange w:id="3777" w:author="Rachel Shipsey" w:date="2025-06-20T10:28:00Z">
              <w:rPr>
                <w:rFonts w:cs="Arial"/>
              </w:rPr>
            </w:rPrChange>
          </w:rPr>
          <w:delText>ountries</w:delText>
        </w:r>
        <w:r w:rsidRPr="001903E0" w:rsidDel="003502F7">
          <w:rPr>
            <w:rFonts w:eastAsiaTheme="majorEastAsia" w:cstheme="majorBidi"/>
            <w:b/>
            <w:sz w:val="32"/>
            <w:szCs w:val="32"/>
            <w:rPrChange w:id="3778" w:author="Rachel Shipsey" w:date="2025-06-20T10:28:00Z">
              <w:rPr>
                <w:rFonts w:cs="Arial"/>
              </w:rPr>
            </w:rPrChange>
          </w:rPr>
          <w:delText xml:space="preserve"> should</w:delText>
        </w:r>
        <w:r w:rsidR="00793A19" w:rsidRPr="001903E0" w:rsidDel="003502F7">
          <w:rPr>
            <w:rFonts w:eastAsiaTheme="majorEastAsia" w:cstheme="majorBidi"/>
            <w:b/>
            <w:sz w:val="32"/>
            <w:szCs w:val="32"/>
            <w:rPrChange w:id="3779" w:author="Rachel Shipsey" w:date="2025-06-20T10:28:00Z">
              <w:rPr>
                <w:rFonts w:cs="Arial"/>
              </w:rPr>
            </w:rPrChange>
          </w:rPr>
          <w:delText xml:space="preserve"> develop</w:delText>
        </w:r>
        <w:r w:rsidRPr="001903E0" w:rsidDel="003502F7">
          <w:rPr>
            <w:rFonts w:eastAsiaTheme="majorEastAsia" w:cstheme="majorBidi"/>
            <w:b/>
            <w:sz w:val="32"/>
            <w:szCs w:val="32"/>
            <w:rPrChange w:id="3780" w:author="Rachel Shipsey" w:date="2025-06-20T10:28:00Z">
              <w:rPr>
                <w:rFonts w:cs="Arial"/>
              </w:rPr>
            </w:rPrChange>
          </w:rPr>
          <w:delText xml:space="preserve"> </w:delText>
        </w:r>
        <w:r w:rsidR="00793A19" w:rsidRPr="001903E0" w:rsidDel="003502F7">
          <w:rPr>
            <w:rFonts w:eastAsiaTheme="majorEastAsia" w:cstheme="majorBidi"/>
            <w:b/>
            <w:sz w:val="32"/>
            <w:szCs w:val="32"/>
            <w:rPrChange w:id="3781" w:author="Rachel Shipsey" w:date="2025-06-20T10:28:00Z">
              <w:rPr>
                <w:rFonts w:cs="Arial"/>
              </w:rPr>
            </w:rPrChange>
          </w:rPr>
          <w:delText xml:space="preserve">their mapping tools and applications using internal capacity at the NSO like in Kenya, Namibia, Uganda among others </w:delText>
        </w:r>
        <w:r w:rsidR="00106463" w:rsidRPr="001903E0" w:rsidDel="003502F7">
          <w:rPr>
            <w:rFonts w:eastAsiaTheme="majorEastAsia" w:cstheme="majorBidi"/>
            <w:b/>
            <w:sz w:val="32"/>
            <w:szCs w:val="32"/>
            <w:rPrChange w:id="3782" w:author="Rachel Shipsey" w:date="2025-06-20T10:28:00Z">
              <w:rPr>
                <w:rFonts w:cs="Arial"/>
              </w:rPr>
            </w:rPrChange>
          </w:rPr>
          <w:delText>especially with the choice of</w:delText>
        </w:r>
        <w:r w:rsidR="00793A19" w:rsidRPr="001903E0" w:rsidDel="003502F7">
          <w:rPr>
            <w:rFonts w:eastAsiaTheme="majorEastAsia" w:cstheme="majorBidi"/>
            <w:b/>
            <w:sz w:val="32"/>
            <w:szCs w:val="32"/>
            <w:rPrChange w:id="3783" w:author="Rachel Shipsey" w:date="2025-06-20T10:28:00Z">
              <w:rPr>
                <w:rFonts w:cs="Arial"/>
              </w:rPr>
            </w:rPrChange>
          </w:rPr>
          <w:delText xml:space="preserve"> simple and tried </w:delText>
        </w:r>
        <w:r w:rsidR="003C5E94" w:rsidRPr="001903E0" w:rsidDel="003502F7">
          <w:rPr>
            <w:rFonts w:eastAsiaTheme="majorEastAsia" w:cstheme="majorBidi"/>
            <w:b/>
            <w:sz w:val="32"/>
            <w:szCs w:val="32"/>
            <w:rPrChange w:id="3784" w:author="Rachel Shipsey" w:date="2025-06-20T10:28:00Z">
              <w:rPr>
                <w:rFonts w:cs="Arial"/>
              </w:rPr>
            </w:rPrChange>
          </w:rPr>
          <w:delText>software</w:delText>
        </w:r>
        <w:r w:rsidR="00793A19" w:rsidRPr="001903E0" w:rsidDel="003502F7">
          <w:rPr>
            <w:rFonts w:eastAsiaTheme="majorEastAsia" w:cstheme="majorBidi"/>
            <w:b/>
            <w:sz w:val="32"/>
            <w:szCs w:val="32"/>
            <w:rPrChange w:id="3785" w:author="Rachel Shipsey" w:date="2025-06-20T10:28:00Z">
              <w:rPr>
                <w:rFonts w:cs="Arial"/>
              </w:rPr>
            </w:rPrChange>
          </w:rPr>
          <w:delText xml:space="preserve"> such as ArcGIS-survey 123 with minimal support from Esri. </w:delText>
        </w:r>
        <w:bookmarkStart w:id="3786" w:name="_Toc201237569"/>
        <w:bookmarkStart w:id="3787" w:name="_Toc201318965"/>
        <w:bookmarkEnd w:id="3786"/>
        <w:bookmarkEnd w:id="3787"/>
      </w:del>
    </w:p>
    <w:p w14:paraId="64A3E4E4" w14:textId="4BC866A1" w:rsidR="00793A19" w:rsidRPr="001903E0" w:rsidDel="003502F7" w:rsidRDefault="003C5E94">
      <w:pPr>
        <w:pStyle w:val="ListParagraph"/>
        <w:spacing w:after="0" w:line="276" w:lineRule="auto"/>
        <w:jc w:val="both"/>
        <w:rPr>
          <w:del w:id="3788" w:author="Rachel Shipsey" w:date="2025-06-19T11:28:00Z"/>
          <w:rFonts w:eastAsiaTheme="majorEastAsia" w:cstheme="majorBidi"/>
          <w:b/>
          <w:sz w:val="32"/>
          <w:szCs w:val="32"/>
          <w:rPrChange w:id="3789" w:author="Rachel Shipsey" w:date="2025-06-20T10:28:00Z">
            <w:rPr>
              <w:del w:id="3790" w:author="Rachel Shipsey" w:date="2025-06-19T11:28:00Z"/>
              <w:rFonts w:cs="Arial"/>
            </w:rPr>
          </w:rPrChange>
        </w:rPr>
        <w:pPrChange w:id="3791" w:author="Rachel Shipsey" w:date="2025-06-23T15:41:00Z">
          <w:pPr>
            <w:pStyle w:val="ListParagraph"/>
            <w:numPr>
              <w:numId w:val="23"/>
            </w:numPr>
            <w:spacing w:line="276" w:lineRule="auto"/>
            <w:ind w:left="1080" w:hanging="360"/>
            <w:jc w:val="both"/>
          </w:pPr>
        </w:pPrChange>
      </w:pPr>
      <w:del w:id="3792" w:author="Rachel Shipsey" w:date="2025-06-19T11:28:00Z">
        <w:r w:rsidRPr="001903E0" w:rsidDel="003502F7">
          <w:rPr>
            <w:rFonts w:eastAsiaTheme="majorEastAsia" w:cstheme="majorBidi"/>
            <w:b/>
            <w:sz w:val="32"/>
            <w:szCs w:val="32"/>
            <w:rPrChange w:id="3793" w:author="Rachel Shipsey" w:date="2025-06-20T10:28:00Z">
              <w:rPr>
                <w:rFonts w:cs="Arial"/>
              </w:rPr>
            </w:rPrChange>
          </w:rPr>
          <w:delText>The use of o</w:delText>
        </w:r>
        <w:r w:rsidR="00793A19" w:rsidRPr="001903E0" w:rsidDel="003502F7">
          <w:rPr>
            <w:rFonts w:eastAsiaTheme="majorEastAsia" w:cstheme="majorBidi"/>
            <w:b/>
            <w:sz w:val="32"/>
            <w:szCs w:val="32"/>
            <w:rPrChange w:id="3794" w:author="Rachel Shipsey" w:date="2025-06-20T10:28:00Z">
              <w:rPr>
                <w:rFonts w:cs="Arial"/>
              </w:rPr>
            </w:rPrChange>
          </w:rPr>
          <w:delText xml:space="preserve">pen-source software </w:delText>
        </w:r>
        <w:r w:rsidR="00591F75" w:rsidRPr="001903E0" w:rsidDel="003502F7">
          <w:rPr>
            <w:rFonts w:eastAsiaTheme="majorEastAsia" w:cstheme="majorBidi"/>
            <w:b/>
            <w:sz w:val="32"/>
            <w:szCs w:val="32"/>
            <w:rPrChange w:id="3795" w:author="Rachel Shipsey" w:date="2025-06-20T10:28:00Z">
              <w:rPr>
                <w:rFonts w:cs="Arial"/>
              </w:rPr>
            </w:rPrChange>
          </w:rPr>
          <w:delText xml:space="preserve">should be explored given that it </w:delText>
        </w:r>
        <w:r w:rsidR="00793A19" w:rsidRPr="001903E0" w:rsidDel="003502F7">
          <w:rPr>
            <w:rFonts w:eastAsiaTheme="majorEastAsia" w:cstheme="majorBidi"/>
            <w:b/>
            <w:sz w:val="32"/>
            <w:szCs w:val="32"/>
            <w:rPrChange w:id="3796" w:author="Rachel Shipsey" w:date="2025-06-20T10:28:00Z">
              <w:rPr>
                <w:rFonts w:cs="Arial"/>
              </w:rPr>
            </w:rPrChange>
          </w:rPr>
          <w:delText>proved to work</w:delText>
        </w:r>
        <w:r w:rsidR="1B397E4C" w:rsidRPr="001903E0" w:rsidDel="003502F7">
          <w:rPr>
            <w:rFonts w:eastAsiaTheme="majorEastAsia" w:cstheme="majorBidi"/>
            <w:b/>
            <w:sz w:val="32"/>
            <w:szCs w:val="32"/>
            <w:rPrChange w:id="3797" w:author="Rachel Shipsey" w:date="2025-06-20T10:28:00Z">
              <w:rPr>
                <w:rFonts w:cs="Arial"/>
              </w:rPr>
            </w:rPrChange>
          </w:rPr>
          <w:delText xml:space="preserve"> and saves on costs. </w:delText>
        </w:r>
        <w:r w:rsidR="00793A19" w:rsidRPr="001903E0" w:rsidDel="003502F7">
          <w:rPr>
            <w:rFonts w:eastAsiaTheme="majorEastAsia" w:cstheme="majorBidi"/>
            <w:b/>
            <w:sz w:val="32"/>
            <w:szCs w:val="32"/>
            <w:rPrChange w:id="3798" w:author="Rachel Shipsey" w:date="2025-06-20T10:28:00Z">
              <w:rPr>
                <w:rFonts w:cs="Arial"/>
              </w:rPr>
            </w:rPrChange>
          </w:rPr>
          <w:delText xml:space="preserve"> </w:delText>
        </w:r>
        <w:r w:rsidR="00567F30" w:rsidRPr="001903E0" w:rsidDel="003502F7">
          <w:rPr>
            <w:rFonts w:eastAsiaTheme="majorEastAsia" w:cstheme="majorBidi"/>
            <w:b/>
            <w:sz w:val="32"/>
            <w:szCs w:val="32"/>
            <w:rPrChange w:id="3799" w:author="Rachel Shipsey" w:date="2025-06-20T10:28:00Z">
              <w:rPr>
                <w:rFonts w:cs="Arial"/>
              </w:rPr>
            </w:rPrChange>
          </w:rPr>
          <w:delText>e.g.</w:delText>
        </w:r>
        <w:r w:rsidR="00793A19" w:rsidRPr="001903E0" w:rsidDel="003502F7">
          <w:rPr>
            <w:rFonts w:eastAsiaTheme="majorEastAsia" w:cstheme="majorBidi"/>
            <w:b/>
            <w:sz w:val="32"/>
            <w:szCs w:val="32"/>
            <w:rPrChange w:id="3800" w:author="Rachel Shipsey" w:date="2025-06-20T10:28:00Z">
              <w:rPr>
                <w:rFonts w:cs="Arial"/>
              </w:rPr>
            </w:rPrChange>
          </w:rPr>
          <w:delText xml:space="preserve"> SmartClient </w:delText>
        </w:r>
        <w:r w:rsidR="00567F30" w:rsidRPr="001903E0" w:rsidDel="003502F7">
          <w:rPr>
            <w:rFonts w:eastAsiaTheme="majorEastAsia" w:cstheme="majorBidi"/>
            <w:b/>
            <w:sz w:val="32"/>
            <w:szCs w:val="32"/>
            <w:rPrChange w:id="3801" w:author="Rachel Shipsey" w:date="2025-06-20T10:28:00Z">
              <w:rPr>
                <w:rFonts w:cs="Arial"/>
              </w:rPr>
            </w:rPrChange>
          </w:rPr>
          <w:delText xml:space="preserve">that was </w:delText>
        </w:r>
        <w:r w:rsidR="00793A19" w:rsidRPr="001903E0" w:rsidDel="003502F7">
          <w:rPr>
            <w:rFonts w:eastAsiaTheme="majorEastAsia" w:cstheme="majorBidi"/>
            <w:b/>
            <w:sz w:val="32"/>
            <w:szCs w:val="32"/>
            <w:rPrChange w:id="3802" w:author="Rachel Shipsey" w:date="2025-06-20T10:28:00Z">
              <w:rPr>
                <w:rFonts w:cs="Arial"/>
              </w:rPr>
            </w:rPrChange>
          </w:rPr>
          <w:delText>used in Botswana saves on costs.</w:delText>
        </w:r>
        <w:bookmarkStart w:id="3803" w:name="_Toc201237570"/>
        <w:bookmarkStart w:id="3804" w:name="_Toc201318966"/>
        <w:bookmarkEnd w:id="3803"/>
        <w:bookmarkEnd w:id="3804"/>
      </w:del>
    </w:p>
    <w:p w14:paraId="7301BED0" w14:textId="5711B140" w:rsidR="00543B4C" w:rsidRPr="001903E0" w:rsidDel="003502F7" w:rsidRDefault="00543B4C">
      <w:pPr>
        <w:pStyle w:val="ListParagraph"/>
        <w:spacing w:after="0" w:line="276" w:lineRule="auto"/>
        <w:jc w:val="both"/>
        <w:rPr>
          <w:del w:id="3805" w:author="Rachel Shipsey" w:date="2025-06-19T11:28:00Z"/>
        </w:rPr>
        <w:pPrChange w:id="3806" w:author="Rachel Shipsey" w:date="2025-06-23T15:41:00Z">
          <w:pPr>
            <w:pStyle w:val="Heading1"/>
          </w:pPr>
        </w:pPrChange>
      </w:pPr>
      <w:bookmarkStart w:id="3807" w:name="_3.2_Pilot_mapping"/>
      <w:bookmarkEnd w:id="3807"/>
      <w:del w:id="3808" w:author="Rachel Shipsey" w:date="2025-06-03T19:04:00Z">
        <w:r w:rsidRPr="001903E0" w:rsidDel="00627A74">
          <w:delText xml:space="preserve">3.2 </w:delText>
        </w:r>
      </w:del>
      <w:del w:id="3809" w:author="Rachel Shipsey" w:date="2025-06-19T11:28:00Z">
        <w:r w:rsidRPr="001903E0" w:rsidDel="003502F7">
          <w:delText xml:space="preserve">Pilot mapping </w:delText>
        </w:r>
        <w:bookmarkStart w:id="3810" w:name="_Toc201237571"/>
        <w:bookmarkStart w:id="3811" w:name="_Toc201318967"/>
        <w:bookmarkEnd w:id="3810"/>
        <w:bookmarkEnd w:id="3811"/>
      </w:del>
    </w:p>
    <w:p w14:paraId="25023045" w14:textId="5CC9D8C3" w:rsidR="00543B4C" w:rsidRPr="001903E0" w:rsidDel="003502F7" w:rsidRDefault="00543B4C">
      <w:pPr>
        <w:pStyle w:val="ListParagraph"/>
        <w:spacing w:after="0" w:line="276" w:lineRule="auto"/>
        <w:jc w:val="both"/>
        <w:rPr>
          <w:del w:id="3812" w:author="Rachel Shipsey" w:date="2025-06-19T11:28:00Z"/>
          <w:rFonts w:eastAsiaTheme="majorEastAsia" w:cstheme="majorBidi"/>
          <w:b/>
          <w:sz w:val="32"/>
          <w:szCs w:val="32"/>
          <w:rPrChange w:id="3813" w:author="Rachel Shipsey" w:date="2025-06-20T10:28:00Z">
            <w:rPr>
              <w:del w:id="3814" w:author="Rachel Shipsey" w:date="2025-06-19T11:28:00Z"/>
              <w:rFonts w:cs="Arial"/>
            </w:rPr>
          </w:rPrChange>
        </w:rPr>
        <w:pPrChange w:id="3815" w:author="Rachel Shipsey" w:date="2025-06-23T15:41:00Z">
          <w:pPr>
            <w:spacing w:after="0" w:line="276" w:lineRule="auto"/>
            <w:jc w:val="both"/>
          </w:pPr>
        </w:pPrChange>
      </w:pPr>
      <w:bookmarkStart w:id="3816" w:name="_Toc201237572"/>
      <w:bookmarkStart w:id="3817" w:name="_Toc201318968"/>
      <w:bookmarkEnd w:id="3816"/>
      <w:bookmarkEnd w:id="3817"/>
    </w:p>
    <w:p w14:paraId="60028089" w14:textId="7E632726" w:rsidR="00543B4C" w:rsidRPr="001903E0" w:rsidDel="003502F7" w:rsidRDefault="00543B4C">
      <w:pPr>
        <w:pStyle w:val="ListParagraph"/>
        <w:spacing w:after="0" w:line="276" w:lineRule="auto"/>
        <w:jc w:val="both"/>
        <w:rPr>
          <w:del w:id="3818" w:author="Rachel Shipsey" w:date="2025-06-19T11:28:00Z"/>
          <w:rFonts w:eastAsiaTheme="majorEastAsia" w:cstheme="majorBidi"/>
          <w:b/>
          <w:sz w:val="32"/>
          <w:szCs w:val="32"/>
          <w:rPrChange w:id="3819" w:author="Rachel Shipsey" w:date="2025-06-20T10:28:00Z">
            <w:rPr>
              <w:del w:id="3820" w:author="Rachel Shipsey" w:date="2025-06-19T11:28:00Z"/>
              <w:rFonts w:cs="Arial"/>
            </w:rPr>
          </w:rPrChange>
        </w:rPr>
        <w:pPrChange w:id="3821" w:author="Rachel Shipsey" w:date="2025-06-23T15:41:00Z">
          <w:pPr>
            <w:spacing w:after="0" w:line="276" w:lineRule="auto"/>
            <w:jc w:val="both"/>
          </w:pPr>
        </w:pPrChange>
      </w:pPr>
      <w:del w:id="3822" w:author="Rachel Shipsey" w:date="2025-06-19T11:28:00Z">
        <w:r w:rsidRPr="001903E0" w:rsidDel="003502F7">
          <w:rPr>
            <w:rFonts w:eastAsiaTheme="majorEastAsia" w:cstheme="majorBidi"/>
            <w:b/>
            <w:sz w:val="32"/>
            <w:szCs w:val="32"/>
            <w:rPrChange w:id="3823" w:author="Rachel Shipsey" w:date="2025-06-20T10:28:00Z">
              <w:rPr>
                <w:rFonts w:cs="Arial"/>
              </w:rPr>
            </w:rPrChange>
          </w:rPr>
          <w:delText xml:space="preserve">Pilot mapping is </w:delText>
        </w:r>
        <w:r w:rsidR="5A436010" w:rsidRPr="001903E0" w:rsidDel="003502F7">
          <w:rPr>
            <w:rFonts w:eastAsiaTheme="majorEastAsia" w:cstheme="majorBidi"/>
            <w:b/>
            <w:sz w:val="32"/>
            <w:szCs w:val="32"/>
            <w:rPrChange w:id="3824" w:author="Rachel Shipsey" w:date="2025-06-20T10:28:00Z">
              <w:rPr>
                <w:rFonts w:cs="Arial"/>
              </w:rPr>
            </w:rPrChange>
          </w:rPr>
          <w:delText xml:space="preserve">recommended </w:delText>
        </w:r>
        <w:r w:rsidRPr="001903E0" w:rsidDel="003502F7">
          <w:rPr>
            <w:rFonts w:eastAsiaTheme="majorEastAsia" w:cstheme="majorBidi"/>
            <w:b/>
            <w:sz w:val="32"/>
            <w:szCs w:val="32"/>
            <w:rPrChange w:id="3825" w:author="Rachel Shipsey" w:date="2025-06-20T10:28:00Z">
              <w:rPr>
                <w:rFonts w:cs="Arial"/>
              </w:rPr>
            </w:rPrChange>
          </w:rPr>
          <w:delText>to test the preparedness to undertake the main cartographic mapping process. The aim is to test the validity and reliability of methodology, tools, and equipment to be used in the main cartographic mapping process. The findings from the pilot inform the finalization of tools, instruments, and methodology. The pilot mapping process entails testing the suitability of the tools, logistical arrangements, assessing the workload</w:delText>
        </w:r>
        <w:r w:rsidR="00066D0C" w:rsidRPr="001903E0" w:rsidDel="003502F7">
          <w:rPr>
            <w:rFonts w:eastAsiaTheme="majorEastAsia" w:cstheme="majorBidi"/>
            <w:b/>
            <w:sz w:val="32"/>
            <w:szCs w:val="32"/>
            <w:rPrChange w:id="3826" w:author="Rachel Shipsey" w:date="2025-06-20T10:28:00Z">
              <w:rPr>
                <w:rFonts w:cs="Arial"/>
              </w:rPr>
            </w:rPrChange>
          </w:rPr>
          <w:delText>, providing a basis</w:delText>
        </w:r>
        <w:r w:rsidR="00041778" w:rsidRPr="001903E0" w:rsidDel="003502F7">
          <w:rPr>
            <w:rFonts w:eastAsiaTheme="majorEastAsia" w:cstheme="majorBidi"/>
            <w:b/>
            <w:sz w:val="32"/>
            <w:szCs w:val="32"/>
            <w:rPrChange w:id="3827" w:author="Rachel Shipsey" w:date="2025-06-20T10:28:00Z">
              <w:rPr>
                <w:rFonts w:cs="Arial"/>
              </w:rPr>
            </w:rPrChange>
          </w:rPr>
          <w:delText xml:space="preserve"> for</w:delText>
        </w:r>
        <w:r w:rsidRPr="001903E0" w:rsidDel="003502F7">
          <w:rPr>
            <w:rFonts w:eastAsiaTheme="majorEastAsia" w:cstheme="majorBidi"/>
            <w:b/>
            <w:sz w:val="32"/>
            <w:szCs w:val="32"/>
            <w:rPrChange w:id="3828" w:author="Rachel Shipsey" w:date="2025-06-20T10:28:00Z">
              <w:rPr>
                <w:rFonts w:cs="Arial"/>
              </w:rPr>
            </w:rPrChange>
          </w:rPr>
          <w:delText xml:space="preserve"> NSOs to mobilize resources and plan for an effective implementation of the process to ensure quality data is obtained. </w:delText>
        </w:r>
        <w:bookmarkStart w:id="3829" w:name="_Toc201237573"/>
        <w:bookmarkStart w:id="3830" w:name="_Toc201318969"/>
        <w:bookmarkEnd w:id="3829"/>
        <w:bookmarkEnd w:id="3830"/>
      </w:del>
    </w:p>
    <w:p w14:paraId="36DC4773" w14:textId="3CE1DD75" w:rsidR="577E8364" w:rsidRPr="001903E0" w:rsidDel="003502F7" w:rsidRDefault="577E8364">
      <w:pPr>
        <w:pStyle w:val="ListParagraph"/>
        <w:spacing w:after="0" w:line="276" w:lineRule="auto"/>
        <w:jc w:val="both"/>
        <w:rPr>
          <w:del w:id="3831" w:author="Rachel Shipsey" w:date="2025-06-19T11:28:00Z"/>
          <w:rFonts w:eastAsiaTheme="majorEastAsia" w:cstheme="majorBidi"/>
          <w:b/>
          <w:sz w:val="32"/>
          <w:szCs w:val="32"/>
          <w:rPrChange w:id="3832" w:author="Rachel Shipsey" w:date="2025-06-20T10:28:00Z">
            <w:rPr>
              <w:del w:id="3833" w:author="Rachel Shipsey" w:date="2025-06-19T11:28:00Z"/>
              <w:rFonts w:cs="Arial"/>
            </w:rPr>
          </w:rPrChange>
        </w:rPr>
        <w:pPrChange w:id="3834" w:author="Rachel Shipsey" w:date="2025-06-23T15:41:00Z">
          <w:pPr>
            <w:spacing w:after="0" w:line="276" w:lineRule="auto"/>
            <w:jc w:val="both"/>
          </w:pPr>
        </w:pPrChange>
      </w:pPr>
      <w:bookmarkStart w:id="3835" w:name="_Toc201237574"/>
      <w:bookmarkStart w:id="3836" w:name="_Toc201318970"/>
      <w:bookmarkEnd w:id="3835"/>
      <w:bookmarkEnd w:id="3836"/>
    </w:p>
    <w:p w14:paraId="744BC852" w14:textId="27899F37" w:rsidR="7ADB3EC1" w:rsidRPr="001903E0" w:rsidDel="003502F7" w:rsidRDefault="7ADB3EC1">
      <w:pPr>
        <w:pStyle w:val="ListParagraph"/>
        <w:spacing w:after="0" w:line="276" w:lineRule="auto"/>
        <w:jc w:val="both"/>
        <w:rPr>
          <w:del w:id="3837" w:author="Rachel Shipsey" w:date="2025-06-19T11:28:00Z"/>
          <w:rFonts w:eastAsiaTheme="majorEastAsia" w:cstheme="majorBidi"/>
          <w:b/>
          <w:sz w:val="32"/>
          <w:szCs w:val="32"/>
          <w:rPrChange w:id="3838" w:author="Rachel Shipsey" w:date="2025-06-20T10:28:00Z">
            <w:rPr>
              <w:del w:id="3839" w:author="Rachel Shipsey" w:date="2025-06-19T11:28:00Z"/>
              <w:rFonts w:cs="Arial"/>
            </w:rPr>
          </w:rPrChange>
        </w:rPr>
        <w:pPrChange w:id="3840" w:author="Rachel Shipsey" w:date="2025-06-23T15:41:00Z">
          <w:pPr>
            <w:spacing w:after="0" w:line="276" w:lineRule="auto"/>
            <w:jc w:val="both"/>
          </w:pPr>
        </w:pPrChange>
      </w:pPr>
      <w:del w:id="3841" w:author="Rachel Shipsey" w:date="2025-06-19T11:28:00Z">
        <w:r w:rsidRPr="001903E0" w:rsidDel="003502F7">
          <w:rPr>
            <w:rFonts w:eastAsiaTheme="majorEastAsia" w:cstheme="majorBidi"/>
            <w:b/>
            <w:sz w:val="32"/>
            <w:szCs w:val="32"/>
            <w:rPrChange w:id="3842" w:author="Rachel Shipsey" w:date="2025-06-20T10:28:00Z">
              <w:rPr>
                <w:rFonts w:cs="Arial"/>
              </w:rPr>
            </w:rPrChange>
          </w:rPr>
          <w:delText>While planning for a digital cartographic mapping pilot, it is important to consider the terrain, type of settlement patterns (urban, rural, hard to reach, arid and semi-arid lands) to enable effective testing of processes.</w:delText>
        </w:r>
        <w:r w:rsidR="006D0A32" w:rsidRPr="001903E0" w:rsidDel="003502F7">
          <w:rPr>
            <w:rFonts w:eastAsiaTheme="majorEastAsia" w:cstheme="majorBidi"/>
            <w:b/>
            <w:sz w:val="32"/>
            <w:szCs w:val="32"/>
            <w:rPrChange w:id="3843" w:author="Rachel Shipsey" w:date="2025-06-20T10:28:00Z">
              <w:rPr>
                <w:rFonts w:cs="Arial"/>
              </w:rPr>
            </w:rPrChange>
          </w:rPr>
          <w:delText xml:space="preserve"> Further reading </w:delText>
        </w:r>
        <w:r w:rsidR="00520279" w:rsidRPr="001903E0" w:rsidDel="003502F7">
          <w:rPr>
            <w:rFonts w:eastAsiaTheme="majorEastAsia" w:cstheme="majorBidi"/>
            <w:b/>
            <w:sz w:val="32"/>
            <w:szCs w:val="32"/>
            <w:rPrChange w:id="3844" w:author="Rachel Shipsey" w:date="2025-06-20T10:28:00Z">
              <w:rPr>
                <w:rFonts w:cs="Arial"/>
              </w:rPr>
            </w:rPrChange>
          </w:rPr>
          <w:delText xml:space="preserve">in </w:delText>
        </w:r>
        <w:r w:rsidRPr="001903E0" w:rsidDel="003502F7">
          <w:rPr>
            <w:rFonts w:eastAsiaTheme="majorEastAsia" w:cstheme="majorBidi"/>
            <w:b/>
            <w:sz w:val="32"/>
            <w:szCs w:val="32"/>
          </w:rPr>
          <w:fldChar w:fldCharType="begin"/>
        </w:r>
        <w:r w:rsidRPr="001903E0" w:rsidDel="003502F7">
          <w:delInstrText>HYPERLINK \l "_5.1__Key"</w:delInstrText>
        </w:r>
        <w:r w:rsidRPr="001903E0" w:rsidDel="003502F7">
          <w:rPr>
            <w:rFonts w:eastAsiaTheme="majorEastAsia" w:cstheme="majorBidi"/>
            <w:b/>
            <w:sz w:val="32"/>
            <w:szCs w:val="32"/>
          </w:rPr>
        </w:r>
        <w:r w:rsidRPr="001903E0" w:rsidDel="003502F7">
          <w:rPr>
            <w:rFonts w:eastAsiaTheme="majorEastAsia" w:cstheme="majorBidi"/>
            <w:b/>
            <w:sz w:val="32"/>
            <w:szCs w:val="32"/>
          </w:rPr>
          <w:fldChar w:fldCharType="separate"/>
        </w:r>
        <w:r w:rsidR="00A523FF" w:rsidRPr="001903E0" w:rsidDel="003502F7">
          <w:rPr>
            <w:rStyle w:val="Hyperlink"/>
            <w:rFonts w:eastAsiaTheme="majorEastAsia" w:cstheme="majorBidi"/>
            <w:b/>
            <w:color w:val="auto"/>
            <w:sz w:val="32"/>
            <w:szCs w:val="32"/>
            <w:u w:val="none"/>
            <w:rPrChange w:id="3845" w:author="Rachel Shipsey" w:date="2025-06-20T10:28:00Z">
              <w:rPr>
                <w:rStyle w:val="Hyperlink"/>
                <w:rFonts w:cs="Arial"/>
              </w:rPr>
            </w:rPrChange>
          </w:rPr>
          <w:delText>section 5.1</w:delText>
        </w:r>
        <w:r w:rsidR="00EC0557" w:rsidRPr="001903E0" w:rsidDel="003502F7">
          <w:rPr>
            <w:rStyle w:val="Hyperlink"/>
            <w:rFonts w:eastAsiaTheme="majorEastAsia" w:cstheme="majorBidi"/>
            <w:b/>
            <w:color w:val="auto"/>
            <w:sz w:val="32"/>
            <w:szCs w:val="32"/>
            <w:u w:val="none"/>
            <w:rPrChange w:id="3846" w:author="Rachel Shipsey" w:date="2025-06-20T10:28:00Z">
              <w:rPr>
                <w:rStyle w:val="Hyperlink"/>
                <w:rFonts w:cs="Arial"/>
              </w:rPr>
            </w:rPrChange>
          </w:rPr>
          <w:delText xml:space="preserve"> -pretest and pilot census</w:delText>
        </w:r>
        <w:r w:rsidRPr="001903E0" w:rsidDel="003502F7">
          <w:rPr>
            <w:rFonts w:eastAsiaTheme="majorEastAsia" w:cstheme="majorBidi"/>
            <w:b/>
            <w:sz w:val="32"/>
            <w:szCs w:val="32"/>
          </w:rPr>
          <w:fldChar w:fldCharType="end"/>
        </w:r>
        <w:r w:rsidR="00EC0557" w:rsidRPr="001903E0" w:rsidDel="003502F7">
          <w:rPr>
            <w:rFonts w:eastAsiaTheme="majorEastAsia" w:cstheme="majorBidi"/>
            <w:b/>
            <w:sz w:val="32"/>
            <w:szCs w:val="32"/>
            <w:rPrChange w:id="3847" w:author="Rachel Shipsey" w:date="2025-06-20T10:28:00Z">
              <w:rPr>
                <w:rFonts w:cs="Arial"/>
              </w:rPr>
            </w:rPrChange>
          </w:rPr>
          <w:delText>.</w:delText>
        </w:r>
        <w:bookmarkStart w:id="3848" w:name="_Toc201237575"/>
        <w:bookmarkStart w:id="3849" w:name="_Toc201318971"/>
        <w:bookmarkEnd w:id="3848"/>
        <w:bookmarkEnd w:id="3849"/>
      </w:del>
    </w:p>
    <w:p w14:paraId="1F69DB2E" w14:textId="65ADB5CE" w:rsidR="577E8364" w:rsidRPr="001903E0" w:rsidDel="003502F7" w:rsidRDefault="577E8364">
      <w:pPr>
        <w:pStyle w:val="ListParagraph"/>
        <w:spacing w:after="0" w:line="276" w:lineRule="auto"/>
        <w:jc w:val="both"/>
        <w:rPr>
          <w:del w:id="3850" w:author="Rachel Shipsey" w:date="2025-06-19T11:28:00Z"/>
          <w:rFonts w:eastAsiaTheme="majorEastAsia" w:cstheme="majorBidi"/>
          <w:b/>
          <w:sz w:val="32"/>
          <w:szCs w:val="32"/>
          <w:rPrChange w:id="3851" w:author="Rachel Shipsey" w:date="2025-06-20T10:28:00Z">
            <w:rPr>
              <w:del w:id="3852" w:author="Rachel Shipsey" w:date="2025-06-19T11:28:00Z"/>
              <w:rFonts w:cs="Arial"/>
            </w:rPr>
          </w:rPrChange>
        </w:rPr>
        <w:pPrChange w:id="3853" w:author="Rachel Shipsey" w:date="2025-06-23T15:41:00Z">
          <w:pPr>
            <w:spacing w:after="0" w:line="276" w:lineRule="auto"/>
            <w:jc w:val="both"/>
          </w:pPr>
        </w:pPrChange>
      </w:pPr>
      <w:bookmarkStart w:id="3854" w:name="_Toc201237576"/>
      <w:bookmarkStart w:id="3855" w:name="_Toc201318972"/>
      <w:bookmarkEnd w:id="3854"/>
      <w:bookmarkEnd w:id="3855"/>
    </w:p>
    <w:p w14:paraId="26F57A44" w14:textId="60AA1A52" w:rsidR="00543B4C" w:rsidRPr="001903E0" w:rsidDel="003502F7" w:rsidRDefault="00543B4C">
      <w:pPr>
        <w:pStyle w:val="ListParagraph"/>
        <w:spacing w:after="0" w:line="276" w:lineRule="auto"/>
        <w:jc w:val="both"/>
        <w:rPr>
          <w:del w:id="3856" w:author="Rachel Shipsey" w:date="2025-06-19T11:28:00Z"/>
          <w:rFonts w:eastAsiaTheme="majorEastAsia"/>
          <w:sz w:val="32"/>
          <w:szCs w:val="32"/>
          <w:rPrChange w:id="3857" w:author="Rachel Shipsey" w:date="2025-06-20T10:28:00Z">
            <w:rPr>
              <w:del w:id="3858" w:author="Rachel Shipsey" w:date="2025-06-19T11:28:00Z"/>
              <w:rFonts w:eastAsia="Arial"/>
            </w:rPr>
          </w:rPrChange>
        </w:rPr>
        <w:pPrChange w:id="3859" w:author="Rachel Shipsey" w:date="2025-06-23T15:41:00Z">
          <w:pPr>
            <w:pStyle w:val="Heading3"/>
          </w:pPr>
        </w:pPrChange>
      </w:pPr>
      <w:del w:id="3860" w:author="Rachel Shipsey" w:date="2025-06-03T19:04:00Z">
        <w:r w:rsidRPr="001903E0" w:rsidDel="00627A74">
          <w:rPr>
            <w:rFonts w:eastAsiaTheme="majorEastAsia" w:cstheme="majorBidi"/>
            <w:b/>
            <w:sz w:val="32"/>
            <w:szCs w:val="32"/>
            <w:rPrChange w:id="3861" w:author="Rachel Shipsey" w:date="2025-06-20T10:28:00Z">
              <w:rPr>
                <w:rFonts w:eastAsia="Arial"/>
                <w:b w:val="0"/>
                <w:sz w:val="28"/>
              </w:rPr>
            </w:rPrChange>
          </w:rPr>
          <w:delText>3.2.1</w:delText>
        </w:r>
        <w:r w:rsidRPr="001903E0" w:rsidDel="00627A74">
          <w:tab/>
        </w:r>
      </w:del>
      <w:del w:id="3862" w:author="Rachel Shipsey" w:date="2025-06-19T11:28:00Z">
        <w:r w:rsidRPr="001903E0" w:rsidDel="003502F7">
          <w:rPr>
            <w:rFonts w:eastAsiaTheme="majorEastAsia" w:cstheme="majorBidi"/>
            <w:b/>
            <w:sz w:val="32"/>
            <w:szCs w:val="32"/>
            <w:rPrChange w:id="3863" w:author="Rachel Shipsey" w:date="2025-06-20T10:28:00Z">
              <w:rPr>
                <w:b w:val="0"/>
                <w:color w:val="00B0F0"/>
                <w:sz w:val="28"/>
              </w:rPr>
            </w:rPrChange>
          </w:rPr>
          <w:delText>Selected</w:delText>
        </w:r>
        <w:r w:rsidRPr="001903E0" w:rsidDel="003502F7">
          <w:delText xml:space="preserve"> country experiences</w:delText>
        </w:r>
        <w:bookmarkStart w:id="3864" w:name="_Toc201237577"/>
        <w:bookmarkStart w:id="3865" w:name="_Toc201318973"/>
        <w:bookmarkEnd w:id="3864"/>
        <w:bookmarkEnd w:id="3865"/>
      </w:del>
    </w:p>
    <w:p w14:paraId="3260488A" w14:textId="314312E9" w:rsidR="00543B4C" w:rsidRPr="001903E0" w:rsidDel="003502F7" w:rsidRDefault="00543B4C">
      <w:pPr>
        <w:pStyle w:val="ListParagraph"/>
        <w:spacing w:after="0" w:line="276" w:lineRule="auto"/>
        <w:jc w:val="both"/>
        <w:rPr>
          <w:del w:id="3866" w:author="Rachel Shipsey" w:date="2025-06-19T11:28:00Z"/>
          <w:rFonts w:eastAsiaTheme="majorEastAsia" w:cstheme="majorBidi"/>
          <w:b/>
          <w:sz w:val="32"/>
          <w:szCs w:val="32"/>
          <w:rPrChange w:id="3867" w:author="Rachel Shipsey" w:date="2025-06-20T10:28:00Z">
            <w:rPr>
              <w:del w:id="3868" w:author="Rachel Shipsey" w:date="2025-06-19T11:28:00Z"/>
              <w:rFonts w:cs="Arial"/>
            </w:rPr>
          </w:rPrChange>
        </w:rPr>
        <w:pPrChange w:id="3869" w:author="Rachel Shipsey" w:date="2025-06-23T15:41:00Z">
          <w:pPr>
            <w:spacing w:after="0" w:line="276" w:lineRule="auto"/>
            <w:jc w:val="both"/>
          </w:pPr>
        </w:pPrChange>
      </w:pPr>
      <w:del w:id="3870" w:author="Rachel Shipsey" w:date="2025-06-19T11:28:00Z">
        <w:r w:rsidRPr="001903E0" w:rsidDel="003502F7">
          <w:rPr>
            <w:rFonts w:eastAsiaTheme="majorEastAsia" w:cstheme="majorBidi"/>
            <w:b/>
            <w:sz w:val="32"/>
            <w:szCs w:val="32"/>
            <w:rPrChange w:id="3871" w:author="Rachel Shipsey" w:date="2025-06-20T10:28:00Z">
              <w:rPr>
                <w:rFonts w:cs="Arial"/>
              </w:rPr>
            </w:rPrChange>
          </w:rPr>
          <w:delText xml:space="preserve">Census implementing agencies conducted </w:delText>
        </w:r>
        <w:r w:rsidR="002F1247" w:rsidRPr="001903E0" w:rsidDel="003502F7">
          <w:rPr>
            <w:rFonts w:eastAsiaTheme="majorEastAsia" w:cstheme="majorBidi"/>
            <w:b/>
            <w:sz w:val="32"/>
            <w:szCs w:val="32"/>
            <w:rPrChange w:id="3872" w:author="Rachel Shipsey" w:date="2025-06-20T10:28:00Z">
              <w:rPr>
                <w:rFonts w:cs="Arial"/>
              </w:rPr>
            </w:rPrChange>
          </w:rPr>
          <w:delText xml:space="preserve">comprehensive </w:delText>
        </w:r>
        <w:r w:rsidRPr="001903E0" w:rsidDel="003502F7">
          <w:rPr>
            <w:rFonts w:eastAsiaTheme="majorEastAsia" w:cstheme="majorBidi"/>
            <w:b/>
            <w:sz w:val="32"/>
            <w:szCs w:val="32"/>
            <w:rPrChange w:id="3873" w:author="Rachel Shipsey" w:date="2025-06-20T10:28:00Z">
              <w:rPr>
                <w:rFonts w:cs="Arial"/>
              </w:rPr>
            </w:rPrChange>
          </w:rPr>
          <w:delText>pilot mapping with varied objectives and implementation designs, below are some highlights of selected country experiences:</w:delText>
        </w:r>
        <w:bookmarkStart w:id="3874" w:name="_Toc201237578"/>
        <w:bookmarkStart w:id="3875" w:name="_Toc201318974"/>
        <w:bookmarkEnd w:id="3874"/>
        <w:bookmarkEnd w:id="3875"/>
      </w:del>
    </w:p>
    <w:p w14:paraId="32CB94B3" w14:textId="753933E2" w:rsidR="00543B4C" w:rsidRPr="001903E0" w:rsidDel="003502F7" w:rsidRDefault="00543B4C">
      <w:pPr>
        <w:pStyle w:val="ListParagraph"/>
        <w:spacing w:after="0" w:line="276" w:lineRule="auto"/>
        <w:jc w:val="both"/>
        <w:rPr>
          <w:del w:id="3876" w:author="Rachel Shipsey" w:date="2025-06-19T11:28:00Z"/>
          <w:rFonts w:eastAsiaTheme="majorEastAsia" w:cstheme="majorBidi"/>
          <w:b/>
          <w:sz w:val="32"/>
          <w:szCs w:val="32"/>
          <w:rPrChange w:id="3877" w:author="Rachel Shipsey" w:date="2025-06-20T10:28:00Z">
            <w:rPr>
              <w:del w:id="3878" w:author="Rachel Shipsey" w:date="2025-06-19T11:28:00Z"/>
              <w:rFonts w:cs="Arial"/>
            </w:rPr>
          </w:rPrChange>
        </w:rPr>
        <w:pPrChange w:id="3879" w:author="Rachel Shipsey" w:date="2025-06-23T15:41:00Z">
          <w:pPr>
            <w:spacing w:after="0" w:line="276" w:lineRule="auto"/>
            <w:jc w:val="both"/>
          </w:pPr>
        </w:pPrChange>
      </w:pPr>
      <w:bookmarkStart w:id="3880" w:name="_Toc201237579"/>
      <w:bookmarkStart w:id="3881" w:name="_Toc201318975"/>
      <w:bookmarkEnd w:id="3880"/>
      <w:bookmarkEnd w:id="3881"/>
    </w:p>
    <w:p w14:paraId="6E47974E" w14:textId="3DA3E120" w:rsidR="003676ED" w:rsidRPr="001903E0" w:rsidDel="003502F7" w:rsidRDefault="003676ED">
      <w:pPr>
        <w:pStyle w:val="ListParagraph"/>
        <w:spacing w:after="0" w:line="276" w:lineRule="auto"/>
        <w:jc w:val="both"/>
        <w:rPr>
          <w:del w:id="3882" w:author="Rachel Shipsey" w:date="2025-06-19T11:28:00Z"/>
          <w:rFonts w:eastAsiaTheme="majorEastAsia" w:cstheme="majorBidi"/>
          <w:b/>
          <w:sz w:val="32"/>
          <w:szCs w:val="32"/>
          <w:rPrChange w:id="3883" w:author="Rachel Shipsey" w:date="2025-06-20T10:28:00Z">
            <w:rPr>
              <w:del w:id="3884" w:author="Rachel Shipsey" w:date="2025-06-19T11:28:00Z"/>
              <w:rFonts w:cs="Arial"/>
              <w:bCs/>
              <w:szCs w:val="24"/>
            </w:rPr>
          </w:rPrChange>
        </w:rPr>
        <w:pPrChange w:id="3885" w:author="Rachel Shipsey" w:date="2025-06-23T15:41:00Z">
          <w:pPr>
            <w:spacing w:after="0" w:line="276" w:lineRule="auto"/>
            <w:jc w:val="both"/>
          </w:pPr>
        </w:pPrChange>
      </w:pPr>
      <w:del w:id="3886" w:author="Rachel Shipsey" w:date="2025-06-19T11:28:00Z">
        <w:r w:rsidRPr="001903E0" w:rsidDel="003502F7">
          <w:rPr>
            <w:rFonts w:eastAsiaTheme="majorEastAsia" w:cstheme="majorBidi"/>
            <w:b/>
            <w:sz w:val="32"/>
            <w:szCs w:val="32"/>
            <w:rPrChange w:id="3887" w:author="Rachel Shipsey" w:date="2025-06-20T10:28:00Z">
              <w:rPr>
                <w:rFonts w:cs="Arial"/>
                <w:bCs/>
              </w:rPr>
            </w:rPrChange>
          </w:rPr>
          <w:delText>Kenya</w:delText>
        </w:r>
        <w:bookmarkStart w:id="3888" w:name="_Toc201237580"/>
        <w:bookmarkStart w:id="3889" w:name="_Toc201318976"/>
        <w:bookmarkEnd w:id="3888"/>
        <w:bookmarkEnd w:id="3889"/>
      </w:del>
    </w:p>
    <w:p w14:paraId="7454FC2C" w14:textId="728558DB" w:rsidR="00543B4C" w:rsidRPr="001903E0" w:rsidDel="003502F7" w:rsidRDefault="00543B4C">
      <w:pPr>
        <w:pStyle w:val="ListParagraph"/>
        <w:spacing w:after="0" w:line="276" w:lineRule="auto"/>
        <w:jc w:val="both"/>
        <w:rPr>
          <w:del w:id="3890" w:author="Rachel Shipsey" w:date="2025-06-19T11:28:00Z"/>
          <w:rFonts w:eastAsiaTheme="majorEastAsia" w:cstheme="majorBidi"/>
          <w:b/>
          <w:sz w:val="32"/>
          <w:szCs w:val="32"/>
          <w:rPrChange w:id="3891" w:author="Rachel Shipsey" w:date="2025-06-20T10:28:00Z">
            <w:rPr>
              <w:del w:id="3892" w:author="Rachel Shipsey" w:date="2025-06-19T11:28:00Z"/>
              <w:rFonts w:cs="Arial"/>
              <w:sz w:val="20"/>
              <w:szCs w:val="20"/>
            </w:rPr>
          </w:rPrChange>
        </w:rPr>
        <w:pPrChange w:id="389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894" w:author="Rachel Shipsey" w:date="2025-06-19T11:28:00Z">
        <w:r w:rsidRPr="001903E0" w:rsidDel="003502F7">
          <w:rPr>
            <w:rFonts w:eastAsiaTheme="majorEastAsia" w:cstheme="majorBidi"/>
            <w:b/>
            <w:sz w:val="32"/>
            <w:szCs w:val="32"/>
            <w:rPrChange w:id="3895" w:author="Rachel Shipsey" w:date="2025-06-20T10:28:00Z">
              <w:rPr>
                <w:rFonts w:cs="Arial"/>
                <w:sz w:val="20"/>
                <w:szCs w:val="20"/>
              </w:rPr>
            </w:rPrChange>
          </w:rPr>
          <w:delText xml:space="preserve">The technology and instruments/tools embraced were tested before the actual cartographic mapping exercise. A pilot mapping exercise was conducted to identify the most ideal tablet for use especially one with high GPS accuracy- Samsung Galaxy J2 phone was identified as having accurate GPS readings; tested the Open Data Kit (ODK) application; tested the use of Satellite imageries and aerial photographs which were used for planning and allocation of work, plotting of boundaries and features; tested the adequacy of the data collection forms; tested the suitability of the KNBS Server and entire ICT system in undertaking the digital cartographic mapping. The pilot was also used to ascertain the type of and number of vehicles to be used as well as the resources that could be required to undertake cartographic mapping in the entire country. </w:delText>
        </w:r>
        <w:bookmarkStart w:id="3896" w:name="_Toc201237581"/>
        <w:bookmarkStart w:id="3897" w:name="_Toc201318977"/>
        <w:bookmarkEnd w:id="3896"/>
        <w:bookmarkEnd w:id="3897"/>
      </w:del>
    </w:p>
    <w:p w14:paraId="7B5B29A7" w14:textId="4990D16A" w:rsidR="00543B4C" w:rsidRPr="001903E0" w:rsidDel="003502F7" w:rsidRDefault="003676ED">
      <w:pPr>
        <w:pStyle w:val="ListParagraph"/>
        <w:spacing w:after="0" w:line="276" w:lineRule="auto"/>
        <w:jc w:val="both"/>
        <w:rPr>
          <w:del w:id="3898" w:author="Rachel Shipsey" w:date="2025-06-19T11:28:00Z"/>
          <w:rFonts w:eastAsiaTheme="majorEastAsia" w:cstheme="majorBidi"/>
          <w:b/>
          <w:sz w:val="32"/>
          <w:szCs w:val="32"/>
          <w:rPrChange w:id="3899" w:author="Rachel Shipsey" w:date="2025-06-20T10:28:00Z">
            <w:rPr>
              <w:del w:id="3900" w:author="Rachel Shipsey" w:date="2025-06-19T11:28:00Z"/>
              <w:rFonts w:cs="Arial"/>
            </w:rPr>
          </w:rPrChange>
        </w:rPr>
        <w:pPrChange w:id="3901" w:author="Rachel Shipsey" w:date="2025-06-23T15:41:00Z">
          <w:pPr>
            <w:spacing w:after="0" w:line="240" w:lineRule="auto"/>
            <w:jc w:val="both"/>
          </w:pPr>
        </w:pPrChange>
      </w:pPr>
      <w:del w:id="3902" w:author="Rachel Shipsey" w:date="2025-06-19T11:28:00Z">
        <w:r w:rsidRPr="001903E0" w:rsidDel="003502F7">
          <w:rPr>
            <w:rFonts w:eastAsiaTheme="majorEastAsia" w:cstheme="majorBidi"/>
            <w:b/>
            <w:sz w:val="32"/>
            <w:szCs w:val="32"/>
            <w:rPrChange w:id="3903" w:author="Rachel Shipsey" w:date="2025-06-20T10:28:00Z">
              <w:rPr>
                <w:rFonts w:cs="Arial"/>
                <w:bCs/>
              </w:rPr>
            </w:rPrChange>
          </w:rPr>
          <w:delText>Namibia</w:delText>
        </w:r>
        <w:bookmarkStart w:id="3904" w:name="_Toc201237582"/>
        <w:bookmarkStart w:id="3905" w:name="_Toc201318978"/>
        <w:bookmarkEnd w:id="3904"/>
        <w:bookmarkEnd w:id="3905"/>
      </w:del>
    </w:p>
    <w:p w14:paraId="7359EDAA" w14:textId="50B826CE" w:rsidR="00543B4C" w:rsidRPr="001903E0" w:rsidDel="003502F7" w:rsidRDefault="00543B4C">
      <w:pPr>
        <w:pStyle w:val="ListParagraph"/>
        <w:spacing w:after="0" w:line="276" w:lineRule="auto"/>
        <w:jc w:val="both"/>
        <w:rPr>
          <w:del w:id="3906" w:author="Rachel Shipsey" w:date="2025-06-19T11:28:00Z"/>
          <w:rFonts w:eastAsiaTheme="majorEastAsia" w:cstheme="majorBidi"/>
          <w:b/>
          <w:sz w:val="32"/>
          <w:szCs w:val="32"/>
          <w:rPrChange w:id="3907" w:author="Rachel Shipsey" w:date="2025-06-20T10:28:00Z">
            <w:rPr>
              <w:del w:id="3908" w:author="Rachel Shipsey" w:date="2025-06-19T11:28:00Z"/>
              <w:rFonts w:cs="Arial"/>
              <w:sz w:val="20"/>
              <w:szCs w:val="20"/>
            </w:rPr>
          </w:rPrChange>
        </w:rPr>
        <w:pPrChange w:id="390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910" w:author="Rachel Shipsey" w:date="2025-06-19T11:28:00Z">
        <w:r w:rsidRPr="001903E0" w:rsidDel="003502F7">
          <w:rPr>
            <w:rFonts w:eastAsiaTheme="majorEastAsia" w:cstheme="majorBidi"/>
            <w:b/>
            <w:sz w:val="32"/>
            <w:szCs w:val="32"/>
            <w:rPrChange w:id="3911" w:author="Rachel Shipsey" w:date="2025-06-20T10:28:00Z">
              <w:rPr>
                <w:rFonts w:cs="Arial"/>
                <w:sz w:val="20"/>
                <w:szCs w:val="20"/>
              </w:rPr>
            </w:rPrChange>
          </w:rPr>
          <w:delText>The main objective of the pilot</w:delText>
        </w:r>
        <w:r w:rsidR="0CC853FF" w:rsidRPr="001903E0" w:rsidDel="003502F7">
          <w:rPr>
            <w:rFonts w:eastAsiaTheme="majorEastAsia" w:cstheme="majorBidi"/>
            <w:b/>
            <w:sz w:val="32"/>
            <w:szCs w:val="32"/>
            <w:rPrChange w:id="3912" w:author="Rachel Shipsey" w:date="2025-06-20T10:28:00Z">
              <w:rPr>
                <w:rFonts w:cs="Arial"/>
                <w:sz w:val="20"/>
                <w:szCs w:val="20"/>
              </w:rPr>
            </w:rPrChange>
          </w:rPr>
          <w:delText xml:space="preserve"> mapping exercise</w:delText>
        </w:r>
        <w:r w:rsidRPr="001903E0" w:rsidDel="003502F7">
          <w:rPr>
            <w:rFonts w:eastAsiaTheme="majorEastAsia" w:cstheme="majorBidi"/>
            <w:b/>
            <w:sz w:val="32"/>
            <w:szCs w:val="32"/>
            <w:rPrChange w:id="3913" w:author="Rachel Shipsey" w:date="2025-06-20T10:28:00Z">
              <w:rPr>
                <w:rFonts w:cs="Arial"/>
                <w:sz w:val="20"/>
                <w:szCs w:val="20"/>
              </w:rPr>
            </w:rPrChange>
          </w:rPr>
          <w:delText xml:space="preserve"> was to test whether the </w:delText>
        </w:r>
        <w:r w:rsidR="00836CEF" w:rsidRPr="001903E0" w:rsidDel="003502F7">
          <w:rPr>
            <w:rFonts w:eastAsiaTheme="majorEastAsia" w:cstheme="majorBidi"/>
            <w:b/>
            <w:sz w:val="32"/>
            <w:szCs w:val="32"/>
            <w:rPrChange w:id="3914" w:author="Rachel Shipsey" w:date="2025-06-20T10:28:00Z">
              <w:rPr>
                <w:rFonts w:cs="Arial"/>
                <w:sz w:val="20"/>
                <w:szCs w:val="20"/>
              </w:rPr>
            </w:rPrChange>
          </w:rPr>
          <w:delText>m</w:delText>
        </w:r>
        <w:r w:rsidRPr="001903E0" w:rsidDel="003502F7">
          <w:rPr>
            <w:rFonts w:eastAsiaTheme="majorEastAsia" w:cstheme="majorBidi"/>
            <w:b/>
            <w:sz w:val="32"/>
            <w:szCs w:val="32"/>
            <w:rPrChange w:id="3915" w:author="Rachel Shipsey" w:date="2025-06-20T10:28:00Z">
              <w:rPr>
                <w:rFonts w:cs="Arial"/>
                <w:sz w:val="20"/>
                <w:szCs w:val="20"/>
              </w:rPr>
            </w:rPrChange>
          </w:rPr>
          <w:delText xml:space="preserve">apping tools </w:delText>
        </w:r>
        <w:r w:rsidR="004E3237" w:rsidRPr="001903E0" w:rsidDel="003502F7">
          <w:rPr>
            <w:rFonts w:eastAsiaTheme="majorEastAsia" w:cstheme="majorBidi"/>
            <w:b/>
            <w:sz w:val="32"/>
            <w:szCs w:val="32"/>
            <w:rPrChange w:id="3916" w:author="Rachel Shipsey" w:date="2025-06-20T10:28:00Z">
              <w:rPr>
                <w:rFonts w:cs="Arial"/>
                <w:sz w:val="20"/>
                <w:szCs w:val="20"/>
              </w:rPr>
            </w:rPrChange>
          </w:rPr>
          <w:delText>(</w:delText>
        </w:r>
        <w:r w:rsidRPr="001903E0" w:rsidDel="003502F7">
          <w:rPr>
            <w:rFonts w:eastAsiaTheme="majorEastAsia" w:cstheme="majorBidi"/>
            <w:b/>
            <w:sz w:val="32"/>
            <w:szCs w:val="32"/>
            <w:rPrChange w:id="3917" w:author="Rachel Shipsey" w:date="2025-06-20T10:28:00Z">
              <w:rPr>
                <w:rFonts w:cs="Arial"/>
                <w:sz w:val="20"/>
                <w:szCs w:val="20"/>
              </w:rPr>
            </w:rPrChange>
          </w:rPr>
          <w:delText>electronic data collection application and questionnaire</w:delText>
        </w:r>
        <w:r w:rsidR="008231FE" w:rsidRPr="001903E0" w:rsidDel="003502F7">
          <w:rPr>
            <w:rFonts w:eastAsiaTheme="majorEastAsia" w:cstheme="majorBidi"/>
            <w:b/>
            <w:sz w:val="32"/>
            <w:szCs w:val="32"/>
            <w:rPrChange w:id="3918" w:author="Rachel Shipsey" w:date="2025-06-20T10:28:00Z">
              <w:rPr>
                <w:rFonts w:cs="Arial"/>
                <w:sz w:val="20"/>
                <w:szCs w:val="20"/>
              </w:rPr>
            </w:rPrChange>
          </w:rPr>
          <w:delText>)</w:delText>
        </w:r>
        <w:r w:rsidRPr="001903E0" w:rsidDel="003502F7">
          <w:rPr>
            <w:rFonts w:eastAsiaTheme="majorEastAsia" w:cstheme="majorBidi"/>
            <w:b/>
            <w:sz w:val="32"/>
            <w:szCs w:val="32"/>
            <w:rPrChange w:id="3919" w:author="Rachel Shipsey" w:date="2025-06-20T10:28:00Z">
              <w:rPr>
                <w:rFonts w:cs="Arial"/>
                <w:sz w:val="20"/>
                <w:szCs w:val="20"/>
              </w:rPr>
            </w:rPrChange>
          </w:rPr>
          <w:delText xml:space="preserve"> were adequate to provide the required data. This also involved testing the adequacy of logistics and administrative arrangements on the ground.</w:delText>
        </w:r>
        <w:bookmarkStart w:id="3920" w:name="_Toc201237583"/>
        <w:bookmarkStart w:id="3921" w:name="_Toc201318979"/>
        <w:bookmarkEnd w:id="3920"/>
        <w:bookmarkEnd w:id="3921"/>
      </w:del>
    </w:p>
    <w:p w14:paraId="5BFF98A7" w14:textId="43B5A073" w:rsidR="00543B4C" w:rsidRPr="001903E0" w:rsidDel="003502F7" w:rsidRDefault="00543B4C">
      <w:pPr>
        <w:pStyle w:val="ListParagraph"/>
        <w:spacing w:after="0" w:line="276" w:lineRule="auto"/>
        <w:jc w:val="both"/>
        <w:rPr>
          <w:del w:id="3922" w:author="Rachel Shipsey" w:date="2025-06-19T11:28:00Z"/>
          <w:rFonts w:eastAsiaTheme="majorEastAsia" w:cstheme="majorBidi"/>
          <w:b/>
          <w:sz w:val="32"/>
          <w:szCs w:val="32"/>
          <w:rPrChange w:id="3923" w:author="Rachel Shipsey" w:date="2025-06-20T10:28:00Z">
            <w:rPr>
              <w:del w:id="3924" w:author="Rachel Shipsey" w:date="2025-06-19T11:28:00Z"/>
              <w:rFonts w:cs="Arial"/>
              <w:sz w:val="20"/>
              <w:szCs w:val="20"/>
            </w:rPr>
          </w:rPrChange>
        </w:rPr>
        <w:pPrChange w:id="392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3926" w:name="_Toc201237584"/>
      <w:bookmarkStart w:id="3927" w:name="_Toc201318980"/>
      <w:bookmarkEnd w:id="3926"/>
      <w:bookmarkEnd w:id="3927"/>
    </w:p>
    <w:p w14:paraId="77902F48" w14:textId="1B5096FC" w:rsidR="00543B4C" w:rsidRPr="001903E0" w:rsidDel="003502F7" w:rsidRDefault="00543B4C">
      <w:pPr>
        <w:pStyle w:val="ListParagraph"/>
        <w:spacing w:after="0" w:line="276" w:lineRule="auto"/>
        <w:jc w:val="both"/>
        <w:rPr>
          <w:del w:id="3928" w:author="Rachel Shipsey" w:date="2025-06-19T11:28:00Z"/>
          <w:rFonts w:eastAsiaTheme="majorEastAsia" w:cstheme="majorBidi"/>
          <w:b/>
          <w:sz w:val="32"/>
          <w:szCs w:val="32"/>
          <w:rPrChange w:id="3929" w:author="Rachel Shipsey" w:date="2025-06-20T10:28:00Z">
            <w:rPr>
              <w:del w:id="3930" w:author="Rachel Shipsey" w:date="2025-06-19T11:28:00Z"/>
              <w:rFonts w:cs="Arial"/>
              <w:sz w:val="20"/>
              <w:szCs w:val="20"/>
            </w:rPr>
          </w:rPrChange>
        </w:rPr>
        <w:pPrChange w:id="393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932" w:author="Rachel Shipsey" w:date="2025-06-19T11:28:00Z">
        <w:r w:rsidRPr="001903E0" w:rsidDel="003502F7">
          <w:rPr>
            <w:rFonts w:eastAsiaTheme="majorEastAsia" w:cstheme="majorBidi"/>
            <w:b/>
            <w:sz w:val="32"/>
            <w:szCs w:val="32"/>
            <w:rPrChange w:id="3933" w:author="Rachel Shipsey" w:date="2025-06-20T10:28:00Z">
              <w:rPr>
                <w:rFonts w:cs="Arial"/>
                <w:sz w:val="20"/>
                <w:szCs w:val="20"/>
              </w:rPr>
            </w:rPrChange>
          </w:rPr>
          <w:delText xml:space="preserve">The results from the pilot </w:delText>
        </w:r>
        <w:r w:rsidR="365068FF" w:rsidRPr="001903E0" w:rsidDel="003502F7">
          <w:rPr>
            <w:rFonts w:eastAsiaTheme="majorEastAsia" w:cstheme="majorBidi"/>
            <w:b/>
            <w:sz w:val="32"/>
            <w:szCs w:val="32"/>
            <w:rPrChange w:id="3934" w:author="Rachel Shipsey" w:date="2025-06-20T10:28:00Z">
              <w:rPr>
                <w:rFonts w:cs="Arial"/>
                <w:sz w:val="20"/>
                <w:szCs w:val="20"/>
              </w:rPr>
            </w:rPrChange>
          </w:rPr>
          <w:delText xml:space="preserve">mapping </w:delText>
        </w:r>
        <w:r w:rsidRPr="001903E0" w:rsidDel="003502F7">
          <w:rPr>
            <w:rFonts w:eastAsiaTheme="majorEastAsia" w:cstheme="majorBidi"/>
            <w:b/>
            <w:sz w:val="32"/>
            <w:szCs w:val="32"/>
            <w:rPrChange w:id="3935" w:author="Rachel Shipsey" w:date="2025-06-20T10:28:00Z">
              <w:rPr>
                <w:rFonts w:cs="Arial"/>
                <w:sz w:val="20"/>
                <w:szCs w:val="20"/>
              </w:rPr>
            </w:rPrChange>
          </w:rPr>
          <w:delText>were used to review and improve on the mapping implementations in all operational areas. These included reviewing of tools, drawing up the final plans for the main mapping project, as well as providing the final estimation of resources required.</w:delText>
        </w:r>
        <w:bookmarkStart w:id="3936" w:name="_Toc201237585"/>
        <w:bookmarkStart w:id="3937" w:name="_Toc201318981"/>
        <w:bookmarkEnd w:id="3936"/>
        <w:bookmarkEnd w:id="3937"/>
      </w:del>
    </w:p>
    <w:p w14:paraId="5EAB83DB" w14:textId="54F3FA25" w:rsidR="00543B4C" w:rsidRPr="001903E0" w:rsidDel="003502F7" w:rsidRDefault="00543B4C">
      <w:pPr>
        <w:pStyle w:val="ListParagraph"/>
        <w:spacing w:after="0" w:line="276" w:lineRule="auto"/>
        <w:jc w:val="both"/>
        <w:rPr>
          <w:del w:id="3938" w:author="Rachel Shipsey" w:date="2025-06-19T11:28:00Z"/>
          <w:rFonts w:eastAsiaTheme="majorEastAsia" w:cstheme="majorBidi"/>
          <w:b/>
          <w:sz w:val="32"/>
          <w:szCs w:val="32"/>
          <w:rPrChange w:id="3939" w:author="Rachel Shipsey" w:date="2025-06-20T10:28:00Z">
            <w:rPr>
              <w:del w:id="3940" w:author="Rachel Shipsey" w:date="2025-06-19T11:28:00Z"/>
              <w:rFonts w:cs="Arial"/>
              <w:bCs/>
            </w:rPr>
          </w:rPrChange>
        </w:rPr>
        <w:pPrChange w:id="3941" w:author="Rachel Shipsey" w:date="2025-06-23T15:41:00Z">
          <w:pPr>
            <w:spacing w:after="0" w:line="276" w:lineRule="auto"/>
            <w:jc w:val="both"/>
          </w:pPr>
        </w:pPrChange>
      </w:pPr>
      <w:del w:id="3942" w:author="Rachel Shipsey" w:date="2025-06-19T11:28:00Z">
        <w:r w:rsidRPr="001903E0" w:rsidDel="003502F7">
          <w:rPr>
            <w:rFonts w:eastAsiaTheme="majorEastAsia" w:cstheme="majorBidi"/>
            <w:b/>
            <w:sz w:val="32"/>
            <w:szCs w:val="32"/>
            <w:rPrChange w:id="3943" w:author="Rachel Shipsey" w:date="2025-06-20T10:28:00Z">
              <w:rPr>
                <w:rFonts w:cs="Arial"/>
                <w:bCs/>
              </w:rPr>
            </w:rPrChange>
          </w:rPr>
          <w:delText>Sierra Leone</w:delText>
        </w:r>
        <w:bookmarkStart w:id="3944" w:name="_Toc201237586"/>
        <w:bookmarkStart w:id="3945" w:name="_Toc201318982"/>
        <w:bookmarkEnd w:id="3944"/>
        <w:bookmarkEnd w:id="3945"/>
      </w:del>
    </w:p>
    <w:p w14:paraId="74EE4398" w14:textId="6612F338" w:rsidR="00543B4C" w:rsidRPr="001903E0" w:rsidDel="003502F7" w:rsidRDefault="00543B4C">
      <w:pPr>
        <w:pStyle w:val="ListParagraph"/>
        <w:spacing w:after="0" w:line="276" w:lineRule="auto"/>
        <w:jc w:val="both"/>
        <w:rPr>
          <w:del w:id="3946" w:author="Rachel Shipsey" w:date="2025-06-19T11:28:00Z"/>
          <w:rFonts w:eastAsiaTheme="majorEastAsia" w:cstheme="majorBidi"/>
          <w:b/>
          <w:sz w:val="32"/>
          <w:szCs w:val="32"/>
          <w:rPrChange w:id="3947" w:author="Rachel Shipsey" w:date="2025-06-20T10:28:00Z">
            <w:rPr>
              <w:del w:id="3948" w:author="Rachel Shipsey" w:date="2025-06-19T11:28:00Z"/>
              <w:rFonts w:cs="Arial"/>
              <w:sz w:val="20"/>
              <w:szCs w:val="20"/>
            </w:rPr>
          </w:rPrChange>
        </w:rPr>
        <w:pPrChange w:id="394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950" w:author="Rachel Shipsey" w:date="2025-06-19T11:28:00Z">
        <w:r w:rsidRPr="001903E0" w:rsidDel="003502F7">
          <w:rPr>
            <w:rFonts w:eastAsiaTheme="majorEastAsia" w:cstheme="majorBidi"/>
            <w:b/>
            <w:sz w:val="32"/>
            <w:szCs w:val="32"/>
            <w:rPrChange w:id="3951" w:author="Rachel Shipsey" w:date="2025-06-20T10:28:00Z">
              <w:rPr>
                <w:rFonts w:cs="Arial"/>
                <w:sz w:val="20"/>
                <w:szCs w:val="20"/>
              </w:rPr>
            </w:rPrChange>
          </w:rPr>
          <w:delText xml:space="preserve">The </w:delText>
        </w:r>
        <w:r w:rsidR="008231FE" w:rsidRPr="001903E0" w:rsidDel="003502F7">
          <w:rPr>
            <w:rFonts w:eastAsiaTheme="majorEastAsia" w:cstheme="majorBidi"/>
            <w:b/>
            <w:sz w:val="32"/>
            <w:szCs w:val="32"/>
            <w:rPrChange w:id="3952" w:author="Rachel Shipsey" w:date="2025-06-20T10:28:00Z">
              <w:rPr>
                <w:rFonts w:cs="Arial"/>
                <w:sz w:val="20"/>
                <w:szCs w:val="20"/>
              </w:rPr>
            </w:rPrChange>
          </w:rPr>
          <w:delText>p</w:delText>
        </w:r>
        <w:r w:rsidRPr="001903E0" w:rsidDel="003502F7">
          <w:rPr>
            <w:rFonts w:eastAsiaTheme="majorEastAsia" w:cstheme="majorBidi"/>
            <w:b/>
            <w:sz w:val="32"/>
            <w:szCs w:val="32"/>
            <w:rPrChange w:id="3953" w:author="Rachel Shipsey" w:date="2025-06-20T10:28:00Z">
              <w:rPr>
                <w:rFonts w:cs="Arial"/>
                <w:sz w:val="20"/>
                <w:szCs w:val="20"/>
              </w:rPr>
            </w:rPrChange>
          </w:rPr>
          <w:delText>ilot mapping was done in two phases and the section administrative boundary shape file was use</w:delText>
        </w:r>
        <w:r w:rsidR="00B90DEA" w:rsidRPr="001903E0" w:rsidDel="003502F7">
          <w:rPr>
            <w:rFonts w:eastAsiaTheme="majorEastAsia" w:cstheme="majorBidi"/>
            <w:b/>
            <w:sz w:val="32"/>
            <w:szCs w:val="32"/>
            <w:rPrChange w:id="3954" w:author="Rachel Shipsey" w:date="2025-06-20T10:28:00Z">
              <w:rPr>
                <w:rFonts w:cs="Arial"/>
                <w:sz w:val="20"/>
                <w:szCs w:val="20"/>
              </w:rPr>
            </w:rPrChange>
          </w:rPr>
          <w:delText>d</w:delText>
        </w:r>
        <w:r w:rsidRPr="001903E0" w:rsidDel="003502F7">
          <w:rPr>
            <w:rFonts w:eastAsiaTheme="majorEastAsia" w:cstheme="majorBidi"/>
            <w:b/>
            <w:sz w:val="32"/>
            <w:szCs w:val="32"/>
            <w:rPrChange w:id="3955" w:author="Rachel Shipsey" w:date="2025-06-20T10:28:00Z">
              <w:rPr>
                <w:rFonts w:cs="Arial"/>
                <w:sz w:val="20"/>
                <w:szCs w:val="20"/>
              </w:rPr>
            </w:rPrChange>
          </w:rPr>
          <w:delText xml:space="preserve">: </w:delText>
        </w:r>
        <w:bookmarkStart w:id="3956" w:name="_Toc201237587"/>
        <w:bookmarkStart w:id="3957" w:name="_Toc201318983"/>
        <w:bookmarkEnd w:id="3956"/>
        <w:bookmarkEnd w:id="3957"/>
      </w:del>
    </w:p>
    <w:p w14:paraId="73A412A8" w14:textId="042DA20D" w:rsidR="00543B4C" w:rsidRPr="001903E0" w:rsidDel="003502F7" w:rsidRDefault="00543B4C">
      <w:pPr>
        <w:pStyle w:val="ListParagraph"/>
        <w:spacing w:after="0" w:line="276" w:lineRule="auto"/>
        <w:jc w:val="both"/>
        <w:rPr>
          <w:del w:id="3958" w:author="Rachel Shipsey" w:date="2025-06-19T11:28:00Z"/>
          <w:rFonts w:eastAsiaTheme="majorEastAsia" w:cstheme="majorBidi"/>
          <w:b/>
          <w:sz w:val="32"/>
          <w:szCs w:val="32"/>
          <w:rPrChange w:id="3959" w:author="Rachel Shipsey" w:date="2025-06-20T10:28:00Z">
            <w:rPr>
              <w:del w:id="3960" w:author="Rachel Shipsey" w:date="2025-06-19T11:28:00Z"/>
              <w:rFonts w:cs="Arial"/>
              <w:sz w:val="20"/>
              <w:szCs w:val="20"/>
            </w:rPr>
          </w:rPrChange>
        </w:rPr>
        <w:pPrChange w:id="396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962" w:author="Rachel Shipsey" w:date="2025-06-19T11:28:00Z">
        <w:r w:rsidRPr="001903E0" w:rsidDel="003502F7">
          <w:rPr>
            <w:rFonts w:eastAsiaTheme="majorEastAsia" w:cstheme="majorBidi"/>
            <w:b/>
            <w:sz w:val="32"/>
            <w:szCs w:val="32"/>
            <w:rPrChange w:id="3963" w:author="Rachel Shipsey" w:date="2025-06-20T10:28:00Z">
              <w:rPr>
                <w:rFonts w:cs="Arial"/>
                <w:sz w:val="20"/>
                <w:szCs w:val="20"/>
              </w:rPr>
            </w:rPrChange>
          </w:rPr>
          <w:delText xml:space="preserve">- The first phase was done in the capital city to: assess the cartographic mapping software EA PAD 4.0 and the means of data transmission; assess the use of ARCGIS software in processing the data from EA PAD 4.0 for EA delineation; test the entire systems and processes including logistical requirements, deployments, average time spent to complete an EA in both rural and urban areas; and  identify likely problems to be faced by mappers in the field. </w:delText>
        </w:r>
        <w:bookmarkStart w:id="3964" w:name="_Toc201237588"/>
        <w:bookmarkStart w:id="3965" w:name="_Toc201318984"/>
        <w:bookmarkEnd w:id="3964"/>
        <w:bookmarkEnd w:id="3965"/>
      </w:del>
    </w:p>
    <w:p w14:paraId="786C9B5B" w14:textId="061AEAC0" w:rsidR="00543B4C" w:rsidRPr="001903E0" w:rsidDel="003502F7" w:rsidRDefault="00543B4C">
      <w:pPr>
        <w:pStyle w:val="ListParagraph"/>
        <w:spacing w:after="0" w:line="276" w:lineRule="auto"/>
        <w:jc w:val="both"/>
        <w:rPr>
          <w:del w:id="3966" w:author="Rachel Shipsey" w:date="2025-06-19T11:28:00Z"/>
          <w:rFonts w:eastAsiaTheme="majorEastAsia" w:cstheme="majorBidi"/>
          <w:b/>
          <w:sz w:val="32"/>
          <w:szCs w:val="32"/>
          <w:rPrChange w:id="3967" w:author="Rachel Shipsey" w:date="2025-06-20T10:28:00Z">
            <w:rPr>
              <w:del w:id="3968" w:author="Rachel Shipsey" w:date="2025-06-19T11:28:00Z"/>
              <w:rFonts w:cs="Arial"/>
              <w:sz w:val="20"/>
              <w:szCs w:val="20"/>
            </w:rPr>
          </w:rPrChange>
        </w:rPr>
        <w:pPrChange w:id="396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3970" w:author="Rachel Shipsey" w:date="2025-06-19T11:28:00Z">
        <w:r w:rsidRPr="001903E0" w:rsidDel="003502F7">
          <w:rPr>
            <w:rFonts w:eastAsiaTheme="majorEastAsia" w:cstheme="majorBidi"/>
            <w:b/>
            <w:sz w:val="32"/>
            <w:szCs w:val="32"/>
            <w:rPrChange w:id="3971" w:author="Rachel Shipsey" w:date="2025-06-20T10:28:00Z">
              <w:rPr>
                <w:rFonts w:cs="Arial"/>
                <w:sz w:val="20"/>
                <w:szCs w:val="20"/>
              </w:rPr>
            </w:rPrChange>
          </w:rPr>
          <w:delText xml:space="preserve">- In the second phase, the coverage was increased beyond the capital city with diversified prevailing conditions including hard to reach areas and poor internet connectivity. Three sections were randomly selected across the country. </w:delText>
        </w:r>
        <w:bookmarkStart w:id="3972" w:name="_Toc201237589"/>
        <w:bookmarkStart w:id="3973" w:name="_Toc201318985"/>
        <w:bookmarkEnd w:id="3972"/>
        <w:bookmarkEnd w:id="3973"/>
      </w:del>
    </w:p>
    <w:p w14:paraId="7990FAA6" w14:textId="51AC68A5" w:rsidR="00543B4C" w:rsidRPr="001903E0" w:rsidDel="003502F7" w:rsidRDefault="00543B4C">
      <w:pPr>
        <w:pStyle w:val="ListParagraph"/>
        <w:spacing w:after="0" w:line="276" w:lineRule="auto"/>
        <w:jc w:val="both"/>
        <w:rPr>
          <w:del w:id="3974" w:author="Rachel Shipsey" w:date="2025-06-19T11:28:00Z"/>
          <w:rFonts w:eastAsiaTheme="majorEastAsia" w:cstheme="majorBidi"/>
          <w:b/>
          <w:sz w:val="32"/>
          <w:szCs w:val="32"/>
          <w:rPrChange w:id="3975" w:author="Rachel Shipsey" w:date="2025-06-20T10:28:00Z">
            <w:rPr>
              <w:del w:id="3976" w:author="Rachel Shipsey" w:date="2025-06-19T11:28:00Z"/>
              <w:rFonts w:cs="Arial"/>
            </w:rPr>
          </w:rPrChange>
        </w:rPr>
        <w:pPrChange w:id="3977" w:author="Rachel Shipsey" w:date="2025-06-23T15:41:00Z">
          <w:pPr>
            <w:spacing w:after="0" w:line="276" w:lineRule="auto"/>
            <w:jc w:val="both"/>
          </w:pPr>
        </w:pPrChange>
      </w:pPr>
      <w:bookmarkStart w:id="3978" w:name="_Toc201237590"/>
      <w:bookmarkStart w:id="3979" w:name="_Toc201318986"/>
      <w:bookmarkEnd w:id="3978"/>
      <w:bookmarkEnd w:id="3979"/>
    </w:p>
    <w:p w14:paraId="49ECB79A" w14:textId="4AD20A9B" w:rsidR="00543B4C" w:rsidRPr="001903E0" w:rsidDel="003502F7" w:rsidRDefault="00543B4C">
      <w:pPr>
        <w:pStyle w:val="ListParagraph"/>
        <w:spacing w:after="0" w:line="276" w:lineRule="auto"/>
        <w:jc w:val="both"/>
        <w:rPr>
          <w:del w:id="3980" w:author="Rachel Shipsey" w:date="2025-06-19T11:28:00Z"/>
          <w:rFonts w:eastAsiaTheme="majorEastAsia"/>
          <w:sz w:val="32"/>
          <w:szCs w:val="32"/>
          <w:rPrChange w:id="3981" w:author="Rachel Shipsey" w:date="2025-06-20T10:28:00Z">
            <w:rPr>
              <w:del w:id="3982" w:author="Rachel Shipsey" w:date="2025-06-19T11:28:00Z"/>
              <w:rFonts w:eastAsia="Arial"/>
            </w:rPr>
          </w:rPrChange>
        </w:rPr>
        <w:pPrChange w:id="3983" w:author="Rachel Shipsey" w:date="2025-06-23T15:41:00Z">
          <w:pPr>
            <w:pStyle w:val="Heading3"/>
          </w:pPr>
        </w:pPrChange>
      </w:pPr>
      <w:del w:id="3984" w:author="Rachel Shipsey" w:date="2025-06-03T19:04:00Z">
        <w:r w:rsidRPr="001903E0" w:rsidDel="00627A74">
          <w:rPr>
            <w:rFonts w:eastAsiaTheme="majorEastAsia" w:cstheme="majorBidi"/>
            <w:b/>
            <w:sz w:val="32"/>
            <w:szCs w:val="32"/>
            <w:rPrChange w:id="3985" w:author="Rachel Shipsey" w:date="2025-06-20T10:28:00Z">
              <w:rPr>
                <w:rFonts w:eastAsia="Arial"/>
                <w:b w:val="0"/>
                <w:sz w:val="28"/>
              </w:rPr>
            </w:rPrChange>
          </w:rPr>
          <w:delText>3.2.2</w:delText>
        </w:r>
        <w:r w:rsidRPr="001903E0" w:rsidDel="00627A74">
          <w:tab/>
        </w:r>
      </w:del>
      <w:del w:id="3986" w:author="Rachel Shipsey" w:date="2025-06-19T11:28:00Z">
        <w:r w:rsidRPr="001903E0" w:rsidDel="003502F7">
          <w:rPr>
            <w:rFonts w:eastAsiaTheme="majorEastAsia" w:cstheme="majorBidi"/>
            <w:b/>
            <w:sz w:val="32"/>
            <w:szCs w:val="32"/>
            <w:rPrChange w:id="3987" w:author="Rachel Shipsey" w:date="2025-06-20T10:28:00Z">
              <w:rPr>
                <w:b w:val="0"/>
                <w:color w:val="00B0F0"/>
                <w:sz w:val="28"/>
              </w:rPr>
            </w:rPrChange>
          </w:rPr>
          <w:delText>Lessons</w:delText>
        </w:r>
        <w:r w:rsidRPr="001903E0" w:rsidDel="003502F7">
          <w:delText xml:space="preserve"> Learnt</w:delText>
        </w:r>
        <w:bookmarkStart w:id="3988" w:name="_Toc201237591"/>
        <w:bookmarkStart w:id="3989" w:name="_Toc201318987"/>
        <w:bookmarkEnd w:id="3988"/>
        <w:bookmarkEnd w:id="3989"/>
      </w:del>
    </w:p>
    <w:p w14:paraId="194C6E2F" w14:textId="76EDAA4E" w:rsidR="00543B4C" w:rsidRPr="001903E0" w:rsidDel="003502F7" w:rsidRDefault="00543B4C">
      <w:pPr>
        <w:pStyle w:val="ListParagraph"/>
        <w:spacing w:after="0" w:line="276" w:lineRule="auto"/>
        <w:jc w:val="both"/>
        <w:rPr>
          <w:del w:id="3990" w:author="Rachel Shipsey" w:date="2025-06-19T11:28:00Z"/>
          <w:rFonts w:eastAsiaTheme="majorEastAsia" w:cstheme="majorBidi"/>
          <w:b/>
          <w:sz w:val="32"/>
          <w:szCs w:val="32"/>
          <w:rPrChange w:id="3991" w:author="Rachel Shipsey" w:date="2025-06-20T10:28:00Z">
            <w:rPr>
              <w:del w:id="3992" w:author="Rachel Shipsey" w:date="2025-06-19T11:28:00Z"/>
              <w:rFonts w:cs="Arial"/>
              <w:bCs/>
            </w:rPr>
          </w:rPrChange>
        </w:rPr>
        <w:pPrChange w:id="3993" w:author="Rachel Shipsey" w:date="2025-06-23T15:41:00Z">
          <w:pPr>
            <w:spacing w:after="0" w:line="276" w:lineRule="auto"/>
            <w:jc w:val="both"/>
          </w:pPr>
        </w:pPrChange>
      </w:pPr>
      <w:bookmarkStart w:id="3994" w:name="_Toc201237592"/>
      <w:bookmarkStart w:id="3995" w:name="_Toc201318988"/>
      <w:bookmarkEnd w:id="3994"/>
      <w:bookmarkEnd w:id="3995"/>
    </w:p>
    <w:p w14:paraId="3AF3FFD2" w14:textId="2D2A616C" w:rsidR="00543B4C" w:rsidRPr="001903E0" w:rsidDel="003502F7" w:rsidRDefault="00543B4C">
      <w:pPr>
        <w:pStyle w:val="ListParagraph"/>
        <w:spacing w:after="0" w:line="276" w:lineRule="auto"/>
        <w:jc w:val="both"/>
        <w:rPr>
          <w:del w:id="3996" w:author="Rachel Shipsey" w:date="2025-06-19T11:28:00Z"/>
          <w:rFonts w:eastAsiaTheme="majorEastAsia" w:cstheme="majorBidi"/>
          <w:b/>
          <w:sz w:val="32"/>
          <w:szCs w:val="32"/>
          <w:rPrChange w:id="3997" w:author="Rachel Shipsey" w:date="2025-06-20T10:28:00Z">
            <w:rPr>
              <w:del w:id="3998" w:author="Rachel Shipsey" w:date="2025-06-19T11:28:00Z"/>
              <w:rFonts w:cs="Arial"/>
            </w:rPr>
          </w:rPrChange>
        </w:rPr>
        <w:pPrChange w:id="3999" w:author="Rachel Shipsey" w:date="2025-06-23T15:41:00Z">
          <w:pPr>
            <w:jc w:val="both"/>
          </w:pPr>
        </w:pPrChange>
      </w:pPr>
      <w:del w:id="4000" w:author="Rachel Shipsey" w:date="2025-06-19T11:28:00Z">
        <w:r w:rsidRPr="001903E0" w:rsidDel="003502F7">
          <w:rPr>
            <w:rFonts w:eastAsiaTheme="majorEastAsia" w:cstheme="majorBidi"/>
            <w:b/>
            <w:sz w:val="32"/>
            <w:szCs w:val="32"/>
            <w:rPrChange w:id="4001" w:author="Rachel Shipsey" w:date="2025-06-20T10:28:00Z">
              <w:rPr>
                <w:rFonts w:cs="Arial"/>
              </w:rPr>
            </w:rPrChange>
          </w:rPr>
          <w:delText>Testing of the mapping methodology is key for an effective digital cartographic mapping process. The application used for data collection in Kenya (ArcGIS survey 123) was not tested during the pilot mapping. It was introduced after the pilot mapping to fill the gaps identified from the ODK earlier proposed. Therefore, unanticipated challenges may arise during the main exercise and compromise data quality.</w:delText>
        </w:r>
        <w:bookmarkStart w:id="4002" w:name="_Toc201237593"/>
        <w:bookmarkStart w:id="4003" w:name="_Toc201318989"/>
        <w:bookmarkEnd w:id="4002"/>
        <w:bookmarkEnd w:id="4003"/>
      </w:del>
    </w:p>
    <w:p w14:paraId="3DA9DE20" w14:textId="28D0A21E" w:rsidR="00543B4C" w:rsidRPr="001903E0" w:rsidDel="003502F7" w:rsidRDefault="00543B4C">
      <w:pPr>
        <w:pStyle w:val="ListParagraph"/>
        <w:spacing w:after="0" w:line="276" w:lineRule="auto"/>
        <w:jc w:val="both"/>
        <w:rPr>
          <w:del w:id="4004" w:author="Rachel Shipsey" w:date="2025-06-19T11:28:00Z"/>
          <w:rFonts w:eastAsiaTheme="majorEastAsia"/>
          <w:sz w:val="32"/>
          <w:szCs w:val="32"/>
          <w:rPrChange w:id="4005" w:author="Rachel Shipsey" w:date="2025-06-20T10:28:00Z">
            <w:rPr>
              <w:del w:id="4006" w:author="Rachel Shipsey" w:date="2025-06-19T11:28:00Z"/>
              <w:rFonts w:eastAsia="Arial"/>
            </w:rPr>
          </w:rPrChange>
        </w:rPr>
        <w:pPrChange w:id="4007" w:author="Rachel Shipsey" w:date="2025-06-23T15:41:00Z">
          <w:pPr>
            <w:pStyle w:val="Heading3"/>
          </w:pPr>
        </w:pPrChange>
      </w:pPr>
      <w:del w:id="4008" w:author="Rachel Shipsey" w:date="2025-06-03T19:04:00Z">
        <w:r w:rsidRPr="001903E0" w:rsidDel="00627A74">
          <w:rPr>
            <w:rFonts w:eastAsiaTheme="majorEastAsia" w:cstheme="majorBidi"/>
            <w:b/>
            <w:sz w:val="32"/>
            <w:szCs w:val="32"/>
            <w:rPrChange w:id="4009" w:author="Rachel Shipsey" w:date="2025-06-20T10:28:00Z">
              <w:rPr>
                <w:rFonts w:eastAsia="Arial"/>
                <w:b w:val="0"/>
                <w:color w:val="00B0F0"/>
                <w:sz w:val="28"/>
              </w:rPr>
            </w:rPrChange>
          </w:rPr>
          <w:delText>3.2.3</w:delText>
        </w:r>
        <w:r w:rsidRPr="001903E0" w:rsidDel="00627A74">
          <w:tab/>
        </w:r>
      </w:del>
      <w:del w:id="4010" w:author="Rachel Shipsey" w:date="2025-06-19T11:28:00Z">
        <w:r w:rsidRPr="001903E0" w:rsidDel="003502F7">
          <w:rPr>
            <w:rFonts w:eastAsiaTheme="majorEastAsia" w:cstheme="majorBidi"/>
            <w:b/>
            <w:sz w:val="32"/>
            <w:szCs w:val="32"/>
            <w:rPrChange w:id="4011" w:author="Rachel Shipsey" w:date="2025-06-20T10:28:00Z">
              <w:rPr>
                <w:b w:val="0"/>
                <w:color w:val="00B0F0"/>
                <w:sz w:val="28"/>
              </w:rPr>
            </w:rPrChange>
          </w:rPr>
          <w:delText>Recommendations</w:delText>
        </w:r>
        <w:bookmarkStart w:id="4012" w:name="_Toc201237594"/>
        <w:bookmarkStart w:id="4013" w:name="_Toc201318990"/>
        <w:bookmarkEnd w:id="4012"/>
        <w:bookmarkEnd w:id="4013"/>
      </w:del>
    </w:p>
    <w:p w14:paraId="38BB4C5D" w14:textId="42F7A28C" w:rsidR="00543B4C" w:rsidRPr="001903E0" w:rsidDel="003502F7" w:rsidRDefault="00543B4C">
      <w:pPr>
        <w:pStyle w:val="ListParagraph"/>
        <w:spacing w:after="0" w:line="276" w:lineRule="auto"/>
        <w:jc w:val="both"/>
        <w:rPr>
          <w:del w:id="4014" w:author="Rachel Shipsey" w:date="2025-06-19T11:28:00Z"/>
          <w:rFonts w:eastAsiaTheme="majorEastAsia" w:cstheme="majorBidi"/>
          <w:b/>
          <w:sz w:val="32"/>
          <w:szCs w:val="32"/>
          <w:rPrChange w:id="4015" w:author="Rachel Shipsey" w:date="2025-06-20T10:28:00Z">
            <w:rPr>
              <w:del w:id="4016" w:author="Rachel Shipsey" w:date="2025-06-19T11:28:00Z"/>
              <w:rFonts w:cs="Arial"/>
            </w:rPr>
          </w:rPrChange>
        </w:rPr>
        <w:pPrChange w:id="4017" w:author="Rachel Shipsey" w:date="2025-06-23T15:41:00Z">
          <w:pPr>
            <w:pStyle w:val="ListParagraph"/>
            <w:numPr>
              <w:numId w:val="24"/>
            </w:numPr>
            <w:spacing w:after="0" w:line="276" w:lineRule="auto"/>
            <w:ind w:left="709" w:hanging="360"/>
            <w:jc w:val="both"/>
          </w:pPr>
        </w:pPrChange>
      </w:pPr>
      <w:del w:id="4018" w:author="Rachel Shipsey" w:date="2025-06-19T11:28:00Z">
        <w:r w:rsidRPr="001903E0" w:rsidDel="003502F7">
          <w:rPr>
            <w:rFonts w:eastAsiaTheme="majorEastAsia" w:cstheme="majorBidi"/>
            <w:b/>
            <w:sz w:val="32"/>
            <w:szCs w:val="32"/>
            <w:rPrChange w:id="4019" w:author="Rachel Shipsey" w:date="2025-06-20T10:28:00Z">
              <w:rPr>
                <w:rFonts w:cs="Arial"/>
              </w:rPr>
            </w:rPrChange>
          </w:rPr>
          <w:delText xml:space="preserve">With any software development, it is important </w:delText>
        </w:r>
        <w:r w:rsidR="00B46139" w:rsidRPr="001903E0" w:rsidDel="003502F7">
          <w:rPr>
            <w:rFonts w:eastAsiaTheme="majorEastAsia" w:cstheme="majorBidi"/>
            <w:b/>
            <w:sz w:val="32"/>
            <w:szCs w:val="32"/>
            <w:rPrChange w:id="4020" w:author="Rachel Shipsey" w:date="2025-06-20T10:28:00Z">
              <w:rPr>
                <w:rFonts w:cs="Arial"/>
              </w:rPr>
            </w:rPrChange>
          </w:rPr>
          <w:delText>to</w:delText>
        </w:r>
        <w:r w:rsidRPr="001903E0" w:rsidDel="003502F7">
          <w:rPr>
            <w:rFonts w:eastAsiaTheme="majorEastAsia" w:cstheme="majorBidi"/>
            <w:b/>
            <w:sz w:val="32"/>
            <w:szCs w:val="32"/>
            <w:rPrChange w:id="4021" w:author="Rachel Shipsey" w:date="2025-06-20T10:28:00Z">
              <w:rPr>
                <w:rFonts w:cs="Arial"/>
              </w:rPr>
            </w:rPrChange>
          </w:rPr>
          <w:delText xml:space="preserve"> give sufficient time to develop and test the cartographic system independently. The software manager must be the one to give the time needed to develop the system together with the census manager to be in sync with the overall census plan and timelines. Namibia had to postpone its first pilot testing because the d</w:delText>
        </w:r>
        <w:r w:rsidR="00E226E8" w:rsidRPr="001903E0" w:rsidDel="003502F7">
          <w:rPr>
            <w:rFonts w:eastAsiaTheme="majorEastAsia" w:cstheme="majorBidi"/>
            <w:b/>
            <w:sz w:val="32"/>
            <w:szCs w:val="32"/>
            <w:rPrChange w:id="4022" w:author="Rachel Shipsey" w:date="2025-06-20T10:28:00Z">
              <w:rPr>
                <w:rFonts w:cs="Arial"/>
              </w:rPr>
            </w:rPrChange>
          </w:rPr>
          <w:delText>uration</w:delText>
        </w:r>
        <w:r w:rsidRPr="001903E0" w:rsidDel="003502F7">
          <w:rPr>
            <w:rFonts w:eastAsiaTheme="majorEastAsia" w:cstheme="majorBidi"/>
            <w:b/>
            <w:sz w:val="32"/>
            <w:szCs w:val="32"/>
            <w:rPrChange w:id="4023" w:author="Rachel Shipsey" w:date="2025-06-20T10:28:00Z">
              <w:rPr>
                <w:rFonts w:cs="Arial"/>
              </w:rPr>
            </w:rPrChange>
          </w:rPr>
          <w:delText xml:space="preserve"> that w</w:delText>
        </w:r>
        <w:r w:rsidR="00E226E8" w:rsidRPr="001903E0" w:rsidDel="003502F7">
          <w:rPr>
            <w:rFonts w:eastAsiaTheme="majorEastAsia" w:cstheme="majorBidi"/>
            <w:b/>
            <w:sz w:val="32"/>
            <w:szCs w:val="32"/>
            <w:rPrChange w:id="4024" w:author="Rachel Shipsey" w:date="2025-06-20T10:28:00Z">
              <w:rPr>
                <w:rFonts w:cs="Arial"/>
              </w:rPr>
            </w:rPrChange>
          </w:rPr>
          <w:delText>as</w:delText>
        </w:r>
        <w:r w:rsidRPr="001903E0" w:rsidDel="003502F7">
          <w:rPr>
            <w:rFonts w:eastAsiaTheme="majorEastAsia" w:cstheme="majorBidi"/>
            <w:b/>
            <w:sz w:val="32"/>
            <w:szCs w:val="32"/>
            <w:rPrChange w:id="4025" w:author="Rachel Shipsey" w:date="2025-06-20T10:28:00Z">
              <w:rPr>
                <w:rFonts w:cs="Arial"/>
              </w:rPr>
            </w:rPrChange>
          </w:rPr>
          <w:delText xml:space="preserve"> allocated for </w:delText>
        </w:r>
        <w:r w:rsidR="0009518C" w:rsidRPr="001903E0" w:rsidDel="003502F7">
          <w:rPr>
            <w:rFonts w:eastAsiaTheme="majorEastAsia" w:cstheme="majorBidi"/>
            <w:b/>
            <w:sz w:val="32"/>
            <w:szCs w:val="32"/>
            <w:rPrChange w:id="4026" w:author="Rachel Shipsey" w:date="2025-06-20T10:28:00Z">
              <w:rPr>
                <w:rFonts w:cs="Arial"/>
              </w:rPr>
            </w:rPrChange>
          </w:rPr>
          <w:delText xml:space="preserve">programming </w:delText>
        </w:r>
        <w:r w:rsidRPr="001903E0" w:rsidDel="003502F7">
          <w:rPr>
            <w:rFonts w:eastAsiaTheme="majorEastAsia" w:cstheme="majorBidi"/>
            <w:b/>
            <w:sz w:val="32"/>
            <w:szCs w:val="32"/>
            <w:rPrChange w:id="4027" w:author="Rachel Shipsey" w:date="2025-06-20T10:28:00Z">
              <w:rPr>
                <w:rFonts w:cs="Arial"/>
              </w:rPr>
            </w:rPrChange>
          </w:rPr>
          <w:delText>tasks w</w:delText>
        </w:r>
        <w:r w:rsidR="0009518C" w:rsidRPr="001903E0" w:rsidDel="003502F7">
          <w:rPr>
            <w:rFonts w:eastAsiaTheme="majorEastAsia" w:cstheme="majorBidi"/>
            <w:b/>
            <w:sz w:val="32"/>
            <w:szCs w:val="32"/>
            <w:rPrChange w:id="4028" w:author="Rachel Shipsey" w:date="2025-06-20T10:28:00Z">
              <w:rPr>
                <w:rFonts w:cs="Arial"/>
              </w:rPr>
            </w:rPrChange>
          </w:rPr>
          <w:delText>as</w:delText>
        </w:r>
        <w:r w:rsidRPr="001903E0" w:rsidDel="003502F7">
          <w:rPr>
            <w:rFonts w:eastAsiaTheme="majorEastAsia" w:cstheme="majorBidi"/>
            <w:b/>
            <w:sz w:val="32"/>
            <w:szCs w:val="32"/>
            <w:rPrChange w:id="4029" w:author="Rachel Shipsey" w:date="2025-06-20T10:28:00Z">
              <w:rPr>
                <w:rFonts w:cs="Arial"/>
              </w:rPr>
            </w:rPrChange>
          </w:rPr>
          <w:delText xml:space="preserve"> not sufficient. The team had insufficient time allocations for developing and testing the application.</w:delText>
        </w:r>
        <w:bookmarkStart w:id="4030" w:name="_Toc201237595"/>
        <w:bookmarkStart w:id="4031" w:name="_Toc201318991"/>
        <w:bookmarkEnd w:id="4030"/>
        <w:bookmarkEnd w:id="4031"/>
      </w:del>
    </w:p>
    <w:p w14:paraId="046D645B" w14:textId="365678F9" w:rsidR="00543B4C" w:rsidRPr="001903E0" w:rsidDel="003502F7" w:rsidRDefault="00543B4C">
      <w:pPr>
        <w:pStyle w:val="ListParagraph"/>
        <w:spacing w:after="0" w:line="276" w:lineRule="auto"/>
        <w:jc w:val="both"/>
        <w:rPr>
          <w:del w:id="4032" w:author="Rachel Shipsey" w:date="2025-06-19T11:28:00Z"/>
          <w:rFonts w:eastAsiaTheme="majorEastAsia" w:cstheme="majorBidi"/>
          <w:b/>
          <w:sz w:val="32"/>
          <w:szCs w:val="32"/>
          <w:rPrChange w:id="4033" w:author="Rachel Shipsey" w:date="2025-06-20T10:28:00Z">
            <w:rPr>
              <w:del w:id="4034" w:author="Rachel Shipsey" w:date="2025-06-19T11:28:00Z"/>
              <w:rFonts w:cs="Arial"/>
            </w:rPr>
          </w:rPrChange>
        </w:rPr>
        <w:pPrChange w:id="4035" w:author="Rachel Shipsey" w:date="2025-06-23T15:41:00Z">
          <w:pPr>
            <w:pStyle w:val="ListParagraph"/>
            <w:numPr>
              <w:numId w:val="24"/>
            </w:numPr>
            <w:spacing w:after="0" w:line="276" w:lineRule="auto"/>
            <w:ind w:left="709" w:hanging="360"/>
            <w:jc w:val="both"/>
          </w:pPr>
        </w:pPrChange>
      </w:pPr>
      <w:del w:id="4036" w:author="Rachel Shipsey" w:date="2025-06-19T11:28:00Z">
        <w:r w:rsidRPr="001903E0" w:rsidDel="003502F7">
          <w:rPr>
            <w:rFonts w:eastAsiaTheme="majorEastAsia" w:cstheme="majorBidi"/>
            <w:b/>
            <w:sz w:val="32"/>
            <w:szCs w:val="32"/>
            <w:rPrChange w:id="4037" w:author="Rachel Shipsey" w:date="2025-06-20T10:28:00Z">
              <w:rPr>
                <w:rFonts w:cs="Arial"/>
              </w:rPr>
            </w:rPrChange>
          </w:rPr>
          <w:delText>Initial field tests of the mapping application should be</w:delText>
        </w:r>
        <w:r w:rsidR="00740CF1" w:rsidRPr="001903E0" w:rsidDel="003502F7">
          <w:rPr>
            <w:rFonts w:eastAsiaTheme="majorEastAsia" w:cstheme="majorBidi"/>
            <w:b/>
            <w:sz w:val="32"/>
            <w:szCs w:val="32"/>
            <w:rPrChange w:id="4038" w:author="Rachel Shipsey" w:date="2025-06-20T10:28:00Z">
              <w:rPr>
                <w:rFonts w:cs="Arial"/>
              </w:rPr>
            </w:rPrChange>
          </w:rPr>
          <w:delText xml:space="preserve"> done</w:delText>
        </w:r>
        <w:r w:rsidRPr="001903E0" w:rsidDel="003502F7">
          <w:rPr>
            <w:rFonts w:eastAsiaTheme="majorEastAsia" w:cstheme="majorBidi"/>
            <w:b/>
            <w:sz w:val="32"/>
            <w:szCs w:val="32"/>
            <w:rPrChange w:id="4039" w:author="Rachel Shipsey" w:date="2025-06-20T10:28:00Z">
              <w:rPr>
                <w:rFonts w:cs="Arial"/>
              </w:rPr>
            </w:rPrChange>
          </w:rPr>
          <w:delText xml:space="preserve"> prior to the piloting exercise on a small scale to save costs and perfect the system instead of having two phases </w:delText>
        </w:r>
        <w:r w:rsidR="00242111" w:rsidRPr="001903E0" w:rsidDel="003502F7">
          <w:rPr>
            <w:rFonts w:eastAsiaTheme="majorEastAsia" w:cstheme="majorBidi"/>
            <w:b/>
            <w:sz w:val="32"/>
            <w:szCs w:val="32"/>
            <w:rPrChange w:id="4040" w:author="Rachel Shipsey" w:date="2025-06-20T10:28:00Z">
              <w:rPr>
                <w:rFonts w:cs="Arial"/>
              </w:rPr>
            </w:rPrChange>
          </w:rPr>
          <w:delText xml:space="preserve">of piloting </w:delText>
        </w:r>
        <w:r w:rsidRPr="001903E0" w:rsidDel="003502F7">
          <w:rPr>
            <w:rFonts w:eastAsiaTheme="majorEastAsia" w:cstheme="majorBidi"/>
            <w:b/>
            <w:sz w:val="32"/>
            <w:szCs w:val="32"/>
            <w:rPrChange w:id="4041" w:author="Rachel Shipsey" w:date="2025-06-20T10:28:00Z">
              <w:rPr>
                <w:rFonts w:cs="Arial"/>
              </w:rPr>
            </w:rPrChange>
          </w:rPr>
          <w:delText>like was the case in Sierra Leone.</w:delText>
        </w:r>
        <w:bookmarkStart w:id="4042" w:name="_Toc201237596"/>
        <w:bookmarkStart w:id="4043" w:name="_Toc201318992"/>
        <w:bookmarkEnd w:id="4042"/>
        <w:bookmarkEnd w:id="4043"/>
      </w:del>
    </w:p>
    <w:p w14:paraId="73AF9EFE" w14:textId="3D7AE9A6" w:rsidR="00543B4C" w:rsidRPr="001903E0" w:rsidDel="003502F7" w:rsidRDefault="00543B4C">
      <w:pPr>
        <w:pStyle w:val="ListParagraph"/>
        <w:spacing w:after="0" w:line="276" w:lineRule="auto"/>
        <w:jc w:val="both"/>
        <w:rPr>
          <w:del w:id="4044" w:author="Rachel Shipsey" w:date="2025-06-19T11:28:00Z"/>
        </w:rPr>
        <w:pPrChange w:id="4045" w:author="Rachel Shipsey" w:date="2025-06-23T15:41:00Z">
          <w:pPr>
            <w:pStyle w:val="Heading1"/>
          </w:pPr>
        </w:pPrChange>
      </w:pPr>
      <w:del w:id="4046" w:author="Rachel Shipsey" w:date="2025-06-03T19:04:00Z">
        <w:r w:rsidRPr="001903E0" w:rsidDel="00627A74">
          <w:delText xml:space="preserve">3.3 </w:delText>
        </w:r>
      </w:del>
      <w:del w:id="4047" w:author="Rachel Shipsey" w:date="2025-06-19T11:28:00Z">
        <w:r w:rsidRPr="001903E0" w:rsidDel="003502F7">
          <w:delText xml:space="preserve">Publicity and </w:delText>
        </w:r>
        <w:r w:rsidR="5BDC3FD5" w:rsidRPr="001903E0" w:rsidDel="003502F7">
          <w:delText>a</w:delText>
        </w:r>
        <w:r w:rsidRPr="001903E0" w:rsidDel="003502F7">
          <w:delText xml:space="preserve">dvocacy for cartographic </w:delText>
        </w:r>
        <w:r w:rsidR="7DF9F7BF" w:rsidRPr="001903E0" w:rsidDel="003502F7">
          <w:delText>m</w:delText>
        </w:r>
        <w:r w:rsidRPr="001903E0" w:rsidDel="003502F7">
          <w:delText>apping</w:delText>
        </w:r>
        <w:bookmarkStart w:id="4048" w:name="_Toc201237597"/>
        <w:bookmarkStart w:id="4049" w:name="_Toc201318993"/>
        <w:bookmarkEnd w:id="4048"/>
        <w:bookmarkEnd w:id="4049"/>
      </w:del>
    </w:p>
    <w:p w14:paraId="35B63485" w14:textId="2F6261D8" w:rsidR="003676ED" w:rsidRPr="001903E0" w:rsidDel="003502F7" w:rsidRDefault="003676ED">
      <w:pPr>
        <w:pStyle w:val="ListParagraph"/>
        <w:spacing w:after="0" w:line="276" w:lineRule="auto"/>
        <w:jc w:val="both"/>
        <w:rPr>
          <w:del w:id="4050" w:author="Rachel Shipsey" w:date="2025-06-19T11:28:00Z"/>
          <w:rFonts w:eastAsiaTheme="majorEastAsia" w:cstheme="majorBidi"/>
          <w:b/>
          <w:sz w:val="32"/>
          <w:szCs w:val="32"/>
          <w:rPrChange w:id="4051" w:author="Rachel Shipsey" w:date="2025-06-20T10:28:00Z">
            <w:rPr>
              <w:del w:id="4052" w:author="Rachel Shipsey" w:date="2025-06-19T11:28:00Z"/>
              <w:rFonts w:cs="Arial"/>
            </w:rPr>
          </w:rPrChange>
        </w:rPr>
        <w:pPrChange w:id="4053" w:author="Rachel Shipsey" w:date="2025-06-23T15:41:00Z">
          <w:pPr>
            <w:spacing w:after="0" w:line="276" w:lineRule="auto"/>
            <w:jc w:val="both"/>
          </w:pPr>
        </w:pPrChange>
      </w:pPr>
      <w:bookmarkStart w:id="4054" w:name="_Toc201237598"/>
      <w:bookmarkStart w:id="4055" w:name="_Toc201318994"/>
      <w:bookmarkEnd w:id="4054"/>
      <w:bookmarkEnd w:id="4055"/>
    </w:p>
    <w:p w14:paraId="33736F5C" w14:textId="6EFC22E1" w:rsidR="00543B4C" w:rsidRPr="001903E0" w:rsidDel="003502F7" w:rsidRDefault="00543B4C">
      <w:pPr>
        <w:pStyle w:val="ListParagraph"/>
        <w:spacing w:after="0" w:line="276" w:lineRule="auto"/>
        <w:jc w:val="both"/>
        <w:rPr>
          <w:del w:id="4056" w:author="Rachel Shipsey" w:date="2025-06-19T11:28:00Z"/>
          <w:rFonts w:eastAsiaTheme="majorEastAsia" w:cstheme="majorBidi"/>
          <w:b/>
          <w:sz w:val="32"/>
          <w:szCs w:val="32"/>
          <w:rPrChange w:id="4057" w:author="Rachel Shipsey" w:date="2025-06-20T10:28:00Z">
            <w:rPr>
              <w:del w:id="4058" w:author="Rachel Shipsey" w:date="2025-06-19T11:28:00Z"/>
              <w:rFonts w:cs="Arial"/>
            </w:rPr>
          </w:rPrChange>
        </w:rPr>
        <w:pPrChange w:id="4059" w:author="Rachel Shipsey" w:date="2025-06-23T15:41:00Z">
          <w:pPr>
            <w:spacing w:after="0" w:line="276" w:lineRule="auto"/>
            <w:jc w:val="both"/>
          </w:pPr>
        </w:pPrChange>
      </w:pPr>
      <w:del w:id="4060" w:author="Rachel Shipsey" w:date="2025-06-19T11:28:00Z">
        <w:r w:rsidRPr="001903E0" w:rsidDel="003502F7">
          <w:rPr>
            <w:rFonts w:eastAsiaTheme="majorEastAsia" w:cstheme="majorBidi"/>
            <w:b/>
            <w:sz w:val="32"/>
            <w:szCs w:val="32"/>
            <w:rPrChange w:id="4061" w:author="Rachel Shipsey" w:date="2025-06-20T10:28:00Z">
              <w:rPr>
                <w:rFonts w:cs="Arial"/>
              </w:rPr>
            </w:rPrChange>
          </w:rPr>
          <w:delText xml:space="preserve">Publicity and advocacy for cartographic mapping is done to create awareness of the activity and seek support for the main cartographic mapping and census enumeration. During publicity NSOs </w:delText>
        </w:r>
        <w:r w:rsidR="11DC2FB1" w:rsidRPr="001903E0" w:rsidDel="003502F7">
          <w:rPr>
            <w:rFonts w:eastAsiaTheme="majorEastAsia" w:cstheme="majorBidi"/>
            <w:b/>
            <w:sz w:val="32"/>
            <w:szCs w:val="32"/>
            <w:rPrChange w:id="4062" w:author="Rachel Shipsey" w:date="2025-06-20T10:28:00Z">
              <w:rPr>
                <w:rFonts w:cs="Arial"/>
              </w:rPr>
            </w:rPrChange>
          </w:rPr>
          <w:delText>seek</w:delText>
        </w:r>
        <w:r w:rsidRPr="001903E0" w:rsidDel="003502F7">
          <w:rPr>
            <w:rFonts w:eastAsiaTheme="majorEastAsia" w:cstheme="majorBidi"/>
            <w:b/>
            <w:sz w:val="32"/>
            <w:szCs w:val="32"/>
            <w:rPrChange w:id="4063" w:author="Rachel Shipsey" w:date="2025-06-20T10:28:00Z">
              <w:rPr>
                <w:rFonts w:cs="Arial"/>
              </w:rPr>
            </w:rPrChange>
          </w:rPr>
          <w:delText xml:space="preserve"> collaboration, support, involvement, and ownership of the grassroot stakeholders and local </w:delText>
        </w:r>
        <w:r w:rsidR="4F25B416" w:rsidRPr="001903E0" w:rsidDel="003502F7">
          <w:rPr>
            <w:rFonts w:eastAsiaTheme="majorEastAsia" w:cstheme="majorBidi"/>
            <w:b/>
            <w:sz w:val="32"/>
            <w:szCs w:val="32"/>
            <w:rPrChange w:id="4064" w:author="Rachel Shipsey" w:date="2025-06-20T10:28:00Z">
              <w:rPr>
                <w:rFonts w:cs="Arial"/>
              </w:rPr>
            </w:rPrChange>
          </w:rPr>
          <w:delText>leadership. The</w:delText>
        </w:r>
        <w:r w:rsidRPr="001903E0" w:rsidDel="003502F7">
          <w:rPr>
            <w:rFonts w:eastAsiaTheme="majorEastAsia" w:cstheme="majorBidi"/>
            <w:b/>
            <w:sz w:val="32"/>
            <w:szCs w:val="32"/>
            <w:rPrChange w:id="4065" w:author="Rachel Shipsey" w:date="2025-06-20T10:28:00Z">
              <w:rPr>
                <w:rFonts w:cs="Arial"/>
              </w:rPr>
            </w:rPrChange>
          </w:rPr>
          <w:delText xml:space="preserve"> roles and responsibilities of all the stakeholders</w:delText>
        </w:r>
        <w:r w:rsidR="42AE4914" w:rsidRPr="001903E0" w:rsidDel="003502F7">
          <w:rPr>
            <w:rFonts w:eastAsiaTheme="majorEastAsia" w:cstheme="majorBidi"/>
            <w:b/>
            <w:sz w:val="32"/>
            <w:szCs w:val="32"/>
            <w:rPrChange w:id="4066" w:author="Rachel Shipsey" w:date="2025-06-20T10:28:00Z">
              <w:rPr>
                <w:rFonts w:cs="Arial"/>
              </w:rPr>
            </w:rPrChange>
          </w:rPr>
          <w:delText xml:space="preserve"> are also established</w:delText>
        </w:r>
        <w:r w:rsidRPr="001903E0" w:rsidDel="003502F7">
          <w:rPr>
            <w:rFonts w:eastAsiaTheme="majorEastAsia" w:cstheme="majorBidi"/>
            <w:b/>
            <w:sz w:val="32"/>
            <w:szCs w:val="32"/>
            <w:rPrChange w:id="4067" w:author="Rachel Shipsey" w:date="2025-06-20T10:28:00Z">
              <w:rPr>
                <w:rFonts w:cs="Arial"/>
              </w:rPr>
            </w:rPrChange>
          </w:rPr>
          <w:delText xml:space="preserve">. </w:delText>
        </w:r>
        <w:bookmarkStart w:id="4068" w:name="_Toc201237599"/>
        <w:bookmarkStart w:id="4069" w:name="_Toc201318995"/>
        <w:bookmarkEnd w:id="4068"/>
        <w:bookmarkEnd w:id="4069"/>
      </w:del>
    </w:p>
    <w:p w14:paraId="3FA9D697" w14:textId="59D30B0C" w:rsidR="00E02267" w:rsidRPr="001903E0" w:rsidDel="003502F7" w:rsidRDefault="00E02267">
      <w:pPr>
        <w:pStyle w:val="ListParagraph"/>
        <w:spacing w:after="0" w:line="276" w:lineRule="auto"/>
        <w:jc w:val="both"/>
        <w:rPr>
          <w:del w:id="4070" w:author="Rachel Shipsey" w:date="2025-06-19T11:28:00Z"/>
          <w:rFonts w:eastAsiaTheme="majorEastAsia" w:cstheme="majorBidi"/>
          <w:b/>
          <w:sz w:val="32"/>
          <w:szCs w:val="32"/>
          <w:rPrChange w:id="4071" w:author="Rachel Shipsey" w:date="2025-06-20T10:28:00Z">
            <w:rPr>
              <w:del w:id="4072" w:author="Rachel Shipsey" w:date="2025-06-19T11:28:00Z"/>
              <w:rFonts w:cs="Arial"/>
            </w:rPr>
          </w:rPrChange>
        </w:rPr>
        <w:pPrChange w:id="4073" w:author="Rachel Shipsey" w:date="2025-06-23T15:41:00Z">
          <w:pPr>
            <w:spacing w:after="0" w:line="276" w:lineRule="auto"/>
            <w:jc w:val="both"/>
          </w:pPr>
        </w:pPrChange>
      </w:pPr>
      <w:bookmarkStart w:id="4074" w:name="_Toc201237600"/>
      <w:bookmarkStart w:id="4075" w:name="_Toc201318996"/>
      <w:bookmarkEnd w:id="4074"/>
      <w:bookmarkEnd w:id="4075"/>
    </w:p>
    <w:p w14:paraId="6E83E447" w14:textId="6DBCA08D" w:rsidR="00543B4C" w:rsidRPr="001903E0" w:rsidDel="003502F7" w:rsidRDefault="00543B4C">
      <w:pPr>
        <w:pStyle w:val="ListParagraph"/>
        <w:spacing w:after="0" w:line="276" w:lineRule="auto"/>
        <w:jc w:val="both"/>
        <w:rPr>
          <w:del w:id="4076" w:author="Rachel Shipsey" w:date="2025-06-19T11:28:00Z"/>
          <w:rFonts w:eastAsiaTheme="majorEastAsia"/>
          <w:sz w:val="32"/>
          <w:szCs w:val="32"/>
          <w:rPrChange w:id="4077" w:author="Rachel Shipsey" w:date="2025-06-20T10:28:00Z">
            <w:rPr>
              <w:del w:id="4078" w:author="Rachel Shipsey" w:date="2025-06-19T11:28:00Z"/>
              <w:rFonts w:eastAsia="Arial"/>
            </w:rPr>
          </w:rPrChange>
        </w:rPr>
        <w:pPrChange w:id="4079" w:author="Rachel Shipsey" w:date="2025-06-23T15:41:00Z">
          <w:pPr>
            <w:pStyle w:val="Heading3"/>
          </w:pPr>
        </w:pPrChange>
      </w:pPr>
      <w:del w:id="4080" w:author="Rachel Shipsey" w:date="2025-06-03T19:05:00Z">
        <w:r w:rsidRPr="001903E0" w:rsidDel="00384ACB">
          <w:rPr>
            <w:rFonts w:eastAsiaTheme="majorEastAsia" w:cstheme="majorBidi"/>
            <w:b/>
            <w:sz w:val="32"/>
            <w:szCs w:val="32"/>
            <w:rPrChange w:id="4081" w:author="Rachel Shipsey" w:date="2025-06-20T10:28:00Z">
              <w:rPr>
                <w:rFonts w:eastAsia="Arial"/>
                <w:b w:val="0"/>
                <w:sz w:val="28"/>
              </w:rPr>
            </w:rPrChange>
          </w:rPr>
          <w:delText>3.3.1</w:delText>
        </w:r>
        <w:r w:rsidRPr="001903E0" w:rsidDel="00384ACB">
          <w:tab/>
        </w:r>
      </w:del>
      <w:del w:id="4082" w:author="Rachel Shipsey" w:date="2025-06-19T11:28:00Z">
        <w:r w:rsidRPr="001903E0" w:rsidDel="003502F7">
          <w:delText xml:space="preserve">Selected </w:delText>
        </w:r>
        <w:r w:rsidRPr="001903E0" w:rsidDel="003502F7">
          <w:rPr>
            <w:rFonts w:eastAsiaTheme="majorEastAsia" w:cstheme="majorBidi"/>
            <w:b/>
            <w:sz w:val="32"/>
            <w:szCs w:val="32"/>
            <w:rPrChange w:id="4083" w:author="Rachel Shipsey" w:date="2025-06-20T10:28:00Z">
              <w:rPr>
                <w:b w:val="0"/>
                <w:color w:val="00B0F0"/>
                <w:sz w:val="28"/>
              </w:rPr>
            </w:rPrChange>
          </w:rPr>
          <w:delText>country</w:delText>
        </w:r>
        <w:r w:rsidRPr="001903E0" w:rsidDel="003502F7">
          <w:delText xml:space="preserve"> experiences</w:delText>
        </w:r>
        <w:bookmarkStart w:id="4084" w:name="_Toc201237601"/>
        <w:bookmarkStart w:id="4085" w:name="_Toc201318997"/>
        <w:bookmarkEnd w:id="4084"/>
        <w:bookmarkEnd w:id="4085"/>
      </w:del>
    </w:p>
    <w:p w14:paraId="54D9590D" w14:textId="27699186" w:rsidR="00543B4C" w:rsidRPr="001903E0" w:rsidDel="003502F7" w:rsidRDefault="00543B4C">
      <w:pPr>
        <w:pStyle w:val="ListParagraph"/>
        <w:spacing w:after="0" w:line="276" w:lineRule="auto"/>
        <w:jc w:val="both"/>
        <w:rPr>
          <w:del w:id="4086" w:author="Rachel Shipsey" w:date="2025-06-19T11:28:00Z"/>
          <w:rFonts w:eastAsiaTheme="majorEastAsia" w:cstheme="majorBidi"/>
          <w:b/>
          <w:sz w:val="32"/>
          <w:szCs w:val="32"/>
          <w:rPrChange w:id="4087" w:author="Rachel Shipsey" w:date="2025-06-20T10:28:00Z">
            <w:rPr>
              <w:del w:id="4088" w:author="Rachel Shipsey" w:date="2025-06-19T11:28:00Z"/>
              <w:rFonts w:cs="Arial"/>
            </w:rPr>
          </w:rPrChange>
        </w:rPr>
        <w:pPrChange w:id="4089" w:author="Rachel Shipsey" w:date="2025-06-23T15:41:00Z">
          <w:pPr>
            <w:spacing w:after="0" w:line="276" w:lineRule="auto"/>
            <w:jc w:val="both"/>
          </w:pPr>
        </w:pPrChange>
      </w:pPr>
      <w:del w:id="4090" w:author="Rachel Shipsey" w:date="2025-06-19T11:28:00Z">
        <w:r w:rsidRPr="001903E0" w:rsidDel="003502F7">
          <w:rPr>
            <w:rFonts w:eastAsiaTheme="majorEastAsia" w:cstheme="majorBidi"/>
            <w:b/>
            <w:sz w:val="32"/>
            <w:szCs w:val="32"/>
            <w:rPrChange w:id="4091" w:author="Rachel Shipsey" w:date="2025-06-20T10:28:00Z">
              <w:rPr>
                <w:rFonts w:cs="Arial"/>
              </w:rPr>
            </w:rPrChange>
          </w:rPr>
          <w:delText xml:space="preserve">Census implementing agencies (NSOs) undertook publicity and advocacy as an integral part of the cartographic mapping exercise in line with the respective country circumstances. It is noted </w:delText>
        </w:r>
        <w:r w:rsidR="003676ED" w:rsidRPr="001903E0" w:rsidDel="003502F7">
          <w:rPr>
            <w:rFonts w:eastAsiaTheme="majorEastAsia" w:cstheme="majorBidi"/>
            <w:b/>
            <w:sz w:val="32"/>
            <w:szCs w:val="32"/>
            <w:rPrChange w:id="4092" w:author="Rachel Shipsey" w:date="2025-06-20T10:28:00Z">
              <w:rPr>
                <w:rFonts w:cs="Arial"/>
              </w:rPr>
            </w:rPrChange>
          </w:rPr>
          <w:delText>that community</w:delText>
        </w:r>
        <w:r w:rsidRPr="001903E0" w:rsidDel="003502F7">
          <w:rPr>
            <w:rFonts w:eastAsiaTheme="majorEastAsia" w:cstheme="majorBidi"/>
            <w:b/>
            <w:sz w:val="32"/>
            <w:szCs w:val="32"/>
            <w:rPrChange w:id="4093" w:author="Rachel Shipsey" w:date="2025-06-20T10:28:00Z">
              <w:rPr>
                <w:rFonts w:cs="Arial"/>
              </w:rPr>
            </w:rPrChange>
          </w:rPr>
          <w:delText xml:space="preserve"> sensitization meetings are popular means of advocacy. Below are some highlights of selected country experiences:</w:delText>
        </w:r>
        <w:bookmarkStart w:id="4094" w:name="_Toc201237602"/>
        <w:bookmarkStart w:id="4095" w:name="_Toc201318998"/>
        <w:bookmarkEnd w:id="4094"/>
        <w:bookmarkEnd w:id="4095"/>
      </w:del>
    </w:p>
    <w:p w14:paraId="313A18DF" w14:textId="18008950" w:rsidR="00543B4C" w:rsidRPr="001903E0" w:rsidDel="003502F7" w:rsidRDefault="00543B4C">
      <w:pPr>
        <w:pStyle w:val="ListParagraph"/>
        <w:spacing w:after="0" w:line="276" w:lineRule="auto"/>
        <w:jc w:val="both"/>
        <w:rPr>
          <w:del w:id="4096" w:author="Rachel Shipsey" w:date="2025-06-19T11:28:00Z"/>
          <w:rFonts w:eastAsiaTheme="majorEastAsia" w:cstheme="majorBidi"/>
          <w:b/>
          <w:sz w:val="32"/>
          <w:szCs w:val="32"/>
          <w:rPrChange w:id="4097" w:author="Rachel Shipsey" w:date="2025-06-20T10:28:00Z">
            <w:rPr>
              <w:del w:id="4098" w:author="Rachel Shipsey" w:date="2025-06-19T11:28:00Z"/>
              <w:rFonts w:cs="Arial"/>
            </w:rPr>
          </w:rPrChange>
        </w:rPr>
        <w:pPrChange w:id="4099" w:author="Rachel Shipsey" w:date="2025-06-23T15:41:00Z">
          <w:pPr>
            <w:spacing w:after="0" w:line="276" w:lineRule="auto"/>
            <w:jc w:val="both"/>
          </w:pPr>
        </w:pPrChange>
      </w:pPr>
      <w:bookmarkStart w:id="4100" w:name="_Toc201237603"/>
      <w:bookmarkStart w:id="4101" w:name="_Toc201318999"/>
      <w:bookmarkEnd w:id="4100"/>
      <w:bookmarkEnd w:id="4101"/>
    </w:p>
    <w:p w14:paraId="1CD8F1FD" w14:textId="10DF0BEE" w:rsidR="00543B4C" w:rsidRPr="001903E0" w:rsidDel="003502F7" w:rsidRDefault="00543B4C">
      <w:pPr>
        <w:pStyle w:val="ListParagraph"/>
        <w:spacing w:after="0" w:line="276" w:lineRule="auto"/>
        <w:jc w:val="both"/>
        <w:rPr>
          <w:del w:id="4102" w:author="Rachel Shipsey" w:date="2025-06-19T11:28:00Z"/>
          <w:rFonts w:eastAsiaTheme="majorEastAsia" w:cstheme="majorBidi"/>
          <w:b/>
          <w:sz w:val="32"/>
          <w:szCs w:val="32"/>
          <w:rPrChange w:id="4103" w:author="Rachel Shipsey" w:date="2025-06-20T10:28:00Z">
            <w:rPr>
              <w:del w:id="4104" w:author="Rachel Shipsey" w:date="2025-06-19T11:28:00Z"/>
              <w:rFonts w:cs="Arial"/>
              <w:bCs/>
            </w:rPr>
          </w:rPrChange>
        </w:rPr>
        <w:pPrChange w:id="4105" w:author="Rachel Shipsey" w:date="2025-06-23T15:41:00Z">
          <w:pPr>
            <w:spacing w:after="0" w:line="276" w:lineRule="auto"/>
            <w:jc w:val="both"/>
          </w:pPr>
        </w:pPrChange>
      </w:pPr>
      <w:del w:id="4106" w:author="Rachel Shipsey" w:date="2025-06-19T11:28:00Z">
        <w:r w:rsidRPr="001903E0" w:rsidDel="003502F7">
          <w:rPr>
            <w:rFonts w:eastAsiaTheme="majorEastAsia" w:cstheme="majorBidi"/>
            <w:b/>
            <w:sz w:val="32"/>
            <w:szCs w:val="32"/>
            <w:rPrChange w:id="4107" w:author="Rachel Shipsey" w:date="2025-06-20T10:28:00Z">
              <w:rPr>
                <w:rFonts w:cs="Arial"/>
                <w:bCs/>
              </w:rPr>
            </w:rPrChange>
          </w:rPr>
          <w:delText>How publicity for the cartographic mapping was done.</w:delText>
        </w:r>
        <w:bookmarkStart w:id="4108" w:name="_Toc201237604"/>
        <w:bookmarkStart w:id="4109" w:name="_Toc201319000"/>
        <w:bookmarkEnd w:id="4108"/>
        <w:bookmarkEnd w:id="4109"/>
      </w:del>
    </w:p>
    <w:p w14:paraId="49C83B9E" w14:textId="6B0340C9" w:rsidR="00543B4C" w:rsidRPr="001903E0" w:rsidDel="003502F7" w:rsidRDefault="00543B4C">
      <w:pPr>
        <w:pStyle w:val="ListParagraph"/>
        <w:spacing w:after="0" w:line="276" w:lineRule="auto"/>
        <w:jc w:val="both"/>
        <w:rPr>
          <w:del w:id="4110" w:author="Rachel Shipsey" w:date="2025-06-19T11:28:00Z"/>
          <w:rFonts w:eastAsiaTheme="majorEastAsia" w:cstheme="majorBidi"/>
          <w:b/>
          <w:sz w:val="32"/>
          <w:szCs w:val="32"/>
          <w:rPrChange w:id="4111" w:author="Rachel Shipsey" w:date="2025-06-20T10:28:00Z">
            <w:rPr>
              <w:del w:id="4112" w:author="Rachel Shipsey" w:date="2025-06-19T11:28:00Z"/>
              <w:rFonts w:cs="Arial"/>
              <w:sz w:val="20"/>
              <w:szCs w:val="20"/>
            </w:rPr>
          </w:rPrChange>
        </w:rPr>
        <w:pPrChange w:id="411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114" w:author="Rachel Shipsey" w:date="2025-06-19T11:28:00Z">
        <w:r w:rsidRPr="001903E0" w:rsidDel="003502F7">
          <w:rPr>
            <w:rFonts w:eastAsiaTheme="majorEastAsia" w:cstheme="majorBidi"/>
            <w:b/>
            <w:sz w:val="32"/>
            <w:szCs w:val="32"/>
            <w:rPrChange w:id="4115" w:author="Rachel Shipsey" w:date="2025-06-20T10:28:00Z">
              <w:rPr>
                <w:rFonts w:cs="Arial"/>
                <w:bCs/>
                <w:sz w:val="20"/>
                <w:szCs w:val="20"/>
              </w:rPr>
            </w:rPrChange>
          </w:rPr>
          <w:delText>Kenya:</w:delText>
        </w:r>
        <w:r w:rsidRPr="001903E0" w:rsidDel="003502F7">
          <w:rPr>
            <w:rFonts w:eastAsiaTheme="majorEastAsia" w:cstheme="majorBidi"/>
            <w:b/>
            <w:sz w:val="32"/>
            <w:szCs w:val="32"/>
            <w:rPrChange w:id="4116" w:author="Rachel Shipsey" w:date="2025-06-20T10:28:00Z">
              <w:rPr>
                <w:rFonts w:cs="Arial"/>
                <w:sz w:val="20"/>
                <w:szCs w:val="20"/>
              </w:rPr>
            </w:rPrChange>
          </w:rPr>
          <w:delText xml:space="preserve"> the publicity and advocacy for the cartographic and mapping exercise was cascaded and done through the print media, radio, TV, social media and holding physical community mobilization meetings for the local administration who were in turn to hold community level sensitization meetings. Sensitization of the local administrative leadership was done by NSO staff sensitizing the local administrative officers in each county. The sensitization meetings were held, and the administrative officers were taken through the importance of census and the activities involved in the census process, inform how the village elders were to fill the mapping form 1 provided to them in the rural villages.</w:delText>
        </w:r>
        <w:r w:rsidR="2706E995" w:rsidRPr="001903E0" w:rsidDel="003502F7">
          <w:rPr>
            <w:rFonts w:eastAsiaTheme="majorEastAsia" w:cstheme="majorBidi"/>
            <w:b/>
            <w:sz w:val="32"/>
            <w:szCs w:val="32"/>
            <w:rPrChange w:id="4117" w:author="Rachel Shipsey" w:date="2025-06-20T10:28:00Z">
              <w:rPr>
                <w:rFonts w:cs="Arial"/>
                <w:sz w:val="20"/>
                <w:szCs w:val="20"/>
              </w:rPr>
            </w:rPrChange>
          </w:rPr>
          <w:delText xml:space="preserve"> Due to lack of clear understanding of mapping concepts in Kenya, there was a variance in number of villages provided and the actual number of EAs during the sensitization exercise.</w:delText>
        </w:r>
        <w:bookmarkStart w:id="4118" w:name="_Toc201237605"/>
        <w:bookmarkStart w:id="4119" w:name="_Toc201319001"/>
        <w:bookmarkEnd w:id="4118"/>
        <w:bookmarkEnd w:id="4119"/>
      </w:del>
    </w:p>
    <w:p w14:paraId="21A40BE5" w14:textId="76D93CAD" w:rsidR="00543B4C" w:rsidRPr="001903E0" w:rsidDel="003502F7" w:rsidRDefault="00543B4C">
      <w:pPr>
        <w:pStyle w:val="ListParagraph"/>
        <w:spacing w:after="0" w:line="276" w:lineRule="auto"/>
        <w:jc w:val="both"/>
        <w:rPr>
          <w:del w:id="4120" w:author="Rachel Shipsey" w:date="2025-06-19T11:28:00Z"/>
          <w:rFonts w:eastAsiaTheme="majorEastAsia" w:cstheme="majorBidi"/>
          <w:b/>
          <w:sz w:val="32"/>
          <w:szCs w:val="32"/>
          <w:rPrChange w:id="4121" w:author="Rachel Shipsey" w:date="2025-06-20T10:28:00Z">
            <w:rPr>
              <w:del w:id="4122" w:author="Rachel Shipsey" w:date="2025-06-19T11:28:00Z"/>
              <w:rFonts w:cs="Arial"/>
              <w:sz w:val="20"/>
              <w:szCs w:val="20"/>
            </w:rPr>
          </w:rPrChange>
        </w:rPr>
        <w:pPrChange w:id="412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4124" w:name="_Toc201237606"/>
      <w:bookmarkStart w:id="4125" w:name="_Toc201319002"/>
      <w:bookmarkEnd w:id="4124"/>
      <w:bookmarkEnd w:id="4125"/>
    </w:p>
    <w:p w14:paraId="2D690E75" w14:textId="7EFCF1BE" w:rsidR="00543B4C" w:rsidRPr="001903E0" w:rsidDel="003502F7" w:rsidRDefault="00543B4C">
      <w:pPr>
        <w:pStyle w:val="ListParagraph"/>
        <w:spacing w:after="0" w:line="276" w:lineRule="auto"/>
        <w:jc w:val="both"/>
        <w:rPr>
          <w:del w:id="4126" w:author="Rachel Shipsey" w:date="2025-06-19T11:28:00Z"/>
          <w:rFonts w:eastAsiaTheme="majorEastAsia" w:cstheme="majorBidi"/>
          <w:b/>
          <w:sz w:val="32"/>
          <w:szCs w:val="32"/>
          <w:rPrChange w:id="4127" w:author="Rachel Shipsey" w:date="2025-06-20T10:28:00Z">
            <w:rPr>
              <w:del w:id="4128" w:author="Rachel Shipsey" w:date="2025-06-19T11:28:00Z"/>
              <w:rFonts w:cs="Arial"/>
              <w:sz w:val="20"/>
              <w:szCs w:val="20"/>
            </w:rPr>
          </w:rPrChange>
        </w:rPr>
        <w:pPrChange w:id="412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130" w:author="Rachel Shipsey" w:date="2025-06-19T11:28:00Z">
        <w:r w:rsidRPr="001903E0" w:rsidDel="003502F7">
          <w:rPr>
            <w:rFonts w:eastAsiaTheme="majorEastAsia" w:cstheme="majorBidi"/>
            <w:b/>
            <w:sz w:val="32"/>
            <w:szCs w:val="32"/>
            <w:rPrChange w:id="4131" w:author="Rachel Shipsey" w:date="2025-06-20T10:28:00Z">
              <w:rPr>
                <w:rFonts w:cs="Arial"/>
                <w:bCs/>
                <w:sz w:val="20"/>
                <w:szCs w:val="20"/>
              </w:rPr>
            </w:rPrChange>
          </w:rPr>
          <w:delText>Sierra Leone:</w:delText>
        </w:r>
        <w:r w:rsidRPr="001903E0" w:rsidDel="003502F7">
          <w:rPr>
            <w:rFonts w:eastAsiaTheme="majorEastAsia" w:cstheme="majorBidi"/>
            <w:b/>
            <w:sz w:val="32"/>
            <w:szCs w:val="32"/>
            <w:rPrChange w:id="4132" w:author="Rachel Shipsey" w:date="2025-06-20T10:28:00Z">
              <w:rPr>
                <w:rFonts w:cs="Arial"/>
                <w:sz w:val="20"/>
                <w:szCs w:val="20"/>
              </w:rPr>
            </w:rPrChange>
          </w:rPr>
          <w:delText xml:space="preserve"> the Communication and Publicity division within the NSOs led the campaigns to sensitize and educate the public on the need to cooperate and support the mapping teams before the start and during the cartographic mapping process. The key tools used included Community sensitization meetings, radio discussions in both local and national languages, use of megaphones, providing local guards by the communities as part of the process to lead field staff for </w:delText>
        </w:r>
        <w:r w:rsidR="335448E6" w:rsidRPr="001903E0" w:rsidDel="003502F7">
          <w:rPr>
            <w:rFonts w:eastAsiaTheme="majorEastAsia" w:cstheme="majorBidi"/>
            <w:b/>
            <w:sz w:val="32"/>
            <w:szCs w:val="32"/>
            <w:rPrChange w:id="4133" w:author="Rachel Shipsey" w:date="2025-06-20T10:28:00Z">
              <w:rPr>
                <w:rFonts w:cs="Arial"/>
                <w:sz w:val="20"/>
                <w:szCs w:val="20"/>
              </w:rPr>
            </w:rPrChange>
          </w:rPr>
          <w:delText>hard-to-reach</w:delText>
        </w:r>
        <w:r w:rsidRPr="001903E0" w:rsidDel="003502F7">
          <w:rPr>
            <w:rFonts w:eastAsiaTheme="majorEastAsia" w:cstheme="majorBidi"/>
            <w:b/>
            <w:sz w:val="32"/>
            <w:szCs w:val="32"/>
            <w:rPrChange w:id="4134" w:author="Rachel Shipsey" w:date="2025-06-20T10:28:00Z">
              <w:rPr>
                <w:rFonts w:cs="Arial"/>
                <w:sz w:val="20"/>
                <w:szCs w:val="20"/>
              </w:rPr>
            </w:rPrChange>
          </w:rPr>
          <w:delText xml:space="preserve"> areas and ensuring all communities are reached.</w:delText>
        </w:r>
        <w:bookmarkStart w:id="4135" w:name="_Toc201237607"/>
        <w:bookmarkStart w:id="4136" w:name="_Toc201319003"/>
        <w:bookmarkEnd w:id="4135"/>
        <w:bookmarkEnd w:id="4136"/>
      </w:del>
    </w:p>
    <w:p w14:paraId="325C762C" w14:textId="48D30879" w:rsidR="00543B4C" w:rsidRPr="001903E0" w:rsidDel="003502F7" w:rsidRDefault="00543B4C">
      <w:pPr>
        <w:pStyle w:val="ListParagraph"/>
        <w:spacing w:after="0" w:line="276" w:lineRule="auto"/>
        <w:jc w:val="both"/>
        <w:rPr>
          <w:del w:id="4137" w:author="Rachel Shipsey" w:date="2025-06-19T11:28:00Z"/>
          <w:rFonts w:eastAsiaTheme="majorEastAsia" w:cstheme="majorBidi"/>
          <w:b/>
          <w:sz w:val="32"/>
          <w:szCs w:val="32"/>
          <w:rPrChange w:id="4138" w:author="Rachel Shipsey" w:date="2025-06-20T10:28:00Z">
            <w:rPr>
              <w:del w:id="4139" w:author="Rachel Shipsey" w:date="2025-06-19T11:28:00Z"/>
              <w:rFonts w:cs="Arial"/>
              <w:sz w:val="20"/>
              <w:szCs w:val="20"/>
            </w:rPr>
          </w:rPrChange>
        </w:rPr>
        <w:pPrChange w:id="414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4141" w:name="_Toc201237608"/>
      <w:bookmarkStart w:id="4142" w:name="_Toc201319004"/>
      <w:bookmarkEnd w:id="4141"/>
      <w:bookmarkEnd w:id="4142"/>
    </w:p>
    <w:p w14:paraId="202E3D65" w14:textId="1A834754" w:rsidR="00543B4C" w:rsidRPr="001903E0" w:rsidDel="003502F7" w:rsidRDefault="00543B4C">
      <w:pPr>
        <w:pStyle w:val="ListParagraph"/>
        <w:spacing w:after="0" w:line="276" w:lineRule="auto"/>
        <w:jc w:val="both"/>
        <w:rPr>
          <w:del w:id="4143" w:author="Rachel Shipsey" w:date="2025-06-19T11:28:00Z"/>
          <w:rFonts w:eastAsiaTheme="majorEastAsia" w:cstheme="majorBidi"/>
          <w:b/>
          <w:sz w:val="32"/>
          <w:szCs w:val="32"/>
          <w:rPrChange w:id="4144" w:author="Rachel Shipsey" w:date="2025-06-20T10:28:00Z">
            <w:rPr>
              <w:del w:id="4145" w:author="Rachel Shipsey" w:date="2025-06-19T11:28:00Z"/>
              <w:rFonts w:cs="Arial"/>
              <w:sz w:val="20"/>
              <w:szCs w:val="20"/>
            </w:rPr>
          </w:rPrChange>
        </w:rPr>
        <w:pPrChange w:id="414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147" w:author="Rachel Shipsey" w:date="2025-06-19T11:28:00Z">
        <w:r w:rsidRPr="001903E0" w:rsidDel="003502F7">
          <w:rPr>
            <w:rFonts w:eastAsiaTheme="majorEastAsia" w:cstheme="majorBidi"/>
            <w:b/>
            <w:sz w:val="32"/>
            <w:szCs w:val="32"/>
            <w:rPrChange w:id="4148" w:author="Rachel Shipsey" w:date="2025-06-20T10:28:00Z">
              <w:rPr>
                <w:rFonts w:cs="Arial"/>
                <w:bCs/>
                <w:sz w:val="20"/>
                <w:szCs w:val="20"/>
              </w:rPr>
            </w:rPrChange>
          </w:rPr>
          <w:delText>Namibia:</w:delText>
        </w:r>
        <w:r w:rsidRPr="001903E0" w:rsidDel="003502F7">
          <w:rPr>
            <w:rFonts w:eastAsiaTheme="majorEastAsia" w:cstheme="majorBidi"/>
            <w:b/>
            <w:sz w:val="32"/>
            <w:szCs w:val="32"/>
            <w:rPrChange w:id="4149" w:author="Rachel Shipsey" w:date="2025-06-20T10:28:00Z">
              <w:rPr>
                <w:rFonts w:cs="Arial"/>
                <w:sz w:val="20"/>
                <w:szCs w:val="20"/>
              </w:rPr>
            </w:rPrChange>
          </w:rPr>
          <w:delText xml:space="preserve"> A Communication Plan focusing on advocacy and publicity of the mapping was developed. The most convenient method used was the distribution of flyers and displaying of posters to create awareness. Engaged community leaders through meetings and had the opportunity to elaborate on the objectives of</w:delText>
        </w:r>
        <w:bookmarkStart w:id="4150" w:name="_Toc201237609"/>
        <w:bookmarkStart w:id="4151" w:name="_Toc201319005"/>
        <w:bookmarkEnd w:id="4150"/>
        <w:bookmarkEnd w:id="4151"/>
      </w:del>
    </w:p>
    <w:p w14:paraId="28F60324" w14:textId="12A36803" w:rsidR="00543B4C" w:rsidRPr="001903E0" w:rsidDel="003502F7" w:rsidRDefault="00543B4C">
      <w:pPr>
        <w:pStyle w:val="ListParagraph"/>
        <w:spacing w:after="0" w:line="276" w:lineRule="auto"/>
        <w:jc w:val="both"/>
        <w:rPr>
          <w:del w:id="4152" w:author="Rachel Shipsey" w:date="2025-06-19T11:28:00Z"/>
          <w:rFonts w:eastAsiaTheme="majorEastAsia" w:cstheme="majorBidi"/>
          <w:b/>
          <w:sz w:val="32"/>
          <w:szCs w:val="32"/>
          <w:rPrChange w:id="4153" w:author="Rachel Shipsey" w:date="2025-06-20T10:28:00Z">
            <w:rPr>
              <w:del w:id="4154" w:author="Rachel Shipsey" w:date="2025-06-19T11:28:00Z"/>
              <w:rFonts w:cs="Arial"/>
              <w:sz w:val="20"/>
              <w:szCs w:val="20"/>
            </w:rPr>
          </w:rPrChange>
        </w:rPr>
        <w:pPrChange w:id="415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156" w:author="Rachel Shipsey" w:date="2025-06-19T11:28:00Z">
        <w:r w:rsidRPr="001903E0" w:rsidDel="003502F7">
          <w:rPr>
            <w:rFonts w:eastAsiaTheme="majorEastAsia" w:cstheme="majorBidi"/>
            <w:b/>
            <w:sz w:val="32"/>
            <w:szCs w:val="32"/>
            <w:rPrChange w:id="4157" w:author="Rachel Shipsey" w:date="2025-06-20T10:28:00Z">
              <w:rPr>
                <w:rFonts w:cs="Arial"/>
                <w:sz w:val="20"/>
                <w:szCs w:val="20"/>
              </w:rPr>
            </w:rPrChange>
          </w:rPr>
          <w:delText>the census mapping. Mobilization was done in each selected EA before commencement of data collection exercises to ensure that local people were aware of the project and what was expected of them. Courtesy visits to constituency and local councilors were also undertaken to introduce the exercise and request them to inform their constituency inhabitants about the exercise during their respective radio announcements and community meetings. In addition, FM Radio announcements, local newspapers, television, and specific talk shows among others to announce the commencement of fieldwork.</w:delText>
        </w:r>
        <w:bookmarkStart w:id="4158" w:name="_Toc201237610"/>
        <w:bookmarkStart w:id="4159" w:name="_Toc201319006"/>
        <w:bookmarkEnd w:id="4158"/>
        <w:bookmarkEnd w:id="4159"/>
      </w:del>
    </w:p>
    <w:p w14:paraId="290590D8" w14:textId="21D9F157" w:rsidR="00543B4C" w:rsidRPr="001903E0" w:rsidDel="003502F7" w:rsidRDefault="00543B4C">
      <w:pPr>
        <w:pStyle w:val="ListParagraph"/>
        <w:spacing w:after="0" w:line="276" w:lineRule="auto"/>
        <w:jc w:val="both"/>
        <w:rPr>
          <w:del w:id="4160" w:author="Rachel Shipsey" w:date="2025-06-19T11:28:00Z"/>
          <w:rFonts w:eastAsiaTheme="majorEastAsia" w:cstheme="majorBidi"/>
          <w:b/>
          <w:sz w:val="32"/>
          <w:szCs w:val="32"/>
          <w:rPrChange w:id="4161" w:author="Rachel Shipsey" w:date="2025-06-20T10:28:00Z">
            <w:rPr>
              <w:del w:id="4162" w:author="Rachel Shipsey" w:date="2025-06-19T11:28:00Z"/>
              <w:rFonts w:cs="Arial"/>
            </w:rPr>
          </w:rPrChange>
        </w:rPr>
        <w:pPrChange w:id="4163" w:author="Rachel Shipsey" w:date="2025-06-23T15:41:00Z">
          <w:pPr>
            <w:spacing w:after="0" w:line="276" w:lineRule="auto"/>
            <w:jc w:val="both"/>
          </w:pPr>
        </w:pPrChange>
      </w:pPr>
      <w:bookmarkStart w:id="4164" w:name="_Toc201237611"/>
      <w:bookmarkStart w:id="4165" w:name="_Toc201319007"/>
      <w:bookmarkEnd w:id="4164"/>
      <w:bookmarkEnd w:id="4165"/>
    </w:p>
    <w:p w14:paraId="55926A30" w14:textId="5345EA1F" w:rsidR="00543B4C" w:rsidRPr="001903E0" w:rsidDel="003502F7" w:rsidRDefault="00543B4C">
      <w:pPr>
        <w:pStyle w:val="ListParagraph"/>
        <w:spacing w:after="0" w:line="276" w:lineRule="auto"/>
        <w:jc w:val="both"/>
        <w:rPr>
          <w:del w:id="4166" w:author="Rachel Shipsey" w:date="2025-06-19T11:28:00Z"/>
          <w:rFonts w:eastAsiaTheme="majorEastAsia"/>
          <w:sz w:val="32"/>
          <w:szCs w:val="32"/>
          <w:rPrChange w:id="4167" w:author="Rachel Shipsey" w:date="2025-06-20T10:28:00Z">
            <w:rPr>
              <w:del w:id="4168" w:author="Rachel Shipsey" w:date="2025-06-19T11:28:00Z"/>
              <w:rFonts w:eastAsia="Arial"/>
            </w:rPr>
          </w:rPrChange>
        </w:rPr>
        <w:pPrChange w:id="4169" w:author="Rachel Shipsey" w:date="2025-06-23T15:41:00Z">
          <w:pPr>
            <w:pStyle w:val="Heading3"/>
          </w:pPr>
        </w:pPrChange>
      </w:pPr>
      <w:del w:id="4170" w:author="Rachel Shipsey" w:date="2025-06-03T19:05:00Z">
        <w:r w:rsidRPr="001903E0" w:rsidDel="00384ACB">
          <w:rPr>
            <w:rFonts w:eastAsiaTheme="majorEastAsia" w:cstheme="majorBidi"/>
            <w:b/>
            <w:sz w:val="32"/>
            <w:szCs w:val="32"/>
            <w:rPrChange w:id="4171" w:author="Rachel Shipsey" w:date="2025-06-20T10:28:00Z">
              <w:rPr>
                <w:rFonts w:eastAsia="Arial"/>
                <w:b w:val="0"/>
                <w:color w:val="00B0F0"/>
                <w:sz w:val="28"/>
              </w:rPr>
            </w:rPrChange>
          </w:rPr>
          <w:delText>3.3.2</w:delText>
        </w:r>
        <w:r w:rsidRPr="001903E0" w:rsidDel="00384ACB">
          <w:tab/>
        </w:r>
      </w:del>
      <w:del w:id="4172" w:author="Rachel Shipsey" w:date="2025-06-19T11:28:00Z">
        <w:r w:rsidRPr="001903E0" w:rsidDel="003502F7">
          <w:rPr>
            <w:rFonts w:eastAsiaTheme="majorEastAsia" w:cstheme="majorBidi"/>
            <w:b/>
            <w:sz w:val="32"/>
            <w:szCs w:val="32"/>
            <w:rPrChange w:id="4173" w:author="Rachel Shipsey" w:date="2025-06-20T10:28:00Z">
              <w:rPr>
                <w:b w:val="0"/>
                <w:color w:val="00B0F0"/>
                <w:sz w:val="28"/>
              </w:rPr>
            </w:rPrChange>
          </w:rPr>
          <w:delText>Lessons</w:delText>
        </w:r>
        <w:r w:rsidRPr="001903E0" w:rsidDel="003502F7">
          <w:delText xml:space="preserve"> Learnt</w:delText>
        </w:r>
        <w:bookmarkStart w:id="4174" w:name="_Toc201237612"/>
        <w:bookmarkStart w:id="4175" w:name="_Toc201319008"/>
        <w:bookmarkEnd w:id="4174"/>
        <w:bookmarkEnd w:id="4175"/>
      </w:del>
    </w:p>
    <w:p w14:paraId="6D008FDC" w14:textId="3C337C75" w:rsidR="00543B4C" w:rsidRPr="001903E0" w:rsidDel="003502F7" w:rsidRDefault="00543B4C">
      <w:pPr>
        <w:pStyle w:val="ListParagraph"/>
        <w:spacing w:after="0" w:line="276" w:lineRule="auto"/>
        <w:jc w:val="both"/>
        <w:rPr>
          <w:del w:id="4176" w:author="Rachel Shipsey" w:date="2025-06-19T11:28:00Z"/>
          <w:rFonts w:eastAsiaTheme="majorEastAsia" w:cstheme="majorBidi"/>
          <w:b/>
          <w:sz w:val="32"/>
          <w:szCs w:val="32"/>
          <w:rPrChange w:id="4177" w:author="Rachel Shipsey" w:date="2025-06-20T10:28:00Z">
            <w:rPr>
              <w:del w:id="4178" w:author="Rachel Shipsey" w:date="2025-06-19T11:28:00Z"/>
              <w:rFonts w:cs="Arial"/>
            </w:rPr>
          </w:rPrChange>
        </w:rPr>
        <w:pPrChange w:id="4179" w:author="Rachel Shipsey" w:date="2025-06-23T15:41:00Z">
          <w:pPr>
            <w:spacing w:after="0" w:line="276" w:lineRule="auto"/>
            <w:jc w:val="both"/>
          </w:pPr>
        </w:pPrChange>
      </w:pPr>
      <w:bookmarkStart w:id="4180" w:name="_Toc201237613"/>
      <w:bookmarkStart w:id="4181" w:name="_Toc201319009"/>
      <w:bookmarkEnd w:id="4180"/>
      <w:bookmarkEnd w:id="4181"/>
    </w:p>
    <w:p w14:paraId="499BD9F7" w14:textId="049E020D" w:rsidR="00543B4C" w:rsidRPr="001903E0" w:rsidDel="003502F7" w:rsidRDefault="419C6838">
      <w:pPr>
        <w:pStyle w:val="ListParagraph"/>
        <w:spacing w:after="0" w:line="276" w:lineRule="auto"/>
        <w:jc w:val="both"/>
        <w:rPr>
          <w:del w:id="4182" w:author="Rachel Shipsey" w:date="2025-06-19T11:28:00Z"/>
          <w:rFonts w:eastAsiaTheme="majorEastAsia" w:cstheme="majorBidi"/>
          <w:b/>
          <w:sz w:val="32"/>
          <w:szCs w:val="32"/>
          <w:rPrChange w:id="4183" w:author="Rachel Shipsey" w:date="2025-06-20T10:28:00Z">
            <w:rPr>
              <w:del w:id="4184" w:author="Rachel Shipsey" w:date="2025-06-19T11:28:00Z"/>
              <w:rFonts w:cs="Arial"/>
            </w:rPr>
          </w:rPrChange>
        </w:rPr>
        <w:pPrChange w:id="4185" w:author="Rachel Shipsey" w:date="2025-06-23T15:41:00Z">
          <w:pPr>
            <w:pStyle w:val="ListParagraph"/>
            <w:numPr>
              <w:numId w:val="19"/>
            </w:numPr>
            <w:spacing w:after="0" w:line="276" w:lineRule="auto"/>
            <w:ind w:hanging="360"/>
            <w:jc w:val="both"/>
          </w:pPr>
        </w:pPrChange>
      </w:pPr>
      <w:del w:id="4186" w:author="Rachel Shipsey" w:date="2025-06-19T11:28:00Z">
        <w:r w:rsidRPr="001903E0" w:rsidDel="003502F7">
          <w:rPr>
            <w:rFonts w:eastAsiaTheme="majorEastAsia" w:cstheme="majorBidi"/>
            <w:b/>
            <w:sz w:val="32"/>
            <w:szCs w:val="32"/>
            <w:rPrChange w:id="4187" w:author="Rachel Shipsey" w:date="2025-06-20T10:28:00Z">
              <w:rPr>
                <w:rFonts w:cs="Arial"/>
              </w:rPr>
            </w:rPrChange>
          </w:rPr>
          <w:delText>There is a need to provide clear guidelines on the definition of villages and EAs during the sensitization meetings and for the mappers.</w:delText>
        </w:r>
        <w:r w:rsidR="00543B4C" w:rsidRPr="001903E0" w:rsidDel="003502F7">
          <w:rPr>
            <w:rFonts w:eastAsiaTheme="majorEastAsia" w:cstheme="majorBidi"/>
            <w:b/>
            <w:sz w:val="32"/>
            <w:szCs w:val="32"/>
            <w:rPrChange w:id="4188" w:author="Rachel Shipsey" w:date="2025-06-20T10:28:00Z">
              <w:rPr>
                <w:rFonts w:cs="Arial"/>
              </w:rPr>
            </w:rPrChange>
          </w:rPr>
          <w:delText xml:space="preserve"> </w:delText>
        </w:r>
        <w:bookmarkStart w:id="4189" w:name="_Toc201237614"/>
        <w:bookmarkStart w:id="4190" w:name="_Toc201319010"/>
        <w:bookmarkEnd w:id="4189"/>
        <w:bookmarkEnd w:id="4190"/>
      </w:del>
    </w:p>
    <w:p w14:paraId="7B05BA0F" w14:textId="613B3A35" w:rsidR="00543B4C" w:rsidRPr="001903E0" w:rsidDel="003502F7" w:rsidRDefault="00543B4C">
      <w:pPr>
        <w:pStyle w:val="ListParagraph"/>
        <w:spacing w:after="0" w:line="276" w:lineRule="auto"/>
        <w:jc w:val="both"/>
        <w:rPr>
          <w:del w:id="4191" w:author="Rachel Shipsey" w:date="2025-06-19T11:28:00Z"/>
          <w:rFonts w:eastAsiaTheme="majorEastAsia" w:cstheme="majorBidi"/>
          <w:b/>
          <w:sz w:val="32"/>
          <w:szCs w:val="32"/>
          <w:rPrChange w:id="4192" w:author="Rachel Shipsey" w:date="2025-06-20T10:28:00Z">
            <w:rPr>
              <w:del w:id="4193" w:author="Rachel Shipsey" w:date="2025-06-19T11:28:00Z"/>
              <w:rFonts w:cs="Arial"/>
            </w:rPr>
          </w:rPrChange>
        </w:rPr>
        <w:pPrChange w:id="4194" w:author="Rachel Shipsey" w:date="2025-06-23T15:41:00Z">
          <w:pPr>
            <w:pStyle w:val="ListParagraph"/>
            <w:numPr>
              <w:numId w:val="19"/>
            </w:numPr>
            <w:spacing w:after="0" w:line="276" w:lineRule="auto"/>
            <w:ind w:hanging="360"/>
            <w:jc w:val="both"/>
          </w:pPr>
        </w:pPrChange>
      </w:pPr>
      <w:del w:id="4195" w:author="Rachel Shipsey" w:date="2025-06-19T11:28:00Z">
        <w:r w:rsidRPr="001903E0" w:rsidDel="003502F7">
          <w:rPr>
            <w:rFonts w:eastAsiaTheme="majorEastAsia" w:cstheme="majorBidi"/>
            <w:b/>
            <w:sz w:val="32"/>
            <w:szCs w:val="32"/>
            <w:rPrChange w:id="4196" w:author="Rachel Shipsey" w:date="2025-06-20T10:28:00Z">
              <w:rPr>
                <w:rFonts w:cs="Arial"/>
              </w:rPr>
            </w:rPrChange>
          </w:rPr>
          <w:delText xml:space="preserve">Additionally, illiteracy of village elders made training, signing of documents difficult and time-consuming during sensitization meetings in Kenya. </w:delText>
        </w:r>
        <w:bookmarkStart w:id="4197" w:name="_Toc201237615"/>
        <w:bookmarkStart w:id="4198" w:name="_Toc201319011"/>
        <w:bookmarkEnd w:id="4197"/>
        <w:bookmarkEnd w:id="4198"/>
      </w:del>
    </w:p>
    <w:p w14:paraId="25BFCFC8" w14:textId="6FDA986F" w:rsidR="00543B4C" w:rsidRPr="001903E0" w:rsidDel="003502F7" w:rsidRDefault="00543B4C">
      <w:pPr>
        <w:pStyle w:val="ListParagraph"/>
        <w:spacing w:after="0" w:line="276" w:lineRule="auto"/>
        <w:jc w:val="both"/>
        <w:rPr>
          <w:del w:id="4199" w:author="Rachel Shipsey" w:date="2025-06-19T11:28:00Z"/>
          <w:rFonts w:eastAsiaTheme="majorEastAsia"/>
          <w:sz w:val="32"/>
          <w:szCs w:val="32"/>
          <w:rPrChange w:id="4200" w:author="Rachel Shipsey" w:date="2025-06-20T10:28:00Z">
            <w:rPr>
              <w:del w:id="4201" w:author="Rachel Shipsey" w:date="2025-06-19T11:28:00Z"/>
              <w:rFonts w:eastAsia="Arial"/>
            </w:rPr>
          </w:rPrChange>
        </w:rPr>
        <w:pPrChange w:id="4202" w:author="Rachel Shipsey" w:date="2025-06-23T15:41:00Z">
          <w:pPr>
            <w:pStyle w:val="Heading3"/>
          </w:pPr>
        </w:pPrChange>
      </w:pPr>
      <w:del w:id="4203" w:author="Rachel Shipsey" w:date="2025-06-03T19:05:00Z">
        <w:r w:rsidRPr="001903E0" w:rsidDel="00384ACB">
          <w:rPr>
            <w:rFonts w:eastAsiaTheme="majorEastAsia" w:cstheme="majorBidi"/>
            <w:b/>
            <w:sz w:val="32"/>
            <w:szCs w:val="32"/>
            <w:rPrChange w:id="4204" w:author="Rachel Shipsey" w:date="2025-06-20T10:28:00Z">
              <w:rPr>
                <w:rFonts w:eastAsia="Arial"/>
                <w:b w:val="0"/>
                <w:sz w:val="28"/>
              </w:rPr>
            </w:rPrChange>
          </w:rPr>
          <w:delText>3.3.3</w:delText>
        </w:r>
        <w:r w:rsidRPr="001903E0" w:rsidDel="00384ACB">
          <w:tab/>
        </w:r>
      </w:del>
      <w:del w:id="4205" w:author="Rachel Shipsey" w:date="2025-06-19T11:28:00Z">
        <w:r w:rsidRPr="001903E0" w:rsidDel="003502F7">
          <w:rPr>
            <w:rFonts w:eastAsiaTheme="majorEastAsia" w:cstheme="majorBidi"/>
            <w:b/>
            <w:sz w:val="32"/>
            <w:szCs w:val="32"/>
            <w:rPrChange w:id="4206" w:author="Rachel Shipsey" w:date="2025-06-20T10:28:00Z">
              <w:rPr>
                <w:b w:val="0"/>
                <w:color w:val="00B0F0"/>
                <w:sz w:val="28"/>
              </w:rPr>
            </w:rPrChange>
          </w:rPr>
          <w:delText>Recommendations</w:delText>
        </w:r>
        <w:bookmarkStart w:id="4207" w:name="_Toc201237616"/>
        <w:bookmarkStart w:id="4208" w:name="_Toc201319012"/>
        <w:bookmarkEnd w:id="4207"/>
        <w:bookmarkEnd w:id="4208"/>
      </w:del>
    </w:p>
    <w:p w14:paraId="4A92E8B9" w14:textId="3016DDF9" w:rsidR="00543B4C" w:rsidRPr="001903E0" w:rsidDel="003502F7" w:rsidRDefault="00543B4C">
      <w:pPr>
        <w:pStyle w:val="ListParagraph"/>
        <w:spacing w:after="0" w:line="276" w:lineRule="auto"/>
        <w:jc w:val="both"/>
        <w:rPr>
          <w:del w:id="4209" w:author="Rachel Shipsey" w:date="2025-06-19T11:28:00Z"/>
          <w:rFonts w:eastAsiaTheme="majorEastAsia" w:cstheme="majorBidi"/>
          <w:b/>
          <w:sz w:val="32"/>
          <w:szCs w:val="32"/>
          <w:rPrChange w:id="4210" w:author="Rachel Shipsey" w:date="2025-06-20T10:28:00Z">
            <w:rPr>
              <w:del w:id="4211" w:author="Rachel Shipsey" w:date="2025-06-19T11:28:00Z"/>
              <w:rFonts w:cs="Arial"/>
            </w:rPr>
          </w:rPrChange>
        </w:rPr>
        <w:pPrChange w:id="4212" w:author="Rachel Shipsey" w:date="2025-06-23T15:41:00Z">
          <w:pPr>
            <w:spacing w:after="0" w:line="276" w:lineRule="auto"/>
            <w:jc w:val="both"/>
          </w:pPr>
        </w:pPrChange>
      </w:pPr>
      <w:bookmarkStart w:id="4213" w:name="_Toc201237617"/>
      <w:bookmarkStart w:id="4214" w:name="_Toc201319013"/>
      <w:bookmarkEnd w:id="4213"/>
      <w:bookmarkEnd w:id="4214"/>
    </w:p>
    <w:p w14:paraId="00F6DC79" w14:textId="057C0B2B" w:rsidR="00543B4C" w:rsidRPr="001903E0" w:rsidDel="003502F7" w:rsidRDefault="00543B4C">
      <w:pPr>
        <w:pStyle w:val="ListParagraph"/>
        <w:spacing w:after="0" w:line="276" w:lineRule="auto"/>
        <w:jc w:val="both"/>
        <w:rPr>
          <w:del w:id="4215" w:author="Rachel Shipsey" w:date="2025-06-19T11:28:00Z"/>
          <w:rFonts w:eastAsiaTheme="majorEastAsia" w:cstheme="majorBidi"/>
          <w:b/>
          <w:sz w:val="32"/>
          <w:szCs w:val="32"/>
          <w:rPrChange w:id="4216" w:author="Rachel Shipsey" w:date="2025-06-20T10:28:00Z">
            <w:rPr>
              <w:del w:id="4217" w:author="Rachel Shipsey" w:date="2025-06-19T11:28:00Z"/>
              <w:rFonts w:cs="Arial"/>
            </w:rPr>
          </w:rPrChange>
        </w:rPr>
        <w:pPrChange w:id="4218" w:author="Rachel Shipsey" w:date="2025-06-23T15:41:00Z">
          <w:pPr>
            <w:pStyle w:val="ListParagraph"/>
            <w:numPr>
              <w:numId w:val="25"/>
            </w:numPr>
            <w:spacing w:after="0" w:line="276" w:lineRule="auto"/>
            <w:ind w:hanging="360"/>
            <w:jc w:val="both"/>
          </w:pPr>
        </w:pPrChange>
      </w:pPr>
      <w:del w:id="4219" w:author="Rachel Shipsey" w:date="2025-06-19T11:28:00Z">
        <w:r w:rsidRPr="001903E0" w:rsidDel="003502F7">
          <w:rPr>
            <w:rFonts w:eastAsiaTheme="majorEastAsia" w:cstheme="majorBidi"/>
            <w:b/>
            <w:sz w:val="32"/>
            <w:szCs w:val="32"/>
            <w:rPrChange w:id="4220" w:author="Rachel Shipsey" w:date="2025-06-20T10:28:00Z">
              <w:rPr>
                <w:rFonts w:cs="Arial"/>
              </w:rPr>
            </w:rPrChange>
          </w:rPr>
          <w:delText>Have a clear selection criterion of who should be part of the sensitization meetings, usually the most influential persons in the community are ideal and use trainers/facilitators who are conversant with the local language of the community so that they can translate the message and not use English to avoid any information loss.</w:delText>
        </w:r>
        <w:bookmarkStart w:id="4221" w:name="_Toc201237618"/>
        <w:bookmarkStart w:id="4222" w:name="_Toc201319014"/>
        <w:bookmarkEnd w:id="4221"/>
        <w:bookmarkEnd w:id="4222"/>
      </w:del>
    </w:p>
    <w:p w14:paraId="1974CA94" w14:textId="1294F8C9" w:rsidR="00543B4C" w:rsidRPr="001903E0" w:rsidDel="003502F7" w:rsidRDefault="00543B4C">
      <w:pPr>
        <w:pStyle w:val="ListParagraph"/>
        <w:spacing w:after="0" w:line="276" w:lineRule="auto"/>
        <w:jc w:val="both"/>
        <w:rPr>
          <w:del w:id="4223" w:author="Rachel Shipsey" w:date="2025-06-19T11:28:00Z"/>
          <w:rFonts w:eastAsiaTheme="majorEastAsia" w:cstheme="majorBidi"/>
          <w:b/>
          <w:sz w:val="32"/>
          <w:szCs w:val="32"/>
          <w:rPrChange w:id="4224" w:author="Rachel Shipsey" w:date="2025-06-20T10:28:00Z">
            <w:rPr>
              <w:del w:id="4225" w:author="Rachel Shipsey" w:date="2025-06-19T11:28:00Z"/>
              <w:rFonts w:cs="Arial"/>
            </w:rPr>
          </w:rPrChange>
        </w:rPr>
        <w:pPrChange w:id="4226" w:author="Rachel Shipsey" w:date="2025-06-23T15:41:00Z">
          <w:pPr>
            <w:pStyle w:val="ListParagraph"/>
            <w:numPr>
              <w:numId w:val="25"/>
            </w:numPr>
            <w:spacing w:after="0" w:line="276" w:lineRule="auto"/>
            <w:ind w:hanging="360"/>
            <w:jc w:val="both"/>
          </w:pPr>
        </w:pPrChange>
      </w:pPr>
      <w:del w:id="4227" w:author="Rachel Shipsey" w:date="2025-06-19T11:28:00Z">
        <w:r w:rsidRPr="001903E0" w:rsidDel="003502F7">
          <w:rPr>
            <w:rFonts w:eastAsiaTheme="majorEastAsia" w:cstheme="majorBidi"/>
            <w:b/>
            <w:sz w:val="32"/>
            <w:szCs w:val="32"/>
            <w:rPrChange w:id="4228" w:author="Rachel Shipsey" w:date="2025-06-20T10:28:00Z">
              <w:rPr>
                <w:rFonts w:cs="Arial"/>
              </w:rPr>
            </w:rPrChange>
          </w:rPr>
          <w:delText xml:space="preserve">There is </w:delText>
        </w:r>
        <w:r w:rsidR="0024425A" w:rsidRPr="001903E0" w:rsidDel="003502F7">
          <w:rPr>
            <w:rFonts w:eastAsiaTheme="majorEastAsia" w:cstheme="majorBidi"/>
            <w:b/>
            <w:sz w:val="32"/>
            <w:szCs w:val="32"/>
            <w:rPrChange w:id="4229" w:author="Rachel Shipsey" w:date="2025-06-20T10:28:00Z">
              <w:rPr>
                <w:rFonts w:cs="Arial"/>
              </w:rPr>
            </w:rPrChange>
          </w:rPr>
          <w:delText>a need</w:delText>
        </w:r>
        <w:r w:rsidRPr="001903E0" w:rsidDel="003502F7">
          <w:rPr>
            <w:rFonts w:eastAsiaTheme="majorEastAsia" w:cstheme="majorBidi"/>
            <w:b/>
            <w:sz w:val="32"/>
            <w:szCs w:val="32"/>
            <w:rPrChange w:id="4230" w:author="Rachel Shipsey" w:date="2025-06-20T10:28:00Z">
              <w:rPr>
                <w:rFonts w:cs="Arial"/>
              </w:rPr>
            </w:rPrChange>
          </w:rPr>
          <w:delText xml:space="preserve"> to provide timely communication for </w:delText>
        </w:r>
        <w:r w:rsidR="00812E35" w:rsidRPr="001903E0" w:rsidDel="003502F7">
          <w:rPr>
            <w:rFonts w:eastAsiaTheme="majorEastAsia" w:cstheme="majorBidi"/>
            <w:b/>
            <w:sz w:val="32"/>
            <w:szCs w:val="32"/>
            <w:rPrChange w:id="4231" w:author="Rachel Shipsey" w:date="2025-06-20T10:28:00Z">
              <w:rPr>
                <w:rFonts w:cs="Arial"/>
              </w:rPr>
            </w:rPrChange>
          </w:rPr>
          <w:delText xml:space="preserve">sensitization </w:delText>
        </w:r>
        <w:r w:rsidRPr="001903E0" w:rsidDel="003502F7">
          <w:rPr>
            <w:rFonts w:eastAsiaTheme="majorEastAsia" w:cstheme="majorBidi"/>
            <w:b/>
            <w:sz w:val="32"/>
            <w:szCs w:val="32"/>
            <w:rPrChange w:id="4232" w:author="Rachel Shipsey" w:date="2025-06-20T10:28:00Z">
              <w:rPr>
                <w:rFonts w:cs="Arial"/>
              </w:rPr>
            </w:rPrChange>
          </w:rPr>
          <w:delText xml:space="preserve">meetings to </w:delText>
        </w:r>
        <w:r w:rsidR="707B0D5C" w:rsidRPr="001903E0" w:rsidDel="003502F7">
          <w:rPr>
            <w:rFonts w:eastAsiaTheme="majorEastAsia" w:cstheme="majorBidi"/>
            <w:b/>
            <w:sz w:val="32"/>
            <w:szCs w:val="32"/>
            <w:rPrChange w:id="4233" w:author="Rachel Shipsey" w:date="2025-06-20T10:28:00Z">
              <w:rPr>
                <w:rFonts w:cs="Arial"/>
              </w:rPr>
            </w:rPrChange>
          </w:rPr>
          <w:delText>reduce</w:delText>
        </w:r>
        <w:r w:rsidRPr="001903E0" w:rsidDel="003502F7">
          <w:rPr>
            <w:rFonts w:eastAsiaTheme="majorEastAsia" w:cstheme="majorBidi"/>
            <w:b/>
            <w:sz w:val="32"/>
            <w:szCs w:val="32"/>
            <w:rPrChange w:id="4234" w:author="Rachel Shipsey" w:date="2025-06-20T10:28:00Z">
              <w:rPr>
                <w:rFonts w:cs="Arial"/>
              </w:rPr>
            </w:rPrChange>
          </w:rPr>
          <w:delText xml:space="preserve"> absenteeism of community leaders due to poor cellphone network and short notices. </w:delText>
        </w:r>
        <w:bookmarkStart w:id="4235" w:name="_Toc201237619"/>
        <w:bookmarkStart w:id="4236" w:name="_Toc201319015"/>
        <w:bookmarkEnd w:id="4235"/>
        <w:bookmarkEnd w:id="4236"/>
      </w:del>
    </w:p>
    <w:p w14:paraId="308C4139" w14:textId="1F10AB23" w:rsidR="00543B4C" w:rsidRPr="001903E0" w:rsidDel="003502F7" w:rsidRDefault="00543B4C">
      <w:pPr>
        <w:pStyle w:val="ListParagraph"/>
        <w:spacing w:after="0" w:line="276" w:lineRule="auto"/>
        <w:jc w:val="both"/>
        <w:rPr>
          <w:del w:id="4237" w:author="Rachel Shipsey" w:date="2025-06-19T11:28:00Z"/>
        </w:rPr>
        <w:pPrChange w:id="4238" w:author="Rachel Shipsey" w:date="2025-06-23T15:41:00Z">
          <w:pPr>
            <w:pStyle w:val="Heading1"/>
          </w:pPr>
        </w:pPrChange>
      </w:pPr>
      <w:del w:id="4239" w:author="Rachel Shipsey" w:date="2025-06-03T19:05:00Z">
        <w:r w:rsidRPr="001903E0" w:rsidDel="00384ACB">
          <w:delText xml:space="preserve">3.4 </w:delText>
        </w:r>
      </w:del>
      <w:del w:id="4240" w:author="Rachel Shipsey" w:date="2025-06-19T11:28:00Z">
        <w:r w:rsidRPr="001903E0" w:rsidDel="003502F7">
          <w:delText xml:space="preserve">Field data collection for cartographic </w:delText>
        </w:r>
        <w:r w:rsidR="195113F5" w:rsidRPr="001903E0" w:rsidDel="003502F7">
          <w:delText>m</w:delText>
        </w:r>
        <w:r w:rsidRPr="001903E0" w:rsidDel="003502F7">
          <w:delText>apping</w:delText>
        </w:r>
        <w:bookmarkStart w:id="4241" w:name="_Toc201237620"/>
        <w:bookmarkStart w:id="4242" w:name="_Toc201319016"/>
        <w:bookmarkEnd w:id="4241"/>
        <w:bookmarkEnd w:id="4242"/>
      </w:del>
    </w:p>
    <w:p w14:paraId="0FAEE231" w14:textId="5D8225B9" w:rsidR="00543B4C" w:rsidRPr="001903E0" w:rsidDel="003502F7" w:rsidRDefault="00543B4C">
      <w:pPr>
        <w:pStyle w:val="ListParagraph"/>
        <w:spacing w:after="0" w:line="276" w:lineRule="auto"/>
        <w:jc w:val="both"/>
        <w:rPr>
          <w:del w:id="4243" w:author="Rachel Shipsey" w:date="2025-06-19T11:28:00Z"/>
          <w:rFonts w:eastAsiaTheme="majorEastAsia" w:cstheme="majorBidi"/>
          <w:b/>
          <w:sz w:val="32"/>
          <w:szCs w:val="32"/>
          <w:rPrChange w:id="4244" w:author="Rachel Shipsey" w:date="2025-06-20T10:28:00Z">
            <w:rPr>
              <w:del w:id="4245" w:author="Rachel Shipsey" w:date="2025-06-19T11:28:00Z"/>
              <w:rFonts w:cs="Arial"/>
            </w:rPr>
          </w:rPrChange>
        </w:rPr>
        <w:pPrChange w:id="4246" w:author="Rachel Shipsey" w:date="2025-06-23T15:41:00Z">
          <w:pPr>
            <w:spacing w:after="0" w:line="276" w:lineRule="auto"/>
            <w:jc w:val="both"/>
          </w:pPr>
        </w:pPrChange>
      </w:pPr>
      <w:bookmarkStart w:id="4247" w:name="_Toc201237621"/>
      <w:bookmarkStart w:id="4248" w:name="_Toc201319017"/>
      <w:bookmarkEnd w:id="4247"/>
      <w:bookmarkEnd w:id="4248"/>
    </w:p>
    <w:p w14:paraId="43282FA7" w14:textId="7B9C403C" w:rsidR="00543B4C" w:rsidRPr="001903E0" w:rsidDel="003502F7" w:rsidRDefault="00543B4C">
      <w:pPr>
        <w:pStyle w:val="ListParagraph"/>
        <w:spacing w:after="0" w:line="276" w:lineRule="auto"/>
        <w:jc w:val="both"/>
        <w:rPr>
          <w:del w:id="4249" w:author="Rachel Shipsey" w:date="2025-06-19T11:28:00Z"/>
          <w:rFonts w:eastAsiaTheme="majorEastAsia" w:cstheme="majorBidi"/>
          <w:b/>
          <w:sz w:val="32"/>
          <w:szCs w:val="32"/>
          <w:rPrChange w:id="4250" w:author="Rachel Shipsey" w:date="2025-06-20T10:28:00Z">
            <w:rPr>
              <w:del w:id="4251" w:author="Rachel Shipsey" w:date="2025-06-19T11:28:00Z"/>
              <w:rFonts w:cs="Arial"/>
            </w:rPr>
          </w:rPrChange>
        </w:rPr>
        <w:pPrChange w:id="4252" w:author="Rachel Shipsey" w:date="2025-06-23T15:41:00Z">
          <w:pPr>
            <w:spacing w:after="0" w:line="276" w:lineRule="auto"/>
            <w:jc w:val="both"/>
          </w:pPr>
        </w:pPrChange>
      </w:pPr>
      <w:del w:id="4253" w:author="Rachel Shipsey" w:date="2025-06-19T11:28:00Z">
        <w:r w:rsidRPr="001903E0" w:rsidDel="003502F7">
          <w:rPr>
            <w:rFonts w:eastAsiaTheme="majorEastAsia" w:cstheme="majorBidi"/>
            <w:b/>
            <w:sz w:val="32"/>
            <w:szCs w:val="32"/>
            <w:rPrChange w:id="4254" w:author="Rachel Shipsey" w:date="2025-06-20T10:28:00Z">
              <w:rPr>
                <w:rFonts w:cs="Arial"/>
              </w:rPr>
            </w:rPrChange>
          </w:rPr>
          <w:delText xml:space="preserve">Field data collection for </w:delText>
        </w:r>
        <w:r w:rsidR="003003DF" w:rsidRPr="001903E0" w:rsidDel="003502F7">
          <w:rPr>
            <w:rFonts w:eastAsiaTheme="majorEastAsia" w:cstheme="majorBidi"/>
            <w:b/>
            <w:sz w:val="32"/>
            <w:szCs w:val="32"/>
            <w:rPrChange w:id="4255" w:author="Rachel Shipsey" w:date="2025-06-20T10:28:00Z">
              <w:rPr>
                <w:rFonts w:cs="Arial"/>
              </w:rPr>
            </w:rPrChange>
          </w:rPr>
          <w:delText>digital</w:delText>
        </w:r>
        <w:r w:rsidRPr="001903E0" w:rsidDel="003502F7">
          <w:rPr>
            <w:rFonts w:eastAsiaTheme="majorEastAsia" w:cstheme="majorBidi"/>
            <w:b/>
            <w:sz w:val="32"/>
            <w:szCs w:val="32"/>
            <w:rPrChange w:id="4256" w:author="Rachel Shipsey" w:date="2025-06-20T10:28:00Z">
              <w:rPr>
                <w:rFonts w:cs="Arial"/>
              </w:rPr>
            </w:rPrChange>
          </w:rPr>
          <w:delText xml:space="preserve"> cartographic mapping entails use of mobile technology to collect spatial data (GPS coordinates for structures, households, features such as schools, hospitals, churches, etc.) to be used in delineation of EAs. Most countries embraced </w:delText>
        </w:r>
        <w:r w:rsidR="003003DF" w:rsidRPr="001903E0" w:rsidDel="003502F7">
          <w:rPr>
            <w:rFonts w:eastAsiaTheme="majorEastAsia" w:cstheme="majorBidi"/>
            <w:b/>
            <w:sz w:val="32"/>
            <w:szCs w:val="32"/>
            <w:rPrChange w:id="4257" w:author="Rachel Shipsey" w:date="2025-06-20T10:28:00Z">
              <w:rPr>
                <w:rFonts w:cs="Arial"/>
              </w:rPr>
            </w:rPrChange>
          </w:rPr>
          <w:delText>the use</w:delText>
        </w:r>
        <w:r w:rsidRPr="001903E0" w:rsidDel="003502F7">
          <w:rPr>
            <w:rFonts w:eastAsiaTheme="majorEastAsia" w:cstheme="majorBidi"/>
            <w:b/>
            <w:sz w:val="32"/>
            <w:szCs w:val="32"/>
            <w:rPrChange w:id="4258" w:author="Rachel Shipsey" w:date="2025-06-20T10:28:00Z">
              <w:rPr>
                <w:rFonts w:cs="Arial"/>
              </w:rPr>
            </w:rPrChange>
          </w:rPr>
          <w:delText xml:space="preserve"> of mobile technology to capture the spatial data and transmit it to the central servers for map production. </w:delText>
        </w:r>
        <w:bookmarkStart w:id="4259" w:name="_Toc201237622"/>
        <w:bookmarkStart w:id="4260" w:name="_Toc201319018"/>
        <w:bookmarkEnd w:id="4259"/>
        <w:bookmarkEnd w:id="4260"/>
      </w:del>
    </w:p>
    <w:p w14:paraId="77B9048D" w14:textId="51BC5813" w:rsidR="00543B4C" w:rsidRPr="001903E0" w:rsidDel="003502F7" w:rsidRDefault="00543B4C">
      <w:pPr>
        <w:pStyle w:val="ListParagraph"/>
        <w:spacing w:after="0" w:line="276" w:lineRule="auto"/>
        <w:jc w:val="both"/>
        <w:rPr>
          <w:del w:id="4261" w:author="Rachel Shipsey" w:date="2025-06-19T11:28:00Z"/>
          <w:rFonts w:eastAsiaTheme="majorEastAsia"/>
          <w:sz w:val="32"/>
          <w:szCs w:val="32"/>
          <w:rPrChange w:id="4262" w:author="Rachel Shipsey" w:date="2025-06-20T10:28:00Z">
            <w:rPr>
              <w:del w:id="4263" w:author="Rachel Shipsey" w:date="2025-06-19T11:28:00Z"/>
              <w:rFonts w:eastAsia="Arial"/>
            </w:rPr>
          </w:rPrChange>
        </w:rPr>
        <w:pPrChange w:id="4264" w:author="Rachel Shipsey" w:date="2025-06-23T15:41:00Z">
          <w:pPr>
            <w:pStyle w:val="Heading3"/>
          </w:pPr>
        </w:pPrChange>
      </w:pPr>
      <w:del w:id="4265" w:author="Rachel Shipsey" w:date="2025-06-03T19:05:00Z">
        <w:r w:rsidRPr="001903E0" w:rsidDel="00384ACB">
          <w:rPr>
            <w:rFonts w:eastAsiaTheme="majorEastAsia" w:cstheme="majorBidi"/>
            <w:b/>
            <w:sz w:val="32"/>
            <w:szCs w:val="32"/>
            <w:rPrChange w:id="4266" w:author="Rachel Shipsey" w:date="2025-06-20T10:28:00Z">
              <w:rPr>
                <w:rFonts w:eastAsia="Arial"/>
                <w:b w:val="0"/>
                <w:color w:val="00B0F0"/>
                <w:sz w:val="28"/>
              </w:rPr>
            </w:rPrChange>
          </w:rPr>
          <w:delText>3.4.1</w:delText>
        </w:r>
        <w:r w:rsidRPr="001903E0" w:rsidDel="00384ACB">
          <w:tab/>
        </w:r>
      </w:del>
      <w:del w:id="4267" w:author="Rachel Shipsey" w:date="2025-06-19T11:28:00Z">
        <w:r w:rsidRPr="001903E0" w:rsidDel="003502F7">
          <w:rPr>
            <w:rFonts w:eastAsiaTheme="majorEastAsia" w:cstheme="majorBidi"/>
            <w:b/>
            <w:sz w:val="32"/>
            <w:szCs w:val="32"/>
            <w:rPrChange w:id="4268" w:author="Rachel Shipsey" w:date="2025-06-20T10:28:00Z">
              <w:rPr>
                <w:b w:val="0"/>
                <w:color w:val="00B0F0"/>
                <w:sz w:val="28"/>
              </w:rPr>
            </w:rPrChange>
          </w:rPr>
          <w:delText>Selected</w:delText>
        </w:r>
        <w:r w:rsidRPr="001903E0" w:rsidDel="003502F7">
          <w:delText xml:space="preserve"> country experiences</w:delText>
        </w:r>
        <w:bookmarkStart w:id="4269" w:name="_Toc201237623"/>
        <w:bookmarkStart w:id="4270" w:name="_Toc201319019"/>
        <w:bookmarkEnd w:id="4269"/>
        <w:bookmarkEnd w:id="4270"/>
      </w:del>
    </w:p>
    <w:p w14:paraId="0FF08684" w14:textId="418BA69F" w:rsidR="00543B4C" w:rsidRPr="001903E0" w:rsidDel="003502F7" w:rsidRDefault="00543B4C">
      <w:pPr>
        <w:pStyle w:val="ListParagraph"/>
        <w:spacing w:after="0" w:line="276" w:lineRule="auto"/>
        <w:jc w:val="both"/>
        <w:rPr>
          <w:del w:id="4271" w:author="Rachel Shipsey" w:date="2025-06-19T11:28:00Z"/>
          <w:rFonts w:eastAsiaTheme="majorEastAsia" w:cstheme="majorBidi"/>
          <w:b/>
          <w:sz w:val="32"/>
          <w:szCs w:val="32"/>
          <w:rPrChange w:id="4272" w:author="Rachel Shipsey" w:date="2025-06-20T10:28:00Z">
            <w:rPr>
              <w:del w:id="4273" w:author="Rachel Shipsey" w:date="2025-06-19T11:28:00Z"/>
              <w:rFonts w:cs="Arial"/>
            </w:rPr>
          </w:rPrChange>
        </w:rPr>
        <w:pPrChange w:id="4274" w:author="Rachel Shipsey" w:date="2025-06-23T15:41:00Z">
          <w:pPr>
            <w:spacing w:after="0" w:line="276" w:lineRule="auto"/>
            <w:jc w:val="both"/>
          </w:pPr>
        </w:pPrChange>
      </w:pPr>
      <w:bookmarkStart w:id="4275" w:name="_Toc201237624"/>
      <w:bookmarkStart w:id="4276" w:name="_Toc201319020"/>
      <w:bookmarkEnd w:id="4275"/>
      <w:bookmarkEnd w:id="4276"/>
    </w:p>
    <w:p w14:paraId="19654202" w14:textId="522D2211" w:rsidR="00543B4C" w:rsidRPr="001903E0" w:rsidDel="003502F7" w:rsidRDefault="00543B4C">
      <w:pPr>
        <w:pStyle w:val="ListParagraph"/>
        <w:spacing w:after="0" w:line="276" w:lineRule="auto"/>
        <w:jc w:val="both"/>
        <w:rPr>
          <w:del w:id="4277" w:author="Rachel Shipsey" w:date="2025-06-19T11:28:00Z"/>
          <w:rFonts w:eastAsiaTheme="majorEastAsia" w:cstheme="majorBidi"/>
          <w:b/>
          <w:sz w:val="32"/>
          <w:szCs w:val="32"/>
          <w:rPrChange w:id="4278" w:author="Rachel Shipsey" w:date="2025-06-20T10:28:00Z">
            <w:rPr>
              <w:del w:id="4279" w:author="Rachel Shipsey" w:date="2025-06-19T11:28:00Z"/>
              <w:rFonts w:cs="Arial"/>
              <w:bCs/>
            </w:rPr>
          </w:rPrChange>
        </w:rPr>
        <w:pPrChange w:id="4280" w:author="Rachel Shipsey" w:date="2025-06-23T15:41:00Z">
          <w:pPr>
            <w:spacing w:after="0" w:line="276" w:lineRule="auto"/>
            <w:jc w:val="both"/>
          </w:pPr>
        </w:pPrChange>
      </w:pPr>
      <w:del w:id="4281" w:author="Rachel Shipsey" w:date="2025-06-19T11:28:00Z">
        <w:r w:rsidRPr="001903E0" w:rsidDel="003502F7">
          <w:rPr>
            <w:rFonts w:eastAsiaTheme="majorEastAsia" w:cstheme="majorBidi"/>
            <w:b/>
            <w:sz w:val="32"/>
            <w:szCs w:val="32"/>
            <w:rPrChange w:id="4282" w:author="Rachel Shipsey" w:date="2025-06-20T10:28:00Z">
              <w:rPr>
                <w:rFonts w:cs="Arial"/>
                <w:bCs/>
              </w:rPr>
            </w:rPrChange>
          </w:rPr>
          <w:delText>Kenya</w:delText>
        </w:r>
        <w:bookmarkStart w:id="4283" w:name="_Toc201237625"/>
        <w:bookmarkStart w:id="4284" w:name="_Toc201319021"/>
        <w:bookmarkEnd w:id="4283"/>
        <w:bookmarkEnd w:id="4284"/>
      </w:del>
    </w:p>
    <w:p w14:paraId="5CA20836" w14:textId="5A382F0C" w:rsidR="00543B4C" w:rsidRPr="001903E0" w:rsidDel="003502F7" w:rsidRDefault="00543B4C">
      <w:pPr>
        <w:pStyle w:val="ListParagraph"/>
        <w:spacing w:after="0" w:line="276" w:lineRule="auto"/>
        <w:jc w:val="both"/>
        <w:rPr>
          <w:del w:id="4285" w:author="Rachel Shipsey" w:date="2025-06-19T11:28:00Z"/>
          <w:rFonts w:eastAsiaTheme="majorEastAsia" w:cstheme="majorBidi"/>
          <w:b/>
          <w:sz w:val="32"/>
          <w:szCs w:val="32"/>
          <w:rPrChange w:id="4286" w:author="Rachel Shipsey" w:date="2025-06-20T10:28:00Z">
            <w:rPr>
              <w:del w:id="4287" w:author="Rachel Shipsey" w:date="2025-06-19T11:28:00Z"/>
              <w:rFonts w:cs="Arial"/>
              <w:sz w:val="20"/>
              <w:szCs w:val="20"/>
            </w:rPr>
          </w:rPrChange>
        </w:rPr>
        <w:pPrChange w:id="428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289" w:author="Rachel Shipsey" w:date="2025-06-19T11:28:00Z">
        <w:r w:rsidRPr="001903E0" w:rsidDel="003502F7">
          <w:rPr>
            <w:rFonts w:eastAsiaTheme="majorEastAsia" w:cstheme="majorBidi"/>
            <w:b/>
            <w:sz w:val="32"/>
            <w:szCs w:val="32"/>
            <w:rPrChange w:id="4290" w:author="Rachel Shipsey" w:date="2025-06-20T10:28:00Z">
              <w:rPr>
                <w:rFonts w:cs="Arial"/>
                <w:sz w:val="20"/>
                <w:szCs w:val="20"/>
              </w:rPr>
            </w:rPrChange>
          </w:rPr>
          <w:delText xml:space="preserve">In Kenya, the exercise started with 12 teams with each team comprising of a team leader and 7 mapping assistants. There were also coordinators in charge of several teams. The number of teams was later increased to 40 with a total of 400 temporary Mapping Assistants (MAs) who were recruited and trained to speed up the mapping process. </w:delText>
        </w:r>
        <w:bookmarkStart w:id="4291" w:name="_Toc201237626"/>
        <w:bookmarkStart w:id="4292" w:name="_Toc201319022"/>
        <w:bookmarkEnd w:id="4291"/>
        <w:bookmarkEnd w:id="4292"/>
      </w:del>
    </w:p>
    <w:p w14:paraId="4F21F661" w14:textId="00BA8A19" w:rsidR="00543B4C" w:rsidRPr="001903E0" w:rsidDel="003502F7" w:rsidRDefault="00543B4C">
      <w:pPr>
        <w:pStyle w:val="ListParagraph"/>
        <w:spacing w:after="0" w:line="276" w:lineRule="auto"/>
        <w:jc w:val="both"/>
        <w:rPr>
          <w:del w:id="4293" w:author="Rachel Shipsey" w:date="2025-06-19T11:28:00Z"/>
          <w:rFonts w:eastAsiaTheme="majorEastAsia" w:cstheme="majorBidi"/>
          <w:b/>
          <w:sz w:val="32"/>
          <w:szCs w:val="32"/>
          <w:rPrChange w:id="4294" w:author="Rachel Shipsey" w:date="2025-06-20T10:28:00Z">
            <w:rPr>
              <w:del w:id="4295" w:author="Rachel Shipsey" w:date="2025-06-19T11:28:00Z"/>
              <w:rFonts w:cs="Arial"/>
              <w:sz w:val="20"/>
              <w:szCs w:val="20"/>
            </w:rPr>
          </w:rPrChange>
        </w:rPr>
        <w:pPrChange w:id="429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297" w:author="Rachel Shipsey" w:date="2025-06-19T11:28:00Z">
        <w:r w:rsidRPr="001903E0" w:rsidDel="003502F7">
          <w:rPr>
            <w:rFonts w:eastAsiaTheme="majorEastAsia" w:cstheme="majorBidi"/>
            <w:b/>
            <w:sz w:val="32"/>
            <w:szCs w:val="32"/>
            <w:rPrChange w:id="4298" w:author="Rachel Shipsey" w:date="2025-06-20T10:28:00Z">
              <w:rPr>
                <w:rFonts w:cs="Arial"/>
                <w:sz w:val="20"/>
                <w:szCs w:val="20"/>
              </w:rPr>
            </w:rPrChange>
          </w:rPr>
          <w:delText xml:space="preserve">  </w:delText>
        </w:r>
        <w:bookmarkStart w:id="4299" w:name="_Toc201237627"/>
        <w:bookmarkStart w:id="4300" w:name="_Toc201319023"/>
        <w:bookmarkEnd w:id="4299"/>
        <w:bookmarkEnd w:id="4300"/>
      </w:del>
    </w:p>
    <w:p w14:paraId="64F5BD41" w14:textId="37541D66" w:rsidR="00543B4C" w:rsidRPr="001903E0" w:rsidDel="003502F7" w:rsidRDefault="00543B4C">
      <w:pPr>
        <w:pStyle w:val="ListParagraph"/>
        <w:spacing w:after="0" w:line="276" w:lineRule="auto"/>
        <w:jc w:val="both"/>
        <w:rPr>
          <w:del w:id="4301" w:author="Rachel Shipsey" w:date="2025-06-19T11:28:00Z"/>
          <w:rFonts w:eastAsiaTheme="majorEastAsia" w:cstheme="majorBidi"/>
          <w:b/>
          <w:sz w:val="32"/>
          <w:szCs w:val="32"/>
          <w:rPrChange w:id="4302" w:author="Rachel Shipsey" w:date="2025-06-20T10:28:00Z">
            <w:rPr>
              <w:del w:id="4303" w:author="Rachel Shipsey" w:date="2025-06-19T11:28:00Z"/>
              <w:rFonts w:cs="Arial"/>
              <w:sz w:val="20"/>
              <w:szCs w:val="20"/>
            </w:rPr>
          </w:rPrChange>
        </w:rPr>
        <w:pPrChange w:id="430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305" w:author="Rachel Shipsey" w:date="2025-06-19T11:28:00Z">
        <w:r w:rsidRPr="001903E0" w:rsidDel="003502F7">
          <w:rPr>
            <w:rFonts w:eastAsiaTheme="majorEastAsia" w:cstheme="majorBidi"/>
            <w:b/>
            <w:sz w:val="32"/>
            <w:szCs w:val="32"/>
            <w:rPrChange w:id="4306" w:author="Rachel Shipsey" w:date="2025-06-20T10:28:00Z">
              <w:rPr>
                <w:rFonts w:cs="Arial"/>
                <w:sz w:val="20"/>
                <w:szCs w:val="20"/>
              </w:rPr>
            </w:rPrChange>
          </w:rPr>
          <w:delText xml:space="preserve">A team was allocated between 2 and 3 vehicles depending on the number of MAs. All teams were working either in one or two counties at a given time. A team was allocated several sub locations to map the homesteads, structures, households, and points of interest. Each MA was assigned a village or a block to work in at any given time and </w:delText>
        </w:r>
        <w:r w:rsidR="6111FEC7" w:rsidRPr="001903E0" w:rsidDel="003502F7">
          <w:rPr>
            <w:rFonts w:eastAsiaTheme="majorEastAsia" w:cstheme="majorBidi"/>
            <w:b/>
            <w:sz w:val="32"/>
            <w:szCs w:val="32"/>
            <w:rPrChange w:id="4307" w:author="Rachel Shipsey" w:date="2025-06-20T10:28:00Z">
              <w:rPr>
                <w:rFonts w:cs="Arial"/>
                <w:sz w:val="20"/>
                <w:szCs w:val="20"/>
              </w:rPr>
            </w:rPrChange>
          </w:rPr>
          <w:delText>t</w:delText>
        </w:r>
        <w:r w:rsidRPr="001903E0" w:rsidDel="003502F7">
          <w:rPr>
            <w:rFonts w:eastAsiaTheme="majorEastAsia" w:cstheme="majorBidi"/>
            <w:b/>
            <w:sz w:val="32"/>
            <w:szCs w:val="32"/>
            <w:rPrChange w:id="4308" w:author="Rachel Shipsey" w:date="2025-06-20T10:28:00Z">
              <w:rPr>
                <w:rFonts w:cs="Arial"/>
                <w:sz w:val="20"/>
                <w:szCs w:val="20"/>
              </w:rPr>
            </w:rPrChange>
          </w:rPr>
          <w:delText>he</w:delText>
        </w:r>
        <w:r w:rsidR="51AB2BC0" w:rsidRPr="001903E0" w:rsidDel="003502F7">
          <w:rPr>
            <w:rFonts w:eastAsiaTheme="majorEastAsia" w:cstheme="majorBidi"/>
            <w:b/>
            <w:sz w:val="32"/>
            <w:szCs w:val="32"/>
            <w:rPrChange w:id="4309" w:author="Rachel Shipsey" w:date="2025-06-20T10:28:00Z">
              <w:rPr>
                <w:rFonts w:cs="Arial"/>
                <w:sz w:val="20"/>
                <w:szCs w:val="20"/>
              </w:rPr>
            </w:rPrChange>
          </w:rPr>
          <w:delText>y</w:delText>
        </w:r>
        <w:r w:rsidRPr="001903E0" w:rsidDel="003502F7">
          <w:rPr>
            <w:rFonts w:eastAsiaTheme="majorEastAsia" w:cstheme="majorBidi"/>
            <w:b/>
            <w:sz w:val="32"/>
            <w:szCs w:val="32"/>
            <w:rPrChange w:id="4310" w:author="Rachel Shipsey" w:date="2025-06-20T10:28:00Z">
              <w:rPr>
                <w:rFonts w:cs="Arial"/>
                <w:sz w:val="20"/>
                <w:szCs w:val="20"/>
              </w:rPr>
            </w:rPrChange>
          </w:rPr>
          <w:delText xml:space="preserve"> would move around the entire village with the help of a village elder. </w:delText>
        </w:r>
        <w:r w:rsidR="0EFAEFF4" w:rsidRPr="001903E0" w:rsidDel="003502F7">
          <w:rPr>
            <w:rFonts w:eastAsiaTheme="majorEastAsia" w:cstheme="majorBidi"/>
            <w:b/>
            <w:sz w:val="32"/>
            <w:szCs w:val="32"/>
            <w:rPrChange w:id="4311" w:author="Rachel Shipsey" w:date="2025-06-20T10:28:00Z">
              <w:rPr>
                <w:rFonts w:cs="Arial"/>
                <w:sz w:val="20"/>
                <w:szCs w:val="20"/>
              </w:rPr>
            </w:rPrChange>
          </w:rPr>
          <w:delText>The MA would use the form earlier filled in by the village elder to confirm the details listed and pick coordinates for the structures, households, and features.</w:delText>
        </w:r>
        <w:r w:rsidRPr="001903E0" w:rsidDel="003502F7">
          <w:rPr>
            <w:rFonts w:eastAsiaTheme="majorEastAsia" w:cstheme="majorBidi"/>
            <w:b/>
            <w:sz w:val="32"/>
            <w:szCs w:val="32"/>
            <w:rPrChange w:id="4312" w:author="Rachel Shipsey" w:date="2025-06-20T10:28:00Z">
              <w:rPr>
                <w:rFonts w:cs="Arial"/>
                <w:sz w:val="20"/>
                <w:szCs w:val="20"/>
              </w:rPr>
            </w:rPrChange>
          </w:rPr>
          <w:delText xml:space="preserve"> Data was collected using mobile phones with an in-built Global Positioning System (GPS). </w:delText>
        </w:r>
        <w:bookmarkStart w:id="4313" w:name="_Toc201237628"/>
        <w:bookmarkStart w:id="4314" w:name="_Toc201319024"/>
        <w:bookmarkEnd w:id="4313"/>
        <w:bookmarkEnd w:id="4314"/>
      </w:del>
    </w:p>
    <w:p w14:paraId="426A5489" w14:textId="30F8AA2C" w:rsidR="00543B4C" w:rsidRPr="001903E0" w:rsidDel="003502F7" w:rsidRDefault="00543B4C">
      <w:pPr>
        <w:pStyle w:val="ListParagraph"/>
        <w:spacing w:after="0" w:line="276" w:lineRule="auto"/>
        <w:jc w:val="both"/>
        <w:rPr>
          <w:del w:id="4315" w:author="Rachel Shipsey" w:date="2025-06-19T11:28:00Z"/>
          <w:rFonts w:eastAsiaTheme="majorEastAsia" w:cstheme="majorBidi"/>
          <w:b/>
          <w:sz w:val="32"/>
          <w:szCs w:val="32"/>
          <w:rPrChange w:id="4316" w:author="Rachel Shipsey" w:date="2025-06-20T10:28:00Z">
            <w:rPr>
              <w:del w:id="4317" w:author="Rachel Shipsey" w:date="2025-06-19T11:28:00Z"/>
              <w:rFonts w:cs="Arial"/>
              <w:sz w:val="20"/>
              <w:szCs w:val="20"/>
            </w:rPr>
          </w:rPrChange>
        </w:rPr>
        <w:pPrChange w:id="431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4319" w:name="_Toc201237629"/>
      <w:bookmarkStart w:id="4320" w:name="_Toc201319025"/>
      <w:bookmarkEnd w:id="4319"/>
      <w:bookmarkEnd w:id="4320"/>
    </w:p>
    <w:p w14:paraId="0439D128" w14:textId="30831131" w:rsidR="00543B4C" w:rsidRPr="001903E0" w:rsidDel="003502F7" w:rsidRDefault="00543B4C">
      <w:pPr>
        <w:pStyle w:val="ListParagraph"/>
        <w:spacing w:after="0" w:line="276" w:lineRule="auto"/>
        <w:jc w:val="both"/>
        <w:rPr>
          <w:del w:id="4321" w:author="Rachel Shipsey" w:date="2025-06-19T11:28:00Z"/>
          <w:rFonts w:eastAsiaTheme="majorEastAsia" w:cstheme="majorBidi"/>
          <w:b/>
          <w:sz w:val="32"/>
          <w:szCs w:val="32"/>
          <w:rPrChange w:id="4322" w:author="Rachel Shipsey" w:date="2025-06-20T10:28:00Z">
            <w:rPr>
              <w:del w:id="4323" w:author="Rachel Shipsey" w:date="2025-06-19T11:28:00Z"/>
              <w:rFonts w:cs="Arial"/>
              <w:sz w:val="20"/>
              <w:szCs w:val="20"/>
            </w:rPr>
          </w:rPrChange>
        </w:rPr>
        <w:pPrChange w:id="432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325" w:author="Rachel Shipsey" w:date="2025-06-19T11:28:00Z">
        <w:r w:rsidRPr="001903E0" w:rsidDel="003502F7">
          <w:rPr>
            <w:rFonts w:eastAsiaTheme="majorEastAsia" w:cstheme="majorBidi"/>
            <w:b/>
            <w:sz w:val="32"/>
            <w:szCs w:val="32"/>
            <w:rPrChange w:id="4326" w:author="Rachel Shipsey" w:date="2025-06-20T10:28:00Z">
              <w:rPr>
                <w:rFonts w:cs="Arial"/>
                <w:sz w:val="20"/>
                <w:szCs w:val="20"/>
              </w:rPr>
            </w:rPrChange>
          </w:rPr>
          <w:delText xml:space="preserve">Mapping for the first 27 counties was carried out using Open Data Kit (ODK) App while the rest were mapped using ArcGIS survey123.  </w:delText>
        </w:r>
        <w:bookmarkStart w:id="4327" w:name="_Toc201237630"/>
        <w:bookmarkStart w:id="4328" w:name="_Toc201319026"/>
        <w:bookmarkEnd w:id="4327"/>
        <w:bookmarkEnd w:id="4328"/>
      </w:del>
    </w:p>
    <w:p w14:paraId="3919A6A7" w14:textId="2F374A69" w:rsidR="00543B4C" w:rsidRPr="001903E0" w:rsidDel="003502F7" w:rsidRDefault="00543B4C">
      <w:pPr>
        <w:pStyle w:val="ListParagraph"/>
        <w:spacing w:after="0" w:line="276" w:lineRule="auto"/>
        <w:jc w:val="both"/>
        <w:rPr>
          <w:del w:id="4329" w:author="Rachel Shipsey" w:date="2025-06-19T11:28:00Z"/>
          <w:rFonts w:eastAsiaTheme="majorEastAsia" w:cstheme="majorBidi"/>
          <w:b/>
          <w:sz w:val="32"/>
          <w:szCs w:val="32"/>
          <w:rPrChange w:id="4330" w:author="Rachel Shipsey" w:date="2025-06-20T10:28:00Z">
            <w:rPr>
              <w:del w:id="4331" w:author="Rachel Shipsey" w:date="2025-06-19T11:28:00Z"/>
              <w:rFonts w:cs="Arial"/>
            </w:rPr>
          </w:rPrChange>
        </w:rPr>
        <w:pPrChange w:id="4332" w:author="Rachel Shipsey" w:date="2025-06-23T15:41:00Z">
          <w:pPr>
            <w:spacing w:after="0" w:line="276" w:lineRule="auto"/>
            <w:jc w:val="both"/>
          </w:pPr>
        </w:pPrChange>
      </w:pPr>
      <w:bookmarkStart w:id="4333" w:name="_Toc201237631"/>
      <w:bookmarkStart w:id="4334" w:name="_Toc201319027"/>
      <w:bookmarkEnd w:id="4333"/>
      <w:bookmarkEnd w:id="4334"/>
    </w:p>
    <w:p w14:paraId="281B1435" w14:textId="4B454129" w:rsidR="00543B4C" w:rsidRPr="001903E0" w:rsidDel="003502F7" w:rsidRDefault="00543B4C">
      <w:pPr>
        <w:pStyle w:val="ListParagraph"/>
        <w:spacing w:after="0" w:line="276" w:lineRule="auto"/>
        <w:jc w:val="both"/>
        <w:rPr>
          <w:del w:id="4335" w:author="Rachel Shipsey" w:date="2025-06-19T11:28:00Z"/>
          <w:rFonts w:eastAsiaTheme="majorEastAsia" w:cstheme="majorBidi"/>
          <w:b/>
          <w:sz w:val="32"/>
          <w:szCs w:val="32"/>
          <w:rPrChange w:id="4336" w:author="Rachel Shipsey" w:date="2025-06-20T10:28:00Z">
            <w:rPr>
              <w:del w:id="4337" w:author="Rachel Shipsey" w:date="2025-06-19T11:28:00Z"/>
              <w:rFonts w:cs="Arial"/>
              <w:bCs/>
            </w:rPr>
          </w:rPrChange>
        </w:rPr>
        <w:pPrChange w:id="4338" w:author="Rachel Shipsey" w:date="2025-06-23T15:41:00Z">
          <w:pPr>
            <w:spacing w:after="0" w:line="276" w:lineRule="auto"/>
            <w:jc w:val="both"/>
          </w:pPr>
        </w:pPrChange>
      </w:pPr>
      <w:del w:id="4339" w:author="Rachel Shipsey" w:date="2025-06-19T11:28:00Z">
        <w:r w:rsidRPr="001903E0" w:rsidDel="003502F7">
          <w:rPr>
            <w:rFonts w:eastAsiaTheme="majorEastAsia" w:cstheme="majorBidi"/>
            <w:b/>
            <w:sz w:val="32"/>
            <w:szCs w:val="32"/>
            <w:rPrChange w:id="4340" w:author="Rachel Shipsey" w:date="2025-06-20T10:28:00Z">
              <w:rPr>
                <w:rFonts w:cs="Arial"/>
                <w:bCs/>
              </w:rPr>
            </w:rPrChange>
          </w:rPr>
          <w:delText>Sierra Leone</w:delText>
        </w:r>
        <w:bookmarkStart w:id="4341" w:name="_Toc201237632"/>
        <w:bookmarkStart w:id="4342" w:name="_Toc201319028"/>
        <w:bookmarkEnd w:id="4341"/>
        <w:bookmarkEnd w:id="4342"/>
      </w:del>
    </w:p>
    <w:p w14:paraId="31E3104B" w14:textId="4702DBFC" w:rsidR="00543B4C" w:rsidRPr="001903E0" w:rsidDel="003502F7" w:rsidRDefault="00543B4C">
      <w:pPr>
        <w:pStyle w:val="ListParagraph"/>
        <w:spacing w:after="0" w:line="276" w:lineRule="auto"/>
        <w:jc w:val="both"/>
        <w:rPr>
          <w:del w:id="4343" w:author="Rachel Shipsey" w:date="2025-06-19T11:28:00Z"/>
          <w:rFonts w:eastAsiaTheme="majorEastAsia" w:cstheme="majorBidi"/>
          <w:b/>
          <w:sz w:val="32"/>
          <w:szCs w:val="32"/>
          <w:rPrChange w:id="4344" w:author="Rachel Shipsey" w:date="2025-06-20T10:28:00Z">
            <w:rPr>
              <w:del w:id="4345" w:author="Rachel Shipsey" w:date="2025-06-19T11:28:00Z"/>
              <w:rFonts w:cs="Arial"/>
              <w:sz w:val="20"/>
              <w:szCs w:val="20"/>
            </w:rPr>
          </w:rPrChange>
        </w:rPr>
        <w:pPrChange w:id="434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347" w:author="Rachel Shipsey" w:date="2025-06-19T11:28:00Z">
        <w:r w:rsidRPr="001903E0" w:rsidDel="003502F7">
          <w:rPr>
            <w:rFonts w:eastAsiaTheme="majorEastAsia" w:cstheme="majorBidi"/>
            <w:b/>
            <w:sz w:val="32"/>
            <w:szCs w:val="32"/>
            <w:rPrChange w:id="4348" w:author="Rachel Shipsey" w:date="2025-06-20T10:28:00Z">
              <w:rPr>
                <w:rFonts w:cs="Arial"/>
                <w:sz w:val="20"/>
                <w:szCs w:val="20"/>
              </w:rPr>
            </w:rPrChange>
          </w:rPr>
          <w:delText xml:space="preserve">In Sierra Leone, the actual field work started with annotation of Satellite imagery, updating of verified locality list, deployment of field staff with required logistics and delineation of EAs using the satellite imagery. </w:delText>
        </w:r>
        <w:bookmarkStart w:id="4349" w:name="_Toc201237633"/>
        <w:bookmarkStart w:id="4350" w:name="_Toc201319029"/>
        <w:bookmarkEnd w:id="4349"/>
        <w:bookmarkEnd w:id="4350"/>
      </w:del>
    </w:p>
    <w:p w14:paraId="6EF4DB52" w14:textId="58F452C0" w:rsidR="00543B4C" w:rsidRPr="001903E0" w:rsidDel="003502F7" w:rsidRDefault="2E0840AD">
      <w:pPr>
        <w:pStyle w:val="ListParagraph"/>
        <w:spacing w:after="0" w:line="276" w:lineRule="auto"/>
        <w:jc w:val="both"/>
        <w:rPr>
          <w:del w:id="4351" w:author="Rachel Shipsey" w:date="2025-06-19T11:28:00Z"/>
          <w:rFonts w:eastAsiaTheme="majorEastAsia" w:cstheme="majorBidi"/>
          <w:b/>
          <w:sz w:val="32"/>
          <w:szCs w:val="32"/>
          <w:rPrChange w:id="4352" w:author="Rachel Shipsey" w:date="2025-06-20T10:28:00Z">
            <w:rPr>
              <w:del w:id="4353" w:author="Rachel Shipsey" w:date="2025-06-19T11:28:00Z"/>
              <w:rFonts w:cs="Arial"/>
              <w:sz w:val="20"/>
              <w:szCs w:val="20"/>
            </w:rPr>
          </w:rPrChange>
        </w:rPr>
        <w:pPrChange w:id="435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355" w:author="Rachel Shipsey" w:date="2025-06-19T11:28:00Z">
        <w:r w:rsidRPr="001903E0" w:rsidDel="003502F7">
          <w:rPr>
            <w:rFonts w:eastAsiaTheme="majorEastAsia" w:cstheme="majorBidi"/>
            <w:b/>
            <w:sz w:val="32"/>
            <w:szCs w:val="32"/>
            <w:rPrChange w:id="4356" w:author="Rachel Shipsey" w:date="2025-06-20T10:28:00Z">
              <w:rPr>
                <w:rFonts w:cs="Arial"/>
                <w:sz w:val="20"/>
                <w:szCs w:val="20"/>
              </w:rPr>
            </w:rPrChange>
          </w:rPr>
          <w:delText>The Data quality assurance officers and Assistants were busy with the required quality checks.</w:delText>
        </w:r>
        <w:r w:rsidR="00543B4C" w:rsidRPr="001903E0" w:rsidDel="003502F7">
          <w:rPr>
            <w:rFonts w:eastAsiaTheme="majorEastAsia" w:cstheme="majorBidi"/>
            <w:b/>
            <w:sz w:val="32"/>
            <w:szCs w:val="32"/>
            <w:rPrChange w:id="4357" w:author="Rachel Shipsey" w:date="2025-06-20T10:28:00Z">
              <w:rPr>
                <w:rFonts w:cs="Arial"/>
                <w:sz w:val="20"/>
                <w:szCs w:val="20"/>
              </w:rPr>
            </w:rPrChange>
          </w:rPr>
          <w:delText xml:space="preserve"> The National quality officer was supervising all the quality assurance officers also used a customized application to ensure that data from the field mappers shows a true representation of the real information on the ground and in addition do ground trotting for randomly selected delineated EAs. </w:delText>
        </w:r>
        <w:bookmarkStart w:id="4358" w:name="_Toc201237634"/>
        <w:bookmarkStart w:id="4359" w:name="_Toc201319030"/>
        <w:bookmarkEnd w:id="4358"/>
        <w:bookmarkEnd w:id="4359"/>
      </w:del>
    </w:p>
    <w:p w14:paraId="428EBCF8" w14:textId="30176CBD" w:rsidR="00543B4C" w:rsidRPr="001903E0" w:rsidDel="003502F7" w:rsidRDefault="00543B4C">
      <w:pPr>
        <w:pStyle w:val="ListParagraph"/>
        <w:spacing w:after="0" w:line="276" w:lineRule="auto"/>
        <w:jc w:val="both"/>
        <w:rPr>
          <w:del w:id="4360" w:author="Rachel Shipsey" w:date="2025-06-19T11:28:00Z"/>
          <w:rFonts w:eastAsiaTheme="majorEastAsia" w:cstheme="majorBidi"/>
          <w:b/>
          <w:sz w:val="32"/>
          <w:szCs w:val="32"/>
          <w:rPrChange w:id="4361" w:author="Rachel Shipsey" w:date="2025-06-20T10:28:00Z">
            <w:rPr>
              <w:del w:id="4362" w:author="Rachel Shipsey" w:date="2025-06-19T11:28:00Z"/>
              <w:rFonts w:cs="Arial"/>
            </w:rPr>
          </w:rPrChange>
        </w:rPr>
        <w:pPrChange w:id="4363" w:author="Rachel Shipsey" w:date="2025-06-23T15:41:00Z">
          <w:pPr>
            <w:spacing w:after="0" w:line="276" w:lineRule="auto"/>
            <w:jc w:val="both"/>
          </w:pPr>
        </w:pPrChange>
      </w:pPr>
      <w:bookmarkStart w:id="4364" w:name="_Toc201237635"/>
      <w:bookmarkStart w:id="4365" w:name="_Toc201319031"/>
      <w:bookmarkEnd w:id="4364"/>
      <w:bookmarkEnd w:id="4365"/>
    </w:p>
    <w:p w14:paraId="78F44A63" w14:textId="0BB0997A" w:rsidR="00543B4C" w:rsidRPr="001903E0" w:rsidDel="003502F7" w:rsidRDefault="00543B4C">
      <w:pPr>
        <w:pStyle w:val="ListParagraph"/>
        <w:spacing w:after="0" w:line="276" w:lineRule="auto"/>
        <w:jc w:val="both"/>
        <w:rPr>
          <w:del w:id="4366" w:author="Rachel Shipsey" w:date="2025-06-19T11:28:00Z"/>
          <w:rFonts w:eastAsiaTheme="majorEastAsia" w:cstheme="majorBidi"/>
          <w:b/>
          <w:sz w:val="32"/>
          <w:szCs w:val="32"/>
          <w:rPrChange w:id="4367" w:author="Rachel Shipsey" w:date="2025-06-20T10:28:00Z">
            <w:rPr>
              <w:del w:id="4368" w:author="Rachel Shipsey" w:date="2025-06-19T11:28:00Z"/>
              <w:rFonts w:cs="Arial"/>
              <w:bCs/>
            </w:rPr>
          </w:rPrChange>
        </w:rPr>
        <w:pPrChange w:id="4369" w:author="Rachel Shipsey" w:date="2025-06-23T15:41:00Z">
          <w:pPr>
            <w:spacing w:after="0" w:line="276" w:lineRule="auto"/>
            <w:jc w:val="both"/>
          </w:pPr>
        </w:pPrChange>
      </w:pPr>
      <w:del w:id="4370" w:author="Rachel Shipsey" w:date="2025-06-19T11:28:00Z">
        <w:r w:rsidRPr="001903E0" w:rsidDel="003502F7">
          <w:rPr>
            <w:rFonts w:eastAsiaTheme="majorEastAsia" w:cstheme="majorBidi"/>
            <w:b/>
            <w:sz w:val="32"/>
            <w:szCs w:val="32"/>
            <w:rPrChange w:id="4371" w:author="Rachel Shipsey" w:date="2025-06-20T10:28:00Z">
              <w:rPr>
                <w:rFonts w:cs="Arial"/>
                <w:bCs/>
              </w:rPr>
            </w:rPrChange>
          </w:rPr>
          <w:delText>Senegal</w:delText>
        </w:r>
        <w:r w:rsidRPr="001903E0" w:rsidDel="003502F7">
          <w:rPr>
            <w:rFonts w:eastAsiaTheme="majorEastAsia" w:cstheme="majorBidi"/>
            <w:b/>
            <w:sz w:val="32"/>
            <w:szCs w:val="32"/>
            <w:rPrChange w:id="4372" w:author="Rachel Shipsey" w:date="2025-06-20T10:28:00Z">
              <w:rPr>
                <w:rFonts w:cs="Arial"/>
              </w:rPr>
            </w:rPrChange>
          </w:rPr>
          <w:delText xml:space="preserve"> </w:delText>
        </w:r>
        <w:bookmarkStart w:id="4373" w:name="_Toc201237636"/>
        <w:bookmarkStart w:id="4374" w:name="_Toc201319032"/>
        <w:bookmarkEnd w:id="4373"/>
        <w:bookmarkEnd w:id="4374"/>
      </w:del>
    </w:p>
    <w:p w14:paraId="4ED69F11" w14:textId="3F026AFE" w:rsidR="00543B4C" w:rsidRPr="001903E0" w:rsidDel="003502F7" w:rsidRDefault="00543B4C">
      <w:pPr>
        <w:pStyle w:val="ListParagraph"/>
        <w:spacing w:after="0" w:line="276" w:lineRule="auto"/>
        <w:jc w:val="both"/>
        <w:rPr>
          <w:del w:id="4375" w:author="Rachel Shipsey" w:date="2025-06-19T11:28:00Z"/>
          <w:rFonts w:eastAsiaTheme="majorEastAsia" w:cstheme="majorBidi"/>
          <w:b/>
          <w:sz w:val="32"/>
          <w:szCs w:val="32"/>
          <w:rPrChange w:id="4376" w:author="Rachel Shipsey" w:date="2025-06-20T10:28:00Z">
            <w:rPr>
              <w:del w:id="4377" w:author="Rachel Shipsey" w:date="2025-06-19T11:28:00Z"/>
              <w:rFonts w:cs="Arial"/>
              <w:sz w:val="20"/>
              <w:szCs w:val="20"/>
            </w:rPr>
          </w:rPrChange>
        </w:rPr>
        <w:pPrChange w:id="437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4379" w:author="Rachel Shipsey" w:date="2025-06-19T11:28:00Z">
        <w:r w:rsidRPr="001903E0" w:rsidDel="003502F7">
          <w:rPr>
            <w:rFonts w:eastAsiaTheme="majorEastAsia" w:cstheme="majorBidi"/>
            <w:b/>
            <w:sz w:val="32"/>
            <w:szCs w:val="32"/>
            <w:rPrChange w:id="4380" w:author="Rachel Shipsey" w:date="2025-06-20T10:28:00Z">
              <w:rPr>
                <w:rFonts w:cs="Arial"/>
                <w:sz w:val="20"/>
                <w:szCs w:val="20"/>
              </w:rPr>
            </w:rPrChange>
          </w:rPr>
          <w:delText xml:space="preserve">The cartography team included: mapping agents, team leaders, regional </w:delText>
        </w:r>
        <w:r w:rsidR="00E02267" w:rsidRPr="001903E0" w:rsidDel="003502F7">
          <w:rPr>
            <w:rFonts w:eastAsiaTheme="majorEastAsia" w:cstheme="majorBidi"/>
            <w:b/>
            <w:sz w:val="32"/>
            <w:szCs w:val="32"/>
            <w:rPrChange w:id="4381" w:author="Rachel Shipsey" w:date="2025-06-20T10:28:00Z">
              <w:rPr>
                <w:rFonts w:cs="Arial"/>
                <w:sz w:val="20"/>
                <w:szCs w:val="20"/>
              </w:rPr>
            </w:rPrChange>
          </w:rPr>
          <w:delText>supervisors,</w:delText>
        </w:r>
        <w:r w:rsidRPr="001903E0" w:rsidDel="003502F7">
          <w:rPr>
            <w:rFonts w:eastAsiaTheme="majorEastAsia" w:cstheme="majorBidi"/>
            <w:b/>
            <w:sz w:val="32"/>
            <w:szCs w:val="32"/>
            <w:rPrChange w:id="4382" w:author="Rachel Shipsey" w:date="2025-06-20T10:28:00Z">
              <w:rPr>
                <w:rFonts w:cs="Arial"/>
                <w:sz w:val="20"/>
                <w:szCs w:val="20"/>
              </w:rPr>
            </w:rPrChange>
          </w:rPr>
          <w:delText xml:space="preserve"> and headquarters experts. Each of these had a functional mobile application under Android set up centrally for </w:delText>
        </w:r>
        <w:r w:rsidR="00E02267" w:rsidRPr="001903E0" w:rsidDel="003502F7">
          <w:rPr>
            <w:rFonts w:eastAsiaTheme="majorEastAsia" w:cstheme="majorBidi"/>
            <w:b/>
            <w:sz w:val="32"/>
            <w:szCs w:val="32"/>
            <w:rPrChange w:id="4383" w:author="Rachel Shipsey" w:date="2025-06-20T10:28:00Z">
              <w:rPr>
                <w:rFonts w:cs="Arial"/>
                <w:sz w:val="20"/>
                <w:szCs w:val="20"/>
              </w:rPr>
            </w:rPrChange>
          </w:rPr>
          <w:delText>an integrated</w:delText>
        </w:r>
        <w:r w:rsidRPr="001903E0" w:rsidDel="003502F7">
          <w:rPr>
            <w:rFonts w:eastAsiaTheme="majorEastAsia" w:cstheme="majorBidi"/>
            <w:b/>
            <w:sz w:val="32"/>
            <w:szCs w:val="32"/>
            <w:rPrChange w:id="4384" w:author="Rachel Shipsey" w:date="2025-06-20T10:28:00Z">
              <w:rPr>
                <w:rFonts w:cs="Arial"/>
                <w:sz w:val="20"/>
                <w:szCs w:val="20"/>
              </w:rPr>
            </w:rPrChange>
          </w:rPr>
          <w:delText xml:space="preserve"> </w:delText>
        </w:r>
        <w:r w:rsidR="002F1247" w:rsidRPr="001903E0" w:rsidDel="003502F7">
          <w:rPr>
            <w:rFonts w:eastAsiaTheme="majorEastAsia" w:cstheme="majorBidi"/>
            <w:b/>
            <w:sz w:val="32"/>
            <w:szCs w:val="32"/>
            <w:rPrChange w:id="4385" w:author="Rachel Shipsey" w:date="2025-06-20T10:28:00Z">
              <w:rPr>
                <w:rFonts w:cs="Arial"/>
                <w:sz w:val="20"/>
                <w:szCs w:val="20"/>
              </w:rPr>
            </w:rPrChange>
          </w:rPr>
          <w:delText>management of</w:delText>
        </w:r>
        <w:r w:rsidRPr="001903E0" w:rsidDel="003502F7">
          <w:rPr>
            <w:rFonts w:eastAsiaTheme="majorEastAsia" w:cstheme="majorBidi"/>
            <w:b/>
            <w:sz w:val="32"/>
            <w:szCs w:val="32"/>
            <w:rPrChange w:id="4386" w:author="Rachel Shipsey" w:date="2025-06-20T10:28:00Z">
              <w:rPr>
                <w:rFonts w:cs="Arial"/>
                <w:sz w:val="20"/>
                <w:szCs w:val="20"/>
              </w:rPr>
            </w:rPrChange>
          </w:rPr>
          <w:delText xml:space="preserve"> census operations.  The supervisor application was used to ensure coordination and monitoring of field operations. The regional supervisor application was used to manage team composition, assign work, </w:delText>
        </w:r>
        <w:r w:rsidRPr="001903E0" w:rsidDel="003502F7">
          <w:rPr>
            <w:rFonts w:eastAsiaTheme="majorEastAsia" w:cstheme="majorBidi"/>
            <w:b/>
            <w:sz w:val="32"/>
            <w:szCs w:val="32"/>
            <w:rPrChange w:id="4387" w:author="Rachel Shipsey" w:date="2025-06-20T10:28:00Z">
              <w:rPr>
                <w:rFonts w:cs="Arial"/>
                <w:sz w:val="20"/>
                <w:szCs w:val="20"/>
                <w:lang w:val="en"/>
              </w:rPr>
            </w:rPrChange>
          </w:rPr>
          <w:delText>check completeness, and send to the server.</w:delText>
        </w:r>
        <w:r w:rsidRPr="001903E0" w:rsidDel="003502F7">
          <w:rPr>
            <w:rFonts w:eastAsiaTheme="majorEastAsia" w:cstheme="majorBidi"/>
            <w:b/>
            <w:sz w:val="32"/>
            <w:szCs w:val="32"/>
            <w:rPrChange w:id="4388" w:author="Rachel Shipsey" w:date="2025-06-20T10:28:00Z">
              <w:rPr>
                <w:rFonts w:cs="Arial"/>
                <w:sz w:val="20"/>
                <w:szCs w:val="20"/>
              </w:rPr>
            </w:rPrChange>
          </w:rPr>
          <w:delText xml:space="preserve"> Team leader application allowed the team leaders to assign tasks to team members and coordinate field work. The cartographer agent application was used to carry out cartographic data collection on the localities.</w:delText>
        </w:r>
        <w:bookmarkStart w:id="4389" w:name="_Toc201237637"/>
        <w:bookmarkStart w:id="4390" w:name="_Toc201319033"/>
        <w:bookmarkEnd w:id="4389"/>
        <w:bookmarkEnd w:id="4390"/>
      </w:del>
    </w:p>
    <w:p w14:paraId="638DAD43" w14:textId="5ACF733B" w:rsidR="002F1247" w:rsidRPr="001903E0" w:rsidDel="003502F7" w:rsidRDefault="002F1247">
      <w:pPr>
        <w:pStyle w:val="ListParagraph"/>
        <w:spacing w:after="0" w:line="276" w:lineRule="auto"/>
        <w:jc w:val="both"/>
        <w:rPr>
          <w:del w:id="4391" w:author="Rachel Shipsey" w:date="2025-06-19T11:28:00Z"/>
        </w:rPr>
        <w:pPrChange w:id="4392" w:author="Rachel Shipsey" w:date="2025-06-23T15:41:00Z">
          <w:pPr/>
        </w:pPrChange>
      </w:pPr>
      <w:bookmarkStart w:id="4393" w:name="_Toc201237638"/>
      <w:bookmarkStart w:id="4394" w:name="_Toc201319034"/>
      <w:bookmarkEnd w:id="4393"/>
      <w:bookmarkEnd w:id="4394"/>
    </w:p>
    <w:p w14:paraId="1AA1269F" w14:textId="73F6DFCA" w:rsidR="00543B4C" w:rsidRPr="001903E0" w:rsidDel="003502F7" w:rsidRDefault="00543B4C">
      <w:pPr>
        <w:pStyle w:val="ListParagraph"/>
        <w:spacing w:after="0" w:line="276" w:lineRule="auto"/>
        <w:jc w:val="both"/>
        <w:rPr>
          <w:del w:id="4395" w:author="Rachel Shipsey" w:date="2025-06-19T11:28:00Z"/>
          <w:rFonts w:eastAsiaTheme="majorEastAsia"/>
          <w:sz w:val="32"/>
          <w:szCs w:val="32"/>
          <w:rPrChange w:id="4396" w:author="Rachel Shipsey" w:date="2025-06-20T10:28:00Z">
            <w:rPr>
              <w:del w:id="4397" w:author="Rachel Shipsey" w:date="2025-06-19T11:28:00Z"/>
              <w:rFonts w:eastAsia="Arial"/>
            </w:rPr>
          </w:rPrChange>
        </w:rPr>
        <w:pPrChange w:id="4398" w:author="Rachel Shipsey" w:date="2025-06-23T15:41:00Z">
          <w:pPr>
            <w:pStyle w:val="Heading3"/>
          </w:pPr>
        </w:pPrChange>
      </w:pPr>
      <w:del w:id="4399" w:author="Rachel Shipsey" w:date="2025-06-03T19:05:00Z">
        <w:r w:rsidRPr="001903E0" w:rsidDel="00384ACB">
          <w:rPr>
            <w:rFonts w:eastAsiaTheme="majorEastAsia" w:cstheme="majorBidi"/>
            <w:b/>
            <w:sz w:val="32"/>
            <w:szCs w:val="32"/>
            <w:rPrChange w:id="4400" w:author="Rachel Shipsey" w:date="2025-06-20T10:28:00Z">
              <w:rPr>
                <w:rFonts w:eastAsia="Arial"/>
                <w:b w:val="0"/>
                <w:sz w:val="28"/>
              </w:rPr>
            </w:rPrChange>
          </w:rPr>
          <w:delText>3.4.2</w:delText>
        </w:r>
        <w:r w:rsidRPr="001903E0" w:rsidDel="00384ACB">
          <w:tab/>
        </w:r>
      </w:del>
      <w:del w:id="4401" w:author="Rachel Shipsey" w:date="2025-06-19T11:28:00Z">
        <w:r w:rsidRPr="001903E0" w:rsidDel="003502F7">
          <w:rPr>
            <w:rFonts w:eastAsiaTheme="majorEastAsia" w:cstheme="majorBidi"/>
            <w:b/>
            <w:sz w:val="32"/>
            <w:szCs w:val="32"/>
            <w:rPrChange w:id="4402" w:author="Rachel Shipsey" w:date="2025-06-20T10:28:00Z">
              <w:rPr>
                <w:b w:val="0"/>
                <w:color w:val="00B0F0"/>
                <w:sz w:val="28"/>
              </w:rPr>
            </w:rPrChange>
          </w:rPr>
          <w:delText>Lessons</w:delText>
        </w:r>
        <w:r w:rsidRPr="001903E0" w:rsidDel="003502F7">
          <w:delText xml:space="preserve"> Learnt</w:delText>
        </w:r>
        <w:bookmarkStart w:id="4403" w:name="_Toc201237639"/>
        <w:bookmarkStart w:id="4404" w:name="_Toc201319035"/>
        <w:bookmarkEnd w:id="4403"/>
        <w:bookmarkEnd w:id="4404"/>
      </w:del>
    </w:p>
    <w:p w14:paraId="78F67C50" w14:textId="60F43A7F" w:rsidR="2CDA94BA" w:rsidRPr="001903E0" w:rsidDel="003502F7" w:rsidRDefault="2CDA94BA">
      <w:pPr>
        <w:pStyle w:val="ListParagraph"/>
        <w:spacing w:after="0" w:line="276" w:lineRule="auto"/>
        <w:jc w:val="both"/>
        <w:rPr>
          <w:del w:id="4405" w:author="Rachel Shipsey" w:date="2025-06-19T11:28:00Z"/>
          <w:rFonts w:eastAsiaTheme="majorEastAsia" w:cstheme="majorBidi"/>
          <w:b/>
          <w:sz w:val="32"/>
          <w:szCs w:val="32"/>
          <w:rPrChange w:id="4406" w:author="Rachel Shipsey" w:date="2025-06-20T10:28:00Z">
            <w:rPr>
              <w:del w:id="4407" w:author="Rachel Shipsey" w:date="2025-06-19T11:28:00Z"/>
              <w:rFonts w:cs="Arial"/>
            </w:rPr>
          </w:rPrChange>
        </w:rPr>
        <w:pPrChange w:id="4408" w:author="Rachel Shipsey" w:date="2025-06-23T15:41:00Z">
          <w:pPr>
            <w:pStyle w:val="ListParagraph"/>
            <w:ind w:left="284"/>
            <w:jc w:val="both"/>
          </w:pPr>
        </w:pPrChange>
      </w:pPr>
      <w:bookmarkStart w:id="4409" w:name="_Toc201237640"/>
      <w:bookmarkStart w:id="4410" w:name="_Toc201319036"/>
      <w:bookmarkEnd w:id="4409"/>
      <w:bookmarkEnd w:id="4410"/>
    </w:p>
    <w:p w14:paraId="1ED47884" w14:textId="5CF22E52" w:rsidR="00543B4C" w:rsidRPr="001903E0" w:rsidDel="003502F7" w:rsidRDefault="00543B4C">
      <w:pPr>
        <w:pStyle w:val="ListParagraph"/>
        <w:spacing w:after="0" w:line="276" w:lineRule="auto"/>
        <w:jc w:val="both"/>
        <w:rPr>
          <w:del w:id="4411" w:author="Rachel Shipsey" w:date="2025-06-19T11:28:00Z"/>
          <w:rFonts w:eastAsiaTheme="majorEastAsia" w:cstheme="majorBidi"/>
          <w:b/>
          <w:sz w:val="32"/>
          <w:szCs w:val="32"/>
          <w:rPrChange w:id="4412" w:author="Rachel Shipsey" w:date="2025-06-20T10:28:00Z">
            <w:rPr>
              <w:del w:id="4413" w:author="Rachel Shipsey" w:date="2025-06-19T11:28:00Z"/>
              <w:rFonts w:cs="Arial"/>
            </w:rPr>
          </w:rPrChange>
        </w:rPr>
        <w:pPrChange w:id="4414" w:author="Rachel Shipsey" w:date="2025-06-23T15:41:00Z">
          <w:pPr>
            <w:pStyle w:val="ListParagraph"/>
            <w:numPr>
              <w:numId w:val="20"/>
            </w:numPr>
            <w:ind w:left="284" w:hanging="360"/>
            <w:jc w:val="both"/>
          </w:pPr>
        </w:pPrChange>
      </w:pPr>
      <w:del w:id="4415" w:author="Rachel Shipsey" w:date="2025-06-19T11:28:00Z">
        <w:r w:rsidRPr="001903E0" w:rsidDel="003502F7">
          <w:rPr>
            <w:rFonts w:eastAsiaTheme="majorEastAsia" w:cstheme="majorBidi"/>
            <w:b/>
            <w:sz w:val="32"/>
            <w:szCs w:val="32"/>
            <w:rPrChange w:id="4416" w:author="Rachel Shipsey" w:date="2025-06-20T10:28:00Z">
              <w:rPr>
                <w:rFonts w:cs="Arial"/>
              </w:rPr>
            </w:rPrChange>
          </w:rPr>
          <w:delText>Fragmented and disputed administrative units make it difficult to determine the village boundaries</w:delText>
        </w:r>
        <w:r w:rsidR="00A5364F" w:rsidRPr="001903E0" w:rsidDel="003502F7">
          <w:rPr>
            <w:rFonts w:eastAsiaTheme="majorEastAsia" w:cstheme="majorBidi"/>
            <w:b/>
            <w:sz w:val="32"/>
            <w:szCs w:val="32"/>
            <w:rPrChange w:id="4417" w:author="Rachel Shipsey" w:date="2025-06-20T10:28:00Z">
              <w:rPr>
                <w:rFonts w:cs="Arial"/>
              </w:rPr>
            </w:rPrChange>
          </w:rPr>
          <w:delText>,</w:delText>
        </w:r>
        <w:r w:rsidRPr="001903E0" w:rsidDel="003502F7">
          <w:rPr>
            <w:rFonts w:eastAsiaTheme="majorEastAsia" w:cstheme="majorBidi"/>
            <w:b/>
            <w:sz w:val="32"/>
            <w:szCs w:val="32"/>
            <w:rPrChange w:id="4418" w:author="Rachel Shipsey" w:date="2025-06-20T10:28:00Z">
              <w:rPr>
                <w:rFonts w:cs="Arial"/>
              </w:rPr>
            </w:rPrChange>
          </w:rPr>
          <w:delText xml:space="preserve"> therefore this needs to be addressed before the mapping teams get to the respective villages. </w:delText>
        </w:r>
        <w:r w:rsidR="229D625D" w:rsidRPr="001903E0" w:rsidDel="003502F7">
          <w:rPr>
            <w:rFonts w:eastAsiaTheme="majorEastAsia" w:cstheme="majorBidi"/>
            <w:b/>
            <w:sz w:val="32"/>
            <w:szCs w:val="32"/>
            <w:rPrChange w:id="4419" w:author="Rachel Shipsey" w:date="2025-06-20T10:28:00Z">
              <w:rPr>
                <w:rFonts w:cs="Arial"/>
              </w:rPr>
            </w:rPrChange>
          </w:rPr>
          <w:delText xml:space="preserve">Otherwise led to failure to identify some boundaries and creation of overlapping boundaries which should be explicitly avoided for all the areas across the country. </w:delText>
        </w:r>
        <w:bookmarkStart w:id="4420" w:name="_Toc201237641"/>
        <w:bookmarkStart w:id="4421" w:name="_Toc201319037"/>
        <w:bookmarkEnd w:id="4420"/>
        <w:bookmarkEnd w:id="4421"/>
      </w:del>
    </w:p>
    <w:p w14:paraId="58202230" w14:textId="50CE071D" w:rsidR="00543B4C" w:rsidRPr="001903E0" w:rsidDel="003502F7" w:rsidRDefault="4EAAC4B6">
      <w:pPr>
        <w:pStyle w:val="ListParagraph"/>
        <w:spacing w:after="0" w:line="276" w:lineRule="auto"/>
        <w:jc w:val="both"/>
        <w:rPr>
          <w:del w:id="4422" w:author="Rachel Shipsey" w:date="2025-06-19T11:28:00Z"/>
          <w:rFonts w:eastAsiaTheme="majorEastAsia" w:cstheme="majorBidi"/>
          <w:b/>
          <w:sz w:val="32"/>
          <w:szCs w:val="32"/>
          <w:rPrChange w:id="4423" w:author="Rachel Shipsey" w:date="2025-06-20T10:28:00Z">
            <w:rPr>
              <w:del w:id="4424" w:author="Rachel Shipsey" w:date="2025-06-19T11:28:00Z"/>
              <w:rFonts w:cs="Arial"/>
            </w:rPr>
          </w:rPrChange>
        </w:rPr>
        <w:pPrChange w:id="4425" w:author="Rachel Shipsey" w:date="2025-06-23T15:41:00Z">
          <w:pPr>
            <w:pStyle w:val="ListParagraph"/>
            <w:numPr>
              <w:numId w:val="20"/>
            </w:numPr>
            <w:ind w:left="284" w:hanging="360"/>
            <w:jc w:val="both"/>
          </w:pPr>
        </w:pPrChange>
      </w:pPr>
      <w:del w:id="4426" w:author="Rachel Shipsey" w:date="2025-06-19T11:28:00Z">
        <w:r w:rsidRPr="001903E0" w:rsidDel="003502F7">
          <w:rPr>
            <w:rFonts w:eastAsiaTheme="majorEastAsia" w:cstheme="majorBidi"/>
            <w:b/>
            <w:sz w:val="32"/>
            <w:szCs w:val="32"/>
            <w:rPrChange w:id="4427" w:author="Rachel Shipsey" w:date="2025-06-20T10:28:00Z">
              <w:rPr>
                <w:rFonts w:cs="Arial"/>
              </w:rPr>
            </w:rPrChange>
          </w:rPr>
          <w:delText>The introduction</w:delText>
        </w:r>
        <w:r w:rsidR="00543B4C" w:rsidRPr="001903E0" w:rsidDel="003502F7">
          <w:rPr>
            <w:rFonts w:eastAsiaTheme="majorEastAsia" w:cstheme="majorBidi"/>
            <w:b/>
            <w:sz w:val="32"/>
            <w:szCs w:val="32"/>
            <w:rPrChange w:id="4428" w:author="Rachel Shipsey" w:date="2025-06-20T10:28:00Z">
              <w:rPr>
                <w:rFonts w:cs="Arial"/>
              </w:rPr>
            </w:rPrChange>
          </w:rPr>
          <w:delText xml:space="preserve"> of new mapping tools mid</w:delText>
        </w:r>
        <w:r w:rsidR="00335816" w:rsidRPr="001903E0" w:rsidDel="003502F7">
          <w:rPr>
            <w:rFonts w:eastAsiaTheme="majorEastAsia" w:cstheme="majorBidi"/>
            <w:b/>
            <w:sz w:val="32"/>
            <w:szCs w:val="32"/>
            <w:rPrChange w:id="4429" w:author="Rachel Shipsey" w:date="2025-06-20T10:28:00Z">
              <w:rPr>
                <w:rFonts w:cs="Arial"/>
              </w:rPr>
            </w:rPrChange>
          </w:rPr>
          <w:delText>way</w:delText>
        </w:r>
        <w:r w:rsidR="00543B4C" w:rsidRPr="001903E0" w:rsidDel="003502F7">
          <w:rPr>
            <w:rFonts w:eastAsiaTheme="majorEastAsia" w:cstheme="majorBidi"/>
            <w:b/>
            <w:sz w:val="32"/>
            <w:szCs w:val="32"/>
            <w:rPrChange w:id="4430" w:author="Rachel Shipsey" w:date="2025-06-20T10:28:00Z">
              <w:rPr>
                <w:rFonts w:cs="Arial"/>
              </w:rPr>
            </w:rPrChange>
          </w:rPr>
          <w:delText xml:space="preserve"> </w:delText>
        </w:r>
        <w:r w:rsidR="1505FC7A" w:rsidRPr="001903E0" w:rsidDel="003502F7">
          <w:rPr>
            <w:rFonts w:eastAsiaTheme="majorEastAsia" w:cstheme="majorBidi"/>
            <w:b/>
            <w:sz w:val="32"/>
            <w:szCs w:val="32"/>
            <w:rPrChange w:id="4431" w:author="Rachel Shipsey" w:date="2025-06-20T10:28:00Z">
              <w:rPr>
                <w:rFonts w:cs="Arial"/>
              </w:rPr>
            </w:rPrChange>
          </w:rPr>
          <w:delText xml:space="preserve">through </w:delText>
        </w:r>
        <w:r w:rsidR="00543B4C" w:rsidRPr="001903E0" w:rsidDel="003502F7">
          <w:rPr>
            <w:rFonts w:eastAsiaTheme="majorEastAsia" w:cstheme="majorBidi"/>
            <w:b/>
            <w:sz w:val="32"/>
            <w:szCs w:val="32"/>
            <w:rPrChange w:id="4432" w:author="Rachel Shipsey" w:date="2025-06-20T10:28:00Z">
              <w:rPr>
                <w:rFonts w:cs="Arial"/>
              </w:rPr>
            </w:rPrChange>
          </w:rPr>
          <w:delText xml:space="preserve">the exercise slowed the </w:delText>
        </w:r>
        <w:r w:rsidR="5DFC952D" w:rsidRPr="001903E0" w:rsidDel="003502F7">
          <w:rPr>
            <w:rFonts w:eastAsiaTheme="majorEastAsia" w:cstheme="majorBidi"/>
            <w:b/>
            <w:sz w:val="32"/>
            <w:szCs w:val="32"/>
            <w:rPrChange w:id="4433" w:author="Rachel Shipsey" w:date="2025-06-20T10:28:00Z">
              <w:rPr>
                <w:rFonts w:cs="Arial"/>
              </w:rPr>
            </w:rPrChange>
          </w:rPr>
          <w:delText>fieldwork</w:delText>
        </w:r>
        <w:r w:rsidR="57788B8A" w:rsidRPr="001903E0" w:rsidDel="003502F7">
          <w:rPr>
            <w:rFonts w:eastAsiaTheme="majorEastAsia" w:cstheme="majorBidi"/>
            <w:b/>
            <w:sz w:val="32"/>
            <w:szCs w:val="32"/>
            <w:rPrChange w:id="4434" w:author="Rachel Shipsey" w:date="2025-06-20T10:28:00Z">
              <w:rPr>
                <w:rFonts w:cs="Arial"/>
              </w:rPr>
            </w:rPrChange>
          </w:rPr>
          <w:delText xml:space="preserve"> </w:delText>
        </w:r>
        <w:r w:rsidR="00543B4C" w:rsidRPr="001903E0" w:rsidDel="003502F7">
          <w:rPr>
            <w:rFonts w:eastAsiaTheme="majorEastAsia" w:cstheme="majorBidi"/>
            <w:b/>
            <w:sz w:val="32"/>
            <w:szCs w:val="32"/>
            <w:rPrChange w:id="4435" w:author="Rachel Shipsey" w:date="2025-06-20T10:28:00Z">
              <w:rPr>
                <w:rFonts w:cs="Arial"/>
              </w:rPr>
            </w:rPrChange>
          </w:rPr>
          <w:delText xml:space="preserve">because some </w:delText>
        </w:r>
        <w:r w:rsidR="01F28D4A" w:rsidRPr="001903E0" w:rsidDel="003502F7">
          <w:rPr>
            <w:rFonts w:eastAsiaTheme="majorEastAsia" w:cstheme="majorBidi"/>
            <w:b/>
            <w:sz w:val="32"/>
            <w:szCs w:val="32"/>
            <w:rPrChange w:id="4436" w:author="Rachel Shipsey" w:date="2025-06-20T10:28:00Z">
              <w:rPr>
                <w:rFonts w:cs="Arial"/>
              </w:rPr>
            </w:rPrChange>
          </w:rPr>
          <w:delText>m</w:delText>
        </w:r>
        <w:r w:rsidR="00543B4C" w:rsidRPr="001903E0" w:rsidDel="003502F7">
          <w:rPr>
            <w:rFonts w:eastAsiaTheme="majorEastAsia" w:cstheme="majorBidi"/>
            <w:b/>
            <w:sz w:val="32"/>
            <w:szCs w:val="32"/>
            <w:rPrChange w:id="4437" w:author="Rachel Shipsey" w:date="2025-06-20T10:28:00Z">
              <w:rPr>
                <w:rFonts w:cs="Arial"/>
              </w:rPr>
            </w:rPrChange>
          </w:rPr>
          <w:delText>apping assistants could not cope with the changes immediately</w:delText>
        </w:r>
        <w:r w:rsidR="00335816" w:rsidRPr="001903E0" w:rsidDel="003502F7">
          <w:rPr>
            <w:rFonts w:eastAsiaTheme="majorEastAsia" w:cstheme="majorBidi"/>
            <w:b/>
            <w:sz w:val="32"/>
            <w:szCs w:val="32"/>
            <w:rPrChange w:id="4438" w:author="Rachel Shipsey" w:date="2025-06-20T10:28:00Z">
              <w:rPr>
                <w:rFonts w:cs="Arial"/>
              </w:rPr>
            </w:rPrChange>
          </w:rPr>
          <w:delText>. This implies</w:delText>
        </w:r>
        <w:r w:rsidR="000C29D9" w:rsidRPr="001903E0" w:rsidDel="003502F7">
          <w:rPr>
            <w:rFonts w:eastAsiaTheme="majorEastAsia" w:cstheme="majorBidi"/>
            <w:b/>
            <w:sz w:val="32"/>
            <w:szCs w:val="32"/>
            <w:rPrChange w:id="4439" w:author="Rachel Shipsey" w:date="2025-06-20T10:28:00Z">
              <w:rPr>
                <w:rFonts w:cs="Arial"/>
              </w:rPr>
            </w:rPrChange>
          </w:rPr>
          <w:delText xml:space="preserve"> that</w:delText>
        </w:r>
        <w:r w:rsidR="00543B4C" w:rsidRPr="001903E0" w:rsidDel="003502F7">
          <w:rPr>
            <w:rFonts w:eastAsiaTheme="majorEastAsia" w:cstheme="majorBidi"/>
            <w:b/>
            <w:sz w:val="32"/>
            <w:szCs w:val="32"/>
            <w:rPrChange w:id="4440" w:author="Rachel Shipsey" w:date="2025-06-20T10:28:00Z">
              <w:rPr>
                <w:rFonts w:cs="Arial"/>
              </w:rPr>
            </w:rPrChange>
          </w:rPr>
          <w:delText xml:space="preserve"> early determination of the end products and testing of all the possible applications is </w:delText>
        </w:r>
        <w:r w:rsidR="000C29D9" w:rsidRPr="001903E0" w:rsidDel="003502F7">
          <w:rPr>
            <w:rFonts w:eastAsiaTheme="majorEastAsia" w:cstheme="majorBidi"/>
            <w:b/>
            <w:sz w:val="32"/>
            <w:szCs w:val="32"/>
            <w:rPrChange w:id="4441" w:author="Rachel Shipsey" w:date="2025-06-20T10:28:00Z">
              <w:rPr>
                <w:rFonts w:cs="Arial"/>
              </w:rPr>
            </w:rPrChange>
          </w:rPr>
          <w:delText>vital</w:delText>
        </w:r>
        <w:r w:rsidR="00543B4C" w:rsidRPr="001903E0" w:rsidDel="003502F7">
          <w:rPr>
            <w:rFonts w:eastAsiaTheme="majorEastAsia" w:cstheme="majorBidi"/>
            <w:b/>
            <w:sz w:val="32"/>
            <w:szCs w:val="32"/>
            <w:rPrChange w:id="4442" w:author="Rachel Shipsey" w:date="2025-06-20T10:28:00Z">
              <w:rPr>
                <w:rFonts w:cs="Arial"/>
              </w:rPr>
            </w:rPrChange>
          </w:rPr>
          <w:delText>.</w:delText>
        </w:r>
        <w:bookmarkStart w:id="4443" w:name="_Toc201237642"/>
        <w:bookmarkStart w:id="4444" w:name="_Toc201319038"/>
        <w:bookmarkEnd w:id="4443"/>
        <w:bookmarkEnd w:id="4444"/>
      </w:del>
    </w:p>
    <w:p w14:paraId="63CC7B27" w14:textId="1C5D6333" w:rsidR="00543B4C" w:rsidRPr="001903E0" w:rsidDel="003502F7" w:rsidRDefault="00543B4C">
      <w:pPr>
        <w:pStyle w:val="ListParagraph"/>
        <w:spacing w:after="0" w:line="276" w:lineRule="auto"/>
        <w:jc w:val="both"/>
        <w:rPr>
          <w:del w:id="4445" w:author="Rachel Shipsey" w:date="2025-06-19T11:28:00Z"/>
          <w:rFonts w:eastAsiaTheme="majorEastAsia" w:cstheme="majorBidi"/>
          <w:b/>
          <w:sz w:val="32"/>
          <w:szCs w:val="32"/>
          <w:rPrChange w:id="4446" w:author="Rachel Shipsey" w:date="2025-06-20T10:28:00Z">
            <w:rPr>
              <w:del w:id="4447" w:author="Rachel Shipsey" w:date="2025-06-19T11:28:00Z"/>
              <w:rFonts w:cs="Arial"/>
            </w:rPr>
          </w:rPrChange>
        </w:rPr>
        <w:pPrChange w:id="4448" w:author="Rachel Shipsey" w:date="2025-06-23T15:41:00Z">
          <w:pPr>
            <w:pStyle w:val="ListParagraph"/>
            <w:numPr>
              <w:numId w:val="20"/>
            </w:numPr>
            <w:ind w:left="284" w:hanging="360"/>
            <w:jc w:val="both"/>
          </w:pPr>
        </w:pPrChange>
      </w:pPr>
      <w:del w:id="4449" w:author="Rachel Shipsey" w:date="2025-06-19T11:28:00Z">
        <w:r w:rsidRPr="001903E0" w:rsidDel="003502F7">
          <w:rPr>
            <w:rFonts w:eastAsiaTheme="majorEastAsia" w:cstheme="majorBidi"/>
            <w:b/>
            <w:sz w:val="32"/>
            <w:szCs w:val="32"/>
            <w:rPrChange w:id="4450" w:author="Rachel Shipsey" w:date="2025-06-20T10:28:00Z">
              <w:rPr>
                <w:rFonts w:cs="Arial"/>
              </w:rPr>
            </w:rPrChange>
          </w:rPr>
          <w:delText xml:space="preserve">Unclear </w:delText>
        </w:r>
        <w:r w:rsidR="0057081F" w:rsidRPr="001903E0" w:rsidDel="003502F7">
          <w:rPr>
            <w:rFonts w:eastAsiaTheme="majorEastAsia" w:cstheme="majorBidi"/>
            <w:b/>
            <w:sz w:val="32"/>
            <w:szCs w:val="32"/>
            <w:rPrChange w:id="4451" w:author="Rachel Shipsey" w:date="2025-06-20T10:28:00Z">
              <w:rPr>
                <w:rFonts w:cs="Arial"/>
              </w:rPr>
            </w:rPrChange>
          </w:rPr>
          <w:delText xml:space="preserve">definition and </w:delText>
        </w:r>
        <w:r w:rsidRPr="001903E0" w:rsidDel="003502F7">
          <w:rPr>
            <w:rFonts w:eastAsiaTheme="majorEastAsia" w:cstheme="majorBidi"/>
            <w:b/>
            <w:sz w:val="32"/>
            <w:szCs w:val="32"/>
            <w:rPrChange w:id="4452" w:author="Rachel Shipsey" w:date="2025-06-20T10:28:00Z">
              <w:rPr>
                <w:rFonts w:cs="Arial"/>
              </w:rPr>
            </w:rPrChange>
          </w:rPr>
          <w:delText xml:space="preserve">demarcation of boundaries between urban and rural EAs made it difficult to </w:delText>
        </w:r>
        <w:r w:rsidR="008055FC" w:rsidRPr="001903E0" w:rsidDel="003502F7">
          <w:rPr>
            <w:rFonts w:eastAsiaTheme="majorEastAsia" w:cstheme="majorBidi"/>
            <w:b/>
            <w:sz w:val="32"/>
            <w:szCs w:val="32"/>
            <w:rPrChange w:id="4453" w:author="Rachel Shipsey" w:date="2025-06-20T10:28:00Z">
              <w:rPr>
                <w:rFonts w:cs="Arial"/>
              </w:rPr>
            </w:rPrChange>
          </w:rPr>
          <w:delText xml:space="preserve">get </w:delText>
        </w:r>
        <w:r w:rsidR="00B31146" w:rsidRPr="001903E0" w:rsidDel="003502F7">
          <w:rPr>
            <w:rFonts w:eastAsiaTheme="majorEastAsia" w:cstheme="majorBidi"/>
            <w:b/>
            <w:sz w:val="32"/>
            <w:szCs w:val="32"/>
            <w:rPrChange w:id="4454" w:author="Rachel Shipsey" w:date="2025-06-20T10:28:00Z">
              <w:rPr>
                <w:rFonts w:cs="Arial"/>
              </w:rPr>
            </w:rPrChange>
          </w:rPr>
          <w:delText>accurate</w:delText>
        </w:r>
        <w:r w:rsidRPr="001903E0" w:rsidDel="003502F7">
          <w:rPr>
            <w:rFonts w:eastAsiaTheme="majorEastAsia" w:cstheme="majorBidi"/>
            <w:b/>
            <w:sz w:val="32"/>
            <w:szCs w:val="32"/>
            <w:rPrChange w:id="4455" w:author="Rachel Shipsey" w:date="2025-06-20T10:28:00Z">
              <w:rPr>
                <w:rFonts w:cs="Arial"/>
              </w:rPr>
            </w:rPrChange>
          </w:rPr>
          <w:delText xml:space="preserve"> data. </w:delText>
        </w:r>
        <w:bookmarkStart w:id="4456" w:name="_Toc201237643"/>
        <w:bookmarkStart w:id="4457" w:name="_Toc201319039"/>
        <w:bookmarkEnd w:id="4456"/>
        <w:bookmarkEnd w:id="4457"/>
      </w:del>
    </w:p>
    <w:p w14:paraId="369D80B4" w14:textId="2B61F550" w:rsidR="00543B4C" w:rsidRPr="001903E0" w:rsidDel="003502F7" w:rsidRDefault="45CC5267">
      <w:pPr>
        <w:pStyle w:val="ListParagraph"/>
        <w:spacing w:after="0" w:line="276" w:lineRule="auto"/>
        <w:jc w:val="both"/>
        <w:rPr>
          <w:del w:id="4458" w:author="Rachel Shipsey" w:date="2025-06-19T11:28:00Z"/>
          <w:rFonts w:eastAsiaTheme="majorEastAsia" w:cstheme="majorBidi"/>
          <w:b/>
          <w:sz w:val="32"/>
          <w:szCs w:val="32"/>
          <w:rPrChange w:id="4459" w:author="Rachel Shipsey" w:date="2025-06-20T10:28:00Z">
            <w:rPr>
              <w:del w:id="4460" w:author="Rachel Shipsey" w:date="2025-06-19T11:28:00Z"/>
              <w:rFonts w:cs="Arial"/>
            </w:rPr>
          </w:rPrChange>
        </w:rPr>
        <w:pPrChange w:id="4461" w:author="Rachel Shipsey" w:date="2025-06-23T15:41:00Z">
          <w:pPr>
            <w:pStyle w:val="ListParagraph"/>
            <w:numPr>
              <w:numId w:val="20"/>
            </w:numPr>
            <w:ind w:left="284" w:hanging="360"/>
            <w:jc w:val="both"/>
          </w:pPr>
        </w:pPrChange>
      </w:pPr>
      <w:del w:id="4462" w:author="Rachel Shipsey" w:date="2025-06-19T11:28:00Z">
        <w:r w:rsidRPr="001903E0" w:rsidDel="003502F7">
          <w:rPr>
            <w:rFonts w:eastAsiaTheme="majorEastAsia" w:cstheme="majorBidi"/>
            <w:b/>
            <w:sz w:val="32"/>
            <w:szCs w:val="32"/>
            <w:rPrChange w:id="4463" w:author="Rachel Shipsey" w:date="2025-06-20T10:28:00Z">
              <w:rPr>
                <w:rFonts w:cs="Arial"/>
              </w:rPr>
            </w:rPrChange>
          </w:rPr>
          <w:delText>Lack of prior planning</w:delText>
        </w:r>
        <w:r w:rsidR="00543B4C" w:rsidRPr="001903E0" w:rsidDel="003502F7">
          <w:rPr>
            <w:rFonts w:eastAsiaTheme="majorEastAsia" w:cstheme="majorBidi"/>
            <w:b/>
            <w:sz w:val="32"/>
            <w:szCs w:val="32"/>
            <w:rPrChange w:id="4464" w:author="Rachel Shipsey" w:date="2025-06-20T10:28:00Z">
              <w:rPr>
                <w:rFonts w:cs="Arial"/>
              </w:rPr>
            </w:rPrChange>
          </w:rPr>
          <w:delText xml:space="preserve"> </w:delText>
        </w:r>
        <w:r w:rsidR="00B31146" w:rsidRPr="001903E0" w:rsidDel="003502F7">
          <w:rPr>
            <w:rFonts w:eastAsiaTheme="majorEastAsia" w:cstheme="majorBidi"/>
            <w:b/>
            <w:sz w:val="32"/>
            <w:szCs w:val="32"/>
            <w:rPrChange w:id="4465" w:author="Rachel Shipsey" w:date="2025-06-20T10:28:00Z">
              <w:rPr>
                <w:rFonts w:cs="Arial"/>
              </w:rPr>
            </w:rPrChange>
          </w:rPr>
          <w:delText>for</w:delText>
        </w:r>
        <w:r w:rsidR="00543B4C" w:rsidRPr="001903E0" w:rsidDel="003502F7">
          <w:rPr>
            <w:rFonts w:eastAsiaTheme="majorEastAsia" w:cstheme="majorBidi"/>
            <w:b/>
            <w:sz w:val="32"/>
            <w:szCs w:val="32"/>
            <w:rPrChange w:id="4466" w:author="Rachel Shipsey" w:date="2025-06-20T10:28:00Z">
              <w:rPr>
                <w:rFonts w:cs="Arial"/>
              </w:rPr>
            </w:rPrChange>
          </w:rPr>
          <w:delText xml:space="preserve"> mapping of </w:delText>
        </w:r>
        <w:r w:rsidR="009C1523" w:rsidRPr="001903E0" w:rsidDel="003502F7">
          <w:rPr>
            <w:rFonts w:eastAsiaTheme="majorEastAsia" w:cstheme="majorBidi"/>
            <w:b/>
            <w:sz w:val="32"/>
            <w:szCs w:val="32"/>
            <w:rPrChange w:id="4467" w:author="Rachel Shipsey" w:date="2025-06-20T10:28:00Z">
              <w:rPr>
                <w:rFonts w:cs="Arial"/>
              </w:rPr>
            </w:rPrChange>
          </w:rPr>
          <w:delText xml:space="preserve">mobile populations like </w:delText>
        </w:r>
        <w:r w:rsidR="00543B4C" w:rsidRPr="001903E0" w:rsidDel="003502F7">
          <w:rPr>
            <w:rFonts w:eastAsiaTheme="majorEastAsia" w:cstheme="majorBidi"/>
            <w:b/>
            <w:sz w:val="32"/>
            <w:szCs w:val="32"/>
            <w:rPrChange w:id="4468" w:author="Rachel Shipsey" w:date="2025-06-20T10:28:00Z">
              <w:rPr>
                <w:rFonts w:cs="Arial"/>
              </w:rPr>
            </w:rPrChange>
          </w:rPr>
          <w:delText>nomads and pastoralists</w:delText>
        </w:r>
        <w:r w:rsidR="1D478DB4" w:rsidRPr="001903E0" w:rsidDel="003502F7">
          <w:rPr>
            <w:rFonts w:eastAsiaTheme="majorEastAsia" w:cstheme="majorBidi"/>
            <w:b/>
            <w:sz w:val="32"/>
            <w:szCs w:val="32"/>
            <w:rPrChange w:id="4469" w:author="Rachel Shipsey" w:date="2025-06-20T10:28:00Z">
              <w:rPr>
                <w:rFonts w:cs="Arial"/>
              </w:rPr>
            </w:rPrChange>
          </w:rPr>
          <w:delText>, who</w:delText>
        </w:r>
        <w:r w:rsidR="00543B4C" w:rsidRPr="001903E0" w:rsidDel="003502F7">
          <w:rPr>
            <w:rFonts w:eastAsiaTheme="majorEastAsia" w:cstheme="majorBidi"/>
            <w:b/>
            <w:sz w:val="32"/>
            <w:szCs w:val="32"/>
            <w:rPrChange w:id="4470" w:author="Rachel Shipsey" w:date="2025-06-20T10:28:00Z">
              <w:rPr>
                <w:rFonts w:cs="Arial"/>
              </w:rPr>
            </w:rPrChange>
          </w:rPr>
          <w:delText xml:space="preserve"> can be missed or double counted.</w:delText>
        </w:r>
        <w:bookmarkStart w:id="4471" w:name="_Toc201237644"/>
        <w:bookmarkStart w:id="4472" w:name="_Toc201319040"/>
        <w:bookmarkEnd w:id="4471"/>
        <w:bookmarkEnd w:id="4472"/>
      </w:del>
    </w:p>
    <w:p w14:paraId="535F44B1" w14:textId="13554E33" w:rsidR="00543B4C" w:rsidRPr="001903E0" w:rsidDel="003502F7" w:rsidRDefault="00543B4C">
      <w:pPr>
        <w:pStyle w:val="ListParagraph"/>
        <w:spacing w:after="0" w:line="276" w:lineRule="auto"/>
        <w:jc w:val="both"/>
        <w:rPr>
          <w:del w:id="4473" w:author="Rachel Shipsey" w:date="2025-06-19T11:28:00Z"/>
          <w:rFonts w:eastAsiaTheme="majorEastAsia"/>
          <w:sz w:val="32"/>
          <w:szCs w:val="32"/>
          <w:rPrChange w:id="4474" w:author="Rachel Shipsey" w:date="2025-06-20T10:28:00Z">
            <w:rPr>
              <w:del w:id="4475" w:author="Rachel Shipsey" w:date="2025-06-19T11:28:00Z"/>
              <w:rFonts w:eastAsia="Arial"/>
            </w:rPr>
          </w:rPrChange>
        </w:rPr>
        <w:pPrChange w:id="4476" w:author="Rachel Shipsey" w:date="2025-06-23T15:41:00Z">
          <w:pPr>
            <w:pStyle w:val="Heading3"/>
          </w:pPr>
        </w:pPrChange>
      </w:pPr>
      <w:del w:id="4477" w:author="Rachel Shipsey" w:date="2025-06-03T19:05:00Z">
        <w:r w:rsidRPr="001903E0" w:rsidDel="00384ACB">
          <w:rPr>
            <w:rFonts w:eastAsiaTheme="majorEastAsia" w:cstheme="majorBidi"/>
            <w:b/>
            <w:sz w:val="32"/>
            <w:szCs w:val="32"/>
            <w:rPrChange w:id="4478" w:author="Rachel Shipsey" w:date="2025-06-20T10:28:00Z">
              <w:rPr>
                <w:rFonts w:eastAsia="Arial"/>
                <w:b w:val="0"/>
                <w:color w:val="00B0F0"/>
                <w:sz w:val="28"/>
              </w:rPr>
            </w:rPrChange>
          </w:rPr>
          <w:delText>3.4.3</w:delText>
        </w:r>
        <w:r w:rsidRPr="001903E0" w:rsidDel="00384ACB">
          <w:tab/>
        </w:r>
      </w:del>
      <w:del w:id="4479" w:author="Rachel Shipsey" w:date="2025-06-19T11:28:00Z">
        <w:r w:rsidRPr="001903E0" w:rsidDel="003502F7">
          <w:rPr>
            <w:rFonts w:eastAsiaTheme="majorEastAsia" w:cstheme="majorBidi"/>
            <w:b/>
            <w:sz w:val="32"/>
            <w:szCs w:val="32"/>
            <w:rPrChange w:id="4480" w:author="Rachel Shipsey" w:date="2025-06-20T10:28:00Z">
              <w:rPr>
                <w:b w:val="0"/>
                <w:color w:val="00B0F0"/>
                <w:sz w:val="28"/>
              </w:rPr>
            </w:rPrChange>
          </w:rPr>
          <w:delText>Recommendations</w:delText>
        </w:r>
        <w:bookmarkStart w:id="4481" w:name="_Toc201237645"/>
        <w:bookmarkStart w:id="4482" w:name="_Toc201319041"/>
        <w:bookmarkEnd w:id="4481"/>
        <w:bookmarkEnd w:id="4482"/>
      </w:del>
    </w:p>
    <w:p w14:paraId="7BD73B92" w14:textId="4AA5B439" w:rsidR="2CDA94BA" w:rsidRPr="001903E0" w:rsidDel="003502F7" w:rsidRDefault="2CDA94BA">
      <w:pPr>
        <w:pStyle w:val="ListParagraph"/>
        <w:spacing w:after="0" w:line="276" w:lineRule="auto"/>
        <w:jc w:val="both"/>
        <w:rPr>
          <w:del w:id="4483" w:author="Rachel Shipsey" w:date="2025-06-19T11:28:00Z"/>
          <w:rFonts w:eastAsiaTheme="majorEastAsia" w:cstheme="majorBidi"/>
          <w:b/>
          <w:sz w:val="32"/>
          <w:szCs w:val="32"/>
          <w:rPrChange w:id="4484" w:author="Rachel Shipsey" w:date="2025-06-20T10:28:00Z">
            <w:rPr>
              <w:del w:id="4485" w:author="Rachel Shipsey" w:date="2025-06-19T11:28:00Z"/>
              <w:rFonts w:cs="Arial"/>
              <w:bCs/>
            </w:rPr>
          </w:rPrChange>
        </w:rPr>
        <w:pPrChange w:id="4486" w:author="Rachel Shipsey" w:date="2025-06-23T15:41:00Z">
          <w:pPr>
            <w:pStyle w:val="ListParagraph"/>
            <w:ind w:left="270"/>
            <w:jc w:val="both"/>
          </w:pPr>
        </w:pPrChange>
      </w:pPr>
      <w:bookmarkStart w:id="4487" w:name="_Toc201237646"/>
      <w:bookmarkStart w:id="4488" w:name="_Toc201319042"/>
      <w:bookmarkEnd w:id="4487"/>
      <w:bookmarkEnd w:id="4488"/>
    </w:p>
    <w:p w14:paraId="1841FCC7" w14:textId="43EB6A73" w:rsidR="293FE47B" w:rsidRPr="001903E0" w:rsidDel="003502F7" w:rsidRDefault="293FE47B">
      <w:pPr>
        <w:pStyle w:val="ListParagraph"/>
        <w:spacing w:after="0" w:line="276" w:lineRule="auto"/>
        <w:jc w:val="both"/>
        <w:rPr>
          <w:del w:id="4489" w:author="Rachel Shipsey" w:date="2025-06-19T11:28:00Z"/>
          <w:rFonts w:eastAsiaTheme="majorEastAsia" w:cstheme="majorBidi"/>
          <w:b/>
          <w:sz w:val="32"/>
          <w:szCs w:val="32"/>
          <w:rPrChange w:id="4490" w:author="Rachel Shipsey" w:date="2025-06-20T10:28:00Z">
            <w:rPr>
              <w:del w:id="4491" w:author="Rachel Shipsey" w:date="2025-06-19T11:28:00Z"/>
              <w:rFonts w:cs="Arial"/>
            </w:rPr>
          </w:rPrChange>
        </w:rPr>
        <w:pPrChange w:id="4492" w:author="Rachel Shipsey" w:date="2025-06-23T15:41:00Z">
          <w:pPr>
            <w:pStyle w:val="ListParagraph"/>
            <w:numPr>
              <w:numId w:val="26"/>
            </w:numPr>
            <w:ind w:left="270" w:hanging="360"/>
            <w:jc w:val="both"/>
          </w:pPr>
        </w:pPrChange>
      </w:pPr>
      <w:del w:id="4493" w:author="Rachel Shipsey" w:date="2025-06-19T11:28:00Z">
        <w:r w:rsidRPr="001903E0" w:rsidDel="003502F7">
          <w:rPr>
            <w:rFonts w:eastAsiaTheme="majorEastAsia" w:cstheme="majorBidi"/>
            <w:b/>
            <w:sz w:val="32"/>
            <w:szCs w:val="32"/>
            <w:rPrChange w:id="4494" w:author="Rachel Shipsey" w:date="2025-06-20T10:28:00Z">
              <w:rPr>
                <w:rFonts w:cs="Arial"/>
              </w:rPr>
            </w:rPrChange>
          </w:rPr>
          <w:delText>During recruitment, adequate reserve mapping assistants should be recruited to stand in when those engaged exit given that the exercise takes a long period.</w:delText>
        </w:r>
        <w:bookmarkStart w:id="4495" w:name="_Toc201237647"/>
        <w:bookmarkStart w:id="4496" w:name="_Toc201319043"/>
        <w:bookmarkEnd w:id="4495"/>
        <w:bookmarkEnd w:id="4496"/>
      </w:del>
    </w:p>
    <w:p w14:paraId="08DB2933" w14:textId="235C792B" w:rsidR="00543B4C" w:rsidRPr="001903E0" w:rsidDel="003502F7" w:rsidRDefault="00543B4C">
      <w:pPr>
        <w:pStyle w:val="ListParagraph"/>
        <w:spacing w:after="0" w:line="276" w:lineRule="auto"/>
        <w:jc w:val="both"/>
        <w:rPr>
          <w:del w:id="4497" w:author="Rachel Shipsey" w:date="2025-06-19T11:28:00Z"/>
          <w:rFonts w:eastAsiaTheme="majorEastAsia" w:cstheme="majorBidi"/>
          <w:b/>
          <w:sz w:val="32"/>
          <w:szCs w:val="32"/>
          <w:rPrChange w:id="4498" w:author="Rachel Shipsey" w:date="2025-06-20T10:28:00Z">
            <w:rPr>
              <w:del w:id="4499" w:author="Rachel Shipsey" w:date="2025-06-19T11:28:00Z"/>
              <w:rFonts w:cs="Arial"/>
            </w:rPr>
          </w:rPrChange>
        </w:rPr>
        <w:pPrChange w:id="4500" w:author="Rachel Shipsey" w:date="2025-06-23T15:41:00Z">
          <w:pPr>
            <w:pStyle w:val="ListParagraph"/>
            <w:numPr>
              <w:numId w:val="26"/>
            </w:numPr>
            <w:ind w:left="270" w:hanging="360"/>
            <w:jc w:val="both"/>
          </w:pPr>
        </w:pPrChange>
      </w:pPr>
      <w:del w:id="4501" w:author="Rachel Shipsey" w:date="2025-06-19T11:28:00Z">
        <w:r w:rsidRPr="001903E0" w:rsidDel="003502F7">
          <w:rPr>
            <w:rFonts w:eastAsiaTheme="majorEastAsia" w:cstheme="majorBidi"/>
            <w:b/>
            <w:sz w:val="32"/>
            <w:szCs w:val="32"/>
            <w:rPrChange w:id="4502" w:author="Rachel Shipsey" w:date="2025-06-20T10:28:00Z">
              <w:rPr>
                <w:rFonts w:cs="Arial"/>
              </w:rPr>
            </w:rPrChange>
          </w:rPr>
          <w:delText>Cascading and segmenting the mapping application among the field teams with their respective duties is a good practice to ensure quality control.</w:delText>
        </w:r>
        <w:bookmarkStart w:id="4503" w:name="_Toc201237648"/>
        <w:bookmarkStart w:id="4504" w:name="_Toc201319044"/>
        <w:bookmarkEnd w:id="4503"/>
        <w:bookmarkEnd w:id="4504"/>
      </w:del>
    </w:p>
    <w:p w14:paraId="7DB5B919" w14:textId="54632E9F" w:rsidR="024BF7E9" w:rsidRPr="001903E0" w:rsidDel="003502F7" w:rsidRDefault="024BF7E9">
      <w:pPr>
        <w:pStyle w:val="ListParagraph"/>
        <w:spacing w:after="0" w:line="276" w:lineRule="auto"/>
        <w:jc w:val="both"/>
        <w:rPr>
          <w:del w:id="4505" w:author="Rachel Shipsey" w:date="2025-06-19T11:28:00Z"/>
          <w:rFonts w:eastAsiaTheme="majorEastAsia" w:cstheme="majorBidi"/>
          <w:b/>
          <w:sz w:val="32"/>
          <w:szCs w:val="32"/>
          <w:rPrChange w:id="4506" w:author="Rachel Shipsey" w:date="2025-06-20T10:28:00Z">
            <w:rPr>
              <w:del w:id="4507" w:author="Rachel Shipsey" w:date="2025-06-19T11:28:00Z"/>
              <w:rFonts w:cs="Arial"/>
            </w:rPr>
          </w:rPrChange>
        </w:rPr>
        <w:pPrChange w:id="4508" w:author="Rachel Shipsey" w:date="2025-06-23T15:41:00Z">
          <w:pPr>
            <w:pStyle w:val="ListParagraph"/>
            <w:numPr>
              <w:numId w:val="26"/>
            </w:numPr>
            <w:ind w:left="270" w:hanging="360"/>
            <w:jc w:val="both"/>
          </w:pPr>
        </w:pPrChange>
      </w:pPr>
      <w:del w:id="4509" w:author="Rachel Shipsey" w:date="2025-06-19T11:28:00Z">
        <w:r w:rsidRPr="001903E0" w:rsidDel="003502F7">
          <w:rPr>
            <w:rFonts w:eastAsiaTheme="majorEastAsia" w:cstheme="majorBidi"/>
            <w:b/>
            <w:sz w:val="32"/>
            <w:szCs w:val="32"/>
            <w:rPrChange w:id="4510" w:author="Rachel Shipsey" w:date="2025-06-20T10:28:00Z">
              <w:rPr>
                <w:rFonts w:cs="Arial"/>
              </w:rPr>
            </w:rPrChange>
          </w:rPr>
          <w:delText>It is important to have a field work manual and instructions for mapping assistants</w:delText>
        </w:r>
        <w:r w:rsidR="0CC9336F" w:rsidRPr="001903E0" w:rsidDel="003502F7">
          <w:rPr>
            <w:rFonts w:eastAsiaTheme="majorEastAsia" w:cstheme="majorBidi"/>
            <w:b/>
            <w:sz w:val="32"/>
            <w:szCs w:val="32"/>
            <w:rPrChange w:id="4511" w:author="Rachel Shipsey" w:date="2025-06-20T10:28:00Z">
              <w:rPr>
                <w:rFonts w:cs="Arial"/>
              </w:rPr>
            </w:rPrChange>
          </w:rPr>
          <w:delText xml:space="preserve"> with clear definitions of concepts especially the delination between urban and rural EAs.</w:delText>
        </w:r>
        <w:bookmarkStart w:id="4512" w:name="_Toc201237649"/>
        <w:bookmarkStart w:id="4513" w:name="_Toc201319045"/>
        <w:bookmarkEnd w:id="4512"/>
        <w:bookmarkEnd w:id="4513"/>
      </w:del>
    </w:p>
    <w:p w14:paraId="2285B58F" w14:textId="38FF19D4" w:rsidR="1F88B3B1" w:rsidRPr="001903E0" w:rsidDel="003502F7" w:rsidRDefault="1F88B3B1">
      <w:pPr>
        <w:pStyle w:val="ListParagraph"/>
        <w:spacing w:after="0" w:line="276" w:lineRule="auto"/>
        <w:jc w:val="both"/>
        <w:rPr>
          <w:del w:id="4514" w:author="Rachel Shipsey" w:date="2025-06-19T11:28:00Z"/>
          <w:rFonts w:eastAsiaTheme="majorEastAsia" w:cstheme="majorBidi"/>
          <w:b/>
          <w:sz w:val="32"/>
          <w:szCs w:val="32"/>
          <w:rPrChange w:id="4515" w:author="Rachel Shipsey" w:date="2025-06-20T10:28:00Z">
            <w:rPr>
              <w:del w:id="4516" w:author="Rachel Shipsey" w:date="2025-06-19T11:28:00Z"/>
              <w:rFonts w:cs="Arial"/>
              <w:bCs/>
            </w:rPr>
          </w:rPrChange>
        </w:rPr>
        <w:pPrChange w:id="4517" w:author="Rachel Shipsey" w:date="2025-06-23T15:41:00Z">
          <w:pPr>
            <w:pStyle w:val="ListParagraph"/>
            <w:numPr>
              <w:numId w:val="26"/>
            </w:numPr>
            <w:ind w:left="270" w:hanging="360"/>
            <w:jc w:val="both"/>
          </w:pPr>
        </w:pPrChange>
      </w:pPr>
      <w:del w:id="4518" w:author="Rachel Shipsey" w:date="2025-06-19T11:28:00Z">
        <w:r w:rsidRPr="001903E0" w:rsidDel="003502F7">
          <w:rPr>
            <w:rFonts w:eastAsiaTheme="majorEastAsia" w:cstheme="majorBidi"/>
            <w:b/>
            <w:sz w:val="32"/>
            <w:szCs w:val="32"/>
            <w:rPrChange w:id="4519" w:author="Rachel Shipsey" w:date="2025-06-20T10:28:00Z">
              <w:rPr>
                <w:rFonts w:cs="Arial"/>
              </w:rPr>
            </w:rPrChange>
          </w:rPr>
          <w:delText>Clear cartographic mapping plans should be put in place for mapping of mobile populations like nomads and pastoralists otherwise, they can be missed or double counted.</w:delText>
        </w:r>
        <w:bookmarkStart w:id="4520" w:name="_Toc201237650"/>
        <w:bookmarkStart w:id="4521" w:name="_Toc201319046"/>
        <w:bookmarkEnd w:id="4520"/>
        <w:bookmarkEnd w:id="4521"/>
      </w:del>
    </w:p>
    <w:p w14:paraId="5AC83668" w14:textId="6B3AA333" w:rsidR="00543B4C" w:rsidRPr="001903E0" w:rsidDel="003502F7" w:rsidRDefault="00543B4C">
      <w:pPr>
        <w:pStyle w:val="ListParagraph"/>
        <w:spacing w:after="0" w:line="276" w:lineRule="auto"/>
        <w:jc w:val="both"/>
        <w:rPr>
          <w:del w:id="4522" w:author="Rachel Shipsey" w:date="2025-06-19T11:28:00Z"/>
          <w:rFonts w:eastAsiaTheme="majorEastAsia" w:cstheme="majorBidi"/>
          <w:b/>
          <w:sz w:val="32"/>
          <w:szCs w:val="32"/>
          <w:rPrChange w:id="4523" w:author="Rachel Shipsey" w:date="2025-06-20T10:28:00Z">
            <w:rPr>
              <w:del w:id="4524" w:author="Rachel Shipsey" w:date="2025-06-19T11:28:00Z"/>
              <w:rFonts w:cs="Arial"/>
            </w:rPr>
          </w:rPrChange>
        </w:rPr>
        <w:pPrChange w:id="4525" w:author="Rachel Shipsey" w:date="2025-06-23T15:41:00Z">
          <w:pPr>
            <w:pStyle w:val="ListParagraph"/>
            <w:numPr>
              <w:numId w:val="26"/>
            </w:numPr>
            <w:ind w:left="270" w:hanging="360"/>
            <w:jc w:val="both"/>
          </w:pPr>
        </w:pPrChange>
      </w:pPr>
      <w:del w:id="4526" w:author="Rachel Shipsey" w:date="2025-06-19T11:28:00Z">
        <w:r w:rsidRPr="001903E0" w:rsidDel="003502F7">
          <w:rPr>
            <w:rFonts w:eastAsiaTheme="majorEastAsia" w:cstheme="majorBidi"/>
            <w:b/>
            <w:sz w:val="32"/>
            <w:szCs w:val="32"/>
            <w:rPrChange w:id="4527" w:author="Rachel Shipsey" w:date="2025-06-20T10:28:00Z">
              <w:rPr>
                <w:rFonts w:cs="Arial"/>
              </w:rPr>
            </w:rPrChange>
          </w:rPr>
          <w:delText xml:space="preserve">Collecting </w:delText>
        </w:r>
        <w:r w:rsidR="35AAFA03" w:rsidRPr="001903E0" w:rsidDel="003502F7">
          <w:rPr>
            <w:rFonts w:eastAsiaTheme="majorEastAsia" w:cstheme="majorBidi"/>
            <w:b/>
            <w:sz w:val="32"/>
            <w:szCs w:val="32"/>
            <w:rPrChange w:id="4528" w:author="Rachel Shipsey" w:date="2025-06-20T10:28:00Z">
              <w:rPr>
                <w:rFonts w:cs="Arial"/>
              </w:rPr>
            </w:rPrChange>
          </w:rPr>
          <w:delText xml:space="preserve">accurate </w:delText>
        </w:r>
        <w:r w:rsidRPr="001903E0" w:rsidDel="003502F7">
          <w:rPr>
            <w:rFonts w:eastAsiaTheme="majorEastAsia" w:cstheme="majorBidi"/>
            <w:b/>
            <w:sz w:val="32"/>
            <w:szCs w:val="32"/>
            <w:rPrChange w:id="4529" w:author="Rachel Shipsey" w:date="2025-06-20T10:28:00Z">
              <w:rPr>
                <w:rFonts w:cs="Arial"/>
              </w:rPr>
            </w:rPrChange>
          </w:rPr>
          <w:delText>GPS coordinates for the structures, households and features during the mapping is a good practice to ensure completeness and enhance spatial data analysis. However, it may slow down the mapping exercise during times when the internet is unstable due to weather etc. Therefore, mechanisms should be put in place to control for displacement of GPS coordinates because of tall buildings and congested structures especially in urban centers.</w:delText>
        </w:r>
        <w:bookmarkStart w:id="4530" w:name="_Toc201237651"/>
        <w:bookmarkStart w:id="4531" w:name="_Toc201319047"/>
        <w:bookmarkEnd w:id="4530"/>
        <w:bookmarkEnd w:id="4531"/>
      </w:del>
    </w:p>
    <w:p w14:paraId="23A93361" w14:textId="4393D643" w:rsidR="002F1247" w:rsidRPr="001903E0" w:rsidDel="003502F7" w:rsidRDefault="002F1247">
      <w:pPr>
        <w:pStyle w:val="ListParagraph"/>
        <w:spacing w:after="0" w:line="276" w:lineRule="auto"/>
        <w:jc w:val="both"/>
        <w:rPr>
          <w:del w:id="4532" w:author="Rachel Shipsey" w:date="2025-06-19T11:28:00Z"/>
        </w:rPr>
        <w:pPrChange w:id="4533" w:author="Rachel Shipsey" w:date="2025-06-23T15:41:00Z">
          <w:pPr/>
        </w:pPrChange>
      </w:pPr>
      <w:bookmarkStart w:id="4534" w:name="_Toc201237652"/>
      <w:bookmarkStart w:id="4535" w:name="_Toc201319048"/>
      <w:bookmarkEnd w:id="4534"/>
      <w:bookmarkEnd w:id="4535"/>
    </w:p>
    <w:p w14:paraId="4DDC2C6A" w14:textId="651119AB" w:rsidR="00543B4C" w:rsidRPr="001903E0" w:rsidDel="003502F7" w:rsidRDefault="00543B4C">
      <w:pPr>
        <w:pStyle w:val="ListParagraph"/>
        <w:spacing w:after="0" w:line="276" w:lineRule="auto"/>
        <w:jc w:val="both"/>
        <w:rPr>
          <w:del w:id="4536" w:author="Rachel Shipsey" w:date="2025-06-19T11:28:00Z"/>
        </w:rPr>
        <w:pPrChange w:id="4537" w:author="Rachel Shipsey" w:date="2025-06-23T15:41:00Z">
          <w:pPr>
            <w:pStyle w:val="Heading1"/>
          </w:pPr>
        </w:pPrChange>
      </w:pPr>
      <w:del w:id="4538" w:author="Rachel Shipsey" w:date="2025-06-03T19:06:00Z">
        <w:r w:rsidRPr="001903E0" w:rsidDel="00384ACB">
          <w:delText xml:space="preserve">3.5 </w:delText>
        </w:r>
      </w:del>
      <w:del w:id="4539" w:author="Rachel Shipsey" w:date="2025-06-19T11:28:00Z">
        <w:r w:rsidRPr="001903E0" w:rsidDel="003502F7">
          <w:delText xml:space="preserve">Map </w:delText>
        </w:r>
        <w:r w:rsidR="60599C8F" w:rsidRPr="001903E0" w:rsidDel="003502F7">
          <w:delText>p</w:delText>
        </w:r>
        <w:r w:rsidRPr="001903E0" w:rsidDel="003502F7">
          <w:delText>roduction</w:delText>
        </w:r>
        <w:bookmarkStart w:id="4540" w:name="_Toc201237653"/>
        <w:bookmarkStart w:id="4541" w:name="_Toc201319049"/>
        <w:bookmarkEnd w:id="4540"/>
        <w:bookmarkEnd w:id="4541"/>
      </w:del>
    </w:p>
    <w:p w14:paraId="12A0C949" w14:textId="5C128FA2" w:rsidR="00543B4C" w:rsidRPr="001903E0" w:rsidDel="003502F7" w:rsidRDefault="00543B4C">
      <w:pPr>
        <w:pStyle w:val="ListParagraph"/>
        <w:spacing w:after="0" w:line="276" w:lineRule="auto"/>
        <w:jc w:val="both"/>
        <w:rPr>
          <w:del w:id="4542" w:author="Rachel Shipsey" w:date="2025-06-19T11:28:00Z"/>
          <w:rFonts w:eastAsiaTheme="majorEastAsia" w:cstheme="majorBidi"/>
          <w:b/>
          <w:sz w:val="32"/>
          <w:szCs w:val="32"/>
          <w:rPrChange w:id="4543" w:author="Rachel Shipsey" w:date="2025-06-20T10:28:00Z">
            <w:rPr>
              <w:del w:id="4544" w:author="Rachel Shipsey" w:date="2025-06-19T11:28:00Z"/>
              <w:rFonts w:cs="Arial"/>
            </w:rPr>
          </w:rPrChange>
        </w:rPr>
        <w:pPrChange w:id="4545" w:author="Rachel Shipsey" w:date="2025-06-23T15:41:00Z">
          <w:pPr>
            <w:spacing w:after="0" w:line="276" w:lineRule="auto"/>
            <w:jc w:val="both"/>
          </w:pPr>
        </w:pPrChange>
      </w:pPr>
      <w:bookmarkStart w:id="4546" w:name="_Toc201237654"/>
      <w:bookmarkStart w:id="4547" w:name="_Toc201319050"/>
      <w:bookmarkEnd w:id="4546"/>
      <w:bookmarkEnd w:id="4547"/>
    </w:p>
    <w:p w14:paraId="3D56A2C7" w14:textId="5F539FA8" w:rsidR="00543B4C" w:rsidRPr="001903E0" w:rsidDel="003502F7" w:rsidRDefault="00543B4C">
      <w:pPr>
        <w:pStyle w:val="ListParagraph"/>
        <w:spacing w:after="0" w:line="276" w:lineRule="auto"/>
        <w:jc w:val="both"/>
        <w:rPr>
          <w:del w:id="4548" w:author="Rachel Shipsey" w:date="2025-06-19T11:28:00Z"/>
          <w:rFonts w:eastAsiaTheme="majorEastAsia" w:cstheme="majorBidi"/>
          <w:b/>
          <w:sz w:val="32"/>
          <w:szCs w:val="32"/>
          <w:rPrChange w:id="4549" w:author="Rachel Shipsey" w:date="2025-06-20T10:28:00Z">
            <w:rPr>
              <w:del w:id="4550" w:author="Rachel Shipsey" w:date="2025-06-19T11:28:00Z"/>
              <w:rFonts w:cs="Arial"/>
            </w:rPr>
          </w:rPrChange>
        </w:rPr>
        <w:pPrChange w:id="4551" w:author="Rachel Shipsey" w:date="2025-06-23T15:41:00Z">
          <w:pPr>
            <w:spacing w:after="0" w:line="276" w:lineRule="auto"/>
            <w:jc w:val="both"/>
          </w:pPr>
        </w:pPrChange>
      </w:pPr>
      <w:del w:id="4552" w:author="Rachel Shipsey" w:date="2025-06-19T11:28:00Z">
        <w:r w:rsidRPr="001903E0" w:rsidDel="003502F7">
          <w:rPr>
            <w:rFonts w:eastAsiaTheme="majorEastAsia" w:cstheme="majorBidi"/>
            <w:b/>
            <w:sz w:val="32"/>
            <w:szCs w:val="32"/>
            <w:rPrChange w:id="4553" w:author="Rachel Shipsey" w:date="2025-06-20T10:28:00Z">
              <w:rPr>
                <w:rFonts w:cs="Arial"/>
              </w:rPr>
            </w:rPrChange>
          </w:rPr>
          <w:delText>After the mapping data is collected and sent to the central servers, a team of GIS technicians are engaged to undertake digitization of the EAs (EA map production). During map production, the census geo-file is developed to be used during provisioning of tablets, enumeration,</w:delText>
        </w:r>
        <w:r w:rsidR="233901DD" w:rsidRPr="001903E0" w:rsidDel="003502F7">
          <w:rPr>
            <w:rFonts w:eastAsiaTheme="majorEastAsia" w:cstheme="majorBidi"/>
            <w:b/>
            <w:sz w:val="32"/>
            <w:szCs w:val="32"/>
            <w:rPrChange w:id="4554" w:author="Rachel Shipsey" w:date="2025-06-20T10:28:00Z">
              <w:rPr>
                <w:rFonts w:cs="Arial"/>
              </w:rPr>
            </w:rPrChange>
          </w:rPr>
          <w:delText xml:space="preserve"> and</w:delText>
        </w:r>
        <w:r w:rsidRPr="001903E0" w:rsidDel="003502F7">
          <w:rPr>
            <w:rFonts w:eastAsiaTheme="majorEastAsia" w:cstheme="majorBidi"/>
            <w:b/>
            <w:sz w:val="32"/>
            <w:szCs w:val="32"/>
            <w:rPrChange w:id="4555" w:author="Rachel Shipsey" w:date="2025-06-20T10:28:00Z">
              <w:rPr>
                <w:rFonts w:cs="Arial"/>
              </w:rPr>
            </w:rPrChange>
          </w:rPr>
          <w:delText xml:space="preserve"> geospatial data analysis.  </w:delText>
        </w:r>
        <w:bookmarkStart w:id="4556" w:name="_Toc201237655"/>
        <w:bookmarkStart w:id="4557" w:name="_Toc201319051"/>
        <w:bookmarkEnd w:id="4556"/>
        <w:bookmarkEnd w:id="4557"/>
      </w:del>
    </w:p>
    <w:p w14:paraId="3FAF7B0B" w14:textId="57205151" w:rsidR="00543B4C" w:rsidRPr="001903E0" w:rsidDel="003502F7" w:rsidRDefault="00543B4C">
      <w:pPr>
        <w:pStyle w:val="ListParagraph"/>
        <w:spacing w:after="0" w:line="276" w:lineRule="auto"/>
        <w:jc w:val="both"/>
        <w:rPr>
          <w:del w:id="4558" w:author="Rachel Shipsey" w:date="2025-06-19T11:28:00Z"/>
          <w:rFonts w:eastAsiaTheme="majorEastAsia" w:cstheme="majorBidi"/>
          <w:b/>
          <w:sz w:val="32"/>
          <w:szCs w:val="32"/>
          <w:rPrChange w:id="4559" w:author="Rachel Shipsey" w:date="2025-06-20T10:28:00Z">
            <w:rPr>
              <w:del w:id="4560" w:author="Rachel Shipsey" w:date="2025-06-19T11:28:00Z"/>
              <w:rFonts w:cs="Arial"/>
            </w:rPr>
          </w:rPrChange>
        </w:rPr>
        <w:pPrChange w:id="4561" w:author="Rachel Shipsey" w:date="2025-06-23T15:41:00Z">
          <w:pPr>
            <w:spacing w:after="0" w:line="276" w:lineRule="auto"/>
            <w:jc w:val="both"/>
          </w:pPr>
        </w:pPrChange>
      </w:pPr>
      <w:del w:id="4562" w:author="Rachel Shipsey" w:date="2025-06-19T11:28:00Z">
        <w:r w:rsidRPr="001903E0" w:rsidDel="003502F7">
          <w:rPr>
            <w:rFonts w:eastAsiaTheme="majorEastAsia" w:cstheme="majorBidi"/>
            <w:b/>
            <w:sz w:val="32"/>
            <w:szCs w:val="32"/>
            <w:rPrChange w:id="4563" w:author="Rachel Shipsey" w:date="2025-06-20T10:28:00Z">
              <w:rPr>
                <w:rFonts w:cs="Arial"/>
              </w:rPr>
            </w:rPrChange>
          </w:rPr>
          <w:delText xml:space="preserve">Map production is implemented in two stages. </w:delText>
        </w:r>
        <w:bookmarkStart w:id="4564" w:name="_Toc201237656"/>
        <w:bookmarkStart w:id="4565" w:name="_Toc201319052"/>
        <w:bookmarkEnd w:id="4564"/>
        <w:bookmarkEnd w:id="4565"/>
      </w:del>
    </w:p>
    <w:p w14:paraId="4A102B2A" w14:textId="57EE5B76" w:rsidR="00543B4C" w:rsidRPr="001903E0" w:rsidDel="003502F7" w:rsidRDefault="00543B4C">
      <w:pPr>
        <w:pStyle w:val="ListParagraph"/>
        <w:spacing w:after="0" w:line="276" w:lineRule="auto"/>
        <w:jc w:val="both"/>
        <w:rPr>
          <w:del w:id="4566" w:author="Rachel Shipsey" w:date="2025-06-19T11:28:00Z"/>
          <w:rFonts w:eastAsiaTheme="majorEastAsia" w:cstheme="majorBidi"/>
          <w:b/>
          <w:sz w:val="32"/>
          <w:szCs w:val="32"/>
          <w:rPrChange w:id="4567" w:author="Rachel Shipsey" w:date="2025-06-20T10:28:00Z">
            <w:rPr>
              <w:del w:id="4568" w:author="Rachel Shipsey" w:date="2025-06-19T11:28:00Z"/>
              <w:rFonts w:cs="Arial"/>
            </w:rPr>
          </w:rPrChange>
        </w:rPr>
        <w:pPrChange w:id="4569" w:author="Rachel Shipsey" w:date="2025-06-23T15:41:00Z">
          <w:pPr>
            <w:spacing w:after="0" w:line="276" w:lineRule="auto"/>
            <w:ind w:left="720"/>
            <w:jc w:val="both"/>
          </w:pPr>
        </w:pPrChange>
      </w:pPr>
      <w:del w:id="4570" w:author="Rachel Shipsey" w:date="2025-06-19T11:28:00Z">
        <w:r w:rsidRPr="001903E0" w:rsidDel="003502F7">
          <w:rPr>
            <w:rFonts w:eastAsiaTheme="majorEastAsia" w:cstheme="majorBidi"/>
            <w:b/>
            <w:sz w:val="32"/>
            <w:szCs w:val="32"/>
            <w:rPrChange w:id="4571" w:author="Rachel Shipsey" w:date="2025-06-20T10:28:00Z">
              <w:rPr>
                <w:rFonts w:cs="Arial"/>
              </w:rPr>
            </w:rPrChange>
          </w:rPr>
          <w:delText xml:space="preserve">Stage 1: Digitization of village boundaries; delineation of EAs from village polygons; creation of the EA attribute data (geography File- geo-file); preparation of EA maps (map compilation) and printing of hard copy maps for editing and verification. </w:delText>
        </w:r>
        <w:bookmarkStart w:id="4572" w:name="_Toc201237657"/>
        <w:bookmarkStart w:id="4573" w:name="_Toc201319053"/>
        <w:bookmarkEnd w:id="4572"/>
        <w:bookmarkEnd w:id="4573"/>
      </w:del>
    </w:p>
    <w:p w14:paraId="6954BFC0" w14:textId="5A3C9A35" w:rsidR="00543B4C" w:rsidRPr="001903E0" w:rsidDel="003502F7" w:rsidRDefault="00543B4C">
      <w:pPr>
        <w:pStyle w:val="ListParagraph"/>
        <w:spacing w:after="0" w:line="276" w:lineRule="auto"/>
        <w:jc w:val="both"/>
        <w:rPr>
          <w:del w:id="4574" w:author="Rachel Shipsey" w:date="2025-06-19T11:28:00Z"/>
          <w:rFonts w:eastAsiaTheme="majorEastAsia" w:cstheme="majorBidi"/>
          <w:b/>
          <w:sz w:val="32"/>
          <w:szCs w:val="32"/>
          <w:rPrChange w:id="4575" w:author="Rachel Shipsey" w:date="2025-06-20T10:28:00Z">
            <w:rPr>
              <w:del w:id="4576" w:author="Rachel Shipsey" w:date="2025-06-19T11:28:00Z"/>
              <w:rFonts w:cs="Arial"/>
            </w:rPr>
          </w:rPrChange>
        </w:rPr>
        <w:pPrChange w:id="4577" w:author="Rachel Shipsey" w:date="2025-06-23T15:41:00Z">
          <w:pPr>
            <w:spacing w:after="0" w:line="276" w:lineRule="auto"/>
            <w:ind w:left="720"/>
            <w:jc w:val="both"/>
          </w:pPr>
        </w:pPrChange>
      </w:pPr>
      <w:del w:id="4578" w:author="Rachel Shipsey" w:date="2025-06-19T11:28:00Z">
        <w:r w:rsidRPr="001903E0" w:rsidDel="003502F7">
          <w:rPr>
            <w:rFonts w:eastAsiaTheme="majorEastAsia" w:cstheme="majorBidi"/>
            <w:b/>
            <w:sz w:val="32"/>
            <w:szCs w:val="32"/>
            <w:rPrChange w:id="4579" w:author="Rachel Shipsey" w:date="2025-06-20T10:28:00Z">
              <w:rPr>
                <w:rFonts w:cs="Arial"/>
              </w:rPr>
            </w:rPrChange>
          </w:rPr>
          <w:delText>Stage 2: Effecting changes from field verification; updating the geo-file; preparation of the final EA map (PDF format); printing of final maps for enumeration.</w:delText>
        </w:r>
        <w:bookmarkStart w:id="4580" w:name="_Toc201237658"/>
        <w:bookmarkStart w:id="4581" w:name="_Toc201319054"/>
        <w:bookmarkEnd w:id="4580"/>
        <w:bookmarkEnd w:id="4581"/>
      </w:del>
    </w:p>
    <w:p w14:paraId="734D0C41" w14:textId="61F4C81B" w:rsidR="00543B4C" w:rsidRPr="001903E0" w:rsidDel="003502F7" w:rsidRDefault="00543B4C">
      <w:pPr>
        <w:pStyle w:val="ListParagraph"/>
        <w:spacing w:after="0" w:line="276" w:lineRule="auto"/>
        <w:jc w:val="both"/>
        <w:rPr>
          <w:del w:id="4582" w:author="Rachel Shipsey" w:date="2025-06-19T11:28:00Z"/>
          <w:rFonts w:eastAsiaTheme="majorEastAsia" w:cstheme="majorBidi"/>
          <w:b/>
          <w:sz w:val="32"/>
          <w:szCs w:val="32"/>
          <w:rPrChange w:id="4583" w:author="Rachel Shipsey" w:date="2025-06-20T10:28:00Z">
            <w:rPr>
              <w:del w:id="4584" w:author="Rachel Shipsey" w:date="2025-06-19T11:28:00Z"/>
              <w:rFonts w:cs="Arial"/>
            </w:rPr>
          </w:rPrChange>
        </w:rPr>
        <w:pPrChange w:id="4585" w:author="Rachel Shipsey" w:date="2025-06-23T15:41:00Z">
          <w:pPr>
            <w:spacing w:after="0" w:line="276" w:lineRule="auto"/>
            <w:jc w:val="both"/>
          </w:pPr>
        </w:pPrChange>
      </w:pPr>
      <w:bookmarkStart w:id="4586" w:name="_Toc201237659"/>
      <w:bookmarkStart w:id="4587" w:name="_Toc201319055"/>
      <w:bookmarkEnd w:id="4586"/>
      <w:bookmarkEnd w:id="4587"/>
    </w:p>
    <w:p w14:paraId="6DDBFBD8" w14:textId="4E930289" w:rsidR="00543B4C" w:rsidRPr="001903E0" w:rsidDel="003502F7" w:rsidRDefault="02BDF8C2">
      <w:pPr>
        <w:pStyle w:val="ListParagraph"/>
        <w:spacing w:after="0" w:line="276" w:lineRule="auto"/>
        <w:jc w:val="both"/>
        <w:rPr>
          <w:del w:id="4588" w:author="Rachel Shipsey" w:date="2025-06-19T11:28:00Z"/>
          <w:rFonts w:eastAsiaTheme="majorEastAsia" w:cstheme="majorBidi"/>
          <w:b/>
          <w:sz w:val="32"/>
          <w:szCs w:val="32"/>
          <w:rPrChange w:id="4589" w:author="Rachel Shipsey" w:date="2025-06-20T10:28:00Z">
            <w:rPr>
              <w:del w:id="4590" w:author="Rachel Shipsey" w:date="2025-06-19T11:28:00Z"/>
              <w:rFonts w:cs="Arial"/>
            </w:rPr>
          </w:rPrChange>
        </w:rPr>
        <w:pPrChange w:id="4591" w:author="Rachel Shipsey" w:date="2025-06-23T15:41:00Z">
          <w:pPr>
            <w:spacing w:after="0" w:line="276" w:lineRule="auto"/>
            <w:jc w:val="both"/>
          </w:pPr>
        </w:pPrChange>
      </w:pPr>
      <w:del w:id="4592" w:author="Rachel Shipsey" w:date="2025-06-19T11:28:00Z">
        <w:r w:rsidRPr="001903E0" w:rsidDel="003502F7">
          <w:rPr>
            <w:rFonts w:eastAsiaTheme="majorEastAsia" w:cstheme="majorBidi"/>
            <w:b/>
            <w:sz w:val="32"/>
            <w:szCs w:val="32"/>
            <w:rPrChange w:id="4593" w:author="Rachel Shipsey" w:date="2025-06-20T10:28:00Z">
              <w:rPr>
                <w:rFonts w:cs="Arial"/>
              </w:rPr>
            </w:rPrChange>
          </w:rPr>
          <w:delText>Delineation of EAs should consider the distance and number of households to be covered by the enumerator within the stipulated census enumeration period.</w:delText>
        </w:r>
        <w:r w:rsidR="00543B4C" w:rsidRPr="001903E0" w:rsidDel="003502F7">
          <w:rPr>
            <w:rFonts w:eastAsiaTheme="majorEastAsia" w:cstheme="majorBidi"/>
            <w:b/>
            <w:sz w:val="32"/>
            <w:szCs w:val="32"/>
            <w:rPrChange w:id="4594" w:author="Rachel Shipsey" w:date="2025-06-20T10:28:00Z">
              <w:rPr>
                <w:rFonts w:cs="Arial"/>
              </w:rPr>
            </w:rPrChange>
          </w:rPr>
          <w:delText xml:space="preserve"> </w:delText>
        </w:r>
        <w:bookmarkStart w:id="4595" w:name="_Toc201237660"/>
        <w:bookmarkStart w:id="4596" w:name="_Toc201319056"/>
        <w:bookmarkEnd w:id="4595"/>
        <w:bookmarkEnd w:id="4596"/>
      </w:del>
    </w:p>
    <w:p w14:paraId="6E222129" w14:textId="78D50F78" w:rsidR="00E02267" w:rsidRPr="001903E0" w:rsidDel="003502F7" w:rsidRDefault="00E02267">
      <w:pPr>
        <w:pStyle w:val="ListParagraph"/>
        <w:spacing w:after="0" w:line="276" w:lineRule="auto"/>
        <w:jc w:val="both"/>
        <w:rPr>
          <w:del w:id="4597" w:author="Rachel Shipsey" w:date="2025-06-19T11:28:00Z"/>
          <w:rFonts w:eastAsiaTheme="majorEastAsia" w:cstheme="majorBidi"/>
          <w:b/>
          <w:sz w:val="32"/>
          <w:szCs w:val="32"/>
          <w:rPrChange w:id="4598" w:author="Rachel Shipsey" w:date="2025-06-20T10:28:00Z">
            <w:rPr>
              <w:del w:id="4599" w:author="Rachel Shipsey" w:date="2025-06-19T11:28:00Z"/>
              <w:rFonts w:cs="Arial"/>
            </w:rPr>
          </w:rPrChange>
        </w:rPr>
        <w:pPrChange w:id="4600" w:author="Rachel Shipsey" w:date="2025-06-23T15:41:00Z">
          <w:pPr>
            <w:spacing w:after="0" w:line="276" w:lineRule="auto"/>
            <w:jc w:val="both"/>
          </w:pPr>
        </w:pPrChange>
      </w:pPr>
      <w:bookmarkStart w:id="4601" w:name="_Toc201237661"/>
      <w:bookmarkStart w:id="4602" w:name="_Toc201319057"/>
      <w:bookmarkEnd w:id="4601"/>
      <w:bookmarkEnd w:id="4602"/>
    </w:p>
    <w:p w14:paraId="2B596C68" w14:textId="4A3EBD95" w:rsidR="00543B4C" w:rsidRPr="001903E0" w:rsidDel="003502F7" w:rsidRDefault="00543B4C">
      <w:pPr>
        <w:pStyle w:val="ListParagraph"/>
        <w:spacing w:after="0" w:line="276" w:lineRule="auto"/>
        <w:jc w:val="both"/>
        <w:rPr>
          <w:del w:id="4603" w:author="Rachel Shipsey" w:date="2025-06-19T11:28:00Z"/>
          <w:rFonts w:eastAsiaTheme="majorEastAsia"/>
          <w:sz w:val="32"/>
          <w:szCs w:val="32"/>
          <w:rPrChange w:id="4604" w:author="Rachel Shipsey" w:date="2025-06-20T10:28:00Z">
            <w:rPr>
              <w:del w:id="4605" w:author="Rachel Shipsey" w:date="2025-06-19T11:28:00Z"/>
              <w:rFonts w:eastAsia="Arial"/>
            </w:rPr>
          </w:rPrChange>
        </w:rPr>
        <w:pPrChange w:id="4606" w:author="Rachel Shipsey" w:date="2025-06-23T15:41:00Z">
          <w:pPr>
            <w:pStyle w:val="Heading3"/>
          </w:pPr>
        </w:pPrChange>
      </w:pPr>
      <w:del w:id="4607" w:author="Rachel Shipsey" w:date="2025-06-03T19:06:00Z">
        <w:r w:rsidRPr="001903E0" w:rsidDel="00384ACB">
          <w:rPr>
            <w:rFonts w:eastAsiaTheme="majorEastAsia" w:cstheme="majorBidi"/>
            <w:b/>
            <w:sz w:val="32"/>
            <w:szCs w:val="32"/>
            <w:rPrChange w:id="4608" w:author="Rachel Shipsey" w:date="2025-06-20T10:28:00Z">
              <w:rPr>
                <w:rFonts w:eastAsia="Arial"/>
                <w:b w:val="0"/>
                <w:sz w:val="28"/>
              </w:rPr>
            </w:rPrChange>
          </w:rPr>
          <w:delText>3.5.1</w:delText>
        </w:r>
        <w:r w:rsidRPr="001903E0" w:rsidDel="00384ACB">
          <w:tab/>
        </w:r>
      </w:del>
      <w:del w:id="4609" w:author="Rachel Shipsey" w:date="2025-06-19T11:28:00Z">
        <w:r w:rsidRPr="001903E0" w:rsidDel="003502F7">
          <w:delText>Selected country experiences</w:delText>
        </w:r>
        <w:bookmarkStart w:id="4610" w:name="_Toc201237662"/>
        <w:bookmarkStart w:id="4611" w:name="_Toc201319058"/>
        <w:bookmarkEnd w:id="4610"/>
        <w:bookmarkEnd w:id="4611"/>
      </w:del>
    </w:p>
    <w:p w14:paraId="20A08AA7" w14:textId="4DCF5649" w:rsidR="00543B4C" w:rsidRPr="001903E0" w:rsidDel="003502F7" w:rsidRDefault="00543B4C">
      <w:pPr>
        <w:pStyle w:val="ListParagraph"/>
        <w:spacing w:after="0" w:line="276" w:lineRule="auto"/>
        <w:jc w:val="both"/>
        <w:rPr>
          <w:del w:id="4612" w:author="Rachel Shipsey" w:date="2025-06-19T11:28:00Z"/>
          <w:rFonts w:eastAsiaTheme="majorEastAsia" w:cstheme="majorBidi"/>
          <w:b/>
          <w:sz w:val="32"/>
          <w:szCs w:val="32"/>
          <w:rPrChange w:id="4613" w:author="Rachel Shipsey" w:date="2025-06-20T10:28:00Z">
            <w:rPr>
              <w:del w:id="4614" w:author="Rachel Shipsey" w:date="2025-06-19T11:28:00Z"/>
              <w:rFonts w:cs="Arial"/>
            </w:rPr>
          </w:rPrChange>
        </w:rPr>
        <w:pPrChange w:id="4615" w:author="Rachel Shipsey" w:date="2025-06-23T15:41:00Z">
          <w:pPr>
            <w:spacing w:after="0" w:line="276" w:lineRule="auto"/>
            <w:jc w:val="both"/>
          </w:pPr>
        </w:pPrChange>
      </w:pPr>
      <w:del w:id="4616" w:author="Rachel Shipsey" w:date="2025-06-19T11:28:00Z">
        <w:r w:rsidRPr="001903E0" w:rsidDel="003502F7">
          <w:rPr>
            <w:rFonts w:eastAsiaTheme="majorEastAsia" w:cstheme="majorBidi"/>
            <w:b/>
            <w:sz w:val="32"/>
            <w:szCs w:val="32"/>
            <w:rPrChange w:id="4617" w:author="Rachel Shipsey" w:date="2025-06-20T10:28:00Z">
              <w:rPr>
                <w:rFonts w:cs="Arial"/>
              </w:rPr>
            </w:rPrChange>
          </w:rPr>
          <w:delText>It is noted that despite undertaking digital cartographic mapping, maps are printed in hard copy to facilitate map validation and training in some countries while others were completely paperless. Below are some country experiences:</w:delText>
        </w:r>
        <w:bookmarkStart w:id="4618" w:name="_Toc201237663"/>
        <w:bookmarkStart w:id="4619" w:name="_Toc201319059"/>
        <w:bookmarkEnd w:id="4618"/>
        <w:bookmarkEnd w:id="4619"/>
      </w:del>
    </w:p>
    <w:p w14:paraId="49F3FD56" w14:textId="262E0AD5" w:rsidR="00543B4C" w:rsidRPr="001903E0" w:rsidDel="003502F7" w:rsidRDefault="00543B4C">
      <w:pPr>
        <w:pStyle w:val="ListParagraph"/>
        <w:spacing w:after="0" w:line="276" w:lineRule="auto"/>
        <w:jc w:val="both"/>
        <w:rPr>
          <w:del w:id="4620" w:author="Rachel Shipsey" w:date="2025-06-19T11:28:00Z"/>
          <w:rFonts w:eastAsiaTheme="majorEastAsia" w:cstheme="majorBidi"/>
          <w:b/>
          <w:sz w:val="32"/>
          <w:szCs w:val="32"/>
          <w:rPrChange w:id="4621" w:author="Rachel Shipsey" w:date="2025-06-20T10:28:00Z">
            <w:rPr>
              <w:del w:id="4622" w:author="Rachel Shipsey" w:date="2025-06-19T11:28:00Z"/>
              <w:rFonts w:cs="Arial"/>
            </w:rPr>
          </w:rPrChange>
        </w:rPr>
        <w:pPrChange w:id="4623" w:author="Rachel Shipsey" w:date="2025-06-23T15:41:00Z">
          <w:pPr>
            <w:spacing w:after="0" w:line="276" w:lineRule="auto"/>
            <w:jc w:val="both"/>
          </w:pPr>
        </w:pPrChange>
      </w:pPr>
      <w:bookmarkStart w:id="4624" w:name="_Toc201237664"/>
      <w:bookmarkStart w:id="4625" w:name="_Toc201319060"/>
      <w:bookmarkEnd w:id="4624"/>
      <w:bookmarkEnd w:id="4625"/>
    </w:p>
    <w:p w14:paraId="304AAFD3" w14:textId="0BDCAF81" w:rsidR="00543B4C" w:rsidRPr="001903E0" w:rsidDel="003502F7" w:rsidRDefault="00543B4C">
      <w:pPr>
        <w:pStyle w:val="ListParagraph"/>
        <w:spacing w:after="0" w:line="276" w:lineRule="auto"/>
        <w:jc w:val="both"/>
        <w:rPr>
          <w:del w:id="4626" w:author="Rachel Shipsey" w:date="2025-06-19T11:28:00Z"/>
          <w:rFonts w:eastAsiaTheme="majorEastAsia" w:cstheme="majorBidi"/>
          <w:b/>
          <w:sz w:val="32"/>
          <w:szCs w:val="32"/>
          <w:rPrChange w:id="4627" w:author="Rachel Shipsey" w:date="2025-06-20T10:28:00Z">
            <w:rPr>
              <w:del w:id="4628" w:author="Rachel Shipsey" w:date="2025-06-19T11:28:00Z"/>
              <w:rFonts w:cs="Arial"/>
              <w:bCs/>
            </w:rPr>
          </w:rPrChange>
        </w:rPr>
        <w:pPrChange w:id="4629" w:author="Rachel Shipsey" w:date="2025-06-23T15:41:00Z">
          <w:pPr>
            <w:spacing w:after="0" w:line="276" w:lineRule="auto"/>
            <w:jc w:val="both"/>
          </w:pPr>
        </w:pPrChange>
      </w:pPr>
      <w:del w:id="4630" w:author="Rachel Shipsey" w:date="2025-06-19T11:28:00Z">
        <w:r w:rsidRPr="001903E0" w:rsidDel="003502F7">
          <w:rPr>
            <w:rFonts w:eastAsiaTheme="majorEastAsia" w:cstheme="majorBidi"/>
            <w:b/>
            <w:sz w:val="32"/>
            <w:szCs w:val="32"/>
            <w:rPrChange w:id="4631" w:author="Rachel Shipsey" w:date="2025-06-20T10:28:00Z">
              <w:rPr>
                <w:rFonts w:cs="Arial"/>
                <w:bCs/>
              </w:rPr>
            </w:rPrChange>
          </w:rPr>
          <w:delText>Kenya</w:delText>
        </w:r>
        <w:bookmarkStart w:id="4632" w:name="_Toc201237665"/>
        <w:bookmarkStart w:id="4633" w:name="_Toc201319061"/>
        <w:bookmarkEnd w:id="4632"/>
        <w:bookmarkEnd w:id="4633"/>
      </w:del>
    </w:p>
    <w:p w14:paraId="3C47F47D" w14:textId="0581E8FD" w:rsidR="00543B4C" w:rsidRPr="001903E0" w:rsidDel="003502F7" w:rsidRDefault="00543B4C">
      <w:pPr>
        <w:pStyle w:val="ListParagraph"/>
        <w:spacing w:after="0" w:line="276" w:lineRule="auto"/>
        <w:jc w:val="both"/>
        <w:rPr>
          <w:del w:id="4634" w:author="Rachel Shipsey" w:date="2025-06-19T11:28:00Z"/>
          <w:rFonts w:eastAsiaTheme="majorEastAsia" w:cstheme="majorBidi"/>
          <w:b/>
          <w:sz w:val="32"/>
          <w:szCs w:val="32"/>
          <w:rPrChange w:id="4635" w:author="Rachel Shipsey" w:date="2025-06-20T10:28:00Z">
            <w:rPr>
              <w:del w:id="4636" w:author="Rachel Shipsey" w:date="2025-06-19T11:28:00Z"/>
              <w:rFonts w:cs="Arial"/>
              <w:sz w:val="20"/>
              <w:szCs w:val="20"/>
            </w:rPr>
          </w:rPrChange>
        </w:rPr>
        <w:pPrChange w:id="4637" w:author="Rachel Shipsey" w:date="2025-06-23T15:41:00Z">
          <w:pPr>
            <w:shd w:val="clear" w:color="auto" w:fill="D9E2F3" w:themeFill="accent1" w:themeFillTint="33"/>
            <w:spacing w:after="0" w:line="240" w:lineRule="auto"/>
            <w:jc w:val="both"/>
          </w:pPr>
        </w:pPrChange>
      </w:pPr>
      <w:del w:id="4638" w:author="Rachel Shipsey" w:date="2025-06-19T11:28:00Z">
        <w:r w:rsidRPr="001903E0" w:rsidDel="003502F7">
          <w:rPr>
            <w:rFonts w:eastAsiaTheme="majorEastAsia" w:cstheme="majorBidi"/>
            <w:b/>
            <w:sz w:val="32"/>
            <w:szCs w:val="32"/>
            <w:rPrChange w:id="4639" w:author="Rachel Shipsey" w:date="2025-06-20T10:28:00Z">
              <w:rPr>
                <w:rFonts w:cs="Arial"/>
                <w:sz w:val="20"/>
                <w:szCs w:val="20"/>
              </w:rPr>
            </w:rPrChange>
          </w:rPr>
          <w:delText xml:space="preserve">A team of GIS technicians were recruited to support the GIS team in undertaking map production. </w:delText>
        </w:r>
        <w:bookmarkStart w:id="4640" w:name="_Toc201237666"/>
        <w:bookmarkStart w:id="4641" w:name="_Toc201319062"/>
        <w:bookmarkEnd w:id="4640"/>
        <w:bookmarkEnd w:id="4641"/>
      </w:del>
    </w:p>
    <w:p w14:paraId="2F7B3A26" w14:textId="52955E54" w:rsidR="00543B4C" w:rsidRPr="001903E0" w:rsidDel="003502F7" w:rsidRDefault="00543B4C">
      <w:pPr>
        <w:pStyle w:val="ListParagraph"/>
        <w:spacing w:after="0" w:line="276" w:lineRule="auto"/>
        <w:jc w:val="both"/>
        <w:rPr>
          <w:del w:id="4642" w:author="Rachel Shipsey" w:date="2025-06-19T11:28:00Z"/>
          <w:rFonts w:eastAsiaTheme="majorEastAsia" w:cstheme="majorBidi"/>
          <w:b/>
          <w:sz w:val="32"/>
          <w:szCs w:val="32"/>
          <w:rPrChange w:id="4643" w:author="Rachel Shipsey" w:date="2025-06-20T10:28:00Z">
            <w:rPr>
              <w:del w:id="4644" w:author="Rachel Shipsey" w:date="2025-06-19T11:28:00Z"/>
              <w:rFonts w:eastAsia="Times New Roman" w:cs="Arial"/>
              <w:bCs/>
              <w:sz w:val="20"/>
              <w:szCs w:val="20"/>
            </w:rPr>
          </w:rPrChange>
        </w:rPr>
        <w:pPrChange w:id="4645" w:author="Rachel Shipsey" w:date="2025-06-23T15:41:00Z">
          <w:pPr>
            <w:shd w:val="clear" w:color="auto" w:fill="D9E2F3" w:themeFill="accent1" w:themeFillTint="33"/>
            <w:spacing w:after="0" w:line="240" w:lineRule="auto"/>
            <w:jc w:val="both"/>
          </w:pPr>
        </w:pPrChange>
      </w:pPr>
      <w:del w:id="4646" w:author="Rachel Shipsey" w:date="2025-06-19T11:28:00Z">
        <w:r w:rsidRPr="001903E0" w:rsidDel="003502F7">
          <w:rPr>
            <w:rFonts w:eastAsiaTheme="majorEastAsia" w:cstheme="majorBidi"/>
            <w:b/>
            <w:sz w:val="32"/>
            <w:szCs w:val="32"/>
            <w:rPrChange w:id="4647" w:author="Rachel Shipsey" w:date="2025-06-20T10:28:00Z">
              <w:rPr>
                <w:rFonts w:eastAsia="Times New Roman" w:cs="Arial"/>
                <w:bCs/>
                <w:sz w:val="20"/>
                <w:szCs w:val="20"/>
              </w:rPr>
            </w:rPrChange>
          </w:rPr>
          <w:delText>Stage 1</w:delText>
        </w:r>
        <w:bookmarkStart w:id="4648" w:name="_Toc201237667"/>
        <w:bookmarkStart w:id="4649" w:name="_Toc201319063"/>
        <w:bookmarkEnd w:id="4648"/>
        <w:bookmarkEnd w:id="4649"/>
      </w:del>
    </w:p>
    <w:p w14:paraId="25729C5F" w14:textId="623D9698" w:rsidR="00543B4C" w:rsidRPr="001903E0" w:rsidDel="003502F7" w:rsidRDefault="00543B4C">
      <w:pPr>
        <w:pStyle w:val="ListParagraph"/>
        <w:spacing w:after="0" w:line="276" w:lineRule="auto"/>
        <w:jc w:val="both"/>
        <w:rPr>
          <w:del w:id="4650" w:author="Rachel Shipsey" w:date="2025-06-19T11:28:00Z"/>
          <w:rFonts w:eastAsiaTheme="majorEastAsia" w:cstheme="majorBidi"/>
          <w:b/>
          <w:sz w:val="32"/>
          <w:szCs w:val="32"/>
          <w:rPrChange w:id="4651" w:author="Rachel Shipsey" w:date="2025-06-20T10:28:00Z">
            <w:rPr>
              <w:del w:id="4652" w:author="Rachel Shipsey" w:date="2025-06-19T11:28:00Z"/>
              <w:rFonts w:cs="Arial"/>
              <w:sz w:val="20"/>
              <w:szCs w:val="20"/>
            </w:rPr>
          </w:rPrChange>
        </w:rPr>
        <w:pPrChange w:id="4653" w:author="Rachel Shipsey" w:date="2025-06-23T15:41:00Z">
          <w:pPr>
            <w:pStyle w:val="ListParagraph"/>
            <w:numPr>
              <w:numId w:val="27"/>
            </w:numPr>
            <w:shd w:val="clear" w:color="auto" w:fill="D9E2F3" w:themeFill="accent1" w:themeFillTint="33"/>
            <w:spacing w:after="0" w:line="240" w:lineRule="auto"/>
            <w:ind w:hanging="360"/>
            <w:jc w:val="both"/>
          </w:pPr>
        </w:pPrChange>
      </w:pPr>
      <w:del w:id="4654" w:author="Rachel Shipsey" w:date="2025-06-19T11:28:00Z">
        <w:r w:rsidRPr="001903E0" w:rsidDel="003502F7">
          <w:rPr>
            <w:rFonts w:eastAsiaTheme="majorEastAsia" w:cstheme="majorBidi"/>
            <w:b/>
            <w:sz w:val="32"/>
            <w:szCs w:val="32"/>
            <w:rPrChange w:id="4655" w:author="Rachel Shipsey" w:date="2025-06-20T10:28:00Z">
              <w:rPr>
                <w:rFonts w:eastAsia="Times New Roman" w:cs="Arial"/>
                <w:sz w:val="20"/>
                <w:szCs w:val="20"/>
              </w:rPr>
            </w:rPrChange>
          </w:rPr>
          <w:delText>Digitization was carried out by first downloading the spatial</w:delText>
        </w:r>
        <w:r w:rsidR="3BAA8521" w:rsidRPr="001903E0" w:rsidDel="003502F7">
          <w:rPr>
            <w:rFonts w:eastAsiaTheme="majorEastAsia" w:cstheme="majorBidi"/>
            <w:b/>
            <w:sz w:val="32"/>
            <w:szCs w:val="32"/>
            <w:rPrChange w:id="4656" w:author="Rachel Shipsey" w:date="2025-06-20T10:28:00Z">
              <w:rPr>
                <w:rFonts w:eastAsia="Times New Roman" w:cs="Arial"/>
                <w:sz w:val="20"/>
                <w:szCs w:val="20"/>
              </w:rPr>
            </w:rPrChange>
          </w:rPr>
          <w:delText xml:space="preserve"> data</w:delText>
        </w:r>
        <w:r w:rsidRPr="001903E0" w:rsidDel="003502F7">
          <w:rPr>
            <w:rFonts w:eastAsiaTheme="majorEastAsia" w:cstheme="majorBidi"/>
            <w:b/>
            <w:sz w:val="32"/>
            <w:szCs w:val="32"/>
            <w:rPrChange w:id="4657" w:author="Rachel Shipsey" w:date="2025-06-20T10:28:00Z">
              <w:rPr>
                <w:rFonts w:eastAsia="Times New Roman" w:cs="Arial"/>
                <w:sz w:val="20"/>
                <w:szCs w:val="20"/>
              </w:rPr>
            </w:rPrChange>
          </w:rPr>
          <w:delText xml:space="preserve"> collected from the cloud server. ArcGIS software was used to </w:delText>
        </w:r>
        <w:r w:rsidR="40AC7D3D" w:rsidRPr="001903E0" w:rsidDel="003502F7">
          <w:rPr>
            <w:rFonts w:eastAsiaTheme="majorEastAsia" w:cstheme="majorBidi"/>
            <w:b/>
            <w:sz w:val="32"/>
            <w:szCs w:val="32"/>
            <w:rPrChange w:id="4658" w:author="Rachel Shipsey" w:date="2025-06-20T10:28:00Z">
              <w:rPr>
                <w:rFonts w:eastAsia="Times New Roman" w:cs="Arial"/>
                <w:sz w:val="20"/>
                <w:szCs w:val="20"/>
              </w:rPr>
            </w:rPrChange>
          </w:rPr>
          <w:delText>overlay</w:delText>
        </w:r>
        <w:r w:rsidRPr="001903E0" w:rsidDel="003502F7">
          <w:rPr>
            <w:rFonts w:eastAsiaTheme="majorEastAsia" w:cstheme="majorBidi"/>
            <w:b/>
            <w:sz w:val="32"/>
            <w:szCs w:val="32"/>
            <w:rPrChange w:id="4659" w:author="Rachel Shipsey" w:date="2025-06-20T10:28:00Z">
              <w:rPr>
                <w:rFonts w:eastAsia="Times New Roman" w:cs="Arial"/>
                <w:sz w:val="20"/>
                <w:szCs w:val="20"/>
              </w:rPr>
            </w:rPrChange>
          </w:rPr>
          <w:delText xml:space="preserve"> spatial data on satellite imagery for rural</w:delText>
        </w:r>
        <w:r w:rsidR="082250FB" w:rsidRPr="001903E0" w:rsidDel="003502F7">
          <w:rPr>
            <w:rFonts w:eastAsiaTheme="majorEastAsia" w:cstheme="majorBidi"/>
            <w:b/>
            <w:sz w:val="32"/>
            <w:szCs w:val="32"/>
            <w:rPrChange w:id="4660" w:author="Rachel Shipsey" w:date="2025-06-20T10:28:00Z">
              <w:rPr>
                <w:rFonts w:eastAsia="Times New Roman" w:cs="Arial"/>
                <w:sz w:val="20"/>
                <w:szCs w:val="20"/>
              </w:rPr>
            </w:rPrChange>
          </w:rPr>
          <w:delText xml:space="preserve"> areas</w:delText>
        </w:r>
        <w:r w:rsidRPr="001903E0" w:rsidDel="003502F7">
          <w:rPr>
            <w:rFonts w:eastAsiaTheme="majorEastAsia" w:cstheme="majorBidi"/>
            <w:b/>
            <w:sz w:val="32"/>
            <w:szCs w:val="32"/>
            <w:rPrChange w:id="4661" w:author="Rachel Shipsey" w:date="2025-06-20T10:28:00Z">
              <w:rPr>
                <w:rFonts w:eastAsia="Times New Roman" w:cs="Arial"/>
                <w:sz w:val="20"/>
                <w:szCs w:val="20"/>
              </w:rPr>
            </w:rPrChange>
          </w:rPr>
          <w:delText xml:space="preserve"> or aerial photographs for </w:delText>
        </w:r>
        <w:r w:rsidR="46CB5A37" w:rsidRPr="001903E0" w:rsidDel="003502F7">
          <w:rPr>
            <w:rFonts w:eastAsiaTheme="majorEastAsia" w:cstheme="majorBidi"/>
            <w:b/>
            <w:sz w:val="32"/>
            <w:szCs w:val="32"/>
            <w:rPrChange w:id="4662" w:author="Rachel Shipsey" w:date="2025-06-20T10:28:00Z">
              <w:rPr>
                <w:rFonts w:eastAsia="Times New Roman" w:cs="Arial"/>
                <w:sz w:val="20"/>
                <w:szCs w:val="20"/>
              </w:rPr>
            </w:rPrChange>
          </w:rPr>
          <w:delText>urban areas</w:delText>
        </w:r>
        <w:r w:rsidRPr="001903E0" w:rsidDel="003502F7">
          <w:rPr>
            <w:rFonts w:eastAsiaTheme="majorEastAsia" w:cstheme="majorBidi"/>
            <w:b/>
            <w:sz w:val="32"/>
            <w:szCs w:val="32"/>
            <w:rPrChange w:id="4663" w:author="Rachel Shipsey" w:date="2025-06-20T10:28:00Z">
              <w:rPr>
                <w:rFonts w:eastAsia="Times New Roman" w:cs="Arial"/>
                <w:sz w:val="20"/>
                <w:szCs w:val="20"/>
              </w:rPr>
            </w:rPrChange>
          </w:rPr>
          <w:delText>.  The data would be symbolized by village name to determine the extent of a village. Digitization of village boundaries</w:delText>
        </w:r>
        <w:r w:rsidRPr="001903E0" w:rsidDel="003502F7">
          <w:rPr>
            <w:rFonts w:eastAsiaTheme="majorEastAsia" w:cstheme="majorBidi"/>
            <w:b/>
            <w:sz w:val="32"/>
            <w:szCs w:val="32"/>
            <w:rPrChange w:id="4664" w:author="Rachel Shipsey" w:date="2025-06-20T10:28:00Z">
              <w:rPr>
                <w:rFonts w:cs="Arial"/>
                <w:sz w:val="20"/>
                <w:szCs w:val="20"/>
              </w:rPr>
            </w:rPrChange>
          </w:rPr>
          <w:delText xml:space="preserve"> was guided by already generated schema. </w:delText>
        </w:r>
        <w:bookmarkStart w:id="4665" w:name="_Toc201237668"/>
        <w:bookmarkStart w:id="4666" w:name="_Toc201319064"/>
        <w:bookmarkEnd w:id="4665"/>
        <w:bookmarkEnd w:id="4666"/>
      </w:del>
    </w:p>
    <w:p w14:paraId="38E5B6D0" w14:textId="1819A9EB" w:rsidR="00543B4C" w:rsidRPr="001903E0" w:rsidDel="003502F7" w:rsidRDefault="00543B4C">
      <w:pPr>
        <w:pStyle w:val="ListParagraph"/>
        <w:spacing w:after="0" w:line="276" w:lineRule="auto"/>
        <w:jc w:val="both"/>
        <w:rPr>
          <w:del w:id="4667" w:author="Rachel Shipsey" w:date="2025-06-19T11:28:00Z"/>
          <w:rFonts w:eastAsiaTheme="majorEastAsia" w:cstheme="majorBidi"/>
          <w:b/>
          <w:sz w:val="32"/>
          <w:szCs w:val="32"/>
          <w:rPrChange w:id="4668" w:author="Rachel Shipsey" w:date="2025-06-20T10:28:00Z">
            <w:rPr>
              <w:del w:id="4669" w:author="Rachel Shipsey" w:date="2025-06-19T11:28:00Z"/>
              <w:rFonts w:cs="Arial"/>
              <w:sz w:val="20"/>
              <w:szCs w:val="20"/>
            </w:rPr>
          </w:rPrChange>
        </w:rPr>
        <w:pPrChange w:id="4670" w:author="Rachel Shipsey" w:date="2025-06-23T15:41:00Z">
          <w:pPr>
            <w:pStyle w:val="ListParagraph"/>
            <w:numPr>
              <w:numId w:val="27"/>
            </w:numPr>
            <w:shd w:val="clear" w:color="auto" w:fill="D9E2F3" w:themeFill="accent1" w:themeFillTint="33"/>
            <w:spacing w:after="0" w:line="240" w:lineRule="auto"/>
            <w:ind w:hanging="360"/>
            <w:jc w:val="both"/>
          </w:pPr>
        </w:pPrChange>
      </w:pPr>
      <w:del w:id="4671" w:author="Rachel Shipsey" w:date="2025-06-19T11:28:00Z">
        <w:r w:rsidRPr="001903E0" w:rsidDel="003502F7">
          <w:rPr>
            <w:rFonts w:eastAsiaTheme="majorEastAsia" w:cstheme="majorBidi"/>
            <w:b/>
            <w:sz w:val="32"/>
            <w:szCs w:val="32"/>
            <w:rPrChange w:id="4672" w:author="Rachel Shipsey" w:date="2025-06-20T10:28:00Z">
              <w:rPr>
                <w:rFonts w:cs="Arial"/>
                <w:sz w:val="20"/>
                <w:szCs w:val="20"/>
              </w:rPr>
            </w:rPrChange>
          </w:rPr>
          <w:delText xml:space="preserve">Delineation of EAs was done based on measure of size which is between 50 and 149 households making an average of 100 households. A village with more than 149 households was subdivided to create more than one EA whereas one with less than 50 households was merged with another next to it. An EA was therefore either part of a village, an entire village or several villages combined. </w:delText>
        </w:r>
        <w:bookmarkStart w:id="4673" w:name="_Toc201237669"/>
        <w:bookmarkStart w:id="4674" w:name="_Toc201319065"/>
        <w:bookmarkEnd w:id="4673"/>
        <w:bookmarkEnd w:id="4674"/>
      </w:del>
    </w:p>
    <w:p w14:paraId="5FA31C48" w14:textId="6E626092" w:rsidR="00543B4C" w:rsidRPr="001903E0" w:rsidDel="003502F7" w:rsidRDefault="00543B4C">
      <w:pPr>
        <w:pStyle w:val="ListParagraph"/>
        <w:spacing w:after="0" w:line="276" w:lineRule="auto"/>
        <w:jc w:val="both"/>
        <w:rPr>
          <w:del w:id="4675" w:author="Rachel Shipsey" w:date="2025-06-19T11:28:00Z"/>
          <w:rFonts w:eastAsiaTheme="majorEastAsia" w:cstheme="majorBidi"/>
          <w:b/>
          <w:sz w:val="32"/>
          <w:szCs w:val="32"/>
          <w:rPrChange w:id="4676" w:author="Rachel Shipsey" w:date="2025-06-20T10:28:00Z">
            <w:rPr>
              <w:del w:id="4677" w:author="Rachel Shipsey" w:date="2025-06-19T11:28:00Z"/>
              <w:rFonts w:cs="Arial"/>
              <w:sz w:val="20"/>
              <w:szCs w:val="20"/>
            </w:rPr>
          </w:rPrChange>
        </w:rPr>
        <w:pPrChange w:id="4678" w:author="Rachel Shipsey" w:date="2025-06-23T15:41:00Z">
          <w:pPr>
            <w:pStyle w:val="ListParagraph"/>
            <w:numPr>
              <w:numId w:val="27"/>
            </w:numPr>
            <w:shd w:val="clear" w:color="auto" w:fill="D9E2F3" w:themeFill="accent1" w:themeFillTint="33"/>
            <w:spacing w:after="0" w:line="240" w:lineRule="auto"/>
            <w:ind w:hanging="360"/>
            <w:jc w:val="both"/>
          </w:pPr>
        </w:pPrChange>
      </w:pPr>
      <w:del w:id="4679" w:author="Rachel Shipsey" w:date="2025-06-19T11:28:00Z">
        <w:r w:rsidRPr="001903E0" w:rsidDel="003502F7">
          <w:rPr>
            <w:rFonts w:eastAsiaTheme="majorEastAsia" w:cstheme="majorBidi"/>
            <w:b/>
            <w:sz w:val="32"/>
            <w:szCs w:val="32"/>
            <w:rPrChange w:id="4680" w:author="Rachel Shipsey" w:date="2025-06-20T10:28:00Z">
              <w:rPr>
                <w:rFonts w:cs="Arial"/>
                <w:sz w:val="20"/>
                <w:szCs w:val="20"/>
              </w:rPr>
            </w:rPrChange>
          </w:rPr>
          <w:delText xml:space="preserve">The EA polygons were cleaned by creating topologies to show where overlaps and gaps exist. Each EA was described by its administrative and political units, type (rural or urban), status (informal or formal) and universal (special or conventional). The information was added on the EA polygons attribute table to create the census geo-file. </w:delText>
        </w:r>
        <w:bookmarkStart w:id="4681" w:name="_Toc201237670"/>
        <w:bookmarkStart w:id="4682" w:name="_Toc201319066"/>
        <w:bookmarkEnd w:id="4681"/>
        <w:bookmarkEnd w:id="4682"/>
      </w:del>
    </w:p>
    <w:p w14:paraId="0F80E461" w14:textId="73F70211" w:rsidR="00543B4C" w:rsidRPr="001903E0" w:rsidDel="003502F7" w:rsidRDefault="00543B4C">
      <w:pPr>
        <w:pStyle w:val="ListParagraph"/>
        <w:spacing w:after="0" w:line="276" w:lineRule="auto"/>
        <w:jc w:val="both"/>
        <w:rPr>
          <w:del w:id="4683" w:author="Rachel Shipsey" w:date="2025-06-19T11:28:00Z"/>
          <w:rFonts w:eastAsiaTheme="majorEastAsia" w:cstheme="majorBidi"/>
          <w:b/>
          <w:sz w:val="32"/>
          <w:szCs w:val="32"/>
          <w:rPrChange w:id="4684" w:author="Rachel Shipsey" w:date="2025-06-20T10:28:00Z">
            <w:rPr>
              <w:del w:id="4685" w:author="Rachel Shipsey" w:date="2025-06-19T11:28:00Z"/>
              <w:rFonts w:cs="Arial"/>
              <w:sz w:val="20"/>
              <w:szCs w:val="20"/>
            </w:rPr>
          </w:rPrChange>
        </w:rPr>
        <w:pPrChange w:id="4686" w:author="Rachel Shipsey" w:date="2025-06-23T15:41:00Z">
          <w:pPr>
            <w:pStyle w:val="ListParagraph"/>
            <w:numPr>
              <w:numId w:val="27"/>
            </w:numPr>
            <w:shd w:val="clear" w:color="auto" w:fill="D9E2F3" w:themeFill="accent1" w:themeFillTint="33"/>
            <w:spacing w:after="0" w:line="240" w:lineRule="auto"/>
            <w:ind w:hanging="360"/>
            <w:jc w:val="both"/>
          </w:pPr>
        </w:pPrChange>
      </w:pPr>
      <w:del w:id="4687" w:author="Rachel Shipsey" w:date="2025-06-19T11:28:00Z">
        <w:r w:rsidRPr="001903E0" w:rsidDel="003502F7">
          <w:rPr>
            <w:rFonts w:eastAsiaTheme="majorEastAsia" w:cstheme="majorBidi"/>
            <w:b/>
            <w:sz w:val="32"/>
            <w:szCs w:val="32"/>
            <w:rPrChange w:id="4688" w:author="Rachel Shipsey" w:date="2025-06-20T10:28:00Z">
              <w:rPr>
                <w:rFonts w:cs="Arial"/>
                <w:sz w:val="20"/>
                <w:szCs w:val="20"/>
              </w:rPr>
            </w:rPrChange>
          </w:rPr>
          <w:delText xml:space="preserve">A 13-digit code was generated from administrative units to uniquely identify each EA. Maps were prepared using templates generated during development of tools. Two maps were created, a sub-location map with all the EAs or several EAs in that sub-location and every individual EA map. </w:delText>
        </w:r>
        <w:bookmarkStart w:id="4689" w:name="_Toc201237671"/>
        <w:bookmarkStart w:id="4690" w:name="_Toc201319067"/>
        <w:bookmarkEnd w:id="4689"/>
        <w:bookmarkEnd w:id="4690"/>
      </w:del>
    </w:p>
    <w:p w14:paraId="5EC61821" w14:textId="26838285" w:rsidR="00543B4C" w:rsidRPr="001903E0" w:rsidDel="003502F7" w:rsidRDefault="00543B4C">
      <w:pPr>
        <w:pStyle w:val="ListParagraph"/>
        <w:spacing w:after="0" w:line="276" w:lineRule="auto"/>
        <w:jc w:val="both"/>
        <w:rPr>
          <w:del w:id="4691" w:author="Rachel Shipsey" w:date="2025-06-19T11:28:00Z"/>
          <w:rFonts w:eastAsiaTheme="majorEastAsia" w:cstheme="majorBidi"/>
          <w:b/>
          <w:sz w:val="32"/>
          <w:szCs w:val="32"/>
          <w:rPrChange w:id="4692" w:author="Rachel Shipsey" w:date="2025-06-20T10:28:00Z">
            <w:rPr>
              <w:del w:id="4693" w:author="Rachel Shipsey" w:date="2025-06-19T11:28:00Z"/>
              <w:rFonts w:cs="Arial"/>
              <w:bCs/>
              <w:sz w:val="20"/>
              <w:szCs w:val="20"/>
            </w:rPr>
          </w:rPrChange>
        </w:rPr>
        <w:pPrChange w:id="4694" w:author="Rachel Shipsey" w:date="2025-06-23T15:41:00Z">
          <w:pPr>
            <w:shd w:val="clear" w:color="auto" w:fill="D9E2F3" w:themeFill="accent1" w:themeFillTint="33"/>
            <w:spacing w:after="0" w:line="240" w:lineRule="auto"/>
            <w:jc w:val="both"/>
          </w:pPr>
        </w:pPrChange>
      </w:pPr>
      <w:del w:id="4695" w:author="Rachel Shipsey" w:date="2025-06-19T11:28:00Z">
        <w:r w:rsidRPr="001903E0" w:rsidDel="003502F7">
          <w:rPr>
            <w:rFonts w:eastAsiaTheme="majorEastAsia" w:cstheme="majorBidi"/>
            <w:b/>
            <w:sz w:val="32"/>
            <w:szCs w:val="32"/>
            <w:rPrChange w:id="4696" w:author="Rachel Shipsey" w:date="2025-06-20T10:28:00Z">
              <w:rPr>
                <w:rFonts w:cs="Arial"/>
                <w:bCs/>
                <w:sz w:val="20"/>
                <w:szCs w:val="20"/>
              </w:rPr>
            </w:rPrChange>
          </w:rPr>
          <w:delText>Stage 2</w:delText>
        </w:r>
        <w:bookmarkStart w:id="4697" w:name="_Toc201237672"/>
        <w:bookmarkStart w:id="4698" w:name="_Toc201319068"/>
        <w:bookmarkEnd w:id="4697"/>
        <w:bookmarkEnd w:id="4698"/>
      </w:del>
    </w:p>
    <w:p w14:paraId="7098A159" w14:textId="39FC2B8B" w:rsidR="00543B4C" w:rsidRPr="001903E0" w:rsidDel="003502F7" w:rsidRDefault="00543B4C">
      <w:pPr>
        <w:pStyle w:val="ListParagraph"/>
        <w:spacing w:after="0" w:line="276" w:lineRule="auto"/>
        <w:jc w:val="both"/>
        <w:rPr>
          <w:del w:id="4699" w:author="Rachel Shipsey" w:date="2025-06-19T11:28:00Z"/>
          <w:rFonts w:eastAsiaTheme="majorEastAsia" w:cstheme="majorBidi"/>
          <w:b/>
          <w:sz w:val="32"/>
          <w:szCs w:val="32"/>
          <w:rPrChange w:id="4700" w:author="Rachel Shipsey" w:date="2025-06-20T10:28:00Z">
            <w:rPr>
              <w:del w:id="4701" w:author="Rachel Shipsey" w:date="2025-06-19T11:28:00Z"/>
              <w:rFonts w:cs="Arial"/>
              <w:sz w:val="20"/>
              <w:szCs w:val="20"/>
            </w:rPr>
          </w:rPrChange>
        </w:rPr>
        <w:pPrChange w:id="4702" w:author="Rachel Shipsey" w:date="2025-06-23T15:41:00Z">
          <w:pPr>
            <w:pStyle w:val="ListParagraph"/>
            <w:numPr>
              <w:numId w:val="27"/>
            </w:numPr>
            <w:shd w:val="clear" w:color="auto" w:fill="D9E2F3" w:themeFill="accent1" w:themeFillTint="33"/>
            <w:spacing w:after="0" w:line="240" w:lineRule="auto"/>
            <w:ind w:hanging="360"/>
            <w:jc w:val="both"/>
          </w:pPr>
        </w:pPrChange>
      </w:pPr>
      <w:del w:id="4703" w:author="Rachel Shipsey" w:date="2025-06-19T11:28:00Z">
        <w:r w:rsidRPr="001903E0" w:rsidDel="003502F7">
          <w:rPr>
            <w:rFonts w:eastAsiaTheme="majorEastAsia" w:cstheme="majorBidi"/>
            <w:b/>
            <w:sz w:val="32"/>
            <w:szCs w:val="32"/>
            <w:rPrChange w:id="4704" w:author="Rachel Shipsey" w:date="2025-06-20T10:28:00Z">
              <w:rPr>
                <w:rFonts w:cs="Arial"/>
                <w:sz w:val="20"/>
                <w:szCs w:val="20"/>
              </w:rPr>
            </w:rPrChange>
          </w:rPr>
          <w:delText xml:space="preserve">The maps were printed for editing guided by the editing forms and later printed for use during verification. Rural maps were printed on A3 size paper while urban maps were printed on A2 size paper. </w:delText>
        </w:r>
        <w:bookmarkStart w:id="4705" w:name="_Toc201237673"/>
        <w:bookmarkStart w:id="4706" w:name="_Toc201319069"/>
        <w:bookmarkEnd w:id="4705"/>
        <w:bookmarkEnd w:id="4706"/>
      </w:del>
    </w:p>
    <w:p w14:paraId="2A72BABC" w14:textId="463568AC" w:rsidR="00543B4C" w:rsidRPr="001903E0" w:rsidDel="003502F7" w:rsidRDefault="00543B4C">
      <w:pPr>
        <w:pStyle w:val="ListParagraph"/>
        <w:spacing w:after="0" w:line="276" w:lineRule="auto"/>
        <w:jc w:val="both"/>
        <w:rPr>
          <w:del w:id="4707" w:author="Rachel Shipsey" w:date="2025-06-19T11:28:00Z"/>
          <w:rFonts w:eastAsiaTheme="majorEastAsia" w:cstheme="majorBidi"/>
          <w:b/>
          <w:sz w:val="32"/>
          <w:szCs w:val="32"/>
          <w:rPrChange w:id="4708" w:author="Rachel Shipsey" w:date="2025-06-20T10:28:00Z">
            <w:rPr>
              <w:del w:id="4709" w:author="Rachel Shipsey" w:date="2025-06-19T11:28:00Z"/>
              <w:rFonts w:cs="Arial"/>
              <w:sz w:val="20"/>
              <w:szCs w:val="20"/>
            </w:rPr>
          </w:rPrChange>
        </w:rPr>
        <w:pPrChange w:id="4710" w:author="Rachel Shipsey" w:date="2025-06-23T15:41:00Z">
          <w:pPr>
            <w:pStyle w:val="ListParagraph"/>
            <w:numPr>
              <w:numId w:val="27"/>
            </w:numPr>
            <w:shd w:val="clear" w:color="auto" w:fill="D9E2F3" w:themeFill="accent1" w:themeFillTint="33"/>
            <w:spacing w:after="0" w:line="240" w:lineRule="auto"/>
            <w:ind w:hanging="360"/>
            <w:jc w:val="both"/>
          </w:pPr>
        </w:pPrChange>
      </w:pPr>
      <w:del w:id="4711" w:author="Rachel Shipsey" w:date="2025-06-19T11:28:00Z">
        <w:r w:rsidRPr="001903E0" w:rsidDel="003502F7">
          <w:rPr>
            <w:rFonts w:eastAsiaTheme="majorEastAsia" w:cstheme="majorBidi"/>
            <w:b/>
            <w:sz w:val="32"/>
            <w:szCs w:val="32"/>
            <w:rPrChange w:id="4712" w:author="Rachel Shipsey" w:date="2025-06-20T10:28:00Z">
              <w:rPr>
                <w:rFonts w:cs="Arial"/>
                <w:sz w:val="20"/>
                <w:szCs w:val="20"/>
              </w:rPr>
            </w:rPrChange>
          </w:rPr>
          <w:delText xml:space="preserve">Maps returned from verification were returned to map production for the GIS technicians to effect changes from the field. After effecting the changes, final PDF maps and geo-files were forwarded by counties to uploaded on the tablets to be used during census enumeration. </w:delText>
        </w:r>
        <w:bookmarkStart w:id="4713" w:name="_Toc201237674"/>
        <w:bookmarkStart w:id="4714" w:name="_Toc201319070"/>
        <w:bookmarkEnd w:id="4713"/>
        <w:bookmarkEnd w:id="4714"/>
      </w:del>
    </w:p>
    <w:p w14:paraId="0E728B40" w14:textId="5A7B1F9B" w:rsidR="00543B4C" w:rsidRPr="001903E0" w:rsidDel="003502F7" w:rsidRDefault="00543B4C">
      <w:pPr>
        <w:pStyle w:val="ListParagraph"/>
        <w:spacing w:after="0" w:line="276" w:lineRule="auto"/>
        <w:jc w:val="both"/>
        <w:rPr>
          <w:del w:id="4715" w:author="Rachel Shipsey" w:date="2025-06-19T11:28:00Z"/>
          <w:rFonts w:eastAsiaTheme="majorEastAsia" w:cstheme="majorBidi"/>
          <w:b/>
          <w:sz w:val="32"/>
          <w:szCs w:val="32"/>
          <w:rPrChange w:id="4716" w:author="Rachel Shipsey" w:date="2025-06-20T10:28:00Z">
            <w:rPr>
              <w:del w:id="4717" w:author="Rachel Shipsey" w:date="2025-06-19T11:28:00Z"/>
              <w:rFonts w:eastAsia="Times New Roman" w:cs="Arial"/>
              <w:sz w:val="20"/>
              <w:szCs w:val="20"/>
            </w:rPr>
          </w:rPrChange>
        </w:rPr>
        <w:pPrChange w:id="4718" w:author="Rachel Shipsey" w:date="2025-06-23T15:41:00Z">
          <w:pPr>
            <w:pStyle w:val="ListParagraph"/>
            <w:numPr>
              <w:numId w:val="27"/>
            </w:numPr>
            <w:shd w:val="clear" w:color="auto" w:fill="D9E2F3" w:themeFill="accent1" w:themeFillTint="33"/>
            <w:spacing w:after="0" w:line="240" w:lineRule="auto"/>
            <w:ind w:hanging="360"/>
            <w:jc w:val="both"/>
          </w:pPr>
        </w:pPrChange>
      </w:pPr>
      <w:del w:id="4719" w:author="Rachel Shipsey" w:date="2025-06-19T11:28:00Z">
        <w:r w:rsidRPr="001903E0" w:rsidDel="003502F7">
          <w:rPr>
            <w:rFonts w:eastAsiaTheme="majorEastAsia" w:cstheme="majorBidi"/>
            <w:b/>
            <w:sz w:val="32"/>
            <w:szCs w:val="32"/>
            <w:rPrChange w:id="4720" w:author="Rachel Shipsey" w:date="2025-06-20T10:28:00Z">
              <w:rPr>
                <w:rFonts w:cs="Arial"/>
                <w:sz w:val="20"/>
                <w:szCs w:val="20"/>
              </w:rPr>
            </w:rPrChange>
          </w:rPr>
          <w:delText xml:space="preserve">Hard copy maps were also printed for training and EA identification. </w:delText>
        </w:r>
        <w:bookmarkStart w:id="4721" w:name="_Toc201237675"/>
        <w:bookmarkStart w:id="4722" w:name="_Toc201319071"/>
        <w:bookmarkEnd w:id="4721"/>
        <w:bookmarkEnd w:id="4722"/>
      </w:del>
    </w:p>
    <w:p w14:paraId="340A5881" w14:textId="40786A68" w:rsidR="002F1247" w:rsidRPr="001903E0" w:rsidDel="003502F7" w:rsidRDefault="002F1247">
      <w:pPr>
        <w:pStyle w:val="ListParagraph"/>
        <w:spacing w:after="0" w:line="276" w:lineRule="auto"/>
        <w:jc w:val="both"/>
        <w:rPr>
          <w:del w:id="4723" w:author="Rachel Shipsey" w:date="2025-06-19T11:28:00Z"/>
          <w:rFonts w:eastAsiaTheme="majorEastAsia" w:cstheme="majorBidi"/>
          <w:b/>
          <w:sz w:val="32"/>
          <w:szCs w:val="32"/>
          <w:rPrChange w:id="4724" w:author="Rachel Shipsey" w:date="2025-06-20T10:28:00Z">
            <w:rPr>
              <w:del w:id="4725" w:author="Rachel Shipsey" w:date="2025-06-19T11:28:00Z"/>
              <w:rFonts w:cs="Arial"/>
              <w:bCs/>
            </w:rPr>
          </w:rPrChange>
        </w:rPr>
        <w:pPrChange w:id="4726" w:author="Rachel Shipsey" w:date="2025-06-23T15:41:00Z">
          <w:pPr/>
        </w:pPrChange>
      </w:pPr>
      <w:bookmarkStart w:id="4727" w:name="_Toc201237676"/>
      <w:bookmarkStart w:id="4728" w:name="_Toc201319072"/>
      <w:bookmarkEnd w:id="4727"/>
      <w:bookmarkEnd w:id="4728"/>
    </w:p>
    <w:p w14:paraId="5B54DEA1" w14:textId="44B2559C" w:rsidR="00543B4C" w:rsidRPr="001903E0" w:rsidDel="003502F7" w:rsidRDefault="00543B4C">
      <w:pPr>
        <w:pStyle w:val="ListParagraph"/>
        <w:spacing w:after="0" w:line="276" w:lineRule="auto"/>
        <w:jc w:val="both"/>
        <w:rPr>
          <w:del w:id="4729" w:author="Rachel Shipsey" w:date="2025-06-19T11:28:00Z"/>
          <w:rFonts w:eastAsiaTheme="majorEastAsia" w:cstheme="majorBidi"/>
          <w:b/>
          <w:sz w:val="32"/>
          <w:szCs w:val="32"/>
          <w:rPrChange w:id="4730" w:author="Rachel Shipsey" w:date="2025-06-20T10:28:00Z">
            <w:rPr>
              <w:del w:id="4731" w:author="Rachel Shipsey" w:date="2025-06-19T11:28:00Z"/>
              <w:rFonts w:cs="Arial"/>
              <w:bCs/>
            </w:rPr>
          </w:rPrChange>
        </w:rPr>
        <w:pPrChange w:id="4732" w:author="Rachel Shipsey" w:date="2025-06-23T15:41:00Z">
          <w:pPr/>
        </w:pPrChange>
      </w:pPr>
      <w:del w:id="4733" w:author="Rachel Shipsey" w:date="2025-06-19T11:28:00Z">
        <w:r w:rsidRPr="001903E0" w:rsidDel="003502F7">
          <w:rPr>
            <w:rFonts w:eastAsiaTheme="majorEastAsia" w:cstheme="majorBidi"/>
            <w:b/>
            <w:sz w:val="32"/>
            <w:szCs w:val="32"/>
            <w:rPrChange w:id="4734" w:author="Rachel Shipsey" w:date="2025-06-20T10:28:00Z">
              <w:rPr>
                <w:rFonts w:cs="Arial"/>
                <w:bCs/>
              </w:rPr>
            </w:rPrChange>
          </w:rPr>
          <w:delText>Sierra Leone</w:delText>
        </w:r>
        <w:bookmarkStart w:id="4735" w:name="_Toc201237677"/>
        <w:bookmarkStart w:id="4736" w:name="_Toc201319073"/>
        <w:bookmarkEnd w:id="4735"/>
        <w:bookmarkEnd w:id="4736"/>
      </w:del>
    </w:p>
    <w:p w14:paraId="61EDB229" w14:textId="7D41B623" w:rsidR="00543B4C" w:rsidRPr="001903E0" w:rsidDel="003502F7" w:rsidRDefault="00543B4C">
      <w:pPr>
        <w:pStyle w:val="ListParagraph"/>
        <w:spacing w:after="0" w:line="276" w:lineRule="auto"/>
        <w:jc w:val="both"/>
        <w:rPr>
          <w:del w:id="4737" w:author="Rachel Shipsey" w:date="2025-06-19T11:28:00Z"/>
          <w:rFonts w:eastAsiaTheme="majorEastAsia" w:cstheme="majorBidi"/>
          <w:b/>
          <w:sz w:val="32"/>
          <w:szCs w:val="32"/>
          <w:rPrChange w:id="4738" w:author="Rachel Shipsey" w:date="2025-06-20T10:28:00Z">
            <w:rPr>
              <w:del w:id="4739" w:author="Rachel Shipsey" w:date="2025-06-19T11:28:00Z"/>
              <w:rFonts w:cs="Arial"/>
              <w:sz w:val="20"/>
              <w:szCs w:val="20"/>
            </w:rPr>
          </w:rPrChange>
        </w:rPr>
        <w:pPrChange w:id="4740" w:author="Rachel Shipsey" w:date="2025-06-23T15:41:00Z">
          <w:pPr>
            <w:pStyle w:val="ListParagraph"/>
            <w:numPr>
              <w:numId w:val="28"/>
            </w:num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hanging="360"/>
            <w:jc w:val="both"/>
          </w:pPr>
        </w:pPrChange>
      </w:pPr>
      <w:del w:id="4741" w:author="Rachel Shipsey" w:date="2025-06-19T11:28:00Z">
        <w:r w:rsidRPr="001903E0" w:rsidDel="003502F7">
          <w:rPr>
            <w:rFonts w:eastAsiaTheme="majorEastAsia" w:cstheme="majorBidi"/>
            <w:b/>
            <w:sz w:val="32"/>
            <w:szCs w:val="32"/>
            <w:rPrChange w:id="4742" w:author="Rachel Shipsey" w:date="2025-06-20T10:28:00Z">
              <w:rPr>
                <w:rFonts w:cs="Arial"/>
                <w:sz w:val="20"/>
                <w:szCs w:val="20"/>
              </w:rPr>
            </w:rPrChange>
          </w:rPr>
          <w:delText xml:space="preserve">Mappers were in the field collecting data and creating temporary Enumeration Area boundaries and saving the data into the cloud. The GIS Officers and assistants who were in the respective District Offices downloaded data as sent from the field via google cloud. The EAs were digitized and delineated using ArcGIS Mapping software tool. </w:delText>
        </w:r>
        <w:bookmarkStart w:id="4743" w:name="_Toc201237678"/>
        <w:bookmarkStart w:id="4744" w:name="_Toc201319074"/>
        <w:bookmarkEnd w:id="4743"/>
        <w:bookmarkEnd w:id="4744"/>
      </w:del>
    </w:p>
    <w:p w14:paraId="76D8A968" w14:textId="5EC0151B" w:rsidR="00543B4C" w:rsidRPr="001903E0" w:rsidDel="003502F7" w:rsidRDefault="00543B4C">
      <w:pPr>
        <w:pStyle w:val="ListParagraph"/>
        <w:spacing w:after="0" w:line="276" w:lineRule="auto"/>
        <w:jc w:val="both"/>
        <w:rPr>
          <w:del w:id="4745" w:author="Rachel Shipsey" w:date="2025-06-19T11:28:00Z"/>
          <w:rFonts w:eastAsiaTheme="majorEastAsia" w:cstheme="majorBidi"/>
          <w:b/>
          <w:sz w:val="32"/>
          <w:szCs w:val="32"/>
          <w:rPrChange w:id="4746" w:author="Rachel Shipsey" w:date="2025-06-20T10:28:00Z">
            <w:rPr>
              <w:del w:id="4747" w:author="Rachel Shipsey" w:date="2025-06-19T11:28:00Z"/>
              <w:rFonts w:cs="Arial"/>
              <w:sz w:val="20"/>
              <w:szCs w:val="20"/>
            </w:rPr>
          </w:rPrChange>
        </w:rPr>
        <w:pPrChange w:id="4748" w:author="Rachel Shipsey" w:date="2025-06-23T15:41:00Z">
          <w:pPr>
            <w:pStyle w:val="ListParagraph"/>
            <w:numPr>
              <w:numId w:val="28"/>
            </w:num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hanging="360"/>
            <w:jc w:val="both"/>
          </w:pPr>
        </w:pPrChange>
      </w:pPr>
      <w:del w:id="4749" w:author="Rachel Shipsey" w:date="2025-06-19T11:28:00Z">
        <w:r w:rsidRPr="001903E0" w:rsidDel="003502F7">
          <w:rPr>
            <w:rFonts w:eastAsiaTheme="majorEastAsia" w:cstheme="majorBidi"/>
            <w:b/>
            <w:sz w:val="32"/>
            <w:szCs w:val="32"/>
            <w:rPrChange w:id="4750" w:author="Rachel Shipsey" w:date="2025-06-20T10:28:00Z">
              <w:rPr>
                <w:rFonts w:cs="Arial"/>
                <w:sz w:val="20"/>
                <w:szCs w:val="20"/>
              </w:rPr>
            </w:rPrChange>
          </w:rPr>
          <w:delText xml:space="preserve">The mapping PAD remote submission process utilizes a top-level security cloud system to scan and safely deliver uploaded tasks to GIS portal. GIS portal can only be opened by registered and verified GIS Officers. </w:delText>
        </w:r>
        <w:bookmarkStart w:id="4751" w:name="_Toc201237679"/>
        <w:bookmarkStart w:id="4752" w:name="_Toc201319075"/>
        <w:bookmarkEnd w:id="4751"/>
        <w:bookmarkEnd w:id="4752"/>
      </w:del>
    </w:p>
    <w:p w14:paraId="70E7E4CD" w14:textId="3E016F1F" w:rsidR="00543B4C" w:rsidRPr="001903E0" w:rsidDel="003502F7" w:rsidRDefault="00543B4C">
      <w:pPr>
        <w:pStyle w:val="ListParagraph"/>
        <w:spacing w:after="0" w:line="276" w:lineRule="auto"/>
        <w:jc w:val="both"/>
        <w:rPr>
          <w:del w:id="4753" w:author="Rachel Shipsey" w:date="2025-06-19T11:28:00Z"/>
          <w:rFonts w:eastAsiaTheme="majorEastAsia" w:cstheme="majorBidi"/>
          <w:b/>
          <w:sz w:val="32"/>
          <w:szCs w:val="32"/>
          <w:rPrChange w:id="4754" w:author="Rachel Shipsey" w:date="2025-06-20T10:28:00Z">
            <w:rPr>
              <w:del w:id="4755" w:author="Rachel Shipsey" w:date="2025-06-19T11:28:00Z"/>
              <w:rFonts w:cs="Arial"/>
              <w:sz w:val="20"/>
              <w:szCs w:val="20"/>
            </w:rPr>
          </w:rPrChange>
        </w:rPr>
        <w:pPrChange w:id="4756" w:author="Rachel Shipsey" w:date="2025-06-23T15:41:00Z">
          <w:pPr>
            <w:pStyle w:val="ListParagraph"/>
            <w:numPr>
              <w:numId w:val="28"/>
            </w:num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hanging="360"/>
            <w:jc w:val="both"/>
          </w:pPr>
        </w:pPrChange>
      </w:pPr>
      <w:del w:id="4757" w:author="Rachel Shipsey" w:date="2025-06-19T11:28:00Z">
        <w:r w:rsidRPr="001903E0" w:rsidDel="003502F7">
          <w:rPr>
            <w:rFonts w:eastAsiaTheme="majorEastAsia" w:cstheme="majorBidi"/>
            <w:b/>
            <w:sz w:val="32"/>
            <w:szCs w:val="32"/>
            <w:rPrChange w:id="4758" w:author="Rachel Shipsey" w:date="2025-06-20T10:28:00Z">
              <w:rPr>
                <w:rFonts w:cs="Arial"/>
                <w:sz w:val="20"/>
                <w:szCs w:val="20"/>
              </w:rPr>
            </w:rPrChange>
          </w:rPr>
          <w:delText xml:space="preserve">No physical maps were printed for actual census enumeration instead a Census Pad application was used with online resources like Open Street based on cartographic enumeration area boundary shapefiles, and the spatial data collected. These facilitated the census staff to locate their Enumeration areas without hard copy maps. </w:delText>
        </w:r>
        <w:bookmarkStart w:id="4759" w:name="_Toc201237680"/>
        <w:bookmarkStart w:id="4760" w:name="_Toc201319076"/>
        <w:bookmarkEnd w:id="4759"/>
        <w:bookmarkEnd w:id="4760"/>
      </w:del>
    </w:p>
    <w:p w14:paraId="1F5BE5E4" w14:textId="5810BBD9" w:rsidR="00DA4986" w:rsidRPr="001903E0" w:rsidDel="003502F7" w:rsidRDefault="00DA4986">
      <w:pPr>
        <w:pStyle w:val="ListParagraph"/>
        <w:spacing w:after="0" w:line="276" w:lineRule="auto"/>
        <w:jc w:val="both"/>
        <w:rPr>
          <w:del w:id="4761" w:author="Rachel Shipsey" w:date="2025-06-19T11:28:00Z"/>
        </w:rPr>
        <w:pPrChange w:id="4762" w:author="Rachel Shipsey" w:date="2025-06-23T15:41:00Z">
          <w:pPr/>
        </w:pPrChange>
      </w:pPr>
      <w:bookmarkStart w:id="4763" w:name="_Toc201237681"/>
      <w:bookmarkStart w:id="4764" w:name="_Toc201319077"/>
      <w:bookmarkEnd w:id="4763"/>
      <w:bookmarkEnd w:id="4764"/>
    </w:p>
    <w:p w14:paraId="21086D0B" w14:textId="049BBEEA" w:rsidR="0012543D" w:rsidRPr="001903E0" w:rsidDel="003502F7" w:rsidRDefault="0012543D">
      <w:pPr>
        <w:pStyle w:val="ListParagraph"/>
        <w:spacing w:after="0" w:line="276" w:lineRule="auto"/>
        <w:jc w:val="both"/>
        <w:rPr>
          <w:del w:id="4765" w:author="Rachel Shipsey" w:date="2025-06-19T11:28:00Z"/>
          <w:rFonts w:eastAsiaTheme="majorEastAsia"/>
          <w:sz w:val="32"/>
          <w:szCs w:val="32"/>
          <w:rPrChange w:id="4766" w:author="Rachel Shipsey" w:date="2025-06-20T10:28:00Z">
            <w:rPr>
              <w:del w:id="4767" w:author="Rachel Shipsey" w:date="2025-06-19T11:28:00Z"/>
              <w:rFonts w:eastAsia="Arial"/>
            </w:rPr>
          </w:rPrChange>
        </w:rPr>
        <w:pPrChange w:id="4768" w:author="Rachel Shipsey" w:date="2025-06-23T15:41:00Z">
          <w:pPr>
            <w:pStyle w:val="Heading3"/>
          </w:pPr>
        </w:pPrChange>
      </w:pPr>
      <w:del w:id="4769" w:author="Rachel Shipsey" w:date="2025-06-03T19:06:00Z">
        <w:r w:rsidRPr="001903E0" w:rsidDel="00384ACB">
          <w:rPr>
            <w:rFonts w:eastAsiaTheme="majorEastAsia" w:cstheme="majorBidi"/>
            <w:b/>
            <w:sz w:val="32"/>
            <w:szCs w:val="32"/>
            <w:rPrChange w:id="4770" w:author="Rachel Shipsey" w:date="2025-06-20T10:28:00Z">
              <w:rPr>
                <w:rFonts w:eastAsia="Arial"/>
                <w:b w:val="0"/>
                <w:sz w:val="28"/>
              </w:rPr>
            </w:rPrChange>
          </w:rPr>
          <w:delText>3.5.2</w:delText>
        </w:r>
        <w:r w:rsidRPr="001903E0" w:rsidDel="00384ACB">
          <w:tab/>
        </w:r>
      </w:del>
      <w:del w:id="4771" w:author="Rachel Shipsey" w:date="2025-06-19T11:28:00Z">
        <w:r w:rsidRPr="001903E0" w:rsidDel="003502F7">
          <w:rPr>
            <w:rFonts w:eastAsiaTheme="majorEastAsia" w:cstheme="majorBidi"/>
            <w:b/>
            <w:sz w:val="32"/>
            <w:szCs w:val="32"/>
            <w:rPrChange w:id="4772" w:author="Rachel Shipsey" w:date="2025-06-20T10:28:00Z">
              <w:rPr>
                <w:b w:val="0"/>
                <w:color w:val="00B0F0"/>
                <w:sz w:val="28"/>
              </w:rPr>
            </w:rPrChange>
          </w:rPr>
          <w:delText>Lessons</w:delText>
        </w:r>
        <w:r w:rsidRPr="001903E0" w:rsidDel="003502F7">
          <w:delText xml:space="preserve"> Learnt</w:delText>
        </w:r>
        <w:bookmarkStart w:id="4773" w:name="_Toc201237682"/>
        <w:bookmarkStart w:id="4774" w:name="_Toc201319078"/>
        <w:bookmarkEnd w:id="4773"/>
        <w:bookmarkEnd w:id="4774"/>
      </w:del>
    </w:p>
    <w:p w14:paraId="5DA72E4D" w14:textId="4C4F5A13" w:rsidR="0012543D" w:rsidRPr="001903E0" w:rsidDel="003502F7" w:rsidRDefault="0012543D">
      <w:pPr>
        <w:pStyle w:val="ListParagraph"/>
        <w:spacing w:after="0" w:line="276" w:lineRule="auto"/>
        <w:jc w:val="both"/>
        <w:rPr>
          <w:del w:id="4775" w:author="Rachel Shipsey" w:date="2025-06-19T11:28:00Z"/>
          <w:rFonts w:eastAsiaTheme="majorEastAsia" w:cstheme="majorBidi"/>
          <w:b/>
          <w:sz w:val="32"/>
          <w:szCs w:val="32"/>
          <w:rPrChange w:id="4776" w:author="Rachel Shipsey" w:date="2025-06-20T10:28:00Z">
            <w:rPr>
              <w:del w:id="4777" w:author="Rachel Shipsey" w:date="2025-06-19T11:28:00Z"/>
              <w:rFonts w:cs="Arial"/>
            </w:rPr>
          </w:rPrChange>
        </w:rPr>
        <w:pPrChange w:id="4778" w:author="Rachel Shipsey" w:date="2025-06-23T15:41:00Z">
          <w:pPr>
            <w:pStyle w:val="ListParagraph"/>
            <w:numPr>
              <w:numId w:val="21"/>
            </w:numPr>
            <w:spacing w:line="276" w:lineRule="auto"/>
            <w:ind w:left="284" w:hanging="360"/>
            <w:jc w:val="both"/>
          </w:pPr>
        </w:pPrChange>
      </w:pPr>
      <w:del w:id="4779" w:author="Rachel Shipsey" w:date="2025-06-19T11:28:00Z">
        <w:r w:rsidRPr="001903E0" w:rsidDel="003502F7">
          <w:rPr>
            <w:rFonts w:eastAsiaTheme="majorEastAsia" w:cstheme="majorBidi"/>
            <w:b/>
            <w:sz w:val="32"/>
            <w:szCs w:val="32"/>
            <w:rPrChange w:id="4780" w:author="Rachel Shipsey" w:date="2025-06-20T10:28:00Z">
              <w:rPr>
                <w:rFonts w:cs="Arial"/>
              </w:rPr>
            </w:rPrChange>
          </w:rPr>
          <w:delText xml:space="preserve">NSOs </w:delText>
        </w:r>
        <w:r w:rsidR="007F33C4" w:rsidRPr="001903E0" w:rsidDel="003502F7">
          <w:rPr>
            <w:rFonts w:eastAsiaTheme="majorEastAsia" w:cstheme="majorBidi"/>
            <w:b/>
            <w:sz w:val="32"/>
            <w:szCs w:val="32"/>
            <w:rPrChange w:id="4781" w:author="Rachel Shipsey" w:date="2025-06-20T10:28:00Z">
              <w:rPr>
                <w:rFonts w:cs="Arial"/>
              </w:rPr>
            </w:rPrChange>
          </w:rPr>
          <w:delText>did not</w:delText>
        </w:r>
        <w:r w:rsidRPr="001903E0" w:rsidDel="003502F7">
          <w:rPr>
            <w:rFonts w:eastAsiaTheme="majorEastAsia" w:cstheme="majorBidi"/>
            <w:b/>
            <w:sz w:val="32"/>
            <w:szCs w:val="32"/>
            <w:rPrChange w:id="4782" w:author="Rachel Shipsey" w:date="2025-06-20T10:28:00Z">
              <w:rPr>
                <w:rFonts w:cs="Arial"/>
              </w:rPr>
            </w:rPrChange>
          </w:rPr>
          <w:delText xml:space="preserve"> plan for adequate server space to accommodate the </w:delText>
        </w:r>
        <w:r w:rsidR="680B320C" w:rsidRPr="001903E0" w:rsidDel="003502F7">
          <w:rPr>
            <w:rFonts w:eastAsiaTheme="majorEastAsia" w:cstheme="majorBidi"/>
            <w:b/>
            <w:sz w:val="32"/>
            <w:szCs w:val="32"/>
            <w:rPrChange w:id="4783" w:author="Rachel Shipsey" w:date="2025-06-20T10:28:00Z">
              <w:rPr>
                <w:rFonts w:cs="Arial"/>
              </w:rPr>
            </w:rPrChange>
          </w:rPr>
          <w:delText>arising</w:delText>
        </w:r>
        <w:r w:rsidR="70ADA7EB" w:rsidRPr="001903E0" w:rsidDel="003502F7">
          <w:rPr>
            <w:rFonts w:eastAsiaTheme="majorEastAsia" w:cstheme="majorBidi"/>
            <w:b/>
            <w:sz w:val="32"/>
            <w:szCs w:val="32"/>
            <w:rPrChange w:id="4784" w:author="Rachel Shipsey" w:date="2025-06-20T10:28:00Z">
              <w:rPr>
                <w:rFonts w:cs="Arial"/>
              </w:rPr>
            </w:rPrChange>
          </w:rPr>
          <w:delText xml:space="preserve"> </w:delText>
        </w:r>
        <w:r w:rsidRPr="001903E0" w:rsidDel="003502F7">
          <w:rPr>
            <w:rFonts w:eastAsiaTheme="majorEastAsia" w:cstheme="majorBidi"/>
            <w:b/>
            <w:sz w:val="32"/>
            <w:szCs w:val="32"/>
            <w:rPrChange w:id="4785" w:author="Rachel Shipsey" w:date="2025-06-20T10:28:00Z">
              <w:rPr>
                <w:rFonts w:cs="Arial"/>
              </w:rPr>
            </w:rPrChange>
          </w:rPr>
          <w:delText>huge geo spatial data</w:delText>
        </w:r>
        <w:r w:rsidR="7F778E9D" w:rsidRPr="001903E0" w:rsidDel="003502F7">
          <w:rPr>
            <w:rFonts w:eastAsiaTheme="majorEastAsia" w:cstheme="majorBidi"/>
            <w:b/>
            <w:sz w:val="32"/>
            <w:szCs w:val="32"/>
            <w:rPrChange w:id="4786" w:author="Rachel Shipsey" w:date="2025-06-20T10:28:00Z">
              <w:rPr>
                <w:rFonts w:cs="Arial"/>
              </w:rPr>
            </w:rPrChange>
          </w:rPr>
          <w:delText>.</w:delText>
        </w:r>
        <w:bookmarkStart w:id="4787" w:name="_Toc201237683"/>
        <w:bookmarkStart w:id="4788" w:name="_Toc201319079"/>
        <w:bookmarkEnd w:id="4787"/>
        <w:bookmarkEnd w:id="4788"/>
      </w:del>
    </w:p>
    <w:p w14:paraId="64D796D9" w14:textId="077E2869" w:rsidR="0012543D" w:rsidRPr="001903E0" w:rsidDel="003502F7" w:rsidRDefault="790E9967">
      <w:pPr>
        <w:pStyle w:val="ListParagraph"/>
        <w:spacing w:after="0" w:line="276" w:lineRule="auto"/>
        <w:jc w:val="both"/>
        <w:rPr>
          <w:del w:id="4789" w:author="Rachel Shipsey" w:date="2025-06-19T11:28:00Z"/>
          <w:rFonts w:eastAsiaTheme="majorEastAsia" w:cstheme="majorBidi"/>
          <w:b/>
          <w:sz w:val="32"/>
          <w:szCs w:val="32"/>
          <w:rPrChange w:id="4790" w:author="Rachel Shipsey" w:date="2025-06-20T10:28:00Z">
            <w:rPr>
              <w:del w:id="4791" w:author="Rachel Shipsey" w:date="2025-06-19T11:28:00Z"/>
              <w:rFonts w:cs="Arial"/>
            </w:rPr>
          </w:rPrChange>
        </w:rPr>
        <w:pPrChange w:id="4792" w:author="Rachel Shipsey" w:date="2025-06-23T15:41:00Z">
          <w:pPr>
            <w:pStyle w:val="ListParagraph"/>
            <w:numPr>
              <w:numId w:val="21"/>
            </w:numPr>
            <w:spacing w:line="276" w:lineRule="auto"/>
            <w:ind w:left="284" w:hanging="360"/>
            <w:jc w:val="both"/>
          </w:pPr>
        </w:pPrChange>
      </w:pPr>
      <w:del w:id="4793" w:author="Rachel Shipsey" w:date="2025-06-19T11:28:00Z">
        <w:r w:rsidRPr="001903E0" w:rsidDel="003502F7">
          <w:rPr>
            <w:rFonts w:eastAsiaTheme="majorEastAsia" w:cstheme="majorBidi"/>
            <w:b/>
            <w:sz w:val="32"/>
            <w:szCs w:val="32"/>
            <w:rPrChange w:id="4794" w:author="Rachel Shipsey" w:date="2025-06-20T10:28:00Z">
              <w:rPr>
                <w:rFonts w:cs="Arial"/>
              </w:rPr>
            </w:rPrChange>
          </w:rPr>
          <w:delText xml:space="preserve">There was </w:delText>
        </w:r>
        <w:r w:rsidR="26166AC4" w:rsidRPr="001903E0" w:rsidDel="003502F7">
          <w:rPr>
            <w:rFonts w:eastAsiaTheme="majorEastAsia" w:cstheme="majorBidi"/>
            <w:b/>
            <w:sz w:val="32"/>
            <w:szCs w:val="32"/>
            <w:rPrChange w:id="4795" w:author="Rachel Shipsey" w:date="2025-06-20T10:28:00Z">
              <w:rPr>
                <w:rFonts w:cs="Arial"/>
              </w:rPr>
            </w:rPrChange>
          </w:rPr>
          <w:delText>insufficient</w:delText>
        </w:r>
        <w:r w:rsidRPr="001903E0" w:rsidDel="003502F7">
          <w:rPr>
            <w:rFonts w:eastAsiaTheme="majorEastAsia" w:cstheme="majorBidi"/>
            <w:b/>
            <w:sz w:val="32"/>
            <w:szCs w:val="32"/>
            <w:rPrChange w:id="4796" w:author="Rachel Shipsey" w:date="2025-06-20T10:28:00Z">
              <w:rPr>
                <w:rFonts w:cs="Arial"/>
              </w:rPr>
            </w:rPrChange>
          </w:rPr>
          <w:delText xml:space="preserve"> planning about the required</w:delText>
        </w:r>
        <w:r w:rsidR="42D48DF9" w:rsidRPr="001903E0" w:rsidDel="003502F7">
          <w:rPr>
            <w:rFonts w:eastAsiaTheme="majorEastAsia" w:cstheme="majorBidi"/>
            <w:b/>
            <w:sz w:val="32"/>
            <w:szCs w:val="32"/>
            <w:rPrChange w:id="4797" w:author="Rachel Shipsey" w:date="2025-06-20T10:28:00Z">
              <w:rPr>
                <w:rFonts w:cs="Arial"/>
              </w:rPr>
            </w:rPrChange>
          </w:rPr>
          <w:delText xml:space="preserve"> number and qualitiy of</w:delText>
        </w:r>
        <w:r w:rsidRPr="001903E0" w:rsidDel="003502F7">
          <w:rPr>
            <w:rFonts w:eastAsiaTheme="majorEastAsia" w:cstheme="majorBidi"/>
            <w:b/>
            <w:sz w:val="32"/>
            <w:szCs w:val="32"/>
            <w:rPrChange w:id="4798" w:author="Rachel Shipsey" w:date="2025-06-20T10:28:00Z">
              <w:rPr>
                <w:rFonts w:cs="Arial"/>
              </w:rPr>
            </w:rPrChange>
          </w:rPr>
          <w:delText xml:space="preserve"> </w:delText>
        </w:r>
        <w:r w:rsidR="0012543D" w:rsidRPr="001903E0" w:rsidDel="003502F7">
          <w:rPr>
            <w:rFonts w:eastAsiaTheme="majorEastAsia" w:cstheme="majorBidi"/>
            <w:b/>
            <w:sz w:val="32"/>
            <w:szCs w:val="32"/>
            <w:rPrChange w:id="4799" w:author="Rachel Shipsey" w:date="2025-06-20T10:28:00Z">
              <w:rPr>
                <w:rFonts w:cs="Arial"/>
              </w:rPr>
            </w:rPrChange>
          </w:rPr>
          <w:delText>editing personnel</w:delText>
        </w:r>
        <w:r w:rsidR="50781A8E" w:rsidRPr="001903E0" w:rsidDel="003502F7">
          <w:rPr>
            <w:rFonts w:eastAsiaTheme="majorEastAsia" w:cstheme="majorBidi"/>
            <w:b/>
            <w:sz w:val="32"/>
            <w:szCs w:val="32"/>
            <w:rPrChange w:id="4800" w:author="Rachel Shipsey" w:date="2025-06-20T10:28:00Z">
              <w:rPr>
                <w:rFonts w:cs="Arial"/>
              </w:rPr>
            </w:rPrChange>
          </w:rPr>
          <w:delText xml:space="preserve"> for map production</w:delText>
        </w:r>
        <w:r w:rsidR="3F062733" w:rsidRPr="001903E0" w:rsidDel="003502F7">
          <w:rPr>
            <w:rFonts w:eastAsiaTheme="majorEastAsia" w:cstheme="majorBidi"/>
            <w:b/>
            <w:sz w:val="32"/>
            <w:szCs w:val="32"/>
            <w:rPrChange w:id="4801" w:author="Rachel Shipsey" w:date="2025-06-20T10:28:00Z">
              <w:rPr>
                <w:rFonts w:cs="Arial"/>
              </w:rPr>
            </w:rPrChange>
          </w:rPr>
          <w:delText>.</w:delText>
        </w:r>
        <w:bookmarkStart w:id="4802" w:name="_Toc201237684"/>
        <w:bookmarkStart w:id="4803" w:name="_Toc201319080"/>
        <w:bookmarkEnd w:id="4802"/>
        <w:bookmarkEnd w:id="4803"/>
      </w:del>
    </w:p>
    <w:p w14:paraId="05D89E09" w14:textId="44CC284C" w:rsidR="0012543D" w:rsidRPr="001903E0" w:rsidDel="003502F7" w:rsidRDefault="24442BC8">
      <w:pPr>
        <w:pStyle w:val="ListParagraph"/>
        <w:spacing w:after="0" w:line="276" w:lineRule="auto"/>
        <w:jc w:val="both"/>
        <w:rPr>
          <w:del w:id="4804" w:author="Rachel Shipsey" w:date="2025-06-19T11:28:00Z"/>
          <w:rFonts w:eastAsiaTheme="majorEastAsia" w:cstheme="majorBidi"/>
          <w:b/>
          <w:sz w:val="32"/>
          <w:szCs w:val="32"/>
          <w:rPrChange w:id="4805" w:author="Rachel Shipsey" w:date="2025-06-20T10:28:00Z">
            <w:rPr>
              <w:del w:id="4806" w:author="Rachel Shipsey" w:date="2025-06-19T11:28:00Z"/>
              <w:rFonts w:cs="Arial"/>
            </w:rPr>
          </w:rPrChange>
        </w:rPr>
        <w:pPrChange w:id="4807" w:author="Rachel Shipsey" w:date="2025-06-23T15:41:00Z">
          <w:pPr>
            <w:pStyle w:val="ListParagraph"/>
            <w:numPr>
              <w:numId w:val="21"/>
            </w:numPr>
            <w:spacing w:line="276" w:lineRule="auto"/>
            <w:ind w:left="284" w:hanging="360"/>
            <w:jc w:val="both"/>
          </w:pPr>
        </w:pPrChange>
      </w:pPr>
      <w:del w:id="4808" w:author="Rachel Shipsey" w:date="2025-06-19T11:28:00Z">
        <w:r w:rsidRPr="001903E0" w:rsidDel="003502F7">
          <w:rPr>
            <w:rFonts w:eastAsiaTheme="majorEastAsia" w:cstheme="majorBidi"/>
            <w:b/>
            <w:sz w:val="32"/>
            <w:szCs w:val="32"/>
            <w:rPrChange w:id="4809" w:author="Rachel Shipsey" w:date="2025-06-20T10:28:00Z">
              <w:rPr>
                <w:rFonts w:cs="Arial"/>
              </w:rPr>
            </w:rPrChange>
          </w:rPr>
          <w:delText xml:space="preserve">The </w:delText>
        </w:r>
        <w:r w:rsidR="0012543D" w:rsidRPr="001903E0" w:rsidDel="003502F7">
          <w:rPr>
            <w:rFonts w:eastAsiaTheme="majorEastAsia" w:cstheme="majorBidi"/>
            <w:b/>
            <w:sz w:val="32"/>
            <w:szCs w:val="32"/>
            <w:rPrChange w:id="4810" w:author="Rachel Shipsey" w:date="2025-06-20T10:28:00Z">
              <w:rPr>
                <w:rFonts w:cs="Arial"/>
              </w:rPr>
            </w:rPrChange>
          </w:rPr>
          <w:delText>GIS licenses</w:delText>
        </w:r>
        <w:r w:rsidR="37041A45" w:rsidRPr="001903E0" w:rsidDel="003502F7">
          <w:rPr>
            <w:rFonts w:eastAsiaTheme="majorEastAsia" w:cstheme="majorBidi"/>
            <w:b/>
            <w:sz w:val="32"/>
            <w:szCs w:val="32"/>
            <w:rPrChange w:id="4811" w:author="Rachel Shipsey" w:date="2025-06-20T10:28:00Z">
              <w:rPr>
                <w:rFonts w:cs="Arial"/>
              </w:rPr>
            </w:rPrChange>
          </w:rPr>
          <w:delText xml:space="preserve"> </w:delText>
        </w:r>
        <w:r w:rsidR="66B60344" w:rsidRPr="001903E0" w:rsidDel="003502F7">
          <w:rPr>
            <w:rFonts w:eastAsiaTheme="majorEastAsia" w:cstheme="majorBidi"/>
            <w:b/>
            <w:sz w:val="32"/>
            <w:szCs w:val="32"/>
            <w:rPrChange w:id="4812" w:author="Rachel Shipsey" w:date="2025-06-20T10:28:00Z">
              <w:rPr>
                <w:rFonts w:cs="Arial"/>
              </w:rPr>
            </w:rPrChange>
          </w:rPr>
          <w:delText xml:space="preserve">to enable map production </w:delText>
        </w:r>
        <w:r w:rsidR="37041A45" w:rsidRPr="001903E0" w:rsidDel="003502F7">
          <w:rPr>
            <w:rFonts w:eastAsiaTheme="majorEastAsia" w:cstheme="majorBidi"/>
            <w:b/>
            <w:sz w:val="32"/>
            <w:szCs w:val="32"/>
            <w:rPrChange w:id="4813" w:author="Rachel Shipsey" w:date="2025-06-20T10:28:00Z">
              <w:rPr>
                <w:rFonts w:cs="Arial"/>
              </w:rPr>
            </w:rPrChange>
          </w:rPr>
          <w:delText>were either unavailable, expired and yet too costly</w:delText>
        </w:r>
        <w:r w:rsidR="57547BEE" w:rsidRPr="001903E0" w:rsidDel="003502F7">
          <w:rPr>
            <w:rFonts w:eastAsiaTheme="majorEastAsia" w:cstheme="majorBidi"/>
            <w:b/>
            <w:sz w:val="32"/>
            <w:szCs w:val="32"/>
            <w:rPrChange w:id="4814" w:author="Rachel Shipsey" w:date="2025-06-20T10:28:00Z">
              <w:rPr>
                <w:rFonts w:cs="Arial"/>
              </w:rPr>
            </w:rPrChange>
          </w:rPr>
          <w:delText>.</w:delText>
        </w:r>
        <w:r w:rsidR="009D3E89" w:rsidRPr="001903E0" w:rsidDel="003502F7">
          <w:rPr>
            <w:rFonts w:eastAsiaTheme="majorEastAsia" w:cstheme="majorBidi"/>
            <w:b/>
            <w:sz w:val="32"/>
            <w:szCs w:val="32"/>
            <w:rPrChange w:id="4815" w:author="Rachel Shipsey" w:date="2025-06-20T10:28:00Z">
              <w:rPr>
                <w:rFonts w:cs="Arial"/>
              </w:rPr>
            </w:rPrChange>
          </w:rPr>
          <w:delText xml:space="preserve"> </w:delText>
        </w:r>
        <w:bookmarkStart w:id="4816" w:name="_Toc201237685"/>
        <w:bookmarkStart w:id="4817" w:name="_Toc201319081"/>
        <w:bookmarkEnd w:id="4816"/>
        <w:bookmarkEnd w:id="4817"/>
      </w:del>
    </w:p>
    <w:p w14:paraId="4CFF65E1" w14:textId="08325216" w:rsidR="0012543D" w:rsidRPr="001903E0" w:rsidDel="003502F7" w:rsidRDefault="060A67CA">
      <w:pPr>
        <w:pStyle w:val="ListParagraph"/>
        <w:spacing w:after="0" w:line="276" w:lineRule="auto"/>
        <w:jc w:val="both"/>
        <w:rPr>
          <w:del w:id="4818" w:author="Rachel Shipsey" w:date="2025-06-19T11:28:00Z"/>
          <w:rFonts w:eastAsiaTheme="majorEastAsia" w:cstheme="majorBidi"/>
          <w:b/>
          <w:sz w:val="32"/>
          <w:szCs w:val="32"/>
          <w:rPrChange w:id="4819" w:author="Rachel Shipsey" w:date="2025-06-20T10:28:00Z">
            <w:rPr>
              <w:del w:id="4820" w:author="Rachel Shipsey" w:date="2025-06-19T11:28:00Z"/>
              <w:rFonts w:cs="Arial"/>
            </w:rPr>
          </w:rPrChange>
        </w:rPr>
        <w:pPrChange w:id="4821" w:author="Rachel Shipsey" w:date="2025-06-23T15:41:00Z">
          <w:pPr>
            <w:pStyle w:val="ListParagraph"/>
            <w:numPr>
              <w:numId w:val="21"/>
            </w:numPr>
            <w:spacing w:line="276" w:lineRule="auto"/>
            <w:ind w:left="284" w:hanging="360"/>
            <w:jc w:val="both"/>
          </w:pPr>
        </w:pPrChange>
      </w:pPr>
      <w:del w:id="4822" w:author="Rachel Shipsey" w:date="2025-06-19T11:28:00Z">
        <w:r w:rsidRPr="001903E0" w:rsidDel="003502F7">
          <w:rPr>
            <w:rFonts w:eastAsiaTheme="majorEastAsia" w:cstheme="majorBidi"/>
            <w:b/>
            <w:sz w:val="32"/>
            <w:szCs w:val="32"/>
            <w:rPrChange w:id="4823" w:author="Rachel Shipsey" w:date="2025-06-20T10:28:00Z">
              <w:rPr>
                <w:rFonts w:cs="Arial"/>
              </w:rPr>
            </w:rPrChange>
          </w:rPr>
          <w:delText xml:space="preserve">There was </w:delText>
        </w:r>
        <w:r w:rsidR="48FA1725" w:rsidRPr="001903E0" w:rsidDel="003502F7">
          <w:rPr>
            <w:rFonts w:eastAsiaTheme="majorEastAsia" w:cstheme="majorBidi"/>
            <w:b/>
            <w:sz w:val="32"/>
            <w:szCs w:val="32"/>
            <w:rPrChange w:id="4824" w:author="Rachel Shipsey" w:date="2025-06-20T10:28:00Z">
              <w:rPr>
                <w:rFonts w:cs="Arial"/>
              </w:rPr>
            </w:rPrChange>
          </w:rPr>
          <w:delText>a lack</w:delText>
        </w:r>
        <w:r w:rsidRPr="001903E0" w:rsidDel="003502F7">
          <w:rPr>
            <w:rFonts w:eastAsiaTheme="majorEastAsia" w:cstheme="majorBidi"/>
            <w:b/>
            <w:sz w:val="32"/>
            <w:szCs w:val="32"/>
            <w:rPrChange w:id="4825" w:author="Rachel Shipsey" w:date="2025-06-20T10:28:00Z">
              <w:rPr>
                <w:rFonts w:cs="Arial"/>
              </w:rPr>
            </w:rPrChange>
          </w:rPr>
          <w:delText xml:space="preserve"> of sufficient </w:delText>
        </w:r>
        <w:r w:rsidR="0012543D" w:rsidRPr="001903E0" w:rsidDel="003502F7">
          <w:rPr>
            <w:rFonts w:eastAsiaTheme="majorEastAsia" w:cstheme="majorBidi"/>
            <w:b/>
            <w:sz w:val="32"/>
            <w:szCs w:val="32"/>
            <w:rPrChange w:id="4826" w:author="Rachel Shipsey" w:date="2025-06-20T10:28:00Z">
              <w:rPr>
                <w:rFonts w:cs="Arial"/>
              </w:rPr>
            </w:rPrChange>
          </w:rPr>
          <w:delText xml:space="preserve">computer machines with adequate </w:delText>
        </w:r>
        <w:r w:rsidR="5F53A406" w:rsidRPr="001903E0" w:rsidDel="003502F7">
          <w:rPr>
            <w:rFonts w:eastAsiaTheme="majorEastAsia" w:cstheme="majorBidi"/>
            <w:b/>
            <w:sz w:val="32"/>
            <w:szCs w:val="32"/>
            <w:rPrChange w:id="4827" w:author="Rachel Shipsey" w:date="2025-06-20T10:28:00Z">
              <w:rPr>
                <w:rFonts w:cs="Arial"/>
              </w:rPr>
            </w:rPrChange>
          </w:rPr>
          <w:delText xml:space="preserve">processing </w:delText>
        </w:r>
        <w:r w:rsidR="0012543D" w:rsidRPr="001903E0" w:rsidDel="003502F7">
          <w:rPr>
            <w:rFonts w:eastAsiaTheme="majorEastAsia" w:cstheme="majorBidi"/>
            <w:b/>
            <w:sz w:val="32"/>
            <w:szCs w:val="32"/>
            <w:rPrChange w:id="4828" w:author="Rachel Shipsey" w:date="2025-06-20T10:28:00Z">
              <w:rPr>
                <w:rFonts w:cs="Arial"/>
              </w:rPr>
            </w:rPrChange>
          </w:rPr>
          <w:delText xml:space="preserve">capacity. </w:delText>
        </w:r>
        <w:bookmarkStart w:id="4829" w:name="_Toc201237686"/>
        <w:bookmarkStart w:id="4830" w:name="_Toc201319082"/>
        <w:bookmarkEnd w:id="4829"/>
        <w:bookmarkEnd w:id="4830"/>
      </w:del>
    </w:p>
    <w:p w14:paraId="7CF43B61" w14:textId="36C55DF9" w:rsidR="0012543D" w:rsidRPr="001903E0" w:rsidDel="003502F7" w:rsidRDefault="00DA4986">
      <w:pPr>
        <w:pStyle w:val="ListParagraph"/>
        <w:spacing w:after="0" w:line="276" w:lineRule="auto"/>
        <w:jc w:val="both"/>
        <w:rPr>
          <w:del w:id="4831" w:author="Rachel Shipsey" w:date="2025-06-19T11:28:00Z"/>
          <w:rFonts w:eastAsiaTheme="majorEastAsia" w:cstheme="majorBidi"/>
          <w:b/>
          <w:sz w:val="32"/>
          <w:szCs w:val="32"/>
          <w:rPrChange w:id="4832" w:author="Rachel Shipsey" w:date="2025-06-20T10:28:00Z">
            <w:rPr>
              <w:del w:id="4833" w:author="Rachel Shipsey" w:date="2025-06-19T11:28:00Z"/>
              <w:rFonts w:cs="Arial"/>
            </w:rPr>
          </w:rPrChange>
        </w:rPr>
        <w:pPrChange w:id="4834" w:author="Rachel Shipsey" w:date="2025-06-23T15:41:00Z">
          <w:pPr>
            <w:pStyle w:val="ListParagraph"/>
            <w:numPr>
              <w:numId w:val="21"/>
            </w:numPr>
            <w:spacing w:line="276" w:lineRule="auto"/>
            <w:ind w:left="284" w:hanging="360"/>
            <w:jc w:val="both"/>
          </w:pPr>
        </w:pPrChange>
      </w:pPr>
      <w:del w:id="4835" w:author="Rachel Shipsey" w:date="2025-06-19T11:28:00Z">
        <w:r w:rsidRPr="001903E0" w:rsidDel="003502F7">
          <w:rPr>
            <w:rFonts w:eastAsiaTheme="majorEastAsia" w:cstheme="majorBidi"/>
            <w:b/>
            <w:sz w:val="32"/>
            <w:szCs w:val="32"/>
            <w:rPrChange w:id="4836" w:author="Rachel Shipsey" w:date="2025-06-20T10:28:00Z">
              <w:rPr>
                <w:rFonts w:cs="Arial"/>
              </w:rPr>
            </w:rPrChange>
          </w:rPr>
          <w:delText>In most cases, the</w:delText>
        </w:r>
        <w:r w:rsidR="0012543D" w:rsidRPr="001903E0" w:rsidDel="003502F7">
          <w:rPr>
            <w:rFonts w:eastAsiaTheme="majorEastAsia" w:cstheme="majorBidi"/>
            <w:b/>
            <w:sz w:val="32"/>
            <w:szCs w:val="32"/>
            <w:rPrChange w:id="4837" w:author="Rachel Shipsey" w:date="2025-06-20T10:28:00Z">
              <w:rPr>
                <w:rFonts w:cs="Arial"/>
              </w:rPr>
            </w:rPrChange>
          </w:rPr>
          <w:delText xml:space="preserve"> map </w:delText>
        </w:r>
        <w:r w:rsidR="00CB1BF1" w:rsidRPr="001903E0" w:rsidDel="003502F7">
          <w:rPr>
            <w:rFonts w:eastAsiaTheme="majorEastAsia" w:cstheme="majorBidi"/>
            <w:b/>
            <w:sz w:val="32"/>
            <w:szCs w:val="32"/>
            <w:rPrChange w:id="4838" w:author="Rachel Shipsey" w:date="2025-06-20T10:28:00Z">
              <w:rPr>
                <w:rFonts w:cs="Arial"/>
              </w:rPr>
            </w:rPrChange>
          </w:rPr>
          <w:delText xml:space="preserve">production process started </w:delText>
        </w:r>
        <w:r w:rsidR="00767501" w:rsidRPr="001903E0" w:rsidDel="003502F7">
          <w:rPr>
            <w:rFonts w:eastAsiaTheme="majorEastAsia" w:cstheme="majorBidi"/>
            <w:b/>
            <w:sz w:val="32"/>
            <w:szCs w:val="32"/>
            <w:rPrChange w:id="4839" w:author="Rachel Shipsey" w:date="2025-06-20T10:28:00Z">
              <w:rPr>
                <w:rFonts w:cs="Arial"/>
              </w:rPr>
            </w:rPrChange>
          </w:rPr>
          <w:delText xml:space="preserve">late causing delays </w:delText>
        </w:r>
        <w:r w:rsidR="5F77FA61" w:rsidRPr="001903E0" w:rsidDel="003502F7">
          <w:rPr>
            <w:rFonts w:eastAsiaTheme="majorEastAsia" w:cstheme="majorBidi"/>
            <w:b/>
            <w:sz w:val="32"/>
            <w:szCs w:val="32"/>
            <w:rPrChange w:id="4840" w:author="Rachel Shipsey" w:date="2025-06-20T10:28:00Z">
              <w:rPr>
                <w:rFonts w:cs="Arial"/>
              </w:rPr>
            </w:rPrChange>
          </w:rPr>
          <w:delText>in</w:delText>
        </w:r>
        <w:r w:rsidR="00767501" w:rsidRPr="001903E0" w:rsidDel="003502F7">
          <w:rPr>
            <w:rFonts w:eastAsiaTheme="majorEastAsia" w:cstheme="majorBidi"/>
            <w:b/>
            <w:sz w:val="32"/>
            <w:szCs w:val="32"/>
            <w:rPrChange w:id="4841" w:author="Rachel Shipsey" w:date="2025-06-20T10:28:00Z">
              <w:rPr>
                <w:rFonts w:cs="Arial"/>
              </w:rPr>
            </w:rPrChange>
          </w:rPr>
          <w:delText xml:space="preserve"> concluding the mapping phase.</w:delText>
        </w:r>
        <w:r w:rsidR="0012543D" w:rsidRPr="001903E0" w:rsidDel="003502F7">
          <w:rPr>
            <w:rFonts w:eastAsiaTheme="majorEastAsia" w:cstheme="majorBidi"/>
            <w:b/>
            <w:sz w:val="32"/>
            <w:szCs w:val="32"/>
            <w:rPrChange w:id="4842" w:author="Rachel Shipsey" w:date="2025-06-20T10:28:00Z">
              <w:rPr>
                <w:rFonts w:cs="Arial"/>
              </w:rPr>
            </w:rPrChange>
          </w:rPr>
          <w:delText xml:space="preserve">  </w:delText>
        </w:r>
        <w:bookmarkStart w:id="4843" w:name="_Toc201237687"/>
        <w:bookmarkStart w:id="4844" w:name="_Toc201319083"/>
        <w:bookmarkEnd w:id="4843"/>
        <w:bookmarkEnd w:id="4844"/>
      </w:del>
    </w:p>
    <w:p w14:paraId="6CE1190A" w14:textId="58BF9073" w:rsidR="00543B4C" w:rsidRPr="001903E0" w:rsidDel="003502F7" w:rsidRDefault="00543B4C">
      <w:pPr>
        <w:pStyle w:val="ListParagraph"/>
        <w:spacing w:after="0" w:line="276" w:lineRule="auto"/>
        <w:jc w:val="both"/>
        <w:rPr>
          <w:del w:id="4845" w:author="Rachel Shipsey" w:date="2025-06-19T11:28:00Z"/>
          <w:rFonts w:eastAsiaTheme="majorEastAsia"/>
          <w:sz w:val="32"/>
          <w:szCs w:val="32"/>
          <w:rPrChange w:id="4846" w:author="Rachel Shipsey" w:date="2025-06-20T10:28:00Z">
            <w:rPr>
              <w:del w:id="4847" w:author="Rachel Shipsey" w:date="2025-06-19T11:28:00Z"/>
              <w:rFonts w:eastAsia="Arial"/>
            </w:rPr>
          </w:rPrChange>
        </w:rPr>
        <w:pPrChange w:id="4848" w:author="Rachel Shipsey" w:date="2025-06-23T15:41:00Z">
          <w:pPr>
            <w:pStyle w:val="Heading3"/>
          </w:pPr>
        </w:pPrChange>
      </w:pPr>
      <w:del w:id="4849" w:author="Rachel Shipsey" w:date="2025-06-03T19:06:00Z">
        <w:r w:rsidRPr="001903E0" w:rsidDel="00384ACB">
          <w:rPr>
            <w:rFonts w:eastAsiaTheme="majorEastAsia" w:cstheme="majorBidi"/>
            <w:b/>
            <w:sz w:val="32"/>
            <w:szCs w:val="32"/>
            <w:rPrChange w:id="4850" w:author="Rachel Shipsey" w:date="2025-06-20T10:28:00Z">
              <w:rPr>
                <w:rFonts w:eastAsia="Arial"/>
                <w:b w:val="0"/>
                <w:color w:val="00B0F0"/>
                <w:sz w:val="28"/>
              </w:rPr>
            </w:rPrChange>
          </w:rPr>
          <w:delText>3.5.</w:delText>
        </w:r>
        <w:r w:rsidR="007F33C4" w:rsidRPr="001903E0" w:rsidDel="00384ACB">
          <w:rPr>
            <w:rFonts w:eastAsiaTheme="majorEastAsia" w:cstheme="majorBidi"/>
            <w:b/>
            <w:sz w:val="32"/>
            <w:szCs w:val="32"/>
            <w:rPrChange w:id="4851" w:author="Rachel Shipsey" w:date="2025-06-20T10:28:00Z">
              <w:rPr>
                <w:rFonts w:eastAsia="Arial"/>
                <w:b w:val="0"/>
                <w:color w:val="00B0F0"/>
                <w:sz w:val="28"/>
              </w:rPr>
            </w:rPrChange>
          </w:rPr>
          <w:delText>3</w:delText>
        </w:r>
        <w:r w:rsidRPr="001903E0" w:rsidDel="00384ACB">
          <w:tab/>
        </w:r>
      </w:del>
      <w:del w:id="4852" w:author="Rachel Shipsey" w:date="2025-06-19T11:28:00Z">
        <w:r w:rsidR="007F33C4" w:rsidRPr="001903E0" w:rsidDel="003502F7">
          <w:rPr>
            <w:rFonts w:eastAsiaTheme="majorEastAsia" w:cstheme="majorBidi"/>
            <w:b/>
            <w:sz w:val="32"/>
            <w:szCs w:val="32"/>
            <w:rPrChange w:id="4853" w:author="Rachel Shipsey" w:date="2025-06-20T10:28:00Z">
              <w:rPr>
                <w:b w:val="0"/>
                <w:color w:val="00B0F0"/>
                <w:sz w:val="28"/>
              </w:rPr>
            </w:rPrChange>
          </w:rPr>
          <w:delText>Recommendations</w:delText>
        </w:r>
        <w:bookmarkStart w:id="4854" w:name="_Toc201237688"/>
        <w:bookmarkStart w:id="4855" w:name="_Toc201319084"/>
        <w:bookmarkEnd w:id="4854"/>
        <w:bookmarkEnd w:id="4855"/>
      </w:del>
    </w:p>
    <w:p w14:paraId="128A9045" w14:textId="01A9DF93" w:rsidR="00543B4C" w:rsidRPr="001903E0" w:rsidDel="003502F7" w:rsidRDefault="00543B4C">
      <w:pPr>
        <w:pStyle w:val="ListParagraph"/>
        <w:spacing w:after="0" w:line="276" w:lineRule="auto"/>
        <w:jc w:val="both"/>
        <w:rPr>
          <w:del w:id="4856" w:author="Rachel Shipsey" w:date="2025-06-19T11:28:00Z"/>
          <w:rFonts w:eastAsiaTheme="majorEastAsia" w:cstheme="majorBidi"/>
          <w:b/>
          <w:sz w:val="32"/>
          <w:szCs w:val="32"/>
          <w:rPrChange w:id="4857" w:author="Rachel Shipsey" w:date="2025-06-20T10:28:00Z">
            <w:rPr>
              <w:del w:id="4858" w:author="Rachel Shipsey" w:date="2025-06-19T11:28:00Z"/>
              <w:rFonts w:cs="Arial"/>
            </w:rPr>
          </w:rPrChange>
        </w:rPr>
        <w:pPrChange w:id="4859" w:author="Rachel Shipsey" w:date="2025-06-23T15:41:00Z">
          <w:pPr>
            <w:pStyle w:val="ListParagraph"/>
            <w:numPr>
              <w:numId w:val="115"/>
            </w:numPr>
            <w:spacing w:line="276" w:lineRule="auto"/>
            <w:ind w:left="284" w:hanging="360"/>
            <w:jc w:val="both"/>
          </w:pPr>
        </w:pPrChange>
      </w:pPr>
      <w:del w:id="4860" w:author="Rachel Shipsey" w:date="2025-06-19T11:28:00Z">
        <w:r w:rsidRPr="001903E0" w:rsidDel="003502F7">
          <w:rPr>
            <w:rFonts w:eastAsiaTheme="majorEastAsia" w:cstheme="majorBidi"/>
            <w:b/>
            <w:sz w:val="32"/>
            <w:szCs w:val="32"/>
            <w:rPrChange w:id="4861" w:author="Rachel Shipsey" w:date="2025-06-20T10:28:00Z">
              <w:rPr>
                <w:rFonts w:cs="Arial"/>
                <w:bCs/>
              </w:rPr>
            </w:rPrChange>
          </w:rPr>
          <w:delText xml:space="preserve">It is recommended that proper training and supervision of mapping assistants should be done to avoid </w:delText>
        </w:r>
        <w:r w:rsidR="00767501" w:rsidRPr="001903E0" w:rsidDel="003502F7">
          <w:rPr>
            <w:rFonts w:eastAsiaTheme="majorEastAsia" w:cstheme="majorBidi"/>
            <w:b/>
            <w:sz w:val="32"/>
            <w:szCs w:val="32"/>
            <w:rPrChange w:id="4862" w:author="Rachel Shipsey" w:date="2025-06-20T10:28:00Z">
              <w:rPr>
                <w:rFonts w:cs="Arial"/>
                <w:bCs/>
              </w:rPr>
            </w:rPrChange>
          </w:rPr>
          <w:delText>the creation</w:delText>
        </w:r>
        <w:r w:rsidRPr="001903E0" w:rsidDel="003502F7">
          <w:rPr>
            <w:rFonts w:eastAsiaTheme="majorEastAsia" w:cstheme="majorBidi"/>
            <w:b/>
            <w:sz w:val="32"/>
            <w:szCs w:val="32"/>
            <w:rPrChange w:id="4863" w:author="Rachel Shipsey" w:date="2025-06-20T10:28:00Z">
              <w:rPr>
                <w:rFonts w:cs="Arial"/>
                <w:bCs/>
              </w:rPr>
            </w:rPrChange>
          </w:rPr>
          <w:delText xml:space="preserve"> of </w:delText>
        </w:r>
        <w:r w:rsidR="00B96729" w:rsidRPr="001903E0" w:rsidDel="003502F7">
          <w:rPr>
            <w:rFonts w:eastAsiaTheme="majorEastAsia" w:cstheme="majorBidi"/>
            <w:b/>
            <w:sz w:val="32"/>
            <w:szCs w:val="32"/>
            <w:rPrChange w:id="4864" w:author="Rachel Shipsey" w:date="2025-06-20T10:28:00Z">
              <w:rPr>
                <w:rFonts w:cs="Arial"/>
                <w:bCs/>
              </w:rPr>
            </w:rPrChange>
          </w:rPr>
          <w:delText>g</w:delText>
        </w:r>
        <w:r w:rsidRPr="001903E0" w:rsidDel="003502F7">
          <w:rPr>
            <w:rFonts w:eastAsiaTheme="majorEastAsia" w:cstheme="majorBidi"/>
            <w:b/>
            <w:sz w:val="32"/>
            <w:szCs w:val="32"/>
            <w:rPrChange w:id="4865" w:author="Rachel Shipsey" w:date="2025-06-20T10:28:00Z">
              <w:rPr>
                <w:rFonts w:cs="Arial"/>
                <w:bCs/>
              </w:rPr>
            </w:rPrChange>
          </w:rPr>
          <w:delText xml:space="preserve">aps that could </w:delText>
        </w:r>
        <w:r w:rsidRPr="001903E0" w:rsidDel="003502F7">
          <w:rPr>
            <w:rFonts w:eastAsiaTheme="majorEastAsia" w:cstheme="majorBidi"/>
            <w:b/>
            <w:sz w:val="32"/>
            <w:szCs w:val="32"/>
            <w:rPrChange w:id="4866" w:author="Rachel Shipsey" w:date="2025-06-20T10:28:00Z">
              <w:rPr>
                <w:rFonts w:cs="Arial"/>
              </w:rPr>
            </w:rPrChange>
          </w:rPr>
          <w:delText xml:space="preserve">delay completion of delineation of EA boundaries. </w:delText>
        </w:r>
        <w:bookmarkStart w:id="4867" w:name="_Toc201237689"/>
        <w:bookmarkStart w:id="4868" w:name="_Toc201319085"/>
        <w:bookmarkEnd w:id="4867"/>
        <w:bookmarkEnd w:id="4868"/>
      </w:del>
    </w:p>
    <w:p w14:paraId="68CD4F73" w14:textId="0C89132D" w:rsidR="00543B4C" w:rsidRPr="001903E0" w:rsidDel="003502F7" w:rsidRDefault="00543B4C">
      <w:pPr>
        <w:pStyle w:val="ListParagraph"/>
        <w:spacing w:after="0" w:line="276" w:lineRule="auto"/>
        <w:jc w:val="both"/>
        <w:rPr>
          <w:del w:id="4869" w:author="Rachel Shipsey" w:date="2025-06-19T11:28:00Z"/>
          <w:rFonts w:eastAsiaTheme="majorEastAsia" w:cstheme="majorBidi"/>
          <w:b/>
          <w:sz w:val="32"/>
          <w:szCs w:val="32"/>
          <w:rPrChange w:id="4870" w:author="Rachel Shipsey" w:date="2025-06-20T10:28:00Z">
            <w:rPr>
              <w:del w:id="4871" w:author="Rachel Shipsey" w:date="2025-06-19T11:28:00Z"/>
              <w:rFonts w:cs="Arial"/>
            </w:rPr>
          </w:rPrChange>
        </w:rPr>
        <w:pPrChange w:id="4872" w:author="Rachel Shipsey" w:date="2025-06-23T15:41:00Z">
          <w:pPr>
            <w:pStyle w:val="ListParagraph"/>
            <w:numPr>
              <w:numId w:val="115"/>
            </w:numPr>
            <w:spacing w:line="276" w:lineRule="auto"/>
            <w:ind w:left="284" w:hanging="360"/>
            <w:jc w:val="both"/>
          </w:pPr>
        </w:pPrChange>
      </w:pPr>
      <w:del w:id="4873" w:author="Rachel Shipsey" w:date="2025-06-19T11:28:00Z">
        <w:r w:rsidRPr="001903E0" w:rsidDel="003502F7">
          <w:rPr>
            <w:rFonts w:eastAsiaTheme="majorEastAsia" w:cstheme="majorBidi"/>
            <w:b/>
            <w:sz w:val="32"/>
            <w:szCs w:val="32"/>
            <w:rPrChange w:id="4874" w:author="Rachel Shipsey" w:date="2025-06-20T10:28:00Z">
              <w:rPr>
                <w:rFonts w:cs="Arial"/>
              </w:rPr>
            </w:rPrChange>
          </w:rPr>
          <w:delText xml:space="preserve">NSOs should plan for adequate server space to accommodate the huge geo spatial data such as satellite imageries and aerial photographs. </w:delText>
        </w:r>
        <w:bookmarkStart w:id="4875" w:name="_Toc201237690"/>
        <w:bookmarkStart w:id="4876" w:name="_Toc201319086"/>
        <w:bookmarkEnd w:id="4875"/>
        <w:bookmarkEnd w:id="4876"/>
      </w:del>
    </w:p>
    <w:p w14:paraId="276DEB4F" w14:textId="7935A528" w:rsidR="00543B4C" w:rsidRPr="001903E0" w:rsidDel="003502F7" w:rsidRDefault="00543B4C">
      <w:pPr>
        <w:pStyle w:val="ListParagraph"/>
        <w:spacing w:after="0" w:line="276" w:lineRule="auto"/>
        <w:jc w:val="both"/>
        <w:rPr>
          <w:del w:id="4877" w:author="Rachel Shipsey" w:date="2025-06-19T11:28:00Z"/>
          <w:rFonts w:eastAsiaTheme="majorEastAsia" w:cstheme="majorBidi"/>
          <w:b/>
          <w:sz w:val="32"/>
          <w:szCs w:val="32"/>
          <w:rPrChange w:id="4878" w:author="Rachel Shipsey" w:date="2025-06-20T10:28:00Z">
            <w:rPr>
              <w:del w:id="4879" w:author="Rachel Shipsey" w:date="2025-06-19T11:28:00Z"/>
              <w:rFonts w:cs="Arial"/>
            </w:rPr>
          </w:rPrChange>
        </w:rPr>
        <w:pPrChange w:id="4880" w:author="Rachel Shipsey" w:date="2025-06-23T15:41:00Z">
          <w:pPr>
            <w:pStyle w:val="ListParagraph"/>
            <w:numPr>
              <w:numId w:val="115"/>
            </w:numPr>
            <w:spacing w:line="276" w:lineRule="auto"/>
            <w:ind w:left="284" w:hanging="360"/>
            <w:jc w:val="both"/>
          </w:pPr>
        </w:pPrChange>
      </w:pPr>
      <w:del w:id="4881" w:author="Rachel Shipsey" w:date="2025-06-19T11:28:00Z">
        <w:r w:rsidRPr="001903E0" w:rsidDel="003502F7">
          <w:rPr>
            <w:rFonts w:eastAsiaTheme="majorEastAsia" w:cstheme="majorBidi"/>
            <w:b/>
            <w:sz w:val="32"/>
            <w:szCs w:val="32"/>
            <w:rPrChange w:id="4882" w:author="Rachel Shipsey" w:date="2025-06-20T10:28:00Z">
              <w:rPr>
                <w:rFonts w:cs="Arial"/>
              </w:rPr>
            </w:rPrChange>
          </w:rPr>
          <w:delText xml:space="preserve">There is </w:delText>
        </w:r>
        <w:r w:rsidR="295B1AEA" w:rsidRPr="001903E0" w:rsidDel="003502F7">
          <w:rPr>
            <w:rFonts w:eastAsiaTheme="majorEastAsia" w:cstheme="majorBidi"/>
            <w:b/>
            <w:sz w:val="32"/>
            <w:szCs w:val="32"/>
            <w:rPrChange w:id="4883" w:author="Rachel Shipsey" w:date="2025-06-20T10:28:00Z">
              <w:rPr>
                <w:rFonts w:cs="Arial"/>
              </w:rPr>
            </w:rPrChange>
          </w:rPr>
          <w:delText>a need</w:delText>
        </w:r>
        <w:r w:rsidRPr="001903E0" w:rsidDel="003502F7">
          <w:rPr>
            <w:rFonts w:eastAsiaTheme="majorEastAsia" w:cstheme="majorBidi"/>
            <w:b/>
            <w:sz w:val="32"/>
            <w:szCs w:val="32"/>
            <w:rPrChange w:id="4884" w:author="Rachel Shipsey" w:date="2025-06-20T10:28:00Z">
              <w:rPr>
                <w:rFonts w:cs="Arial"/>
              </w:rPr>
            </w:rPrChange>
          </w:rPr>
          <w:delText xml:space="preserve"> to plan for adequate editing personnel to avoid delaying the EA map editing process. </w:delText>
        </w:r>
        <w:bookmarkStart w:id="4885" w:name="_Toc201237691"/>
        <w:bookmarkStart w:id="4886" w:name="_Toc201319087"/>
        <w:bookmarkEnd w:id="4885"/>
        <w:bookmarkEnd w:id="4886"/>
      </w:del>
    </w:p>
    <w:p w14:paraId="3EE90B31" w14:textId="551A4316" w:rsidR="00543B4C" w:rsidRPr="001903E0" w:rsidDel="003502F7" w:rsidRDefault="00543B4C">
      <w:pPr>
        <w:pStyle w:val="ListParagraph"/>
        <w:spacing w:after="0" w:line="276" w:lineRule="auto"/>
        <w:jc w:val="both"/>
        <w:rPr>
          <w:del w:id="4887" w:author="Rachel Shipsey" w:date="2025-06-19T11:28:00Z"/>
          <w:rFonts w:eastAsiaTheme="majorEastAsia" w:cstheme="majorBidi"/>
          <w:b/>
          <w:sz w:val="32"/>
          <w:szCs w:val="32"/>
          <w:rPrChange w:id="4888" w:author="Rachel Shipsey" w:date="2025-06-20T10:28:00Z">
            <w:rPr>
              <w:del w:id="4889" w:author="Rachel Shipsey" w:date="2025-06-19T11:28:00Z"/>
              <w:rFonts w:cs="Arial"/>
            </w:rPr>
          </w:rPrChange>
        </w:rPr>
        <w:pPrChange w:id="4890" w:author="Rachel Shipsey" w:date="2025-06-23T15:41:00Z">
          <w:pPr>
            <w:pStyle w:val="ListParagraph"/>
            <w:numPr>
              <w:numId w:val="115"/>
            </w:numPr>
            <w:spacing w:line="276" w:lineRule="auto"/>
            <w:ind w:left="284" w:hanging="360"/>
            <w:jc w:val="both"/>
          </w:pPr>
        </w:pPrChange>
      </w:pPr>
      <w:del w:id="4891" w:author="Rachel Shipsey" w:date="2025-06-19T11:28:00Z">
        <w:r w:rsidRPr="001903E0" w:rsidDel="003502F7">
          <w:rPr>
            <w:rFonts w:eastAsiaTheme="majorEastAsia" w:cstheme="majorBidi"/>
            <w:b/>
            <w:sz w:val="32"/>
            <w:szCs w:val="32"/>
            <w:rPrChange w:id="4892" w:author="Rachel Shipsey" w:date="2025-06-20T10:28:00Z">
              <w:rPr>
                <w:rFonts w:cs="Arial"/>
              </w:rPr>
            </w:rPrChange>
          </w:rPr>
          <w:delText xml:space="preserve">NSOs should </w:delText>
        </w:r>
        <w:r w:rsidR="38261121" w:rsidRPr="001903E0" w:rsidDel="003502F7">
          <w:rPr>
            <w:rFonts w:eastAsiaTheme="majorEastAsia" w:cstheme="majorBidi"/>
            <w:b/>
            <w:sz w:val="32"/>
            <w:szCs w:val="32"/>
            <w:rPrChange w:id="4893" w:author="Rachel Shipsey" w:date="2025-06-20T10:28:00Z">
              <w:rPr>
                <w:rFonts w:cs="Arial"/>
              </w:rPr>
            </w:rPrChange>
          </w:rPr>
          <w:delText xml:space="preserve">opt for opensource software as much as possible or </w:delText>
        </w:r>
        <w:r w:rsidRPr="001903E0" w:rsidDel="003502F7">
          <w:rPr>
            <w:rFonts w:eastAsiaTheme="majorEastAsia" w:cstheme="majorBidi"/>
            <w:b/>
            <w:sz w:val="32"/>
            <w:szCs w:val="32"/>
            <w:rPrChange w:id="4894" w:author="Rachel Shipsey" w:date="2025-06-20T10:28:00Z">
              <w:rPr>
                <w:rFonts w:cs="Arial"/>
              </w:rPr>
            </w:rPrChange>
          </w:rPr>
          <w:delText>plan for adequate GIS licenses and workstation</w:delText>
        </w:r>
        <w:r w:rsidR="29434EC0" w:rsidRPr="001903E0" w:rsidDel="003502F7">
          <w:rPr>
            <w:rFonts w:eastAsiaTheme="majorEastAsia" w:cstheme="majorBidi"/>
            <w:b/>
            <w:sz w:val="32"/>
            <w:szCs w:val="32"/>
            <w:rPrChange w:id="4895" w:author="Rachel Shipsey" w:date="2025-06-20T10:28:00Z">
              <w:rPr>
                <w:rFonts w:cs="Arial"/>
              </w:rPr>
            </w:rPrChange>
          </w:rPr>
          <w:delText>s</w:delText>
        </w:r>
        <w:r w:rsidRPr="001903E0" w:rsidDel="003502F7">
          <w:rPr>
            <w:rFonts w:eastAsiaTheme="majorEastAsia" w:cstheme="majorBidi"/>
            <w:b/>
            <w:sz w:val="32"/>
            <w:szCs w:val="32"/>
            <w:rPrChange w:id="4896" w:author="Rachel Shipsey" w:date="2025-06-20T10:28:00Z">
              <w:rPr>
                <w:rFonts w:cs="Arial"/>
              </w:rPr>
            </w:rPrChange>
          </w:rPr>
          <w:delText xml:space="preserve"> to facilitate faster digitization process.</w:delText>
        </w:r>
        <w:bookmarkStart w:id="4897" w:name="_Toc201237692"/>
        <w:bookmarkStart w:id="4898" w:name="_Toc201319088"/>
        <w:bookmarkEnd w:id="4897"/>
        <w:bookmarkEnd w:id="4898"/>
      </w:del>
    </w:p>
    <w:p w14:paraId="0D5F3A4F" w14:textId="06675706" w:rsidR="00543B4C" w:rsidRPr="001903E0" w:rsidDel="003502F7" w:rsidRDefault="00543B4C">
      <w:pPr>
        <w:pStyle w:val="ListParagraph"/>
        <w:spacing w:after="0" w:line="276" w:lineRule="auto"/>
        <w:jc w:val="both"/>
        <w:rPr>
          <w:del w:id="4899" w:author="Rachel Shipsey" w:date="2025-06-19T11:28:00Z"/>
          <w:rFonts w:eastAsiaTheme="majorEastAsia" w:cstheme="majorBidi"/>
          <w:b/>
          <w:sz w:val="32"/>
          <w:szCs w:val="32"/>
          <w:rPrChange w:id="4900" w:author="Rachel Shipsey" w:date="2025-06-20T10:28:00Z">
            <w:rPr>
              <w:del w:id="4901" w:author="Rachel Shipsey" w:date="2025-06-19T11:28:00Z"/>
              <w:rFonts w:cs="Arial"/>
            </w:rPr>
          </w:rPrChange>
        </w:rPr>
        <w:pPrChange w:id="4902" w:author="Rachel Shipsey" w:date="2025-06-23T15:41:00Z">
          <w:pPr>
            <w:pStyle w:val="ListParagraph"/>
            <w:numPr>
              <w:numId w:val="115"/>
            </w:numPr>
            <w:spacing w:line="276" w:lineRule="auto"/>
            <w:ind w:left="284" w:hanging="360"/>
            <w:jc w:val="both"/>
          </w:pPr>
        </w:pPrChange>
      </w:pPr>
      <w:del w:id="4903" w:author="Rachel Shipsey" w:date="2025-06-19T11:28:00Z">
        <w:r w:rsidRPr="001903E0" w:rsidDel="003502F7">
          <w:rPr>
            <w:rFonts w:eastAsiaTheme="majorEastAsia" w:cstheme="majorBidi"/>
            <w:b/>
            <w:sz w:val="32"/>
            <w:szCs w:val="32"/>
            <w:rPrChange w:id="4904" w:author="Rachel Shipsey" w:date="2025-06-20T10:28:00Z">
              <w:rPr>
                <w:rFonts w:cs="Arial"/>
              </w:rPr>
            </w:rPrChange>
          </w:rPr>
          <w:delText xml:space="preserve">NSOs should purchase adequate computer machines with adequate capacity to process the complex and huge geospatial data. </w:delText>
        </w:r>
        <w:bookmarkStart w:id="4905" w:name="_Toc201237693"/>
        <w:bookmarkStart w:id="4906" w:name="_Toc201319089"/>
        <w:bookmarkEnd w:id="4905"/>
        <w:bookmarkEnd w:id="4906"/>
      </w:del>
    </w:p>
    <w:p w14:paraId="194CA492" w14:textId="0211E387" w:rsidR="00543B4C" w:rsidRPr="001903E0" w:rsidDel="003502F7" w:rsidRDefault="00543B4C">
      <w:pPr>
        <w:pStyle w:val="ListParagraph"/>
        <w:spacing w:after="0" w:line="276" w:lineRule="auto"/>
        <w:jc w:val="both"/>
        <w:rPr>
          <w:del w:id="4907" w:author="Rachel Shipsey" w:date="2025-06-19T11:28:00Z"/>
          <w:rFonts w:eastAsiaTheme="majorEastAsia" w:cstheme="majorBidi"/>
          <w:b/>
          <w:sz w:val="32"/>
          <w:szCs w:val="32"/>
          <w:rPrChange w:id="4908" w:author="Rachel Shipsey" w:date="2025-06-20T10:28:00Z">
            <w:rPr>
              <w:del w:id="4909" w:author="Rachel Shipsey" w:date="2025-06-19T11:28:00Z"/>
              <w:rFonts w:cs="Arial"/>
            </w:rPr>
          </w:rPrChange>
        </w:rPr>
        <w:pPrChange w:id="4910" w:author="Rachel Shipsey" w:date="2025-06-23T15:41:00Z">
          <w:pPr>
            <w:pStyle w:val="ListParagraph"/>
            <w:numPr>
              <w:numId w:val="115"/>
            </w:numPr>
            <w:spacing w:line="276" w:lineRule="auto"/>
            <w:ind w:left="284" w:hanging="360"/>
            <w:jc w:val="both"/>
          </w:pPr>
        </w:pPrChange>
      </w:pPr>
      <w:del w:id="4911" w:author="Rachel Shipsey" w:date="2025-06-19T11:28:00Z">
        <w:r w:rsidRPr="001903E0" w:rsidDel="003502F7">
          <w:rPr>
            <w:rFonts w:eastAsiaTheme="majorEastAsia" w:cstheme="majorBidi"/>
            <w:b/>
            <w:sz w:val="32"/>
            <w:szCs w:val="32"/>
            <w:rPrChange w:id="4912" w:author="Rachel Shipsey" w:date="2025-06-20T10:28:00Z">
              <w:rPr>
                <w:rFonts w:cs="Arial"/>
              </w:rPr>
            </w:rPrChange>
          </w:rPr>
          <w:delText xml:space="preserve">It is important to start map production in time to enable earlier finalization to inform other census processes.  </w:delText>
        </w:r>
        <w:bookmarkStart w:id="4913" w:name="_Toc201237694"/>
        <w:bookmarkStart w:id="4914" w:name="_Toc201319090"/>
        <w:bookmarkEnd w:id="4913"/>
        <w:bookmarkEnd w:id="4914"/>
      </w:del>
    </w:p>
    <w:p w14:paraId="2C522D89" w14:textId="32AE9B0C" w:rsidR="00543B4C" w:rsidRPr="001903E0" w:rsidDel="003502F7" w:rsidRDefault="00543B4C">
      <w:pPr>
        <w:pStyle w:val="ListParagraph"/>
        <w:spacing w:after="0" w:line="276" w:lineRule="auto"/>
        <w:jc w:val="both"/>
        <w:rPr>
          <w:del w:id="4915" w:author="Rachel Shipsey" w:date="2025-06-19T11:28:00Z"/>
        </w:rPr>
        <w:pPrChange w:id="4916" w:author="Rachel Shipsey" w:date="2025-06-23T15:41:00Z">
          <w:pPr>
            <w:pStyle w:val="Heading1"/>
          </w:pPr>
        </w:pPrChange>
      </w:pPr>
      <w:bookmarkStart w:id="4917" w:name="_3.6_EA_Map"/>
      <w:del w:id="4918" w:author="Rachel Shipsey" w:date="2025-06-03T19:06:00Z">
        <w:r w:rsidRPr="001903E0" w:rsidDel="00384ACB">
          <w:delText xml:space="preserve">3.6 </w:delText>
        </w:r>
      </w:del>
      <w:del w:id="4919" w:author="Rachel Shipsey" w:date="2025-06-19T11:28:00Z">
        <w:r w:rsidRPr="001903E0" w:rsidDel="003502F7">
          <w:delText>EA Map verification</w:delText>
        </w:r>
        <w:bookmarkStart w:id="4920" w:name="_Toc201237695"/>
        <w:bookmarkStart w:id="4921" w:name="_Toc201319091"/>
        <w:bookmarkEnd w:id="4917"/>
        <w:bookmarkEnd w:id="4920"/>
        <w:bookmarkEnd w:id="4921"/>
      </w:del>
    </w:p>
    <w:p w14:paraId="67A9B8F5" w14:textId="39B0CF09" w:rsidR="00543B4C" w:rsidRPr="001903E0" w:rsidDel="003502F7" w:rsidRDefault="00543B4C">
      <w:pPr>
        <w:pStyle w:val="ListParagraph"/>
        <w:spacing w:after="0" w:line="276" w:lineRule="auto"/>
        <w:jc w:val="both"/>
        <w:rPr>
          <w:del w:id="4922" w:author="Rachel Shipsey" w:date="2025-06-19T11:28:00Z"/>
          <w:rFonts w:eastAsiaTheme="majorEastAsia" w:cstheme="majorBidi"/>
          <w:b/>
          <w:sz w:val="32"/>
          <w:szCs w:val="32"/>
          <w:rPrChange w:id="4923" w:author="Rachel Shipsey" w:date="2025-06-20T10:28:00Z">
            <w:rPr>
              <w:del w:id="4924" w:author="Rachel Shipsey" w:date="2025-06-19T11:28:00Z"/>
              <w:rFonts w:cs="Arial"/>
            </w:rPr>
          </w:rPrChange>
        </w:rPr>
        <w:pPrChange w:id="4925" w:author="Rachel Shipsey" w:date="2025-06-23T15:41:00Z">
          <w:pPr>
            <w:spacing w:line="276" w:lineRule="auto"/>
            <w:jc w:val="both"/>
          </w:pPr>
        </w:pPrChange>
      </w:pPr>
      <w:del w:id="4926" w:author="Rachel Shipsey" w:date="2025-06-19T11:28:00Z">
        <w:r w:rsidRPr="001903E0" w:rsidDel="003502F7">
          <w:rPr>
            <w:rFonts w:eastAsiaTheme="majorEastAsia" w:cstheme="majorBidi"/>
            <w:b/>
            <w:sz w:val="32"/>
            <w:szCs w:val="32"/>
            <w:rPrChange w:id="4927" w:author="Rachel Shipsey" w:date="2025-06-20T10:28:00Z">
              <w:rPr>
                <w:rFonts w:cs="Arial"/>
              </w:rPr>
            </w:rPrChange>
          </w:rPr>
          <w:delText xml:space="preserve">EA map verification is the process of undertaking field verification of the boundaries of the created EAs by the local administration before the maps are finalized for census enumeration. At the end of the delineation process, it is necessary to assess the accuracy of the maps, completeness of the mapping, household size and to verify EA boundaries. EA map verification is therefore aimed at reducing the EA boundary errors before the maps can be used. The verification process provides an opportunity to review, inspect, check, audit, establish and document whether EA maps reflected the actual situation on the ground. </w:delText>
        </w:r>
        <w:bookmarkStart w:id="4928" w:name="_Toc201237696"/>
        <w:bookmarkStart w:id="4929" w:name="_Toc201319092"/>
        <w:bookmarkEnd w:id="4928"/>
        <w:bookmarkEnd w:id="4929"/>
      </w:del>
    </w:p>
    <w:p w14:paraId="75298730" w14:textId="0311A647" w:rsidR="00543B4C" w:rsidRPr="001903E0" w:rsidDel="003502F7" w:rsidRDefault="00543B4C">
      <w:pPr>
        <w:pStyle w:val="ListParagraph"/>
        <w:spacing w:after="0" w:line="276" w:lineRule="auto"/>
        <w:jc w:val="both"/>
        <w:rPr>
          <w:del w:id="4930" w:author="Rachel Shipsey" w:date="2025-06-19T11:28:00Z"/>
          <w:rFonts w:eastAsiaTheme="majorEastAsia"/>
          <w:sz w:val="32"/>
          <w:szCs w:val="32"/>
          <w:rPrChange w:id="4931" w:author="Rachel Shipsey" w:date="2025-06-20T10:28:00Z">
            <w:rPr>
              <w:del w:id="4932" w:author="Rachel Shipsey" w:date="2025-06-19T11:28:00Z"/>
              <w:rFonts w:eastAsia="Arial"/>
            </w:rPr>
          </w:rPrChange>
        </w:rPr>
        <w:pPrChange w:id="4933" w:author="Rachel Shipsey" w:date="2025-06-23T15:41:00Z">
          <w:pPr>
            <w:pStyle w:val="Heading3"/>
          </w:pPr>
        </w:pPrChange>
      </w:pPr>
      <w:del w:id="4934" w:author="Rachel Shipsey" w:date="2025-06-03T19:06:00Z">
        <w:r w:rsidRPr="001903E0" w:rsidDel="00384ACB">
          <w:rPr>
            <w:rFonts w:eastAsiaTheme="majorEastAsia" w:cstheme="majorBidi"/>
            <w:b/>
            <w:sz w:val="32"/>
            <w:szCs w:val="32"/>
            <w:rPrChange w:id="4935" w:author="Rachel Shipsey" w:date="2025-06-20T10:28:00Z">
              <w:rPr>
                <w:rFonts w:eastAsia="Arial"/>
                <w:b w:val="0"/>
                <w:sz w:val="28"/>
              </w:rPr>
            </w:rPrChange>
          </w:rPr>
          <w:delText>3.6.1</w:delText>
        </w:r>
        <w:r w:rsidRPr="001903E0" w:rsidDel="00384ACB">
          <w:tab/>
        </w:r>
      </w:del>
      <w:del w:id="4936" w:author="Rachel Shipsey" w:date="2025-06-19T11:28:00Z">
        <w:r w:rsidRPr="001903E0" w:rsidDel="003502F7">
          <w:delText>Selected country experiences</w:delText>
        </w:r>
        <w:bookmarkStart w:id="4937" w:name="_Toc201237697"/>
        <w:bookmarkStart w:id="4938" w:name="_Toc201319093"/>
        <w:bookmarkEnd w:id="4937"/>
        <w:bookmarkEnd w:id="4938"/>
      </w:del>
    </w:p>
    <w:p w14:paraId="553423C3" w14:textId="5D85F779" w:rsidR="00543B4C" w:rsidRPr="001903E0" w:rsidDel="003502F7" w:rsidRDefault="00543B4C">
      <w:pPr>
        <w:pStyle w:val="ListParagraph"/>
        <w:spacing w:after="0" w:line="276" w:lineRule="auto"/>
        <w:jc w:val="both"/>
        <w:rPr>
          <w:del w:id="4939" w:author="Rachel Shipsey" w:date="2025-06-19T11:28:00Z"/>
          <w:rFonts w:eastAsiaTheme="majorEastAsia" w:cstheme="majorBidi"/>
          <w:b/>
          <w:sz w:val="32"/>
          <w:szCs w:val="32"/>
          <w:rPrChange w:id="4940" w:author="Rachel Shipsey" w:date="2025-06-20T10:28:00Z">
            <w:rPr>
              <w:del w:id="4941" w:author="Rachel Shipsey" w:date="2025-06-19T11:28:00Z"/>
              <w:rFonts w:cs="Arial"/>
            </w:rPr>
          </w:rPrChange>
        </w:rPr>
        <w:pPrChange w:id="4942" w:author="Rachel Shipsey" w:date="2025-06-23T15:41:00Z">
          <w:pPr>
            <w:spacing w:line="276" w:lineRule="auto"/>
            <w:jc w:val="both"/>
          </w:pPr>
        </w:pPrChange>
      </w:pPr>
      <w:del w:id="4943" w:author="Rachel Shipsey" w:date="2025-06-19T11:28:00Z">
        <w:r w:rsidRPr="001903E0" w:rsidDel="003502F7">
          <w:rPr>
            <w:rFonts w:eastAsiaTheme="majorEastAsia" w:cstheme="majorBidi"/>
            <w:b/>
            <w:sz w:val="32"/>
            <w:szCs w:val="32"/>
            <w:rPrChange w:id="4944" w:author="Rachel Shipsey" w:date="2025-06-20T10:28:00Z">
              <w:rPr>
                <w:rFonts w:cs="Arial"/>
              </w:rPr>
            </w:rPrChange>
          </w:rPr>
          <w:delText>It is noted that map verification involved returning or getting in touch with the actual community to confirm what has been produced, the verification team is different from the mapping team. Below are selected country experiences:</w:delText>
        </w:r>
        <w:bookmarkStart w:id="4945" w:name="_Toc201237698"/>
        <w:bookmarkStart w:id="4946" w:name="_Toc201319094"/>
        <w:bookmarkEnd w:id="4945"/>
        <w:bookmarkEnd w:id="4946"/>
      </w:del>
    </w:p>
    <w:p w14:paraId="3BAAC9D0" w14:textId="66EA854F" w:rsidR="00543B4C" w:rsidRPr="001903E0" w:rsidDel="003502F7" w:rsidRDefault="00543B4C">
      <w:pPr>
        <w:pStyle w:val="ListParagraph"/>
        <w:spacing w:after="0" w:line="276" w:lineRule="auto"/>
        <w:jc w:val="both"/>
        <w:rPr>
          <w:del w:id="4947" w:author="Rachel Shipsey" w:date="2025-06-19T11:28:00Z"/>
          <w:rFonts w:eastAsiaTheme="majorEastAsia" w:cstheme="majorBidi"/>
          <w:b/>
          <w:sz w:val="32"/>
          <w:szCs w:val="32"/>
          <w:rPrChange w:id="4948" w:author="Rachel Shipsey" w:date="2025-06-20T10:28:00Z">
            <w:rPr>
              <w:del w:id="4949" w:author="Rachel Shipsey" w:date="2025-06-19T11:28:00Z"/>
              <w:rFonts w:cs="Arial"/>
              <w:sz w:val="20"/>
              <w:szCs w:val="20"/>
            </w:rPr>
          </w:rPrChange>
        </w:rPr>
        <w:pPrChange w:id="495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4951" w:author="Rachel Shipsey" w:date="2025-06-19T11:28:00Z">
        <w:r w:rsidRPr="001903E0" w:rsidDel="003502F7">
          <w:rPr>
            <w:rFonts w:eastAsiaTheme="majorEastAsia" w:cstheme="majorBidi"/>
            <w:b/>
            <w:sz w:val="32"/>
            <w:szCs w:val="32"/>
            <w:rPrChange w:id="4952" w:author="Rachel Shipsey" w:date="2025-06-20T10:28:00Z">
              <w:rPr>
                <w:rFonts w:cs="Arial"/>
                <w:bCs/>
                <w:sz w:val="20"/>
                <w:szCs w:val="20"/>
              </w:rPr>
            </w:rPrChange>
          </w:rPr>
          <w:delText>Kenya:</w:delText>
        </w:r>
        <w:r w:rsidRPr="001903E0" w:rsidDel="003502F7">
          <w:rPr>
            <w:rFonts w:eastAsiaTheme="majorEastAsia" w:cstheme="majorBidi"/>
            <w:b/>
            <w:sz w:val="32"/>
            <w:szCs w:val="32"/>
            <w:rPrChange w:id="4953" w:author="Rachel Shipsey" w:date="2025-06-20T10:28:00Z">
              <w:rPr>
                <w:rFonts w:cs="Arial"/>
                <w:sz w:val="20"/>
                <w:szCs w:val="20"/>
              </w:rPr>
            </w:rPrChange>
          </w:rPr>
          <w:delText xml:space="preserve"> the exercise was undertaken by trained verification officers and coordinators who worked with the </w:delText>
        </w:r>
        <w:r w:rsidR="5D7BCEB9" w:rsidRPr="001903E0" w:rsidDel="003502F7">
          <w:rPr>
            <w:rFonts w:eastAsiaTheme="majorEastAsia" w:cstheme="majorBidi"/>
            <w:b/>
            <w:sz w:val="32"/>
            <w:szCs w:val="32"/>
            <w:rPrChange w:id="4954" w:author="Rachel Shipsey" w:date="2025-06-20T10:28:00Z">
              <w:rPr>
                <w:rFonts w:eastAsia="Arial" w:cs="Arial"/>
                <w:color w:val="5F6368"/>
                <w:sz w:val="21"/>
                <w:szCs w:val="21"/>
              </w:rPr>
            </w:rPrChange>
          </w:rPr>
          <w:delText>National Government Administration Officers</w:delText>
        </w:r>
        <w:r w:rsidR="5D7BCEB9" w:rsidRPr="001903E0" w:rsidDel="003502F7">
          <w:rPr>
            <w:rFonts w:eastAsiaTheme="majorEastAsia" w:cstheme="majorBidi"/>
            <w:b/>
            <w:sz w:val="32"/>
            <w:szCs w:val="32"/>
            <w:rPrChange w:id="4955" w:author="Rachel Shipsey" w:date="2025-06-20T10:28:00Z">
              <w:rPr>
                <w:rFonts w:eastAsia="Arial" w:cs="Arial"/>
                <w:color w:val="4D5156"/>
                <w:sz w:val="21"/>
                <w:szCs w:val="21"/>
              </w:rPr>
            </w:rPrChange>
          </w:rPr>
          <w:delText xml:space="preserve"> (NGAO)</w:delText>
        </w:r>
        <w:r w:rsidR="5D7BCEB9" w:rsidRPr="001903E0" w:rsidDel="003502F7">
          <w:rPr>
            <w:rFonts w:eastAsiaTheme="majorEastAsia" w:cstheme="majorBidi"/>
            <w:b/>
            <w:sz w:val="32"/>
            <w:szCs w:val="32"/>
            <w:rPrChange w:id="4956" w:author="Rachel Shipsey" w:date="2025-06-20T10:28:00Z">
              <w:rPr>
                <w:rFonts w:eastAsia="Arial" w:cs="Arial"/>
                <w:sz w:val="20"/>
                <w:szCs w:val="20"/>
              </w:rPr>
            </w:rPrChange>
          </w:rPr>
          <w:delText xml:space="preserve"> </w:delText>
        </w:r>
        <w:r w:rsidRPr="001903E0" w:rsidDel="003502F7">
          <w:rPr>
            <w:rFonts w:eastAsiaTheme="majorEastAsia" w:cstheme="majorBidi"/>
            <w:b/>
            <w:sz w:val="32"/>
            <w:szCs w:val="32"/>
            <w:rPrChange w:id="4957" w:author="Rachel Shipsey" w:date="2025-06-20T10:28:00Z">
              <w:rPr>
                <w:rFonts w:cs="Arial"/>
                <w:sz w:val="20"/>
                <w:szCs w:val="20"/>
              </w:rPr>
            </w:rPrChange>
          </w:rPr>
          <w:delText xml:space="preserve">with a collective role of confirming that all the maps and geo- file for their respective administrative units were available and that they were in their correct geographic locations and had correct spellings. During verification, several NGAOs were brought together. </w:delText>
        </w:r>
        <w:bookmarkStart w:id="4958" w:name="_Toc201237699"/>
        <w:bookmarkStart w:id="4959" w:name="_Toc201319095"/>
        <w:bookmarkEnd w:id="4958"/>
        <w:bookmarkEnd w:id="4959"/>
      </w:del>
    </w:p>
    <w:p w14:paraId="220CF161" w14:textId="2444363E" w:rsidR="00543B4C" w:rsidRPr="001903E0" w:rsidDel="003502F7" w:rsidRDefault="00543B4C">
      <w:pPr>
        <w:pStyle w:val="ListParagraph"/>
        <w:spacing w:after="0" w:line="276" w:lineRule="auto"/>
        <w:jc w:val="both"/>
        <w:rPr>
          <w:del w:id="4960" w:author="Rachel Shipsey" w:date="2025-06-19T11:28:00Z"/>
          <w:rFonts w:eastAsiaTheme="majorEastAsia" w:cstheme="majorBidi"/>
          <w:b/>
          <w:sz w:val="32"/>
          <w:szCs w:val="32"/>
          <w:rPrChange w:id="4961" w:author="Rachel Shipsey" w:date="2025-06-20T10:28:00Z">
            <w:rPr>
              <w:del w:id="4962" w:author="Rachel Shipsey" w:date="2025-06-19T11:28:00Z"/>
              <w:rFonts w:cs="Arial"/>
              <w:sz w:val="20"/>
              <w:szCs w:val="20"/>
            </w:rPr>
          </w:rPrChange>
        </w:rPr>
        <w:pPrChange w:id="496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4964" w:author="Rachel Shipsey" w:date="2025-06-19T11:28:00Z">
        <w:r w:rsidRPr="001903E0" w:rsidDel="003502F7">
          <w:rPr>
            <w:rFonts w:eastAsiaTheme="majorEastAsia" w:cstheme="majorBidi"/>
            <w:b/>
            <w:sz w:val="32"/>
            <w:szCs w:val="32"/>
            <w:rPrChange w:id="4965" w:author="Rachel Shipsey" w:date="2025-06-20T10:28:00Z">
              <w:rPr>
                <w:rFonts w:cs="Arial"/>
                <w:sz w:val="20"/>
                <w:szCs w:val="20"/>
              </w:rPr>
            </w:rPrChange>
          </w:rPr>
          <w:delText>Additionally, the verification process identified missing features/facilities, spelling mistakes, confirmed the number of villages and boundaries, etc</w:delText>
        </w:r>
        <w:r w:rsidR="71EB2EEF" w:rsidRPr="001903E0" w:rsidDel="003502F7">
          <w:rPr>
            <w:rFonts w:eastAsiaTheme="majorEastAsia" w:cstheme="majorBidi"/>
            <w:b/>
            <w:sz w:val="32"/>
            <w:szCs w:val="32"/>
            <w:rPrChange w:id="4966" w:author="Rachel Shipsey" w:date="2025-06-20T10:28:00Z">
              <w:rPr>
                <w:rFonts w:cs="Arial"/>
                <w:sz w:val="20"/>
                <w:szCs w:val="20"/>
              </w:rPr>
            </w:rPrChange>
          </w:rPr>
          <w:delText>. The</w:delText>
        </w:r>
        <w:r w:rsidRPr="001903E0" w:rsidDel="003502F7">
          <w:rPr>
            <w:rFonts w:eastAsiaTheme="majorEastAsia" w:cstheme="majorBidi"/>
            <w:b/>
            <w:sz w:val="32"/>
            <w:szCs w:val="32"/>
            <w:rPrChange w:id="4967" w:author="Rachel Shipsey" w:date="2025-06-20T10:28:00Z">
              <w:rPr>
                <w:rFonts w:cs="Arial"/>
                <w:sz w:val="20"/>
                <w:szCs w:val="20"/>
              </w:rPr>
            </w:rPrChange>
          </w:rPr>
          <w:delText xml:space="preserve"> key tools were therefore the sub-location map and geo- file. </w:delText>
        </w:r>
        <w:r w:rsidR="0790F95C" w:rsidRPr="001903E0" w:rsidDel="003502F7">
          <w:rPr>
            <w:rFonts w:eastAsiaTheme="majorEastAsia" w:cstheme="majorBidi"/>
            <w:b/>
            <w:sz w:val="32"/>
            <w:szCs w:val="32"/>
            <w:rPrChange w:id="4968" w:author="Rachel Shipsey" w:date="2025-06-20T10:28:00Z">
              <w:rPr>
                <w:rFonts w:cs="Arial"/>
                <w:sz w:val="20"/>
                <w:szCs w:val="20"/>
              </w:rPr>
            </w:rPrChange>
          </w:rPr>
          <w:delText>The exercise started after several EA maps were produced for several counties.</w:delText>
        </w:r>
        <w:r w:rsidRPr="001903E0" w:rsidDel="003502F7">
          <w:rPr>
            <w:rFonts w:eastAsiaTheme="majorEastAsia" w:cstheme="majorBidi"/>
            <w:b/>
            <w:sz w:val="32"/>
            <w:szCs w:val="32"/>
            <w:rPrChange w:id="4969" w:author="Rachel Shipsey" w:date="2025-06-20T10:28:00Z">
              <w:rPr>
                <w:rFonts w:cs="Arial"/>
                <w:sz w:val="20"/>
                <w:szCs w:val="20"/>
              </w:rPr>
            </w:rPrChange>
          </w:rPr>
          <w:delText xml:space="preserve"> It was conducted in phases where in each phase several counties were covered. </w:delText>
        </w:r>
        <w:bookmarkStart w:id="4970" w:name="_Toc201237700"/>
        <w:bookmarkStart w:id="4971" w:name="_Toc201319096"/>
        <w:bookmarkEnd w:id="4970"/>
        <w:bookmarkEnd w:id="4971"/>
      </w:del>
    </w:p>
    <w:p w14:paraId="6594CE48" w14:textId="61E9AFD9" w:rsidR="00543B4C" w:rsidRPr="001903E0" w:rsidDel="003502F7" w:rsidRDefault="4E529B39">
      <w:pPr>
        <w:pStyle w:val="ListParagraph"/>
        <w:spacing w:after="0" w:line="276" w:lineRule="auto"/>
        <w:jc w:val="both"/>
        <w:rPr>
          <w:del w:id="4972" w:author="Rachel Shipsey" w:date="2025-06-19T11:28:00Z"/>
          <w:rFonts w:eastAsiaTheme="majorEastAsia" w:cstheme="majorBidi"/>
          <w:b/>
          <w:sz w:val="32"/>
          <w:szCs w:val="32"/>
          <w:rPrChange w:id="4973" w:author="Rachel Shipsey" w:date="2025-06-20T10:28:00Z">
            <w:rPr>
              <w:del w:id="4974" w:author="Rachel Shipsey" w:date="2025-06-19T11:28:00Z"/>
              <w:rFonts w:cs="Arial"/>
              <w:sz w:val="20"/>
              <w:szCs w:val="20"/>
            </w:rPr>
          </w:rPrChange>
        </w:rPr>
        <w:pPrChange w:id="497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4976" w:author="Rachel Shipsey" w:date="2025-06-19T11:28:00Z">
        <w:r w:rsidRPr="001903E0" w:rsidDel="003502F7">
          <w:rPr>
            <w:rFonts w:eastAsiaTheme="majorEastAsia" w:cstheme="majorBidi"/>
            <w:b/>
            <w:sz w:val="32"/>
            <w:szCs w:val="32"/>
            <w:rPrChange w:id="4977" w:author="Rachel Shipsey" w:date="2025-06-20T10:28:00Z">
              <w:rPr>
                <w:rFonts w:cs="Arial"/>
                <w:sz w:val="20"/>
                <w:szCs w:val="20"/>
              </w:rPr>
            </w:rPrChange>
          </w:rPr>
          <w:delText>Verified maps and verification forms were forwarded to the map production office to effect the changes documented before final production of maps.</w:delText>
        </w:r>
        <w:r w:rsidR="00543B4C" w:rsidRPr="001903E0" w:rsidDel="003502F7">
          <w:rPr>
            <w:rFonts w:eastAsiaTheme="majorEastAsia" w:cstheme="majorBidi"/>
            <w:b/>
            <w:sz w:val="32"/>
            <w:szCs w:val="32"/>
            <w:rPrChange w:id="4978" w:author="Rachel Shipsey" w:date="2025-06-20T10:28:00Z">
              <w:rPr>
                <w:rFonts w:cs="Arial"/>
                <w:sz w:val="20"/>
                <w:szCs w:val="20"/>
              </w:rPr>
            </w:rPrChange>
          </w:rPr>
          <w:delText xml:space="preserve"> Major errors noted during verification included: </w:delText>
        </w:r>
        <w:r w:rsidR="6835BE90" w:rsidRPr="001903E0" w:rsidDel="003502F7">
          <w:rPr>
            <w:rFonts w:eastAsiaTheme="majorEastAsia" w:cstheme="majorBidi"/>
            <w:b/>
            <w:sz w:val="32"/>
            <w:szCs w:val="32"/>
            <w:rPrChange w:id="4979" w:author="Rachel Shipsey" w:date="2025-06-20T10:28:00Z">
              <w:rPr>
                <w:rFonts w:cs="Arial"/>
                <w:sz w:val="20"/>
                <w:szCs w:val="20"/>
              </w:rPr>
            </w:rPrChange>
          </w:rPr>
          <w:delText>s</w:delText>
        </w:r>
        <w:r w:rsidR="00543B4C" w:rsidRPr="001903E0" w:rsidDel="003502F7">
          <w:rPr>
            <w:rFonts w:eastAsiaTheme="majorEastAsia" w:cstheme="majorBidi"/>
            <w:b/>
            <w:sz w:val="32"/>
            <w:szCs w:val="32"/>
            <w:rPrChange w:id="4980" w:author="Rachel Shipsey" w:date="2025-06-20T10:28:00Z">
              <w:rPr>
                <w:rFonts w:cs="Arial"/>
                <w:sz w:val="20"/>
                <w:szCs w:val="20"/>
              </w:rPr>
            </w:rPrChange>
          </w:rPr>
          <w:delText xml:space="preserve">pelling errors, wrong village/EA naming, </w:delText>
        </w:r>
        <w:r w:rsidR="2D7399A2" w:rsidRPr="001903E0" w:rsidDel="003502F7">
          <w:rPr>
            <w:rFonts w:eastAsiaTheme="majorEastAsia" w:cstheme="majorBidi"/>
            <w:b/>
            <w:sz w:val="32"/>
            <w:szCs w:val="32"/>
            <w:rPrChange w:id="4981" w:author="Rachel Shipsey" w:date="2025-06-20T10:28:00Z">
              <w:rPr>
                <w:rFonts w:cs="Arial"/>
                <w:sz w:val="20"/>
                <w:szCs w:val="20"/>
              </w:rPr>
            </w:rPrChange>
          </w:rPr>
          <w:delText>incorrect EA n</w:delText>
        </w:r>
        <w:r w:rsidR="00543B4C" w:rsidRPr="001903E0" w:rsidDel="003502F7">
          <w:rPr>
            <w:rFonts w:eastAsiaTheme="majorEastAsia" w:cstheme="majorBidi"/>
            <w:b/>
            <w:sz w:val="32"/>
            <w:szCs w:val="32"/>
            <w:rPrChange w:id="4982" w:author="Rachel Shipsey" w:date="2025-06-20T10:28:00Z">
              <w:rPr>
                <w:rFonts w:cs="Arial"/>
                <w:sz w:val="20"/>
                <w:szCs w:val="20"/>
              </w:rPr>
            </w:rPrChange>
          </w:rPr>
          <w:delText xml:space="preserve">umbering, disjointed/fragmented (Flying) villages, omission of features, </w:delText>
        </w:r>
        <w:r w:rsidR="6C9F289E" w:rsidRPr="001903E0" w:rsidDel="003502F7">
          <w:rPr>
            <w:rFonts w:eastAsiaTheme="majorEastAsia" w:cstheme="majorBidi"/>
            <w:b/>
            <w:sz w:val="32"/>
            <w:szCs w:val="32"/>
            <w:rPrChange w:id="4983" w:author="Rachel Shipsey" w:date="2025-06-20T10:28:00Z">
              <w:rPr>
                <w:rFonts w:cs="Arial"/>
                <w:sz w:val="20"/>
                <w:szCs w:val="20"/>
              </w:rPr>
            </w:rPrChange>
          </w:rPr>
          <w:delText>g</w:delText>
        </w:r>
        <w:r w:rsidR="00543B4C" w:rsidRPr="001903E0" w:rsidDel="003502F7">
          <w:rPr>
            <w:rFonts w:eastAsiaTheme="majorEastAsia" w:cstheme="majorBidi"/>
            <w:b/>
            <w:sz w:val="32"/>
            <w:szCs w:val="32"/>
            <w:rPrChange w:id="4984" w:author="Rachel Shipsey" w:date="2025-06-20T10:28:00Z">
              <w:rPr>
                <w:rFonts w:cs="Arial"/>
                <w:sz w:val="20"/>
                <w:szCs w:val="20"/>
              </w:rPr>
            </w:rPrChange>
          </w:rPr>
          <w:delText xml:space="preserve">aps where some households had not been mapped, unclear boundaries, incomplete naming of features. 32% of the EAs had one or more of the above errors. </w:delText>
        </w:r>
        <w:bookmarkStart w:id="4985" w:name="_Toc201237701"/>
        <w:bookmarkStart w:id="4986" w:name="_Toc201319097"/>
        <w:bookmarkEnd w:id="4985"/>
        <w:bookmarkEnd w:id="4986"/>
      </w:del>
    </w:p>
    <w:p w14:paraId="18BA9B44" w14:textId="1D156916" w:rsidR="00543B4C" w:rsidRPr="001903E0" w:rsidDel="003502F7" w:rsidRDefault="00543B4C">
      <w:pPr>
        <w:pStyle w:val="ListParagraph"/>
        <w:spacing w:after="0" w:line="276" w:lineRule="auto"/>
        <w:jc w:val="both"/>
        <w:rPr>
          <w:del w:id="4987" w:author="Rachel Shipsey" w:date="2025-06-19T11:28:00Z"/>
          <w:rFonts w:eastAsiaTheme="majorEastAsia" w:cstheme="majorBidi"/>
          <w:b/>
          <w:sz w:val="32"/>
          <w:szCs w:val="32"/>
          <w:rPrChange w:id="4988" w:author="Rachel Shipsey" w:date="2025-06-20T10:28:00Z">
            <w:rPr>
              <w:del w:id="4989" w:author="Rachel Shipsey" w:date="2025-06-19T11:28:00Z"/>
              <w:rFonts w:cs="Arial"/>
              <w:sz w:val="20"/>
              <w:szCs w:val="20"/>
            </w:rPr>
          </w:rPrChange>
        </w:rPr>
        <w:pPrChange w:id="499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4991" w:author="Rachel Shipsey" w:date="2025-06-19T11:28:00Z">
        <w:r w:rsidRPr="001903E0" w:rsidDel="003502F7">
          <w:rPr>
            <w:rFonts w:eastAsiaTheme="majorEastAsia" w:cstheme="majorBidi"/>
            <w:b/>
            <w:sz w:val="32"/>
            <w:szCs w:val="32"/>
            <w:rPrChange w:id="4992" w:author="Rachel Shipsey" w:date="2025-06-20T10:28:00Z">
              <w:rPr>
                <w:rFonts w:cs="Arial"/>
                <w:bCs/>
                <w:sz w:val="20"/>
                <w:szCs w:val="20"/>
              </w:rPr>
            </w:rPrChange>
          </w:rPr>
          <w:delText>Sierra Leone:</w:delText>
        </w:r>
        <w:r w:rsidRPr="001903E0" w:rsidDel="003502F7">
          <w:rPr>
            <w:rFonts w:eastAsiaTheme="majorEastAsia" w:cstheme="majorBidi"/>
            <w:b/>
            <w:sz w:val="32"/>
            <w:szCs w:val="32"/>
            <w:rPrChange w:id="4993" w:author="Rachel Shipsey" w:date="2025-06-20T10:28:00Z">
              <w:rPr>
                <w:rFonts w:cs="Arial"/>
                <w:sz w:val="20"/>
                <w:szCs w:val="20"/>
              </w:rPr>
            </w:rPrChange>
          </w:rPr>
          <w:delText xml:space="preserve"> The verification process was followed up with a ground trotting exercise. To ensure that only accredited functionaries use the App, the mapping PAD periodically runs system authentication on every phone the App is installed.</w:delText>
        </w:r>
        <w:bookmarkStart w:id="4994" w:name="_Toc201237702"/>
        <w:bookmarkStart w:id="4995" w:name="_Toc201319098"/>
        <w:bookmarkEnd w:id="4994"/>
        <w:bookmarkEnd w:id="4995"/>
      </w:del>
    </w:p>
    <w:p w14:paraId="49E343E3" w14:textId="56C8BA37" w:rsidR="00543B4C" w:rsidRPr="001903E0" w:rsidDel="003502F7" w:rsidRDefault="00543B4C">
      <w:pPr>
        <w:pStyle w:val="ListParagraph"/>
        <w:spacing w:after="0" w:line="276" w:lineRule="auto"/>
        <w:jc w:val="both"/>
        <w:rPr>
          <w:del w:id="4996" w:author="Rachel Shipsey" w:date="2025-06-19T11:28:00Z"/>
          <w:rFonts w:eastAsiaTheme="majorEastAsia"/>
          <w:sz w:val="32"/>
          <w:szCs w:val="32"/>
          <w:rPrChange w:id="4997" w:author="Rachel Shipsey" w:date="2025-06-20T10:28:00Z">
            <w:rPr>
              <w:del w:id="4998" w:author="Rachel Shipsey" w:date="2025-06-19T11:28:00Z"/>
              <w:rFonts w:eastAsia="Arial"/>
            </w:rPr>
          </w:rPrChange>
        </w:rPr>
        <w:pPrChange w:id="4999" w:author="Rachel Shipsey" w:date="2025-06-23T15:41:00Z">
          <w:pPr>
            <w:pStyle w:val="Heading3"/>
          </w:pPr>
        </w:pPrChange>
      </w:pPr>
      <w:del w:id="5000" w:author="Rachel Shipsey" w:date="2025-06-03T19:06:00Z">
        <w:r w:rsidRPr="001903E0" w:rsidDel="00384ACB">
          <w:rPr>
            <w:rFonts w:eastAsiaTheme="majorEastAsia" w:cstheme="majorBidi"/>
            <w:b/>
            <w:sz w:val="32"/>
            <w:szCs w:val="32"/>
            <w:rPrChange w:id="5001" w:author="Rachel Shipsey" w:date="2025-06-20T10:28:00Z">
              <w:rPr>
                <w:rFonts w:eastAsia="Arial"/>
                <w:b w:val="0"/>
                <w:color w:val="00B0F0"/>
                <w:sz w:val="28"/>
              </w:rPr>
            </w:rPrChange>
          </w:rPr>
          <w:delText>3.6.2</w:delText>
        </w:r>
        <w:r w:rsidRPr="001903E0" w:rsidDel="00384ACB">
          <w:tab/>
        </w:r>
      </w:del>
      <w:del w:id="5002" w:author="Rachel Shipsey" w:date="2025-06-19T11:28:00Z">
        <w:r w:rsidRPr="001903E0" w:rsidDel="003502F7">
          <w:rPr>
            <w:rFonts w:eastAsiaTheme="majorEastAsia" w:cstheme="majorBidi"/>
            <w:b/>
            <w:sz w:val="32"/>
            <w:szCs w:val="32"/>
            <w:rPrChange w:id="5003" w:author="Rachel Shipsey" w:date="2025-06-20T10:28:00Z">
              <w:rPr>
                <w:b w:val="0"/>
                <w:color w:val="00B0F0"/>
                <w:sz w:val="28"/>
              </w:rPr>
            </w:rPrChange>
          </w:rPr>
          <w:delText>Lessons</w:delText>
        </w:r>
        <w:r w:rsidRPr="001903E0" w:rsidDel="003502F7">
          <w:delText xml:space="preserve"> Learnt</w:delText>
        </w:r>
        <w:bookmarkStart w:id="5004" w:name="_Toc201237703"/>
        <w:bookmarkStart w:id="5005" w:name="_Toc201319099"/>
        <w:bookmarkEnd w:id="5004"/>
        <w:bookmarkEnd w:id="5005"/>
      </w:del>
    </w:p>
    <w:p w14:paraId="2EB0408B" w14:textId="544F73CC" w:rsidR="00543B4C" w:rsidRPr="001903E0" w:rsidDel="003502F7" w:rsidRDefault="00543B4C">
      <w:pPr>
        <w:pStyle w:val="ListParagraph"/>
        <w:spacing w:after="0" w:line="276" w:lineRule="auto"/>
        <w:jc w:val="both"/>
        <w:rPr>
          <w:del w:id="5006" w:author="Rachel Shipsey" w:date="2025-06-19T11:28:00Z"/>
          <w:rFonts w:eastAsiaTheme="majorEastAsia" w:cstheme="majorBidi"/>
          <w:b/>
          <w:sz w:val="32"/>
          <w:szCs w:val="32"/>
          <w:rPrChange w:id="5007" w:author="Rachel Shipsey" w:date="2025-06-20T10:28:00Z">
            <w:rPr>
              <w:del w:id="5008" w:author="Rachel Shipsey" w:date="2025-06-19T11:28:00Z"/>
              <w:rFonts w:cs="Arial"/>
            </w:rPr>
          </w:rPrChange>
        </w:rPr>
        <w:pPrChange w:id="5009" w:author="Rachel Shipsey" w:date="2025-06-23T15:41:00Z">
          <w:pPr>
            <w:pStyle w:val="ListParagraph"/>
            <w:numPr>
              <w:numId w:val="22"/>
            </w:numPr>
            <w:spacing w:line="276" w:lineRule="auto"/>
            <w:ind w:left="284" w:hanging="284"/>
            <w:jc w:val="both"/>
          </w:pPr>
        </w:pPrChange>
      </w:pPr>
      <w:del w:id="5010" w:author="Rachel Shipsey" w:date="2025-06-19T11:28:00Z">
        <w:r w:rsidRPr="001903E0" w:rsidDel="003502F7">
          <w:rPr>
            <w:rFonts w:eastAsiaTheme="majorEastAsia" w:cstheme="majorBidi"/>
            <w:b/>
            <w:sz w:val="32"/>
            <w:szCs w:val="32"/>
            <w:rPrChange w:id="5011" w:author="Rachel Shipsey" w:date="2025-06-20T10:28:00Z">
              <w:rPr>
                <w:rFonts w:cs="Arial"/>
              </w:rPr>
            </w:rPrChange>
          </w:rPr>
          <w:delText>New administrative units may come up after mapping and these interfere with the geo-file, several points of interest were missed out by the mapping assistants therefore not reflecting the actual picture on the ground.</w:delText>
        </w:r>
        <w:bookmarkStart w:id="5012" w:name="_Toc201237704"/>
        <w:bookmarkStart w:id="5013" w:name="_Toc201319100"/>
        <w:bookmarkEnd w:id="5012"/>
        <w:bookmarkEnd w:id="5013"/>
      </w:del>
    </w:p>
    <w:p w14:paraId="3AA8EF9C" w14:textId="7FA249A4" w:rsidR="00543B4C" w:rsidRPr="001903E0" w:rsidDel="003502F7" w:rsidRDefault="00543B4C">
      <w:pPr>
        <w:pStyle w:val="ListParagraph"/>
        <w:spacing w:after="0" w:line="276" w:lineRule="auto"/>
        <w:jc w:val="both"/>
        <w:rPr>
          <w:del w:id="5014" w:author="Rachel Shipsey" w:date="2025-06-19T11:28:00Z"/>
          <w:rFonts w:eastAsiaTheme="majorEastAsia" w:cstheme="majorBidi"/>
          <w:b/>
          <w:sz w:val="32"/>
          <w:szCs w:val="32"/>
          <w:rPrChange w:id="5015" w:author="Rachel Shipsey" w:date="2025-06-20T10:28:00Z">
            <w:rPr>
              <w:del w:id="5016" w:author="Rachel Shipsey" w:date="2025-06-19T11:28:00Z"/>
              <w:rFonts w:cs="Arial"/>
            </w:rPr>
          </w:rPrChange>
        </w:rPr>
        <w:pPrChange w:id="5017" w:author="Rachel Shipsey" w:date="2025-06-23T15:41:00Z">
          <w:pPr>
            <w:pStyle w:val="ListParagraph"/>
            <w:numPr>
              <w:numId w:val="22"/>
            </w:numPr>
            <w:spacing w:line="276" w:lineRule="auto"/>
            <w:ind w:left="284" w:hanging="284"/>
            <w:jc w:val="both"/>
          </w:pPr>
        </w:pPrChange>
      </w:pPr>
      <w:del w:id="5018" w:author="Rachel Shipsey" w:date="2025-06-19T11:28:00Z">
        <w:r w:rsidRPr="001903E0" w:rsidDel="003502F7">
          <w:rPr>
            <w:rFonts w:eastAsiaTheme="majorEastAsia" w:cstheme="majorBidi"/>
            <w:b/>
            <w:sz w:val="32"/>
            <w:szCs w:val="32"/>
            <w:rPrChange w:id="5019" w:author="Rachel Shipsey" w:date="2025-06-20T10:28:00Z">
              <w:rPr>
                <w:rFonts w:cs="Arial"/>
              </w:rPr>
            </w:rPrChange>
          </w:rPr>
          <w:delText>Insufficient communication given to the community leaders during sensitization led to having absent Chiefs and Assistant Chiefs that made verification of their area maps difficult because the team had to make alternative arrangements to use other people or come back later.</w:delText>
        </w:r>
        <w:bookmarkStart w:id="5020" w:name="_Toc201237705"/>
        <w:bookmarkStart w:id="5021" w:name="_Toc201319101"/>
        <w:bookmarkEnd w:id="5020"/>
        <w:bookmarkEnd w:id="5021"/>
      </w:del>
    </w:p>
    <w:p w14:paraId="7DFD08B6" w14:textId="41381E14" w:rsidR="00543B4C" w:rsidRPr="001903E0" w:rsidDel="003502F7" w:rsidRDefault="00543B4C">
      <w:pPr>
        <w:pStyle w:val="ListParagraph"/>
        <w:spacing w:after="0" w:line="276" w:lineRule="auto"/>
        <w:jc w:val="both"/>
        <w:rPr>
          <w:del w:id="5022" w:author="Rachel Shipsey" w:date="2025-06-19T11:28:00Z"/>
          <w:rFonts w:eastAsiaTheme="majorEastAsia" w:cstheme="majorBidi"/>
          <w:b/>
          <w:sz w:val="32"/>
          <w:szCs w:val="32"/>
          <w:rPrChange w:id="5023" w:author="Rachel Shipsey" w:date="2025-06-20T10:28:00Z">
            <w:rPr>
              <w:del w:id="5024" w:author="Rachel Shipsey" w:date="2025-06-19T11:28:00Z"/>
              <w:rFonts w:cs="Arial"/>
              <w:bCs/>
            </w:rPr>
          </w:rPrChange>
        </w:rPr>
        <w:pPrChange w:id="5025" w:author="Rachel Shipsey" w:date="2025-06-23T15:41:00Z">
          <w:pPr>
            <w:pStyle w:val="ListParagraph"/>
            <w:numPr>
              <w:numId w:val="22"/>
            </w:numPr>
            <w:spacing w:line="276" w:lineRule="auto"/>
            <w:ind w:left="284" w:hanging="284"/>
            <w:jc w:val="both"/>
          </w:pPr>
        </w:pPrChange>
      </w:pPr>
      <w:del w:id="5026" w:author="Rachel Shipsey" w:date="2025-06-19T11:28:00Z">
        <w:r w:rsidRPr="001903E0" w:rsidDel="003502F7">
          <w:rPr>
            <w:rFonts w:eastAsiaTheme="majorEastAsia" w:cstheme="majorBidi"/>
            <w:b/>
            <w:sz w:val="32"/>
            <w:szCs w:val="32"/>
            <w:rPrChange w:id="5027" w:author="Rachel Shipsey" w:date="2025-06-20T10:28:00Z">
              <w:rPr>
                <w:rFonts w:cs="Arial"/>
              </w:rPr>
            </w:rPrChange>
          </w:rPr>
          <w:delText>Allowances for some levels of NGAOs were not factored in the census payment guidelines and rates therefore created a challenge on how to compensate them when they attended the verification meetings. This calls for comprehensive planning and budgeting</w:delText>
        </w:r>
        <w:r w:rsidR="30EC482A" w:rsidRPr="001903E0" w:rsidDel="003502F7">
          <w:rPr>
            <w:rFonts w:eastAsiaTheme="majorEastAsia" w:cstheme="majorBidi"/>
            <w:b/>
            <w:sz w:val="32"/>
            <w:szCs w:val="32"/>
            <w:rPrChange w:id="5028" w:author="Rachel Shipsey" w:date="2025-06-20T10:28:00Z">
              <w:rPr>
                <w:rFonts w:cs="Arial"/>
              </w:rPr>
            </w:rPrChange>
          </w:rPr>
          <w:delText xml:space="preserve"> along the mapping business process</w:delText>
        </w:r>
        <w:r w:rsidRPr="001903E0" w:rsidDel="003502F7">
          <w:rPr>
            <w:rFonts w:eastAsiaTheme="majorEastAsia" w:cstheme="majorBidi"/>
            <w:b/>
            <w:sz w:val="32"/>
            <w:szCs w:val="32"/>
            <w:rPrChange w:id="5029" w:author="Rachel Shipsey" w:date="2025-06-20T10:28:00Z">
              <w:rPr>
                <w:rFonts w:cs="Arial"/>
              </w:rPr>
            </w:rPrChange>
          </w:rPr>
          <w:delText>.</w:delText>
        </w:r>
        <w:bookmarkStart w:id="5030" w:name="_Toc201237706"/>
        <w:bookmarkStart w:id="5031" w:name="_Toc201319102"/>
        <w:bookmarkEnd w:id="5030"/>
        <w:bookmarkEnd w:id="5031"/>
      </w:del>
    </w:p>
    <w:p w14:paraId="6F443489" w14:textId="12010B9C" w:rsidR="00543B4C" w:rsidRPr="001903E0" w:rsidDel="003502F7" w:rsidRDefault="00543B4C">
      <w:pPr>
        <w:pStyle w:val="ListParagraph"/>
        <w:spacing w:after="0" w:line="276" w:lineRule="auto"/>
        <w:jc w:val="both"/>
        <w:rPr>
          <w:del w:id="5032" w:author="Rachel Shipsey" w:date="2025-06-19T11:28:00Z"/>
          <w:rFonts w:eastAsiaTheme="majorEastAsia" w:cstheme="majorBidi"/>
          <w:b/>
          <w:sz w:val="32"/>
          <w:szCs w:val="32"/>
          <w:rPrChange w:id="5033" w:author="Rachel Shipsey" w:date="2025-06-20T10:28:00Z">
            <w:rPr>
              <w:del w:id="5034" w:author="Rachel Shipsey" w:date="2025-06-19T11:28:00Z"/>
              <w:rFonts w:cs="Arial"/>
              <w:bCs/>
            </w:rPr>
          </w:rPrChange>
        </w:rPr>
        <w:pPrChange w:id="5035" w:author="Rachel Shipsey" w:date="2025-06-23T15:41:00Z">
          <w:pPr>
            <w:pStyle w:val="ListParagraph"/>
            <w:numPr>
              <w:numId w:val="22"/>
            </w:numPr>
            <w:spacing w:line="276" w:lineRule="auto"/>
            <w:ind w:left="284" w:hanging="360"/>
            <w:jc w:val="both"/>
          </w:pPr>
        </w:pPrChange>
      </w:pPr>
      <w:del w:id="5036" w:author="Rachel Shipsey" w:date="2025-06-19T11:28:00Z">
        <w:r w:rsidRPr="001903E0" w:rsidDel="003502F7">
          <w:rPr>
            <w:rFonts w:eastAsiaTheme="majorEastAsia" w:cstheme="majorBidi"/>
            <w:b/>
            <w:sz w:val="32"/>
            <w:szCs w:val="32"/>
            <w:rPrChange w:id="5037" w:author="Rachel Shipsey" w:date="2025-06-20T10:28:00Z">
              <w:rPr>
                <w:rFonts w:cs="Arial"/>
              </w:rPr>
            </w:rPrChange>
          </w:rPr>
          <w:delText xml:space="preserve">Politics and insecurity can affect map verification: political and partisan interests on the ground tended to interfere with the workflow. Insecurity in some areas </w:delText>
        </w:r>
        <w:r w:rsidR="2962F096" w:rsidRPr="001903E0" w:rsidDel="003502F7">
          <w:rPr>
            <w:rFonts w:eastAsiaTheme="majorEastAsia" w:cstheme="majorBidi"/>
            <w:b/>
            <w:sz w:val="32"/>
            <w:szCs w:val="32"/>
            <w:rPrChange w:id="5038" w:author="Rachel Shipsey" w:date="2025-06-20T10:28:00Z">
              <w:rPr>
                <w:rFonts w:cs="Arial"/>
              </w:rPr>
            </w:rPrChange>
          </w:rPr>
          <w:delText>led to the</w:delText>
        </w:r>
        <w:r w:rsidR="30B47D3E" w:rsidRPr="001903E0" w:rsidDel="003502F7">
          <w:rPr>
            <w:rFonts w:eastAsiaTheme="majorEastAsia" w:cstheme="majorBidi"/>
            <w:b/>
            <w:sz w:val="32"/>
            <w:szCs w:val="32"/>
            <w:rPrChange w:id="5039" w:author="Rachel Shipsey" w:date="2025-06-20T10:28:00Z">
              <w:rPr>
                <w:rFonts w:cs="Arial"/>
              </w:rPr>
            </w:rPrChange>
          </w:rPr>
          <w:delText xml:space="preserve"> team</w:delText>
        </w:r>
        <w:r w:rsidRPr="001903E0" w:rsidDel="003502F7">
          <w:rPr>
            <w:rFonts w:eastAsiaTheme="majorEastAsia" w:cstheme="majorBidi"/>
            <w:b/>
            <w:sz w:val="32"/>
            <w:szCs w:val="32"/>
            <w:rPrChange w:id="5040" w:author="Rachel Shipsey" w:date="2025-06-20T10:28:00Z">
              <w:rPr>
                <w:rFonts w:cs="Arial"/>
              </w:rPr>
            </w:rPrChange>
          </w:rPr>
          <w:delText xml:space="preserve"> requiring special security arrangements that necessitated rescheduling of the programme. </w:delText>
        </w:r>
        <w:bookmarkStart w:id="5041" w:name="_Toc201237707"/>
        <w:bookmarkStart w:id="5042" w:name="_Toc201319103"/>
        <w:bookmarkEnd w:id="5041"/>
        <w:bookmarkEnd w:id="5042"/>
      </w:del>
    </w:p>
    <w:p w14:paraId="26A066E1" w14:textId="6EFC8BA3" w:rsidR="00543B4C" w:rsidRPr="001903E0" w:rsidDel="003502F7" w:rsidRDefault="00543B4C">
      <w:pPr>
        <w:pStyle w:val="ListParagraph"/>
        <w:spacing w:after="0" w:line="276" w:lineRule="auto"/>
        <w:jc w:val="both"/>
        <w:rPr>
          <w:del w:id="5043" w:author="Rachel Shipsey" w:date="2025-06-19T11:28:00Z"/>
          <w:rFonts w:eastAsiaTheme="majorEastAsia" w:cstheme="majorBidi"/>
          <w:b/>
          <w:sz w:val="32"/>
          <w:szCs w:val="32"/>
          <w:rPrChange w:id="5044" w:author="Rachel Shipsey" w:date="2025-06-20T10:28:00Z">
            <w:rPr>
              <w:del w:id="5045" w:author="Rachel Shipsey" w:date="2025-06-19T11:28:00Z"/>
              <w:rFonts w:cs="Arial"/>
            </w:rPr>
          </w:rPrChange>
        </w:rPr>
        <w:pPrChange w:id="5046" w:author="Rachel Shipsey" w:date="2025-06-23T15:41:00Z">
          <w:pPr>
            <w:pStyle w:val="ListParagraph"/>
            <w:numPr>
              <w:numId w:val="22"/>
            </w:numPr>
            <w:spacing w:line="276" w:lineRule="auto"/>
            <w:ind w:left="284" w:hanging="360"/>
            <w:jc w:val="both"/>
          </w:pPr>
        </w:pPrChange>
      </w:pPr>
      <w:del w:id="5047" w:author="Rachel Shipsey" w:date="2025-06-19T11:28:00Z">
        <w:r w:rsidRPr="001903E0" w:rsidDel="003502F7">
          <w:rPr>
            <w:rFonts w:eastAsiaTheme="majorEastAsia" w:cstheme="majorBidi"/>
            <w:b/>
            <w:sz w:val="32"/>
            <w:szCs w:val="32"/>
            <w:rPrChange w:id="5048" w:author="Rachel Shipsey" w:date="2025-06-20T10:28:00Z">
              <w:rPr>
                <w:rFonts w:cs="Arial"/>
              </w:rPr>
            </w:rPrChange>
          </w:rPr>
          <w:delText>Illiterate administrators in some areas made interpretation of the map and geo-file difficult.</w:delText>
        </w:r>
        <w:bookmarkStart w:id="5049" w:name="_Toc201237708"/>
        <w:bookmarkStart w:id="5050" w:name="_Toc201319104"/>
        <w:bookmarkEnd w:id="5049"/>
        <w:bookmarkEnd w:id="5050"/>
      </w:del>
    </w:p>
    <w:p w14:paraId="05D3A1D5" w14:textId="5B360591" w:rsidR="00543B4C" w:rsidRPr="001903E0" w:rsidDel="003502F7" w:rsidRDefault="00543B4C">
      <w:pPr>
        <w:pStyle w:val="ListParagraph"/>
        <w:spacing w:after="0" w:line="276" w:lineRule="auto"/>
        <w:jc w:val="both"/>
        <w:rPr>
          <w:del w:id="5051" w:author="Rachel Shipsey" w:date="2025-06-19T11:28:00Z"/>
        </w:rPr>
        <w:pPrChange w:id="5052" w:author="Rachel Shipsey" w:date="2025-06-23T15:41:00Z">
          <w:pPr>
            <w:pStyle w:val="Heading1"/>
          </w:pPr>
        </w:pPrChange>
      </w:pPr>
      <w:del w:id="5053" w:author="Rachel Shipsey" w:date="2025-06-03T19:07:00Z">
        <w:r w:rsidRPr="001903E0" w:rsidDel="00384ACB">
          <w:delText>3.</w:delText>
        </w:r>
        <w:r w:rsidR="0100C56B" w:rsidRPr="001903E0" w:rsidDel="00384ACB">
          <w:delText>7</w:delText>
        </w:r>
        <w:r w:rsidRPr="001903E0" w:rsidDel="00384ACB">
          <w:delText xml:space="preserve"> </w:delText>
        </w:r>
      </w:del>
      <w:del w:id="5054" w:author="Rachel Shipsey" w:date="2025-06-19T11:28:00Z">
        <w:r w:rsidRPr="001903E0" w:rsidDel="003502F7">
          <w:delText>References</w:delText>
        </w:r>
        <w:bookmarkStart w:id="5055" w:name="_Toc201237709"/>
        <w:bookmarkStart w:id="5056" w:name="_Toc201319105"/>
        <w:bookmarkEnd w:id="5055"/>
        <w:bookmarkEnd w:id="5056"/>
      </w:del>
    </w:p>
    <w:p w14:paraId="22F413B1" w14:textId="6FF90DF3" w:rsidR="00543B4C" w:rsidRPr="001903E0" w:rsidDel="003502F7" w:rsidRDefault="00543B4C">
      <w:pPr>
        <w:pStyle w:val="ListParagraph"/>
        <w:spacing w:after="0" w:line="276" w:lineRule="auto"/>
        <w:jc w:val="both"/>
        <w:rPr>
          <w:del w:id="5057" w:author="Rachel Shipsey" w:date="2025-06-19T11:28:00Z"/>
          <w:rFonts w:eastAsiaTheme="majorEastAsia" w:cstheme="majorBidi"/>
          <w:b/>
          <w:sz w:val="32"/>
          <w:szCs w:val="32"/>
          <w:rPrChange w:id="5058" w:author="Rachel Shipsey" w:date="2025-06-20T10:28:00Z">
            <w:rPr>
              <w:del w:id="5059" w:author="Rachel Shipsey" w:date="2025-06-19T11:28:00Z"/>
              <w:rFonts w:cs="Arial"/>
            </w:rPr>
          </w:rPrChange>
        </w:rPr>
        <w:pPrChange w:id="5060" w:author="Rachel Shipsey" w:date="2025-06-23T15:41:00Z">
          <w:pPr>
            <w:pStyle w:val="NoSpacing"/>
            <w:numPr>
              <w:numId w:val="9"/>
            </w:numPr>
            <w:spacing w:line="276" w:lineRule="auto"/>
            <w:ind w:left="720" w:hanging="360"/>
            <w:jc w:val="both"/>
          </w:pPr>
        </w:pPrChange>
      </w:pPr>
      <w:del w:id="5061" w:author="Rachel Shipsey" w:date="2025-06-19T11:28:00Z">
        <w:r w:rsidRPr="001903E0" w:rsidDel="003502F7">
          <w:rPr>
            <w:rFonts w:eastAsiaTheme="majorEastAsia" w:cstheme="majorBidi"/>
            <w:b/>
            <w:sz w:val="32"/>
            <w:szCs w:val="32"/>
            <w:rPrChange w:id="5062" w:author="Rachel Shipsey" w:date="2025-06-20T10:28:00Z">
              <w:rPr>
                <w:rFonts w:cs="Arial"/>
              </w:rPr>
            </w:rPrChange>
          </w:rPr>
          <w:delText>UN Handbook on geographic information systems and digital mapping</w:delText>
        </w:r>
        <w:bookmarkStart w:id="5063" w:name="_Toc201237710"/>
        <w:bookmarkStart w:id="5064" w:name="_Toc201319106"/>
        <w:bookmarkEnd w:id="5063"/>
        <w:bookmarkEnd w:id="5064"/>
      </w:del>
    </w:p>
    <w:p w14:paraId="08A42055" w14:textId="70A7619D" w:rsidR="00543B4C" w:rsidRPr="001903E0" w:rsidDel="003502F7" w:rsidRDefault="00543B4C">
      <w:pPr>
        <w:pStyle w:val="ListParagraph"/>
        <w:spacing w:after="0" w:line="276" w:lineRule="auto"/>
        <w:jc w:val="both"/>
        <w:rPr>
          <w:del w:id="5065" w:author="Rachel Shipsey" w:date="2025-06-19T11:28:00Z"/>
          <w:rFonts w:eastAsiaTheme="majorEastAsia" w:cstheme="majorBidi"/>
          <w:b/>
          <w:sz w:val="32"/>
          <w:szCs w:val="32"/>
          <w:rPrChange w:id="5066" w:author="Rachel Shipsey" w:date="2025-06-20T10:28:00Z">
            <w:rPr>
              <w:del w:id="5067" w:author="Rachel Shipsey" w:date="2025-06-19T11:28:00Z"/>
              <w:rFonts w:cs="Arial"/>
            </w:rPr>
          </w:rPrChange>
        </w:rPr>
        <w:pPrChange w:id="5068" w:author="Rachel Shipsey" w:date="2025-06-23T15:41:00Z">
          <w:pPr>
            <w:pStyle w:val="NoSpacing"/>
            <w:numPr>
              <w:numId w:val="9"/>
            </w:numPr>
            <w:spacing w:line="276" w:lineRule="auto"/>
            <w:ind w:left="720" w:hanging="360"/>
            <w:jc w:val="both"/>
          </w:pPr>
        </w:pPrChange>
      </w:pPr>
      <w:del w:id="5069" w:author="Rachel Shipsey" w:date="2025-06-19T11:28:00Z">
        <w:r w:rsidRPr="001903E0" w:rsidDel="003502F7">
          <w:rPr>
            <w:rFonts w:eastAsiaTheme="majorEastAsia" w:cstheme="majorBidi"/>
            <w:b/>
            <w:sz w:val="32"/>
            <w:szCs w:val="32"/>
            <w:rPrChange w:id="5070" w:author="Rachel Shipsey" w:date="2025-06-20T10:28:00Z">
              <w:rPr>
                <w:rFonts w:cs="Arial"/>
              </w:rPr>
            </w:rPrChange>
          </w:rPr>
          <w:delText xml:space="preserve">UN Principles and Recommendations for population and housing Census. Revision 3. </w:delText>
        </w:r>
        <w:r w:rsidRPr="001903E0" w:rsidDel="003502F7">
          <w:rPr>
            <w:rFonts w:eastAsiaTheme="majorEastAsia" w:cstheme="majorBidi"/>
            <w:b/>
            <w:sz w:val="32"/>
            <w:szCs w:val="32"/>
          </w:rPr>
          <w:fldChar w:fldCharType="begin"/>
        </w:r>
        <w:r w:rsidRPr="001903E0" w:rsidDel="003502F7">
          <w:delInstrText>HYPERLINK "https://unstats.un.org/unsd/demographic-social/Standards-and-Methods/files/Principles_and_Recommendations/Population-and-Housing-Censuses/Series_M67rev3-E.pdf"</w:delInstrText>
        </w:r>
        <w:r w:rsidRPr="001903E0" w:rsidDel="003502F7">
          <w:rPr>
            <w:rFonts w:eastAsiaTheme="majorEastAsia" w:cstheme="majorBidi"/>
            <w:b/>
            <w:sz w:val="32"/>
            <w:szCs w:val="32"/>
          </w:rPr>
        </w:r>
        <w:r w:rsidRPr="001903E0" w:rsidDel="003502F7">
          <w:rPr>
            <w:rFonts w:eastAsiaTheme="majorEastAsia" w:cstheme="majorBidi"/>
            <w:b/>
            <w:sz w:val="32"/>
            <w:szCs w:val="32"/>
          </w:rPr>
          <w:fldChar w:fldCharType="separate"/>
        </w:r>
        <w:r w:rsidR="00A523FF" w:rsidRPr="001903E0" w:rsidDel="003502F7">
          <w:rPr>
            <w:rStyle w:val="Hyperlink"/>
            <w:rFonts w:eastAsiaTheme="majorEastAsia" w:cstheme="majorBidi"/>
            <w:b/>
            <w:color w:val="auto"/>
            <w:sz w:val="32"/>
            <w:szCs w:val="32"/>
            <w:u w:val="none"/>
            <w:rPrChange w:id="5071" w:author="Rachel Shipsey" w:date="2025-06-20T10:28:00Z">
              <w:rPr>
                <w:rStyle w:val="Hyperlink"/>
                <w:rFonts w:cs="Arial"/>
              </w:rPr>
            </w:rPrChange>
          </w:rPr>
          <w:delText>https://unstats.un.org/unsd/demographic-social/Standards-and-Methods/files/Principles_and_Recommendations/Population-and-Housing-Censuses/Series_M67rev3-E.pdf</w:delText>
        </w:r>
        <w:r w:rsidRPr="001903E0" w:rsidDel="003502F7">
          <w:rPr>
            <w:rFonts w:eastAsiaTheme="majorEastAsia" w:cstheme="majorBidi"/>
            <w:b/>
            <w:sz w:val="32"/>
            <w:szCs w:val="32"/>
          </w:rPr>
          <w:fldChar w:fldCharType="end"/>
        </w:r>
        <w:r w:rsidRPr="001903E0" w:rsidDel="003502F7">
          <w:rPr>
            <w:rStyle w:val="Hyperlink"/>
            <w:rFonts w:eastAsiaTheme="majorEastAsia" w:cstheme="majorBidi"/>
            <w:b/>
            <w:color w:val="auto"/>
            <w:sz w:val="32"/>
            <w:szCs w:val="32"/>
            <w:u w:val="none"/>
            <w:rPrChange w:id="5072" w:author="Rachel Shipsey" w:date="2025-06-20T10:28:00Z">
              <w:rPr>
                <w:rStyle w:val="Hyperlink"/>
                <w:rFonts w:cs="Arial"/>
              </w:rPr>
            </w:rPrChange>
          </w:rPr>
          <w:delText>.</w:delText>
        </w:r>
        <w:r w:rsidRPr="001903E0" w:rsidDel="003502F7">
          <w:rPr>
            <w:rFonts w:eastAsiaTheme="majorEastAsia" w:cstheme="majorBidi"/>
            <w:b/>
            <w:sz w:val="32"/>
            <w:szCs w:val="32"/>
            <w:rPrChange w:id="5073" w:author="Rachel Shipsey" w:date="2025-06-20T10:28:00Z">
              <w:rPr>
                <w:rFonts w:cs="Arial"/>
              </w:rPr>
            </w:rPrChange>
          </w:rPr>
          <w:delText xml:space="preserve"> </w:delText>
        </w:r>
        <w:bookmarkStart w:id="5074" w:name="_Toc201237711"/>
        <w:bookmarkStart w:id="5075" w:name="_Toc201319107"/>
        <w:bookmarkEnd w:id="5074"/>
        <w:bookmarkEnd w:id="5075"/>
      </w:del>
    </w:p>
    <w:p w14:paraId="1B7904BE" w14:textId="17F495AF" w:rsidR="00543B4C" w:rsidRPr="001903E0" w:rsidDel="003502F7" w:rsidRDefault="00543B4C">
      <w:pPr>
        <w:pStyle w:val="ListParagraph"/>
        <w:spacing w:after="0" w:line="276" w:lineRule="auto"/>
        <w:jc w:val="both"/>
        <w:rPr>
          <w:del w:id="5076" w:author="Rachel Shipsey" w:date="2025-06-19T11:28:00Z"/>
          <w:rFonts w:eastAsiaTheme="majorEastAsia" w:cstheme="majorBidi"/>
          <w:b/>
          <w:sz w:val="32"/>
          <w:szCs w:val="32"/>
          <w:rPrChange w:id="5077" w:author="Rachel Shipsey" w:date="2025-06-20T10:28:00Z">
            <w:rPr>
              <w:del w:id="5078" w:author="Rachel Shipsey" w:date="2025-06-19T11:28:00Z"/>
              <w:rFonts w:cs="Arial"/>
              <w:color w:val="0563C1" w:themeColor="hyperlink"/>
              <w:u w:val="single"/>
            </w:rPr>
          </w:rPrChange>
        </w:rPr>
        <w:pPrChange w:id="5079" w:author="Rachel Shipsey" w:date="2025-06-23T15:41:00Z">
          <w:pPr>
            <w:pStyle w:val="NoSpacing"/>
            <w:numPr>
              <w:numId w:val="9"/>
            </w:numPr>
            <w:ind w:left="720" w:hanging="360"/>
            <w:jc w:val="both"/>
          </w:pPr>
        </w:pPrChange>
      </w:pPr>
      <w:del w:id="5080" w:author="Rachel Shipsey" w:date="2025-06-19T11:28:00Z">
        <w:r w:rsidRPr="001903E0" w:rsidDel="003502F7">
          <w:rPr>
            <w:rFonts w:eastAsiaTheme="majorEastAsia" w:cstheme="majorBidi"/>
            <w:b/>
            <w:sz w:val="32"/>
            <w:szCs w:val="32"/>
            <w:rPrChange w:id="5081" w:author="Rachel Shipsey" w:date="2025-06-20T10:28:00Z">
              <w:rPr>
                <w:rFonts w:cs="Arial"/>
              </w:rPr>
            </w:rPrChange>
          </w:rPr>
          <w:delText xml:space="preserve">UNSD. Guidelines on the use of electronic data collection technologies in population and housing censuses. </w:delText>
        </w:r>
        <w:r w:rsidRPr="001903E0" w:rsidDel="003502F7">
          <w:rPr>
            <w:rFonts w:eastAsiaTheme="majorEastAsia" w:cstheme="majorBidi"/>
            <w:b/>
            <w:sz w:val="32"/>
            <w:szCs w:val="32"/>
          </w:rPr>
          <w:fldChar w:fldCharType="begin"/>
        </w:r>
        <w:r w:rsidRPr="001903E0" w:rsidDel="003502F7">
          <w:delInstrText>HYPERLINK "https://unstats.un.org/unsd/demographic/standmeth/handbooks/guideline-edct-census-v1.pdf"</w:delInstrText>
        </w:r>
        <w:r w:rsidRPr="001903E0" w:rsidDel="003502F7">
          <w:rPr>
            <w:rFonts w:eastAsiaTheme="majorEastAsia" w:cstheme="majorBidi"/>
            <w:b/>
            <w:sz w:val="32"/>
            <w:szCs w:val="32"/>
          </w:rPr>
        </w:r>
        <w:r w:rsidRPr="001903E0" w:rsidDel="003502F7">
          <w:rPr>
            <w:rFonts w:eastAsiaTheme="majorEastAsia" w:cstheme="majorBidi"/>
            <w:b/>
            <w:sz w:val="32"/>
            <w:szCs w:val="32"/>
          </w:rPr>
          <w:fldChar w:fldCharType="separate"/>
        </w:r>
        <w:r w:rsidRPr="001903E0" w:rsidDel="003502F7">
          <w:rPr>
            <w:rStyle w:val="Hyperlink"/>
            <w:rFonts w:eastAsiaTheme="majorEastAsia" w:cstheme="majorBidi"/>
            <w:b/>
            <w:color w:val="auto"/>
            <w:sz w:val="32"/>
            <w:szCs w:val="32"/>
            <w:u w:val="none"/>
            <w:rPrChange w:id="5082" w:author="Rachel Shipsey" w:date="2025-06-20T10:28:00Z">
              <w:rPr>
                <w:rStyle w:val="Hyperlink"/>
                <w:rFonts w:cs="Arial"/>
              </w:rPr>
            </w:rPrChange>
          </w:rPr>
          <w:delText>https://unstats.un.org/unsd/demographic/standmeth/handbooks/guideline-edct-census-v1.pdf</w:delText>
        </w:r>
        <w:r w:rsidRPr="001903E0" w:rsidDel="003502F7">
          <w:rPr>
            <w:rFonts w:eastAsiaTheme="majorEastAsia" w:cstheme="majorBidi"/>
            <w:b/>
            <w:sz w:val="32"/>
            <w:szCs w:val="32"/>
          </w:rPr>
          <w:fldChar w:fldCharType="end"/>
        </w:r>
        <w:bookmarkStart w:id="5083" w:name="_Toc201237712"/>
        <w:bookmarkStart w:id="5084" w:name="_Toc201319108"/>
        <w:bookmarkEnd w:id="5083"/>
        <w:bookmarkEnd w:id="5084"/>
      </w:del>
    </w:p>
    <w:p w14:paraId="0CB7B8C8" w14:textId="49A8B3E8" w:rsidR="00543B4C" w:rsidRPr="001903E0" w:rsidDel="003502F7" w:rsidRDefault="00543B4C">
      <w:pPr>
        <w:pStyle w:val="ListParagraph"/>
        <w:spacing w:after="0" w:line="276" w:lineRule="auto"/>
        <w:jc w:val="both"/>
        <w:rPr>
          <w:del w:id="5085" w:author="Rachel Shipsey" w:date="2025-06-19T11:28:00Z"/>
          <w:rFonts w:eastAsiaTheme="majorEastAsia" w:cstheme="majorBidi"/>
          <w:b/>
          <w:sz w:val="32"/>
          <w:szCs w:val="32"/>
          <w:rPrChange w:id="5086" w:author="Rachel Shipsey" w:date="2025-06-20T10:28:00Z">
            <w:rPr>
              <w:del w:id="5087" w:author="Rachel Shipsey" w:date="2025-06-19T11:28:00Z"/>
              <w:rFonts w:cs="Arial"/>
            </w:rPr>
          </w:rPrChange>
        </w:rPr>
        <w:pPrChange w:id="5088" w:author="Rachel Shipsey" w:date="2025-06-23T15:41:00Z">
          <w:pPr>
            <w:pStyle w:val="NoSpacing"/>
            <w:numPr>
              <w:numId w:val="9"/>
            </w:numPr>
            <w:ind w:left="720" w:hanging="360"/>
            <w:jc w:val="both"/>
          </w:pPr>
        </w:pPrChange>
      </w:pPr>
      <w:del w:id="5089" w:author="Rachel Shipsey" w:date="2025-06-19T11:28:00Z">
        <w:r w:rsidRPr="001903E0" w:rsidDel="003502F7">
          <w:rPr>
            <w:rFonts w:eastAsiaTheme="majorEastAsia" w:cstheme="majorBidi"/>
            <w:b/>
            <w:sz w:val="32"/>
            <w:szCs w:val="32"/>
            <w:rPrChange w:id="5090" w:author="Rachel Shipsey" w:date="2025-06-20T10:28:00Z">
              <w:rPr>
                <w:rFonts w:cs="Arial"/>
              </w:rPr>
            </w:rPrChange>
          </w:rPr>
          <w:delText xml:space="preserve">International Programs in the U.S. Census Bureau’s Population Division. The United States Agency for International Development, United Nations Population Fund. Released November 2021. Evaluating a Pilot Electronic Census. Select Topics in International Censuses. </w:delText>
        </w:r>
        <w:bookmarkStart w:id="5091" w:name="_Toc201237713"/>
        <w:bookmarkStart w:id="5092" w:name="_Toc201319109"/>
        <w:bookmarkEnd w:id="5091"/>
        <w:bookmarkEnd w:id="5092"/>
      </w:del>
    </w:p>
    <w:p w14:paraId="7F387644" w14:textId="7D789065" w:rsidR="00543B4C" w:rsidRPr="001903E0" w:rsidDel="003502F7" w:rsidRDefault="00543B4C">
      <w:pPr>
        <w:pStyle w:val="ListParagraph"/>
        <w:spacing w:after="0" w:line="276" w:lineRule="auto"/>
        <w:jc w:val="both"/>
        <w:rPr>
          <w:del w:id="5093" w:author="Rachel Shipsey" w:date="2025-06-19T11:28:00Z"/>
          <w:rFonts w:eastAsiaTheme="majorEastAsia" w:cstheme="majorBidi"/>
          <w:b/>
          <w:sz w:val="32"/>
          <w:szCs w:val="32"/>
          <w:rPrChange w:id="5094" w:author="Rachel Shipsey" w:date="2025-06-20T10:28:00Z">
            <w:rPr>
              <w:del w:id="5095" w:author="Rachel Shipsey" w:date="2025-06-19T11:28:00Z"/>
              <w:rFonts w:cs="Arial"/>
            </w:rPr>
          </w:rPrChange>
        </w:rPr>
        <w:pPrChange w:id="5096" w:author="Rachel Shipsey" w:date="2025-06-23T15:41:00Z">
          <w:pPr>
            <w:pStyle w:val="NoSpacing"/>
            <w:numPr>
              <w:numId w:val="9"/>
            </w:numPr>
            <w:ind w:left="720" w:hanging="360"/>
            <w:jc w:val="both"/>
          </w:pPr>
        </w:pPrChange>
      </w:pPr>
      <w:del w:id="5097" w:author="Rachel Shipsey" w:date="2025-06-19T11:28:00Z">
        <w:r w:rsidRPr="001903E0" w:rsidDel="003502F7">
          <w:rPr>
            <w:rFonts w:eastAsiaTheme="majorEastAsia" w:cstheme="majorBidi"/>
            <w:b/>
            <w:sz w:val="32"/>
            <w:szCs w:val="32"/>
            <w:rPrChange w:id="5098" w:author="Rachel Shipsey" w:date="2025-06-20T10:28:00Z">
              <w:rPr>
                <w:rFonts w:cs="Arial"/>
              </w:rPr>
            </w:rPrChange>
          </w:rPr>
          <w:delText>Statistics Botswana. 2021 Population &amp; Housing Census project document.</w:delText>
        </w:r>
        <w:bookmarkStart w:id="5099" w:name="_Toc201237714"/>
        <w:bookmarkStart w:id="5100" w:name="_Toc201319110"/>
        <w:bookmarkEnd w:id="5099"/>
        <w:bookmarkEnd w:id="5100"/>
      </w:del>
    </w:p>
    <w:p w14:paraId="341E15F3" w14:textId="1430B230" w:rsidR="00543B4C" w:rsidRPr="001903E0" w:rsidDel="003502F7" w:rsidRDefault="00543B4C">
      <w:pPr>
        <w:pStyle w:val="ListParagraph"/>
        <w:spacing w:after="0" w:line="276" w:lineRule="auto"/>
        <w:jc w:val="both"/>
        <w:rPr>
          <w:del w:id="5101" w:author="Rachel Shipsey" w:date="2025-06-19T11:28:00Z"/>
          <w:rFonts w:eastAsiaTheme="majorEastAsia" w:cstheme="majorBidi"/>
          <w:b/>
          <w:sz w:val="32"/>
          <w:szCs w:val="32"/>
          <w:rPrChange w:id="5102" w:author="Rachel Shipsey" w:date="2025-06-20T10:28:00Z">
            <w:rPr>
              <w:del w:id="5103" w:author="Rachel Shipsey" w:date="2025-06-19T11:28:00Z"/>
              <w:rFonts w:cs="Arial"/>
            </w:rPr>
          </w:rPrChange>
        </w:rPr>
        <w:pPrChange w:id="5104" w:author="Rachel Shipsey" w:date="2025-06-23T15:41:00Z">
          <w:pPr>
            <w:pStyle w:val="NoSpacing"/>
            <w:numPr>
              <w:numId w:val="9"/>
            </w:numPr>
            <w:ind w:left="720" w:hanging="360"/>
            <w:jc w:val="both"/>
          </w:pPr>
        </w:pPrChange>
      </w:pPr>
      <w:del w:id="5105" w:author="Rachel Shipsey" w:date="2025-06-19T11:28:00Z">
        <w:r w:rsidRPr="001903E0" w:rsidDel="003502F7">
          <w:rPr>
            <w:rFonts w:eastAsiaTheme="majorEastAsia" w:cstheme="majorBidi"/>
            <w:b/>
            <w:sz w:val="32"/>
            <w:szCs w:val="32"/>
            <w:rPrChange w:id="5106" w:author="Rachel Shipsey" w:date="2025-06-20T10:28:00Z">
              <w:rPr>
                <w:rFonts w:cs="Arial"/>
              </w:rPr>
            </w:rPrChange>
          </w:rPr>
          <w:delText>Namibia Statistics Agency. 2019-2020 census mapping basic report.</w:delText>
        </w:r>
        <w:bookmarkStart w:id="5107" w:name="_Toc201237715"/>
        <w:bookmarkStart w:id="5108" w:name="_Toc201319111"/>
        <w:bookmarkEnd w:id="5107"/>
        <w:bookmarkEnd w:id="5108"/>
      </w:del>
    </w:p>
    <w:p w14:paraId="013CDFE0" w14:textId="2B309309" w:rsidR="00543B4C" w:rsidRPr="001903E0" w:rsidDel="003502F7" w:rsidRDefault="00543B4C">
      <w:pPr>
        <w:pStyle w:val="ListParagraph"/>
        <w:spacing w:after="0" w:line="276" w:lineRule="auto"/>
        <w:jc w:val="both"/>
        <w:rPr>
          <w:del w:id="5109" w:author="Rachel Shipsey" w:date="2025-06-19T11:28:00Z"/>
          <w:rFonts w:eastAsiaTheme="majorEastAsia" w:cstheme="majorBidi"/>
          <w:b/>
          <w:sz w:val="32"/>
          <w:szCs w:val="32"/>
          <w:rPrChange w:id="5110" w:author="Rachel Shipsey" w:date="2025-06-20T10:28:00Z">
            <w:rPr>
              <w:del w:id="5111" w:author="Rachel Shipsey" w:date="2025-06-19T11:28:00Z"/>
              <w:rFonts w:cs="Arial"/>
            </w:rPr>
          </w:rPrChange>
        </w:rPr>
        <w:pPrChange w:id="5112" w:author="Rachel Shipsey" w:date="2025-06-23T15:41:00Z">
          <w:pPr>
            <w:pStyle w:val="NoSpacing"/>
            <w:ind w:left="720"/>
            <w:jc w:val="both"/>
          </w:pPr>
        </w:pPrChange>
      </w:pPr>
      <w:bookmarkStart w:id="5113" w:name="_Toc201237716"/>
      <w:bookmarkStart w:id="5114" w:name="_Toc201319112"/>
      <w:bookmarkEnd w:id="5113"/>
      <w:bookmarkEnd w:id="5114"/>
    </w:p>
    <w:p w14:paraId="17654AA0" w14:textId="01859192" w:rsidR="00E02267" w:rsidRPr="001903E0" w:rsidDel="00DC22CB" w:rsidRDefault="00E02267">
      <w:pPr>
        <w:pStyle w:val="ListParagraph"/>
        <w:spacing w:after="0" w:line="276" w:lineRule="auto"/>
        <w:jc w:val="both"/>
        <w:rPr>
          <w:del w:id="5115" w:author="Rachel Shipsey" w:date="2025-06-19T11:28:00Z"/>
          <w:rFonts w:eastAsiaTheme="majorEastAsia" w:cstheme="majorBidi"/>
          <w:b/>
          <w:sz w:val="32"/>
          <w:szCs w:val="32"/>
          <w:rPrChange w:id="5116" w:author="Rachel Shipsey" w:date="2025-06-20T10:28:00Z">
            <w:rPr>
              <w:del w:id="5117" w:author="Rachel Shipsey" w:date="2025-06-19T11:28:00Z"/>
              <w:rFonts w:cs="Arial"/>
            </w:rPr>
          </w:rPrChange>
        </w:rPr>
        <w:pPrChange w:id="5118" w:author="Rachel Shipsey" w:date="2025-06-23T15:41:00Z">
          <w:pPr/>
        </w:pPrChange>
      </w:pPr>
      <w:del w:id="5119" w:author="Rachel Shipsey" w:date="2025-06-19T11:28:00Z">
        <w:r w:rsidRPr="001903E0" w:rsidDel="003502F7">
          <w:rPr>
            <w:rFonts w:eastAsiaTheme="majorEastAsia" w:cstheme="majorBidi"/>
            <w:b/>
            <w:sz w:val="32"/>
            <w:szCs w:val="32"/>
            <w:rPrChange w:id="5120" w:author="Rachel Shipsey" w:date="2025-06-20T10:28:00Z">
              <w:rPr>
                <w:rFonts w:cs="Arial"/>
              </w:rPr>
            </w:rPrChange>
          </w:rPr>
          <w:br w:type="page"/>
        </w:r>
      </w:del>
    </w:p>
    <w:p w14:paraId="0BFB99D6" w14:textId="4344B434" w:rsidR="2CDA94BA" w:rsidRPr="006B55AB" w:rsidDel="00A976BE" w:rsidRDefault="2CDA94BA">
      <w:pPr>
        <w:pStyle w:val="ListParagraph"/>
        <w:spacing w:after="0" w:line="276" w:lineRule="auto"/>
        <w:jc w:val="both"/>
        <w:rPr>
          <w:del w:id="5121" w:author="Rachel Shipsey" w:date="2025-06-20T13:43:00Z"/>
        </w:rPr>
        <w:pPrChange w:id="5122" w:author="Rachel Shipsey" w:date="2025-06-23T15:41:00Z">
          <w:pPr>
            <w:pStyle w:val="Heading1"/>
          </w:pPr>
        </w:pPrChange>
      </w:pPr>
      <w:bookmarkStart w:id="5123" w:name="_CHAPTER_FOUR:_Enumeration"/>
      <w:bookmarkStart w:id="5124" w:name="_￼CHAPTER_FOUR:_Digital"/>
      <w:bookmarkEnd w:id="5123"/>
      <w:commentRangeStart w:id="5125"/>
      <w:del w:id="5126" w:author="Rachel Shipsey" w:date="2025-06-20T13:43:00Z">
        <w:r w:rsidRPr="001903E0" w:rsidDel="00A976BE">
          <w:br w:type="page"/>
        </w:r>
      </w:del>
      <w:del w:id="5127" w:author="Rachel Shipsey" w:date="2025-06-19T14:59:00Z">
        <w:r w:rsidR="0E213150" w:rsidRPr="001903E0" w:rsidDel="00236ADB">
          <w:delText xml:space="preserve">CHAPTER </w:delText>
        </w:r>
        <w:r w:rsidR="00B96EA3" w:rsidRPr="001903E0" w:rsidDel="00236ADB">
          <w:delText>FOUR</w:delText>
        </w:r>
        <w:r w:rsidR="0E213150" w:rsidRPr="001903E0" w:rsidDel="00236ADB">
          <w:delText xml:space="preserve">: </w:delText>
        </w:r>
      </w:del>
      <w:del w:id="5128" w:author="Rachel Shipsey" w:date="2025-06-20T13:43:00Z">
        <w:r w:rsidR="0E213150" w:rsidRPr="001903E0" w:rsidDel="00A976BE">
          <w:delText>Digital Census tools and instruments</w:delText>
        </w:r>
      </w:del>
      <w:bookmarkStart w:id="5129" w:name="_Toc201319113"/>
      <w:bookmarkEnd w:id="5124"/>
      <w:ins w:id="5130" w:author="Rachel Elizabeth" w:date="2025-05-19T16:10:00Z">
        <w:del w:id="5131" w:author="Rachel Shipsey" w:date="2025-06-20T13:43:00Z">
          <w:r w:rsidR="002F4127" w:rsidRPr="001903E0" w:rsidDel="00A976BE">
            <w:delText>Enumeration</w:delText>
          </w:r>
          <w:r w:rsidR="002F4127" w:rsidRPr="006B55AB" w:rsidDel="00A976BE">
            <w:delText xml:space="preserve"> Instruments, Applications and Tools</w:delText>
          </w:r>
        </w:del>
      </w:ins>
      <w:commentRangeEnd w:id="5125"/>
      <w:del w:id="5132" w:author="Rachel Shipsey" w:date="2025-06-20T13:43:00Z">
        <w:r w:rsidR="004D50CA" w:rsidRPr="006B55AB" w:rsidDel="00A976BE">
          <w:rPr>
            <w:rStyle w:val="CommentReference"/>
            <w:sz w:val="32"/>
            <w:szCs w:val="32"/>
          </w:rPr>
          <w:commentReference w:id="5125"/>
        </w:r>
        <w:bookmarkEnd w:id="5129"/>
      </w:del>
    </w:p>
    <w:p w14:paraId="6F6CF917" w14:textId="699C68EA" w:rsidR="00745241" w:rsidRPr="00B27BAD" w:rsidDel="006B55AB" w:rsidRDefault="00745241">
      <w:pPr>
        <w:pStyle w:val="ListParagraph"/>
        <w:spacing w:after="0" w:line="276" w:lineRule="auto"/>
        <w:jc w:val="both"/>
        <w:rPr>
          <w:del w:id="5133" w:author="Rachel Shipsey" w:date="2025-06-03T19:07:00Z"/>
        </w:rPr>
        <w:pPrChange w:id="5134" w:author="Rachel Shipsey" w:date="2025-06-23T15:41:00Z">
          <w:pPr>
            <w:pStyle w:val="Heading1"/>
            <w:pBdr>
              <w:bottom w:val="single" w:sz="4" w:space="1" w:color="auto"/>
            </w:pBdr>
          </w:pPr>
        </w:pPrChange>
      </w:pPr>
      <w:bookmarkStart w:id="5135" w:name="_Enumeration_Instruments,_Applicatio"/>
      <w:bookmarkEnd w:id="5135"/>
      <w:del w:id="5136" w:author="Rachel Shipsey" w:date="2025-06-03T19:07:00Z">
        <w:r w:rsidRPr="4871BC61" w:rsidDel="006B55AB">
          <w:delText xml:space="preserve">CHAPTER </w:delText>
        </w:r>
        <w:r w:rsidDel="006B55AB">
          <w:delText>FOUR</w:delText>
        </w:r>
        <w:r w:rsidRPr="4871BC61" w:rsidDel="006B55AB">
          <w:delText xml:space="preserve">: </w:delText>
        </w:r>
        <w:r w:rsidDel="006B55AB">
          <w:delText>Enumeration Instruments, Applications and Tools</w:delText>
        </w:r>
      </w:del>
    </w:p>
    <w:p w14:paraId="28EA84B7" w14:textId="3071CECC" w:rsidR="2CDA94BA" w:rsidDel="008D26A9" w:rsidRDefault="2CDA94BA">
      <w:pPr>
        <w:pStyle w:val="ListParagraph"/>
        <w:spacing w:after="0" w:line="276" w:lineRule="auto"/>
        <w:jc w:val="both"/>
        <w:rPr>
          <w:del w:id="5137" w:author="Rachel Shipsey" w:date="2025-06-23T15:21:00Z"/>
        </w:rPr>
        <w:pPrChange w:id="5138" w:author="Rachel Shipsey" w:date="2025-06-23T15:41:00Z">
          <w:pPr/>
        </w:pPrChange>
      </w:pPr>
    </w:p>
    <w:p w14:paraId="383D176D" w14:textId="5B736000" w:rsidR="0E213150" w:rsidRPr="004F3A14" w:rsidDel="008D26A9" w:rsidRDefault="003C5DDB">
      <w:pPr>
        <w:pStyle w:val="ListParagraph"/>
        <w:spacing w:after="0" w:line="276" w:lineRule="auto"/>
        <w:jc w:val="both"/>
        <w:rPr>
          <w:del w:id="5139" w:author="Rachel Shipsey" w:date="2025-06-23T15:21:00Z"/>
        </w:rPr>
        <w:pPrChange w:id="5140" w:author="Rachel Shipsey" w:date="2025-06-23T15:41:00Z">
          <w:pPr>
            <w:pStyle w:val="Heading2"/>
          </w:pPr>
        </w:pPrChange>
      </w:pPr>
      <w:del w:id="5141" w:author="Rachel Shipsey" w:date="2025-06-03T19:07:00Z">
        <w:r w:rsidRPr="00EB3377" w:rsidDel="006B55AB">
          <w:delText>4a)</w:delText>
        </w:r>
      </w:del>
      <w:del w:id="5142" w:author="Rachel Shipsey" w:date="2025-05-24T14:34:00Z">
        <w:r w:rsidR="00433F24" w:rsidRPr="00EB3377" w:rsidDel="00D369C3">
          <w:delText>4</w:delText>
        </w:r>
        <w:r w:rsidR="0E213150" w:rsidRPr="00EB3377" w:rsidDel="00D369C3">
          <w:delText>.0</w:delText>
        </w:r>
      </w:del>
      <w:del w:id="5143" w:author="Rachel Shipsey" w:date="2025-06-03T19:07:00Z">
        <w:r w:rsidR="0E213150" w:rsidRPr="00EB3377" w:rsidDel="006B55AB">
          <w:delText xml:space="preserve"> </w:delText>
        </w:r>
      </w:del>
      <w:bookmarkStart w:id="5144" w:name="_Toc201319114"/>
      <w:del w:id="5145" w:author="Rachel Shipsey" w:date="2025-06-23T15:21:00Z">
        <w:r w:rsidR="0E213150" w:rsidRPr="00EB3377" w:rsidDel="008D26A9">
          <w:rPr>
            <w:rFonts w:cstheme="majorBidi"/>
            <w:sz w:val="28"/>
            <w:szCs w:val="26"/>
            <w:rPrChange w:id="5146" w:author="Rachel Shipsey" w:date="2025-06-19T12:14:00Z">
              <w:rPr>
                <w:rFonts w:cs="Arial"/>
                <w:bCs/>
                <w:sz w:val="22"/>
              </w:rPr>
            </w:rPrChange>
          </w:rPr>
          <w:delText>Introduction</w:delText>
        </w:r>
        <w:bookmarkEnd w:id="5144"/>
      </w:del>
    </w:p>
    <w:p w14:paraId="1168F227" w14:textId="3A2A4DE8" w:rsidR="0E213150" w:rsidDel="008D26A9" w:rsidRDefault="0E213150">
      <w:pPr>
        <w:pStyle w:val="ListParagraph"/>
        <w:spacing w:after="0" w:line="276" w:lineRule="auto"/>
        <w:jc w:val="both"/>
        <w:rPr>
          <w:del w:id="5147" w:author="Rachel Shipsey" w:date="2025-06-23T15:21:00Z"/>
          <w:rFonts w:cs="Arial"/>
        </w:rPr>
        <w:pPrChange w:id="5148" w:author="Rachel Shipsey" w:date="2025-06-23T15:41:00Z">
          <w:pPr>
            <w:spacing w:line="276" w:lineRule="auto"/>
            <w:jc w:val="both"/>
          </w:pPr>
        </w:pPrChange>
      </w:pPr>
      <w:del w:id="5149" w:author="Rachel Shipsey" w:date="2025-06-23T15:21:00Z">
        <w:r w:rsidRPr="2CDA94BA" w:rsidDel="008D26A9">
          <w:rPr>
            <w:rFonts w:cs="Arial"/>
          </w:rPr>
          <w:delText>Development of the questionnaires and manuals is among the initial preparatory activities that should be well planned to ensure the census captures the intended quality data to meet the global, regional, and national data requirements. The main tools to be developed include the questionnaires for cartographic mapping, pilot census, the enumeration as well as the Post Enumeration Survey (PES) and their corresponding instructions manuals.</w:delText>
        </w:r>
      </w:del>
    </w:p>
    <w:p w14:paraId="173F42EB" w14:textId="003E652C" w:rsidR="0E213150" w:rsidDel="008D26A9" w:rsidRDefault="0E213150">
      <w:pPr>
        <w:pStyle w:val="ListParagraph"/>
        <w:spacing w:after="0" w:line="276" w:lineRule="auto"/>
        <w:jc w:val="both"/>
        <w:rPr>
          <w:del w:id="5150" w:author="Rachel Shipsey" w:date="2025-06-23T15:21:00Z"/>
          <w:rFonts w:cs="Arial"/>
        </w:rPr>
        <w:pPrChange w:id="5151" w:author="Rachel Shipsey" w:date="2025-06-23T15:41:00Z">
          <w:pPr>
            <w:spacing w:line="276" w:lineRule="auto"/>
            <w:jc w:val="both"/>
          </w:pPr>
        </w:pPrChange>
      </w:pPr>
      <w:del w:id="5152" w:author="Rachel Shipsey" w:date="2025-06-23T15:21:00Z">
        <w:r w:rsidRPr="2CDA94BA" w:rsidDel="008D26A9">
          <w:rPr>
            <w:rFonts w:cs="Arial"/>
          </w:rPr>
          <w:delText>Important to note is that the implications of a poorly designed questionnaire cannot be rectified during and after enumeration thus successful implementation of tools development has a significant impact on the quality of data and census outputs.</w:delText>
        </w:r>
      </w:del>
    </w:p>
    <w:p w14:paraId="065B27EF" w14:textId="6E7DBE69" w:rsidR="0E213150" w:rsidRPr="00A976BE" w:rsidDel="008D26A9" w:rsidRDefault="0E213150">
      <w:pPr>
        <w:pStyle w:val="ListParagraph"/>
        <w:spacing w:after="0" w:line="276" w:lineRule="auto"/>
        <w:jc w:val="both"/>
        <w:rPr>
          <w:del w:id="5153" w:author="Rachel Shipsey" w:date="2025-06-23T15:21:00Z"/>
          <w:rStyle w:val="cf01"/>
          <w:rFonts w:asciiTheme="minorBidi" w:eastAsiaTheme="majorEastAsia" w:hAnsiTheme="minorBidi" w:cstheme="majorBidi"/>
          <w:b/>
          <w:sz w:val="28"/>
          <w:szCs w:val="24"/>
          <w:rPrChange w:id="5154" w:author="Rachel Shipsey" w:date="2025-06-20T13:43:00Z">
            <w:rPr>
              <w:del w:id="5155" w:author="Rachel Shipsey" w:date="2025-06-23T15:21:00Z"/>
              <w:rStyle w:val="cf01"/>
              <w:rFonts w:ascii="Arial" w:hAnsi="Arial" w:cs="Arial"/>
              <w:sz w:val="22"/>
              <w:szCs w:val="22"/>
            </w:rPr>
          </w:rPrChange>
        </w:rPr>
        <w:pPrChange w:id="5156" w:author="Rachel Shipsey" w:date="2025-06-23T15:41:00Z">
          <w:pPr>
            <w:spacing w:after="0" w:line="276" w:lineRule="auto"/>
            <w:jc w:val="both"/>
          </w:pPr>
        </w:pPrChange>
      </w:pPr>
      <w:bookmarkStart w:id="5157" w:name="_Toc201319115"/>
      <w:del w:id="5158" w:author="Rachel Shipsey" w:date="2025-06-23T15:21:00Z">
        <w:r w:rsidRPr="00A976BE" w:rsidDel="008D26A9">
          <w:rPr>
            <w:rStyle w:val="cf01"/>
            <w:rFonts w:asciiTheme="minorBidi" w:eastAsiaTheme="majorEastAsia" w:hAnsiTheme="minorBidi" w:cstheme="majorBidi"/>
            <w:b/>
            <w:sz w:val="28"/>
            <w:szCs w:val="24"/>
            <w:rPrChange w:id="5159" w:author="Rachel Shipsey" w:date="2025-06-20T13:43:00Z">
              <w:rPr>
                <w:rStyle w:val="cf01"/>
                <w:rFonts w:ascii="Arial" w:hAnsi="Arial" w:cs="Arial"/>
                <w:b/>
                <w:bCs/>
                <w:sz w:val="22"/>
                <w:szCs w:val="22"/>
              </w:rPr>
            </w:rPrChange>
          </w:rPr>
          <w:delText xml:space="preserve">Census </w:delText>
        </w:r>
        <w:r w:rsidRPr="00A976BE" w:rsidDel="008D26A9">
          <w:rPr>
            <w:rStyle w:val="cf01"/>
            <w:rFonts w:asciiTheme="minorBidi" w:eastAsiaTheme="majorEastAsia" w:hAnsiTheme="minorBidi" w:cstheme="majorBidi"/>
            <w:b/>
            <w:sz w:val="28"/>
            <w:szCs w:val="24"/>
            <w:rPrChange w:id="5160" w:author="Rachel Shipsey" w:date="2025-06-20T13:43:00Z">
              <w:rPr>
                <w:rStyle w:val="cf01"/>
                <w:rFonts w:ascii="Arial" w:hAnsi="Arial" w:cs="Arial"/>
                <w:b/>
                <w:sz w:val="22"/>
                <w:szCs w:val="22"/>
              </w:rPr>
            </w:rPrChange>
          </w:rPr>
          <w:delText>tools development during the non-digital vs digital era</w:delText>
        </w:r>
        <w:bookmarkEnd w:id="5157"/>
      </w:del>
    </w:p>
    <w:p w14:paraId="60F3FF5C" w14:textId="61D9ACFB" w:rsidR="0E213150" w:rsidRPr="00CB77AB" w:rsidDel="008D26A9" w:rsidRDefault="0E213150">
      <w:pPr>
        <w:pStyle w:val="ListParagraph"/>
        <w:spacing w:after="0" w:line="276" w:lineRule="auto"/>
        <w:jc w:val="both"/>
        <w:rPr>
          <w:del w:id="5161" w:author="Rachel Shipsey" w:date="2025-06-23T15:21:00Z"/>
          <w:rFonts w:cs="Arial"/>
        </w:rPr>
        <w:pPrChange w:id="5162" w:author="Rachel Shipsey" w:date="2025-06-23T15:41:00Z">
          <w:pPr>
            <w:pStyle w:val="ListParagraph"/>
            <w:numPr>
              <w:numId w:val="37"/>
            </w:numPr>
            <w:spacing w:after="0" w:line="276" w:lineRule="auto"/>
            <w:ind w:hanging="360"/>
            <w:jc w:val="both"/>
          </w:pPr>
        </w:pPrChange>
      </w:pPr>
      <w:del w:id="5163" w:author="Rachel Shipsey" w:date="2025-06-23T15:21:00Z">
        <w:r w:rsidRPr="00CB77AB" w:rsidDel="008D26A9">
          <w:rPr>
            <w:rFonts w:cs="Arial"/>
          </w:rPr>
          <w:delText>A digital census requires additional efforts during the development of tools and instruments. In addition to the traditional paper questionnaire and instructions manual, a digital census will require a modified paper questionnaire to be programmed for CAPI together with an instruction manual.</w:delText>
        </w:r>
        <w:r w:rsidR="00DD572B" w:rsidRPr="00DD572B" w:rsidDel="008D26A9">
          <w:delText xml:space="preserve"> </w:delText>
        </w:r>
        <w:r w:rsidR="00AF560D" w:rsidRPr="00CB77AB" w:rsidDel="008D26A9">
          <w:rPr>
            <w:rFonts w:cs="Arial"/>
          </w:rPr>
          <w:delText xml:space="preserve">The </w:delText>
        </w:r>
        <w:r w:rsidR="00DD572B" w:rsidRPr="00CB77AB" w:rsidDel="008D26A9">
          <w:rPr>
            <w:rFonts w:cs="Arial"/>
          </w:rPr>
          <w:delText xml:space="preserve">planning stage </w:delText>
        </w:r>
        <w:r w:rsidR="00AF560D" w:rsidRPr="00CB77AB" w:rsidDel="008D26A9">
          <w:rPr>
            <w:rFonts w:cs="Arial"/>
          </w:rPr>
          <w:delText>is</w:delText>
        </w:r>
        <w:r w:rsidR="00DD572B" w:rsidRPr="00CB77AB" w:rsidDel="008D26A9">
          <w:rPr>
            <w:rFonts w:cs="Arial"/>
          </w:rPr>
          <w:delText xml:space="preserve"> started earlier than perhaps a paper questionnaire might have done.</w:delText>
        </w:r>
      </w:del>
    </w:p>
    <w:p w14:paraId="1C9F325A" w14:textId="086CFD0C" w:rsidR="0E213150" w:rsidRPr="00CB77AB" w:rsidDel="008D26A9" w:rsidRDefault="0E213150">
      <w:pPr>
        <w:pStyle w:val="ListParagraph"/>
        <w:spacing w:after="0" w:line="276" w:lineRule="auto"/>
        <w:jc w:val="both"/>
        <w:rPr>
          <w:del w:id="5164" w:author="Rachel Shipsey" w:date="2025-06-23T15:21:00Z"/>
          <w:rFonts w:cs="Arial"/>
        </w:rPr>
        <w:pPrChange w:id="5165" w:author="Rachel Shipsey" w:date="2025-06-23T15:41:00Z">
          <w:pPr>
            <w:pStyle w:val="ListParagraph"/>
            <w:numPr>
              <w:numId w:val="37"/>
            </w:numPr>
            <w:spacing w:after="0" w:line="276" w:lineRule="auto"/>
            <w:ind w:hanging="360"/>
            <w:jc w:val="both"/>
          </w:pPr>
        </w:pPrChange>
      </w:pPr>
      <w:del w:id="5166" w:author="Rachel Shipsey" w:date="2025-06-23T15:21:00Z">
        <w:r w:rsidRPr="00CB77AB" w:rsidDel="008D26A9">
          <w:rPr>
            <w:rFonts w:cs="Arial"/>
          </w:rPr>
          <w:delText>Unlike in non-digital census, for a digital census post-enumeration editing is reduced through programming of consistency and data validation checks that are implemented during enumeration by the CAPI application.</w:delText>
        </w:r>
      </w:del>
    </w:p>
    <w:p w14:paraId="091AE7A5" w14:textId="602C0A8B" w:rsidR="0E213150" w:rsidRPr="00CB77AB" w:rsidDel="008D26A9" w:rsidRDefault="0E213150">
      <w:pPr>
        <w:pStyle w:val="ListParagraph"/>
        <w:spacing w:after="0" w:line="276" w:lineRule="auto"/>
        <w:jc w:val="both"/>
        <w:rPr>
          <w:del w:id="5167" w:author="Rachel Shipsey" w:date="2025-06-23T15:21:00Z"/>
          <w:rFonts w:cs="Arial"/>
        </w:rPr>
        <w:pPrChange w:id="5168" w:author="Rachel Shipsey" w:date="2025-06-23T15:41:00Z">
          <w:pPr>
            <w:pStyle w:val="ListParagraph"/>
            <w:numPr>
              <w:numId w:val="37"/>
            </w:numPr>
            <w:spacing w:line="276" w:lineRule="auto"/>
            <w:ind w:hanging="360"/>
            <w:jc w:val="both"/>
          </w:pPr>
        </w:pPrChange>
      </w:pPr>
      <w:del w:id="5169" w:author="Rachel Shipsey" w:date="2025-06-23T15:21:00Z">
        <w:r w:rsidRPr="00CB77AB" w:rsidDel="008D26A9">
          <w:rPr>
            <w:rFonts w:cs="Arial"/>
          </w:rPr>
          <w:delText xml:space="preserve">For a digital census, the tools development process has additional tasks after finalizing the questionnaire content that go along with the development of the CAPI application. There is an iterative process which involves development of the application, testing it, revising after testing, and then testing the revised version again until the implementors are comfortable with the application. Hence, several small-scale tests are done before and after the pilot census and this makes the tools development process for a digital census more expensive and should be budgeted for appropriately. </w:delText>
        </w:r>
      </w:del>
    </w:p>
    <w:p w14:paraId="4097C41B" w14:textId="364E465A" w:rsidR="0E213150" w:rsidRPr="00CB77AB" w:rsidDel="008D26A9" w:rsidRDefault="0E213150">
      <w:pPr>
        <w:pStyle w:val="ListParagraph"/>
        <w:spacing w:after="0" w:line="276" w:lineRule="auto"/>
        <w:jc w:val="both"/>
        <w:rPr>
          <w:del w:id="5170" w:author="Rachel Shipsey" w:date="2025-06-23T15:21:00Z"/>
          <w:rFonts w:cs="Arial"/>
        </w:rPr>
        <w:pPrChange w:id="5171" w:author="Rachel Shipsey" w:date="2025-06-23T15:41:00Z">
          <w:pPr>
            <w:pStyle w:val="ListParagraph"/>
            <w:numPr>
              <w:numId w:val="37"/>
            </w:numPr>
            <w:spacing w:line="276" w:lineRule="auto"/>
            <w:ind w:hanging="360"/>
            <w:jc w:val="both"/>
          </w:pPr>
        </w:pPrChange>
      </w:pPr>
      <w:del w:id="5172" w:author="Rachel Shipsey" w:date="2025-06-23T15:21:00Z">
        <w:r w:rsidRPr="00CB77AB" w:rsidDel="008D26A9">
          <w:rPr>
            <w:rFonts w:cs="Arial"/>
          </w:rPr>
          <w:delText xml:space="preserve">Documentation of the development process in a digital census is more detailed compared to the paper questionnaire because data validation </w:delText>
        </w:r>
        <w:r w:rsidR="008620D6" w:rsidRPr="00CB77AB" w:rsidDel="008D26A9">
          <w:rPr>
            <w:rFonts w:cs="Arial"/>
          </w:rPr>
          <w:delText>checks,</w:delText>
        </w:r>
        <w:r w:rsidRPr="00CB77AB" w:rsidDel="008D26A9">
          <w:rPr>
            <w:rFonts w:cs="Arial"/>
          </w:rPr>
          <w:delText xml:space="preserve"> and error messages need to be documented so that they can be part of the metadata. </w:delText>
        </w:r>
      </w:del>
    </w:p>
    <w:p w14:paraId="6A8448EC" w14:textId="2A279CE7" w:rsidR="0E213150" w:rsidDel="008D26A9" w:rsidRDefault="0E213150">
      <w:pPr>
        <w:pStyle w:val="ListParagraph"/>
        <w:spacing w:after="0" w:line="276" w:lineRule="auto"/>
        <w:jc w:val="both"/>
        <w:rPr>
          <w:del w:id="5173" w:author="Rachel Shipsey" w:date="2025-06-23T15:21:00Z"/>
        </w:rPr>
        <w:pPrChange w:id="5174" w:author="Rachel Shipsey" w:date="2025-06-23T15:41:00Z">
          <w:pPr>
            <w:spacing w:after="0" w:line="276" w:lineRule="auto"/>
            <w:jc w:val="both"/>
          </w:pPr>
        </w:pPrChange>
      </w:pPr>
      <w:bookmarkStart w:id="5175" w:name="_Toc201319116"/>
      <w:del w:id="5176" w:author="Rachel Shipsey" w:date="2025-06-23T15:21:00Z">
        <w:r w:rsidRPr="2CDA94BA" w:rsidDel="008D26A9">
          <w:delText>Considerations for development of digital census tools</w:delText>
        </w:r>
        <w:bookmarkEnd w:id="5175"/>
      </w:del>
    </w:p>
    <w:p w14:paraId="07D0A800" w14:textId="3D303682" w:rsidR="0E213150" w:rsidDel="008D26A9" w:rsidRDefault="0E213150">
      <w:pPr>
        <w:pStyle w:val="ListParagraph"/>
        <w:spacing w:after="0" w:line="276" w:lineRule="auto"/>
        <w:jc w:val="both"/>
        <w:rPr>
          <w:del w:id="5177" w:author="Rachel Shipsey" w:date="2025-06-23T15:21:00Z"/>
          <w:rFonts w:cs="Arial"/>
        </w:rPr>
        <w:pPrChange w:id="5178" w:author="Rachel Shipsey" w:date="2025-06-23T15:41:00Z">
          <w:pPr>
            <w:spacing w:line="276" w:lineRule="auto"/>
            <w:jc w:val="both"/>
          </w:pPr>
        </w:pPrChange>
      </w:pPr>
      <w:del w:id="5179" w:author="Rachel Shipsey" w:date="2025-06-23T15:21:00Z">
        <w:r w:rsidRPr="2CDA94BA" w:rsidDel="008D26A9">
          <w:rPr>
            <w:rFonts w:cs="Arial"/>
          </w:rPr>
          <w:delText>The following considerations must be made during the development of digital census tools:</w:delText>
        </w:r>
      </w:del>
    </w:p>
    <w:p w14:paraId="6D05056D" w14:textId="46843ED1" w:rsidR="0E213150" w:rsidRPr="00CB77AB" w:rsidDel="008D26A9" w:rsidRDefault="0E213150">
      <w:pPr>
        <w:pStyle w:val="ListParagraph"/>
        <w:spacing w:after="0" w:line="276" w:lineRule="auto"/>
        <w:jc w:val="both"/>
        <w:rPr>
          <w:del w:id="5180" w:author="Rachel Shipsey" w:date="2025-06-23T15:21:00Z"/>
          <w:rFonts w:cs="Arial"/>
        </w:rPr>
        <w:pPrChange w:id="5181" w:author="Rachel Shipsey" w:date="2025-06-23T15:41:00Z">
          <w:pPr>
            <w:pStyle w:val="ListParagraph"/>
            <w:numPr>
              <w:numId w:val="38"/>
            </w:numPr>
            <w:spacing w:line="276" w:lineRule="auto"/>
            <w:ind w:hanging="360"/>
            <w:jc w:val="both"/>
          </w:pPr>
        </w:pPrChange>
      </w:pPr>
      <w:del w:id="5182" w:author="Rachel Shipsey" w:date="2025-06-23T15:21:00Z">
        <w:r w:rsidRPr="00CB77AB" w:rsidDel="008D26A9">
          <w:rPr>
            <w:rFonts w:cs="Arial"/>
            <w:b/>
            <w:bCs/>
          </w:rPr>
          <w:delText>Extensive stakeholders’ engagement-</w:delText>
        </w:r>
        <w:r w:rsidRPr="00CB77AB" w:rsidDel="008D26A9">
          <w:rPr>
            <w:rFonts w:cs="Arial"/>
          </w:rPr>
          <w:delText xml:space="preserve"> Development of the questionnaires must take into consideration the national priorities and the core topics discussed in part four of the UN Principles and Recommendations (UN P&amp;R) for Population and Housing Censuses Rev. 3.</w:delText>
        </w:r>
        <w:r w:rsidRPr="00CB77AB" w:rsidDel="008D26A9">
          <w:rPr>
            <w:rFonts w:cs="Arial"/>
            <w:i/>
            <w:iCs/>
          </w:rPr>
          <w:delText xml:space="preserve"> </w:delText>
        </w:r>
        <w:r w:rsidRPr="00CB77AB" w:rsidDel="008D26A9">
          <w:rPr>
            <w:rFonts w:cs="Arial"/>
          </w:rPr>
          <w:delText xml:space="preserve"> </w:delText>
        </w:r>
      </w:del>
    </w:p>
    <w:p w14:paraId="18445570" w14:textId="02FD858A" w:rsidR="0E213150" w:rsidRPr="00CB77AB" w:rsidDel="008D26A9" w:rsidRDefault="0E213150">
      <w:pPr>
        <w:pStyle w:val="ListParagraph"/>
        <w:spacing w:after="0" w:line="276" w:lineRule="auto"/>
        <w:jc w:val="both"/>
        <w:rPr>
          <w:del w:id="5183" w:author="Rachel Shipsey" w:date="2025-06-23T15:21:00Z"/>
          <w:rFonts w:cs="Arial"/>
        </w:rPr>
        <w:pPrChange w:id="5184" w:author="Rachel Shipsey" w:date="2025-06-23T15:41:00Z">
          <w:pPr>
            <w:pStyle w:val="ListParagraph"/>
            <w:numPr>
              <w:numId w:val="38"/>
            </w:numPr>
            <w:ind w:hanging="360"/>
          </w:pPr>
        </w:pPrChange>
      </w:pPr>
      <w:del w:id="5185" w:author="Rachel Shipsey" w:date="2025-06-23T15:21:00Z">
        <w:r w:rsidRPr="00CB77AB" w:rsidDel="008D26A9">
          <w:rPr>
            <w:rFonts w:cs="Arial"/>
            <w:b/>
            <w:bCs/>
          </w:rPr>
          <w:delText>Massive stakeholder needs-</w:delText>
        </w:r>
        <w:r w:rsidRPr="00CB77AB" w:rsidDel="008D26A9">
          <w:rPr>
            <w:rFonts w:cs="Arial"/>
          </w:rPr>
          <w:delText xml:space="preserve"> when taking on stakeholder data needs, consider factors such as respondent fatigue, respondent privacy, time and cost needed. To take care of some of the needs, a short and long questionnaire can be adopted (see details on page 80 in the UN P&amp;R rev3)</w:delText>
        </w:r>
      </w:del>
    </w:p>
    <w:p w14:paraId="2DD337FB" w14:textId="401F1930" w:rsidR="0E213150" w:rsidRPr="00CB77AB" w:rsidDel="008D26A9" w:rsidRDefault="0E213150">
      <w:pPr>
        <w:pStyle w:val="ListParagraph"/>
        <w:spacing w:after="0" w:line="276" w:lineRule="auto"/>
        <w:jc w:val="both"/>
        <w:rPr>
          <w:del w:id="5186" w:author="Rachel Shipsey" w:date="2025-06-23T15:21:00Z"/>
          <w:rFonts w:cs="Arial"/>
        </w:rPr>
        <w:pPrChange w:id="5187" w:author="Rachel Shipsey" w:date="2025-06-23T15:41:00Z">
          <w:pPr>
            <w:pStyle w:val="ListParagraph"/>
            <w:numPr>
              <w:numId w:val="38"/>
            </w:numPr>
            <w:spacing w:line="276" w:lineRule="auto"/>
            <w:ind w:hanging="360"/>
            <w:jc w:val="both"/>
          </w:pPr>
        </w:pPrChange>
      </w:pPr>
      <w:del w:id="5188" w:author="Rachel Shipsey" w:date="2025-06-23T15:21:00Z">
        <w:r w:rsidRPr="00CB77AB" w:rsidDel="008D26A9">
          <w:rPr>
            <w:rFonts w:cs="Arial"/>
            <w:b/>
            <w:bCs/>
          </w:rPr>
          <w:delText>Quality of previous census data-</w:delText>
        </w:r>
        <w:r w:rsidRPr="00CB77AB" w:rsidDel="008D26A9">
          <w:rPr>
            <w:rFonts w:cs="Arial"/>
          </w:rPr>
          <w:delText xml:space="preserve"> During tools development, an assessment of the previous census quality of data, enumeration time taken, stakeholder feedback and available resources should be considered to inform the process.</w:delText>
        </w:r>
      </w:del>
    </w:p>
    <w:p w14:paraId="6B62DAB0" w14:textId="5F1A7740" w:rsidR="0E213150" w:rsidRPr="00CB77AB" w:rsidDel="008D26A9" w:rsidRDefault="0E213150">
      <w:pPr>
        <w:pStyle w:val="ListParagraph"/>
        <w:spacing w:after="0" w:line="276" w:lineRule="auto"/>
        <w:jc w:val="both"/>
        <w:rPr>
          <w:del w:id="5189" w:author="Rachel Shipsey" w:date="2025-06-23T15:21:00Z"/>
          <w:rFonts w:cs="Arial"/>
        </w:rPr>
        <w:pPrChange w:id="5190" w:author="Rachel Shipsey" w:date="2025-06-23T15:41:00Z">
          <w:pPr>
            <w:pStyle w:val="ListParagraph"/>
            <w:numPr>
              <w:numId w:val="38"/>
            </w:numPr>
            <w:spacing w:line="276" w:lineRule="auto"/>
            <w:ind w:hanging="360"/>
            <w:jc w:val="both"/>
          </w:pPr>
        </w:pPrChange>
      </w:pPr>
      <w:del w:id="5191" w:author="Rachel Shipsey" w:date="2025-06-23T15:21:00Z">
        <w:r w:rsidRPr="00CB77AB" w:rsidDel="008D26A9">
          <w:rPr>
            <w:rFonts w:cs="Arial"/>
            <w:b/>
            <w:bCs/>
          </w:rPr>
          <w:delText>Timeliness-</w:delText>
        </w:r>
        <w:r w:rsidRPr="00CB77AB" w:rsidDel="008D26A9">
          <w:rPr>
            <w:rFonts w:cs="Arial"/>
          </w:rPr>
          <w:delText xml:space="preserve"> It is essential for the census managers to ensure that questionnaire specifications are done in time in close collaborations with the subject matter specialists and the CAPI developers. It is important to note that development of the CAPI application cannot be done until the questionnaire content and specifications have been completed. Adequate time should be provided for programming and multiple </w:delText>
        </w:r>
        <w:r w:rsidR="00B2738C" w:rsidRPr="00CB77AB" w:rsidDel="008D26A9">
          <w:rPr>
            <w:rFonts w:cs="Arial"/>
          </w:rPr>
          <w:delText>tests of</w:delText>
        </w:r>
        <w:r w:rsidRPr="00CB77AB" w:rsidDel="008D26A9">
          <w:rPr>
            <w:rFonts w:cs="Arial"/>
          </w:rPr>
          <w:delText xml:space="preserve"> the CAPI application. </w:delText>
        </w:r>
      </w:del>
    </w:p>
    <w:p w14:paraId="4E73849C" w14:textId="532FB7BC" w:rsidR="0E213150" w:rsidRPr="00CB77AB" w:rsidDel="008D26A9" w:rsidRDefault="0E213150">
      <w:pPr>
        <w:pStyle w:val="ListParagraph"/>
        <w:spacing w:after="0" w:line="276" w:lineRule="auto"/>
        <w:jc w:val="both"/>
        <w:rPr>
          <w:del w:id="5192" w:author="Rachel Shipsey" w:date="2025-06-23T15:21:00Z"/>
          <w:rFonts w:cs="Arial"/>
        </w:rPr>
        <w:pPrChange w:id="5193" w:author="Rachel Shipsey" w:date="2025-06-23T15:41:00Z">
          <w:pPr>
            <w:pStyle w:val="ListParagraph"/>
            <w:numPr>
              <w:numId w:val="38"/>
            </w:numPr>
            <w:spacing w:line="276" w:lineRule="auto"/>
            <w:ind w:hanging="360"/>
            <w:jc w:val="both"/>
          </w:pPr>
        </w:pPrChange>
      </w:pPr>
      <w:del w:id="5194" w:author="Rachel Shipsey" w:date="2025-06-23T15:21:00Z">
        <w:r w:rsidRPr="00CB77AB" w:rsidDel="008D26A9">
          <w:rPr>
            <w:rFonts w:cs="Arial"/>
            <w:b/>
            <w:bCs/>
          </w:rPr>
          <w:delText>Questionnaire versioning-</w:delText>
        </w:r>
        <w:r w:rsidRPr="00CB77AB" w:rsidDel="008D26A9">
          <w:rPr>
            <w:rFonts w:cs="Arial"/>
          </w:rPr>
          <w:delText xml:space="preserve"> During the CAPI development process, programmers are required to keep clear versioning of the applications, and this should be done together with the subject matter specialists who should also keep and label the versions appropriately. </w:delText>
        </w:r>
      </w:del>
    </w:p>
    <w:p w14:paraId="3EA285C7" w14:textId="2278133D" w:rsidR="000F4387" w:rsidRPr="00322712" w:rsidDel="008D26A9" w:rsidRDefault="008620D6">
      <w:pPr>
        <w:pStyle w:val="ListParagraph"/>
        <w:spacing w:after="0" w:line="276" w:lineRule="auto"/>
        <w:jc w:val="both"/>
        <w:rPr>
          <w:del w:id="5195" w:author="Rachel Shipsey" w:date="2025-06-23T15:21:00Z"/>
        </w:rPr>
        <w:pPrChange w:id="5196" w:author="Rachel Shipsey" w:date="2025-06-23T15:41:00Z">
          <w:pPr>
            <w:pStyle w:val="Heading2"/>
          </w:pPr>
        </w:pPrChange>
      </w:pPr>
      <w:del w:id="5197" w:author="Rachel Shipsey" w:date="2025-06-03T19:08:00Z">
        <w:r w:rsidRPr="00166EDA" w:rsidDel="00CA370F">
          <w:rPr>
            <w:rFonts w:cstheme="majorBidi"/>
            <w:sz w:val="28"/>
            <w:szCs w:val="26"/>
            <w:rPrChange w:id="5198" w:author="Rachel Shipsey" w:date="2025-06-19T12:22:00Z">
              <w:rPr>
                <w:rFonts w:cs="Arial"/>
                <w:bCs/>
                <w:sz w:val="22"/>
              </w:rPr>
            </w:rPrChange>
          </w:rPr>
          <w:delText>4</w:delText>
        </w:r>
        <w:r w:rsidR="0E213150" w:rsidRPr="00166EDA" w:rsidDel="00CA370F">
          <w:rPr>
            <w:rFonts w:cstheme="majorBidi"/>
            <w:sz w:val="28"/>
            <w:szCs w:val="26"/>
            <w:rPrChange w:id="5199" w:author="Rachel Shipsey" w:date="2025-06-19T12:22:00Z">
              <w:rPr>
                <w:rFonts w:cs="Arial"/>
                <w:bCs/>
                <w:sz w:val="22"/>
              </w:rPr>
            </w:rPrChange>
          </w:rPr>
          <w:delText xml:space="preserve">.1 </w:delText>
        </w:r>
      </w:del>
      <w:bookmarkStart w:id="5200" w:name="_Toc201319117"/>
      <w:del w:id="5201" w:author="Rachel Shipsey" w:date="2025-06-23T15:21:00Z">
        <w:r w:rsidR="0E213150" w:rsidRPr="00166EDA" w:rsidDel="008D26A9">
          <w:rPr>
            <w:rFonts w:cstheme="majorBidi"/>
            <w:sz w:val="28"/>
            <w:szCs w:val="26"/>
            <w:rPrChange w:id="5202" w:author="Rachel Shipsey" w:date="2025-06-19T12:22:00Z">
              <w:rPr>
                <w:rFonts w:cs="Arial"/>
                <w:bCs/>
                <w:sz w:val="22"/>
              </w:rPr>
            </w:rPrChange>
          </w:rPr>
          <w:delText>Selected</w:delText>
        </w:r>
        <w:r w:rsidR="0E213150" w:rsidRPr="00166EDA" w:rsidDel="008D26A9">
          <w:delText xml:space="preserve"> country experiences</w:delText>
        </w:r>
        <w:bookmarkEnd w:id="5200"/>
      </w:del>
    </w:p>
    <w:p w14:paraId="76AEA9EC" w14:textId="77777777" w:rsidR="0E213150" w:rsidDel="00166EDA" w:rsidRDefault="0E213150">
      <w:pPr>
        <w:pStyle w:val="ListParagraph"/>
        <w:spacing w:after="0" w:line="276" w:lineRule="auto"/>
        <w:jc w:val="both"/>
        <w:rPr>
          <w:del w:id="5203" w:author="Rachel Shipsey" w:date="2025-06-19T12:22:00Z"/>
        </w:rPr>
        <w:pPrChange w:id="5204" w:author="Rachel Shipsey" w:date="2025-06-23T15:41:00Z">
          <w:pPr>
            <w:spacing w:after="0" w:line="276" w:lineRule="auto"/>
            <w:jc w:val="both"/>
          </w:pPr>
        </w:pPrChange>
      </w:pPr>
      <w:del w:id="5205" w:author="Rachel Shipsey" w:date="2025-06-19T12:22:00Z">
        <w:r w:rsidRPr="2CDA94BA" w:rsidDel="00166EDA">
          <w:delText>This subsection outlines some country practices undertaken during development of census tools and the actual tools developed for cartographic mapping, census enumeration and the PES.</w:delText>
        </w:r>
        <w:bookmarkStart w:id="5206" w:name="_Toc201237722"/>
        <w:bookmarkStart w:id="5207" w:name="_Toc201319118"/>
        <w:bookmarkEnd w:id="5206"/>
        <w:bookmarkEnd w:id="5207"/>
      </w:del>
    </w:p>
    <w:p w14:paraId="68522693" w14:textId="1FE3BAB0" w:rsidR="0E213150" w:rsidDel="008D26A9" w:rsidRDefault="008620D6">
      <w:pPr>
        <w:pStyle w:val="ListParagraph"/>
        <w:spacing w:after="0" w:line="276" w:lineRule="auto"/>
        <w:jc w:val="both"/>
        <w:rPr>
          <w:del w:id="5208" w:author="Rachel Shipsey" w:date="2025-06-23T15:21:00Z"/>
        </w:rPr>
        <w:pPrChange w:id="5209" w:author="Rachel Shipsey" w:date="2025-06-23T15:41:00Z">
          <w:pPr>
            <w:pStyle w:val="Heading3"/>
          </w:pPr>
        </w:pPrChange>
      </w:pPr>
      <w:del w:id="5210" w:author="Rachel Shipsey" w:date="2025-06-03T19:08:00Z">
        <w:r w:rsidRPr="4871BC61" w:rsidDel="00CA370F">
          <w:delText>4</w:delText>
        </w:r>
        <w:r w:rsidR="0E213150" w:rsidRPr="4871BC61" w:rsidDel="00CA370F">
          <w:delText>.1.1</w:delText>
        </w:r>
        <w:r w:rsidDel="00CA370F">
          <w:tab/>
        </w:r>
      </w:del>
      <w:bookmarkStart w:id="5211" w:name="_Toc201319119"/>
      <w:del w:id="5212" w:author="Rachel Shipsey" w:date="2025-06-23T15:21:00Z">
        <w:r w:rsidR="0E213150" w:rsidRPr="00EB3377" w:rsidDel="008D26A9">
          <w:delText>Tools</w:delText>
        </w:r>
        <w:r w:rsidR="0E213150" w:rsidRPr="4871BC61" w:rsidDel="008D26A9">
          <w:delText xml:space="preserve"> development process.</w:delText>
        </w:r>
        <w:bookmarkEnd w:id="5211"/>
        <w:r w:rsidR="0E213150" w:rsidRPr="4871BC61" w:rsidDel="008D26A9">
          <w:delText xml:space="preserve"> </w:delText>
        </w:r>
      </w:del>
    </w:p>
    <w:p w14:paraId="14D88C38" w14:textId="5F031A34" w:rsidR="0E213150" w:rsidDel="008D26A9" w:rsidRDefault="0E213150">
      <w:pPr>
        <w:pStyle w:val="ListParagraph"/>
        <w:spacing w:after="0" w:line="276" w:lineRule="auto"/>
        <w:jc w:val="both"/>
        <w:rPr>
          <w:del w:id="5213" w:author="Rachel Shipsey" w:date="2025-06-23T15:21:00Z"/>
          <w:rFonts w:cs="Arial"/>
        </w:rPr>
        <w:pPrChange w:id="5214" w:author="Rachel Shipsey" w:date="2025-06-23T15:41:00Z">
          <w:pPr>
            <w:jc w:val="both"/>
          </w:pPr>
        </w:pPrChange>
      </w:pPr>
      <w:del w:id="5215" w:author="Rachel Shipsey" w:date="2025-06-23T15:21:00Z">
        <w:r w:rsidRPr="2CDA94BA" w:rsidDel="008D26A9">
          <w:rPr>
            <w:rFonts w:cs="Arial"/>
          </w:rPr>
          <w:delText>The country practices outlined below in as much as possible followed the principles and recommendations for development of a digital census questionnaire. The US Census Bureau provided support to some countries to develop the electronic data collection application.</w:delText>
        </w:r>
      </w:del>
    </w:p>
    <w:p w14:paraId="13476388" w14:textId="4C1D700B" w:rsidR="0E213150" w:rsidDel="008D26A9" w:rsidRDefault="0E213150">
      <w:pPr>
        <w:pStyle w:val="ListParagraph"/>
        <w:spacing w:after="0" w:line="276" w:lineRule="auto"/>
        <w:jc w:val="both"/>
        <w:rPr>
          <w:del w:id="5216" w:author="Rachel Shipsey" w:date="2025-06-23T15:21:00Z"/>
          <w:rFonts w:cs="Arial"/>
          <w:b/>
          <w:bCs/>
        </w:rPr>
        <w:pPrChange w:id="5217"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jc w:val="both"/>
          </w:pPr>
        </w:pPrChange>
      </w:pPr>
      <w:del w:id="5218" w:author="Rachel Shipsey" w:date="2025-06-23T15:21:00Z">
        <w:r w:rsidRPr="2CDA94BA" w:rsidDel="008D26A9">
          <w:rPr>
            <w:rFonts w:cs="Arial"/>
            <w:b/>
            <w:bCs/>
          </w:rPr>
          <w:delText>Kenya</w:delText>
        </w:r>
      </w:del>
    </w:p>
    <w:p w14:paraId="783A7CF3" w14:textId="40C70E70" w:rsidR="0E213150" w:rsidDel="008D26A9" w:rsidRDefault="0E213150">
      <w:pPr>
        <w:pStyle w:val="ListParagraph"/>
        <w:spacing w:after="0" w:line="276" w:lineRule="auto"/>
        <w:jc w:val="both"/>
        <w:rPr>
          <w:del w:id="5219" w:author="Rachel Shipsey" w:date="2025-06-23T15:21:00Z"/>
          <w:rFonts w:cs="Arial"/>
          <w:sz w:val="20"/>
          <w:szCs w:val="20"/>
        </w:rPr>
        <w:pPrChange w:id="5220"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221" w:author="Rachel Shipsey" w:date="2025-06-23T15:21:00Z">
        <w:r w:rsidRPr="2CDA94BA" w:rsidDel="008D26A9">
          <w:rPr>
            <w:rFonts w:cs="Arial"/>
            <w:sz w:val="20"/>
            <w:szCs w:val="20"/>
          </w:rPr>
          <w:delText xml:space="preserve">Both the cartographic mapping tools and the census enumeration tools were developed through a consultative process. A secretariat was established which drafted the tools which were later reviewed by the established technical working committee (TWC) which had membership from various institutions. The tools were approved by the Steering committee that was at the apex of the management of the 2019 </w:delText>
        </w:r>
        <w:r w:rsidR="00496E3E" w:rsidDel="008D26A9">
          <w:rPr>
            <w:rFonts w:cs="Arial"/>
            <w:sz w:val="20"/>
            <w:szCs w:val="20"/>
          </w:rPr>
          <w:delText>C</w:delText>
        </w:r>
        <w:r w:rsidRPr="2CDA94BA" w:rsidDel="008D26A9">
          <w:rPr>
            <w:rFonts w:cs="Arial"/>
            <w:sz w:val="20"/>
            <w:szCs w:val="20"/>
          </w:rPr>
          <w:delText xml:space="preserve">ensus. During drafting of the tools, the secretariat reviewed the </w:delText>
        </w:r>
        <w:r w:rsidR="008620D6" w:rsidRPr="2CDA94BA" w:rsidDel="008D26A9">
          <w:rPr>
            <w:rFonts w:cs="Arial"/>
            <w:sz w:val="20"/>
            <w:szCs w:val="20"/>
          </w:rPr>
          <w:delText>recommendations</w:delText>
        </w:r>
        <w:r w:rsidRPr="2CDA94BA" w:rsidDel="008D26A9">
          <w:rPr>
            <w:rFonts w:cs="Arial"/>
            <w:sz w:val="20"/>
            <w:szCs w:val="20"/>
          </w:rPr>
          <w:delText xml:space="preserve"> from the 2009 </w:delText>
        </w:r>
        <w:r w:rsidR="00496E3E" w:rsidDel="008D26A9">
          <w:rPr>
            <w:rFonts w:cs="Arial"/>
            <w:sz w:val="20"/>
            <w:szCs w:val="20"/>
          </w:rPr>
          <w:delText>C</w:delText>
        </w:r>
        <w:r w:rsidRPr="2CDA94BA" w:rsidDel="008D26A9">
          <w:rPr>
            <w:rFonts w:cs="Arial"/>
            <w:sz w:val="20"/>
            <w:szCs w:val="20"/>
          </w:rPr>
          <w:delText xml:space="preserve">ensus and the various commitments of the national government. During the stakeholders’ engagement several requests were made, and a review of the requests was done by the </w:delText>
        </w:r>
        <w:r w:rsidR="00496E3E" w:rsidRPr="2CDA94BA" w:rsidDel="008D26A9">
          <w:rPr>
            <w:rFonts w:cs="Arial"/>
            <w:sz w:val="20"/>
            <w:szCs w:val="20"/>
          </w:rPr>
          <w:delText>TWC,</w:delText>
        </w:r>
        <w:r w:rsidRPr="2CDA94BA" w:rsidDel="008D26A9">
          <w:rPr>
            <w:rFonts w:cs="Arial"/>
            <w:sz w:val="20"/>
            <w:szCs w:val="20"/>
          </w:rPr>
          <w:delText xml:space="preserve"> and approvals given where necessary.</w:delText>
        </w:r>
      </w:del>
    </w:p>
    <w:p w14:paraId="102F0CC6" w14:textId="68C3D9DB" w:rsidR="0E213150" w:rsidDel="008D26A9" w:rsidRDefault="0E213150">
      <w:pPr>
        <w:pStyle w:val="ListParagraph"/>
        <w:spacing w:after="0" w:line="276" w:lineRule="auto"/>
        <w:jc w:val="both"/>
        <w:rPr>
          <w:del w:id="5222" w:author="Rachel Shipsey" w:date="2025-06-23T15:21:00Z"/>
          <w:rFonts w:cs="Arial"/>
          <w:sz w:val="20"/>
          <w:szCs w:val="20"/>
        </w:rPr>
        <w:pPrChange w:id="5223"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224" w:author="Rachel Shipsey" w:date="2025-06-23T15:21:00Z">
        <w:r w:rsidRPr="2CDA94BA" w:rsidDel="008D26A9">
          <w:rPr>
            <w:rFonts w:cs="Arial"/>
            <w:sz w:val="20"/>
            <w:szCs w:val="20"/>
          </w:rPr>
          <w:delText>The questionnaires underwent various processes and tests before finalization and approval. The broad stages included determination of user needs and data gaps, development of the questionnaires, pretesting, piloting, readjustment, and finalization.</w:delText>
        </w:r>
      </w:del>
    </w:p>
    <w:p w14:paraId="696D25C6" w14:textId="5CB14DD7" w:rsidR="0E213150" w:rsidDel="008D26A9" w:rsidRDefault="0E213150">
      <w:pPr>
        <w:pStyle w:val="ListParagraph"/>
        <w:spacing w:after="0" w:line="276" w:lineRule="auto"/>
        <w:jc w:val="both"/>
        <w:rPr>
          <w:del w:id="5225" w:author="Rachel Shipsey" w:date="2025-06-23T15:21:00Z"/>
          <w:rFonts w:cs="Arial"/>
          <w:sz w:val="20"/>
          <w:szCs w:val="20"/>
        </w:rPr>
        <w:pPrChange w:id="5226"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227" w:author="Rachel Shipsey" w:date="2025-06-23T15:21:00Z">
        <w:r w:rsidRPr="2CDA94BA" w:rsidDel="008D26A9">
          <w:rPr>
            <w:rFonts w:cs="Arial"/>
            <w:sz w:val="20"/>
            <w:szCs w:val="20"/>
          </w:rPr>
          <w:delText>After finalization of the paper questionnaires, the questionnaires were modified and skip patterns included for programming. Some of the fields that were traditionally filled during enumeration were prefilled in the data collection application, e.g., part of the identification panel.</w:delText>
        </w:r>
      </w:del>
    </w:p>
    <w:p w14:paraId="5C0F257A" w14:textId="6DDF2C41" w:rsidR="0E213150" w:rsidDel="008D26A9" w:rsidRDefault="0E213150">
      <w:pPr>
        <w:pStyle w:val="ListParagraph"/>
        <w:spacing w:after="0" w:line="276" w:lineRule="auto"/>
        <w:jc w:val="both"/>
        <w:rPr>
          <w:del w:id="5228" w:author="Rachel Shipsey" w:date="2025-06-23T15:21:00Z"/>
          <w:rFonts w:cs="Arial"/>
          <w:sz w:val="20"/>
          <w:szCs w:val="20"/>
        </w:rPr>
        <w:pPrChange w:id="5229"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230" w:author="Rachel Shipsey" w:date="2025-06-23T15:21:00Z">
        <w:r w:rsidRPr="2CDA94BA" w:rsidDel="008D26A9">
          <w:rPr>
            <w:rFonts w:cs="Arial"/>
            <w:sz w:val="20"/>
            <w:szCs w:val="20"/>
          </w:rPr>
          <w:delText xml:space="preserve">It was important to </w:delText>
        </w:r>
        <w:r w:rsidR="008620D6" w:rsidRPr="2CDA94BA" w:rsidDel="008D26A9">
          <w:rPr>
            <w:rFonts w:cs="Arial"/>
            <w:sz w:val="20"/>
            <w:szCs w:val="20"/>
          </w:rPr>
          <w:delText>benchmark</w:delText>
        </w:r>
        <w:r w:rsidRPr="2CDA94BA" w:rsidDel="008D26A9">
          <w:rPr>
            <w:rFonts w:cs="Arial"/>
            <w:sz w:val="20"/>
            <w:szCs w:val="20"/>
          </w:rPr>
          <w:delText xml:space="preserve"> other countries and institutions, especially those within Africa that had conducted a census using handheld devices. Countries that were in the final planning stages of planning for their censuses were also considered. This provided useful insight on how to plan for the census. The US Census Bureau also provided some technical support in the finalization of the data collection application. The questionnaires were translated to one local language- Kiswahili. </w:delText>
        </w:r>
      </w:del>
    </w:p>
    <w:p w14:paraId="73D52658" w14:textId="46DA2380" w:rsidR="0E213150" w:rsidDel="008D26A9" w:rsidRDefault="0E213150">
      <w:pPr>
        <w:pStyle w:val="ListParagraph"/>
        <w:spacing w:after="0" w:line="276" w:lineRule="auto"/>
        <w:jc w:val="both"/>
        <w:rPr>
          <w:del w:id="5231" w:author="Rachel Shipsey" w:date="2025-06-23T15:21:00Z"/>
          <w:rFonts w:cs="Arial"/>
          <w:sz w:val="20"/>
          <w:szCs w:val="20"/>
        </w:rPr>
        <w:pPrChange w:id="5232"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233" w:author="Rachel Shipsey" w:date="2025-06-23T15:21:00Z">
        <w:r w:rsidRPr="2CDA94BA" w:rsidDel="008D26A9">
          <w:rPr>
            <w:rFonts w:cs="Arial"/>
            <w:sz w:val="20"/>
            <w:szCs w:val="20"/>
          </w:rPr>
          <w:delText>Various manuals and guides were developed to ensure consistency in training and execution of duties at all levels. These included a training guide to assist in the training of trainers, a supervisors’ manual that outlined the roles and responsibilities of both content and ICT supervisors, and lastly an enumerators’ training manual which acted as a reference guide for all persons undertaking the census.</w:delText>
        </w:r>
      </w:del>
    </w:p>
    <w:p w14:paraId="4033E9D0" w14:textId="79CFBB1E" w:rsidR="00F50DA6" w:rsidDel="008D26A9" w:rsidRDefault="0E213150">
      <w:pPr>
        <w:pStyle w:val="ListParagraph"/>
        <w:spacing w:after="0" w:line="276" w:lineRule="auto"/>
        <w:jc w:val="both"/>
        <w:rPr>
          <w:del w:id="5234" w:author="Rachel Shipsey" w:date="2025-06-23T15:21:00Z"/>
          <w:moveTo w:id="5235" w:author="Rachel Shipsey" w:date="2025-06-20T13:37:00Z"/>
          <w:rFonts w:cs="Arial"/>
          <w:sz w:val="20"/>
          <w:szCs w:val="20"/>
        </w:rPr>
        <w:pPrChange w:id="5236" w:author="Rachel Shipsey" w:date="2025-06-23T15:41:00Z">
          <w:pPr>
            <w:pBdr>
              <w:top w:val="dashDotStroked" w:sz="24" w:space="1" w:color="2E74B5" w:themeColor="accent5" w:themeShade="BF"/>
            </w:pBdr>
            <w:spacing w:line="240" w:lineRule="auto"/>
            <w:jc w:val="both"/>
          </w:pPr>
        </w:pPrChange>
      </w:pPr>
      <w:del w:id="5237" w:author="Rachel Shipsey" w:date="2025-06-23T15:21:00Z">
        <w:r w:rsidRPr="2CDA94BA" w:rsidDel="008D26A9">
          <w:rPr>
            <w:rFonts w:cs="Arial"/>
            <w:sz w:val="20"/>
            <w:szCs w:val="20"/>
          </w:rPr>
          <w:delText>The CAPI manual was uploaded into the mobile devices for easy access. An in-app self-help button was also available in the application, enumerators would use this tool for any clarification they needed during an interview.</w:delText>
        </w:r>
      </w:del>
      <w:moveToRangeStart w:id="5238" w:author="Rachel Shipsey" w:date="2025-06-20T13:37:00Z" w:name="move201320356"/>
      <w:moveTo w:id="5239" w:author="Rachel Shipsey" w:date="2025-06-20T13:37:00Z">
        <w:del w:id="5240" w:author="Rachel Shipsey" w:date="2025-06-23T15:21:00Z">
          <w:r w:rsidR="00F50DA6" w:rsidRPr="2CDA94BA" w:rsidDel="008D26A9">
            <w:rPr>
              <w:rFonts w:cs="Arial"/>
              <w:sz w:val="20"/>
              <w:szCs w:val="20"/>
            </w:rPr>
            <w:delText xml:space="preserve">During cartographic mapping, various forms, manuals, and templates were developed for use during each of the phases of cartographic mapping to ensure consistency and quality data. </w:delText>
          </w:r>
        </w:del>
      </w:moveTo>
    </w:p>
    <w:p w14:paraId="229DBA37" w14:textId="0BD6D694" w:rsidR="00F50DA6" w:rsidDel="008D26A9" w:rsidRDefault="00F50DA6">
      <w:pPr>
        <w:pStyle w:val="ListParagraph"/>
        <w:spacing w:after="0" w:line="276" w:lineRule="auto"/>
        <w:jc w:val="both"/>
        <w:rPr>
          <w:del w:id="5241" w:author="Rachel Shipsey" w:date="2025-06-23T15:21:00Z"/>
          <w:moveTo w:id="5242" w:author="Rachel Shipsey" w:date="2025-06-20T13:37:00Z"/>
          <w:rFonts w:cs="Arial"/>
          <w:sz w:val="20"/>
          <w:szCs w:val="20"/>
        </w:rPr>
        <w:pPrChange w:id="5243" w:author="Rachel Shipsey" w:date="2025-06-23T15:41:00Z">
          <w:pPr>
            <w:spacing w:line="240" w:lineRule="auto"/>
            <w:jc w:val="both"/>
          </w:pPr>
        </w:pPrChange>
      </w:pPr>
      <w:moveTo w:id="5244" w:author="Rachel Shipsey" w:date="2025-06-20T13:37:00Z">
        <w:del w:id="5245" w:author="Rachel Shipsey" w:date="2025-06-23T15:21:00Z">
          <w:r w:rsidRPr="2CDA94BA" w:rsidDel="008D26A9">
            <w:rPr>
              <w:rFonts w:cs="Arial"/>
              <w:sz w:val="20"/>
              <w:szCs w:val="20"/>
            </w:rPr>
            <w:delText xml:space="preserve">Prior to the field mapping, the following forms were developed and used: </w:delText>
          </w:r>
        </w:del>
      </w:moveTo>
    </w:p>
    <w:p w14:paraId="17FD9345" w14:textId="4AE3C20C" w:rsidR="00F50DA6" w:rsidDel="008D26A9" w:rsidRDefault="00F50DA6">
      <w:pPr>
        <w:pStyle w:val="ListParagraph"/>
        <w:spacing w:after="0" w:line="276" w:lineRule="auto"/>
        <w:jc w:val="both"/>
        <w:rPr>
          <w:del w:id="5246" w:author="Rachel Shipsey" w:date="2025-06-23T15:21:00Z"/>
          <w:moveTo w:id="5247" w:author="Rachel Shipsey" w:date="2025-06-20T13:37:00Z"/>
          <w:rFonts w:cs="Arial"/>
          <w:sz w:val="20"/>
          <w:szCs w:val="20"/>
        </w:rPr>
        <w:pPrChange w:id="5248" w:author="Rachel Shipsey" w:date="2025-06-23T15:41:00Z">
          <w:pPr>
            <w:pStyle w:val="ListParagraph"/>
            <w:numPr>
              <w:numId w:val="39"/>
            </w:numPr>
            <w:spacing w:line="240" w:lineRule="auto"/>
            <w:ind w:hanging="360"/>
            <w:jc w:val="both"/>
          </w:pPr>
        </w:pPrChange>
      </w:pPr>
      <w:moveTo w:id="5249" w:author="Rachel Shipsey" w:date="2025-06-20T13:37:00Z">
        <w:del w:id="5250" w:author="Rachel Shipsey" w:date="2025-06-23T15:21:00Z">
          <w:r w:rsidRPr="2CDA94BA" w:rsidDel="008D26A9">
            <w:rPr>
              <w:rFonts w:cs="Arial"/>
              <w:sz w:val="20"/>
              <w:szCs w:val="20"/>
            </w:rPr>
            <w:delText>Form F-54-5-1A- Rural household and homestead listing form for village elders to capture homesteads and households’ information within their villages.</w:delText>
          </w:r>
        </w:del>
      </w:moveTo>
    </w:p>
    <w:p w14:paraId="760775E3" w14:textId="3B81D44D" w:rsidR="00F50DA6" w:rsidDel="008D26A9" w:rsidRDefault="00F50DA6">
      <w:pPr>
        <w:pStyle w:val="ListParagraph"/>
        <w:spacing w:after="0" w:line="276" w:lineRule="auto"/>
        <w:jc w:val="both"/>
        <w:rPr>
          <w:del w:id="5251" w:author="Rachel Shipsey" w:date="2025-06-23T15:21:00Z"/>
          <w:moveTo w:id="5252" w:author="Rachel Shipsey" w:date="2025-06-20T13:37:00Z"/>
          <w:rFonts w:cs="Arial"/>
          <w:sz w:val="20"/>
          <w:szCs w:val="20"/>
        </w:rPr>
        <w:pPrChange w:id="5253" w:author="Rachel Shipsey" w:date="2025-06-23T15:41:00Z">
          <w:pPr>
            <w:pStyle w:val="ListParagraph"/>
            <w:numPr>
              <w:numId w:val="39"/>
            </w:numPr>
            <w:spacing w:line="240" w:lineRule="auto"/>
            <w:ind w:hanging="360"/>
            <w:jc w:val="both"/>
          </w:pPr>
        </w:pPrChange>
      </w:pPr>
      <w:moveTo w:id="5254" w:author="Rachel Shipsey" w:date="2025-06-20T13:37:00Z">
        <w:del w:id="5255" w:author="Rachel Shipsey" w:date="2025-06-23T15:21:00Z">
          <w:r w:rsidRPr="2CDA94BA" w:rsidDel="008D26A9">
            <w:rPr>
              <w:rFonts w:cs="Arial"/>
              <w:sz w:val="20"/>
              <w:szCs w:val="20"/>
            </w:rPr>
            <w:delText xml:space="preserve">Form F-54-5-7 that was used to fill names and contact details of the chief and assistant chiefs and number of villages within their area. </w:delText>
          </w:r>
        </w:del>
      </w:moveTo>
    </w:p>
    <w:p w14:paraId="17426BAB" w14:textId="4F10D509" w:rsidR="00F50DA6" w:rsidDel="008D26A9" w:rsidRDefault="00F50DA6">
      <w:pPr>
        <w:pStyle w:val="ListParagraph"/>
        <w:spacing w:after="0" w:line="276" w:lineRule="auto"/>
        <w:jc w:val="both"/>
        <w:rPr>
          <w:del w:id="5256" w:author="Rachel Shipsey" w:date="2025-06-23T15:21:00Z"/>
          <w:moveTo w:id="5257" w:author="Rachel Shipsey" w:date="2025-06-20T13:37:00Z"/>
          <w:rFonts w:cs="Arial"/>
          <w:sz w:val="20"/>
          <w:szCs w:val="20"/>
        </w:rPr>
        <w:pPrChange w:id="5258" w:author="Rachel Shipsey" w:date="2025-06-23T15:41:00Z">
          <w:pPr>
            <w:pStyle w:val="ListParagraph"/>
            <w:numPr>
              <w:numId w:val="39"/>
            </w:numPr>
            <w:spacing w:line="240" w:lineRule="auto"/>
            <w:ind w:hanging="360"/>
            <w:jc w:val="both"/>
          </w:pPr>
        </w:pPrChange>
      </w:pPr>
      <w:moveTo w:id="5259" w:author="Rachel Shipsey" w:date="2025-06-20T13:37:00Z">
        <w:del w:id="5260" w:author="Rachel Shipsey" w:date="2025-06-23T15:21:00Z">
          <w:r w:rsidRPr="2CDA94BA" w:rsidDel="008D26A9">
            <w:rPr>
              <w:rFonts w:cs="Arial"/>
              <w:sz w:val="20"/>
              <w:szCs w:val="20"/>
            </w:rPr>
            <w:delText xml:space="preserve">A sensitization manual that was used to guide those sensitizing the NGAOS in different parts of the country.  </w:delText>
          </w:r>
        </w:del>
      </w:moveTo>
    </w:p>
    <w:p w14:paraId="6A294FAB" w14:textId="7ADB9E75" w:rsidR="00F50DA6" w:rsidDel="008D26A9" w:rsidRDefault="00F50DA6">
      <w:pPr>
        <w:pStyle w:val="ListParagraph"/>
        <w:spacing w:after="0" w:line="276" w:lineRule="auto"/>
        <w:jc w:val="both"/>
        <w:rPr>
          <w:del w:id="5261" w:author="Rachel Shipsey" w:date="2025-06-23T15:21:00Z"/>
          <w:moveTo w:id="5262" w:author="Rachel Shipsey" w:date="2025-06-20T13:37:00Z"/>
          <w:rFonts w:cs="Arial"/>
          <w:sz w:val="20"/>
          <w:szCs w:val="20"/>
        </w:rPr>
        <w:pPrChange w:id="5263" w:author="Rachel Shipsey" w:date="2025-06-23T15:41:00Z">
          <w:pPr>
            <w:spacing w:line="240" w:lineRule="auto"/>
            <w:jc w:val="both"/>
          </w:pPr>
        </w:pPrChange>
      </w:pPr>
      <w:moveTo w:id="5264" w:author="Rachel Shipsey" w:date="2025-06-20T13:37:00Z">
        <w:del w:id="5265" w:author="Rachel Shipsey" w:date="2025-06-23T15:21:00Z">
          <w:r w:rsidRPr="2CDA94BA" w:rsidDel="008D26A9">
            <w:rPr>
              <w:rFonts w:cs="Arial"/>
              <w:sz w:val="20"/>
              <w:szCs w:val="20"/>
            </w:rPr>
            <w:delText>During field mapping, several forms were developed used:</w:delText>
          </w:r>
        </w:del>
      </w:moveTo>
    </w:p>
    <w:p w14:paraId="4DE23713" w14:textId="1D0D9382" w:rsidR="00F50DA6" w:rsidDel="008D26A9" w:rsidRDefault="00F50DA6">
      <w:pPr>
        <w:pStyle w:val="ListParagraph"/>
        <w:spacing w:after="0" w:line="276" w:lineRule="auto"/>
        <w:jc w:val="both"/>
        <w:rPr>
          <w:del w:id="5266" w:author="Rachel Shipsey" w:date="2025-06-23T15:21:00Z"/>
          <w:moveTo w:id="5267" w:author="Rachel Shipsey" w:date="2025-06-20T13:37:00Z"/>
          <w:rFonts w:cs="Arial"/>
          <w:sz w:val="20"/>
          <w:szCs w:val="20"/>
        </w:rPr>
        <w:pPrChange w:id="5268" w:author="Rachel Shipsey" w:date="2025-06-23T15:41:00Z">
          <w:pPr>
            <w:pStyle w:val="ListParagraph"/>
            <w:numPr>
              <w:numId w:val="40"/>
            </w:numPr>
            <w:spacing w:line="240" w:lineRule="auto"/>
            <w:ind w:hanging="360"/>
            <w:jc w:val="both"/>
          </w:pPr>
        </w:pPrChange>
      </w:pPr>
      <w:moveTo w:id="5269" w:author="Rachel Shipsey" w:date="2025-06-20T13:37:00Z">
        <w:del w:id="5270" w:author="Rachel Shipsey" w:date="2025-06-23T15:21:00Z">
          <w:r w:rsidRPr="2CDA94BA" w:rsidDel="008D26A9">
            <w:rPr>
              <w:rFonts w:cs="Arial"/>
              <w:sz w:val="20"/>
              <w:szCs w:val="20"/>
            </w:rPr>
            <w:delText>Form F-54-5-1B- Rural homestead and household listing form for mapping assistants.</w:delText>
          </w:r>
        </w:del>
      </w:moveTo>
    </w:p>
    <w:p w14:paraId="7A67B994" w14:textId="42A1C09C" w:rsidR="00F50DA6" w:rsidDel="008D26A9" w:rsidRDefault="00F50DA6">
      <w:pPr>
        <w:pStyle w:val="ListParagraph"/>
        <w:spacing w:after="0" w:line="276" w:lineRule="auto"/>
        <w:jc w:val="both"/>
        <w:rPr>
          <w:del w:id="5271" w:author="Rachel Shipsey" w:date="2025-06-23T15:21:00Z"/>
          <w:moveTo w:id="5272" w:author="Rachel Shipsey" w:date="2025-06-20T13:37:00Z"/>
          <w:rFonts w:cs="Arial"/>
          <w:sz w:val="20"/>
          <w:szCs w:val="20"/>
        </w:rPr>
        <w:pPrChange w:id="5273" w:author="Rachel Shipsey" w:date="2025-06-23T15:41:00Z">
          <w:pPr>
            <w:pStyle w:val="ListParagraph"/>
            <w:numPr>
              <w:numId w:val="40"/>
            </w:numPr>
            <w:spacing w:line="240" w:lineRule="auto"/>
            <w:ind w:hanging="360"/>
            <w:jc w:val="both"/>
          </w:pPr>
        </w:pPrChange>
      </w:pPr>
      <w:moveTo w:id="5274" w:author="Rachel Shipsey" w:date="2025-06-20T13:37:00Z">
        <w:del w:id="5275" w:author="Rachel Shipsey" w:date="2025-06-23T15:21:00Z">
          <w:r w:rsidRPr="2CDA94BA" w:rsidDel="008D26A9">
            <w:rPr>
              <w:rFonts w:cs="Arial"/>
              <w:sz w:val="20"/>
              <w:szCs w:val="20"/>
            </w:rPr>
            <w:delText xml:space="preserve">Form F-54-5-2- Urban structure and household listing form </w:delText>
          </w:r>
        </w:del>
      </w:moveTo>
    </w:p>
    <w:p w14:paraId="78474F42" w14:textId="530A0C3F" w:rsidR="00F50DA6" w:rsidDel="008D26A9" w:rsidRDefault="00F50DA6">
      <w:pPr>
        <w:pStyle w:val="ListParagraph"/>
        <w:spacing w:after="0" w:line="276" w:lineRule="auto"/>
        <w:jc w:val="both"/>
        <w:rPr>
          <w:del w:id="5276" w:author="Rachel Shipsey" w:date="2025-06-23T15:21:00Z"/>
          <w:moveTo w:id="5277" w:author="Rachel Shipsey" w:date="2025-06-20T13:37:00Z"/>
          <w:rFonts w:cs="Arial"/>
          <w:sz w:val="20"/>
          <w:szCs w:val="20"/>
        </w:rPr>
        <w:pPrChange w:id="5278" w:author="Rachel Shipsey" w:date="2025-06-23T15:41:00Z">
          <w:pPr>
            <w:pStyle w:val="ListParagraph"/>
            <w:numPr>
              <w:numId w:val="40"/>
            </w:numPr>
            <w:spacing w:line="240" w:lineRule="auto"/>
            <w:ind w:hanging="360"/>
            <w:jc w:val="both"/>
          </w:pPr>
        </w:pPrChange>
      </w:pPr>
      <w:moveTo w:id="5279" w:author="Rachel Shipsey" w:date="2025-06-20T13:37:00Z">
        <w:del w:id="5280" w:author="Rachel Shipsey" w:date="2025-06-23T15:21:00Z">
          <w:r w:rsidRPr="2CDA94BA" w:rsidDel="008D26A9">
            <w:rPr>
              <w:rFonts w:cs="Arial"/>
              <w:sz w:val="20"/>
              <w:szCs w:val="20"/>
            </w:rPr>
            <w:delText>Form F-54-5-3- Villages and EA summary form.</w:delText>
          </w:r>
        </w:del>
      </w:moveTo>
    </w:p>
    <w:p w14:paraId="62B897C7" w14:textId="51C68D35" w:rsidR="00F50DA6" w:rsidDel="008D26A9" w:rsidRDefault="00F50DA6">
      <w:pPr>
        <w:pStyle w:val="ListParagraph"/>
        <w:spacing w:after="0" w:line="276" w:lineRule="auto"/>
        <w:jc w:val="both"/>
        <w:rPr>
          <w:del w:id="5281" w:author="Rachel Shipsey" w:date="2025-06-23T15:21:00Z"/>
          <w:moveTo w:id="5282" w:author="Rachel Shipsey" w:date="2025-06-20T13:37:00Z"/>
          <w:rFonts w:cs="Arial"/>
          <w:sz w:val="20"/>
          <w:szCs w:val="20"/>
        </w:rPr>
        <w:pPrChange w:id="5283" w:author="Rachel Shipsey" w:date="2025-06-23T15:41:00Z">
          <w:pPr>
            <w:pStyle w:val="ListParagraph"/>
            <w:numPr>
              <w:numId w:val="40"/>
            </w:numPr>
            <w:spacing w:line="240" w:lineRule="auto"/>
            <w:ind w:hanging="360"/>
            <w:jc w:val="both"/>
          </w:pPr>
        </w:pPrChange>
      </w:pPr>
      <w:moveTo w:id="5284" w:author="Rachel Shipsey" w:date="2025-06-20T13:37:00Z">
        <w:del w:id="5285" w:author="Rachel Shipsey" w:date="2025-06-23T15:21:00Z">
          <w:r w:rsidRPr="2CDA94BA" w:rsidDel="008D26A9">
            <w:rPr>
              <w:rFonts w:cs="Arial"/>
              <w:sz w:val="20"/>
              <w:szCs w:val="20"/>
            </w:rPr>
            <w:delText xml:space="preserve">Form F-54-5-4- List of Administrative Areas and their Codes. </w:delText>
          </w:r>
        </w:del>
      </w:moveTo>
    </w:p>
    <w:p w14:paraId="5EA3906C" w14:textId="771A66B2" w:rsidR="00F50DA6" w:rsidDel="008D26A9" w:rsidRDefault="00F50DA6">
      <w:pPr>
        <w:pStyle w:val="ListParagraph"/>
        <w:spacing w:after="0" w:line="276" w:lineRule="auto"/>
        <w:jc w:val="both"/>
        <w:rPr>
          <w:del w:id="5286" w:author="Rachel Shipsey" w:date="2025-06-23T15:21:00Z"/>
          <w:moveTo w:id="5287" w:author="Rachel Shipsey" w:date="2025-06-20T13:37:00Z"/>
          <w:rFonts w:cs="Arial"/>
          <w:sz w:val="20"/>
          <w:szCs w:val="20"/>
        </w:rPr>
        <w:pPrChange w:id="5288" w:author="Rachel Shipsey" w:date="2025-06-23T15:41:00Z">
          <w:pPr>
            <w:spacing w:line="240" w:lineRule="auto"/>
            <w:jc w:val="both"/>
          </w:pPr>
        </w:pPrChange>
      </w:pPr>
      <w:moveTo w:id="5289" w:author="Rachel Shipsey" w:date="2025-06-20T13:37:00Z">
        <w:del w:id="5290" w:author="Rachel Shipsey" w:date="2025-06-23T15:21:00Z">
          <w:r w:rsidRPr="2CDA94BA" w:rsidDel="008D26A9">
            <w:rPr>
              <w:rFonts w:cs="Arial"/>
              <w:sz w:val="20"/>
              <w:szCs w:val="20"/>
            </w:rPr>
            <w:delText xml:space="preserve">During map production, various tools and instruments were developed and used: </w:delText>
          </w:r>
        </w:del>
      </w:moveTo>
    </w:p>
    <w:p w14:paraId="43E864FD" w14:textId="751F5FE0" w:rsidR="00F50DA6" w:rsidDel="008D26A9" w:rsidRDefault="00F50DA6">
      <w:pPr>
        <w:pStyle w:val="ListParagraph"/>
        <w:spacing w:after="0" w:line="276" w:lineRule="auto"/>
        <w:jc w:val="both"/>
        <w:rPr>
          <w:del w:id="5291" w:author="Rachel Shipsey" w:date="2025-06-23T15:21:00Z"/>
          <w:moveTo w:id="5292" w:author="Rachel Shipsey" w:date="2025-06-20T13:37:00Z"/>
          <w:rFonts w:cs="Arial"/>
          <w:sz w:val="20"/>
          <w:szCs w:val="20"/>
        </w:rPr>
        <w:pPrChange w:id="5293" w:author="Rachel Shipsey" w:date="2025-06-23T15:41:00Z">
          <w:pPr>
            <w:pStyle w:val="ListParagraph"/>
            <w:numPr>
              <w:numId w:val="41"/>
            </w:numPr>
            <w:spacing w:line="240" w:lineRule="auto"/>
            <w:ind w:hanging="360"/>
            <w:jc w:val="both"/>
          </w:pPr>
        </w:pPrChange>
      </w:pPr>
      <w:moveTo w:id="5294" w:author="Rachel Shipsey" w:date="2025-06-20T13:37:00Z">
        <w:del w:id="5295" w:author="Rachel Shipsey" w:date="2025-06-23T15:21:00Z">
          <w:r w:rsidRPr="2CDA94BA" w:rsidDel="008D26A9">
            <w:rPr>
              <w:rFonts w:cs="Arial"/>
              <w:sz w:val="20"/>
              <w:szCs w:val="20"/>
            </w:rPr>
            <w:delText xml:space="preserve">A map production manual which detailed processes and steps to be used by the GIS technicians to produce maps, </w:delText>
          </w:r>
        </w:del>
      </w:moveTo>
    </w:p>
    <w:p w14:paraId="45770B03" w14:textId="4CE330FB" w:rsidR="00F50DA6" w:rsidDel="008D26A9" w:rsidRDefault="00F50DA6">
      <w:pPr>
        <w:pStyle w:val="ListParagraph"/>
        <w:spacing w:after="0" w:line="276" w:lineRule="auto"/>
        <w:jc w:val="both"/>
        <w:rPr>
          <w:del w:id="5296" w:author="Rachel Shipsey" w:date="2025-06-23T15:21:00Z"/>
          <w:moveTo w:id="5297" w:author="Rachel Shipsey" w:date="2025-06-20T13:37:00Z"/>
          <w:rFonts w:cs="Arial"/>
          <w:sz w:val="20"/>
          <w:szCs w:val="20"/>
        </w:rPr>
        <w:pPrChange w:id="5298" w:author="Rachel Shipsey" w:date="2025-06-23T15:41:00Z">
          <w:pPr>
            <w:pStyle w:val="ListParagraph"/>
            <w:numPr>
              <w:numId w:val="41"/>
            </w:numPr>
            <w:spacing w:line="240" w:lineRule="auto"/>
            <w:ind w:hanging="360"/>
            <w:jc w:val="both"/>
          </w:pPr>
        </w:pPrChange>
      </w:pPr>
      <w:moveTo w:id="5299" w:author="Rachel Shipsey" w:date="2025-06-20T13:37:00Z">
        <w:del w:id="5300" w:author="Rachel Shipsey" w:date="2025-06-23T15:21:00Z">
          <w:r w:rsidRPr="2CDA94BA" w:rsidDel="008D26A9">
            <w:rPr>
              <w:rFonts w:cs="Arial"/>
              <w:sz w:val="20"/>
              <w:szCs w:val="20"/>
            </w:rPr>
            <w:delText>An EA and Sub-Location Map template</w:delText>
          </w:r>
          <w:r w:rsidRPr="2CDA94BA" w:rsidDel="008D26A9">
            <w:rPr>
              <w:rFonts w:cs="Arial"/>
              <w:b/>
              <w:bCs/>
              <w:sz w:val="20"/>
              <w:szCs w:val="20"/>
            </w:rPr>
            <w:delText xml:space="preserve"> </w:delText>
          </w:r>
          <w:r w:rsidRPr="2CDA94BA" w:rsidDel="008D26A9">
            <w:rPr>
              <w:rFonts w:cs="Arial"/>
              <w:sz w:val="20"/>
              <w:szCs w:val="20"/>
            </w:rPr>
            <w:delText>that was used to help produce standardized maps.</w:delText>
          </w:r>
        </w:del>
      </w:moveTo>
    </w:p>
    <w:p w14:paraId="02EE4869" w14:textId="49996D22" w:rsidR="00F50DA6" w:rsidDel="008D26A9" w:rsidRDefault="00F50DA6">
      <w:pPr>
        <w:pStyle w:val="ListParagraph"/>
        <w:spacing w:after="0" w:line="276" w:lineRule="auto"/>
        <w:jc w:val="both"/>
        <w:rPr>
          <w:del w:id="5301" w:author="Rachel Shipsey" w:date="2025-06-23T15:21:00Z"/>
          <w:moveTo w:id="5302" w:author="Rachel Shipsey" w:date="2025-06-20T13:37:00Z"/>
          <w:rFonts w:cs="Arial"/>
          <w:sz w:val="20"/>
          <w:szCs w:val="20"/>
        </w:rPr>
        <w:pPrChange w:id="5303" w:author="Rachel Shipsey" w:date="2025-06-23T15:41:00Z">
          <w:pPr>
            <w:pStyle w:val="ListParagraph"/>
            <w:numPr>
              <w:numId w:val="41"/>
            </w:numPr>
            <w:spacing w:line="240" w:lineRule="auto"/>
            <w:ind w:hanging="360"/>
            <w:jc w:val="both"/>
          </w:pPr>
        </w:pPrChange>
      </w:pPr>
      <w:moveTo w:id="5304" w:author="Rachel Shipsey" w:date="2025-06-20T13:37:00Z">
        <w:del w:id="5305" w:author="Rachel Shipsey" w:date="2025-06-23T15:21:00Z">
          <w:r w:rsidRPr="2CDA94BA" w:rsidDel="008D26A9">
            <w:rPr>
              <w:rFonts w:cs="Arial"/>
              <w:sz w:val="20"/>
              <w:szCs w:val="20"/>
            </w:rPr>
            <w:delText>An EA digitization Schema</w:delText>
          </w:r>
          <w:r w:rsidRPr="2CDA94BA" w:rsidDel="008D26A9">
            <w:rPr>
              <w:rFonts w:cs="Arial"/>
              <w:b/>
              <w:bCs/>
              <w:sz w:val="20"/>
              <w:szCs w:val="20"/>
            </w:rPr>
            <w:delText xml:space="preserve"> </w:delText>
          </w:r>
          <w:r w:rsidRPr="2CDA94BA" w:rsidDel="008D26A9">
            <w:rPr>
              <w:rFonts w:cs="Arial"/>
              <w:sz w:val="20"/>
              <w:szCs w:val="20"/>
            </w:rPr>
            <w:delText xml:space="preserve">that was used to ensure uniform county geo-files are created for ease of merging when creating the country geo-file. It contained all fields required in the geo file. </w:delText>
          </w:r>
        </w:del>
      </w:moveTo>
    </w:p>
    <w:p w14:paraId="0A5CA137" w14:textId="7B2F0EFF" w:rsidR="00F50DA6" w:rsidDel="008D26A9" w:rsidRDefault="00F50DA6">
      <w:pPr>
        <w:pStyle w:val="ListParagraph"/>
        <w:spacing w:after="0" w:line="276" w:lineRule="auto"/>
        <w:jc w:val="both"/>
        <w:rPr>
          <w:del w:id="5306" w:author="Rachel Shipsey" w:date="2025-06-23T15:21:00Z"/>
          <w:moveTo w:id="5307" w:author="Rachel Shipsey" w:date="2025-06-20T13:37:00Z"/>
          <w:rFonts w:cs="Arial"/>
          <w:sz w:val="20"/>
          <w:szCs w:val="20"/>
        </w:rPr>
        <w:pPrChange w:id="5308" w:author="Rachel Shipsey" w:date="2025-06-23T15:41:00Z">
          <w:pPr>
            <w:spacing w:line="240" w:lineRule="auto"/>
            <w:jc w:val="both"/>
          </w:pPr>
        </w:pPrChange>
      </w:pPr>
      <w:moveTo w:id="5309" w:author="Rachel Shipsey" w:date="2025-06-20T13:37:00Z">
        <w:del w:id="5310" w:author="Rachel Shipsey" w:date="2025-06-23T15:21:00Z">
          <w:r w:rsidRPr="2CDA94BA" w:rsidDel="008D26A9">
            <w:rPr>
              <w:rFonts w:cs="Arial"/>
              <w:sz w:val="20"/>
              <w:szCs w:val="20"/>
            </w:rPr>
            <w:delText>During EA map verification various forms were developed to assist the team to confirm whether the maps and geo-files reflected the actual picture on the ground. The following forms were developed and used:</w:delText>
          </w:r>
        </w:del>
      </w:moveTo>
    </w:p>
    <w:p w14:paraId="1EA16FE2" w14:textId="7E2AA4D0" w:rsidR="00F50DA6" w:rsidDel="008D26A9" w:rsidRDefault="00F50DA6">
      <w:pPr>
        <w:pStyle w:val="ListParagraph"/>
        <w:spacing w:after="0" w:line="276" w:lineRule="auto"/>
        <w:jc w:val="both"/>
        <w:rPr>
          <w:del w:id="5311" w:author="Rachel Shipsey" w:date="2025-06-23T15:21:00Z"/>
          <w:moveTo w:id="5312" w:author="Rachel Shipsey" w:date="2025-06-20T13:37:00Z"/>
          <w:rFonts w:cs="Arial"/>
          <w:sz w:val="20"/>
          <w:szCs w:val="20"/>
        </w:rPr>
        <w:pPrChange w:id="5313" w:author="Rachel Shipsey" w:date="2025-06-23T15:41:00Z">
          <w:pPr>
            <w:pStyle w:val="ListParagraph"/>
            <w:numPr>
              <w:numId w:val="42"/>
            </w:numPr>
            <w:ind w:hanging="360"/>
          </w:pPr>
        </w:pPrChange>
      </w:pPr>
      <w:moveTo w:id="5314" w:author="Rachel Shipsey" w:date="2025-06-20T13:37:00Z">
        <w:del w:id="5315" w:author="Rachel Shipsey" w:date="2025-06-23T15:21:00Z">
          <w:r w:rsidRPr="2CDA94BA" w:rsidDel="008D26A9">
            <w:rPr>
              <w:rFonts w:cs="Arial"/>
              <w:sz w:val="20"/>
              <w:szCs w:val="20"/>
            </w:rPr>
            <w:delText>Form F-54-5-9 that indicated the nature of problem identified on the map and geo-file.</w:delText>
          </w:r>
        </w:del>
      </w:moveTo>
    </w:p>
    <w:p w14:paraId="324E04B7" w14:textId="33C5561F" w:rsidR="00F50DA6" w:rsidDel="008D26A9" w:rsidRDefault="00F50DA6">
      <w:pPr>
        <w:pStyle w:val="ListParagraph"/>
        <w:spacing w:after="0" w:line="276" w:lineRule="auto"/>
        <w:jc w:val="both"/>
        <w:rPr>
          <w:del w:id="5316" w:author="Rachel Shipsey" w:date="2025-06-23T15:21:00Z"/>
          <w:moveTo w:id="5317" w:author="Rachel Shipsey" w:date="2025-06-20T13:37:00Z"/>
          <w:rFonts w:cs="Arial"/>
          <w:sz w:val="20"/>
          <w:szCs w:val="20"/>
        </w:rPr>
        <w:pPrChange w:id="5318" w:author="Rachel Shipsey" w:date="2025-06-23T15:41:00Z">
          <w:pPr>
            <w:pStyle w:val="ListParagraph"/>
            <w:numPr>
              <w:numId w:val="42"/>
            </w:numPr>
            <w:spacing w:line="240" w:lineRule="auto"/>
            <w:ind w:hanging="360"/>
            <w:jc w:val="both"/>
          </w:pPr>
        </w:pPrChange>
      </w:pPr>
      <w:moveTo w:id="5319" w:author="Rachel Shipsey" w:date="2025-06-20T13:37:00Z">
        <w:del w:id="5320" w:author="Rachel Shipsey" w:date="2025-06-23T15:21:00Z">
          <w:r w:rsidRPr="2CDA94BA" w:rsidDel="008D26A9">
            <w:rPr>
              <w:rFonts w:cs="Arial"/>
              <w:sz w:val="20"/>
              <w:szCs w:val="20"/>
            </w:rPr>
            <w:delText>Form F-54-5-12 indicated administrative units with disputes and fragmented area and the causes of the disputes and fragmentation.</w:delText>
          </w:r>
        </w:del>
      </w:moveTo>
    </w:p>
    <w:p w14:paraId="76179FFB" w14:textId="09EDDD89" w:rsidR="00F50DA6" w:rsidDel="008D26A9" w:rsidRDefault="00F50DA6">
      <w:pPr>
        <w:pStyle w:val="ListParagraph"/>
        <w:spacing w:after="0" w:line="276" w:lineRule="auto"/>
        <w:jc w:val="both"/>
        <w:rPr>
          <w:del w:id="5321" w:author="Rachel Shipsey" w:date="2025-06-23T15:21:00Z"/>
          <w:moveTo w:id="5322" w:author="Rachel Shipsey" w:date="2025-06-20T13:37:00Z"/>
          <w:rFonts w:cs="Arial"/>
          <w:sz w:val="20"/>
          <w:szCs w:val="20"/>
        </w:rPr>
        <w:pPrChange w:id="5323" w:author="Rachel Shipsey" w:date="2025-06-23T15:41:00Z">
          <w:pPr>
            <w:pStyle w:val="ListParagraph"/>
            <w:numPr>
              <w:numId w:val="42"/>
            </w:numPr>
            <w:pBdr>
              <w:bottom w:val="dashDotStroked" w:sz="24" w:space="1" w:color="2E74B5" w:themeColor="accent5" w:themeShade="BF"/>
            </w:pBdr>
            <w:spacing w:line="240" w:lineRule="auto"/>
            <w:ind w:hanging="360"/>
            <w:jc w:val="both"/>
          </w:pPr>
        </w:pPrChange>
      </w:pPr>
      <w:moveTo w:id="5324" w:author="Rachel Shipsey" w:date="2025-06-20T13:37:00Z">
        <w:del w:id="5325" w:author="Rachel Shipsey" w:date="2025-06-23T15:21:00Z">
          <w:r w:rsidRPr="2CDA94BA" w:rsidDel="008D26A9">
            <w:rPr>
              <w:rFonts w:cs="Arial"/>
              <w:sz w:val="20"/>
              <w:szCs w:val="20"/>
            </w:rPr>
            <w:delText>Form F-54-5-13 that was used to document newly gazetted administrative units that came up after the cartographic mapping was completed in each county.</w:delText>
          </w:r>
        </w:del>
      </w:moveTo>
    </w:p>
    <w:moveToRangeEnd w:id="5238"/>
    <w:p w14:paraId="45737943" w14:textId="14D43469" w:rsidR="00F50DA6" w:rsidDel="00F50DA6" w:rsidRDefault="00F50DA6">
      <w:pPr>
        <w:pStyle w:val="ListParagraph"/>
        <w:spacing w:after="0" w:line="276" w:lineRule="auto"/>
        <w:jc w:val="both"/>
        <w:rPr>
          <w:del w:id="5326" w:author="Rachel Shipsey" w:date="2025-06-20T13:37:00Z"/>
          <w:rFonts w:cs="Arial"/>
          <w:b/>
          <w:bCs/>
          <w:color w:val="993300"/>
          <w:sz w:val="20"/>
          <w:szCs w:val="20"/>
        </w:rPr>
        <w:pPrChange w:id="5327"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p>
    <w:p w14:paraId="78829935" w14:textId="73D23068" w:rsidR="2CDA94BA" w:rsidDel="008D26A9" w:rsidRDefault="2CDA94BA">
      <w:pPr>
        <w:pStyle w:val="ListParagraph"/>
        <w:spacing w:after="0" w:line="276" w:lineRule="auto"/>
        <w:jc w:val="both"/>
        <w:rPr>
          <w:del w:id="5328" w:author="Rachel Shipsey" w:date="2025-06-23T15:21:00Z"/>
          <w:rFonts w:cs="Arial"/>
          <w:b/>
          <w:bCs/>
        </w:rPr>
        <w:pPrChange w:id="5329" w:author="Rachel Shipsey" w:date="2025-06-23T15:41:00Z">
          <w:pPr>
            <w:spacing w:line="240" w:lineRule="auto"/>
            <w:jc w:val="both"/>
          </w:pPr>
        </w:pPrChange>
      </w:pPr>
    </w:p>
    <w:p w14:paraId="09E9A2C7" w14:textId="1C0B75AF" w:rsidR="0E213150" w:rsidDel="008D26A9" w:rsidRDefault="0E213150">
      <w:pPr>
        <w:pStyle w:val="ListParagraph"/>
        <w:spacing w:after="0" w:line="276" w:lineRule="auto"/>
        <w:jc w:val="both"/>
        <w:rPr>
          <w:del w:id="5330" w:author="Rachel Shipsey" w:date="2025-06-23T15:21:00Z"/>
          <w:rFonts w:cs="Arial"/>
          <w:b/>
          <w:bCs/>
        </w:rPr>
        <w:pPrChange w:id="5331"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332" w:author="Rachel Shipsey" w:date="2025-06-23T15:21:00Z">
        <w:r w:rsidRPr="2CDA94BA" w:rsidDel="008D26A9">
          <w:rPr>
            <w:rFonts w:cs="Arial"/>
            <w:b/>
            <w:bCs/>
          </w:rPr>
          <w:delText>Namibia</w:delText>
        </w:r>
      </w:del>
    </w:p>
    <w:p w14:paraId="52062AA8" w14:textId="1FFB4F10" w:rsidR="0E213150" w:rsidDel="008D26A9" w:rsidRDefault="0E213150">
      <w:pPr>
        <w:pStyle w:val="ListParagraph"/>
        <w:spacing w:after="0" w:line="276" w:lineRule="auto"/>
        <w:jc w:val="both"/>
        <w:rPr>
          <w:del w:id="5333" w:author="Rachel Shipsey" w:date="2025-06-23T15:21:00Z"/>
          <w:rFonts w:cs="Arial"/>
          <w:sz w:val="20"/>
          <w:szCs w:val="20"/>
        </w:rPr>
        <w:pPrChange w:id="5334"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335" w:author="Rachel Shipsey" w:date="2025-06-23T15:21:00Z">
        <w:r w:rsidRPr="2CDA94BA" w:rsidDel="008D26A9">
          <w:rPr>
            <w:rFonts w:cs="Arial"/>
            <w:sz w:val="20"/>
            <w:szCs w:val="20"/>
          </w:rPr>
          <w:delText>The tools development process started with review of past census questionnaires to identify which questions have changed or are now being asked differently. This was followed by consultive meetings held with various stakeholders and NSA census management team, and recommendations were made based on the UN P&amp;R for Population and Housing censuses revision 3 handbook to identify core questions which are key for the census enumeration and those that are not applicable to the Namibian context were disregarded. Some new modules (such as the Washington group short set questions for disability measurement) still required buy-in and further consultations in country with organizations of persons with disability.</w:delText>
        </w:r>
      </w:del>
    </w:p>
    <w:p w14:paraId="2B75F13E" w14:textId="3A0F4A45" w:rsidR="00F50DA6" w:rsidDel="008D26A9" w:rsidRDefault="0E213150">
      <w:pPr>
        <w:pStyle w:val="ListParagraph"/>
        <w:spacing w:after="0" w:line="276" w:lineRule="auto"/>
        <w:jc w:val="both"/>
        <w:rPr>
          <w:del w:id="5336" w:author="Rachel Shipsey" w:date="2025-06-23T15:21:00Z"/>
          <w:moveTo w:id="5337" w:author="Rachel Shipsey" w:date="2025-06-20T13:37:00Z"/>
          <w:rFonts w:cs="Arial"/>
          <w:sz w:val="20"/>
          <w:szCs w:val="20"/>
        </w:rPr>
        <w:pPrChange w:id="5338" w:author="Rachel Shipsey" w:date="2025-06-23T15:41:00Z">
          <w:pPr>
            <w:pBdr>
              <w:bottom w:val="dashDotStroked" w:sz="24" w:space="1" w:color="4472C4" w:themeColor="accent1"/>
            </w:pBdr>
            <w:spacing w:before="240" w:line="240" w:lineRule="auto"/>
            <w:jc w:val="both"/>
          </w:pPr>
        </w:pPrChange>
      </w:pPr>
      <w:del w:id="5339" w:author="Rachel Shipsey" w:date="2025-06-23T15:21:00Z">
        <w:r w:rsidRPr="2CDA94BA" w:rsidDel="008D26A9">
          <w:rPr>
            <w:rFonts w:cs="Arial"/>
            <w:sz w:val="20"/>
            <w:szCs w:val="20"/>
          </w:rPr>
          <w:delText xml:space="preserve">After approval of the questionnaire content, development of the electronic data collection application was initiated. During development of the applications several field tests and a pilot test were undertaken. The questionnaires were revised by DSS and endorsed by NSA-CMC. The Master and Trainer of Trainer training was also used as an opportunity to refine the questionnaires and data collection manual before the pilot census. Proposed changes were discussed and incorporated into the CAPI application for critical issues that could compromise the quality of the pilot census exercise. Further review of the tools was undertaken after the pilot exercise. </w:delText>
        </w:r>
      </w:del>
      <w:moveToRangeStart w:id="5340" w:author="Rachel Shipsey" w:date="2025-06-20T13:37:00Z" w:name="move201320357"/>
      <w:moveTo w:id="5341" w:author="Rachel Shipsey" w:date="2025-06-20T13:37:00Z">
        <w:del w:id="5342" w:author="Rachel Shipsey" w:date="2025-06-23T15:21:00Z">
          <w:r w:rsidR="00F50DA6" w:rsidRPr="2CDA94BA" w:rsidDel="008D26A9">
            <w:rPr>
              <w:rFonts w:cs="Arial"/>
              <w:sz w:val="20"/>
              <w:szCs w:val="20"/>
            </w:rPr>
            <w:delText xml:space="preserve">Three questionnaires were developed for </w:delText>
          </w:r>
          <w:r w:rsidR="00F50DA6" w:rsidDel="008D26A9">
            <w:rPr>
              <w:rFonts w:cs="Arial"/>
              <w:sz w:val="20"/>
              <w:szCs w:val="20"/>
            </w:rPr>
            <w:delText xml:space="preserve">the </w:delText>
          </w:r>
          <w:r w:rsidR="00F50DA6" w:rsidRPr="2CDA94BA" w:rsidDel="008D26A9">
            <w:rPr>
              <w:rFonts w:cs="Arial"/>
              <w:sz w:val="20"/>
              <w:szCs w:val="20"/>
            </w:rPr>
            <w:delText>Namibia census includ</w:delText>
          </w:r>
          <w:r w:rsidR="00F50DA6" w:rsidDel="008D26A9">
            <w:rPr>
              <w:rFonts w:cs="Arial"/>
              <w:sz w:val="20"/>
              <w:szCs w:val="20"/>
            </w:rPr>
            <w:delText>ing</w:delText>
          </w:r>
          <w:r w:rsidR="00F50DA6" w:rsidRPr="2CDA94BA" w:rsidDel="008D26A9">
            <w:rPr>
              <w:rFonts w:cs="Arial"/>
              <w:sz w:val="20"/>
              <w:szCs w:val="20"/>
            </w:rPr>
            <w:delText xml:space="preserve"> the main census questionnaire (Form A), two additional forms to be used to count populations within residential institutions and special populations and an instructional manual.</w:delText>
          </w:r>
        </w:del>
      </w:moveTo>
    </w:p>
    <w:moveToRangeEnd w:id="5340"/>
    <w:p w14:paraId="2D1D59AF" w14:textId="400F3C43" w:rsidR="00F50DA6" w:rsidDel="008D26A9" w:rsidRDefault="00F50DA6">
      <w:pPr>
        <w:pStyle w:val="ListParagraph"/>
        <w:spacing w:after="0" w:line="276" w:lineRule="auto"/>
        <w:jc w:val="both"/>
        <w:rPr>
          <w:del w:id="5343" w:author="Rachel Shipsey" w:date="2025-06-23T15:21:00Z"/>
          <w:rFonts w:cs="Arial"/>
          <w:sz w:val="20"/>
          <w:szCs w:val="20"/>
        </w:rPr>
        <w:pPrChange w:id="5344"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p>
    <w:p w14:paraId="08B8D5D6" w14:textId="2387B0EE" w:rsidR="2CDA94BA" w:rsidDel="008D26A9" w:rsidRDefault="2CDA94BA">
      <w:pPr>
        <w:pStyle w:val="ListParagraph"/>
        <w:spacing w:after="0" w:line="276" w:lineRule="auto"/>
        <w:jc w:val="both"/>
        <w:rPr>
          <w:del w:id="5345" w:author="Rachel Shipsey" w:date="2025-06-23T15:21:00Z"/>
          <w:rFonts w:cs="Arial"/>
        </w:rPr>
        <w:pPrChange w:id="5346" w:author="Rachel Shipsey" w:date="2025-06-23T15:41:00Z">
          <w:pPr>
            <w:spacing w:after="0" w:line="276" w:lineRule="auto"/>
            <w:jc w:val="both"/>
          </w:pPr>
        </w:pPrChange>
      </w:pPr>
    </w:p>
    <w:p w14:paraId="2F65613F" w14:textId="0F81F9E7" w:rsidR="0E213150" w:rsidDel="008D26A9" w:rsidRDefault="0E213150">
      <w:pPr>
        <w:pStyle w:val="ListParagraph"/>
        <w:spacing w:after="0" w:line="276" w:lineRule="auto"/>
        <w:jc w:val="both"/>
        <w:rPr>
          <w:del w:id="5347" w:author="Rachel Shipsey" w:date="2025-06-23T15:21:00Z"/>
          <w:rFonts w:cs="Arial"/>
          <w:b/>
          <w:bCs/>
        </w:rPr>
        <w:pPrChange w:id="5348" w:author="Rachel Shipsey" w:date="2025-06-23T15:41:00Z">
          <w:pPr/>
        </w:pPrChange>
      </w:pPr>
      <w:del w:id="5349" w:author="Rachel Shipsey" w:date="2025-06-23T15:21:00Z">
        <w:r w:rsidRPr="2CDA94BA" w:rsidDel="008D26A9">
          <w:rPr>
            <w:rFonts w:cs="Arial"/>
            <w:b/>
            <w:bCs/>
          </w:rPr>
          <w:delText>Botswana</w:delText>
        </w:r>
      </w:del>
    </w:p>
    <w:p w14:paraId="4733E97C" w14:textId="710AA7E3" w:rsidR="0E213150" w:rsidDel="008D26A9" w:rsidRDefault="0E213150">
      <w:pPr>
        <w:pStyle w:val="ListParagraph"/>
        <w:spacing w:after="0" w:line="276" w:lineRule="auto"/>
        <w:jc w:val="both"/>
        <w:rPr>
          <w:del w:id="5350" w:author="Rachel Shipsey" w:date="2025-06-23T15:21:00Z"/>
          <w:rFonts w:cs="Arial"/>
          <w:sz w:val="20"/>
          <w:szCs w:val="20"/>
        </w:rPr>
        <w:pPrChange w:id="5351" w:author="Rachel Shipsey" w:date="2025-06-23T15:41:00Z">
          <w:pPr>
            <w:pBdr>
              <w:top w:val="dashDotStroked" w:sz="24" w:space="1" w:color="2E74B5" w:themeColor="accent5" w:themeShade="BF"/>
              <w:left w:val="dashDotStroked" w:sz="24" w:space="4" w:color="2E74B5" w:themeColor="accent5" w:themeShade="BF"/>
              <w:bottom w:val="dashDotStroked" w:sz="24" w:space="1" w:color="2E74B5" w:themeColor="accent5" w:themeShade="BF"/>
              <w:right w:val="dashDotStroked" w:sz="24" w:space="4" w:color="2E74B5" w:themeColor="accent5" w:themeShade="BF"/>
            </w:pBdr>
            <w:shd w:val="clear" w:color="auto" w:fill="D9E2F3" w:themeFill="accent1" w:themeFillTint="33"/>
            <w:spacing w:line="240" w:lineRule="auto"/>
            <w:jc w:val="both"/>
          </w:pPr>
        </w:pPrChange>
      </w:pPr>
      <w:del w:id="5352" w:author="Rachel Shipsey" w:date="2025-06-23T15:21:00Z">
        <w:r w:rsidRPr="2CDA94BA" w:rsidDel="008D26A9">
          <w:rPr>
            <w:rFonts w:cs="Arial"/>
            <w:sz w:val="20"/>
            <w:szCs w:val="20"/>
            <w:lang w:val="en-GB"/>
          </w:rPr>
          <w:delText>Development of the questionnaires was done internally by the NSO in collaboration with the US Census Bureau to support development of the electronic data collection application.</w:delText>
        </w:r>
        <w:r w:rsidRPr="2CDA94BA" w:rsidDel="008D26A9">
          <w:rPr>
            <w:rFonts w:cs="Arial"/>
            <w:sz w:val="20"/>
            <w:szCs w:val="20"/>
          </w:rPr>
          <w:delText xml:space="preserve"> Statisticians developed paper questionnaire including edit specifications (detailing the skip patterns and validations) which were used during the application development. Another team </w:delText>
        </w:r>
        <w:r w:rsidR="008620D6" w:rsidRPr="2CDA94BA" w:rsidDel="008D26A9">
          <w:rPr>
            <w:rFonts w:cs="Arial"/>
            <w:sz w:val="20"/>
            <w:szCs w:val="20"/>
          </w:rPr>
          <w:delText>comprising</w:delText>
        </w:r>
        <w:r w:rsidRPr="2CDA94BA" w:rsidDel="008D26A9">
          <w:rPr>
            <w:rFonts w:cs="Arial"/>
            <w:sz w:val="20"/>
            <w:szCs w:val="20"/>
          </w:rPr>
          <w:delText xml:space="preserve"> Statisticians, Cartographers, Developers and Data entry supervisors were responsible for testing and documenting the test results after a scheduled system test.</w:delText>
        </w:r>
      </w:del>
    </w:p>
    <w:p w14:paraId="79673795" w14:textId="67D5FCC8" w:rsidR="0E213150" w:rsidDel="00F50DA6" w:rsidRDefault="008620D6">
      <w:pPr>
        <w:pStyle w:val="ListParagraph"/>
        <w:spacing w:after="0" w:line="276" w:lineRule="auto"/>
        <w:jc w:val="both"/>
        <w:rPr>
          <w:del w:id="5353" w:author="Rachel Shipsey" w:date="2025-06-20T13:37:00Z"/>
        </w:rPr>
        <w:pPrChange w:id="5354" w:author="Rachel Shipsey" w:date="2025-06-23T15:41:00Z">
          <w:pPr>
            <w:pStyle w:val="Heading3"/>
          </w:pPr>
        </w:pPrChange>
      </w:pPr>
      <w:del w:id="5355" w:author="Rachel Shipsey" w:date="2025-06-03T19:08:00Z">
        <w:r w:rsidRPr="4871BC61" w:rsidDel="00CA370F">
          <w:delText>4</w:delText>
        </w:r>
        <w:r w:rsidR="0E213150" w:rsidRPr="4871BC61" w:rsidDel="00CA370F">
          <w:delText xml:space="preserve">.1.2 </w:delText>
        </w:r>
      </w:del>
      <w:bookmarkStart w:id="5356" w:name="_Toc201319120"/>
      <w:del w:id="5357" w:author="Rachel Shipsey" w:date="2025-06-20T13:37:00Z">
        <w:r w:rsidR="0E213150" w:rsidRPr="00EB3377" w:rsidDel="00F50DA6">
          <w:delText>Cartographic</w:delText>
        </w:r>
        <w:r w:rsidR="0E213150" w:rsidRPr="4871BC61" w:rsidDel="00F50DA6">
          <w:delText xml:space="preserve"> mapping tools</w:delText>
        </w:r>
        <w:bookmarkEnd w:id="5356"/>
      </w:del>
    </w:p>
    <w:p w14:paraId="018D1213" w14:textId="32088730" w:rsidR="0E213150" w:rsidDel="00F50DA6" w:rsidRDefault="0E213150">
      <w:pPr>
        <w:pStyle w:val="ListParagraph"/>
        <w:spacing w:after="0" w:line="276" w:lineRule="auto"/>
        <w:jc w:val="both"/>
        <w:rPr>
          <w:del w:id="5358" w:author="Rachel Shipsey" w:date="2025-06-20T13:37:00Z"/>
          <w:rFonts w:cs="Arial"/>
        </w:rPr>
        <w:pPrChange w:id="5359" w:author="Rachel Shipsey" w:date="2025-06-23T15:41:00Z">
          <w:pPr>
            <w:jc w:val="both"/>
          </w:pPr>
        </w:pPrChange>
      </w:pPr>
      <w:del w:id="5360" w:author="Rachel Shipsey" w:date="2025-06-20T13:37:00Z">
        <w:r w:rsidRPr="2CDA94BA" w:rsidDel="00F50DA6">
          <w:rPr>
            <w:rFonts w:cs="Arial"/>
          </w:rPr>
          <w:delText>This sub section outlines the forms used by selected countries for the cartographic mapping processes. It is noted that all tools aimed at ensuring completeness and good quality data</w:delText>
        </w:r>
        <w:r w:rsidR="00130C4D" w:rsidDel="00F50DA6">
          <w:rPr>
            <w:rFonts w:cs="Arial"/>
          </w:rPr>
          <w:delText xml:space="preserve"> attributes</w:delText>
        </w:r>
        <w:r w:rsidRPr="2CDA94BA" w:rsidDel="00F50DA6">
          <w:rPr>
            <w:rFonts w:cs="Arial"/>
          </w:rPr>
          <w:delText>.</w:delText>
        </w:r>
      </w:del>
    </w:p>
    <w:p w14:paraId="709C8943" w14:textId="364AAB64" w:rsidR="0E213150" w:rsidDel="00F50DA6" w:rsidRDefault="0E213150">
      <w:pPr>
        <w:pStyle w:val="ListParagraph"/>
        <w:spacing w:after="0" w:line="276" w:lineRule="auto"/>
        <w:jc w:val="both"/>
        <w:rPr>
          <w:del w:id="5361" w:author="Rachel Shipsey" w:date="2025-06-20T13:37:00Z"/>
          <w:rFonts w:cs="Arial"/>
          <w:b/>
          <w:bCs/>
        </w:rPr>
        <w:pPrChange w:id="5362" w:author="Rachel Shipsey" w:date="2025-06-23T15:41:00Z">
          <w:pPr>
            <w:spacing w:line="240" w:lineRule="auto"/>
          </w:pPr>
        </w:pPrChange>
      </w:pPr>
      <w:del w:id="5363" w:author="Rachel Shipsey" w:date="2025-06-20T13:37:00Z">
        <w:r w:rsidRPr="2CDA94BA" w:rsidDel="00F50DA6">
          <w:rPr>
            <w:rFonts w:cs="Arial"/>
            <w:b/>
            <w:bCs/>
          </w:rPr>
          <w:delText>Kenya</w:delText>
        </w:r>
      </w:del>
    </w:p>
    <w:p w14:paraId="1361607E" w14:textId="2DCB8140" w:rsidR="0E213150" w:rsidDel="008D26A9" w:rsidRDefault="0E213150">
      <w:pPr>
        <w:pStyle w:val="ListParagraph"/>
        <w:spacing w:after="0" w:line="276" w:lineRule="auto"/>
        <w:jc w:val="both"/>
        <w:rPr>
          <w:del w:id="5364" w:author="Rachel Shipsey" w:date="2025-06-23T15:21:00Z"/>
          <w:moveFrom w:id="5365" w:author="Rachel Shipsey" w:date="2025-06-20T13:37:00Z"/>
          <w:rFonts w:cs="Arial"/>
          <w:sz w:val="20"/>
          <w:szCs w:val="20"/>
        </w:rPr>
        <w:pPrChange w:id="5366" w:author="Rachel Shipsey" w:date="2025-06-23T15:41:00Z">
          <w:pPr>
            <w:pBdr>
              <w:top w:val="dashDotStroked" w:sz="24" w:space="1" w:color="2E74B5" w:themeColor="accent5" w:themeShade="BF"/>
            </w:pBdr>
            <w:spacing w:line="240" w:lineRule="auto"/>
            <w:jc w:val="both"/>
          </w:pPr>
        </w:pPrChange>
      </w:pPr>
      <w:moveFromRangeStart w:id="5367" w:author="Rachel Shipsey" w:date="2025-06-20T13:37:00Z" w:name="move201320356"/>
      <w:moveFrom w:id="5368" w:author="Rachel Shipsey" w:date="2025-06-20T13:37:00Z">
        <w:del w:id="5369" w:author="Rachel Shipsey" w:date="2025-06-23T15:21:00Z">
          <w:r w:rsidRPr="2CDA94BA" w:rsidDel="008D26A9">
            <w:rPr>
              <w:rFonts w:cs="Arial"/>
              <w:sz w:val="20"/>
              <w:szCs w:val="20"/>
            </w:rPr>
            <w:delText xml:space="preserve">During cartographic mapping, various forms, manuals, and templates were developed for use during each of the phases of cartographic mapping to ensure consistency and quality data. </w:delText>
          </w:r>
        </w:del>
      </w:moveFrom>
    </w:p>
    <w:p w14:paraId="4ADC6A82" w14:textId="34317182" w:rsidR="0E213150" w:rsidDel="008D26A9" w:rsidRDefault="0E213150">
      <w:pPr>
        <w:pStyle w:val="ListParagraph"/>
        <w:spacing w:after="0" w:line="276" w:lineRule="auto"/>
        <w:jc w:val="both"/>
        <w:rPr>
          <w:del w:id="5370" w:author="Rachel Shipsey" w:date="2025-06-23T15:21:00Z"/>
          <w:moveFrom w:id="5371" w:author="Rachel Shipsey" w:date="2025-06-20T13:37:00Z"/>
          <w:rFonts w:cs="Arial"/>
          <w:sz w:val="20"/>
          <w:szCs w:val="20"/>
        </w:rPr>
        <w:pPrChange w:id="5372" w:author="Rachel Shipsey" w:date="2025-06-23T15:41:00Z">
          <w:pPr>
            <w:spacing w:line="240" w:lineRule="auto"/>
            <w:jc w:val="both"/>
          </w:pPr>
        </w:pPrChange>
      </w:pPr>
      <w:moveFrom w:id="5373" w:author="Rachel Shipsey" w:date="2025-06-20T13:37:00Z">
        <w:del w:id="5374" w:author="Rachel Shipsey" w:date="2025-06-23T15:21:00Z">
          <w:r w:rsidRPr="2CDA94BA" w:rsidDel="008D26A9">
            <w:rPr>
              <w:rFonts w:cs="Arial"/>
              <w:sz w:val="20"/>
              <w:szCs w:val="20"/>
            </w:rPr>
            <w:delText xml:space="preserve">Prior to the field mapping, the following forms were developed and used: </w:delText>
          </w:r>
        </w:del>
      </w:moveFrom>
    </w:p>
    <w:p w14:paraId="7C1CCA31" w14:textId="7466D110" w:rsidR="0E213150" w:rsidDel="008D26A9" w:rsidRDefault="0E213150">
      <w:pPr>
        <w:pStyle w:val="ListParagraph"/>
        <w:spacing w:after="0" w:line="276" w:lineRule="auto"/>
        <w:jc w:val="both"/>
        <w:rPr>
          <w:del w:id="5375" w:author="Rachel Shipsey" w:date="2025-06-23T15:21:00Z"/>
          <w:moveFrom w:id="5376" w:author="Rachel Shipsey" w:date="2025-06-20T13:37:00Z"/>
          <w:rFonts w:cs="Arial"/>
          <w:sz w:val="20"/>
          <w:szCs w:val="20"/>
        </w:rPr>
        <w:pPrChange w:id="5377" w:author="Rachel Shipsey" w:date="2025-06-23T15:41:00Z">
          <w:pPr>
            <w:pStyle w:val="ListParagraph"/>
            <w:numPr>
              <w:numId w:val="39"/>
            </w:numPr>
            <w:spacing w:line="240" w:lineRule="auto"/>
            <w:ind w:hanging="360"/>
            <w:jc w:val="both"/>
          </w:pPr>
        </w:pPrChange>
      </w:pPr>
      <w:moveFrom w:id="5378" w:author="Rachel Shipsey" w:date="2025-06-20T13:37:00Z">
        <w:del w:id="5379" w:author="Rachel Shipsey" w:date="2025-06-23T15:21:00Z">
          <w:r w:rsidRPr="2CDA94BA" w:rsidDel="008D26A9">
            <w:rPr>
              <w:rFonts w:cs="Arial"/>
              <w:sz w:val="20"/>
              <w:szCs w:val="20"/>
            </w:rPr>
            <w:delText>Form F-54-5-1A- Rural household and homestead listing form for village elders to capture homesteads and households’ information within their villages.</w:delText>
          </w:r>
        </w:del>
      </w:moveFrom>
    </w:p>
    <w:p w14:paraId="511AF62E" w14:textId="1428E8EF" w:rsidR="0E213150" w:rsidDel="008D26A9" w:rsidRDefault="0E213150">
      <w:pPr>
        <w:pStyle w:val="ListParagraph"/>
        <w:spacing w:after="0" w:line="276" w:lineRule="auto"/>
        <w:jc w:val="both"/>
        <w:rPr>
          <w:del w:id="5380" w:author="Rachel Shipsey" w:date="2025-06-23T15:21:00Z"/>
          <w:moveFrom w:id="5381" w:author="Rachel Shipsey" w:date="2025-06-20T13:37:00Z"/>
          <w:rFonts w:cs="Arial"/>
          <w:sz w:val="20"/>
          <w:szCs w:val="20"/>
        </w:rPr>
        <w:pPrChange w:id="5382" w:author="Rachel Shipsey" w:date="2025-06-23T15:41:00Z">
          <w:pPr>
            <w:pStyle w:val="ListParagraph"/>
            <w:numPr>
              <w:numId w:val="39"/>
            </w:numPr>
            <w:spacing w:line="240" w:lineRule="auto"/>
            <w:ind w:hanging="360"/>
            <w:jc w:val="both"/>
          </w:pPr>
        </w:pPrChange>
      </w:pPr>
      <w:moveFrom w:id="5383" w:author="Rachel Shipsey" w:date="2025-06-20T13:37:00Z">
        <w:del w:id="5384" w:author="Rachel Shipsey" w:date="2025-06-23T15:21:00Z">
          <w:r w:rsidRPr="2CDA94BA" w:rsidDel="008D26A9">
            <w:rPr>
              <w:rFonts w:cs="Arial"/>
              <w:sz w:val="20"/>
              <w:szCs w:val="20"/>
            </w:rPr>
            <w:delText xml:space="preserve">Form F-54-5-7 that was used to fill names and contact details of the chief and assistant chiefs and number of villages within their area. </w:delText>
          </w:r>
        </w:del>
      </w:moveFrom>
    </w:p>
    <w:p w14:paraId="3F1F8ACA" w14:textId="4DB98306" w:rsidR="0E213150" w:rsidDel="008D26A9" w:rsidRDefault="0E213150">
      <w:pPr>
        <w:pStyle w:val="ListParagraph"/>
        <w:spacing w:after="0" w:line="276" w:lineRule="auto"/>
        <w:jc w:val="both"/>
        <w:rPr>
          <w:del w:id="5385" w:author="Rachel Shipsey" w:date="2025-06-23T15:21:00Z"/>
          <w:moveFrom w:id="5386" w:author="Rachel Shipsey" w:date="2025-06-20T13:37:00Z"/>
          <w:rFonts w:cs="Arial"/>
          <w:sz w:val="20"/>
          <w:szCs w:val="20"/>
        </w:rPr>
        <w:pPrChange w:id="5387" w:author="Rachel Shipsey" w:date="2025-06-23T15:41:00Z">
          <w:pPr>
            <w:pStyle w:val="ListParagraph"/>
            <w:numPr>
              <w:numId w:val="39"/>
            </w:numPr>
            <w:spacing w:line="240" w:lineRule="auto"/>
            <w:ind w:hanging="360"/>
            <w:jc w:val="both"/>
          </w:pPr>
        </w:pPrChange>
      </w:pPr>
      <w:moveFrom w:id="5388" w:author="Rachel Shipsey" w:date="2025-06-20T13:37:00Z">
        <w:del w:id="5389" w:author="Rachel Shipsey" w:date="2025-06-23T15:21:00Z">
          <w:r w:rsidRPr="2CDA94BA" w:rsidDel="008D26A9">
            <w:rPr>
              <w:rFonts w:cs="Arial"/>
              <w:sz w:val="20"/>
              <w:szCs w:val="20"/>
            </w:rPr>
            <w:delText xml:space="preserve">A sensitization manual that was used to guide those sensitizing the NGAOS in different parts of the country.  </w:delText>
          </w:r>
        </w:del>
      </w:moveFrom>
    </w:p>
    <w:p w14:paraId="71A85723" w14:textId="3574DABA" w:rsidR="0E213150" w:rsidDel="008D26A9" w:rsidRDefault="0E213150">
      <w:pPr>
        <w:pStyle w:val="ListParagraph"/>
        <w:spacing w:after="0" w:line="276" w:lineRule="auto"/>
        <w:jc w:val="both"/>
        <w:rPr>
          <w:del w:id="5390" w:author="Rachel Shipsey" w:date="2025-06-23T15:21:00Z"/>
          <w:moveFrom w:id="5391" w:author="Rachel Shipsey" w:date="2025-06-20T13:37:00Z"/>
          <w:rFonts w:cs="Arial"/>
          <w:sz w:val="20"/>
          <w:szCs w:val="20"/>
        </w:rPr>
        <w:pPrChange w:id="5392" w:author="Rachel Shipsey" w:date="2025-06-23T15:41:00Z">
          <w:pPr>
            <w:spacing w:line="240" w:lineRule="auto"/>
            <w:jc w:val="both"/>
          </w:pPr>
        </w:pPrChange>
      </w:pPr>
      <w:moveFrom w:id="5393" w:author="Rachel Shipsey" w:date="2025-06-20T13:37:00Z">
        <w:del w:id="5394" w:author="Rachel Shipsey" w:date="2025-06-23T15:21:00Z">
          <w:r w:rsidRPr="2CDA94BA" w:rsidDel="008D26A9">
            <w:rPr>
              <w:rFonts w:cs="Arial"/>
              <w:sz w:val="20"/>
              <w:szCs w:val="20"/>
            </w:rPr>
            <w:delText>During field mapping, several forms were developed used:</w:delText>
          </w:r>
        </w:del>
      </w:moveFrom>
    </w:p>
    <w:p w14:paraId="2A5DE5C2" w14:textId="477C6D32" w:rsidR="0E213150" w:rsidDel="008D26A9" w:rsidRDefault="0E213150">
      <w:pPr>
        <w:pStyle w:val="ListParagraph"/>
        <w:spacing w:after="0" w:line="276" w:lineRule="auto"/>
        <w:jc w:val="both"/>
        <w:rPr>
          <w:del w:id="5395" w:author="Rachel Shipsey" w:date="2025-06-23T15:21:00Z"/>
          <w:moveFrom w:id="5396" w:author="Rachel Shipsey" w:date="2025-06-20T13:37:00Z"/>
          <w:rFonts w:cs="Arial"/>
          <w:sz w:val="20"/>
          <w:szCs w:val="20"/>
        </w:rPr>
        <w:pPrChange w:id="5397" w:author="Rachel Shipsey" w:date="2025-06-23T15:41:00Z">
          <w:pPr>
            <w:pStyle w:val="ListParagraph"/>
            <w:numPr>
              <w:numId w:val="40"/>
            </w:numPr>
            <w:spacing w:line="240" w:lineRule="auto"/>
            <w:ind w:hanging="360"/>
            <w:jc w:val="both"/>
          </w:pPr>
        </w:pPrChange>
      </w:pPr>
      <w:moveFrom w:id="5398" w:author="Rachel Shipsey" w:date="2025-06-20T13:37:00Z">
        <w:del w:id="5399" w:author="Rachel Shipsey" w:date="2025-06-23T15:21:00Z">
          <w:r w:rsidRPr="2CDA94BA" w:rsidDel="008D26A9">
            <w:rPr>
              <w:rFonts w:cs="Arial"/>
              <w:sz w:val="20"/>
              <w:szCs w:val="20"/>
            </w:rPr>
            <w:delText>Form F-54-5-1B- Rural homestead and household listing form for mapping assistants.</w:delText>
          </w:r>
        </w:del>
      </w:moveFrom>
    </w:p>
    <w:p w14:paraId="1011D303" w14:textId="47DC3754" w:rsidR="0E213150" w:rsidDel="008D26A9" w:rsidRDefault="0E213150">
      <w:pPr>
        <w:pStyle w:val="ListParagraph"/>
        <w:spacing w:after="0" w:line="276" w:lineRule="auto"/>
        <w:jc w:val="both"/>
        <w:rPr>
          <w:del w:id="5400" w:author="Rachel Shipsey" w:date="2025-06-23T15:21:00Z"/>
          <w:moveFrom w:id="5401" w:author="Rachel Shipsey" w:date="2025-06-20T13:37:00Z"/>
          <w:rFonts w:cs="Arial"/>
          <w:sz w:val="20"/>
          <w:szCs w:val="20"/>
        </w:rPr>
        <w:pPrChange w:id="5402" w:author="Rachel Shipsey" w:date="2025-06-23T15:41:00Z">
          <w:pPr>
            <w:pStyle w:val="ListParagraph"/>
            <w:numPr>
              <w:numId w:val="40"/>
            </w:numPr>
            <w:spacing w:line="240" w:lineRule="auto"/>
            <w:ind w:hanging="360"/>
            <w:jc w:val="both"/>
          </w:pPr>
        </w:pPrChange>
      </w:pPr>
      <w:moveFrom w:id="5403" w:author="Rachel Shipsey" w:date="2025-06-20T13:37:00Z">
        <w:del w:id="5404" w:author="Rachel Shipsey" w:date="2025-06-23T15:21:00Z">
          <w:r w:rsidRPr="2CDA94BA" w:rsidDel="008D26A9">
            <w:rPr>
              <w:rFonts w:cs="Arial"/>
              <w:sz w:val="20"/>
              <w:szCs w:val="20"/>
            </w:rPr>
            <w:delText xml:space="preserve">Form F-54-5-2- Urban structure and household listing form </w:delText>
          </w:r>
        </w:del>
      </w:moveFrom>
    </w:p>
    <w:p w14:paraId="077D277A" w14:textId="412FEE1D" w:rsidR="0E213150" w:rsidDel="008D26A9" w:rsidRDefault="0E213150">
      <w:pPr>
        <w:pStyle w:val="ListParagraph"/>
        <w:spacing w:after="0" w:line="276" w:lineRule="auto"/>
        <w:jc w:val="both"/>
        <w:rPr>
          <w:del w:id="5405" w:author="Rachel Shipsey" w:date="2025-06-23T15:21:00Z"/>
          <w:moveFrom w:id="5406" w:author="Rachel Shipsey" w:date="2025-06-20T13:37:00Z"/>
          <w:rFonts w:cs="Arial"/>
          <w:sz w:val="20"/>
          <w:szCs w:val="20"/>
        </w:rPr>
        <w:pPrChange w:id="5407" w:author="Rachel Shipsey" w:date="2025-06-23T15:41:00Z">
          <w:pPr>
            <w:pStyle w:val="ListParagraph"/>
            <w:numPr>
              <w:numId w:val="40"/>
            </w:numPr>
            <w:spacing w:line="240" w:lineRule="auto"/>
            <w:ind w:hanging="360"/>
            <w:jc w:val="both"/>
          </w:pPr>
        </w:pPrChange>
      </w:pPr>
      <w:moveFrom w:id="5408" w:author="Rachel Shipsey" w:date="2025-06-20T13:37:00Z">
        <w:del w:id="5409" w:author="Rachel Shipsey" w:date="2025-06-23T15:21:00Z">
          <w:r w:rsidRPr="2CDA94BA" w:rsidDel="008D26A9">
            <w:rPr>
              <w:rFonts w:cs="Arial"/>
              <w:sz w:val="20"/>
              <w:szCs w:val="20"/>
            </w:rPr>
            <w:delText>Form F-54-5-3- Villages and EA summary form.</w:delText>
          </w:r>
        </w:del>
      </w:moveFrom>
    </w:p>
    <w:p w14:paraId="739FB8B0" w14:textId="208E8304" w:rsidR="0E213150" w:rsidDel="008D26A9" w:rsidRDefault="0E213150">
      <w:pPr>
        <w:pStyle w:val="ListParagraph"/>
        <w:spacing w:after="0" w:line="276" w:lineRule="auto"/>
        <w:jc w:val="both"/>
        <w:rPr>
          <w:del w:id="5410" w:author="Rachel Shipsey" w:date="2025-06-23T15:21:00Z"/>
          <w:moveFrom w:id="5411" w:author="Rachel Shipsey" w:date="2025-06-20T13:37:00Z"/>
          <w:rFonts w:cs="Arial"/>
          <w:sz w:val="20"/>
          <w:szCs w:val="20"/>
        </w:rPr>
        <w:pPrChange w:id="5412" w:author="Rachel Shipsey" w:date="2025-06-23T15:41:00Z">
          <w:pPr>
            <w:pStyle w:val="ListParagraph"/>
            <w:numPr>
              <w:numId w:val="40"/>
            </w:numPr>
            <w:spacing w:line="240" w:lineRule="auto"/>
            <w:ind w:hanging="360"/>
            <w:jc w:val="both"/>
          </w:pPr>
        </w:pPrChange>
      </w:pPr>
      <w:moveFrom w:id="5413" w:author="Rachel Shipsey" w:date="2025-06-20T13:37:00Z">
        <w:del w:id="5414" w:author="Rachel Shipsey" w:date="2025-06-23T15:21:00Z">
          <w:r w:rsidRPr="2CDA94BA" w:rsidDel="008D26A9">
            <w:rPr>
              <w:rFonts w:cs="Arial"/>
              <w:sz w:val="20"/>
              <w:szCs w:val="20"/>
            </w:rPr>
            <w:delText xml:space="preserve">Form F-54-5-4- List of Administrative Areas and their Codes. </w:delText>
          </w:r>
        </w:del>
      </w:moveFrom>
    </w:p>
    <w:p w14:paraId="0D341B04" w14:textId="256054A0" w:rsidR="0E213150" w:rsidDel="008D26A9" w:rsidRDefault="0E213150">
      <w:pPr>
        <w:pStyle w:val="ListParagraph"/>
        <w:spacing w:after="0" w:line="276" w:lineRule="auto"/>
        <w:jc w:val="both"/>
        <w:rPr>
          <w:del w:id="5415" w:author="Rachel Shipsey" w:date="2025-06-23T15:21:00Z"/>
          <w:moveFrom w:id="5416" w:author="Rachel Shipsey" w:date="2025-06-20T13:37:00Z"/>
          <w:rFonts w:cs="Arial"/>
          <w:sz w:val="20"/>
          <w:szCs w:val="20"/>
        </w:rPr>
        <w:pPrChange w:id="5417" w:author="Rachel Shipsey" w:date="2025-06-23T15:41:00Z">
          <w:pPr>
            <w:spacing w:line="240" w:lineRule="auto"/>
            <w:jc w:val="both"/>
          </w:pPr>
        </w:pPrChange>
      </w:pPr>
      <w:moveFrom w:id="5418" w:author="Rachel Shipsey" w:date="2025-06-20T13:37:00Z">
        <w:del w:id="5419" w:author="Rachel Shipsey" w:date="2025-06-23T15:21:00Z">
          <w:r w:rsidRPr="2CDA94BA" w:rsidDel="008D26A9">
            <w:rPr>
              <w:rFonts w:cs="Arial"/>
              <w:sz w:val="20"/>
              <w:szCs w:val="20"/>
            </w:rPr>
            <w:delText xml:space="preserve">During map production, various tools and instruments were developed and used: </w:delText>
          </w:r>
        </w:del>
      </w:moveFrom>
    </w:p>
    <w:p w14:paraId="048656A8" w14:textId="0EA4D1C6" w:rsidR="0E213150" w:rsidDel="008D26A9" w:rsidRDefault="0E213150">
      <w:pPr>
        <w:pStyle w:val="ListParagraph"/>
        <w:spacing w:after="0" w:line="276" w:lineRule="auto"/>
        <w:jc w:val="both"/>
        <w:rPr>
          <w:del w:id="5420" w:author="Rachel Shipsey" w:date="2025-06-23T15:21:00Z"/>
          <w:moveFrom w:id="5421" w:author="Rachel Shipsey" w:date="2025-06-20T13:37:00Z"/>
          <w:rFonts w:cs="Arial"/>
          <w:sz w:val="20"/>
          <w:szCs w:val="20"/>
        </w:rPr>
        <w:pPrChange w:id="5422" w:author="Rachel Shipsey" w:date="2025-06-23T15:41:00Z">
          <w:pPr>
            <w:pStyle w:val="ListParagraph"/>
            <w:numPr>
              <w:numId w:val="41"/>
            </w:numPr>
            <w:spacing w:line="240" w:lineRule="auto"/>
            <w:ind w:hanging="360"/>
            <w:jc w:val="both"/>
          </w:pPr>
        </w:pPrChange>
      </w:pPr>
      <w:moveFrom w:id="5423" w:author="Rachel Shipsey" w:date="2025-06-20T13:37:00Z">
        <w:del w:id="5424" w:author="Rachel Shipsey" w:date="2025-06-23T15:21:00Z">
          <w:r w:rsidRPr="2CDA94BA" w:rsidDel="008D26A9">
            <w:rPr>
              <w:rFonts w:cs="Arial"/>
              <w:sz w:val="20"/>
              <w:szCs w:val="20"/>
            </w:rPr>
            <w:delText xml:space="preserve">A map production manual which detailed processes and steps to be used by the GIS technicians to produce maps, </w:delText>
          </w:r>
        </w:del>
      </w:moveFrom>
    </w:p>
    <w:p w14:paraId="378D7C23" w14:textId="6A985ACF" w:rsidR="0E213150" w:rsidDel="008D26A9" w:rsidRDefault="0E213150">
      <w:pPr>
        <w:pStyle w:val="ListParagraph"/>
        <w:spacing w:after="0" w:line="276" w:lineRule="auto"/>
        <w:jc w:val="both"/>
        <w:rPr>
          <w:del w:id="5425" w:author="Rachel Shipsey" w:date="2025-06-23T15:21:00Z"/>
          <w:moveFrom w:id="5426" w:author="Rachel Shipsey" w:date="2025-06-20T13:37:00Z"/>
          <w:rFonts w:cs="Arial"/>
          <w:sz w:val="20"/>
          <w:szCs w:val="20"/>
        </w:rPr>
        <w:pPrChange w:id="5427" w:author="Rachel Shipsey" w:date="2025-06-23T15:41:00Z">
          <w:pPr>
            <w:pStyle w:val="ListParagraph"/>
            <w:numPr>
              <w:numId w:val="41"/>
            </w:numPr>
            <w:spacing w:line="240" w:lineRule="auto"/>
            <w:ind w:hanging="360"/>
            <w:jc w:val="both"/>
          </w:pPr>
        </w:pPrChange>
      </w:pPr>
      <w:moveFrom w:id="5428" w:author="Rachel Shipsey" w:date="2025-06-20T13:37:00Z">
        <w:del w:id="5429" w:author="Rachel Shipsey" w:date="2025-06-23T15:21:00Z">
          <w:r w:rsidRPr="2CDA94BA" w:rsidDel="008D26A9">
            <w:rPr>
              <w:rFonts w:cs="Arial"/>
              <w:sz w:val="20"/>
              <w:szCs w:val="20"/>
            </w:rPr>
            <w:delText>An EA and Sub-Location Map template</w:delText>
          </w:r>
          <w:r w:rsidRPr="2CDA94BA" w:rsidDel="008D26A9">
            <w:rPr>
              <w:rFonts w:cs="Arial"/>
              <w:b/>
              <w:bCs/>
              <w:sz w:val="20"/>
              <w:szCs w:val="20"/>
            </w:rPr>
            <w:delText xml:space="preserve"> </w:delText>
          </w:r>
          <w:r w:rsidRPr="2CDA94BA" w:rsidDel="008D26A9">
            <w:rPr>
              <w:rFonts w:cs="Arial"/>
              <w:sz w:val="20"/>
              <w:szCs w:val="20"/>
            </w:rPr>
            <w:delText>that was used to help produce standardized maps.</w:delText>
          </w:r>
        </w:del>
      </w:moveFrom>
    </w:p>
    <w:p w14:paraId="000A930A" w14:textId="2A4EF458" w:rsidR="0E213150" w:rsidDel="008D26A9" w:rsidRDefault="0E213150">
      <w:pPr>
        <w:pStyle w:val="ListParagraph"/>
        <w:spacing w:after="0" w:line="276" w:lineRule="auto"/>
        <w:jc w:val="both"/>
        <w:rPr>
          <w:del w:id="5430" w:author="Rachel Shipsey" w:date="2025-06-23T15:21:00Z"/>
          <w:moveFrom w:id="5431" w:author="Rachel Shipsey" w:date="2025-06-20T13:37:00Z"/>
          <w:rFonts w:cs="Arial"/>
          <w:sz w:val="20"/>
          <w:szCs w:val="20"/>
        </w:rPr>
        <w:pPrChange w:id="5432" w:author="Rachel Shipsey" w:date="2025-06-23T15:41:00Z">
          <w:pPr>
            <w:pStyle w:val="ListParagraph"/>
            <w:numPr>
              <w:numId w:val="41"/>
            </w:numPr>
            <w:spacing w:line="240" w:lineRule="auto"/>
            <w:ind w:hanging="360"/>
            <w:jc w:val="both"/>
          </w:pPr>
        </w:pPrChange>
      </w:pPr>
      <w:moveFrom w:id="5433" w:author="Rachel Shipsey" w:date="2025-06-20T13:37:00Z">
        <w:del w:id="5434" w:author="Rachel Shipsey" w:date="2025-06-23T15:21:00Z">
          <w:r w:rsidRPr="2CDA94BA" w:rsidDel="008D26A9">
            <w:rPr>
              <w:rFonts w:cs="Arial"/>
              <w:sz w:val="20"/>
              <w:szCs w:val="20"/>
            </w:rPr>
            <w:delText>An EA digitization Schema</w:delText>
          </w:r>
          <w:r w:rsidRPr="2CDA94BA" w:rsidDel="008D26A9">
            <w:rPr>
              <w:rFonts w:cs="Arial"/>
              <w:b/>
              <w:bCs/>
              <w:sz w:val="20"/>
              <w:szCs w:val="20"/>
            </w:rPr>
            <w:delText xml:space="preserve"> </w:delText>
          </w:r>
          <w:r w:rsidRPr="2CDA94BA" w:rsidDel="008D26A9">
            <w:rPr>
              <w:rFonts w:cs="Arial"/>
              <w:sz w:val="20"/>
              <w:szCs w:val="20"/>
            </w:rPr>
            <w:delText xml:space="preserve">that was used to ensure uniform county geo-files are created for ease of merging when creating the country geo-file. It contained all fields required in the geo file. </w:delText>
          </w:r>
        </w:del>
      </w:moveFrom>
    </w:p>
    <w:p w14:paraId="3B254060" w14:textId="244953F9" w:rsidR="0E213150" w:rsidDel="008D26A9" w:rsidRDefault="0E213150">
      <w:pPr>
        <w:pStyle w:val="ListParagraph"/>
        <w:spacing w:after="0" w:line="276" w:lineRule="auto"/>
        <w:jc w:val="both"/>
        <w:rPr>
          <w:del w:id="5435" w:author="Rachel Shipsey" w:date="2025-06-23T15:21:00Z"/>
          <w:moveFrom w:id="5436" w:author="Rachel Shipsey" w:date="2025-06-20T13:37:00Z"/>
          <w:rFonts w:cs="Arial"/>
          <w:sz w:val="20"/>
          <w:szCs w:val="20"/>
        </w:rPr>
        <w:pPrChange w:id="5437" w:author="Rachel Shipsey" w:date="2025-06-23T15:41:00Z">
          <w:pPr>
            <w:spacing w:line="240" w:lineRule="auto"/>
            <w:jc w:val="both"/>
          </w:pPr>
        </w:pPrChange>
      </w:pPr>
      <w:moveFrom w:id="5438" w:author="Rachel Shipsey" w:date="2025-06-20T13:37:00Z">
        <w:del w:id="5439" w:author="Rachel Shipsey" w:date="2025-06-23T15:21:00Z">
          <w:r w:rsidRPr="2CDA94BA" w:rsidDel="008D26A9">
            <w:rPr>
              <w:rFonts w:cs="Arial"/>
              <w:sz w:val="20"/>
              <w:szCs w:val="20"/>
            </w:rPr>
            <w:delText>During EA map verification various forms were developed to assist the team to confirm whether the maps and geo-files reflected the actual picture on the ground. The following forms were developed and used:</w:delText>
          </w:r>
        </w:del>
      </w:moveFrom>
    </w:p>
    <w:p w14:paraId="07CF5923" w14:textId="77840F06" w:rsidR="0E213150" w:rsidDel="008D26A9" w:rsidRDefault="0E213150">
      <w:pPr>
        <w:pStyle w:val="ListParagraph"/>
        <w:spacing w:after="0" w:line="276" w:lineRule="auto"/>
        <w:jc w:val="both"/>
        <w:rPr>
          <w:del w:id="5440" w:author="Rachel Shipsey" w:date="2025-06-23T15:21:00Z"/>
          <w:moveFrom w:id="5441" w:author="Rachel Shipsey" w:date="2025-06-20T13:37:00Z"/>
          <w:rFonts w:cs="Arial"/>
          <w:sz w:val="20"/>
          <w:szCs w:val="20"/>
        </w:rPr>
        <w:pPrChange w:id="5442" w:author="Rachel Shipsey" w:date="2025-06-23T15:41:00Z">
          <w:pPr>
            <w:pStyle w:val="ListParagraph"/>
            <w:numPr>
              <w:numId w:val="42"/>
            </w:numPr>
            <w:ind w:hanging="360"/>
          </w:pPr>
        </w:pPrChange>
      </w:pPr>
      <w:moveFrom w:id="5443" w:author="Rachel Shipsey" w:date="2025-06-20T13:37:00Z">
        <w:del w:id="5444" w:author="Rachel Shipsey" w:date="2025-06-23T15:21:00Z">
          <w:r w:rsidRPr="2CDA94BA" w:rsidDel="008D26A9">
            <w:rPr>
              <w:rFonts w:cs="Arial"/>
              <w:sz w:val="20"/>
              <w:szCs w:val="20"/>
            </w:rPr>
            <w:delText>Form F-54-5-9 that indicated the nature of problem identified on the map and geo-file.</w:delText>
          </w:r>
        </w:del>
      </w:moveFrom>
    </w:p>
    <w:p w14:paraId="583A3DA1" w14:textId="78430BF1" w:rsidR="0E213150" w:rsidDel="008D26A9" w:rsidRDefault="0E213150">
      <w:pPr>
        <w:pStyle w:val="ListParagraph"/>
        <w:spacing w:after="0" w:line="276" w:lineRule="auto"/>
        <w:jc w:val="both"/>
        <w:rPr>
          <w:del w:id="5445" w:author="Rachel Shipsey" w:date="2025-06-23T15:21:00Z"/>
          <w:moveFrom w:id="5446" w:author="Rachel Shipsey" w:date="2025-06-20T13:37:00Z"/>
          <w:rFonts w:cs="Arial"/>
          <w:sz w:val="20"/>
          <w:szCs w:val="20"/>
        </w:rPr>
        <w:pPrChange w:id="5447" w:author="Rachel Shipsey" w:date="2025-06-23T15:41:00Z">
          <w:pPr>
            <w:pStyle w:val="ListParagraph"/>
            <w:numPr>
              <w:numId w:val="42"/>
            </w:numPr>
            <w:spacing w:line="240" w:lineRule="auto"/>
            <w:ind w:hanging="360"/>
            <w:jc w:val="both"/>
          </w:pPr>
        </w:pPrChange>
      </w:pPr>
      <w:moveFrom w:id="5448" w:author="Rachel Shipsey" w:date="2025-06-20T13:37:00Z">
        <w:del w:id="5449" w:author="Rachel Shipsey" w:date="2025-06-23T15:21:00Z">
          <w:r w:rsidRPr="2CDA94BA" w:rsidDel="008D26A9">
            <w:rPr>
              <w:rFonts w:cs="Arial"/>
              <w:sz w:val="20"/>
              <w:szCs w:val="20"/>
            </w:rPr>
            <w:delText>Form F-54-5-12 indicated administrative units with disputes and fragmented area and the causes of the disputes and fragmentation.</w:delText>
          </w:r>
        </w:del>
      </w:moveFrom>
    </w:p>
    <w:p w14:paraId="757E0489" w14:textId="63745380" w:rsidR="0E213150" w:rsidDel="008D26A9" w:rsidRDefault="0E213150">
      <w:pPr>
        <w:pStyle w:val="ListParagraph"/>
        <w:spacing w:after="0" w:line="276" w:lineRule="auto"/>
        <w:jc w:val="both"/>
        <w:rPr>
          <w:del w:id="5450" w:author="Rachel Shipsey" w:date="2025-06-23T15:21:00Z"/>
          <w:moveFrom w:id="5451" w:author="Rachel Shipsey" w:date="2025-06-20T13:37:00Z"/>
          <w:rFonts w:cs="Arial"/>
          <w:sz w:val="20"/>
          <w:szCs w:val="20"/>
        </w:rPr>
        <w:pPrChange w:id="5452" w:author="Rachel Shipsey" w:date="2025-06-23T15:41:00Z">
          <w:pPr>
            <w:pStyle w:val="ListParagraph"/>
            <w:numPr>
              <w:numId w:val="42"/>
            </w:numPr>
            <w:pBdr>
              <w:bottom w:val="dashDotStroked" w:sz="24" w:space="1" w:color="2E74B5" w:themeColor="accent5" w:themeShade="BF"/>
            </w:pBdr>
            <w:spacing w:line="240" w:lineRule="auto"/>
            <w:ind w:hanging="360"/>
            <w:jc w:val="both"/>
          </w:pPr>
        </w:pPrChange>
      </w:pPr>
      <w:moveFrom w:id="5453" w:author="Rachel Shipsey" w:date="2025-06-20T13:37:00Z">
        <w:del w:id="5454" w:author="Rachel Shipsey" w:date="2025-06-23T15:21:00Z">
          <w:r w:rsidRPr="2CDA94BA" w:rsidDel="008D26A9">
            <w:rPr>
              <w:rFonts w:cs="Arial"/>
              <w:sz w:val="20"/>
              <w:szCs w:val="20"/>
            </w:rPr>
            <w:delText>Form F-54-5-13 that was used to document newly gazetted administrative units that came up after the cartographic mapping was completed in each county.</w:delText>
          </w:r>
        </w:del>
      </w:moveFrom>
    </w:p>
    <w:moveFromRangeEnd w:id="5367"/>
    <w:p w14:paraId="15129829" w14:textId="3A590AAD" w:rsidR="2CDA94BA" w:rsidDel="008D26A9" w:rsidRDefault="2CDA94BA">
      <w:pPr>
        <w:pStyle w:val="ListParagraph"/>
        <w:spacing w:after="0" w:line="276" w:lineRule="auto"/>
        <w:jc w:val="both"/>
        <w:rPr>
          <w:del w:id="5455" w:author="Rachel Shipsey" w:date="2025-06-23T15:21:00Z"/>
        </w:rPr>
        <w:pPrChange w:id="5456" w:author="Rachel Shipsey" w:date="2025-06-23T15:41:00Z">
          <w:pPr/>
        </w:pPrChange>
      </w:pPr>
    </w:p>
    <w:p w14:paraId="538AA060" w14:textId="65E818F6" w:rsidR="0E213150" w:rsidDel="00F50DA6" w:rsidRDefault="008620D6">
      <w:pPr>
        <w:pStyle w:val="ListParagraph"/>
        <w:spacing w:after="0" w:line="276" w:lineRule="auto"/>
        <w:jc w:val="both"/>
        <w:rPr>
          <w:del w:id="5457" w:author="Rachel Shipsey" w:date="2025-06-20T13:38:00Z"/>
        </w:rPr>
        <w:pPrChange w:id="5458" w:author="Rachel Shipsey" w:date="2025-06-23T15:41:00Z">
          <w:pPr>
            <w:pStyle w:val="Heading3"/>
          </w:pPr>
        </w:pPrChange>
      </w:pPr>
      <w:del w:id="5459" w:author="Rachel Shipsey" w:date="2025-06-03T19:08:00Z">
        <w:r w:rsidRPr="4871BC61" w:rsidDel="00CA370F">
          <w:delText>4</w:delText>
        </w:r>
        <w:r w:rsidR="0E213150" w:rsidRPr="4871BC61" w:rsidDel="00CA370F">
          <w:delText xml:space="preserve">.1.3 </w:delText>
        </w:r>
      </w:del>
      <w:bookmarkStart w:id="5460" w:name="_Toc201319121"/>
      <w:del w:id="5461" w:author="Rachel Shipsey" w:date="2025-06-20T13:38:00Z">
        <w:r w:rsidR="0E213150" w:rsidRPr="4871BC61" w:rsidDel="00F50DA6">
          <w:delText>Census Enumeration tools</w:delText>
        </w:r>
        <w:bookmarkEnd w:id="5460"/>
      </w:del>
    </w:p>
    <w:p w14:paraId="23E8CDCB" w14:textId="52A01756" w:rsidR="0E213150" w:rsidDel="00F50DA6" w:rsidRDefault="0E213150">
      <w:pPr>
        <w:pStyle w:val="ListParagraph"/>
        <w:spacing w:after="0" w:line="276" w:lineRule="auto"/>
        <w:jc w:val="both"/>
        <w:rPr>
          <w:del w:id="5462" w:author="Rachel Shipsey" w:date="2025-06-20T13:38:00Z"/>
          <w:rFonts w:cs="Arial"/>
        </w:rPr>
        <w:pPrChange w:id="5463" w:author="Rachel Shipsey" w:date="2025-06-23T15:41:00Z">
          <w:pPr>
            <w:spacing w:before="240" w:line="276" w:lineRule="auto"/>
            <w:jc w:val="both"/>
          </w:pPr>
        </w:pPrChange>
      </w:pPr>
      <w:del w:id="5464" w:author="Rachel Shipsey" w:date="2025-06-20T13:38:00Z">
        <w:r w:rsidRPr="2CDA94BA" w:rsidDel="00F50DA6">
          <w:rPr>
            <w:rFonts w:cs="Arial"/>
          </w:rPr>
          <w:delText>This subsection outlines the tools that were developed and used during the enumeration by selected countries. It is noted that a separate questionnaire was developed for the household population and non-household population and the number of questionnaires vary by country data needs. Below are selected country examples:</w:delText>
        </w:r>
      </w:del>
    </w:p>
    <w:p w14:paraId="41A91E0A" w14:textId="01553616" w:rsidR="0E213150" w:rsidDel="00F50DA6" w:rsidRDefault="0E213150">
      <w:pPr>
        <w:pStyle w:val="ListParagraph"/>
        <w:spacing w:after="0" w:line="276" w:lineRule="auto"/>
        <w:jc w:val="both"/>
        <w:rPr>
          <w:del w:id="5465" w:author="Rachel Shipsey" w:date="2025-06-20T13:38:00Z"/>
          <w:rFonts w:cs="Arial"/>
          <w:b/>
          <w:bCs/>
        </w:rPr>
        <w:pPrChange w:id="5466" w:author="Rachel Shipsey" w:date="2025-06-23T15:41:00Z">
          <w:pPr>
            <w:pBdr>
              <w:bottom w:val="dashDotStroked" w:sz="24" w:space="1" w:color="2E74B5" w:themeColor="accent5" w:themeShade="BF"/>
              <w:between w:val="dashDotStroked" w:sz="24" w:space="1" w:color="2E74B5" w:themeColor="accent5" w:themeShade="BF"/>
            </w:pBdr>
            <w:spacing w:line="240" w:lineRule="auto"/>
            <w:jc w:val="both"/>
          </w:pPr>
        </w:pPrChange>
      </w:pPr>
      <w:del w:id="5467" w:author="Rachel Shipsey" w:date="2025-06-20T13:38:00Z">
        <w:r w:rsidRPr="2CDA94BA" w:rsidDel="00F50DA6">
          <w:rPr>
            <w:rFonts w:cs="Arial"/>
            <w:b/>
            <w:bCs/>
          </w:rPr>
          <w:delText>Namibia</w:delText>
        </w:r>
      </w:del>
    </w:p>
    <w:p w14:paraId="27070B75" w14:textId="5A83569D" w:rsidR="0E213150" w:rsidDel="00F50DA6" w:rsidRDefault="0E213150">
      <w:pPr>
        <w:pStyle w:val="ListParagraph"/>
        <w:spacing w:after="0" w:line="276" w:lineRule="auto"/>
        <w:jc w:val="both"/>
        <w:rPr>
          <w:del w:id="5468" w:author="Rachel Shipsey" w:date="2025-06-20T13:38:00Z"/>
          <w:moveFrom w:id="5469" w:author="Rachel Shipsey" w:date="2025-06-20T13:37:00Z"/>
          <w:rFonts w:cs="Arial"/>
          <w:sz w:val="20"/>
          <w:szCs w:val="20"/>
        </w:rPr>
        <w:pPrChange w:id="5470" w:author="Rachel Shipsey" w:date="2025-06-23T15:41:00Z">
          <w:pPr>
            <w:pBdr>
              <w:bottom w:val="dashDotStroked" w:sz="24" w:space="1" w:color="4472C4" w:themeColor="accent1"/>
            </w:pBdr>
            <w:spacing w:before="240" w:line="240" w:lineRule="auto"/>
            <w:jc w:val="both"/>
          </w:pPr>
        </w:pPrChange>
      </w:pPr>
      <w:moveFromRangeStart w:id="5471" w:author="Rachel Shipsey" w:date="2025-06-20T13:37:00Z" w:name="move201320357"/>
      <w:moveFrom w:id="5472" w:author="Rachel Shipsey" w:date="2025-06-20T13:37:00Z">
        <w:del w:id="5473" w:author="Rachel Shipsey" w:date="2025-06-20T13:38:00Z">
          <w:r w:rsidRPr="2CDA94BA" w:rsidDel="00F50DA6">
            <w:rPr>
              <w:rFonts w:cs="Arial"/>
              <w:sz w:val="20"/>
              <w:szCs w:val="20"/>
            </w:rPr>
            <w:delText xml:space="preserve">Three questionnaires were developed for </w:delText>
          </w:r>
          <w:r w:rsidR="00A809D6" w:rsidDel="00F50DA6">
            <w:rPr>
              <w:rFonts w:cs="Arial"/>
              <w:sz w:val="20"/>
              <w:szCs w:val="20"/>
            </w:rPr>
            <w:delText xml:space="preserve">the </w:delText>
          </w:r>
          <w:r w:rsidRPr="2CDA94BA" w:rsidDel="00F50DA6">
            <w:rPr>
              <w:rFonts w:cs="Arial"/>
              <w:sz w:val="20"/>
              <w:szCs w:val="20"/>
            </w:rPr>
            <w:delText>Namibia census includ</w:delText>
          </w:r>
          <w:r w:rsidR="00FE693C" w:rsidDel="00F50DA6">
            <w:rPr>
              <w:rFonts w:cs="Arial"/>
              <w:sz w:val="20"/>
              <w:szCs w:val="20"/>
            </w:rPr>
            <w:delText>ing</w:delText>
          </w:r>
          <w:r w:rsidRPr="2CDA94BA" w:rsidDel="00F50DA6">
            <w:rPr>
              <w:rFonts w:cs="Arial"/>
              <w:sz w:val="20"/>
              <w:szCs w:val="20"/>
            </w:rPr>
            <w:delText xml:space="preserve"> the main census questionnaire (Form A), two additional forms to be used to count populations within residential institutions and special populations and an instructional manual.</w:delText>
          </w:r>
        </w:del>
      </w:moveFrom>
    </w:p>
    <w:moveFromRangeEnd w:id="5471"/>
    <w:p w14:paraId="14585530" w14:textId="5A0C884C" w:rsidR="0E213150" w:rsidDel="00F50DA6" w:rsidRDefault="0E213150">
      <w:pPr>
        <w:pStyle w:val="ListParagraph"/>
        <w:spacing w:after="0" w:line="276" w:lineRule="auto"/>
        <w:jc w:val="both"/>
        <w:rPr>
          <w:del w:id="5474" w:author="Rachel Shipsey" w:date="2025-06-20T13:38:00Z"/>
          <w:rFonts w:cs="Arial"/>
          <w:b/>
          <w:bCs/>
        </w:rPr>
        <w:pPrChange w:id="5475" w:author="Rachel Shipsey" w:date="2025-06-23T15:41:00Z">
          <w:pPr>
            <w:pBdr>
              <w:bottom w:val="dashDotStroked" w:sz="24" w:space="1" w:color="2E74B5" w:themeColor="accent5" w:themeShade="BF"/>
            </w:pBdr>
            <w:spacing w:before="240" w:line="276" w:lineRule="auto"/>
            <w:jc w:val="both"/>
          </w:pPr>
        </w:pPrChange>
      </w:pPr>
      <w:del w:id="5476" w:author="Rachel Shipsey" w:date="2025-06-20T13:38:00Z">
        <w:r w:rsidRPr="2CDA94BA" w:rsidDel="00F50DA6">
          <w:rPr>
            <w:rFonts w:cs="Arial"/>
            <w:b/>
            <w:bCs/>
          </w:rPr>
          <w:delText>Kenya</w:delText>
        </w:r>
      </w:del>
    </w:p>
    <w:p w14:paraId="76901D3F" w14:textId="02110118" w:rsidR="0E213150" w:rsidDel="00F50DA6" w:rsidRDefault="0E213150">
      <w:pPr>
        <w:pStyle w:val="ListParagraph"/>
        <w:spacing w:after="0" w:line="276" w:lineRule="auto"/>
        <w:jc w:val="both"/>
        <w:rPr>
          <w:del w:id="5477" w:author="Rachel Shipsey" w:date="2025-06-20T13:38:00Z"/>
          <w:rFonts w:cs="Arial"/>
          <w:sz w:val="20"/>
          <w:szCs w:val="20"/>
        </w:rPr>
        <w:pPrChange w:id="5478" w:author="Rachel Shipsey" w:date="2025-06-23T15:41:00Z">
          <w:pPr>
            <w:spacing w:line="240" w:lineRule="auto"/>
            <w:jc w:val="both"/>
          </w:pPr>
        </w:pPrChange>
      </w:pPr>
      <w:del w:id="5479" w:author="Rachel Shipsey" w:date="2025-06-20T13:38:00Z">
        <w:r w:rsidRPr="2CDA94BA" w:rsidDel="00F50DA6">
          <w:rPr>
            <w:rFonts w:cs="Arial"/>
            <w:sz w:val="20"/>
            <w:szCs w:val="20"/>
          </w:rPr>
          <w:delText xml:space="preserve">Five questionnaires were developed to enumerate various populations in Kenya, for both the pilot and actual census enumeration. These </w:delText>
        </w:r>
        <w:r w:rsidR="002A03A8" w:rsidDel="00F50DA6">
          <w:rPr>
            <w:rFonts w:cs="Arial"/>
            <w:sz w:val="20"/>
            <w:szCs w:val="20"/>
          </w:rPr>
          <w:delText>were</w:delText>
        </w:r>
        <w:r w:rsidRPr="2CDA94BA" w:rsidDel="00F50DA6">
          <w:rPr>
            <w:rFonts w:cs="Arial"/>
            <w:sz w:val="20"/>
            <w:szCs w:val="20"/>
          </w:rPr>
          <w:delText xml:space="preserve"> the main questionnaire and four short questionnaires that comprised: </w:delText>
        </w:r>
      </w:del>
    </w:p>
    <w:p w14:paraId="690BD591" w14:textId="7E15B2D7" w:rsidR="0E213150" w:rsidDel="00F50DA6" w:rsidRDefault="0E213150">
      <w:pPr>
        <w:pStyle w:val="ListParagraph"/>
        <w:spacing w:after="0" w:line="276" w:lineRule="auto"/>
        <w:jc w:val="both"/>
        <w:rPr>
          <w:del w:id="5480" w:author="Rachel Shipsey" w:date="2025-06-20T13:38:00Z"/>
          <w:rFonts w:cs="Arial"/>
          <w:sz w:val="20"/>
          <w:szCs w:val="20"/>
        </w:rPr>
        <w:pPrChange w:id="5481" w:author="Rachel Shipsey" w:date="2025-06-23T15:41:00Z">
          <w:pPr>
            <w:pStyle w:val="ListParagraph"/>
            <w:numPr>
              <w:numId w:val="43"/>
            </w:numPr>
            <w:spacing w:before="240" w:line="240" w:lineRule="auto"/>
            <w:ind w:hanging="360"/>
            <w:jc w:val="both"/>
          </w:pPr>
        </w:pPrChange>
      </w:pPr>
      <w:del w:id="5482" w:author="Rachel Shipsey" w:date="2025-06-20T13:38:00Z">
        <w:r w:rsidRPr="2CDA94BA" w:rsidDel="00F50DA6">
          <w:rPr>
            <w:rFonts w:cs="Arial"/>
            <w:sz w:val="20"/>
            <w:szCs w:val="20"/>
          </w:rPr>
          <w:delText xml:space="preserve">Emigrants Questionnaire that enumerated persons who had moved out </w:delText>
        </w:r>
        <w:r w:rsidR="003F4C14" w:rsidDel="00F50DA6">
          <w:rPr>
            <w:rFonts w:cs="Arial"/>
            <w:sz w:val="20"/>
            <w:szCs w:val="20"/>
          </w:rPr>
          <w:delText xml:space="preserve">of </w:delText>
        </w:r>
        <w:r w:rsidRPr="2CDA94BA" w:rsidDel="00F50DA6">
          <w:rPr>
            <w:rFonts w:cs="Arial"/>
            <w:sz w:val="20"/>
            <w:szCs w:val="20"/>
          </w:rPr>
          <w:delText xml:space="preserve">the country in the last 15 years. </w:delText>
        </w:r>
      </w:del>
    </w:p>
    <w:p w14:paraId="62B48F2A" w14:textId="007CD724" w:rsidR="0E213150" w:rsidDel="00F50DA6" w:rsidRDefault="0E213150">
      <w:pPr>
        <w:pStyle w:val="ListParagraph"/>
        <w:spacing w:after="0" w:line="276" w:lineRule="auto"/>
        <w:jc w:val="both"/>
        <w:rPr>
          <w:del w:id="5483" w:author="Rachel Shipsey" w:date="2025-06-20T13:38:00Z"/>
          <w:rFonts w:cs="Arial"/>
          <w:sz w:val="20"/>
          <w:szCs w:val="20"/>
        </w:rPr>
        <w:pPrChange w:id="5484" w:author="Rachel Shipsey" w:date="2025-06-23T15:41:00Z">
          <w:pPr>
            <w:pStyle w:val="ListParagraph"/>
            <w:numPr>
              <w:numId w:val="43"/>
            </w:numPr>
            <w:spacing w:before="240" w:line="240" w:lineRule="auto"/>
            <w:ind w:hanging="360"/>
            <w:jc w:val="both"/>
          </w:pPr>
        </w:pPrChange>
      </w:pPr>
      <w:del w:id="5485" w:author="Rachel Shipsey" w:date="2025-06-20T13:38:00Z">
        <w:r w:rsidRPr="2CDA94BA" w:rsidDel="00F50DA6">
          <w:rPr>
            <w:rFonts w:cs="Arial"/>
            <w:sz w:val="20"/>
            <w:szCs w:val="20"/>
          </w:rPr>
          <w:delText xml:space="preserve">Travelers and persons on transit questionnaire. </w:delText>
        </w:r>
      </w:del>
    </w:p>
    <w:p w14:paraId="092F4BF5" w14:textId="1812A898" w:rsidR="0E213150" w:rsidDel="00F50DA6" w:rsidRDefault="0E213150">
      <w:pPr>
        <w:pStyle w:val="ListParagraph"/>
        <w:spacing w:after="0" w:line="276" w:lineRule="auto"/>
        <w:jc w:val="both"/>
        <w:rPr>
          <w:del w:id="5486" w:author="Rachel Shipsey" w:date="2025-06-20T13:38:00Z"/>
          <w:rFonts w:cs="Arial"/>
          <w:sz w:val="20"/>
          <w:szCs w:val="20"/>
        </w:rPr>
        <w:pPrChange w:id="5487" w:author="Rachel Shipsey" w:date="2025-06-23T15:41:00Z">
          <w:pPr>
            <w:pStyle w:val="ListParagraph"/>
            <w:numPr>
              <w:numId w:val="43"/>
            </w:numPr>
            <w:spacing w:before="240" w:line="240" w:lineRule="auto"/>
            <w:ind w:hanging="360"/>
            <w:jc w:val="both"/>
          </w:pPr>
        </w:pPrChange>
      </w:pPr>
      <w:del w:id="5488" w:author="Rachel Shipsey" w:date="2025-06-20T13:38:00Z">
        <w:r w:rsidRPr="2CDA94BA" w:rsidDel="00F50DA6">
          <w:rPr>
            <w:rFonts w:cs="Arial"/>
            <w:sz w:val="20"/>
            <w:szCs w:val="20"/>
          </w:rPr>
          <w:delText>Street persons/outdoor sleepers/ vagrants, hotels/lodges questionnaire.</w:delText>
        </w:r>
      </w:del>
    </w:p>
    <w:p w14:paraId="70B5AD26" w14:textId="1341C56E" w:rsidR="0E213150" w:rsidDel="00F50DA6" w:rsidRDefault="0E213150">
      <w:pPr>
        <w:pStyle w:val="ListParagraph"/>
        <w:spacing w:after="0" w:line="276" w:lineRule="auto"/>
        <w:jc w:val="both"/>
        <w:rPr>
          <w:del w:id="5489" w:author="Rachel Shipsey" w:date="2025-06-20T13:38:00Z"/>
          <w:rFonts w:cs="Arial"/>
          <w:sz w:val="20"/>
          <w:szCs w:val="20"/>
        </w:rPr>
        <w:pPrChange w:id="5490" w:author="Rachel Shipsey" w:date="2025-06-23T15:41:00Z">
          <w:pPr>
            <w:pStyle w:val="ListParagraph"/>
            <w:numPr>
              <w:numId w:val="43"/>
            </w:numPr>
            <w:spacing w:before="240" w:line="240" w:lineRule="auto"/>
            <w:ind w:hanging="360"/>
            <w:jc w:val="both"/>
          </w:pPr>
        </w:pPrChange>
      </w:pPr>
      <w:del w:id="5491" w:author="Rachel Shipsey" w:date="2025-06-20T13:38:00Z">
        <w:r w:rsidRPr="2CDA94BA" w:rsidDel="00F50DA6">
          <w:rPr>
            <w:rFonts w:cs="Arial"/>
            <w:sz w:val="20"/>
            <w:szCs w:val="20"/>
          </w:rPr>
          <w:delText>Hospital in-patients and prisons/police cells questionnaire.</w:delText>
        </w:r>
      </w:del>
    </w:p>
    <w:p w14:paraId="0FD1E3A6" w14:textId="47EE1D5D" w:rsidR="0E213150" w:rsidDel="00F50DA6" w:rsidRDefault="0E213150">
      <w:pPr>
        <w:pStyle w:val="ListParagraph"/>
        <w:spacing w:after="0" w:line="276" w:lineRule="auto"/>
        <w:jc w:val="both"/>
        <w:rPr>
          <w:del w:id="5492" w:author="Rachel Shipsey" w:date="2025-06-20T13:38:00Z"/>
          <w:rFonts w:cs="Arial"/>
          <w:sz w:val="20"/>
          <w:szCs w:val="20"/>
        </w:rPr>
        <w:pPrChange w:id="5493" w:author="Rachel Shipsey" w:date="2025-06-23T15:41:00Z">
          <w:pPr>
            <w:pBdr>
              <w:bottom w:val="dashDotStroked" w:sz="24" w:space="1" w:color="2E74B5" w:themeColor="accent5" w:themeShade="BF"/>
            </w:pBdr>
            <w:spacing w:before="240" w:line="240" w:lineRule="auto"/>
            <w:jc w:val="both"/>
          </w:pPr>
        </w:pPrChange>
      </w:pPr>
      <w:del w:id="5494" w:author="Rachel Shipsey" w:date="2025-06-20T13:38:00Z">
        <w:r w:rsidRPr="2CDA94BA" w:rsidDel="00F50DA6">
          <w:rPr>
            <w:rFonts w:cs="Arial"/>
            <w:sz w:val="20"/>
            <w:szCs w:val="20"/>
          </w:rPr>
          <w:delText xml:space="preserve">There also existed a “hybrid” questionnaire (which was a modification of the main questionnaire and only covered questions on the individual characteristics (p series) of the main questionnaire except questions on relationship, and line number of the mother). </w:delText>
        </w:r>
      </w:del>
    </w:p>
    <w:p w14:paraId="522A7ADF" w14:textId="04FB746B" w:rsidR="2CDA94BA" w:rsidDel="008D26A9" w:rsidRDefault="2CDA94BA">
      <w:pPr>
        <w:pStyle w:val="ListParagraph"/>
        <w:spacing w:after="0" w:line="276" w:lineRule="auto"/>
        <w:jc w:val="both"/>
        <w:rPr>
          <w:del w:id="5495" w:author="Rachel Shipsey" w:date="2025-06-23T15:21:00Z"/>
          <w:rFonts w:cs="Arial"/>
        </w:rPr>
        <w:pPrChange w:id="5496" w:author="Rachel Shipsey" w:date="2025-06-23T15:41:00Z">
          <w:pPr/>
        </w:pPrChange>
      </w:pPr>
    </w:p>
    <w:p w14:paraId="0CBCE354" w14:textId="778DC630" w:rsidR="0E213150" w:rsidDel="008D26A9" w:rsidRDefault="00277A89">
      <w:pPr>
        <w:pStyle w:val="ListParagraph"/>
        <w:spacing w:after="0" w:line="276" w:lineRule="auto"/>
        <w:jc w:val="both"/>
        <w:rPr>
          <w:del w:id="5497" w:author="Rachel Shipsey" w:date="2025-06-23T15:21:00Z"/>
        </w:rPr>
        <w:pPrChange w:id="5498" w:author="Rachel Shipsey" w:date="2025-06-23T15:41:00Z">
          <w:pPr>
            <w:pStyle w:val="Heading2"/>
          </w:pPr>
        </w:pPrChange>
      </w:pPr>
      <w:del w:id="5499" w:author="Rachel Shipsey" w:date="2025-06-03T19:08:00Z">
        <w:r w:rsidRPr="4871BC61" w:rsidDel="00CA370F">
          <w:delText>4</w:delText>
        </w:r>
        <w:r w:rsidR="0E213150" w:rsidRPr="4871BC61" w:rsidDel="00CA370F">
          <w:delText xml:space="preserve">.2 </w:delText>
        </w:r>
      </w:del>
      <w:bookmarkStart w:id="5500" w:name="_Toc201319122"/>
      <w:del w:id="5501" w:author="Rachel Shipsey" w:date="2025-06-23T15:21:00Z">
        <w:r w:rsidR="0E213150" w:rsidRPr="00CA370F" w:rsidDel="008D26A9">
          <w:rPr>
            <w:rFonts w:asciiTheme="minorBidi" w:hAnsiTheme="minorBidi" w:cstheme="majorBidi"/>
            <w:sz w:val="28"/>
            <w:szCs w:val="26"/>
            <w:rPrChange w:id="5502" w:author="Rachel Shipsey" w:date="2025-06-03T19:08:00Z">
              <w:rPr>
                <w:rFonts w:cs="Arial"/>
                <w:bCs/>
                <w:sz w:val="22"/>
              </w:rPr>
            </w:rPrChange>
          </w:rPr>
          <w:delText>Lessons</w:delText>
        </w:r>
        <w:r w:rsidR="0E213150" w:rsidRPr="4871BC61" w:rsidDel="008D26A9">
          <w:delText xml:space="preserve"> learnt.</w:delText>
        </w:r>
        <w:bookmarkEnd w:id="5500"/>
      </w:del>
    </w:p>
    <w:p w14:paraId="79F5300C" w14:textId="30B07166" w:rsidR="0E213150" w:rsidDel="008D26A9" w:rsidRDefault="0E213150">
      <w:pPr>
        <w:pStyle w:val="ListParagraph"/>
        <w:spacing w:after="0" w:line="276" w:lineRule="auto"/>
        <w:jc w:val="both"/>
        <w:rPr>
          <w:del w:id="5503" w:author="Rachel Shipsey" w:date="2025-06-23T15:21:00Z"/>
          <w:rFonts w:cs="Arial"/>
        </w:rPr>
        <w:pPrChange w:id="5504" w:author="Rachel Shipsey" w:date="2025-06-23T15:41:00Z">
          <w:pPr/>
        </w:pPrChange>
      </w:pPr>
      <w:del w:id="5505" w:author="Rachel Shipsey" w:date="2025-06-23T15:21:00Z">
        <w:r w:rsidRPr="2CDA94BA" w:rsidDel="008D26A9">
          <w:rPr>
            <w:rFonts w:cs="Arial"/>
          </w:rPr>
          <w:delText>Countries identified some key lessons during the operationalization of the tool’s development process, and these include:</w:delText>
        </w:r>
      </w:del>
    </w:p>
    <w:p w14:paraId="009C28CC" w14:textId="75B8E70A" w:rsidR="0E213150" w:rsidDel="008D26A9" w:rsidRDefault="0E213150">
      <w:pPr>
        <w:pStyle w:val="ListParagraph"/>
        <w:spacing w:after="0" w:line="276" w:lineRule="auto"/>
        <w:jc w:val="both"/>
        <w:rPr>
          <w:del w:id="5506" w:author="Rachel Shipsey" w:date="2025-06-23T15:21:00Z"/>
          <w:rFonts w:cs="Arial"/>
        </w:rPr>
        <w:pPrChange w:id="5507" w:author="Rachel Shipsey" w:date="2025-06-23T15:41:00Z">
          <w:pPr>
            <w:pStyle w:val="ListParagraph"/>
            <w:numPr>
              <w:numId w:val="44"/>
            </w:numPr>
            <w:spacing w:line="276" w:lineRule="auto"/>
            <w:ind w:left="426" w:hanging="360"/>
            <w:jc w:val="both"/>
          </w:pPr>
        </w:pPrChange>
      </w:pPr>
      <w:del w:id="5508" w:author="Rachel Shipsey" w:date="2025-06-23T15:21:00Z">
        <w:r w:rsidRPr="2CDA94BA" w:rsidDel="008D26A9">
          <w:rPr>
            <w:rFonts w:cs="Arial"/>
          </w:rPr>
          <w:delText xml:space="preserve">When there is high demand for inclusion of several questions from various stakeholders this causes delays in the process of completing the development of the questionnaires; therefore, the NSO should be prepared with the UN P&amp;R for population censuses to be able to get solutions and satisfy the users. Otherwise, the enumeration will take longer and </w:delText>
        </w:r>
        <w:r w:rsidR="005C5EC0" w:rsidRPr="005C5EC0" w:rsidDel="008D26A9">
          <w:rPr>
            <w:rFonts w:cs="Arial"/>
          </w:rPr>
          <w:delText>is likely to become more</w:delText>
        </w:r>
        <w:r w:rsidR="005C5EC0" w:rsidDel="008D26A9">
          <w:rPr>
            <w:rFonts w:cs="Arial"/>
          </w:rPr>
          <w:delText xml:space="preserve"> </w:delText>
        </w:r>
        <w:r w:rsidRPr="2CDA94BA" w:rsidDel="008D26A9">
          <w:rPr>
            <w:rFonts w:cs="Arial"/>
          </w:rPr>
          <w:delText>costly</w:delText>
        </w:r>
        <w:r w:rsidR="001D3B33" w:rsidDel="008D26A9">
          <w:rPr>
            <w:rFonts w:cs="Arial"/>
          </w:rPr>
          <w:delText>.</w:delText>
        </w:r>
        <w:r w:rsidRPr="2CDA94BA" w:rsidDel="008D26A9">
          <w:rPr>
            <w:rFonts w:cs="Arial"/>
          </w:rPr>
          <w:delText xml:space="preserve"> </w:delText>
        </w:r>
        <w:r w:rsidR="00951017" w:rsidDel="008D26A9">
          <w:rPr>
            <w:rFonts w:cs="Arial"/>
          </w:rPr>
          <w:delText>F</w:delText>
        </w:r>
        <w:r w:rsidRPr="2CDA94BA" w:rsidDel="008D26A9">
          <w:rPr>
            <w:rFonts w:cs="Arial"/>
          </w:rPr>
          <w:delText xml:space="preserve">or instance, countries that took on too many questions for the cartographic mapping questionnaire experienced delays and failed to achieve the set timelines. </w:delText>
        </w:r>
      </w:del>
    </w:p>
    <w:p w14:paraId="1F8C316C" w14:textId="647667E1" w:rsidR="0E213150" w:rsidDel="008D26A9" w:rsidRDefault="0E213150">
      <w:pPr>
        <w:pStyle w:val="ListParagraph"/>
        <w:spacing w:after="0" w:line="276" w:lineRule="auto"/>
        <w:jc w:val="both"/>
        <w:rPr>
          <w:del w:id="5509" w:author="Rachel Shipsey" w:date="2025-06-23T15:21:00Z"/>
          <w:rFonts w:cs="Arial"/>
        </w:rPr>
        <w:pPrChange w:id="5510" w:author="Rachel Shipsey" w:date="2025-06-23T15:41:00Z">
          <w:pPr>
            <w:pStyle w:val="ListParagraph"/>
            <w:numPr>
              <w:numId w:val="44"/>
            </w:numPr>
            <w:spacing w:line="276" w:lineRule="auto"/>
            <w:ind w:left="426" w:hanging="360"/>
            <w:jc w:val="both"/>
          </w:pPr>
        </w:pPrChange>
      </w:pPr>
      <w:del w:id="5511" w:author="Rachel Shipsey" w:date="2025-06-23T15:21:00Z">
        <w:r w:rsidRPr="2CDA94BA" w:rsidDel="008D26A9">
          <w:rPr>
            <w:rFonts w:cs="Arial"/>
          </w:rPr>
          <w:delText>In a digital census, not all populations will be enumerated using a tablet, therefore, all paper questionnaires should be well formatted and ready for print</w:delText>
        </w:r>
        <w:r w:rsidR="000C4903" w:rsidDel="008D26A9">
          <w:rPr>
            <w:rFonts w:cs="Arial"/>
          </w:rPr>
          <w:delText>ing</w:delText>
        </w:r>
        <w:r w:rsidRPr="2CDA94BA" w:rsidDel="008D26A9">
          <w:rPr>
            <w:rFonts w:cs="Arial"/>
          </w:rPr>
          <w:delText xml:space="preserve"> when the need arise</w:delText>
        </w:r>
        <w:r w:rsidR="00812F5B" w:rsidDel="008D26A9">
          <w:rPr>
            <w:rFonts w:cs="Arial"/>
          </w:rPr>
          <w:delText>s</w:delText>
        </w:r>
        <w:r w:rsidRPr="2CDA94BA" w:rsidDel="008D26A9">
          <w:rPr>
            <w:rFonts w:cs="Arial"/>
          </w:rPr>
          <w:delText>. For instance, Kenya realized after the pilot census and various pretests that enumeration of persons in hotels and lodges had to be undertaken using hard copy short questionnaires. This was because of the logistical challenge of visiting this population in their rooms, bearing in mind that they had to be enumerated strictly in the morning of the reference night.</w:delText>
        </w:r>
      </w:del>
    </w:p>
    <w:p w14:paraId="760C21D1" w14:textId="30CA2AEF" w:rsidR="0E213150" w:rsidDel="008D26A9" w:rsidRDefault="0E213150">
      <w:pPr>
        <w:pStyle w:val="ListParagraph"/>
        <w:spacing w:after="0" w:line="276" w:lineRule="auto"/>
        <w:jc w:val="both"/>
        <w:rPr>
          <w:del w:id="5512" w:author="Rachel Shipsey" w:date="2025-06-23T15:21:00Z"/>
          <w:rFonts w:cs="Arial"/>
        </w:rPr>
        <w:pPrChange w:id="5513" w:author="Rachel Shipsey" w:date="2025-06-23T15:41:00Z">
          <w:pPr>
            <w:pStyle w:val="ListParagraph"/>
            <w:numPr>
              <w:numId w:val="44"/>
            </w:numPr>
            <w:spacing w:line="276" w:lineRule="auto"/>
            <w:ind w:left="426" w:hanging="360"/>
            <w:jc w:val="both"/>
          </w:pPr>
        </w:pPrChange>
      </w:pPr>
      <w:del w:id="5514" w:author="Rachel Shipsey" w:date="2025-06-23T15:21:00Z">
        <w:r w:rsidRPr="2CDA94BA" w:rsidDel="008D26A9">
          <w:rPr>
            <w:rFonts w:cs="Arial"/>
          </w:rPr>
          <w:delText xml:space="preserve">Insufficient time allocated to software development can be disastrous in terms of </w:delText>
        </w:r>
        <w:r w:rsidR="007040CA" w:rsidRPr="2CDA94BA" w:rsidDel="008D26A9">
          <w:rPr>
            <w:rFonts w:cs="Arial"/>
          </w:rPr>
          <w:delText>halfh</w:delText>
        </w:r>
        <w:r w:rsidR="007040CA" w:rsidDel="008D26A9">
          <w:rPr>
            <w:rFonts w:cs="Arial"/>
          </w:rPr>
          <w:delText>earted</w:delText>
        </w:r>
        <w:r w:rsidRPr="2CDA94BA" w:rsidDel="008D26A9">
          <w:rPr>
            <w:rFonts w:cs="Arial"/>
          </w:rPr>
          <w:delText xml:space="preserve"> outputs that lead to poor quality data, loss of time and money among others. It is therefore important to give sufficient time to develop and test the census system, the software manager must give the time needed to develop the system. Namibia had to postpone a pilot testing because the time allocated for application development was too short, resulting from a plan that fixed the pilot census dates without due consideration of the time required for development and finalization the questionnaire application. </w:delText>
        </w:r>
      </w:del>
    </w:p>
    <w:p w14:paraId="7A0F2BB1" w14:textId="2E240C1D" w:rsidR="0E213150" w:rsidDel="008D26A9" w:rsidRDefault="0E213150">
      <w:pPr>
        <w:pStyle w:val="ListParagraph"/>
        <w:spacing w:after="0" w:line="276" w:lineRule="auto"/>
        <w:jc w:val="both"/>
        <w:rPr>
          <w:del w:id="5515" w:author="Rachel Shipsey" w:date="2025-06-23T15:21:00Z"/>
          <w:rFonts w:cs="Arial"/>
        </w:rPr>
        <w:pPrChange w:id="5516" w:author="Rachel Shipsey" w:date="2025-06-23T15:41:00Z">
          <w:pPr>
            <w:pStyle w:val="ListParagraph"/>
            <w:numPr>
              <w:numId w:val="44"/>
            </w:numPr>
            <w:spacing w:line="276" w:lineRule="auto"/>
            <w:ind w:left="426" w:hanging="360"/>
            <w:jc w:val="both"/>
          </w:pPr>
        </w:pPrChange>
      </w:pPr>
      <w:del w:id="5517" w:author="Rachel Shipsey" w:date="2025-06-23T15:21:00Z">
        <w:r w:rsidRPr="7B4121B4" w:rsidDel="008D26A9">
          <w:rPr>
            <w:rFonts w:cs="Arial"/>
          </w:rPr>
          <w:delText xml:space="preserve">The questionnaires and </w:delText>
        </w:r>
        <w:r w:rsidR="149C5AAC" w:rsidRPr="7B4121B4" w:rsidDel="008D26A9">
          <w:rPr>
            <w:rFonts w:cs="Arial"/>
          </w:rPr>
          <w:delText>instruction</w:delText>
        </w:r>
        <w:r w:rsidRPr="7B4121B4" w:rsidDel="008D26A9">
          <w:rPr>
            <w:rFonts w:cs="Arial"/>
          </w:rPr>
          <w:delText xml:space="preserve"> manual if not developed and tested concurrently can lead to delays and disrupted training if they are not yet in tandem. For instance, Namibia realized that they could not proceed with a pilot test because both instructions manuals for questionnaire and application had a lot of changes coming up during the Master training and decision was made to postpone training, go back and redo timelines to allow sufficient time for the tool’s development and testing.</w:delText>
        </w:r>
      </w:del>
    </w:p>
    <w:p w14:paraId="6BEB175C" w14:textId="37F18A41" w:rsidR="2CDA94BA" w:rsidDel="008D26A9" w:rsidRDefault="2CDA94BA">
      <w:pPr>
        <w:pStyle w:val="ListParagraph"/>
        <w:spacing w:after="0" w:line="276" w:lineRule="auto"/>
        <w:jc w:val="both"/>
        <w:rPr>
          <w:del w:id="5518" w:author="Rachel Shipsey" w:date="2025-06-23T15:21:00Z"/>
          <w:rFonts w:cs="Arial"/>
        </w:rPr>
        <w:pPrChange w:id="5519" w:author="Rachel Shipsey" w:date="2025-06-23T15:41:00Z">
          <w:pPr>
            <w:pStyle w:val="ListParagraph"/>
            <w:ind w:left="426"/>
            <w:jc w:val="both"/>
          </w:pPr>
        </w:pPrChange>
      </w:pPr>
    </w:p>
    <w:p w14:paraId="6CC875DF" w14:textId="23D2EF7E" w:rsidR="0E213150" w:rsidRPr="00CA370F" w:rsidDel="008D26A9" w:rsidRDefault="00277A89">
      <w:pPr>
        <w:pStyle w:val="ListParagraph"/>
        <w:spacing w:after="0" w:line="276" w:lineRule="auto"/>
        <w:jc w:val="both"/>
        <w:rPr>
          <w:del w:id="5520" w:author="Rachel Shipsey" w:date="2025-06-23T15:21:00Z"/>
          <w:rFonts w:asciiTheme="minorBidi" w:hAnsiTheme="minorBidi" w:cstheme="majorBidi"/>
          <w:b/>
          <w:sz w:val="28"/>
          <w:szCs w:val="26"/>
          <w:rPrChange w:id="5521" w:author="Rachel Shipsey" w:date="2025-06-03T19:08:00Z">
            <w:rPr>
              <w:del w:id="5522" w:author="Rachel Shipsey" w:date="2025-06-23T15:21:00Z"/>
              <w:rFonts w:cs="Arial"/>
              <w:b w:val="0"/>
              <w:bCs/>
              <w:sz w:val="22"/>
              <w:szCs w:val="22"/>
            </w:rPr>
          </w:rPrChange>
        </w:rPr>
        <w:pPrChange w:id="5523" w:author="Rachel Shipsey" w:date="2025-06-23T15:41:00Z">
          <w:pPr>
            <w:pStyle w:val="Heading2"/>
          </w:pPr>
        </w:pPrChange>
      </w:pPr>
      <w:del w:id="5524" w:author="Rachel Shipsey" w:date="2025-06-03T19:08:00Z">
        <w:r w:rsidRPr="4871BC61" w:rsidDel="00CA370F">
          <w:rPr>
            <w:rFonts w:cs="Arial"/>
            <w:bCs/>
            <w:sz w:val="22"/>
          </w:rPr>
          <w:delText>4</w:delText>
        </w:r>
        <w:r w:rsidR="0E213150" w:rsidRPr="4871BC61" w:rsidDel="00CA370F">
          <w:rPr>
            <w:rFonts w:cs="Arial"/>
            <w:bCs/>
            <w:sz w:val="22"/>
          </w:rPr>
          <w:delText>.</w:delText>
        </w:r>
        <w:r w:rsidR="0E213150" w:rsidRPr="00CA370F" w:rsidDel="00CA370F">
          <w:rPr>
            <w:rFonts w:asciiTheme="minorBidi" w:hAnsiTheme="minorBidi" w:cstheme="majorBidi"/>
            <w:sz w:val="28"/>
            <w:szCs w:val="26"/>
            <w:rPrChange w:id="5525" w:author="Rachel Shipsey" w:date="2025-06-03T19:08:00Z">
              <w:rPr>
                <w:rFonts w:cs="Arial"/>
                <w:bCs/>
                <w:sz w:val="22"/>
              </w:rPr>
            </w:rPrChange>
          </w:rPr>
          <w:delText xml:space="preserve">3 </w:delText>
        </w:r>
      </w:del>
      <w:bookmarkStart w:id="5526" w:name="_Toc201319123"/>
      <w:del w:id="5527" w:author="Rachel Shipsey" w:date="2025-06-23T15:21:00Z">
        <w:r w:rsidR="0E213150" w:rsidRPr="00CA370F" w:rsidDel="008D26A9">
          <w:rPr>
            <w:rFonts w:asciiTheme="minorBidi" w:hAnsiTheme="minorBidi" w:cstheme="majorBidi"/>
            <w:sz w:val="28"/>
            <w:szCs w:val="26"/>
            <w:rPrChange w:id="5528" w:author="Rachel Shipsey" w:date="2025-06-03T19:08:00Z">
              <w:rPr>
                <w:rFonts w:cs="Arial"/>
                <w:bCs/>
                <w:sz w:val="22"/>
              </w:rPr>
            </w:rPrChange>
          </w:rPr>
          <w:delText>Recommendations</w:delText>
        </w:r>
        <w:bookmarkEnd w:id="5526"/>
      </w:del>
    </w:p>
    <w:p w14:paraId="071B614A" w14:textId="53679DC8" w:rsidR="0E213150" w:rsidDel="008D26A9" w:rsidRDefault="0E213150">
      <w:pPr>
        <w:pStyle w:val="ListParagraph"/>
        <w:spacing w:after="0" w:line="276" w:lineRule="auto"/>
        <w:jc w:val="both"/>
        <w:rPr>
          <w:del w:id="5529" w:author="Rachel Shipsey" w:date="2025-06-23T15:21:00Z"/>
          <w:rFonts w:cs="Arial"/>
        </w:rPr>
        <w:pPrChange w:id="5530" w:author="Rachel Shipsey" w:date="2025-06-23T15:41:00Z">
          <w:pPr>
            <w:jc w:val="both"/>
          </w:pPr>
        </w:pPrChange>
      </w:pPr>
      <w:del w:id="5531" w:author="Rachel Shipsey" w:date="2025-06-23T15:21:00Z">
        <w:r w:rsidRPr="2CDA94BA" w:rsidDel="008D26A9">
          <w:rPr>
            <w:rFonts w:cs="Arial"/>
          </w:rPr>
          <w:delText>Based on country experiences, the following recommendations are based for development of digital census tools:</w:delText>
        </w:r>
      </w:del>
    </w:p>
    <w:p w14:paraId="32A7C4D8" w14:textId="777E8156" w:rsidR="0E213150" w:rsidDel="008D26A9" w:rsidRDefault="0E213150">
      <w:pPr>
        <w:pStyle w:val="ListParagraph"/>
        <w:spacing w:after="0" w:line="276" w:lineRule="auto"/>
        <w:jc w:val="both"/>
        <w:rPr>
          <w:del w:id="5532" w:author="Rachel Shipsey" w:date="2025-06-23T15:21:00Z"/>
          <w:rFonts w:cs="Arial"/>
        </w:rPr>
        <w:pPrChange w:id="5533" w:author="Rachel Shipsey" w:date="2025-06-23T15:41:00Z">
          <w:pPr>
            <w:pStyle w:val="ListParagraph"/>
            <w:numPr>
              <w:numId w:val="45"/>
            </w:numPr>
            <w:ind w:left="567" w:hanging="360"/>
            <w:jc w:val="both"/>
          </w:pPr>
        </w:pPrChange>
      </w:pPr>
      <w:del w:id="5534" w:author="Rachel Shipsey" w:date="2025-06-23T15:21:00Z">
        <w:r w:rsidRPr="2CDA94BA" w:rsidDel="008D26A9">
          <w:rPr>
            <w:rFonts w:cs="Arial"/>
          </w:rPr>
          <w:delText xml:space="preserve">Ensure that there is an app help function installed on the tablet especially for questions and variables that are harder for enumerators to remember, this allows for a quick reference point. </w:delText>
        </w:r>
      </w:del>
    </w:p>
    <w:p w14:paraId="5D61B27B" w14:textId="54EF43A4" w:rsidR="0E213150" w:rsidDel="008D26A9" w:rsidRDefault="0E213150">
      <w:pPr>
        <w:pStyle w:val="ListParagraph"/>
        <w:spacing w:after="0" w:line="276" w:lineRule="auto"/>
        <w:jc w:val="both"/>
        <w:rPr>
          <w:del w:id="5535" w:author="Rachel Shipsey" w:date="2025-06-23T15:21:00Z"/>
          <w:rFonts w:cs="Arial"/>
        </w:rPr>
        <w:pPrChange w:id="5536" w:author="Rachel Shipsey" w:date="2025-06-23T15:41:00Z">
          <w:pPr>
            <w:pStyle w:val="ListParagraph"/>
            <w:numPr>
              <w:numId w:val="45"/>
            </w:numPr>
            <w:ind w:left="567" w:hanging="360"/>
            <w:jc w:val="both"/>
          </w:pPr>
        </w:pPrChange>
      </w:pPr>
      <w:del w:id="5537" w:author="Rachel Shipsey" w:date="2025-06-23T15:21:00Z">
        <w:r w:rsidRPr="7B4121B4" w:rsidDel="008D26A9">
          <w:rPr>
            <w:rFonts w:cs="Arial"/>
          </w:rPr>
          <w:delText xml:space="preserve">Benchmarking with countries that had already undertaken a census using handheld devices was key. </w:delText>
        </w:r>
        <w:r w:rsidR="44C76CAC" w:rsidRPr="7B4121B4" w:rsidDel="008D26A9">
          <w:rPr>
            <w:rFonts w:cs="Arial"/>
          </w:rPr>
          <w:delText>Input</w:delText>
        </w:r>
        <w:r w:rsidRPr="7B4121B4" w:rsidDel="008D26A9">
          <w:rPr>
            <w:rFonts w:cs="Arial"/>
          </w:rPr>
          <w:delText xml:space="preserve"> from other countries </w:delText>
        </w:r>
        <w:r w:rsidR="005709D4" w:rsidRPr="7B4121B4" w:rsidDel="008D26A9">
          <w:rPr>
            <w:rFonts w:cs="Arial"/>
          </w:rPr>
          <w:delText>largely assisted</w:delText>
        </w:r>
        <w:r w:rsidRPr="7B4121B4" w:rsidDel="008D26A9">
          <w:rPr>
            <w:rFonts w:cs="Arial"/>
          </w:rPr>
          <w:delText xml:space="preserve"> the finalization of the tools and instruments. </w:delText>
        </w:r>
      </w:del>
    </w:p>
    <w:p w14:paraId="26B65551" w14:textId="47EED0EA" w:rsidR="0E213150" w:rsidRPr="00F01B3A" w:rsidDel="008D26A9" w:rsidRDefault="0E213150">
      <w:pPr>
        <w:pStyle w:val="ListParagraph"/>
        <w:spacing w:after="0" w:line="276" w:lineRule="auto"/>
        <w:jc w:val="both"/>
        <w:rPr>
          <w:del w:id="5538" w:author="Rachel Shipsey" w:date="2025-06-23T15:21:00Z"/>
          <w:rFonts w:cs="Arial"/>
        </w:rPr>
        <w:pPrChange w:id="5539" w:author="Rachel Shipsey" w:date="2025-06-23T15:41:00Z">
          <w:pPr>
            <w:pStyle w:val="ListParagraph"/>
            <w:numPr>
              <w:numId w:val="45"/>
            </w:numPr>
            <w:ind w:left="540" w:hanging="360"/>
          </w:pPr>
        </w:pPrChange>
      </w:pPr>
      <w:del w:id="5540" w:author="Rachel Shipsey" w:date="2025-06-23T15:21:00Z">
        <w:r w:rsidRPr="00F01B3A" w:rsidDel="008D26A9">
          <w:rPr>
            <w:rFonts w:cs="Arial"/>
          </w:rPr>
          <w:delText>Questionnaires should be finalized and tested before the training of field personnel starts. This is to guard against having questions in the data collection application that have not been tested.</w:delText>
        </w:r>
        <w:r w:rsidR="00F01B3A" w:rsidRPr="00F01B3A" w:rsidDel="008D26A9">
          <w:delText xml:space="preserve"> </w:delText>
        </w:r>
        <w:r w:rsidR="00F01B3A" w:rsidRPr="00F01B3A" w:rsidDel="008D26A9">
          <w:rPr>
            <w:rFonts w:cs="Arial"/>
          </w:rPr>
          <w:delText>The questionnaire must not be too long, and the questions must be clear.</w:delText>
        </w:r>
      </w:del>
    </w:p>
    <w:p w14:paraId="11F3FDC4" w14:textId="47B18878" w:rsidR="0E213150" w:rsidDel="008D26A9" w:rsidRDefault="0E213150">
      <w:pPr>
        <w:pStyle w:val="ListParagraph"/>
        <w:spacing w:after="0" w:line="276" w:lineRule="auto"/>
        <w:jc w:val="both"/>
        <w:rPr>
          <w:del w:id="5541" w:author="Rachel Shipsey" w:date="2025-06-23T15:21:00Z"/>
          <w:rFonts w:cs="Arial"/>
        </w:rPr>
        <w:pPrChange w:id="5542" w:author="Rachel Shipsey" w:date="2025-06-23T15:41:00Z">
          <w:pPr>
            <w:pStyle w:val="ListParagraph"/>
            <w:numPr>
              <w:numId w:val="45"/>
            </w:numPr>
            <w:ind w:left="567" w:hanging="360"/>
            <w:jc w:val="both"/>
          </w:pPr>
        </w:pPrChange>
      </w:pPr>
      <w:del w:id="5543" w:author="Rachel Shipsey" w:date="2025-06-23T15:21:00Z">
        <w:r w:rsidRPr="7B4121B4" w:rsidDel="008D26A9">
          <w:rPr>
            <w:rFonts w:cs="Arial"/>
          </w:rPr>
          <w:delText xml:space="preserve">The success of the implementation of a paperless census was attributed to </w:delText>
        </w:r>
        <w:r w:rsidR="41E68E71" w:rsidRPr="7B4121B4" w:rsidDel="008D26A9">
          <w:rPr>
            <w:rFonts w:cs="Arial"/>
          </w:rPr>
          <w:delText>numerous</w:delText>
        </w:r>
        <w:r w:rsidRPr="7B4121B4" w:rsidDel="008D26A9">
          <w:rPr>
            <w:rFonts w:cs="Arial"/>
          </w:rPr>
          <w:delText xml:space="preserve"> pretests, office testing and the pilot census. In addition, the enumerators need to be comfortable with the devices, therefore having dedicated days for field practice using the devices is important. This ensures that enumerators and their supervisors can go through different scenarios but also familiarize themselves with the data collection application. </w:delText>
        </w:r>
      </w:del>
    </w:p>
    <w:p w14:paraId="3C7CB24D" w14:textId="49DF5782" w:rsidR="0E213150" w:rsidDel="008D26A9" w:rsidRDefault="0E213150">
      <w:pPr>
        <w:pStyle w:val="ListParagraph"/>
        <w:spacing w:after="0" w:line="276" w:lineRule="auto"/>
        <w:jc w:val="both"/>
        <w:rPr>
          <w:del w:id="5544" w:author="Rachel Shipsey" w:date="2025-06-23T15:21:00Z"/>
          <w:rFonts w:cs="Arial"/>
          <w:lang w:val="en-GB"/>
        </w:rPr>
        <w:pPrChange w:id="5545" w:author="Rachel Shipsey" w:date="2025-06-23T15:41:00Z">
          <w:pPr>
            <w:pStyle w:val="ListParagraph"/>
            <w:numPr>
              <w:numId w:val="45"/>
            </w:numPr>
            <w:ind w:left="567" w:hanging="360"/>
            <w:jc w:val="both"/>
          </w:pPr>
        </w:pPrChange>
      </w:pPr>
      <w:del w:id="5546" w:author="Rachel Shipsey" w:date="2025-06-23T15:21:00Z">
        <w:r w:rsidRPr="7B4121B4" w:rsidDel="008D26A9">
          <w:rPr>
            <w:rFonts w:cs="Arial"/>
            <w:lang w:val="en-GB"/>
          </w:rPr>
          <w:delText>Version control, you need to have one version of the software. When multiple people are working on the application, you need to have a central repository where changes are made to the system such as Git</w:delText>
        </w:r>
        <w:r w:rsidR="41B1BEF9" w:rsidRPr="7B4121B4" w:rsidDel="008D26A9">
          <w:rPr>
            <w:rFonts w:cs="Arial"/>
            <w:lang w:val="en-GB"/>
          </w:rPr>
          <w:delText>hu</w:delText>
        </w:r>
        <w:r w:rsidRPr="7B4121B4" w:rsidDel="008D26A9">
          <w:rPr>
            <w:rFonts w:cs="Arial"/>
            <w:lang w:val="en-GB"/>
          </w:rPr>
          <w:delText>b. Otherwise, if one software developer maintains the versions, multiple versions of the application may arise and cause confusion.</w:delText>
        </w:r>
        <w:r w:rsidRPr="7B4121B4" w:rsidDel="008D26A9">
          <w:rPr>
            <w:rFonts w:cs="Arial"/>
          </w:rPr>
          <w:delText xml:space="preserve"> </w:delText>
        </w:r>
        <w:r w:rsidRPr="7B4121B4" w:rsidDel="008D26A9">
          <w:rPr>
            <w:rFonts w:cs="Arial"/>
            <w:lang w:val="en-GB"/>
          </w:rPr>
          <w:delText>In addition, an inventory of all forms should be kept as this is necessary for future reference and improvement.</w:delText>
        </w:r>
      </w:del>
    </w:p>
    <w:p w14:paraId="1D8C9A75" w14:textId="182CF6BD" w:rsidR="2CDA94BA" w:rsidDel="008D26A9" w:rsidRDefault="2CDA94BA">
      <w:pPr>
        <w:pStyle w:val="ListParagraph"/>
        <w:spacing w:after="0" w:line="276" w:lineRule="auto"/>
        <w:jc w:val="both"/>
        <w:rPr>
          <w:del w:id="5547" w:author="Rachel Shipsey" w:date="2025-06-23T15:21:00Z"/>
          <w:rFonts w:cs="Arial"/>
          <w:lang w:val="en-GB"/>
        </w:rPr>
        <w:pPrChange w:id="5548" w:author="Rachel Shipsey" w:date="2025-06-23T15:41:00Z">
          <w:pPr>
            <w:pStyle w:val="ListParagraph"/>
            <w:spacing w:line="276" w:lineRule="auto"/>
            <w:ind w:left="567"/>
            <w:jc w:val="both"/>
          </w:pPr>
        </w:pPrChange>
      </w:pPr>
    </w:p>
    <w:p w14:paraId="6DA07AC1" w14:textId="675DF36A" w:rsidR="0E213150" w:rsidDel="008D26A9" w:rsidRDefault="00277A89">
      <w:pPr>
        <w:pStyle w:val="ListParagraph"/>
        <w:spacing w:after="0" w:line="276" w:lineRule="auto"/>
        <w:jc w:val="both"/>
        <w:rPr>
          <w:del w:id="5549" w:author="Rachel Shipsey" w:date="2025-06-23T15:21:00Z"/>
        </w:rPr>
        <w:pPrChange w:id="5550" w:author="Rachel Shipsey" w:date="2025-06-23T15:41:00Z">
          <w:pPr>
            <w:pStyle w:val="Heading2"/>
          </w:pPr>
        </w:pPrChange>
      </w:pPr>
      <w:del w:id="5551" w:author="Rachel Shipsey" w:date="2025-06-03T19:09:00Z">
        <w:r w:rsidRPr="4871BC61" w:rsidDel="00CA370F">
          <w:delText>4</w:delText>
        </w:r>
        <w:r w:rsidR="0E213150" w:rsidRPr="4871BC61" w:rsidDel="00CA370F">
          <w:delText xml:space="preserve">.4 </w:delText>
        </w:r>
      </w:del>
      <w:bookmarkStart w:id="5552" w:name="_Toc201319124"/>
      <w:del w:id="5553" w:author="Rachel Shipsey" w:date="2025-06-23T15:21:00Z">
        <w:r w:rsidR="0E213150" w:rsidRPr="00CA370F" w:rsidDel="008D26A9">
          <w:rPr>
            <w:rFonts w:asciiTheme="minorBidi" w:hAnsiTheme="minorBidi" w:cstheme="majorBidi"/>
            <w:sz w:val="28"/>
            <w:szCs w:val="26"/>
            <w:rPrChange w:id="5554" w:author="Rachel Shipsey" w:date="2025-06-03T19:09:00Z">
              <w:rPr>
                <w:rFonts w:cs="Arial"/>
                <w:bCs/>
                <w:sz w:val="22"/>
              </w:rPr>
            </w:rPrChange>
          </w:rPr>
          <w:delText>References</w:delText>
        </w:r>
        <w:bookmarkEnd w:id="5552"/>
      </w:del>
    </w:p>
    <w:p w14:paraId="27362586" w14:textId="776D43F7" w:rsidR="0E213150" w:rsidDel="008D26A9" w:rsidRDefault="0E213150">
      <w:pPr>
        <w:pStyle w:val="ListParagraph"/>
        <w:spacing w:after="0" w:line="276" w:lineRule="auto"/>
        <w:jc w:val="both"/>
        <w:rPr>
          <w:del w:id="5555" w:author="Rachel Shipsey" w:date="2025-06-23T15:21:00Z"/>
          <w:rFonts w:cs="Arial"/>
        </w:rPr>
        <w:pPrChange w:id="5556" w:author="Rachel Shipsey" w:date="2025-06-23T15:41:00Z">
          <w:pPr>
            <w:pStyle w:val="NoSpacing"/>
            <w:numPr>
              <w:numId w:val="113"/>
            </w:numPr>
            <w:spacing w:line="276" w:lineRule="auto"/>
            <w:ind w:left="720" w:hanging="360"/>
            <w:jc w:val="both"/>
          </w:pPr>
        </w:pPrChange>
      </w:pPr>
      <w:del w:id="5557" w:author="Rachel Shipsey" w:date="2025-06-23T15:21:00Z">
        <w:r w:rsidRPr="2CDA94BA" w:rsidDel="008D26A9">
          <w:rPr>
            <w:rFonts w:cs="Arial"/>
          </w:rPr>
          <w:delText xml:space="preserve">UN Principles and Recommendations for population and housing Census. Revision 3. </w:delText>
        </w:r>
        <w:r w:rsidDel="008D26A9">
          <w:fldChar w:fldCharType="begin"/>
        </w:r>
        <w:r w:rsidDel="008D26A9">
          <w:delInstrText>HYPERLINK "https://unstats.un.org/unsd/demographic-social/Standards-and-Methods/files/Principles_and_Recommendations/Population-and-Housing-Censuses/Series_M67rev3-E.pdf" \h</w:delInstrText>
        </w:r>
        <w:r w:rsidDel="008D26A9">
          <w:fldChar w:fldCharType="separate"/>
        </w:r>
        <w:r w:rsidRPr="2CDA94BA" w:rsidDel="008D26A9">
          <w:rPr>
            <w:rStyle w:val="Hyperlink"/>
            <w:rFonts w:cs="Arial"/>
          </w:rPr>
          <w:delText>https://unstats.un.org/unsd/demographic-social/Standards-and-Methods/files/Principles_and_Recommendations/Population-and-Housing-Censuses/Series_M67rev3-E.pdf</w:delText>
        </w:r>
        <w:r w:rsidDel="008D26A9">
          <w:rPr>
            <w:rStyle w:val="Hyperlink"/>
            <w:rFonts w:cs="Arial"/>
          </w:rPr>
          <w:fldChar w:fldCharType="end"/>
        </w:r>
        <w:r w:rsidRPr="2CDA94BA" w:rsidDel="008D26A9">
          <w:rPr>
            <w:rStyle w:val="Hyperlink"/>
            <w:rFonts w:cs="Arial"/>
          </w:rPr>
          <w:delText>.</w:delText>
        </w:r>
        <w:r w:rsidRPr="2CDA94BA" w:rsidDel="008D26A9">
          <w:rPr>
            <w:rFonts w:cs="Arial"/>
          </w:rPr>
          <w:delText xml:space="preserve"> </w:delText>
        </w:r>
      </w:del>
    </w:p>
    <w:p w14:paraId="310E4847" w14:textId="42F02A2F" w:rsidR="0E213150" w:rsidDel="008D26A9" w:rsidRDefault="0E213150">
      <w:pPr>
        <w:pStyle w:val="ListParagraph"/>
        <w:spacing w:after="0" w:line="276" w:lineRule="auto"/>
        <w:jc w:val="both"/>
        <w:rPr>
          <w:del w:id="5558" w:author="Rachel Shipsey" w:date="2025-06-23T15:21:00Z"/>
          <w:rFonts w:cs="Arial"/>
        </w:rPr>
        <w:pPrChange w:id="5559" w:author="Rachel Shipsey" w:date="2025-06-23T15:41:00Z">
          <w:pPr>
            <w:pStyle w:val="NoSpacing"/>
            <w:numPr>
              <w:numId w:val="113"/>
            </w:numPr>
            <w:ind w:left="720" w:hanging="360"/>
            <w:jc w:val="both"/>
          </w:pPr>
        </w:pPrChange>
      </w:pPr>
      <w:del w:id="5560" w:author="Rachel Shipsey" w:date="2025-06-23T15:21:00Z">
        <w:r w:rsidRPr="2CDA94BA" w:rsidDel="008D26A9">
          <w:rPr>
            <w:rFonts w:cs="Arial"/>
          </w:rPr>
          <w:delText xml:space="preserve">UNSD. Guidelines on the use of electronic data collection technologies in population and housing censuses. </w:delText>
        </w:r>
        <w:r w:rsidDel="008D26A9">
          <w:fldChar w:fldCharType="begin"/>
        </w:r>
        <w:r w:rsidDel="008D26A9">
          <w:delInstrText>HYPERLINK "https://unstats.un.org/unsd/demographic/standmeth/handbooks/guideline-edct-census-v1.pdf" \h</w:delInstrText>
        </w:r>
        <w:r w:rsidDel="008D26A9">
          <w:fldChar w:fldCharType="separate"/>
        </w:r>
        <w:r w:rsidRPr="2CDA94BA" w:rsidDel="008D26A9">
          <w:rPr>
            <w:rStyle w:val="Hyperlink"/>
            <w:rFonts w:cs="Arial"/>
          </w:rPr>
          <w:delText>https://unstats.un.org/unsd/demographic/standmeth/handbooks/guideline-edct-census-v1.pdf</w:delText>
        </w:r>
        <w:r w:rsidDel="008D26A9">
          <w:rPr>
            <w:rStyle w:val="Hyperlink"/>
            <w:rFonts w:cs="Arial"/>
          </w:rPr>
          <w:fldChar w:fldCharType="end"/>
        </w:r>
      </w:del>
    </w:p>
    <w:p w14:paraId="718A1C26" w14:textId="3C790F14" w:rsidR="0E213150" w:rsidDel="008D26A9" w:rsidRDefault="00000000">
      <w:pPr>
        <w:pStyle w:val="ListParagraph"/>
        <w:spacing w:after="0" w:line="276" w:lineRule="auto"/>
        <w:jc w:val="both"/>
        <w:rPr>
          <w:del w:id="5561" w:author="Rachel Shipsey" w:date="2025-06-23T15:21:00Z"/>
          <w:rFonts w:cs="Arial"/>
        </w:rPr>
        <w:pPrChange w:id="5562" w:author="Rachel Shipsey" w:date="2025-06-23T15:41:00Z">
          <w:pPr>
            <w:pStyle w:val="NoSpacing"/>
            <w:numPr>
              <w:numId w:val="113"/>
            </w:numPr>
            <w:ind w:left="720" w:hanging="360"/>
            <w:jc w:val="both"/>
          </w:pPr>
        </w:pPrChange>
      </w:pPr>
      <w:del w:id="5563" w:author="Rachel Shipsey" w:date="2025-06-23T15:21:00Z">
        <w:r w:rsidDel="008D26A9">
          <w:fldChar w:fldCharType="begin"/>
        </w:r>
        <w:r w:rsidDel="008D26A9">
          <w:delInstrText>HYPERLINK "https://www.census.gov/content/dam/Census/programs-surveys/international-programs/stic/e-census-part4.pdf" \h</w:delInstrText>
        </w:r>
        <w:r w:rsidDel="008D26A9">
          <w:fldChar w:fldCharType="separate"/>
        </w:r>
        <w:r w:rsidR="0E213150" w:rsidRPr="2CDA94BA" w:rsidDel="008D26A9">
          <w:rPr>
            <w:rStyle w:val="Hyperlink"/>
            <w:rFonts w:cs="Arial"/>
          </w:rPr>
          <w:delText>https://www.census.gov/content/dam/Census/programs-surveys/international-programs/stic/e-census-part4.pdf</w:delText>
        </w:r>
        <w:r w:rsidDel="008D26A9">
          <w:rPr>
            <w:rStyle w:val="Hyperlink"/>
            <w:rFonts w:cs="Arial"/>
          </w:rPr>
          <w:fldChar w:fldCharType="end"/>
        </w:r>
        <w:r w:rsidR="0E213150" w:rsidRPr="2CDA94BA" w:rsidDel="008D26A9">
          <w:rPr>
            <w:rFonts w:cs="Arial"/>
          </w:rPr>
          <w:delText xml:space="preserve"> </w:delText>
        </w:r>
      </w:del>
    </w:p>
    <w:p w14:paraId="6AFA752D" w14:textId="0B444A89" w:rsidR="2CDA94BA" w:rsidDel="008D26A9" w:rsidRDefault="2CDA94BA">
      <w:pPr>
        <w:pStyle w:val="ListParagraph"/>
        <w:spacing w:after="0" w:line="276" w:lineRule="auto"/>
        <w:jc w:val="both"/>
        <w:rPr>
          <w:del w:id="5564" w:author="Rachel Shipsey" w:date="2025-06-23T15:21:00Z"/>
          <w:rFonts w:cs="Arial"/>
        </w:rPr>
        <w:pPrChange w:id="5565" w:author="Rachel Shipsey" w:date="2025-06-23T15:41:00Z">
          <w:pPr>
            <w:spacing w:after="0" w:line="276" w:lineRule="auto"/>
            <w:jc w:val="both"/>
          </w:pPr>
        </w:pPrChange>
      </w:pPr>
    </w:p>
    <w:p w14:paraId="7A4B57EF" w14:textId="5E028D5E" w:rsidR="0E213150" w:rsidDel="008D26A9" w:rsidRDefault="0E213150">
      <w:pPr>
        <w:pStyle w:val="ListParagraph"/>
        <w:spacing w:after="0" w:line="276" w:lineRule="auto"/>
        <w:jc w:val="both"/>
        <w:rPr>
          <w:ins w:id="5566" w:author="Rachel Elizabeth" w:date="2025-05-19T16:19:00Z"/>
          <w:del w:id="5567" w:author="Rachel Shipsey" w:date="2025-06-23T15:21:00Z"/>
          <w:rFonts w:cs="Arial"/>
        </w:rPr>
        <w:pPrChange w:id="5568" w:author="Rachel Shipsey" w:date="2025-06-23T15:41:00Z">
          <w:pPr/>
        </w:pPrChange>
      </w:pPr>
      <w:del w:id="5569" w:author="Rachel Shipsey" w:date="2025-06-23T15:21:00Z">
        <w:r w:rsidRPr="2CDA94BA" w:rsidDel="008D26A9">
          <w:rPr>
            <w:rFonts w:cs="Arial"/>
          </w:rPr>
          <w:br w:type="page"/>
        </w:r>
      </w:del>
    </w:p>
    <w:p w14:paraId="0BD0DFCA" w14:textId="083D3469" w:rsidR="00351F69" w:rsidRPr="00355946" w:rsidDel="00936455" w:rsidRDefault="000B0D31">
      <w:pPr>
        <w:pStyle w:val="ListParagraph"/>
        <w:spacing w:after="0" w:line="276" w:lineRule="auto"/>
        <w:jc w:val="both"/>
        <w:rPr>
          <w:del w:id="5570" w:author="Rachel Shipsey" w:date="2025-06-08T12:51:00Z"/>
          <w:b/>
          <w:rPrChange w:id="5571" w:author="Rachel Shipsey" w:date="2025-06-03T19:09:00Z">
            <w:rPr>
              <w:del w:id="5572" w:author="Rachel Shipsey" w:date="2025-06-08T12:51:00Z"/>
              <w:b w:val="0"/>
              <w:bCs/>
            </w:rPr>
          </w:rPrChange>
        </w:rPr>
        <w:pPrChange w:id="5573" w:author="Rachel Shipsey" w:date="2025-06-23T15:41:00Z">
          <w:pPr>
            <w:pStyle w:val="Heading1"/>
          </w:pPr>
        </w:pPrChange>
      </w:pPr>
      <w:bookmarkStart w:id="5574" w:name="_Data_Capture,_Transmission"/>
      <w:bookmarkEnd w:id="5574"/>
      <w:ins w:id="5575" w:author="Pamela Kakande Nabukhonzo" w:date="2025-06-19T22:07:00Z">
        <w:del w:id="5576" w:author="Rachel Shipsey" w:date="2025-06-23T15:21:00Z">
          <w:r w:rsidRPr="000B0D31" w:rsidDel="008D26A9">
            <w:delText xml:space="preserve"> Fragile documents were at risk of damage during transport, while manual data entry often caused delays and inaccuracies.</w:delText>
          </w:r>
        </w:del>
      </w:ins>
      <w:bookmarkStart w:id="5577" w:name="_Data_Transmission"/>
      <w:bookmarkStart w:id="5578" w:name="_Data_Security"/>
      <w:bookmarkStart w:id="5579" w:name="_Data_Processing"/>
      <w:bookmarkEnd w:id="5577"/>
      <w:bookmarkEnd w:id="5578"/>
      <w:bookmarkEnd w:id="5579"/>
      <w:ins w:id="5580" w:author="Pamela Kakande Nabukhonzo" w:date="2025-06-19T19:56:00Z">
        <w:del w:id="5581" w:author="Rachel Shipsey" w:date="2025-06-23T15:21:00Z">
          <w:r w:rsidR="00B96A2A" w:rsidRPr="00B96A2A" w:rsidDel="008D26A9">
            <w:rPr>
              <w:rFonts w:eastAsia="Arial" w:cs="Arial"/>
            </w:rPr>
            <w:delText>including data</w:delText>
          </w:r>
        </w:del>
      </w:ins>
      <w:bookmarkStart w:id="5582" w:name="_CHAPTER_SIX:_Census"/>
      <w:bookmarkStart w:id="5583" w:name="_Census_Testing_and"/>
      <w:bookmarkEnd w:id="5582"/>
      <w:bookmarkEnd w:id="5583"/>
      <w:ins w:id="5584" w:author="Rachel Elizabeth" w:date="2025-05-19T16:19:00Z">
        <w:del w:id="5585" w:author="Rachel Shipsey" w:date="2025-06-08T12:51:00Z">
          <w:r w:rsidR="00351F69" w:rsidRPr="00C30D22" w:rsidDel="00936455">
            <w:delText xml:space="preserve">CHAPTER FIVE: </w:delText>
          </w:r>
          <w:r w:rsidR="000618C7" w:rsidRPr="00C30D22" w:rsidDel="00936455">
            <w:delText>Data Capture, Transmission an</w:delText>
          </w:r>
        </w:del>
      </w:ins>
      <w:ins w:id="5586" w:author="Rachel Elizabeth" w:date="2025-05-19T16:20:00Z">
        <w:del w:id="5587" w:author="Rachel Shipsey" w:date="2025-06-08T12:51:00Z">
          <w:r w:rsidR="000618C7" w:rsidRPr="00C30D22" w:rsidDel="00936455">
            <w:delText>d Management</w:delText>
          </w:r>
        </w:del>
      </w:ins>
      <w:bookmarkStart w:id="5588" w:name="_Toc201237760"/>
      <w:bookmarkStart w:id="5589" w:name="_Toc201319156"/>
      <w:bookmarkEnd w:id="5588"/>
      <w:bookmarkEnd w:id="5589"/>
    </w:p>
    <w:p w14:paraId="58C8D3A4" w14:textId="0D974C60" w:rsidR="213EB56E" w:rsidDel="00BD37CB" w:rsidRDefault="213EB56E">
      <w:pPr>
        <w:pStyle w:val="ListParagraph"/>
        <w:spacing w:after="0" w:line="276" w:lineRule="auto"/>
        <w:jc w:val="both"/>
        <w:rPr>
          <w:del w:id="5590" w:author="Rachel Shipsey" w:date="2025-06-08T12:49:00Z"/>
        </w:rPr>
        <w:pPrChange w:id="5591" w:author="Rachel Shipsey" w:date="2025-06-23T15:41:00Z">
          <w:pPr/>
        </w:pPrChange>
      </w:pPr>
      <w:bookmarkStart w:id="5592" w:name="_Toc201237761"/>
      <w:bookmarkStart w:id="5593" w:name="_Toc201319157"/>
      <w:bookmarkEnd w:id="5592"/>
      <w:bookmarkEnd w:id="5593"/>
    </w:p>
    <w:p w14:paraId="6D2AE332" w14:textId="782F4E48" w:rsidR="00C4A4E2" w:rsidDel="00355946" w:rsidRDefault="00C4A4E2">
      <w:pPr>
        <w:pStyle w:val="ListParagraph"/>
        <w:spacing w:after="0" w:line="276" w:lineRule="auto"/>
        <w:jc w:val="both"/>
        <w:rPr>
          <w:del w:id="5594" w:author="Rachel Shipsey" w:date="2025-06-03T19:09:00Z"/>
        </w:rPr>
        <w:pPrChange w:id="5595" w:author="Rachel Shipsey" w:date="2025-06-23T15:41:00Z">
          <w:pPr>
            <w:pStyle w:val="Heading1"/>
            <w:spacing w:before="360" w:after="80" w:line="257" w:lineRule="auto"/>
          </w:pPr>
        </w:pPrChange>
      </w:pPr>
      <w:del w:id="5596" w:author="Rachel Shipsey" w:date="2025-06-03T19:09:00Z">
        <w:r w:rsidRPr="213EB56E" w:rsidDel="00355946">
          <w:rPr>
            <w:rFonts w:ascii="Aptos Display" w:eastAsia="Aptos Display" w:hAnsi="Aptos Display" w:cs="Aptos Display"/>
            <w:bCs/>
            <w:color w:val="008080"/>
            <w:sz w:val="40"/>
            <w:szCs w:val="40"/>
            <w:u w:val="single"/>
          </w:rPr>
          <w:delText>CHAPTER FIVE: Data Capture, Transmission and Management</w:delText>
        </w:r>
        <w:bookmarkStart w:id="5597" w:name="_Toc201237762"/>
        <w:bookmarkStart w:id="5598" w:name="_Toc201319158"/>
        <w:bookmarkEnd w:id="5597"/>
        <w:bookmarkEnd w:id="5598"/>
      </w:del>
    </w:p>
    <w:p w14:paraId="00C4EBE5" w14:textId="49DB193D" w:rsidR="00C4A4E2" w:rsidDel="00936455" w:rsidRDefault="00C4A4E2">
      <w:pPr>
        <w:pStyle w:val="ListParagraph"/>
        <w:spacing w:after="0" w:line="276" w:lineRule="auto"/>
        <w:jc w:val="both"/>
        <w:rPr>
          <w:del w:id="5599" w:author="Rachel Shipsey" w:date="2025-06-08T12:51:00Z"/>
        </w:rPr>
        <w:pPrChange w:id="5600" w:author="Rachel Shipsey" w:date="2025-06-23T15:41:00Z">
          <w:pPr>
            <w:pStyle w:val="Heading2"/>
            <w:spacing w:before="160" w:after="80" w:line="257" w:lineRule="auto"/>
          </w:pPr>
        </w:pPrChange>
      </w:pPr>
      <w:del w:id="5601" w:author="Rachel Shipsey" w:date="2025-06-03T19:09:00Z">
        <w:r w:rsidRPr="213EB56E" w:rsidDel="00355946">
          <w:rPr>
            <w:rFonts w:eastAsia="Arial" w:cs="Arial"/>
            <w:bCs/>
            <w:color w:val="0070C0"/>
            <w:sz w:val="22"/>
          </w:rPr>
          <w:delText xml:space="preserve"> </w:delText>
        </w:r>
      </w:del>
      <w:bookmarkStart w:id="5602" w:name="_Toc201237763"/>
      <w:bookmarkStart w:id="5603" w:name="_Toc201319159"/>
      <w:bookmarkEnd w:id="5602"/>
      <w:bookmarkEnd w:id="5603"/>
    </w:p>
    <w:p w14:paraId="6C7E3D0F" w14:textId="12BB29E5" w:rsidR="00C4A4E2" w:rsidRPr="00BD37CB" w:rsidDel="00936455" w:rsidRDefault="00C4A4E2">
      <w:pPr>
        <w:pStyle w:val="ListParagraph"/>
        <w:spacing w:after="0" w:line="276" w:lineRule="auto"/>
        <w:jc w:val="both"/>
        <w:rPr>
          <w:del w:id="5604" w:author="Rachel Shipsey" w:date="2025-06-08T12:51:00Z"/>
        </w:rPr>
        <w:pPrChange w:id="5605" w:author="Rachel Shipsey" w:date="2025-06-23T15:41:00Z">
          <w:pPr>
            <w:pStyle w:val="Heading2"/>
            <w:spacing w:before="160" w:after="80" w:line="257" w:lineRule="auto"/>
          </w:pPr>
        </w:pPrChange>
      </w:pPr>
      <w:del w:id="5606" w:author="Rachel Shipsey" w:date="2025-06-03T19:09:00Z">
        <w:r w:rsidRPr="00355946" w:rsidDel="00355946">
          <w:rPr>
            <w:rFonts w:eastAsiaTheme="majorEastAsia" w:cstheme="majorBidi"/>
            <w:sz w:val="28"/>
            <w:szCs w:val="26"/>
            <w:rPrChange w:id="5607" w:author="Rachel Shipsey" w:date="2025-06-08T12:49:00Z">
              <w:rPr>
                <w:rFonts w:ascii="Aptos Display" w:eastAsia="Aptos Display" w:hAnsi="Aptos Display" w:cs="Aptos Display"/>
                <w:color w:val="0F4761"/>
                <w:sz w:val="32"/>
                <w:szCs w:val="32"/>
              </w:rPr>
            </w:rPrChange>
          </w:rPr>
          <w:delText xml:space="preserve">5.0 </w:delText>
        </w:r>
      </w:del>
      <w:del w:id="5608" w:author="Rachel Shipsey" w:date="2025-06-08T12:51:00Z">
        <w:r w:rsidRPr="00355946" w:rsidDel="00936455">
          <w:rPr>
            <w:rFonts w:eastAsiaTheme="majorEastAsia" w:cstheme="majorBidi"/>
            <w:sz w:val="28"/>
            <w:szCs w:val="26"/>
            <w:rPrChange w:id="5609" w:author="Rachel Shipsey" w:date="2025-06-08T12:49:00Z">
              <w:rPr>
                <w:rFonts w:ascii="Aptos Display" w:eastAsia="Aptos Display" w:hAnsi="Aptos Display" w:cs="Aptos Display"/>
                <w:color w:val="0F4761"/>
                <w:sz w:val="32"/>
                <w:szCs w:val="32"/>
              </w:rPr>
            </w:rPrChange>
          </w:rPr>
          <w:delText>Introduction</w:delText>
        </w:r>
        <w:bookmarkStart w:id="5610" w:name="_Toc201237764"/>
        <w:bookmarkStart w:id="5611" w:name="_Toc201319160"/>
        <w:bookmarkEnd w:id="5610"/>
        <w:bookmarkEnd w:id="5611"/>
      </w:del>
    </w:p>
    <w:p w14:paraId="178A67AC" w14:textId="058289D7" w:rsidR="00C4A4E2" w:rsidDel="00936455" w:rsidRDefault="00C4A4E2">
      <w:pPr>
        <w:pStyle w:val="ListParagraph"/>
        <w:spacing w:after="0" w:line="276" w:lineRule="auto"/>
        <w:jc w:val="both"/>
        <w:rPr>
          <w:del w:id="5612" w:author="Rachel Shipsey" w:date="2025-06-08T12:51:00Z"/>
        </w:rPr>
        <w:pPrChange w:id="5613" w:author="Rachel Shipsey" w:date="2025-06-23T15:41:00Z">
          <w:pPr>
            <w:spacing w:line="257" w:lineRule="auto"/>
          </w:pPr>
        </w:pPrChange>
      </w:pPr>
      <w:del w:id="5614" w:author="Rachel Shipsey" w:date="2025-06-08T12:51:00Z">
        <w:r w:rsidRPr="213EB56E" w:rsidDel="00936455">
          <w:delText>The 2020 round of Population and Housing Censuses (PHC) in Africa marked a pivotal shift from traditional paper-based enumeration to digital methods. This transition brought significant improvements in data quality, timeliness, and operational efficiency. However, it also introduced new challenges, particularly in the areas of infrastructure, training, data security, and system integration. This chapter explores the evolution of data capture, transmission, and management in the digital era, drawing on practical experiences from countries that implemented digital censuses.</w:delText>
        </w:r>
        <w:bookmarkStart w:id="5615" w:name="_Toc201237765"/>
        <w:bookmarkStart w:id="5616" w:name="_Toc201319161"/>
        <w:bookmarkEnd w:id="5615"/>
        <w:bookmarkEnd w:id="5616"/>
      </w:del>
    </w:p>
    <w:p w14:paraId="6FC0664A" w14:textId="4936A910" w:rsidR="00C4A4E2" w:rsidDel="00936455" w:rsidRDefault="00C4A4E2">
      <w:pPr>
        <w:pStyle w:val="ListParagraph"/>
        <w:spacing w:after="0" w:line="276" w:lineRule="auto"/>
        <w:jc w:val="both"/>
        <w:rPr>
          <w:del w:id="5617" w:author="Rachel Shipsey" w:date="2025-06-08T12:51:00Z"/>
        </w:rPr>
        <w:pPrChange w:id="5618" w:author="Rachel Shipsey" w:date="2025-06-23T15:41:00Z">
          <w:pPr>
            <w:spacing w:after="0" w:line="276" w:lineRule="auto"/>
            <w:jc w:val="both"/>
          </w:pPr>
        </w:pPrChange>
      </w:pPr>
      <w:del w:id="5619" w:author="Rachel Shipsey" w:date="2025-06-08T12:51:00Z">
        <w:r w:rsidRPr="213EB56E" w:rsidDel="00936455">
          <w:rPr>
            <w:rFonts w:eastAsia="Arial" w:cs="Arial"/>
            <w:sz w:val="22"/>
          </w:rPr>
          <w:delText xml:space="preserve"> </w:delText>
        </w:r>
        <w:bookmarkStart w:id="5620" w:name="_Toc201237766"/>
        <w:bookmarkStart w:id="5621" w:name="_Toc201319162"/>
        <w:bookmarkEnd w:id="5620"/>
        <w:bookmarkEnd w:id="5621"/>
      </w:del>
    </w:p>
    <w:p w14:paraId="15BF765D" w14:textId="1E73B780" w:rsidR="00C4A4E2" w:rsidRPr="00BD37CB" w:rsidDel="00936455" w:rsidRDefault="00C4A4E2">
      <w:pPr>
        <w:pStyle w:val="ListParagraph"/>
        <w:spacing w:after="0" w:line="276" w:lineRule="auto"/>
        <w:jc w:val="both"/>
        <w:rPr>
          <w:del w:id="5622" w:author="Rachel Shipsey" w:date="2025-06-08T12:51:00Z"/>
        </w:rPr>
        <w:pPrChange w:id="5623" w:author="Rachel Shipsey" w:date="2025-06-23T15:41:00Z">
          <w:pPr>
            <w:spacing w:after="0" w:line="276" w:lineRule="auto"/>
            <w:jc w:val="both"/>
          </w:pPr>
        </w:pPrChange>
      </w:pPr>
      <w:del w:id="5624" w:author="Rachel Shipsey" w:date="2025-06-08T12:51:00Z">
        <w:r w:rsidRPr="00BD37CB" w:rsidDel="00936455">
          <w:delText>A comparison of data capture, transmission and management in the non-digital versus digital census era</w:delText>
        </w:r>
        <w:bookmarkStart w:id="5625" w:name="_Toc201237767"/>
        <w:bookmarkStart w:id="5626" w:name="_Toc201319163"/>
        <w:bookmarkEnd w:id="5625"/>
        <w:bookmarkEnd w:id="5626"/>
      </w:del>
    </w:p>
    <w:p w14:paraId="363A9053" w14:textId="5BF8286B" w:rsidR="00C4A4E2" w:rsidDel="00936455" w:rsidRDefault="00C4A4E2">
      <w:pPr>
        <w:pStyle w:val="ListParagraph"/>
        <w:spacing w:after="0" w:line="276" w:lineRule="auto"/>
        <w:jc w:val="both"/>
        <w:rPr>
          <w:del w:id="5627" w:author="Rachel Shipsey" w:date="2025-06-08T12:51:00Z"/>
        </w:rPr>
        <w:pPrChange w:id="5628" w:author="Rachel Shipsey" w:date="2025-06-23T15:41:00Z">
          <w:pPr>
            <w:spacing w:line="257" w:lineRule="auto"/>
          </w:pPr>
        </w:pPrChange>
      </w:pPr>
      <w:del w:id="5629" w:author="Rachel Shipsey" w:date="2025-06-08T12:51:00Z">
        <w:r w:rsidRPr="213EB56E" w:rsidDel="00936455">
          <w:rPr>
            <w:rFonts w:ascii="Aptos" w:eastAsia="Aptos" w:hAnsi="Aptos" w:cs="Aptos"/>
            <w:sz w:val="22"/>
          </w:rPr>
          <w:delText>In the non-digital era, census data was collected using paper questionnaires. Enumerators manually recorded responses, which were then physically transported to central processing centers. Data entry was labor-intensive and prone to errors, and the entire process—from collection to dissemination—could take many months. Security concerns were also heightened due to the physical movement and storage of sensitive documents.</w:delText>
        </w:r>
        <w:r w:rsidDel="00936455">
          <w:br/>
        </w:r>
        <w:r w:rsidRPr="213EB56E" w:rsidDel="00936455">
          <w:rPr>
            <w:rFonts w:ascii="Aptos" w:eastAsia="Aptos" w:hAnsi="Aptos" w:cs="Aptos"/>
            <w:sz w:val="22"/>
          </w:rPr>
          <w:delText xml:space="preserve"> </w:delText>
        </w:r>
        <w:r w:rsidDel="00936455">
          <w:br/>
        </w:r>
        <w:r w:rsidRPr="213EB56E" w:rsidDel="00936455">
          <w:rPr>
            <w:rFonts w:ascii="Aptos" w:eastAsia="Aptos" w:hAnsi="Aptos" w:cs="Aptos"/>
            <w:sz w:val="22"/>
          </w:rPr>
          <w:delText>In contrast, digital censuses utilize electronic devices such as tablets and smartphones to capture data directly in the field. This approach eliminates the need for manual data entry and allows for real-time validation and transmission. The integration of GIS tools and dashboards enables more effective monitoring and quality control. While digital methods streamline operations and reduce processing time, they require robust ICT infrastructure and careful planning to ensure data integrity and security.</w:delText>
        </w:r>
        <w:bookmarkStart w:id="5630" w:name="_Toc201237768"/>
        <w:bookmarkStart w:id="5631" w:name="_Toc201319164"/>
        <w:bookmarkEnd w:id="5630"/>
        <w:bookmarkEnd w:id="5631"/>
      </w:del>
    </w:p>
    <w:p w14:paraId="053306B9" w14:textId="19590733" w:rsidR="00C4A4E2" w:rsidDel="00936455" w:rsidRDefault="00C4A4E2">
      <w:pPr>
        <w:pStyle w:val="ListParagraph"/>
        <w:spacing w:after="0" w:line="276" w:lineRule="auto"/>
        <w:jc w:val="both"/>
        <w:rPr>
          <w:del w:id="5632" w:author="Rachel Shipsey" w:date="2025-06-08T12:51:00Z"/>
        </w:rPr>
        <w:pPrChange w:id="5633" w:author="Rachel Shipsey" w:date="2025-06-23T15:41:00Z">
          <w:pPr>
            <w:spacing w:after="0" w:line="276" w:lineRule="auto"/>
            <w:jc w:val="both"/>
          </w:pPr>
        </w:pPrChange>
      </w:pPr>
      <w:del w:id="5634" w:author="Rachel Shipsey" w:date="2025-06-08T12:51:00Z">
        <w:r w:rsidRPr="213EB56E" w:rsidDel="00936455">
          <w:delText>Considerations for data capture, transmission and management in a digital census</w:delText>
        </w:r>
        <w:bookmarkStart w:id="5635" w:name="_Toc201237769"/>
        <w:bookmarkStart w:id="5636" w:name="_Toc201319165"/>
        <w:bookmarkEnd w:id="5635"/>
        <w:bookmarkEnd w:id="5636"/>
      </w:del>
    </w:p>
    <w:p w14:paraId="643588E9" w14:textId="537BAFA9" w:rsidR="00C4A4E2" w:rsidDel="00936455" w:rsidRDefault="00C4A4E2">
      <w:pPr>
        <w:pStyle w:val="ListParagraph"/>
        <w:spacing w:after="0" w:line="276" w:lineRule="auto"/>
        <w:jc w:val="both"/>
        <w:rPr>
          <w:del w:id="5637" w:author="Rachel Shipsey" w:date="2025-06-08T12:51:00Z"/>
          <w:rFonts w:ascii="Aptos" w:eastAsia="Aptos" w:hAnsi="Aptos" w:cs="Aptos"/>
        </w:rPr>
        <w:pPrChange w:id="5638" w:author="Rachel Shipsey" w:date="2025-06-23T15:41:00Z">
          <w:pPr>
            <w:spacing w:line="257" w:lineRule="auto"/>
          </w:pPr>
        </w:pPrChange>
      </w:pPr>
      <w:del w:id="5639" w:author="Rachel Shipsey" w:date="2025-06-08T12:51:00Z">
        <w:r w:rsidRPr="213EB56E" w:rsidDel="00936455">
          <w:rPr>
            <w:rFonts w:ascii="Aptos" w:eastAsia="Aptos" w:hAnsi="Aptos" w:cs="Aptos"/>
            <w:sz w:val="22"/>
          </w:rPr>
          <w:delText>Transitioning to a digital census requires a series of strategic decisions. One of the first considerations is the choice of data collection devices. Some countries opted to purchase tablets, while others borrowed or implemented bring-your-own-device (BYOD) schemes. Each approach has cost and logistical implications, particularly in terms of device standardization and maintenance.</w:delText>
        </w:r>
        <w:r w:rsidDel="00936455">
          <w:br/>
        </w:r>
        <w:r w:rsidRPr="213EB56E" w:rsidDel="00936455">
          <w:rPr>
            <w:rFonts w:ascii="Aptos" w:eastAsia="Aptos" w:hAnsi="Aptos" w:cs="Aptos"/>
            <w:sz w:val="22"/>
          </w:rPr>
          <w:delText xml:space="preserve"> </w:delText>
        </w:r>
        <w:r w:rsidDel="00936455">
          <w:br/>
        </w:r>
        <w:bookmarkStart w:id="5640" w:name="_Toc201237770"/>
        <w:bookmarkStart w:id="5641" w:name="_Toc201319166"/>
        <w:bookmarkEnd w:id="5640"/>
        <w:bookmarkEnd w:id="5641"/>
      </w:del>
    </w:p>
    <w:p w14:paraId="251F29BC" w14:textId="4DD33837" w:rsidR="00C4A4E2" w:rsidDel="00936455" w:rsidRDefault="00C4A4E2">
      <w:pPr>
        <w:pStyle w:val="ListParagraph"/>
        <w:spacing w:after="0" w:line="276" w:lineRule="auto"/>
        <w:jc w:val="both"/>
        <w:rPr>
          <w:del w:id="5642" w:author="Rachel Shipsey" w:date="2025-06-08T12:51:00Z"/>
        </w:rPr>
        <w:pPrChange w:id="5643" w:author="Rachel Shipsey" w:date="2025-06-23T15:41:00Z">
          <w:pPr>
            <w:spacing w:line="257" w:lineRule="auto"/>
          </w:pPr>
        </w:pPrChange>
      </w:pPr>
      <w:del w:id="5644" w:author="Rachel Shipsey" w:date="2025-06-08T12:51:00Z">
        <w:r w:rsidRPr="213EB56E" w:rsidDel="00936455">
          <w:rPr>
            <w:rFonts w:ascii="Aptos" w:eastAsia="Aptos" w:hAnsi="Aptos" w:cs="Aptos"/>
            <w:szCs w:val="24"/>
          </w:rPr>
          <w:delText>In the 2020 round, according to the survey completed at the 2024 Expert Group Meeting of African Census Managers the majority (83%) of census implementing agencies bought hand-held devices. However, some agencies (9%) were able to borrow devices and the remainder used a mixture of buying and borrowing devices.  For countries that responded to the survey, on average just over half the costs were spent on the field enumeration, including field hardware and software, field staff pay and training. Therefore, borrowing devices or implementing use-your-own-device schemes which some countries trialed could be an innovative way to reduce census costs. Note that if the field officers use their own devices, there can be financial benefits, but security and confidentiality must be prioritized. Additionally, any technology adopted must be thoroughly tested during the various testing phases, for necessary adjustments to be made prior to the main census.</w:delText>
        </w:r>
        <w:bookmarkStart w:id="5645" w:name="_Toc201237771"/>
        <w:bookmarkStart w:id="5646" w:name="_Toc201319167"/>
        <w:bookmarkEnd w:id="5645"/>
        <w:bookmarkEnd w:id="5646"/>
      </w:del>
    </w:p>
    <w:p w14:paraId="6680385B" w14:textId="18832DA4" w:rsidR="00C4A4E2" w:rsidDel="00936455" w:rsidRDefault="00C4A4E2">
      <w:pPr>
        <w:pStyle w:val="ListParagraph"/>
        <w:spacing w:after="0" w:line="276" w:lineRule="auto"/>
        <w:jc w:val="both"/>
        <w:rPr>
          <w:del w:id="5647" w:author="Rachel Shipsey" w:date="2025-06-08T12:51:00Z"/>
        </w:rPr>
        <w:pPrChange w:id="5648" w:author="Rachel Shipsey" w:date="2025-06-23T15:41:00Z">
          <w:pPr>
            <w:spacing w:line="257" w:lineRule="auto"/>
          </w:pPr>
        </w:pPrChange>
      </w:pPr>
      <w:del w:id="5649" w:author="Rachel Shipsey" w:date="2025-06-08T12:51:00Z">
        <w:r w:rsidRPr="213EB56E" w:rsidDel="00936455">
          <w:rPr>
            <w:rFonts w:ascii="Aptos" w:eastAsia="Aptos" w:hAnsi="Aptos" w:cs="Aptos"/>
            <w:sz w:val="22"/>
          </w:rPr>
          <w:delText xml:space="preserve"> </w:delText>
        </w:r>
        <w:bookmarkStart w:id="5650" w:name="_Toc201237772"/>
        <w:bookmarkStart w:id="5651" w:name="_Toc201319168"/>
        <w:bookmarkEnd w:id="5650"/>
        <w:bookmarkEnd w:id="5651"/>
      </w:del>
    </w:p>
    <w:p w14:paraId="0491FB05" w14:textId="08FE5E2A" w:rsidR="213EB56E" w:rsidDel="00936455" w:rsidRDefault="213EB56E">
      <w:pPr>
        <w:pStyle w:val="ListParagraph"/>
        <w:spacing w:after="0" w:line="276" w:lineRule="auto"/>
        <w:jc w:val="both"/>
        <w:rPr>
          <w:del w:id="5652" w:author="Rachel Shipsey" w:date="2025-06-08T12:51:00Z"/>
        </w:rPr>
        <w:pPrChange w:id="5653" w:author="Rachel Shipsey" w:date="2025-06-23T15:41:00Z">
          <w:pPr>
            <w:spacing w:line="257" w:lineRule="auto"/>
          </w:pPr>
        </w:pPrChange>
      </w:pPr>
      <w:bookmarkStart w:id="5654" w:name="_Toc201237773"/>
      <w:bookmarkStart w:id="5655" w:name="_Toc201319169"/>
      <w:bookmarkEnd w:id="5654"/>
      <w:bookmarkEnd w:id="5655"/>
    </w:p>
    <w:p w14:paraId="61116E2D" w14:textId="4F8A90C2" w:rsidR="00C4A4E2" w:rsidDel="00936455" w:rsidRDefault="00C4A4E2">
      <w:pPr>
        <w:pStyle w:val="ListParagraph"/>
        <w:spacing w:after="0" w:line="276" w:lineRule="auto"/>
        <w:jc w:val="both"/>
        <w:rPr>
          <w:del w:id="5656" w:author="Rachel Shipsey" w:date="2025-06-08T12:51:00Z"/>
        </w:rPr>
        <w:pPrChange w:id="5657" w:author="Rachel Shipsey" w:date="2025-06-23T15:41:00Z">
          <w:pPr>
            <w:spacing w:line="257" w:lineRule="auto"/>
          </w:pPr>
        </w:pPrChange>
      </w:pPr>
      <w:del w:id="5658" w:author="Rachel Shipsey" w:date="2025-06-08T12:51:00Z">
        <w:r w:rsidRPr="213EB56E" w:rsidDel="00936455">
          <w:rPr>
            <w:rFonts w:ascii="Aptos" w:eastAsia="Aptos" w:hAnsi="Aptos" w:cs="Aptos"/>
            <w:sz w:val="22"/>
          </w:rPr>
          <w:delText>Another key decision involves the enumeration method. Countries must determine whether to use Computer-Assisted Personal Interviewing (CAPI), Computer-Assisted Web Interviewing (CAWI), Computer-Assisted Telephone Interviewing (CATI), or a combination of these. The choice depends on factors such as internet coverage, population digital literacy, and the complexity of the questionnaire.</w:delText>
        </w:r>
        <w:r w:rsidDel="00936455">
          <w:br/>
        </w:r>
        <w:r w:rsidRPr="213EB56E" w:rsidDel="00936455">
          <w:rPr>
            <w:rFonts w:ascii="Aptos" w:eastAsia="Aptos" w:hAnsi="Aptos" w:cs="Aptos"/>
            <w:sz w:val="22"/>
          </w:rPr>
          <w:delText xml:space="preserve"> </w:delText>
        </w:r>
        <w:r w:rsidDel="00936455">
          <w:br/>
        </w:r>
        <w:r w:rsidRPr="213EB56E" w:rsidDel="00936455">
          <w:rPr>
            <w:rFonts w:ascii="Aptos" w:eastAsia="Aptos" w:hAnsi="Aptos" w:cs="Aptos"/>
            <w:sz w:val="22"/>
          </w:rPr>
          <w:delText>Connectivity is another critical factor. In areas with limited or unreliable internet access, alternative transmission methods such as Bluetooth syncing between enumerators and supervisors must be considered. Data security must also be prioritized, with encryption, access controls, and secure storage solutions forming part of the overall ICT strategy.</w:delText>
        </w:r>
        <w:bookmarkStart w:id="5659" w:name="_Toc201237774"/>
        <w:bookmarkStart w:id="5660" w:name="_Toc201319170"/>
        <w:bookmarkEnd w:id="5659"/>
        <w:bookmarkEnd w:id="5660"/>
      </w:del>
    </w:p>
    <w:p w14:paraId="61787ED9" w14:textId="116DA7DB" w:rsidR="00C4A4E2" w:rsidDel="00936455" w:rsidRDefault="00C4A4E2">
      <w:pPr>
        <w:pStyle w:val="ListParagraph"/>
        <w:spacing w:after="0" w:line="276" w:lineRule="auto"/>
        <w:jc w:val="both"/>
        <w:rPr>
          <w:del w:id="5661" w:author="Rachel Shipsey" w:date="2025-06-08T12:51:00Z"/>
        </w:rPr>
        <w:pPrChange w:id="5662" w:author="Rachel Shipsey" w:date="2025-06-23T15:41:00Z">
          <w:pPr>
            <w:spacing w:after="0" w:line="276" w:lineRule="auto"/>
            <w:jc w:val="both"/>
          </w:pPr>
        </w:pPrChange>
      </w:pPr>
      <w:del w:id="5663" w:author="Rachel Shipsey" w:date="2025-06-08T12:51:00Z">
        <w:r w:rsidRPr="213EB56E" w:rsidDel="00936455">
          <w:rPr>
            <w:rFonts w:eastAsia="Arial" w:cs="Arial"/>
            <w:b/>
            <w:bCs/>
            <w:sz w:val="22"/>
          </w:rPr>
          <w:delText xml:space="preserve"> </w:delText>
        </w:r>
        <w:bookmarkStart w:id="5664" w:name="_Toc201237775"/>
        <w:bookmarkStart w:id="5665" w:name="_Toc201319171"/>
        <w:bookmarkEnd w:id="5664"/>
        <w:bookmarkEnd w:id="5665"/>
      </w:del>
    </w:p>
    <w:p w14:paraId="53D79075" w14:textId="2A3E67D0" w:rsidR="00C4A4E2" w:rsidDel="00936455" w:rsidRDefault="00C4A4E2">
      <w:pPr>
        <w:pStyle w:val="ListParagraph"/>
        <w:spacing w:after="0" w:line="276" w:lineRule="auto"/>
        <w:jc w:val="both"/>
        <w:rPr>
          <w:del w:id="5666" w:author="Rachel Shipsey" w:date="2025-06-08T12:51:00Z"/>
        </w:rPr>
        <w:pPrChange w:id="5667" w:author="Rachel Shipsey" w:date="2025-06-23T15:41:00Z">
          <w:pPr>
            <w:spacing w:after="0" w:line="276" w:lineRule="auto"/>
            <w:jc w:val="both"/>
          </w:pPr>
        </w:pPrChange>
      </w:pPr>
      <w:del w:id="5668" w:author="Rachel Shipsey" w:date="2025-06-08T12:51:00Z">
        <w:r w:rsidRPr="213EB56E" w:rsidDel="00936455">
          <w:rPr>
            <w:rFonts w:eastAsia="Arial" w:cs="Arial"/>
            <w:sz w:val="22"/>
          </w:rPr>
          <w:delText xml:space="preserve"> </w:delText>
        </w:r>
        <w:bookmarkStart w:id="5669" w:name="_Toc201237776"/>
        <w:bookmarkStart w:id="5670" w:name="_Toc201319172"/>
        <w:bookmarkEnd w:id="5669"/>
        <w:bookmarkEnd w:id="5670"/>
      </w:del>
    </w:p>
    <w:p w14:paraId="6042F17B" w14:textId="47E398C7" w:rsidR="00C4A4E2" w:rsidDel="00936455" w:rsidRDefault="00C4A4E2">
      <w:pPr>
        <w:pStyle w:val="ListParagraph"/>
        <w:spacing w:after="0" w:line="276" w:lineRule="auto"/>
        <w:jc w:val="both"/>
        <w:rPr>
          <w:del w:id="5671" w:author="Rachel Shipsey" w:date="2025-06-08T12:51:00Z"/>
        </w:rPr>
        <w:pPrChange w:id="5672" w:author="Rachel Shipsey" w:date="2025-06-23T15:41:00Z">
          <w:pPr>
            <w:spacing w:after="0" w:line="276" w:lineRule="auto"/>
            <w:jc w:val="both"/>
          </w:pPr>
        </w:pPrChange>
      </w:pPr>
      <w:del w:id="5673" w:author="Rachel Shipsey" w:date="2025-06-08T12:51:00Z">
        <w:r w:rsidRPr="213EB56E" w:rsidDel="00936455">
          <w:rPr>
            <w:rFonts w:eastAsia="Arial" w:cs="Arial"/>
            <w:sz w:val="22"/>
          </w:rPr>
          <w:delText xml:space="preserve"> </w:delText>
        </w:r>
        <w:bookmarkStart w:id="5674" w:name="_Toc201237777"/>
        <w:bookmarkStart w:id="5675" w:name="_Toc201319173"/>
        <w:bookmarkEnd w:id="5674"/>
        <w:bookmarkEnd w:id="5675"/>
      </w:del>
    </w:p>
    <w:p w14:paraId="3EEA06A3" w14:textId="12678C59" w:rsidR="00C4A4E2" w:rsidDel="00355946" w:rsidRDefault="00C4A4E2">
      <w:pPr>
        <w:pStyle w:val="ListParagraph"/>
        <w:spacing w:after="0" w:line="276" w:lineRule="auto"/>
        <w:jc w:val="both"/>
        <w:rPr>
          <w:del w:id="5676" w:author="Rachel Shipsey" w:date="2025-06-03T19:09:00Z"/>
        </w:rPr>
        <w:pPrChange w:id="5677" w:author="Rachel Shipsey" w:date="2025-06-23T15:41:00Z">
          <w:pPr>
            <w:pStyle w:val="Heading3"/>
            <w:spacing w:before="160" w:after="80" w:line="257" w:lineRule="auto"/>
          </w:pPr>
        </w:pPrChange>
      </w:pPr>
      <w:del w:id="5678" w:author="Rachel Shipsey" w:date="2025-06-03T19:09:00Z">
        <w:r w:rsidRPr="213EB56E" w:rsidDel="00355946">
          <w:rPr>
            <w:rFonts w:eastAsia="Arial"/>
            <w:color w:val="00B0F0"/>
          </w:rPr>
          <w:delText xml:space="preserve"> </w:delText>
        </w:r>
        <w:bookmarkStart w:id="5679" w:name="_Toc201237778"/>
        <w:bookmarkStart w:id="5680" w:name="_Toc201319174"/>
        <w:bookmarkEnd w:id="5679"/>
        <w:bookmarkEnd w:id="5680"/>
      </w:del>
    </w:p>
    <w:p w14:paraId="2977CA33" w14:textId="2CFBACB7" w:rsidR="00C4A4E2" w:rsidDel="00355946" w:rsidRDefault="00C4A4E2">
      <w:pPr>
        <w:pStyle w:val="ListParagraph"/>
        <w:spacing w:after="0" w:line="276" w:lineRule="auto"/>
        <w:jc w:val="both"/>
        <w:rPr>
          <w:del w:id="5681" w:author="Rachel Shipsey" w:date="2025-06-03T19:09:00Z"/>
        </w:rPr>
        <w:pPrChange w:id="5682" w:author="Rachel Shipsey" w:date="2025-06-23T15:41:00Z">
          <w:pPr>
            <w:pStyle w:val="Heading3"/>
            <w:spacing w:before="160" w:after="80" w:line="257" w:lineRule="auto"/>
          </w:pPr>
        </w:pPrChange>
      </w:pPr>
      <w:del w:id="5683" w:author="Rachel Shipsey" w:date="2025-06-03T19:09:00Z">
        <w:r w:rsidRPr="213EB56E" w:rsidDel="00355946">
          <w:rPr>
            <w:rFonts w:eastAsia="Arial"/>
            <w:color w:val="00B0F0"/>
          </w:rPr>
          <w:delText xml:space="preserve"> </w:delText>
        </w:r>
        <w:bookmarkStart w:id="5684" w:name="_Toc201237779"/>
        <w:bookmarkStart w:id="5685" w:name="_Toc201319175"/>
        <w:bookmarkEnd w:id="5684"/>
        <w:bookmarkEnd w:id="5685"/>
      </w:del>
    </w:p>
    <w:p w14:paraId="4E6200CC" w14:textId="4503DA4F" w:rsidR="00C4A4E2" w:rsidDel="00936455" w:rsidRDefault="00C4A4E2">
      <w:pPr>
        <w:pStyle w:val="ListParagraph"/>
        <w:spacing w:after="0" w:line="276" w:lineRule="auto"/>
        <w:jc w:val="both"/>
        <w:rPr>
          <w:del w:id="5686" w:author="Rachel Shipsey" w:date="2025-06-08T12:51:00Z"/>
        </w:rPr>
        <w:pPrChange w:id="5687" w:author="Rachel Shipsey" w:date="2025-06-23T15:41:00Z">
          <w:pPr>
            <w:spacing w:after="0" w:line="276" w:lineRule="auto"/>
            <w:jc w:val="both"/>
          </w:pPr>
        </w:pPrChange>
      </w:pPr>
      <w:del w:id="5688" w:author="Rachel Shipsey" w:date="2025-06-08T12:51:00Z">
        <w:r w:rsidRPr="213EB56E" w:rsidDel="00936455">
          <w:delText>Key Aspects of data capture, transmission and management in a digital census</w:delText>
        </w:r>
        <w:bookmarkStart w:id="5689" w:name="_Toc201237780"/>
        <w:bookmarkStart w:id="5690" w:name="_Toc201319176"/>
        <w:bookmarkEnd w:id="5689"/>
        <w:bookmarkEnd w:id="5690"/>
      </w:del>
    </w:p>
    <w:p w14:paraId="7509206F" w14:textId="01B49391" w:rsidR="00C4A4E2" w:rsidDel="00936455" w:rsidRDefault="00C4A4E2">
      <w:pPr>
        <w:pStyle w:val="ListParagraph"/>
        <w:spacing w:after="0" w:line="276" w:lineRule="auto"/>
        <w:jc w:val="both"/>
        <w:rPr>
          <w:del w:id="5691" w:author="Rachel Shipsey" w:date="2025-06-08T12:51:00Z"/>
        </w:rPr>
        <w:pPrChange w:id="5692" w:author="Rachel Shipsey" w:date="2025-06-23T15:41:00Z">
          <w:pPr>
            <w:spacing w:line="257" w:lineRule="auto"/>
            <w:ind w:left="728"/>
          </w:pPr>
        </w:pPrChange>
      </w:pPr>
      <w:del w:id="5693" w:author="Rachel Shipsey" w:date="2025-06-08T12:51:00Z">
        <w:r w:rsidRPr="213EB56E" w:rsidDel="00936455">
          <w:rPr>
            <w:rFonts w:ascii="Aptos" w:eastAsia="Aptos" w:hAnsi="Aptos" w:cs="Aptos"/>
            <w:sz w:val="22"/>
          </w:rPr>
          <w:delText xml:space="preserve"> </w:delText>
        </w:r>
        <w:bookmarkStart w:id="5694" w:name="_Toc201237781"/>
        <w:bookmarkStart w:id="5695" w:name="_Toc201319177"/>
        <w:bookmarkEnd w:id="5694"/>
        <w:bookmarkEnd w:id="5695"/>
      </w:del>
    </w:p>
    <w:p w14:paraId="4C4414E0" w14:textId="6172C54C" w:rsidR="00C4A4E2" w:rsidDel="00936455" w:rsidRDefault="00C4A4E2">
      <w:pPr>
        <w:pStyle w:val="ListParagraph"/>
        <w:spacing w:after="0" w:line="276" w:lineRule="auto"/>
        <w:jc w:val="both"/>
        <w:rPr>
          <w:del w:id="5696" w:author="Rachel Shipsey" w:date="2025-06-08T12:51:00Z"/>
        </w:rPr>
        <w:pPrChange w:id="5697" w:author="Rachel Shipsey" w:date="2025-06-23T15:41:00Z">
          <w:pPr>
            <w:spacing w:line="257" w:lineRule="auto"/>
          </w:pPr>
        </w:pPrChange>
      </w:pPr>
      <w:del w:id="5698" w:author="Rachel Shipsey" w:date="2025-06-08T12:51:00Z">
        <w:r w:rsidRPr="213EB56E" w:rsidDel="00936455">
          <w:delText>Data capture</w:delText>
        </w:r>
        <w:bookmarkStart w:id="5699" w:name="_Toc201237782"/>
        <w:bookmarkStart w:id="5700" w:name="_Toc201319178"/>
        <w:bookmarkEnd w:id="5699"/>
        <w:bookmarkEnd w:id="5700"/>
      </w:del>
    </w:p>
    <w:p w14:paraId="74D19149" w14:textId="7E676596" w:rsidR="00C4A4E2" w:rsidDel="00936455" w:rsidRDefault="00C4A4E2">
      <w:pPr>
        <w:pStyle w:val="ListParagraph"/>
        <w:spacing w:after="0" w:line="276" w:lineRule="auto"/>
        <w:jc w:val="both"/>
        <w:rPr>
          <w:del w:id="5701" w:author="Rachel Shipsey" w:date="2025-06-08T12:51:00Z"/>
        </w:rPr>
        <w:pPrChange w:id="5702" w:author="Rachel Shipsey" w:date="2025-06-23T15:41:00Z">
          <w:pPr>
            <w:spacing w:line="257" w:lineRule="auto"/>
          </w:pPr>
        </w:pPrChange>
      </w:pPr>
      <w:del w:id="5703" w:author="Rachel Shipsey" w:date="2025-06-08T12:51:00Z">
        <w:r w:rsidRPr="213EB56E" w:rsidDel="00936455">
          <w:rPr>
            <w:rFonts w:ascii="Aptos" w:eastAsia="Aptos" w:hAnsi="Aptos" w:cs="Aptos"/>
            <w:sz w:val="22"/>
          </w:rPr>
          <w:delText>Data capture in a digital census involves the use of electronic devices such as tablets and smartphones to collect information directly from respondents. This method offers several advantages over traditional paper-based approaches, including real-time data validation, reduced errors, and faster processing times. Enumerators can use Computer-Assisted Personal Interviewing (CAPI) systems to enter data during face-to-face interviews, while Computer-Assisted Web Interviewing (CAWI) allows respondents to complete the census online. The choice of data capture method depends on factors such as internet availability, digital literacy, and the complexity of the questionnaire.</w:delText>
        </w:r>
        <w:bookmarkStart w:id="5704" w:name="_Toc201237783"/>
        <w:bookmarkStart w:id="5705" w:name="_Toc201319179"/>
        <w:bookmarkEnd w:id="5704"/>
        <w:bookmarkEnd w:id="5705"/>
      </w:del>
    </w:p>
    <w:p w14:paraId="7EB7597D" w14:textId="66514AE0" w:rsidR="00C4A4E2" w:rsidDel="00936455" w:rsidRDefault="00C4A4E2">
      <w:pPr>
        <w:pStyle w:val="ListParagraph"/>
        <w:spacing w:after="0" w:line="276" w:lineRule="auto"/>
        <w:jc w:val="both"/>
        <w:rPr>
          <w:del w:id="5706" w:author="Rachel Shipsey" w:date="2025-06-08T12:51:00Z"/>
        </w:rPr>
        <w:pPrChange w:id="5707" w:author="Rachel Shipsey" w:date="2025-06-23T15:41:00Z">
          <w:pPr>
            <w:spacing w:line="257" w:lineRule="auto"/>
          </w:pPr>
        </w:pPrChange>
      </w:pPr>
      <w:del w:id="5708" w:author="Rachel Shipsey" w:date="2025-06-08T12:51:00Z">
        <w:r w:rsidRPr="213EB56E" w:rsidDel="00936455">
          <w:rPr>
            <w:rFonts w:ascii="Aptos" w:eastAsia="Aptos" w:hAnsi="Aptos" w:cs="Aptos"/>
            <w:sz w:val="22"/>
          </w:rPr>
          <w:delText>Pre-enumeration planning is crucial for successful data capture. This includes procuring and configuring devices, developing electronic questionnaires, and training enumerators on the use of digital tools. During enumeration, real-time monitoring dashboards can track progress and identify issues, allowing for prompt resolution. Post-enumeration, data is reviewed and validated to ensure completeness and accuracy.</w:delText>
        </w:r>
        <w:bookmarkStart w:id="5709" w:name="_Toc201237784"/>
        <w:bookmarkStart w:id="5710" w:name="_Toc201319180"/>
        <w:bookmarkEnd w:id="5709"/>
        <w:bookmarkEnd w:id="5710"/>
      </w:del>
    </w:p>
    <w:p w14:paraId="70BF41D6" w14:textId="07215F8B" w:rsidR="00C4A4E2" w:rsidDel="00936455" w:rsidRDefault="00C4A4E2">
      <w:pPr>
        <w:pStyle w:val="ListParagraph"/>
        <w:spacing w:after="0" w:line="276" w:lineRule="auto"/>
        <w:jc w:val="both"/>
        <w:rPr>
          <w:del w:id="5711" w:author="Rachel Shipsey" w:date="2025-06-08T12:51:00Z"/>
        </w:rPr>
        <w:pPrChange w:id="5712" w:author="Rachel Shipsey" w:date="2025-06-23T15:41:00Z">
          <w:pPr>
            <w:spacing w:line="257" w:lineRule="auto"/>
          </w:pPr>
        </w:pPrChange>
      </w:pPr>
      <w:del w:id="5713" w:author="Rachel Shipsey" w:date="2025-06-08T12:51:00Z">
        <w:r w:rsidRPr="213EB56E" w:rsidDel="00936455">
          <w:delText>Data Transmission</w:delText>
        </w:r>
        <w:bookmarkStart w:id="5714" w:name="_Toc201237785"/>
        <w:bookmarkStart w:id="5715" w:name="_Toc201319181"/>
        <w:bookmarkEnd w:id="5714"/>
        <w:bookmarkEnd w:id="5715"/>
      </w:del>
    </w:p>
    <w:p w14:paraId="65D65ABB" w14:textId="5E984254" w:rsidR="00C4A4E2" w:rsidDel="00936455" w:rsidRDefault="00C4A4E2">
      <w:pPr>
        <w:pStyle w:val="ListParagraph"/>
        <w:spacing w:after="0" w:line="276" w:lineRule="auto"/>
        <w:jc w:val="both"/>
        <w:rPr>
          <w:del w:id="5716" w:author="Rachel Shipsey" w:date="2025-06-08T12:51:00Z"/>
        </w:rPr>
        <w:pPrChange w:id="5717" w:author="Rachel Shipsey" w:date="2025-06-23T15:41:00Z">
          <w:pPr>
            <w:spacing w:line="257" w:lineRule="auto"/>
          </w:pPr>
        </w:pPrChange>
      </w:pPr>
      <w:del w:id="5718" w:author="Rachel Shipsey" w:date="2025-06-08T12:51:00Z">
        <w:r w:rsidRPr="213EB56E" w:rsidDel="00936455">
          <w:rPr>
            <w:rFonts w:ascii="Aptos" w:eastAsia="Aptos" w:hAnsi="Aptos" w:cs="Aptos"/>
            <w:sz w:val="22"/>
          </w:rPr>
          <w:delText xml:space="preserve">Data transmission in a digital census involves the electronic transfer of collected data from field devices to central servers. This process can be carried out in real time or in batches, depending on the availability of internet connectivity. In areas with limited or unreliable internet access, enumerators may use alternative transmission methods such as Bluetooth syncing with supervisors, who then upload the data to the server. </w:delText>
        </w:r>
        <w:bookmarkStart w:id="5719" w:name="_Toc201237786"/>
        <w:bookmarkStart w:id="5720" w:name="_Toc201319182"/>
        <w:bookmarkEnd w:id="5719"/>
        <w:bookmarkEnd w:id="5720"/>
      </w:del>
    </w:p>
    <w:p w14:paraId="55620B9D" w14:textId="79231ED7" w:rsidR="00C4A4E2" w:rsidDel="00936455" w:rsidRDefault="00C4A4E2">
      <w:pPr>
        <w:pStyle w:val="ListParagraph"/>
        <w:spacing w:after="0" w:line="276" w:lineRule="auto"/>
        <w:jc w:val="both"/>
        <w:rPr>
          <w:del w:id="5721" w:author="Rachel Shipsey" w:date="2025-06-08T12:51:00Z"/>
        </w:rPr>
        <w:pPrChange w:id="5722" w:author="Rachel Shipsey" w:date="2025-06-23T15:41:00Z">
          <w:pPr>
            <w:spacing w:line="257" w:lineRule="auto"/>
          </w:pPr>
        </w:pPrChange>
      </w:pPr>
      <w:del w:id="5723" w:author="Rachel Shipsey" w:date="2025-06-08T12:51:00Z">
        <w:r w:rsidRPr="213EB56E" w:rsidDel="00936455">
          <w:rPr>
            <w:rFonts w:ascii="Aptos" w:eastAsia="Aptos" w:hAnsi="Aptos" w:cs="Aptos"/>
            <w:sz w:val="22"/>
          </w:rPr>
          <w:delText>Ensuring secure and efficient data transmission requires robust infrastructure and protocols. Encryption should be used to protect data during transmission, and access controls should be implemented to prevent unauthorized access. Supervisors play a key role in verifying data quality before it is uploaded, ensuring that any errors or inconsistencies are addressed promptly.</w:delText>
        </w:r>
        <w:bookmarkStart w:id="5724" w:name="_Toc201237787"/>
        <w:bookmarkStart w:id="5725" w:name="_Toc201319183"/>
        <w:bookmarkEnd w:id="5724"/>
        <w:bookmarkEnd w:id="5725"/>
      </w:del>
    </w:p>
    <w:p w14:paraId="1E52B772" w14:textId="41661874" w:rsidR="00C4A4E2" w:rsidDel="00936455" w:rsidRDefault="00C4A4E2">
      <w:pPr>
        <w:pStyle w:val="ListParagraph"/>
        <w:spacing w:after="0" w:line="276" w:lineRule="auto"/>
        <w:jc w:val="both"/>
        <w:rPr>
          <w:del w:id="5726" w:author="Rachel Shipsey" w:date="2025-06-08T12:51:00Z"/>
        </w:rPr>
        <w:pPrChange w:id="5727" w:author="Rachel Shipsey" w:date="2025-06-23T15:41:00Z">
          <w:pPr>
            <w:spacing w:line="257" w:lineRule="auto"/>
          </w:pPr>
        </w:pPrChange>
      </w:pPr>
      <w:del w:id="5728" w:author="Rachel Shipsey" w:date="2025-06-08T12:51:00Z">
        <w:r w:rsidRPr="213EB56E" w:rsidDel="00936455">
          <w:rPr>
            <w:rFonts w:ascii="Aptos" w:eastAsia="Aptos" w:hAnsi="Aptos" w:cs="Aptos"/>
            <w:sz w:val="22"/>
          </w:rPr>
          <w:delText xml:space="preserve"> </w:delText>
        </w:r>
        <w:bookmarkStart w:id="5729" w:name="_Toc201237788"/>
        <w:bookmarkStart w:id="5730" w:name="_Toc201319184"/>
        <w:bookmarkEnd w:id="5729"/>
        <w:bookmarkEnd w:id="5730"/>
      </w:del>
    </w:p>
    <w:p w14:paraId="03781DD1" w14:textId="7CF83E73" w:rsidR="00C4A4E2" w:rsidDel="00936455" w:rsidRDefault="00C4A4E2">
      <w:pPr>
        <w:pStyle w:val="ListParagraph"/>
        <w:spacing w:after="0" w:line="276" w:lineRule="auto"/>
        <w:jc w:val="both"/>
        <w:rPr>
          <w:del w:id="5731" w:author="Rachel Shipsey" w:date="2025-06-08T12:51:00Z"/>
        </w:rPr>
        <w:pPrChange w:id="5732" w:author="Rachel Shipsey" w:date="2025-06-23T15:41:00Z">
          <w:pPr>
            <w:spacing w:line="257" w:lineRule="auto"/>
          </w:pPr>
        </w:pPrChange>
      </w:pPr>
      <w:del w:id="5733" w:author="Rachel Shipsey" w:date="2025-06-08T12:51:00Z">
        <w:r w:rsidRPr="213EB56E" w:rsidDel="00936455">
          <w:delText xml:space="preserve">Data Management </w:delText>
        </w:r>
        <w:bookmarkStart w:id="5734" w:name="_Toc201237789"/>
        <w:bookmarkStart w:id="5735" w:name="_Toc201319185"/>
        <w:bookmarkEnd w:id="5734"/>
        <w:bookmarkEnd w:id="5735"/>
      </w:del>
    </w:p>
    <w:p w14:paraId="72127F58" w14:textId="3257B37B" w:rsidR="00C4A4E2" w:rsidDel="00936455" w:rsidRDefault="00C4A4E2">
      <w:pPr>
        <w:pStyle w:val="ListParagraph"/>
        <w:spacing w:after="0" w:line="276" w:lineRule="auto"/>
        <w:jc w:val="both"/>
        <w:rPr>
          <w:del w:id="5736" w:author="Rachel Shipsey" w:date="2025-06-08T12:51:00Z"/>
        </w:rPr>
        <w:pPrChange w:id="5737" w:author="Rachel Shipsey" w:date="2025-06-23T15:41:00Z">
          <w:pPr>
            <w:spacing w:line="257" w:lineRule="auto"/>
          </w:pPr>
        </w:pPrChange>
      </w:pPr>
      <w:del w:id="5738" w:author="Rachel Shipsey" w:date="2025-06-08T12:51:00Z">
        <w:r w:rsidRPr="213EB56E" w:rsidDel="00936455">
          <w:rPr>
            <w:rFonts w:ascii="Aptos" w:eastAsia="Aptos" w:hAnsi="Aptos" w:cs="Aptos"/>
            <w:sz w:val="22"/>
          </w:rPr>
          <w:delText>Data management in a digital census encompasses the storage, integration, and quality control of collected data. Once data is transmitted to central servers, it is stored in secure databases with backup systems to prevent data loss. Integration involves combining data from multiple collection modes (e.g., CAPI, CAWI, CATI) into a unified dataset for analysis.</w:delText>
        </w:r>
        <w:bookmarkStart w:id="5739" w:name="_Toc201237790"/>
        <w:bookmarkStart w:id="5740" w:name="_Toc201319186"/>
        <w:bookmarkEnd w:id="5739"/>
        <w:bookmarkEnd w:id="5740"/>
      </w:del>
    </w:p>
    <w:p w14:paraId="3564D0BD" w14:textId="5C460726" w:rsidR="00C4A4E2" w:rsidDel="00936455" w:rsidRDefault="00C4A4E2">
      <w:pPr>
        <w:pStyle w:val="ListParagraph"/>
        <w:spacing w:after="0" w:line="276" w:lineRule="auto"/>
        <w:jc w:val="both"/>
        <w:rPr>
          <w:del w:id="5741" w:author="Rachel Shipsey" w:date="2025-06-08T12:51:00Z"/>
        </w:rPr>
        <w:pPrChange w:id="5742" w:author="Rachel Shipsey" w:date="2025-06-23T15:41:00Z">
          <w:pPr>
            <w:spacing w:line="257" w:lineRule="auto"/>
          </w:pPr>
        </w:pPrChange>
      </w:pPr>
      <w:del w:id="5743" w:author="Rachel Shipsey" w:date="2025-06-08T12:51:00Z">
        <w:r w:rsidRPr="213EB56E" w:rsidDel="00936455">
          <w:rPr>
            <w:rFonts w:ascii="Aptos" w:eastAsia="Aptos" w:hAnsi="Aptos" w:cs="Aptos"/>
            <w:sz w:val="22"/>
          </w:rPr>
          <w:delText>Quality control mechanisms are essential to ensure the accuracy and reliability of census data. This includes developing validation rules, conducting error detection and correction, and performing regular audits. Trained personnel are required to manage these processes and address any issues that arise.</w:delText>
        </w:r>
        <w:bookmarkStart w:id="5744" w:name="_Toc201237791"/>
        <w:bookmarkStart w:id="5745" w:name="_Toc201319187"/>
        <w:bookmarkEnd w:id="5744"/>
        <w:bookmarkEnd w:id="5745"/>
      </w:del>
    </w:p>
    <w:p w14:paraId="116B41FC" w14:textId="4595426D" w:rsidR="00C4A4E2" w:rsidDel="00936455" w:rsidRDefault="00C4A4E2">
      <w:pPr>
        <w:pStyle w:val="ListParagraph"/>
        <w:spacing w:after="0" w:line="276" w:lineRule="auto"/>
        <w:jc w:val="both"/>
        <w:rPr>
          <w:del w:id="5746" w:author="Rachel Shipsey" w:date="2025-06-08T12:51:00Z"/>
        </w:rPr>
        <w:pPrChange w:id="5747" w:author="Rachel Shipsey" w:date="2025-06-23T15:41:00Z">
          <w:pPr>
            <w:spacing w:line="257" w:lineRule="auto"/>
          </w:pPr>
        </w:pPrChange>
      </w:pPr>
      <w:del w:id="5748" w:author="Rachel Shipsey" w:date="2025-06-08T12:51:00Z">
        <w:r w:rsidRPr="213EB56E" w:rsidDel="00936455">
          <w:delText xml:space="preserve">Data Security </w:delText>
        </w:r>
        <w:bookmarkStart w:id="5749" w:name="_Toc201237792"/>
        <w:bookmarkStart w:id="5750" w:name="_Toc201319188"/>
        <w:bookmarkEnd w:id="5749"/>
        <w:bookmarkEnd w:id="5750"/>
      </w:del>
    </w:p>
    <w:p w14:paraId="34081ED4" w14:textId="7EEF72A5" w:rsidR="00C4A4E2" w:rsidDel="00936455" w:rsidRDefault="00C4A4E2">
      <w:pPr>
        <w:pStyle w:val="ListParagraph"/>
        <w:spacing w:after="0" w:line="276" w:lineRule="auto"/>
        <w:jc w:val="both"/>
        <w:rPr>
          <w:del w:id="5751" w:author="Rachel Shipsey" w:date="2025-06-08T12:51:00Z"/>
        </w:rPr>
        <w:pPrChange w:id="5752" w:author="Rachel Shipsey" w:date="2025-06-23T15:41:00Z">
          <w:pPr>
            <w:spacing w:line="257" w:lineRule="auto"/>
          </w:pPr>
        </w:pPrChange>
      </w:pPr>
      <w:del w:id="5753" w:author="Rachel Shipsey" w:date="2025-06-08T12:51:00Z">
        <w:r w:rsidRPr="213EB56E" w:rsidDel="00936455">
          <w:rPr>
            <w:rFonts w:ascii="Aptos" w:eastAsia="Aptos" w:hAnsi="Aptos" w:cs="Aptos"/>
            <w:sz w:val="22"/>
          </w:rPr>
          <w:delText>Data security is a cornerstone of digital census operations. Census data contains sensitive personal information, and any breach could undermine public trust and compromise the integrity of the census. Robust security measures must be embedded throughout the data lifecycle—from collection to transmission, storage, and analysis. This includes the use of encryption, secure file transfer protocols, and device-level protections such as Mobile Device Management (MDM) software. Access to census applications should be restricted through PINs and passwords, and data transmission should be conducted over private networks. Regular security audits and penetration testing are essential to identify and address vulnerabilities. Training all personnel on data privacy and confidentiality obligations is also critical to maintaining data security.</w:delText>
        </w:r>
        <w:bookmarkStart w:id="5754" w:name="_Toc201237793"/>
        <w:bookmarkStart w:id="5755" w:name="_Toc201319189"/>
        <w:bookmarkEnd w:id="5754"/>
        <w:bookmarkEnd w:id="5755"/>
      </w:del>
    </w:p>
    <w:p w14:paraId="078C4B45" w14:textId="29BC6620" w:rsidR="00C4A4E2" w:rsidDel="00936455" w:rsidRDefault="00C4A4E2">
      <w:pPr>
        <w:pStyle w:val="ListParagraph"/>
        <w:spacing w:after="0" w:line="276" w:lineRule="auto"/>
        <w:jc w:val="both"/>
        <w:rPr>
          <w:del w:id="5756" w:author="Rachel Shipsey" w:date="2025-06-08T12:51:00Z"/>
        </w:rPr>
        <w:pPrChange w:id="5757" w:author="Rachel Shipsey" w:date="2025-06-23T15:41:00Z">
          <w:pPr>
            <w:spacing w:line="257" w:lineRule="auto"/>
          </w:pPr>
        </w:pPrChange>
      </w:pPr>
      <w:del w:id="5758" w:author="Rachel Shipsey" w:date="2025-06-08T12:51:00Z">
        <w:r w:rsidRPr="213EB56E" w:rsidDel="00936455">
          <w:delText>Data Processing</w:delText>
        </w:r>
        <w:bookmarkStart w:id="5759" w:name="_Toc201237794"/>
        <w:bookmarkStart w:id="5760" w:name="_Toc201319190"/>
        <w:bookmarkEnd w:id="5759"/>
        <w:bookmarkEnd w:id="5760"/>
      </w:del>
    </w:p>
    <w:p w14:paraId="6D7909E7" w14:textId="3D17BACF" w:rsidR="00C4A4E2" w:rsidDel="00936455" w:rsidRDefault="00C4A4E2">
      <w:pPr>
        <w:pStyle w:val="ListParagraph"/>
        <w:spacing w:after="0" w:line="276" w:lineRule="auto"/>
        <w:jc w:val="both"/>
        <w:rPr>
          <w:del w:id="5761" w:author="Rachel Shipsey" w:date="2025-06-08T12:51:00Z"/>
        </w:rPr>
        <w:pPrChange w:id="5762" w:author="Rachel Shipsey" w:date="2025-06-23T15:41:00Z">
          <w:pPr>
            <w:spacing w:line="257" w:lineRule="auto"/>
          </w:pPr>
        </w:pPrChange>
      </w:pPr>
      <w:del w:id="5763" w:author="Rachel Shipsey" w:date="2025-06-08T12:51:00Z">
        <w:r w:rsidRPr="213EB56E" w:rsidDel="00936455">
          <w:rPr>
            <w:rFonts w:ascii="Aptos" w:eastAsia="Aptos" w:hAnsi="Aptos" w:cs="Aptos"/>
            <w:sz w:val="22"/>
          </w:rPr>
          <w:delText>Data processing in a digital census involves several stages, from pre-enumeration setup to post-enumeration cleaning and analysis. Pre-enumeration setup includes configuring devices, developing electronic questionnaires, and establishing data validation rules. During enumeration, data is validated in real time to identify and correct errors immediately. This reduces the need for extensive post-enumeration cleaning and ensures higher data quality.</w:delText>
        </w:r>
        <w:bookmarkStart w:id="5764" w:name="_Toc201237795"/>
        <w:bookmarkStart w:id="5765" w:name="_Toc201319191"/>
        <w:bookmarkEnd w:id="5764"/>
        <w:bookmarkEnd w:id="5765"/>
      </w:del>
    </w:p>
    <w:p w14:paraId="588BA867" w14:textId="26D51DAD" w:rsidR="00C4A4E2" w:rsidDel="00936455" w:rsidRDefault="00C4A4E2">
      <w:pPr>
        <w:pStyle w:val="ListParagraph"/>
        <w:spacing w:after="0" w:line="276" w:lineRule="auto"/>
        <w:jc w:val="both"/>
        <w:rPr>
          <w:del w:id="5766" w:author="Rachel Shipsey" w:date="2025-06-08T12:51:00Z"/>
        </w:rPr>
        <w:pPrChange w:id="5767" w:author="Rachel Shipsey" w:date="2025-06-23T15:41:00Z">
          <w:pPr>
            <w:spacing w:line="257" w:lineRule="auto"/>
          </w:pPr>
        </w:pPrChange>
      </w:pPr>
      <w:del w:id="5768" w:author="Rachel Shipsey" w:date="2025-06-08T12:51:00Z">
        <w:r w:rsidRPr="213EB56E" w:rsidDel="00936455">
          <w:rPr>
            <w:rFonts w:ascii="Aptos" w:eastAsia="Aptos" w:hAnsi="Aptos" w:cs="Aptos"/>
            <w:sz w:val="22"/>
          </w:rPr>
          <w:delText>Post-enumeration data processing involves cleaning and integrating data from multiple collection modes. This includes resolving inconsistencies, removing duplicate records, and imputing missing values. Advanced data processing techniques, such as machine learning algorithms, can be used to detect and correct errors, further enhancing data quality.</w:delText>
        </w:r>
        <w:bookmarkStart w:id="5769" w:name="_Toc201237796"/>
        <w:bookmarkStart w:id="5770" w:name="_Toc201319192"/>
        <w:bookmarkEnd w:id="5769"/>
        <w:bookmarkEnd w:id="5770"/>
      </w:del>
    </w:p>
    <w:p w14:paraId="5E2DA388" w14:textId="26E34048" w:rsidR="00C4A4E2" w:rsidDel="00936455" w:rsidRDefault="00C4A4E2">
      <w:pPr>
        <w:pStyle w:val="ListParagraph"/>
        <w:spacing w:after="0" w:line="276" w:lineRule="auto"/>
        <w:jc w:val="both"/>
        <w:rPr>
          <w:del w:id="5771" w:author="Rachel Shipsey" w:date="2025-06-08T12:51:00Z"/>
        </w:rPr>
        <w:pPrChange w:id="5772" w:author="Rachel Shipsey" w:date="2025-06-23T15:41:00Z">
          <w:pPr>
            <w:spacing w:line="257" w:lineRule="auto"/>
          </w:pPr>
        </w:pPrChange>
      </w:pPr>
      <w:del w:id="5773" w:author="Rachel Shipsey" w:date="2025-06-08T12:51:00Z">
        <w:r w:rsidRPr="213EB56E" w:rsidDel="00936455">
          <w:rPr>
            <w:rFonts w:ascii="Aptos" w:eastAsia="Aptos" w:hAnsi="Aptos" w:cs="Aptos"/>
            <w:sz w:val="22"/>
          </w:rPr>
          <w:delText>Once data is cleaned and integrated, it is analyzed to generate census results. This includes calculating population estimates, identifying demographic trends, and producing statistical reports. Data processing is a critical step in ensuring the accuracy and reliability of census data, and it requires skilled personnel and robust infrastructure.</w:delText>
        </w:r>
        <w:bookmarkStart w:id="5774" w:name="_Toc201237797"/>
        <w:bookmarkStart w:id="5775" w:name="_Toc201319193"/>
        <w:bookmarkEnd w:id="5774"/>
        <w:bookmarkEnd w:id="5775"/>
      </w:del>
    </w:p>
    <w:p w14:paraId="55952B70" w14:textId="5DC69C64" w:rsidR="00C4A4E2" w:rsidDel="00936455" w:rsidRDefault="00C4A4E2">
      <w:pPr>
        <w:pStyle w:val="ListParagraph"/>
        <w:spacing w:after="0" w:line="276" w:lineRule="auto"/>
        <w:jc w:val="both"/>
        <w:rPr>
          <w:del w:id="5776" w:author="Rachel Shipsey" w:date="2025-06-08T12:51:00Z"/>
        </w:rPr>
        <w:pPrChange w:id="5777" w:author="Rachel Shipsey" w:date="2025-06-23T15:41:00Z">
          <w:pPr>
            <w:spacing w:line="257" w:lineRule="auto"/>
          </w:pPr>
        </w:pPrChange>
      </w:pPr>
      <w:del w:id="5778" w:author="Rachel Shipsey" w:date="2025-06-08T12:51:00Z">
        <w:r w:rsidRPr="213EB56E" w:rsidDel="00936455">
          <w:rPr>
            <w:rFonts w:ascii="Aptos" w:eastAsia="Aptos" w:hAnsi="Aptos" w:cs="Aptos"/>
            <w:sz w:val="22"/>
          </w:rPr>
          <w:delText xml:space="preserve"> </w:delText>
        </w:r>
        <w:bookmarkStart w:id="5779" w:name="_Toc201237798"/>
        <w:bookmarkStart w:id="5780" w:name="_Toc201319194"/>
        <w:bookmarkEnd w:id="5779"/>
        <w:bookmarkEnd w:id="5780"/>
      </w:del>
    </w:p>
    <w:p w14:paraId="1249177F" w14:textId="31002972" w:rsidR="00C4A4E2" w:rsidDel="00936455" w:rsidRDefault="00C4A4E2">
      <w:pPr>
        <w:pStyle w:val="ListParagraph"/>
        <w:spacing w:after="0" w:line="276" w:lineRule="auto"/>
        <w:jc w:val="both"/>
        <w:rPr>
          <w:del w:id="5781" w:author="Rachel Shipsey" w:date="2025-06-08T12:51:00Z"/>
        </w:rPr>
        <w:pPrChange w:id="5782" w:author="Rachel Shipsey" w:date="2025-06-23T15:41:00Z">
          <w:pPr>
            <w:spacing w:line="257" w:lineRule="auto"/>
          </w:pPr>
        </w:pPrChange>
      </w:pPr>
      <w:del w:id="5783" w:author="Rachel Shipsey" w:date="2025-06-08T12:51:00Z">
        <w:r w:rsidRPr="213EB56E" w:rsidDel="00936455">
          <w:rPr>
            <w:rFonts w:ascii="Aptos" w:eastAsia="Aptos" w:hAnsi="Aptos" w:cs="Aptos"/>
            <w:sz w:val="22"/>
          </w:rPr>
          <w:delText xml:space="preserve"> </w:delText>
        </w:r>
        <w:bookmarkStart w:id="5784" w:name="_Toc201237799"/>
        <w:bookmarkStart w:id="5785" w:name="_Toc201319195"/>
        <w:bookmarkEnd w:id="5784"/>
        <w:bookmarkEnd w:id="5785"/>
      </w:del>
    </w:p>
    <w:p w14:paraId="4DA33AFA" w14:textId="0FF65E58" w:rsidR="00C4A4E2" w:rsidDel="00936455" w:rsidRDefault="00C4A4E2">
      <w:pPr>
        <w:pStyle w:val="ListParagraph"/>
        <w:spacing w:after="0" w:line="276" w:lineRule="auto"/>
        <w:jc w:val="both"/>
        <w:rPr>
          <w:del w:id="5786" w:author="Rachel Shipsey" w:date="2025-06-08T12:51:00Z"/>
        </w:rPr>
        <w:pPrChange w:id="5787" w:author="Rachel Shipsey" w:date="2025-06-23T15:41:00Z">
          <w:pPr>
            <w:pStyle w:val="Heading2"/>
            <w:spacing w:before="160" w:after="80" w:line="257" w:lineRule="auto"/>
          </w:pPr>
        </w:pPrChange>
      </w:pPr>
      <w:del w:id="5788" w:author="Rachel Shipsey" w:date="2025-06-03T19:10:00Z">
        <w:r w:rsidRPr="00355946" w:rsidDel="00355946">
          <w:rPr>
            <w:rFonts w:eastAsiaTheme="majorEastAsia" w:cstheme="majorBidi"/>
            <w:sz w:val="28"/>
            <w:szCs w:val="26"/>
            <w:rPrChange w:id="5789" w:author="Rachel Shipsey" w:date="2025-06-03T19:10:00Z">
              <w:rPr>
                <w:rFonts w:ascii="Aptos Display" w:eastAsia="Aptos Display" w:hAnsi="Aptos Display" w:cs="Aptos Display"/>
                <w:color w:val="0F4761"/>
                <w:sz w:val="32"/>
                <w:szCs w:val="32"/>
              </w:rPr>
            </w:rPrChange>
          </w:rPr>
          <w:delText xml:space="preserve">5.3 </w:delText>
        </w:r>
      </w:del>
      <w:del w:id="5790" w:author="Rachel Shipsey" w:date="2025-06-08T12:51:00Z">
        <w:r w:rsidRPr="00355946" w:rsidDel="00936455">
          <w:rPr>
            <w:rFonts w:eastAsiaTheme="majorEastAsia" w:cstheme="majorBidi"/>
            <w:sz w:val="28"/>
            <w:szCs w:val="26"/>
            <w:rPrChange w:id="5791" w:author="Rachel Shipsey" w:date="2025-06-03T19:10:00Z">
              <w:rPr>
                <w:rFonts w:ascii="Aptos Display" w:eastAsia="Aptos Display" w:hAnsi="Aptos Display" w:cs="Aptos Display"/>
                <w:color w:val="0F4761"/>
                <w:sz w:val="32"/>
                <w:szCs w:val="32"/>
              </w:rPr>
            </w:rPrChange>
          </w:rPr>
          <w:delText>Selected</w:delText>
        </w:r>
        <w:r w:rsidRPr="213EB56E" w:rsidDel="00936455">
          <w:delText xml:space="preserve"> country experiences</w:delText>
        </w:r>
        <w:bookmarkStart w:id="5792" w:name="_Toc201237800"/>
        <w:bookmarkStart w:id="5793" w:name="_Toc201319196"/>
        <w:bookmarkEnd w:id="5792"/>
        <w:bookmarkEnd w:id="5793"/>
      </w:del>
    </w:p>
    <w:p w14:paraId="46EADDAA" w14:textId="127AA335" w:rsidR="00C4A4E2" w:rsidDel="00355946" w:rsidRDefault="00C4A4E2">
      <w:pPr>
        <w:pStyle w:val="ListParagraph"/>
        <w:spacing w:after="0" w:line="276" w:lineRule="auto"/>
        <w:jc w:val="both"/>
        <w:rPr>
          <w:del w:id="5794" w:author="Rachel Shipsey" w:date="2025-06-03T19:10:00Z"/>
        </w:rPr>
        <w:pPrChange w:id="5795" w:author="Rachel Shipsey" w:date="2025-06-23T15:41:00Z">
          <w:pPr>
            <w:pStyle w:val="Heading2"/>
            <w:spacing w:before="160" w:after="80" w:line="257" w:lineRule="auto"/>
          </w:pPr>
        </w:pPrChange>
      </w:pPr>
      <w:del w:id="5796" w:author="Rachel Shipsey" w:date="2025-06-03T19:10:00Z">
        <w:r w:rsidRPr="213EB56E" w:rsidDel="00355946">
          <w:delText xml:space="preserve"> </w:delText>
        </w:r>
        <w:bookmarkStart w:id="5797" w:name="_Toc201237801"/>
        <w:bookmarkStart w:id="5798" w:name="_Toc201319197"/>
        <w:bookmarkEnd w:id="5797"/>
        <w:bookmarkEnd w:id="5798"/>
      </w:del>
    </w:p>
    <w:p w14:paraId="65743640" w14:textId="52D44C52" w:rsidR="00C4A4E2" w:rsidDel="00936455" w:rsidRDefault="00C4A4E2">
      <w:pPr>
        <w:pStyle w:val="ListParagraph"/>
        <w:spacing w:after="0" w:line="276" w:lineRule="auto"/>
        <w:jc w:val="both"/>
        <w:rPr>
          <w:del w:id="5799" w:author="Rachel Shipsey" w:date="2025-06-08T12:51:00Z"/>
        </w:rPr>
        <w:pPrChange w:id="5800" w:author="Rachel Shipsey" w:date="2025-06-23T15:41:00Z">
          <w:pPr>
            <w:spacing w:line="257" w:lineRule="auto"/>
          </w:pPr>
        </w:pPrChange>
      </w:pPr>
      <w:del w:id="5801" w:author="Rachel Shipsey" w:date="2025-06-08T12:51:00Z">
        <w:r w:rsidRPr="213EB56E" w:rsidDel="00936455">
          <w:rPr>
            <w:rFonts w:ascii="Aptos" w:eastAsia="Aptos" w:hAnsi="Aptos" w:cs="Aptos"/>
          </w:rPr>
          <w:delText>Kenya’s 2019 census demonstrated the benefits and challenges of digital enumeration. Enumerators used tablets to collect and transmit data, supported by real-time dashboards and supervisory checks. However, issues such as device malfunctions and network instability highlighted the need for robust technical support and contingency planning.</w:delText>
        </w:r>
        <w:bookmarkStart w:id="5802" w:name="_Toc201237802"/>
        <w:bookmarkStart w:id="5803" w:name="_Toc201319198"/>
        <w:bookmarkEnd w:id="5802"/>
        <w:bookmarkEnd w:id="5803"/>
      </w:del>
    </w:p>
    <w:p w14:paraId="3240CB06" w14:textId="64297C5F" w:rsidR="00C4A4E2" w:rsidDel="00936455" w:rsidRDefault="00C4A4E2">
      <w:pPr>
        <w:pStyle w:val="ListParagraph"/>
        <w:spacing w:after="0" w:line="276" w:lineRule="auto"/>
        <w:jc w:val="both"/>
        <w:rPr>
          <w:del w:id="5804" w:author="Rachel Shipsey" w:date="2025-06-08T12:51:00Z"/>
        </w:rPr>
        <w:pPrChange w:id="5805" w:author="Rachel Shipsey" w:date="2025-06-23T15:41:00Z">
          <w:pPr>
            <w:spacing w:line="257" w:lineRule="auto"/>
          </w:pPr>
        </w:pPrChange>
      </w:pPr>
      <w:del w:id="5806" w:author="Rachel Shipsey" w:date="2025-06-08T12:51:00Z">
        <w:r w:rsidRPr="213EB56E" w:rsidDel="00936455">
          <w:rPr>
            <w:rFonts w:ascii="Aptos" w:eastAsia="Aptos" w:hAnsi="Aptos" w:cs="Aptos"/>
          </w:rPr>
          <w:delText>South Africa adopted a multi-modal approach, combining CAPI, CAWI, and CATI. The flexibility of this model allowed for broader participation, especially through CAWI, which was promoted as a quick and data-free option for respondents. The success of CAWI in South Africa underscores the importance of public awareness and user-friendly digital platforms.</w:delText>
        </w:r>
        <w:bookmarkStart w:id="5807" w:name="_Toc201237803"/>
        <w:bookmarkStart w:id="5808" w:name="_Toc201319199"/>
        <w:bookmarkEnd w:id="5807"/>
        <w:bookmarkEnd w:id="5808"/>
      </w:del>
    </w:p>
    <w:p w14:paraId="70AC2B16" w14:textId="2E234441" w:rsidR="00C4A4E2" w:rsidDel="00936455" w:rsidRDefault="00C4A4E2">
      <w:pPr>
        <w:pStyle w:val="ListParagraph"/>
        <w:spacing w:after="0" w:line="276" w:lineRule="auto"/>
        <w:jc w:val="both"/>
        <w:rPr>
          <w:del w:id="5809" w:author="Rachel Shipsey" w:date="2025-06-08T12:51:00Z"/>
        </w:rPr>
        <w:pPrChange w:id="5810" w:author="Rachel Shipsey" w:date="2025-06-23T15:41:00Z">
          <w:pPr>
            <w:spacing w:line="257" w:lineRule="auto"/>
          </w:pPr>
        </w:pPrChange>
      </w:pPr>
      <w:del w:id="5811" w:author="Rachel Shipsey" w:date="2025-06-08T12:51:00Z">
        <w:r w:rsidRPr="213EB56E" w:rsidDel="00936455">
          <w:rPr>
            <w:rFonts w:ascii="Aptos" w:eastAsia="Aptos" w:hAnsi="Aptos" w:cs="Aptos"/>
          </w:rPr>
          <w:delText>In Sierra Leone, the use of GIS tools and cloud-based systems enabled efficient data collection and transmission. Local mobile providers played a key role in ensuring connectivity, and the integration of mapping tools improved the accuracy of enumeration.</w:delText>
        </w:r>
        <w:bookmarkStart w:id="5812" w:name="_Toc201237804"/>
        <w:bookmarkStart w:id="5813" w:name="_Toc201319200"/>
        <w:bookmarkEnd w:id="5812"/>
        <w:bookmarkEnd w:id="5813"/>
      </w:del>
    </w:p>
    <w:p w14:paraId="276381D0" w14:textId="3E2DFCEB" w:rsidR="00C4A4E2" w:rsidDel="00936455" w:rsidRDefault="00C4A4E2">
      <w:pPr>
        <w:pStyle w:val="ListParagraph"/>
        <w:spacing w:after="0" w:line="276" w:lineRule="auto"/>
        <w:jc w:val="both"/>
        <w:rPr>
          <w:del w:id="5814" w:author="Rachel Shipsey" w:date="2025-06-08T12:51:00Z"/>
        </w:rPr>
        <w:pPrChange w:id="5815" w:author="Rachel Shipsey" w:date="2025-06-23T15:41:00Z">
          <w:pPr>
            <w:spacing w:line="257" w:lineRule="auto"/>
          </w:pPr>
        </w:pPrChange>
      </w:pPr>
      <w:del w:id="5816" w:author="Rachel Shipsey" w:date="2025-06-08T12:51:00Z">
        <w:r w:rsidRPr="213EB56E" w:rsidDel="00936455">
          <w:rPr>
            <w:rFonts w:ascii="Aptos" w:eastAsia="Aptos" w:hAnsi="Aptos" w:cs="Aptos"/>
          </w:rPr>
          <w:delText>Botswana faced challenges related to device procurement and network coverage. The use of multiple tablet models led to inconsistencies in performance, particularly in GPS functionality and battery life. These issues affected data quality and highlighted the importance of adhering to tested specifications during procurement.</w:delText>
        </w:r>
        <w:bookmarkStart w:id="5817" w:name="_Toc201237805"/>
        <w:bookmarkStart w:id="5818" w:name="_Toc201319201"/>
        <w:bookmarkEnd w:id="5817"/>
        <w:bookmarkEnd w:id="5818"/>
      </w:del>
    </w:p>
    <w:p w14:paraId="3ADDA974" w14:textId="62EB7780" w:rsidR="00C4A4E2" w:rsidRPr="00936455" w:rsidDel="00936455" w:rsidRDefault="00C4A4E2">
      <w:pPr>
        <w:pStyle w:val="ListParagraph"/>
        <w:spacing w:after="0" w:line="276" w:lineRule="auto"/>
        <w:jc w:val="both"/>
        <w:rPr>
          <w:del w:id="5819" w:author="Rachel Shipsey" w:date="2025-06-08T12:51:00Z"/>
          <w:b/>
        </w:rPr>
        <w:pPrChange w:id="5820" w:author="Rachel Shipsey" w:date="2025-06-23T15:41:00Z">
          <w:pPr>
            <w:spacing w:line="257" w:lineRule="auto"/>
          </w:pPr>
        </w:pPrChange>
      </w:pPr>
      <w:del w:id="5821" w:author="Rachel Shipsey" w:date="2025-06-08T12:51:00Z">
        <w:r w:rsidRPr="004C50B6" w:rsidDel="00936455">
          <w:rPr>
            <w:rFonts w:ascii="Aptos" w:eastAsia="Aptos" w:hAnsi="Aptos" w:cs="Aptos"/>
            <w:b/>
            <w:sz w:val="22"/>
          </w:rPr>
          <w:delText xml:space="preserve"> </w:delText>
        </w:r>
        <w:bookmarkStart w:id="5822" w:name="_Toc201237806"/>
        <w:bookmarkStart w:id="5823" w:name="_Toc201319202"/>
        <w:bookmarkEnd w:id="5822"/>
        <w:bookmarkEnd w:id="5823"/>
      </w:del>
    </w:p>
    <w:p w14:paraId="116C6207" w14:textId="12EE5206" w:rsidR="00C4A4E2" w:rsidDel="00936455" w:rsidRDefault="00C4A4E2">
      <w:pPr>
        <w:pStyle w:val="ListParagraph"/>
        <w:spacing w:after="0" w:line="276" w:lineRule="auto"/>
        <w:jc w:val="both"/>
        <w:rPr>
          <w:del w:id="5824" w:author="Rachel Shipsey" w:date="2025-06-08T12:51:00Z"/>
        </w:rPr>
        <w:pPrChange w:id="5825" w:author="Rachel Shipsey" w:date="2025-06-23T15:41:00Z">
          <w:pPr>
            <w:spacing w:line="257" w:lineRule="auto"/>
          </w:pPr>
        </w:pPrChange>
      </w:pPr>
      <w:del w:id="5826" w:author="Rachel Shipsey" w:date="2025-06-08T12:51:00Z">
        <w:r w:rsidRPr="213EB56E" w:rsidDel="00936455">
          <w:rPr>
            <w:rFonts w:ascii="Aptos" w:eastAsia="Aptos" w:hAnsi="Aptos" w:cs="Aptos"/>
            <w:b/>
            <w:bCs/>
            <w:sz w:val="22"/>
          </w:rPr>
          <w:delText>Kenya</w:delText>
        </w:r>
        <w:bookmarkStart w:id="5827" w:name="_Toc201237807"/>
        <w:bookmarkStart w:id="5828" w:name="_Toc201319203"/>
        <w:bookmarkEnd w:id="5827"/>
        <w:bookmarkEnd w:id="5828"/>
      </w:del>
    </w:p>
    <w:p w14:paraId="0F4C65B8" w14:textId="6463D882" w:rsidR="00C4A4E2" w:rsidDel="00936455" w:rsidRDefault="00C4A4E2">
      <w:pPr>
        <w:pStyle w:val="ListParagraph"/>
        <w:spacing w:after="0" w:line="276" w:lineRule="auto"/>
        <w:jc w:val="both"/>
        <w:rPr>
          <w:del w:id="5829" w:author="Rachel Shipsey" w:date="2025-06-08T12:51:00Z"/>
        </w:rPr>
        <w:pPrChange w:id="583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31" w:author="Rachel Shipsey" w:date="2025-06-08T12:51:00Z">
        <w:r w:rsidRPr="213EB56E" w:rsidDel="00936455">
          <w:rPr>
            <w:rFonts w:eastAsia="Arial" w:cs="Arial"/>
            <w:color w:val="000000" w:themeColor="text1"/>
            <w:sz w:val="20"/>
            <w:szCs w:val="20"/>
          </w:rPr>
          <w:delText xml:space="preserve">The choice to use mobile technology for data collection was based on the existing extensive of mobile technology usage in Kenya, wide network coverage, reduced price of owning mobile devices, and improved ICT literacy levels among other reasons. </w:delText>
        </w:r>
        <w:bookmarkStart w:id="5832" w:name="_Toc201237808"/>
        <w:bookmarkStart w:id="5833" w:name="_Toc201319204"/>
        <w:bookmarkEnd w:id="5832"/>
        <w:bookmarkEnd w:id="5833"/>
      </w:del>
    </w:p>
    <w:p w14:paraId="6C9F2FC6" w14:textId="52DFD96D" w:rsidR="00C4A4E2" w:rsidDel="00936455" w:rsidRDefault="00C4A4E2">
      <w:pPr>
        <w:pStyle w:val="ListParagraph"/>
        <w:spacing w:after="0" w:line="276" w:lineRule="auto"/>
        <w:jc w:val="both"/>
        <w:rPr>
          <w:del w:id="5834" w:author="Rachel Shipsey" w:date="2025-06-08T12:51:00Z"/>
        </w:rPr>
        <w:pPrChange w:id="583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36" w:author="Rachel Shipsey" w:date="2025-06-08T12:51:00Z">
        <w:r w:rsidRPr="213EB56E" w:rsidDel="00936455">
          <w:rPr>
            <w:rFonts w:eastAsia="Arial" w:cs="Arial"/>
            <w:color w:val="000000" w:themeColor="text1"/>
            <w:sz w:val="20"/>
            <w:szCs w:val="20"/>
          </w:rPr>
          <w:delText>Android tablets and phones were chosen due to their affordability and availability of platforms for mobile application development tools. Mobile technologies were used for cartographic mapping, pilot tested and used in the main census enumeration.</w:delText>
        </w:r>
        <w:bookmarkStart w:id="5837" w:name="_Toc201237809"/>
        <w:bookmarkStart w:id="5838" w:name="_Toc201319205"/>
        <w:bookmarkEnd w:id="5837"/>
        <w:bookmarkEnd w:id="5838"/>
      </w:del>
    </w:p>
    <w:p w14:paraId="3821EA9F" w14:textId="14FF397C" w:rsidR="00C4A4E2" w:rsidDel="00936455" w:rsidRDefault="00C4A4E2">
      <w:pPr>
        <w:pStyle w:val="ListParagraph"/>
        <w:spacing w:after="0" w:line="276" w:lineRule="auto"/>
        <w:jc w:val="both"/>
        <w:rPr>
          <w:del w:id="5839" w:author="Rachel Shipsey" w:date="2025-06-08T12:51:00Z"/>
        </w:rPr>
        <w:pPrChange w:id="584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41" w:author="Rachel Shipsey" w:date="2025-06-08T12:51:00Z">
        <w:r w:rsidRPr="213EB56E" w:rsidDel="00936455">
          <w:rPr>
            <w:rFonts w:eastAsia="Arial" w:cs="Arial"/>
            <w:color w:val="000000" w:themeColor="text1"/>
            <w:sz w:val="20"/>
            <w:szCs w:val="20"/>
          </w:rPr>
          <w:delText xml:space="preserve">Two local universities premised on their proven experience in successful delivery of tablets were used to assemble mobile devices and installed census software and related census files. </w:delText>
        </w:r>
        <w:bookmarkStart w:id="5842" w:name="_Toc201237810"/>
        <w:bookmarkStart w:id="5843" w:name="_Toc201319206"/>
        <w:bookmarkEnd w:id="5842"/>
        <w:bookmarkEnd w:id="5843"/>
      </w:del>
    </w:p>
    <w:p w14:paraId="46F78DE0" w14:textId="690CC441" w:rsidR="00C4A4E2" w:rsidDel="00936455" w:rsidRDefault="00C4A4E2">
      <w:pPr>
        <w:pStyle w:val="ListParagraph"/>
        <w:spacing w:after="0" w:line="276" w:lineRule="auto"/>
        <w:jc w:val="both"/>
        <w:rPr>
          <w:del w:id="5844" w:author="Rachel Shipsey" w:date="2025-06-08T12:51:00Z"/>
        </w:rPr>
        <w:pPrChange w:id="5845" w:author="Rachel Shipsey" w:date="2025-06-23T15:41:00Z">
          <w:pPr>
            <w:spacing w:line="257" w:lineRule="auto"/>
          </w:pPr>
        </w:pPrChange>
      </w:pPr>
      <w:del w:id="5846" w:author="Rachel Shipsey" w:date="2025-06-08T12:51:00Z">
        <w:r w:rsidRPr="213EB56E" w:rsidDel="00936455">
          <w:rPr>
            <w:rFonts w:eastAsia="Arial" w:cs="Arial"/>
            <w:sz w:val="20"/>
            <w:szCs w:val="20"/>
          </w:rPr>
          <w:delText>The collected data was sent to the central server by enumerators after completion of every household or several households depending on the availability of internet connectivity. Coordinators, ICT, and content supervisors supported by County and Sub County census committee members coordinated and supervised the exercise.  In the event of a tablet’s failure to send the data to the server, the enumerators shared their data via Bluetooth with their respective content supervisors, who eventually sent it to the server.</w:delText>
        </w:r>
        <w:bookmarkStart w:id="5847" w:name="_Toc201237811"/>
        <w:bookmarkStart w:id="5848" w:name="_Toc201319207"/>
        <w:bookmarkEnd w:id="5847"/>
        <w:bookmarkEnd w:id="5848"/>
      </w:del>
    </w:p>
    <w:p w14:paraId="7E5EE35F" w14:textId="744512CA" w:rsidR="00C4A4E2" w:rsidDel="00936455" w:rsidRDefault="00C4A4E2">
      <w:pPr>
        <w:pStyle w:val="ListParagraph"/>
        <w:spacing w:after="0" w:line="276" w:lineRule="auto"/>
        <w:jc w:val="both"/>
        <w:rPr>
          <w:del w:id="5849" w:author="Rachel Shipsey" w:date="2025-06-08T12:51:00Z"/>
        </w:rPr>
        <w:pPrChange w:id="5850" w:author="Rachel Shipsey" w:date="2025-06-23T15:41:00Z">
          <w:pPr>
            <w:pBdr>
              <w:top w:val="single" w:sz="8" w:space="1" w:color="000000"/>
              <w:left w:val="single" w:sz="8" w:space="4" w:color="000000"/>
              <w:bottom w:val="single" w:sz="8" w:space="1" w:color="000000"/>
              <w:right w:val="single" w:sz="8" w:space="4" w:color="000000"/>
            </w:pBdr>
            <w:shd w:val="clear" w:color="auto" w:fill="C6D9F1"/>
            <w:spacing w:line="257" w:lineRule="auto"/>
            <w:jc w:val="both"/>
          </w:pPr>
        </w:pPrChange>
      </w:pPr>
      <w:del w:id="5851" w:author="Rachel Shipsey" w:date="2025-06-08T12:51:00Z">
        <w:r w:rsidRPr="213EB56E" w:rsidDel="00936455">
          <w:rPr>
            <w:rFonts w:eastAsia="Arial" w:cs="Arial"/>
            <w:color w:val="000000" w:themeColor="text1"/>
            <w:sz w:val="20"/>
            <w:szCs w:val="20"/>
          </w:rPr>
          <w:delText>All enumerators were sending their data to the server at the headquarters daily and whenever there was no internet, they would send data to the supervisor via Bluetooth that was configured between supervisor’s and enumerator’s devices. The supervisors would run pre-selected reports and review the data to check for its completeness before uploading the data to the server. A robust server was thus required to handle the magnitude of traffic and hits that were expected during the enumeration process. At the back end, the authorized personnel were pulling the data from the server to evaluate its quality and inform the respective field personnel in case data was inconsistent. In addition, they were also preparing monitoring reports.</w:delText>
        </w:r>
        <w:bookmarkStart w:id="5852" w:name="_Toc201237812"/>
        <w:bookmarkStart w:id="5853" w:name="_Toc201319208"/>
        <w:bookmarkEnd w:id="5852"/>
        <w:bookmarkEnd w:id="5853"/>
      </w:del>
    </w:p>
    <w:p w14:paraId="167DE58B" w14:textId="0522A77D" w:rsidR="00C4A4E2" w:rsidDel="00936455" w:rsidRDefault="00C4A4E2">
      <w:pPr>
        <w:pStyle w:val="ListParagraph"/>
        <w:spacing w:after="0" w:line="276" w:lineRule="auto"/>
        <w:jc w:val="both"/>
        <w:rPr>
          <w:del w:id="5854" w:author="Rachel Shipsey" w:date="2025-06-08T12:51:00Z"/>
        </w:rPr>
        <w:pPrChange w:id="5855" w:author="Rachel Shipsey" w:date="2025-06-23T15:41:00Z">
          <w:pPr>
            <w:spacing w:line="257" w:lineRule="auto"/>
          </w:pPr>
        </w:pPrChange>
      </w:pPr>
      <w:del w:id="5856" w:author="Rachel Shipsey" w:date="2025-06-08T12:51:00Z">
        <w:r w:rsidRPr="213EB56E" w:rsidDel="00936455">
          <w:rPr>
            <w:rFonts w:eastAsia="Arial" w:cs="Arial"/>
            <w:sz w:val="20"/>
            <w:szCs w:val="20"/>
          </w:rPr>
          <w:delText xml:space="preserve"> </w:delText>
        </w:r>
        <w:bookmarkStart w:id="5857" w:name="_Toc201237813"/>
        <w:bookmarkStart w:id="5858" w:name="_Toc201319209"/>
        <w:bookmarkEnd w:id="5857"/>
        <w:bookmarkEnd w:id="5858"/>
      </w:del>
    </w:p>
    <w:p w14:paraId="7EAB3A12" w14:textId="2A18520C" w:rsidR="00C4A4E2" w:rsidDel="00936455" w:rsidRDefault="00C4A4E2">
      <w:pPr>
        <w:pStyle w:val="ListParagraph"/>
        <w:spacing w:after="0" w:line="276" w:lineRule="auto"/>
        <w:jc w:val="both"/>
        <w:rPr>
          <w:del w:id="5859" w:author="Rachel Shipsey" w:date="2025-06-08T12:51:00Z"/>
        </w:rPr>
        <w:pPrChange w:id="5860" w:author="Rachel Shipsey" w:date="2025-06-23T15:41:00Z">
          <w:pPr>
            <w:pBdr>
              <w:top w:val="single" w:sz="8" w:space="1" w:color="000000"/>
              <w:left w:val="single" w:sz="8" w:space="4" w:color="000000"/>
              <w:bottom w:val="single" w:sz="8" w:space="1" w:color="000000"/>
              <w:right w:val="single" w:sz="8" w:space="4" w:color="000000"/>
            </w:pBdr>
            <w:shd w:val="clear" w:color="auto" w:fill="B7D4EF"/>
            <w:jc w:val="both"/>
          </w:pPr>
        </w:pPrChange>
      </w:pPr>
      <w:del w:id="5861" w:author="Rachel Shipsey" w:date="2025-06-08T12:51:00Z">
        <w:r w:rsidRPr="213EB56E" w:rsidDel="00936455">
          <w:rPr>
            <w:rFonts w:eastAsia="Arial" w:cs="Arial"/>
            <w:color w:val="000000" w:themeColor="text1"/>
            <w:sz w:val="20"/>
            <w:szCs w:val="20"/>
          </w:rPr>
          <w:delText>The data processing team embarked on the process of assessing the census enumeration coverage immediately after data collection. This process involved the harmonization of EA Geo-codes that had been shared during tablets’ assembly and those used during enumeration. There was need for confirmation that all the EAs created during the mapping exercise were accounted for (with or without data). The next step was extraction of data from tablets whose data did not reach the server by close of enumeration. This was followed by checking and confirming whether all the EAs had data both from pre-enumeration listing of households and enumeration data. A comparison of listed households and actual returns, and accounting for the variances was done.  In addition, a comparison of mapped households, listed households and actual enumerated households was also done and any discrepancies addressed.</w:delText>
        </w:r>
        <w:bookmarkStart w:id="5862" w:name="_Toc201237814"/>
        <w:bookmarkStart w:id="5863" w:name="_Toc201319210"/>
        <w:bookmarkEnd w:id="5862"/>
        <w:bookmarkEnd w:id="5863"/>
      </w:del>
    </w:p>
    <w:p w14:paraId="2FFFAA88" w14:textId="7926F0A7" w:rsidR="00C4A4E2" w:rsidDel="00936455" w:rsidRDefault="00C4A4E2">
      <w:pPr>
        <w:pStyle w:val="ListParagraph"/>
        <w:spacing w:after="0" w:line="276" w:lineRule="auto"/>
        <w:jc w:val="both"/>
        <w:rPr>
          <w:del w:id="5864" w:author="Rachel Shipsey" w:date="2025-06-08T12:51:00Z"/>
        </w:rPr>
        <w:pPrChange w:id="5865" w:author="Rachel Shipsey" w:date="2025-06-23T15:41:00Z">
          <w:pPr>
            <w:pBdr>
              <w:top w:val="single" w:sz="8" w:space="1" w:color="000000"/>
              <w:left w:val="single" w:sz="8" w:space="4" w:color="000000"/>
              <w:bottom w:val="single" w:sz="8" w:space="1" w:color="000000"/>
              <w:right w:val="single" w:sz="8" w:space="4" w:color="000000"/>
            </w:pBdr>
            <w:shd w:val="clear" w:color="auto" w:fill="B7D4EF"/>
            <w:spacing w:after="200"/>
            <w:jc w:val="both"/>
          </w:pPr>
        </w:pPrChange>
      </w:pPr>
      <w:del w:id="5866" w:author="Rachel Shipsey" w:date="2025-06-08T12:51:00Z">
        <w:r w:rsidRPr="213EB56E" w:rsidDel="00936455">
          <w:rPr>
            <w:rFonts w:eastAsia="Arial" w:cs="Arial"/>
            <w:color w:val="000000" w:themeColor="text1"/>
            <w:sz w:val="20"/>
            <w:szCs w:val="20"/>
          </w:rPr>
          <w:delText>The next step was to check for data consistency at household and individual levels. Basic edit specifications were developed to check the inconsistencies. The purpose of editing was to ensure that the final dataset did not include training data (data that was collected during training of census personnel) as well as ineligible individuals (empty records). In addition, the editing process took the following into account:  households with missing household heads; individual records without age, sex, and relationship for conventional households; individual records without sex and age for non- conventional households; and duplicate records for structure, household numbers, and enumerator codes. Subsequently, tabulation plans were developed and used to generate summary tables for basic and analytical reports. Data in the generated tables was compared with existing data sets to assess the consistency of enumeration coverage and the outputs were validated by key stakeholders and thereafter launched.</w:delText>
        </w:r>
        <w:bookmarkStart w:id="5867" w:name="_Toc201237815"/>
        <w:bookmarkStart w:id="5868" w:name="_Toc201319211"/>
        <w:bookmarkEnd w:id="5867"/>
        <w:bookmarkEnd w:id="5868"/>
      </w:del>
    </w:p>
    <w:p w14:paraId="0244E9F0" w14:textId="1A177088" w:rsidR="00C4A4E2" w:rsidDel="00936455" w:rsidRDefault="00C4A4E2">
      <w:pPr>
        <w:pStyle w:val="ListParagraph"/>
        <w:spacing w:after="0" w:line="276" w:lineRule="auto"/>
        <w:jc w:val="both"/>
        <w:rPr>
          <w:del w:id="5869" w:author="Rachel Shipsey" w:date="2025-06-08T12:51:00Z"/>
        </w:rPr>
        <w:pPrChange w:id="5870" w:author="Rachel Shipsey" w:date="2025-06-23T15:41:00Z">
          <w:pPr>
            <w:pBdr>
              <w:top w:val="single" w:sz="8" w:space="1" w:color="000000"/>
              <w:left w:val="single" w:sz="8" w:space="4" w:color="000000"/>
              <w:bottom w:val="single" w:sz="8" w:space="1" w:color="000000"/>
              <w:right w:val="single" w:sz="8" w:space="4" w:color="000000"/>
            </w:pBdr>
            <w:shd w:val="clear" w:color="auto" w:fill="B7D4EF"/>
            <w:spacing w:after="200"/>
            <w:jc w:val="both"/>
          </w:pPr>
        </w:pPrChange>
      </w:pPr>
      <w:del w:id="5871" w:author="Rachel Shipsey" w:date="2025-06-08T12:51:00Z">
        <w:r w:rsidRPr="213EB56E" w:rsidDel="00936455">
          <w:rPr>
            <w:rFonts w:eastAsia="Arial" w:cs="Arial"/>
            <w:color w:val="000000" w:themeColor="text1"/>
            <w:sz w:val="20"/>
            <w:szCs w:val="20"/>
          </w:rPr>
          <w:delText>Census data editing: Kenya utilized the handbook on Population and Housing Census Editing to come up with the editing specifications for the different modules in the census; Census data editing Team: The editing team was composed of data processors, subject matter specialists (demographic and non-demographic), computer programmers, supervisors and managers; KNBS has the inhouse capacity to program the edit specifications and run them to generate clean data files; We also utilized experienced CSPro data processors (former KNBS staff) who helped in the programming of editing/ imputation codes. Analytical Reports:  Subject matter specialists drawn from the 2019 KPHC drafted the reports and then shared with the stakeholders for review; KNBS received TA support through the UNFPA ESARO office to come up with Population Projections report; Looking forward to receiving TA to come up with Geo-Spatial Dissemination System. Data Quality checks: An edit specification document should be prepared by the subject matter specialists and shared before pilot is undertaken; Hard checks in CAPI should be enforced for majority of the questions to reduce content errors.</w:delText>
        </w:r>
        <w:bookmarkStart w:id="5872" w:name="_Toc201237816"/>
        <w:bookmarkStart w:id="5873" w:name="_Toc201319212"/>
        <w:bookmarkEnd w:id="5872"/>
        <w:bookmarkEnd w:id="5873"/>
      </w:del>
    </w:p>
    <w:p w14:paraId="4601C9D6" w14:textId="566D6463" w:rsidR="00C4A4E2" w:rsidDel="00936455" w:rsidRDefault="00C4A4E2">
      <w:pPr>
        <w:pStyle w:val="ListParagraph"/>
        <w:spacing w:after="0" w:line="276" w:lineRule="auto"/>
        <w:jc w:val="both"/>
        <w:rPr>
          <w:del w:id="5874" w:author="Rachel Shipsey" w:date="2025-06-08T12:51:00Z"/>
        </w:rPr>
        <w:pPrChange w:id="587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76" w:author="Rachel Shipsey" w:date="2025-06-08T12:51:00Z">
        <w:r w:rsidRPr="213EB56E" w:rsidDel="00936455">
          <w:rPr>
            <w:rFonts w:eastAsia="Arial" w:cs="Arial"/>
            <w:color w:val="000000" w:themeColor="text1"/>
            <w:sz w:val="20"/>
            <w:szCs w:val="20"/>
          </w:rPr>
          <w:delText xml:space="preserve">Data security was achieved through several methods including encryption, secure file transfer and authentication. The system used for data transmission from the mobile devices to the census servers employed industry-leading encryption mechanisms to ensure that data was always encrypted and secure while in transit. In addition, secure sockets layer (SSL) technology and strong encryption keys were implemented at the point of collection and transmission to the server. </w:delText>
        </w:r>
        <w:bookmarkStart w:id="5877" w:name="_Toc201237817"/>
        <w:bookmarkStart w:id="5878" w:name="_Toc201319213"/>
        <w:bookmarkEnd w:id="5877"/>
        <w:bookmarkEnd w:id="5878"/>
      </w:del>
    </w:p>
    <w:p w14:paraId="6CB6D576" w14:textId="18F5EA7A" w:rsidR="00C4A4E2" w:rsidDel="00936455" w:rsidRDefault="00C4A4E2">
      <w:pPr>
        <w:pStyle w:val="ListParagraph"/>
        <w:spacing w:after="0" w:line="276" w:lineRule="auto"/>
        <w:jc w:val="both"/>
        <w:rPr>
          <w:del w:id="5879" w:author="Rachel Shipsey" w:date="2025-06-08T12:51:00Z"/>
        </w:rPr>
        <w:pPrChange w:id="588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81" w:author="Rachel Shipsey" w:date="2025-06-08T12:51:00Z">
        <w:r w:rsidRPr="213EB56E" w:rsidDel="00936455">
          <w:rPr>
            <w:rFonts w:eastAsia="Arial" w:cs="Arial"/>
            <w:color w:val="000000" w:themeColor="text1"/>
            <w:sz w:val="20"/>
            <w:szCs w:val="20"/>
          </w:rPr>
          <w:delText>To ensure the security of the mobile devices including the application and data, the following was implemented; the mobile devices were running on a tested up-to-date android operating system, there was a logon PIN/Password required to protect against unauthorized access to the device, MDM software was installed to track the devices in case of theft. The MDM had an application locking software to protect installed apps from being uninstalled and introduction of unauthorized apps. Lastly, the devices were protected with a screen protector and flip cover to provide shock protection in case of falls.</w:delText>
        </w:r>
        <w:bookmarkStart w:id="5882" w:name="_Toc201237818"/>
        <w:bookmarkStart w:id="5883" w:name="_Toc201319214"/>
        <w:bookmarkEnd w:id="5882"/>
        <w:bookmarkEnd w:id="5883"/>
      </w:del>
    </w:p>
    <w:p w14:paraId="1DF8083F" w14:textId="6596EF7E" w:rsidR="00C4A4E2" w:rsidDel="00936455" w:rsidRDefault="00C4A4E2">
      <w:pPr>
        <w:pStyle w:val="ListParagraph"/>
        <w:spacing w:after="0" w:line="276" w:lineRule="auto"/>
        <w:jc w:val="both"/>
        <w:rPr>
          <w:del w:id="5884" w:author="Rachel Shipsey" w:date="2025-06-08T12:51:00Z"/>
        </w:rPr>
        <w:pPrChange w:id="588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886" w:author="Rachel Shipsey" w:date="2025-06-08T12:51:00Z">
        <w:r w:rsidRPr="213EB56E" w:rsidDel="00936455">
          <w:rPr>
            <w:rFonts w:eastAsia="Arial" w:cs="Arial"/>
            <w:color w:val="000000" w:themeColor="text1"/>
            <w:sz w:val="20"/>
            <w:szCs w:val="20"/>
          </w:rPr>
          <w:delText>To ensure data security, a Private Access Point Name (APN) was configured to ensure that the SIM Cards could only communicate to the Census servers.</w:delText>
        </w:r>
        <w:bookmarkStart w:id="5887" w:name="_Toc201237819"/>
        <w:bookmarkStart w:id="5888" w:name="_Toc201319215"/>
        <w:bookmarkEnd w:id="5887"/>
        <w:bookmarkEnd w:id="5888"/>
      </w:del>
    </w:p>
    <w:p w14:paraId="45DC97EC" w14:textId="10F25F60" w:rsidR="00C4A4E2" w:rsidDel="00936455" w:rsidRDefault="00C4A4E2">
      <w:pPr>
        <w:pStyle w:val="ListParagraph"/>
        <w:spacing w:after="0" w:line="276" w:lineRule="auto"/>
        <w:jc w:val="both"/>
        <w:rPr>
          <w:del w:id="5889" w:author="Rachel Shipsey" w:date="2025-06-08T12:51:00Z"/>
        </w:rPr>
        <w:pPrChange w:id="5890" w:author="Rachel Shipsey" w:date="2025-06-23T15:41:00Z">
          <w:pPr>
            <w:spacing w:line="257" w:lineRule="auto"/>
          </w:pPr>
        </w:pPrChange>
      </w:pPr>
      <w:del w:id="5891" w:author="Rachel Shipsey" w:date="2025-06-08T12:51:00Z">
        <w:r w:rsidRPr="213EB56E" w:rsidDel="00936455">
          <w:rPr>
            <w:rFonts w:ascii="Aptos" w:eastAsia="Aptos" w:hAnsi="Aptos" w:cs="Aptos"/>
            <w:sz w:val="22"/>
          </w:rPr>
          <w:delText xml:space="preserve"> </w:delText>
        </w:r>
        <w:bookmarkStart w:id="5892" w:name="_Toc201237820"/>
        <w:bookmarkStart w:id="5893" w:name="_Toc201319216"/>
        <w:bookmarkEnd w:id="5892"/>
        <w:bookmarkEnd w:id="5893"/>
      </w:del>
    </w:p>
    <w:p w14:paraId="69B6DA51" w14:textId="068C4F9C" w:rsidR="00C4A4E2" w:rsidDel="0008782D" w:rsidRDefault="00C4A4E2">
      <w:pPr>
        <w:pStyle w:val="ListParagraph"/>
        <w:spacing w:after="0" w:line="276" w:lineRule="auto"/>
        <w:jc w:val="both"/>
        <w:rPr>
          <w:del w:id="5894" w:author="Rachel Shipsey" w:date="2025-06-03T19:13:00Z"/>
        </w:rPr>
        <w:pPrChange w:id="5895" w:author="Rachel Shipsey" w:date="2025-06-23T15:41:00Z">
          <w:pPr>
            <w:spacing w:line="257" w:lineRule="auto"/>
          </w:pPr>
        </w:pPrChange>
      </w:pPr>
      <w:del w:id="5896" w:author="Rachel Shipsey" w:date="2025-06-03T19:13:00Z">
        <w:r w:rsidRPr="213EB56E" w:rsidDel="0008782D">
          <w:rPr>
            <w:rFonts w:ascii="Aptos" w:eastAsia="Aptos" w:hAnsi="Aptos" w:cs="Aptos"/>
            <w:sz w:val="22"/>
          </w:rPr>
          <w:delText xml:space="preserve"> </w:delText>
        </w:r>
        <w:bookmarkStart w:id="5897" w:name="_Toc201237821"/>
        <w:bookmarkStart w:id="5898" w:name="_Toc201319217"/>
        <w:bookmarkEnd w:id="5897"/>
        <w:bookmarkEnd w:id="5898"/>
      </w:del>
    </w:p>
    <w:p w14:paraId="6C4A32FE" w14:textId="1BC73017" w:rsidR="00C4A4E2" w:rsidDel="0008782D" w:rsidRDefault="00C4A4E2">
      <w:pPr>
        <w:pStyle w:val="ListParagraph"/>
        <w:spacing w:after="0" w:line="276" w:lineRule="auto"/>
        <w:jc w:val="both"/>
        <w:rPr>
          <w:del w:id="5899" w:author="Rachel Shipsey" w:date="2025-06-03T19:13:00Z"/>
        </w:rPr>
        <w:pPrChange w:id="5900" w:author="Rachel Shipsey" w:date="2025-06-23T15:41:00Z">
          <w:pPr>
            <w:spacing w:line="257" w:lineRule="auto"/>
          </w:pPr>
        </w:pPrChange>
      </w:pPr>
      <w:del w:id="5901" w:author="Rachel Shipsey" w:date="2025-06-03T19:13:00Z">
        <w:r w:rsidRPr="213EB56E" w:rsidDel="0008782D">
          <w:rPr>
            <w:rFonts w:eastAsia="Arial"/>
            <w:color w:val="00B0F0"/>
          </w:rPr>
          <w:delText xml:space="preserve"> </w:delText>
        </w:r>
        <w:bookmarkStart w:id="5902" w:name="_Toc201237822"/>
        <w:bookmarkStart w:id="5903" w:name="_Toc201319218"/>
        <w:bookmarkEnd w:id="5902"/>
        <w:bookmarkEnd w:id="5903"/>
      </w:del>
    </w:p>
    <w:p w14:paraId="2B51F1DD" w14:textId="28B96B58" w:rsidR="00C4A4E2" w:rsidDel="0008782D" w:rsidRDefault="00C4A4E2">
      <w:pPr>
        <w:pStyle w:val="ListParagraph"/>
        <w:spacing w:after="0" w:line="276" w:lineRule="auto"/>
        <w:jc w:val="both"/>
        <w:rPr>
          <w:del w:id="5904" w:author="Rachel Shipsey" w:date="2025-06-03T19:13:00Z"/>
        </w:rPr>
        <w:pPrChange w:id="5905" w:author="Rachel Shipsey" w:date="2025-06-23T15:41:00Z">
          <w:pPr>
            <w:spacing w:after="0" w:line="276" w:lineRule="auto"/>
            <w:jc w:val="both"/>
          </w:pPr>
        </w:pPrChange>
      </w:pPr>
      <w:del w:id="5906" w:author="Rachel Shipsey" w:date="2025-06-03T19:13:00Z">
        <w:r w:rsidRPr="213EB56E" w:rsidDel="0008782D">
          <w:rPr>
            <w:rFonts w:eastAsia="Arial" w:cs="Arial"/>
            <w:sz w:val="22"/>
          </w:rPr>
          <w:delText xml:space="preserve"> </w:delText>
        </w:r>
        <w:bookmarkStart w:id="5907" w:name="_Toc201237823"/>
        <w:bookmarkStart w:id="5908" w:name="_Toc201319219"/>
        <w:bookmarkEnd w:id="5907"/>
        <w:bookmarkEnd w:id="5908"/>
      </w:del>
    </w:p>
    <w:p w14:paraId="233DEB87" w14:textId="1020CCD8" w:rsidR="00C4A4E2" w:rsidDel="00936455" w:rsidRDefault="00C4A4E2">
      <w:pPr>
        <w:pStyle w:val="ListParagraph"/>
        <w:spacing w:after="0" w:line="276" w:lineRule="auto"/>
        <w:jc w:val="both"/>
        <w:rPr>
          <w:del w:id="5909" w:author="Rachel Shipsey" w:date="2025-06-08T12:51:00Z"/>
        </w:rPr>
        <w:pPrChange w:id="5910" w:author="Rachel Shipsey" w:date="2025-06-23T15:41:00Z">
          <w:pPr>
            <w:spacing w:line="257" w:lineRule="auto"/>
            <w:jc w:val="both"/>
          </w:pPr>
        </w:pPrChange>
      </w:pPr>
      <w:del w:id="5911" w:author="Rachel Shipsey" w:date="2025-06-08T12:51:00Z">
        <w:r w:rsidRPr="213EB56E" w:rsidDel="00936455">
          <w:rPr>
            <w:rFonts w:eastAsia="Arial" w:cs="Arial"/>
            <w:b/>
            <w:bCs/>
            <w:sz w:val="22"/>
          </w:rPr>
          <w:delText>Sierra Leone</w:delText>
        </w:r>
        <w:bookmarkStart w:id="5912" w:name="_Toc201237824"/>
        <w:bookmarkStart w:id="5913" w:name="_Toc201319220"/>
        <w:bookmarkEnd w:id="5912"/>
        <w:bookmarkEnd w:id="5913"/>
      </w:del>
    </w:p>
    <w:p w14:paraId="05B0AD19" w14:textId="2842BD13" w:rsidR="00C4A4E2" w:rsidDel="00936455" w:rsidRDefault="00C4A4E2">
      <w:pPr>
        <w:pStyle w:val="ListParagraph"/>
        <w:spacing w:after="0" w:line="276" w:lineRule="auto"/>
        <w:jc w:val="both"/>
        <w:rPr>
          <w:del w:id="5914" w:author="Rachel Shipsey" w:date="2025-06-08T12:51:00Z"/>
        </w:rPr>
        <w:pPrChange w:id="591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16" w:author="Rachel Shipsey" w:date="2025-06-08T12:51:00Z">
        <w:r w:rsidRPr="213EB56E" w:rsidDel="00936455">
          <w:rPr>
            <w:rFonts w:eastAsia="Arial" w:cs="Arial"/>
            <w:color w:val="000000" w:themeColor="text1"/>
            <w:sz w:val="20"/>
            <w:szCs w:val="20"/>
          </w:rPr>
          <w:delText xml:space="preserve">Sierra Leone procured the Enumeration Area Pad software 4.0 license and satellite imagery with recent footprint of all structures and other features. Data was downloaded via google cloud from the mapping assistants in the field to the respective District Offices using onscreen digitization of delineated Enumeration Areas using ARCGIS Mapping software tool. </w:delText>
        </w:r>
        <w:bookmarkStart w:id="5917" w:name="_Toc201237825"/>
        <w:bookmarkStart w:id="5918" w:name="_Toc201319221"/>
        <w:bookmarkEnd w:id="5917"/>
        <w:bookmarkEnd w:id="5918"/>
      </w:del>
    </w:p>
    <w:p w14:paraId="1A8E9D7D" w14:textId="53E201B2" w:rsidR="00C4A4E2" w:rsidDel="00936455" w:rsidRDefault="00C4A4E2">
      <w:pPr>
        <w:pStyle w:val="ListParagraph"/>
        <w:spacing w:after="0" w:line="276" w:lineRule="auto"/>
        <w:jc w:val="both"/>
        <w:rPr>
          <w:del w:id="5919" w:author="Rachel Shipsey" w:date="2025-06-08T12:51:00Z"/>
        </w:rPr>
        <w:pPrChange w:id="592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21" w:author="Rachel Shipsey" w:date="2025-06-08T12:51:00Z">
        <w:r w:rsidRPr="213EB56E" w:rsidDel="00936455">
          <w:rPr>
            <w:rFonts w:eastAsia="Arial" w:cs="Arial"/>
            <w:color w:val="000000" w:themeColor="text1"/>
            <w:sz w:val="20"/>
            <w:szCs w:val="20"/>
          </w:rPr>
          <w:delText xml:space="preserve">Each technological instrument intended for use in census data collection activity was available during the preparation period, and fully tested with other related applications. </w:delText>
        </w:r>
        <w:bookmarkStart w:id="5922" w:name="_Toc201237826"/>
        <w:bookmarkStart w:id="5923" w:name="_Toc201319222"/>
        <w:bookmarkEnd w:id="5922"/>
        <w:bookmarkEnd w:id="5923"/>
      </w:del>
    </w:p>
    <w:p w14:paraId="0D9B7820" w14:textId="7308F0EF" w:rsidR="00C4A4E2" w:rsidDel="00936455" w:rsidRDefault="00C4A4E2">
      <w:pPr>
        <w:pStyle w:val="ListParagraph"/>
        <w:spacing w:after="0" w:line="276" w:lineRule="auto"/>
        <w:jc w:val="both"/>
        <w:rPr>
          <w:del w:id="5924" w:author="Rachel Shipsey" w:date="2025-06-08T12:51:00Z"/>
        </w:rPr>
        <w:pPrChange w:id="592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26" w:author="Rachel Shipsey" w:date="2025-06-08T12:51:00Z">
        <w:r w:rsidRPr="213EB56E" w:rsidDel="00936455">
          <w:rPr>
            <w:rFonts w:eastAsia="Arial" w:cs="Arial"/>
            <w:color w:val="000000" w:themeColor="text1"/>
            <w:sz w:val="20"/>
            <w:szCs w:val="20"/>
          </w:rPr>
          <w:delText>The local mobile companies provided the internet services at an agreed fee, and this played a vital role working with servers at Statistics Sierra Leone Head Quarters to aid transfer of data directly from the field to main offices.</w:delText>
        </w:r>
        <w:bookmarkStart w:id="5927" w:name="_Toc201237827"/>
        <w:bookmarkStart w:id="5928" w:name="_Toc201319223"/>
        <w:bookmarkEnd w:id="5927"/>
        <w:bookmarkEnd w:id="5928"/>
      </w:del>
    </w:p>
    <w:p w14:paraId="4158D87D" w14:textId="43F02409" w:rsidR="00C4A4E2" w:rsidDel="00936455" w:rsidRDefault="00C4A4E2">
      <w:pPr>
        <w:pStyle w:val="ListParagraph"/>
        <w:spacing w:after="0" w:line="276" w:lineRule="auto"/>
        <w:jc w:val="both"/>
        <w:rPr>
          <w:del w:id="5929" w:author="Rachel Shipsey" w:date="2025-06-08T12:51:00Z"/>
        </w:rPr>
        <w:pPrChange w:id="593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31" w:author="Rachel Shipsey" w:date="2025-06-08T12:51:00Z">
        <w:r w:rsidRPr="213EB56E" w:rsidDel="00936455">
          <w:rPr>
            <w:rFonts w:eastAsia="Arial" w:cs="Arial"/>
            <w:color w:val="000000" w:themeColor="text1"/>
            <w:sz w:val="20"/>
            <w:szCs w:val="20"/>
          </w:rPr>
          <w:delText xml:space="preserve">The mapping PAD Application (a Data acquisition package built by Milsat Technologies) did a direct export of data to CSV format and the Headquarter offices downloaded the data through a cloud server system. </w:delText>
        </w:r>
        <w:bookmarkStart w:id="5932" w:name="_Toc201237828"/>
        <w:bookmarkStart w:id="5933" w:name="_Toc201319224"/>
        <w:bookmarkEnd w:id="5932"/>
        <w:bookmarkEnd w:id="5933"/>
      </w:del>
    </w:p>
    <w:p w14:paraId="1762F513" w14:textId="5DFDA67C" w:rsidR="00C4A4E2" w:rsidDel="00936455" w:rsidRDefault="00C4A4E2">
      <w:pPr>
        <w:pStyle w:val="ListParagraph"/>
        <w:spacing w:after="0" w:line="276" w:lineRule="auto"/>
        <w:jc w:val="both"/>
        <w:rPr>
          <w:del w:id="5934" w:author="Rachel Shipsey" w:date="2025-06-08T12:51:00Z"/>
        </w:rPr>
        <w:pPrChange w:id="593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36" w:author="Rachel Shipsey" w:date="2025-06-08T12:51:00Z">
        <w:r w:rsidRPr="213EB56E" w:rsidDel="00936455">
          <w:rPr>
            <w:rFonts w:eastAsia="Arial" w:cs="Arial"/>
            <w:color w:val="000000" w:themeColor="text1"/>
            <w:sz w:val="20"/>
            <w:szCs w:val="20"/>
          </w:rPr>
          <w:delText>For data security reasons, only accredited functionaries were allowed to use the App, the mapping PAD would periodically run system authentication on every phone the App is installed. The mapping PAD remote submission process utilized a top-level security cloud system to scan and safely deliver uploaded tasks to GIS portal. The GIS portal could only be opened by registered and verified GIS Officers.</w:delText>
        </w:r>
        <w:bookmarkStart w:id="5937" w:name="_Toc201237829"/>
        <w:bookmarkStart w:id="5938" w:name="_Toc201319225"/>
        <w:bookmarkEnd w:id="5937"/>
        <w:bookmarkEnd w:id="5938"/>
      </w:del>
    </w:p>
    <w:p w14:paraId="713353E6" w14:textId="0398C816" w:rsidR="00C4A4E2" w:rsidDel="00936455" w:rsidRDefault="00C4A4E2">
      <w:pPr>
        <w:pStyle w:val="ListParagraph"/>
        <w:spacing w:after="0" w:line="276" w:lineRule="auto"/>
        <w:jc w:val="both"/>
        <w:rPr>
          <w:del w:id="5939" w:author="Rachel Shipsey" w:date="2025-06-08T12:51:00Z"/>
        </w:rPr>
        <w:pPrChange w:id="594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41" w:author="Rachel Shipsey" w:date="2025-06-08T12:51:00Z">
        <w:r w:rsidRPr="213EB56E" w:rsidDel="00936455">
          <w:rPr>
            <w:rFonts w:eastAsia="Arial" w:cs="Arial"/>
            <w:sz w:val="20"/>
            <w:szCs w:val="20"/>
          </w:rPr>
          <w:delText xml:space="preserve"> </w:delText>
        </w:r>
        <w:bookmarkStart w:id="5942" w:name="_Toc201237830"/>
        <w:bookmarkStart w:id="5943" w:name="_Toc201319226"/>
        <w:bookmarkEnd w:id="5942"/>
        <w:bookmarkEnd w:id="5943"/>
      </w:del>
    </w:p>
    <w:p w14:paraId="3C9D079D" w14:textId="02DA9A5E" w:rsidR="00C4A4E2" w:rsidDel="00936455" w:rsidRDefault="00C4A4E2">
      <w:pPr>
        <w:pStyle w:val="ListParagraph"/>
        <w:spacing w:after="0" w:line="276" w:lineRule="auto"/>
        <w:jc w:val="both"/>
        <w:rPr>
          <w:del w:id="5944" w:author="Rachel Shipsey" w:date="2025-06-08T12:51:00Z"/>
        </w:rPr>
        <w:pPrChange w:id="5945" w:author="Rachel Shipsey" w:date="2025-06-23T15:41:00Z">
          <w:pPr>
            <w:spacing w:line="257" w:lineRule="auto"/>
            <w:jc w:val="both"/>
          </w:pPr>
        </w:pPrChange>
      </w:pPr>
      <w:del w:id="5946" w:author="Rachel Shipsey" w:date="2025-06-08T12:51:00Z">
        <w:r w:rsidRPr="213EB56E" w:rsidDel="00936455">
          <w:rPr>
            <w:rFonts w:eastAsia="Arial" w:cs="Arial"/>
            <w:b/>
            <w:bCs/>
            <w:sz w:val="22"/>
          </w:rPr>
          <w:delText>Botswana</w:delText>
        </w:r>
        <w:bookmarkStart w:id="5947" w:name="_Toc201237831"/>
        <w:bookmarkStart w:id="5948" w:name="_Toc201319227"/>
        <w:bookmarkEnd w:id="5947"/>
        <w:bookmarkEnd w:id="5948"/>
      </w:del>
    </w:p>
    <w:p w14:paraId="6D6102D4" w14:textId="68CC4512" w:rsidR="00C4A4E2" w:rsidDel="00936455" w:rsidRDefault="00C4A4E2">
      <w:pPr>
        <w:pStyle w:val="ListParagraph"/>
        <w:spacing w:after="0" w:line="276" w:lineRule="auto"/>
        <w:jc w:val="both"/>
        <w:rPr>
          <w:del w:id="5949" w:author="Rachel Shipsey" w:date="2025-06-08T12:51:00Z"/>
        </w:rPr>
        <w:pPrChange w:id="595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51" w:author="Rachel Shipsey" w:date="2025-06-08T12:51:00Z">
        <w:r w:rsidRPr="213EB56E" w:rsidDel="00936455">
          <w:rPr>
            <w:rFonts w:eastAsia="Arial" w:cs="Arial"/>
            <w:color w:val="000000" w:themeColor="text1"/>
            <w:sz w:val="20"/>
            <w:szCs w:val="20"/>
          </w:rPr>
          <w:delText xml:space="preserve">Data transfer to and from the servers was done through mobile data from sim cards loaded with different data packages depending on the role of end users for all the tablets or use of WIFI. </w:delText>
        </w:r>
        <w:bookmarkStart w:id="5952" w:name="_Toc201237832"/>
        <w:bookmarkStart w:id="5953" w:name="_Toc201319228"/>
        <w:bookmarkEnd w:id="5952"/>
        <w:bookmarkEnd w:id="5953"/>
      </w:del>
    </w:p>
    <w:p w14:paraId="0F7F7D41" w14:textId="54866440" w:rsidR="00C4A4E2" w:rsidDel="00936455" w:rsidRDefault="00C4A4E2">
      <w:pPr>
        <w:pStyle w:val="ListParagraph"/>
        <w:spacing w:after="0" w:line="276" w:lineRule="auto"/>
        <w:jc w:val="both"/>
        <w:rPr>
          <w:del w:id="5954" w:author="Rachel Shipsey" w:date="2025-06-08T12:51:00Z"/>
        </w:rPr>
        <w:pPrChange w:id="5955"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56" w:author="Rachel Shipsey" w:date="2025-06-08T12:51:00Z">
        <w:r w:rsidRPr="213EB56E" w:rsidDel="00936455">
          <w:rPr>
            <w:rFonts w:eastAsia="Arial" w:cs="Arial"/>
            <w:color w:val="000000" w:themeColor="text1"/>
            <w:sz w:val="20"/>
            <w:szCs w:val="20"/>
          </w:rPr>
          <w:delText xml:space="preserve">Statistics Botswana used fort iGATE firewall as the first layer of security to protect internal network from external untrusted traffic. They made sure that the antivirus for the organization is installed on all the servers including that of the Census for data protection. </w:delText>
        </w:r>
        <w:bookmarkStart w:id="5957" w:name="_Toc201237833"/>
        <w:bookmarkStart w:id="5958" w:name="_Toc201319229"/>
        <w:bookmarkEnd w:id="5957"/>
        <w:bookmarkEnd w:id="5958"/>
      </w:del>
    </w:p>
    <w:p w14:paraId="61EBDFFC" w14:textId="4D49F2A2" w:rsidR="00C4A4E2" w:rsidDel="00936455" w:rsidRDefault="00C4A4E2">
      <w:pPr>
        <w:pStyle w:val="ListParagraph"/>
        <w:spacing w:after="0" w:line="276" w:lineRule="auto"/>
        <w:jc w:val="both"/>
        <w:rPr>
          <w:del w:id="5959" w:author="Rachel Shipsey" w:date="2025-06-08T12:51:00Z"/>
        </w:rPr>
        <w:pPrChange w:id="5960" w:author="Rachel Shipsey" w:date="2025-06-23T15:41:00Z">
          <w:pPr>
            <w:pBdr>
              <w:top w:val="single" w:sz="8" w:space="1" w:color="000000"/>
              <w:left w:val="single" w:sz="8" w:space="4" w:color="000000"/>
              <w:bottom w:val="single" w:sz="8" w:space="1" w:color="000000"/>
              <w:right w:val="single" w:sz="8" w:space="4" w:color="000000"/>
            </w:pBdr>
            <w:shd w:val="clear" w:color="auto" w:fill="C6D9F1"/>
            <w:jc w:val="both"/>
          </w:pPr>
        </w:pPrChange>
      </w:pPr>
      <w:del w:id="5961" w:author="Rachel Shipsey" w:date="2025-06-08T12:51:00Z">
        <w:r w:rsidRPr="213EB56E" w:rsidDel="00936455">
          <w:rPr>
            <w:rFonts w:eastAsia="Arial" w:cs="Arial"/>
            <w:color w:val="000000" w:themeColor="text1"/>
            <w:sz w:val="20"/>
            <w:szCs w:val="20"/>
          </w:rPr>
          <w:delText>Overall, the 2022 PHC had four end users with authorized access to tablets, laptops, and desktops. In addition, each IT personnel used their Passwords to log in to the servers.</w:delText>
        </w:r>
        <w:bookmarkStart w:id="5962" w:name="_Toc201237834"/>
        <w:bookmarkStart w:id="5963" w:name="_Toc201319230"/>
        <w:bookmarkEnd w:id="5962"/>
        <w:bookmarkEnd w:id="5963"/>
      </w:del>
    </w:p>
    <w:p w14:paraId="44E758FD" w14:textId="321EAE65" w:rsidR="00C4A4E2" w:rsidDel="0008782D" w:rsidRDefault="00C4A4E2">
      <w:pPr>
        <w:pStyle w:val="ListParagraph"/>
        <w:spacing w:after="0" w:line="276" w:lineRule="auto"/>
        <w:jc w:val="both"/>
        <w:rPr>
          <w:del w:id="5964" w:author="Rachel Shipsey" w:date="2025-06-03T19:14:00Z"/>
        </w:rPr>
        <w:pPrChange w:id="5965" w:author="Rachel Shipsey" w:date="2025-06-23T15:41:00Z">
          <w:pPr>
            <w:pStyle w:val="Heading4"/>
            <w:spacing w:before="80" w:after="40" w:line="257" w:lineRule="auto"/>
          </w:pPr>
        </w:pPrChange>
      </w:pPr>
      <w:del w:id="5966" w:author="Rachel Shipsey" w:date="2025-06-03T19:14:00Z">
        <w:r w:rsidRPr="213EB56E" w:rsidDel="0008782D">
          <w:rPr>
            <w:rFonts w:eastAsia="Arial" w:cs="Arial"/>
            <w:bCs/>
            <w:color w:val="0F4761"/>
            <w:sz w:val="22"/>
          </w:rPr>
          <w:delText xml:space="preserve"> </w:delText>
        </w:r>
        <w:bookmarkStart w:id="5967" w:name="_Toc201237835"/>
        <w:bookmarkStart w:id="5968" w:name="_Toc201319231"/>
        <w:bookmarkEnd w:id="5967"/>
        <w:bookmarkEnd w:id="5968"/>
      </w:del>
    </w:p>
    <w:p w14:paraId="2C68390A" w14:textId="7F124C18" w:rsidR="0008782D" w:rsidRPr="0008782D" w:rsidDel="00936455" w:rsidRDefault="00C4A4E2">
      <w:pPr>
        <w:pStyle w:val="ListParagraph"/>
        <w:spacing w:after="0" w:line="276" w:lineRule="auto"/>
        <w:jc w:val="both"/>
        <w:rPr>
          <w:del w:id="5969" w:author="Rachel Shipsey" w:date="2025-06-08T12:51:00Z"/>
        </w:rPr>
        <w:pPrChange w:id="5970" w:author="Rachel Shipsey" w:date="2025-06-23T15:41:00Z">
          <w:pPr>
            <w:pStyle w:val="Heading2"/>
            <w:spacing w:before="160" w:after="80" w:line="257" w:lineRule="auto"/>
          </w:pPr>
        </w:pPrChange>
      </w:pPr>
      <w:del w:id="5971" w:author="Rachel Shipsey" w:date="2025-06-03T19:14:00Z">
        <w:r w:rsidRPr="213EB56E" w:rsidDel="0008782D">
          <w:delText>5.4</w:delText>
        </w:r>
      </w:del>
      <w:del w:id="5972" w:author="Rachel Shipsey" w:date="2025-06-08T12:51:00Z">
        <w:r w:rsidRPr="213EB56E" w:rsidDel="00936455">
          <w:delText xml:space="preserve"> </w:delText>
        </w:r>
        <w:r w:rsidRPr="0008782D" w:rsidDel="00936455">
          <w:rPr>
            <w:rFonts w:asciiTheme="minorBidi" w:eastAsiaTheme="majorEastAsia" w:hAnsiTheme="minorBidi" w:cstheme="majorBidi"/>
            <w:b/>
            <w:sz w:val="28"/>
            <w:szCs w:val="26"/>
            <w:rPrChange w:id="5973" w:author="Rachel Shipsey" w:date="2025-06-03T19:14:00Z">
              <w:rPr>
                <w:rFonts w:ascii="Aptos Display" w:eastAsia="Aptos Display" w:hAnsi="Aptos Display" w:cs="Aptos Display"/>
                <w:color w:val="0F4761"/>
                <w:sz w:val="32"/>
                <w:szCs w:val="32"/>
              </w:rPr>
            </w:rPrChange>
          </w:rPr>
          <w:delText>Challenges</w:delText>
        </w:r>
        <w:r w:rsidRPr="213EB56E" w:rsidDel="00936455">
          <w:delText xml:space="preserve"> and Lessons Learnt</w:delText>
        </w:r>
        <w:bookmarkStart w:id="5974" w:name="_Toc201237836"/>
        <w:bookmarkStart w:id="5975" w:name="_Toc201319232"/>
        <w:bookmarkEnd w:id="5974"/>
        <w:bookmarkEnd w:id="5975"/>
      </w:del>
    </w:p>
    <w:p w14:paraId="0A264EF9" w14:textId="5224E106" w:rsidR="00C4A4E2" w:rsidDel="00936455" w:rsidRDefault="00C4A4E2">
      <w:pPr>
        <w:pStyle w:val="ListParagraph"/>
        <w:spacing w:after="0" w:line="276" w:lineRule="auto"/>
        <w:jc w:val="both"/>
        <w:rPr>
          <w:del w:id="5976" w:author="Rachel Shipsey" w:date="2025-06-08T12:51:00Z"/>
        </w:rPr>
        <w:pPrChange w:id="5977" w:author="Rachel Shipsey" w:date="2025-06-23T15:41:00Z">
          <w:pPr>
            <w:pStyle w:val="Heading4"/>
            <w:spacing w:line="257" w:lineRule="auto"/>
          </w:pPr>
        </w:pPrChange>
      </w:pPr>
      <w:del w:id="5978" w:author="Rachel Shipsey" w:date="2025-06-08T12:51:00Z">
        <w:r w:rsidRPr="213EB56E" w:rsidDel="00936455">
          <w:delText>Several common challenges emerged across countries. Device-related issues, such as hardware failures and inconsistent specifications, disrupted field operations. Inadequate network coverage hindered real-time data transmission, especially in remote areas. Training gaps among field staff limited their ability to troubleshoot technical problems, and in some cases, data quality suffered due to insufficient supervisory checks.</w:delText>
        </w:r>
        <w:bookmarkStart w:id="5979" w:name="_Toc201237837"/>
        <w:bookmarkStart w:id="5980" w:name="_Toc201319233"/>
        <w:bookmarkEnd w:id="5979"/>
        <w:bookmarkEnd w:id="5980"/>
      </w:del>
    </w:p>
    <w:p w14:paraId="156194D3" w14:textId="484E814A" w:rsidR="00C4A4E2" w:rsidDel="00936455" w:rsidRDefault="00C4A4E2">
      <w:pPr>
        <w:pStyle w:val="ListParagraph"/>
        <w:spacing w:after="0" w:line="276" w:lineRule="auto"/>
        <w:jc w:val="both"/>
        <w:rPr>
          <w:del w:id="5981" w:author="Rachel Shipsey" w:date="2025-06-08T12:51:00Z"/>
        </w:rPr>
        <w:pPrChange w:id="5982" w:author="Rachel Shipsey" w:date="2025-06-23T15:41:00Z">
          <w:pPr>
            <w:pStyle w:val="Heading4"/>
            <w:spacing w:line="257" w:lineRule="auto"/>
          </w:pPr>
        </w:pPrChange>
      </w:pPr>
      <w:del w:id="5983" w:author="Rachel Shipsey" w:date="2025-06-08T12:51:00Z">
        <w:r w:rsidRPr="213EB56E" w:rsidDel="00936455">
          <w:delText>Security concerns also surfaced. In Kenya, the late introduction of Mobile Device Management (MDM) software meant that some devices were vulnerable to unauthorized access or interference. These experiences underscore the need for early planning and comprehensive training in both technical and operational aspects of digital census implementation.</w:delText>
        </w:r>
        <w:bookmarkStart w:id="5984" w:name="_Toc201237838"/>
        <w:bookmarkStart w:id="5985" w:name="_Toc201319234"/>
        <w:bookmarkEnd w:id="5984"/>
        <w:bookmarkEnd w:id="5985"/>
      </w:del>
    </w:p>
    <w:p w14:paraId="7A205E07" w14:textId="263E77E1" w:rsidR="00C4A4E2" w:rsidDel="00D8172B" w:rsidRDefault="00C4A4E2">
      <w:pPr>
        <w:pStyle w:val="ListParagraph"/>
        <w:spacing w:after="0" w:line="276" w:lineRule="auto"/>
        <w:jc w:val="both"/>
        <w:rPr>
          <w:del w:id="5986" w:author="Rachel Shipsey" w:date="2025-06-03T19:14:00Z"/>
        </w:rPr>
        <w:pPrChange w:id="5987" w:author="Rachel Shipsey" w:date="2025-06-23T15:41:00Z">
          <w:pPr>
            <w:pStyle w:val="Heading4"/>
            <w:spacing w:before="80" w:after="40" w:line="257" w:lineRule="auto"/>
          </w:pPr>
        </w:pPrChange>
      </w:pPr>
      <w:del w:id="5988" w:author="Rachel Shipsey" w:date="2025-06-03T19:14:00Z">
        <w:r w:rsidRPr="213EB56E" w:rsidDel="00D8172B">
          <w:rPr>
            <w:rFonts w:ascii="Aptos" w:eastAsia="Aptos" w:hAnsi="Aptos" w:cs="Aptos"/>
            <w:color w:val="0F4761"/>
            <w:sz w:val="22"/>
          </w:rPr>
          <w:delText xml:space="preserve"> </w:delText>
        </w:r>
        <w:bookmarkStart w:id="5989" w:name="_Toc201237839"/>
        <w:bookmarkStart w:id="5990" w:name="_Toc201319235"/>
        <w:bookmarkEnd w:id="5989"/>
        <w:bookmarkEnd w:id="5990"/>
      </w:del>
    </w:p>
    <w:p w14:paraId="3416C80E" w14:textId="58DB8287" w:rsidR="00C4A4E2" w:rsidDel="00D8172B" w:rsidRDefault="00C4A4E2">
      <w:pPr>
        <w:pStyle w:val="ListParagraph"/>
        <w:spacing w:after="0" w:line="276" w:lineRule="auto"/>
        <w:jc w:val="both"/>
        <w:rPr>
          <w:del w:id="5991" w:author="Rachel Shipsey" w:date="2025-06-03T19:14:00Z"/>
        </w:rPr>
        <w:pPrChange w:id="5992" w:author="Rachel Shipsey" w:date="2025-06-23T15:41:00Z">
          <w:pPr>
            <w:spacing w:line="257" w:lineRule="auto"/>
          </w:pPr>
        </w:pPrChange>
      </w:pPr>
      <w:del w:id="5993" w:author="Rachel Shipsey" w:date="2025-06-03T19:14:00Z">
        <w:r w:rsidRPr="213EB56E" w:rsidDel="00D8172B">
          <w:rPr>
            <w:rFonts w:ascii="Aptos" w:eastAsia="Aptos" w:hAnsi="Aptos" w:cs="Aptos"/>
            <w:sz w:val="22"/>
          </w:rPr>
          <w:delText>Kenya’s 2019 census demonstrated the benefits and challenges of digital enumeration. Enumerators used tablets to collect and transmit data, supported by real-time dashboards and supervisory checks. However, issues such as device malfunctions and network instability highlighted the need for robust technical support and contingency planning.</w:delText>
        </w:r>
        <w:bookmarkStart w:id="5994" w:name="_Toc201237840"/>
        <w:bookmarkStart w:id="5995" w:name="_Toc201319236"/>
        <w:bookmarkEnd w:id="5994"/>
        <w:bookmarkEnd w:id="5995"/>
      </w:del>
    </w:p>
    <w:p w14:paraId="3122DA97" w14:textId="7AC2588D" w:rsidR="00C4A4E2" w:rsidDel="00D8172B" w:rsidRDefault="00C4A4E2">
      <w:pPr>
        <w:pStyle w:val="ListParagraph"/>
        <w:spacing w:after="0" w:line="276" w:lineRule="auto"/>
        <w:jc w:val="both"/>
        <w:rPr>
          <w:del w:id="5996" w:author="Rachel Shipsey" w:date="2025-06-03T19:14:00Z"/>
        </w:rPr>
        <w:pPrChange w:id="5997" w:author="Rachel Shipsey" w:date="2025-06-23T15:41:00Z">
          <w:pPr>
            <w:spacing w:line="257" w:lineRule="auto"/>
          </w:pPr>
        </w:pPrChange>
      </w:pPr>
      <w:del w:id="5998" w:author="Rachel Shipsey" w:date="2025-06-03T19:14:00Z">
        <w:r w:rsidRPr="213EB56E" w:rsidDel="00D8172B">
          <w:rPr>
            <w:rFonts w:ascii="Aptos" w:eastAsia="Aptos" w:hAnsi="Aptos" w:cs="Aptos"/>
            <w:sz w:val="22"/>
          </w:rPr>
          <w:delText>South Africa adopted a multi-modal approach, combining CAPI, CAWI, and CATI. The flexibility of this model allowed for broader participation, especially through CAWI, which was promoted as a quick and data-free option for respondents. The success of CAWI in South Africa underscores the importance of public awareness and user-friendly digital platforms.</w:delText>
        </w:r>
        <w:bookmarkStart w:id="5999" w:name="_Toc201237841"/>
        <w:bookmarkStart w:id="6000" w:name="_Toc201319237"/>
        <w:bookmarkEnd w:id="5999"/>
        <w:bookmarkEnd w:id="6000"/>
      </w:del>
    </w:p>
    <w:p w14:paraId="5A4E00FB" w14:textId="739B8A3B" w:rsidR="00C4A4E2" w:rsidDel="00D8172B" w:rsidRDefault="00C4A4E2">
      <w:pPr>
        <w:pStyle w:val="ListParagraph"/>
        <w:spacing w:after="0" w:line="276" w:lineRule="auto"/>
        <w:jc w:val="both"/>
        <w:rPr>
          <w:del w:id="6001" w:author="Rachel Shipsey" w:date="2025-06-03T19:14:00Z"/>
        </w:rPr>
        <w:pPrChange w:id="6002" w:author="Rachel Shipsey" w:date="2025-06-23T15:41:00Z">
          <w:pPr>
            <w:spacing w:line="257" w:lineRule="auto"/>
          </w:pPr>
        </w:pPrChange>
      </w:pPr>
      <w:del w:id="6003" w:author="Rachel Shipsey" w:date="2025-06-03T19:14:00Z">
        <w:r w:rsidRPr="213EB56E" w:rsidDel="00D8172B">
          <w:rPr>
            <w:rFonts w:ascii="Aptos" w:eastAsia="Aptos" w:hAnsi="Aptos" w:cs="Aptos"/>
            <w:sz w:val="22"/>
          </w:rPr>
          <w:delText>In Sierra Leone, the use of GIS tools and cloud-based systems enabled efficient data collection and transmission. Local mobile providers played a key role in ensuring connectivity, and the integration of mapping tools improved the accuracy of enumeration.</w:delText>
        </w:r>
        <w:bookmarkStart w:id="6004" w:name="_Toc201237842"/>
        <w:bookmarkStart w:id="6005" w:name="_Toc201319238"/>
        <w:bookmarkEnd w:id="6004"/>
        <w:bookmarkEnd w:id="6005"/>
      </w:del>
    </w:p>
    <w:p w14:paraId="3B034606" w14:textId="725E1656" w:rsidR="00C4A4E2" w:rsidDel="00D8172B" w:rsidRDefault="00C4A4E2">
      <w:pPr>
        <w:pStyle w:val="ListParagraph"/>
        <w:spacing w:after="0" w:line="276" w:lineRule="auto"/>
        <w:jc w:val="both"/>
        <w:rPr>
          <w:del w:id="6006" w:author="Rachel Shipsey" w:date="2025-06-03T19:14:00Z"/>
        </w:rPr>
        <w:pPrChange w:id="6007" w:author="Rachel Shipsey" w:date="2025-06-23T15:41:00Z">
          <w:pPr>
            <w:spacing w:line="257" w:lineRule="auto"/>
          </w:pPr>
        </w:pPrChange>
      </w:pPr>
      <w:del w:id="6008" w:author="Rachel Shipsey" w:date="2025-06-03T19:14:00Z">
        <w:r w:rsidRPr="213EB56E" w:rsidDel="00D8172B">
          <w:rPr>
            <w:rFonts w:ascii="Aptos" w:eastAsia="Aptos" w:hAnsi="Aptos" w:cs="Aptos"/>
            <w:sz w:val="22"/>
          </w:rPr>
          <w:delText>Botswana faced challenges related to device procurement and network coverage. The use of multiple tablet models led to inconsistencies in performance, particularly in GPS functionality and battery life. These issues affected data quality and highlighted the importance of adhering to tested specifications during procurement.</w:delText>
        </w:r>
        <w:bookmarkStart w:id="6009" w:name="_Toc201237843"/>
        <w:bookmarkStart w:id="6010" w:name="_Toc201319239"/>
        <w:bookmarkEnd w:id="6009"/>
        <w:bookmarkEnd w:id="6010"/>
      </w:del>
    </w:p>
    <w:p w14:paraId="6A055D04" w14:textId="742CE893" w:rsidR="00C4A4E2" w:rsidDel="00D8172B" w:rsidRDefault="00C4A4E2">
      <w:pPr>
        <w:pStyle w:val="ListParagraph"/>
        <w:spacing w:after="0" w:line="276" w:lineRule="auto"/>
        <w:jc w:val="both"/>
        <w:rPr>
          <w:del w:id="6011" w:author="Rachel Shipsey" w:date="2025-06-03T19:14:00Z"/>
        </w:rPr>
        <w:pPrChange w:id="6012" w:author="Rachel Shipsey" w:date="2025-06-23T15:41:00Z">
          <w:pPr>
            <w:spacing w:line="257" w:lineRule="auto"/>
          </w:pPr>
        </w:pPrChange>
      </w:pPr>
      <w:del w:id="6013" w:author="Rachel Shipsey" w:date="2025-06-03T19:14:00Z">
        <w:r w:rsidRPr="213EB56E" w:rsidDel="00D8172B">
          <w:rPr>
            <w:rFonts w:ascii="Aptos" w:eastAsia="Aptos" w:hAnsi="Aptos" w:cs="Aptos"/>
            <w:sz w:val="22"/>
          </w:rPr>
          <w:delText xml:space="preserve"> </w:delText>
        </w:r>
        <w:bookmarkStart w:id="6014" w:name="_Toc201237844"/>
        <w:bookmarkStart w:id="6015" w:name="_Toc201319240"/>
        <w:bookmarkEnd w:id="6014"/>
        <w:bookmarkEnd w:id="6015"/>
      </w:del>
    </w:p>
    <w:p w14:paraId="1836298C" w14:textId="799C659E" w:rsidR="00C4A4E2" w:rsidDel="00936455" w:rsidRDefault="00C4A4E2">
      <w:pPr>
        <w:pStyle w:val="ListParagraph"/>
        <w:spacing w:after="0" w:line="276" w:lineRule="auto"/>
        <w:jc w:val="both"/>
        <w:rPr>
          <w:del w:id="6016" w:author="Rachel Shipsey" w:date="2025-06-08T12:51:00Z"/>
        </w:rPr>
        <w:pPrChange w:id="6017" w:author="Rachel Shipsey" w:date="2025-06-23T15:41:00Z">
          <w:pPr>
            <w:spacing w:line="257" w:lineRule="auto"/>
          </w:pPr>
        </w:pPrChange>
      </w:pPr>
      <w:del w:id="6018" w:author="Rachel Shipsey" w:date="2025-06-03T19:14:00Z">
        <w:r w:rsidRPr="213EB56E" w:rsidDel="00D8172B">
          <w:delText xml:space="preserve">5.5 </w:delText>
        </w:r>
      </w:del>
      <w:del w:id="6019" w:author="Rachel Shipsey" w:date="2025-06-08T12:51:00Z">
        <w:r w:rsidRPr="213EB56E" w:rsidDel="00936455">
          <w:delText>Recommendations</w:delText>
        </w:r>
        <w:bookmarkStart w:id="6020" w:name="_Toc201237845"/>
        <w:bookmarkStart w:id="6021" w:name="_Toc201319241"/>
        <w:bookmarkEnd w:id="6020"/>
        <w:bookmarkEnd w:id="6021"/>
      </w:del>
    </w:p>
    <w:p w14:paraId="6A72C57D" w14:textId="685504C6" w:rsidR="00C4A4E2" w:rsidDel="00936455" w:rsidRDefault="00C4A4E2">
      <w:pPr>
        <w:pStyle w:val="ListParagraph"/>
        <w:spacing w:after="0" w:line="276" w:lineRule="auto"/>
        <w:jc w:val="both"/>
        <w:rPr>
          <w:del w:id="6022" w:author="Rachel Shipsey" w:date="2025-06-08T12:51:00Z"/>
        </w:rPr>
        <w:pPrChange w:id="6023" w:author="Rachel Shipsey" w:date="2025-06-23T15:41:00Z">
          <w:pPr>
            <w:spacing w:line="257" w:lineRule="auto"/>
          </w:pPr>
        </w:pPrChange>
      </w:pPr>
      <w:del w:id="6024" w:author="Rachel Shipsey" w:date="2025-06-08T12:51:00Z">
        <w:r w:rsidRPr="213EB56E" w:rsidDel="00936455">
          <w:rPr>
            <w:rFonts w:ascii="Aptos" w:eastAsia="Aptos" w:hAnsi="Aptos" w:cs="Aptos"/>
            <w:sz w:val="22"/>
          </w:rPr>
          <w:delText>To ensure the success of future digital censuses, several recommendations can be made. First, procurement of devices and servers should be completed well in advance—ideally six months before enumeration—to allow for testing and configuration. Standardizing devices across the field force simplifies training and support.</w:delText>
        </w:r>
        <w:bookmarkStart w:id="6025" w:name="_Toc201237846"/>
        <w:bookmarkStart w:id="6026" w:name="_Toc201319242"/>
        <w:bookmarkEnd w:id="6025"/>
        <w:bookmarkEnd w:id="6026"/>
      </w:del>
    </w:p>
    <w:p w14:paraId="5571A8AA" w14:textId="1FF51AC5" w:rsidR="00C4A4E2" w:rsidDel="00936455" w:rsidRDefault="00C4A4E2">
      <w:pPr>
        <w:pStyle w:val="ListParagraph"/>
        <w:spacing w:after="0" w:line="276" w:lineRule="auto"/>
        <w:jc w:val="both"/>
        <w:rPr>
          <w:del w:id="6027" w:author="Rachel Shipsey" w:date="2025-06-08T12:51:00Z"/>
        </w:rPr>
        <w:pPrChange w:id="6028" w:author="Rachel Shipsey" w:date="2025-06-23T15:41:00Z">
          <w:pPr>
            <w:spacing w:line="257" w:lineRule="auto"/>
          </w:pPr>
        </w:pPrChange>
      </w:pPr>
      <w:del w:id="6029" w:author="Rachel Shipsey" w:date="2025-06-08T12:51:00Z">
        <w:r w:rsidRPr="213EB56E" w:rsidDel="00936455">
          <w:rPr>
            <w:rFonts w:ascii="Aptos" w:eastAsia="Aptos" w:hAnsi="Aptos" w:cs="Aptos"/>
            <w:sz w:val="22"/>
          </w:rPr>
          <w:delText>Data transmission should follow a layered model, with supervisors reviewing data before it is uploaded to central servers. In areas without reliable mobile networks, alternative connectivity solutions such as satellite dishes should be explored.</w:delText>
        </w:r>
        <w:bookmarkStart w:id="6030" w:name="_Toc201237847"/>
        <w:bookmarkStart w:id="6031" w:name="_Toc201319243"/>
        <w:bookmarkEnd w:id="6030"/>
        <w:bookmarkEnd w:id="6031"/>
      </w:del>
    </w:p>
    <w:p w14:paraId="15857E02" w14:textId="644EDC04" w:rsidR="00C4A4E2" w:rsidDel="00936455" w:rsidRDefault="00C4A4E2">
      <w:pPr>
        <w:pStyle w:val="ListParagraph"/>
        <w:spacing w:after="0" w:line="276" w:lineRule="auto"/>
        <w:jc w:val="both"/>
        <w:rPr>
          <w:del w:id="6032" w:author="Rachel Shipsey" w:date="2025-06-08T12:51:00Z"/>
        </w:rPr>
        <w:pPrChange w:id="6033" w:author="Rachel Shipsey" w:date="2025-06-23T15:41:00Z">
          <w:pPr>
            <w:spacing w:line="257" w:lineRule="auto"/>
          </w:pPr>
        </w:pPrChange>
      </w:pPr>
      <w:del w:id="6034" w:author="Rachel Shipsey" w:date="2025-06-08T12:51:00Z">
        <w:r w:rsidRPr="213EB56E" w:rsidDel="00936455">
          <w:rPr>
            <w:rFonts w:ascii="Aptos" w:eastAsia="Aptos" w:hAnsi="Aptos" w:cs="Aptos"/>
            <w:sz w:val="22"/>
          </w:rPr>
          <w:delText xml:space="preserve">Security must be embedded at every level of the operation. This includes using encryption, implementing access controls, and conducting regular audits. Training should be comprehensive and ongoing, covering both the use of digital tools and the importance of data confidentiality. </w:delText>
        </w:r>
        <w:bookmarkStart w:id="6035" w:name="_Toc201237848"/>
        <w:bookmarkStart w:id="6036" w:name="_Toc201319244"/>
        <w:bookmarkEnd w:id="6035"/>
        <w:bookmarkEnd w:id="6036"/>
      </w:del>
    </w:p>
    <w:p w14:paraId="392BEEA6" w14:textId="29AA7E2F" w:rsidR="00C4A4E2" w:rsidDel="00936455" w:rsidRDefault="00C4A4E2">
      <w:pPr>
        <w:pStyle w:val="ListParagraph"/>
        <w:spacing w:after="0" w:line="276" w:lineRule="auto"/>
        <w:jc w:val="both"/>
        <w:rPr>
          <w:del w:id="6037" w:author="Rachel Shipsey" w:date="2025-06-08T12:51:00Z"/>
        </w:rPr>
        <w:pPrChange w:id="6038" w:author="Rachel Shipsey" w:date="2025-06-23T15:41:00Z">
          <w:pPr>
            <w:spacing w:line="257" w:lineRule="auto"/>
          </w:pPr>
        </w:pPrChange>
      </w:pPr>
      <w:del w:id="6039" w:author="Rachel Shipsey" w:date="2025-06-08T12:51:00Z">
        <w:r w:rsidRPr="213EB56E" w:rsidDel="00936455">
          <w:rPr>
            <w:rFonts w:eastAsia="Arial" w:cs="Arial"/>
            <w:sz w:val="22"/>
          </w:rPr>
          <w:delText>To ensure the security of the entire infrastructure at all levels, the census implementing agency can engage a consultant to work with the ICT team in areas including  data center security, transmission security, network security and penetration testing..</w:delText>
        </w:r>
        <w:bookmarkStart w:id="6040" w:name="_Toc201237849"/>
        <w:bookmarkStart w:id="6041" w:name="_Toc201319245"/>
        <w:bookmarkEnd w:id="6040"/>
        <w:bookmarkEnd w:id="6041"/>
      </w:del>
    </w:p>
    <w:p w14:paraId="07050392" w14:textId="4CDD8B3A" w:rsidR="00C4A4E2" w:rsidDel="00936455" w:rsidRDefault="00C4A4E2">
      <w:pPr>
        <w:pStyle w:val="ListParagraph"/>
        <w:spacing w:after="0" w:line="276" w:lineRule="auto"/>
        <w:jc w:val="both"/>
        <w:rPr>
          <w:del w:id="6042" w:author="Rachel Shipsey" w:date="2025-06-08T12:51:00Z"/>
        </w:rPr>
        <w:pPrChange w:id="6043" w:author="Rachel Shipsey" w:date="2025-06-23T15:41:00Z">
          <w:pPr>
            <w:spacing w:line="257" w:lineRule="auto"/>
          </w:pPr>
        </w:pPrChange>
      </w:pPr>
      <w:del w:id="6044" w:author="Rachel Shipsey" w:date="2025-06-08T12:51:00Z">
        <w:r w:rsidRPr="213EB56E" w:rsidDel="00936455">
          <w:rPr>
            <w:rFonts w:ascii="Aptos" w:eastAsia="Aptos" w:hAnsi="Aptos" w:cs="Aptos"/>
            <w:sz w:val="22"/>
          </w:rPr>
          <w:delText>Pilot testing is essential. All systems and tools should be thoroughly tested during pilot exercises to identify and resolve issues before the main census. Public engagement is also critical. Educating the population about digital enumeration methods can increase participation and reduce resistance.</w:delText>
        </w:r>
        <w:bookmarkStart w:id="6045" w:name="_Toc201237850"/>
        <w:bookmarkStart w:id="6046" w:name="_Toc201319246"/>
        <w:bookmarkEnd w:id="6045"/>
        <w:bookmarkEnd w:id="6046"/>
      </w:del>
    </w:p>
    <w:p w14:paraId="4EFC4927" w14:textId="68417F5B" w:rsidR="00C4A4E2" w:rsidDel="00936455" w:rsidRDefault="00C4A4E2">
      <w:pPr>
        <w:pStyle w:val="ListParagraph"/>
        <w:spacing w:after="0" w:line="276" w:lineRule="auto"/>
        <w:jc w:val="both"/>
        <w:rPr>
          <w:del w:id="6047" w:author="Rachel Shipsey" w:date="2025-06-08T12:51:00Z"/>
        </w:rPr>
        <w:pPrChange w:id="6048" w:author="Rachel Shipsey" w:date="2025-06-23T15:41:00Z">
          <w:pPr>
            <w:spacing w:line="257" w:lineRule="auto"/>
          </w:pPr>
        </w:pPrChange>
      </w:pPr>
      <w:del w:id="6049" w:author="Rachel Shipsey" w:date="2025-06-03T19:14:00Z">
        <w:r w:rsidRPr="213EB56E" w:rsidDel="00D8172B">
          <w:delText xml:space="preserve">5.6 </w:delText>
        </w:r>
      </w:del>
      <w:del w:id="6050" w:author="Rachel Shipsey" w:date="2025-06-08T12:51:00Z">
        <w:r w:rsidRPr="213EB56E" w:rsidDel="00936455">
          <w:delText>References and Resources</w:delText>
        </w:r>
        <w:bookmarkStart w:id="6051" w:name="_Toc201237851"/>
        <w:bookmarkStart w:id="6052" w:name="_Toc201319247"/>
        <w:bookmarkEnd w:id="6051"/>
        <w:bookmarkEnd w:id="6052"/>
      </w:del>
    </w:p>
    <w:p w14:paraId="374AE19B" w14:textId="56C050E2" w:rsidR="00C4A4E2" w:rsidDel="00936455" w:rsidRDefault="00C4A4E2">
      <w:pPr>
        <w:pStyle w:val="ListParagraph"/>
        <w:spacing w:after="0" w:line="276" w:lineRule="auto"/>
        <w:jc w:val="both"/>
        <w:rPr>
          <w:del w:id="6053" w:author="Rachel Shipsey" w:date="2025-06-08T12:51:00Z"/>
        </w:rPr>
        <w:pPrChange w:id="6054" w:author="Rachel Shipsey" w:date="2025-06-23T15:41:00Z">
          <w:pPr>
            <w:spacing w:line="257" w:lineRule="auto"/>
          </w:pPr>
        </w:pPrChange>
      </w:pPr>
      <w:del w:id="6055" w:author="Rachel Shipsey" w:date="2025-06-08T12:51:00Z">
        <w:r w:rsidRPr="213EB56E" w:rsidDel="00936455">
          <w:rPr>
            <w:rFonts w:ascii="Aptos" w:eastAsia="Aptos" w:hAnsi="Aptos" w:cs="Aptos"/>
            <w:sz w:val="22"/>
          </w:rPr>
          <w:delText xml:space="preserve">United Nations Statistics Division. Guidelines on the Use of Electronic Data Collection Technologies in Population and Housing Censuses. </w:delText>
        </w:r>
        <w:r w:rsidDel="00936455">
          <w:fldChar w:fldCharType="begin"/>
        </w:r>
        <w:r w:rsidDel="00936455">
          <w:delInstrText>HYPERLINK "https://unstats.un.org/unsd/demographic/standmeth/handbooks/guideline-edct-census-v1.pdf" \h</w:delInstrText>
        </w:r>
        <w:r w:rsidDel="00936455">
          <w:fldChar w:fldCharType="separate"/>
        </w:r>
        <w:r w:rsidRPr="213EB56E" w:rsidDel="00936455">
          <w:rPr>
            <w:rStyle w:val="Hyperlink"/>
            <w:rFonts w:ascii="Aptos" w:eastAsia="Aptos" w:hAnsi="Aptos" w:cs="Aptos"/>
            <w:sz w:val="22"/>
          </w:rPr>
          <w:delText>https://unstats.un.org/unsd/demographic/standmeth/handbooks/guideline-edct-census-v1.pdf</w:delText>
        </w:r>
        <w:r w:rsidDel="00936455">
          <w:fldChar w:fldCharType="end"/>
        </w:r>
        <w:bookmarkStart w:id="6056" w:name="_Toc201237852"/>
        <w:bookmarkStart w:id="6057" w:name="_Toc201319248"/>
        <w:bookmarkEnd w:id="6056"/>
        <w:bookmarkEnd w:id="6057"/>
      </w:del>
    </w:p>
    <w:p w14:paraId="08A4EE13" w14:textId="4C5C6E50" w:rsidR="00C4A4E2" w:rsidDel="00936455" w:rsidRDefault="00C4A4E2">
      <w:pPr>
        <w:pStyle w:val="ListParagraph"/>
        <w:spacing w:after="0" w:line="276" w:lineRule="auto"/>
        <w:jc w:val="both"/>
        <w:rPr>
          <w:del w:id="6058" w:author="Rachel Shipsey" w:date="2025-06-08T12:51:00Z"/>
        </w:rPr>
        <w:pPrChange w:id="6059" w:author="Rachel Shipsey" w:date="2025-06-23T15:41:00Z">
          <w:pPr>
            <w:spacing w:line="257" w:lineRule="auto"/>
          </w:pPr>
        </w:pPrChange>
      </w:pPr>
      <w:del w:id="6060" w:author="Rachel Shipsey" w:date="2025-06-08T12:51:00Z">
        <w:r w:rsidRPr="213EB56E" w:rsidDel="00936455">
          <w:rPr>
            <w:rFonts w:ascii="Aptos" w:eastAsia="Aptos" w:hAnsi="Aptos" w:cs="Aptos"/>
            <w:sz w:val="22"/>
          </w:rPr>
          <w:delText xml:space="preserve">CSPro Users Guide. Synchronization and Data Quality Checks. </w:delText>
        </w:r>
        <w:r w:rsidDel="00936455">
          <w:fldChar w:fldCharType="begin"/>
        </w:r>
        <w:r w:rsidDel="00936455">
          <w:delInstrText>HYPERLINK "https://www.csprousers.org/help/CSPro/synchronization.html" \h</w:delInstrText>
        </w:r>
        <w:r w:rsidDel="00936455">
          <w:fldChar w:fldCharType="separate"/>
        </w:r>
        <w:r w:rsidRPr="213EB56E" w:rsidDel="00936455">
          <w:rPr>
            <w:rStyle w:val="Hyperlink"/>
            <w:rFonts w:ascii="Aptos" w:eastAsia="Aptos" w:hAnsi="Aptos" w:cs="Aptos"/>
            <w:sz w:val="22"/>
          </w:rPr>
          <w:delText>https://www.csprousers.org/help/CSPro/synchronization.html</w:delText>
        </w:r>
        <w:r w:rsidDel="00936455">
          <w:fldChar w:fldCharType="end"/>
        </w:r>
        <w:bookmarkStart w:id="6061" w:name="_Toc201237853"/>
        <w:bookmarkStart w:id="6062" w:name="_Toc201319249"/>
        <w:bookmarkEnd w:id="6061"/>
        <w:bookmarkEnd w:id="6062"/>
      </w:del>
    </w:p>
    <w:p w14:paraId="3AA71397" w14:textId="6879EC75" w:rsidR="00C4A4E2" w:rsidDel="00936455" w:rsidRDefault="00C4A4E2">
      <w:pPr>
        <w:pStyle w:val="ListParagraph"/>
        <w:spacing w:after="0" w:line="276" w:lineRule="auto"/>
        <w:jc w:val="both"/>
        <w:rPr>
          <w:del w:id="6063" w:author="Rachel Shipsey" w:date="2025-06-08T12:51:00Z"/>
        </w:rPr>
        <w:pPrChange w:id="6064" w:author="Rachel Shipsey" w:date="2025-06-23T15:41:00Z">
          <w:pPr>
            <w:spacing w:line="257" w:lineRule="auto"/>
          </w:pPr>
        </w:pPrChange>
      </w:pPr>
      <w:del w:id="6065" w:author="Rachel Shipsey" w:date="2025-06-08T12:51:00Z">
        <w:r w:rsidRPr="213EB56E" w:rsidDel="00936455">
          <w:rPr>
            <w:rFonts w:ascii="Aptos" w:eastAsia="Aptos" w:hAnsi="Aptos" w:cs="Aptos"/>
            <w:sz w:val="22"/>
          </w:rPr>
          <w:delText xml:space="preserve"> </w:delText>
        </w:r>
        <w:bookmarkStart w:id="6066" w:name="_Toc201237854"/>
        <w:bookmarkStart w:id="6067" w:name="_Toc201319250"/>
        <w:bookmarkEnd w:id="6066"/>
        <w:bookmarkEnd w:id="6067"/>
      </w:del>
    </w:p>
    <w:p w14:paraId="3BBD1512" w14:textId="257E72A5" w:rsidR="00C4A4E2" w:rsidDel="00936455" w:rsidRDefault="00C4A4E2">
      <w:pPr>
        <w:pStyle w:val="ListParagraph"/>
        <w:spacing w:after="0" w:line="276" w:lineRule="auto"/>
        <w:jc w:val="both"/>
        <w:rPr>
          <w:del w:id="6068" w:author="Rachel Shipsey" w:date="2025-06-08T12:51:00Z"/>
        </w:rPr>
        <w:pPrChange w:id="6069" w:author="Rachel Shipsey" w:date="2025-06-23T15:41:00Z">
          <w:pPr>
            <w:spacing w:line="257" w:lineRule="auto"/>
          </w:pPr>
        </w:pPrChange>
      </w:pPr>
      <w:del w:id="6070" w:author="Rachel Shipsey" w:date="2025-06-08T12:51:00Z">
        <w:r w:rsidRPr="213EB56E" w:rsidDel="00936455">
          <w:rPr>
            <w:rFonts w:eastAsia="Arial" w:cs="Arial"/>
            <w:szCs w:val="24"/>
          </w:rPr>
          <w:delText xml:space="preserve"> </w:delText>
        </w:r>
        <w:bookmarkStart w:id="6071" w:name="_Toc201237855"/>
        <w:bookmarkStart w:id="6072" w:name="_Toc201319251"/>
        <w:bookmarkEnd w:id="6071"/>
        <w:bookmarkEnd w:id="6072"/>
      </w:del>
    </w:p>
    <w:p w14:paraId="36D11A67" w14:textId="25AF646C" w:rsidR="213EB56E" w:rsidDel="00936455" w:rsidRDefault="213EB56E">
      <w:pPr>
        <w:pStyle w:val="ListParagraph"/>
        <w:spacing w:after="0" w:line="276" w:lineRule="auto"/>
        <w:jc w:val="both"/>
        <w:rPr>
          <w:del w:id="6073" w:author="Rachel Shipsey" w:date="2025-06-08T12:51:00Z"/>
        </w:rPr>
        <w:pPrChange w:id="6074" w:author="Rachel Shipsey" w:date="2025-06-23T15:41:00Z">
          <w:pPr>
            <w:spacing w:after="0"/>
          </w:pPr>
        </w:pPrChange>
      </w:pPr>
      <w:bookmarkStart w:id="6075" w:name="_Toc201237856"/>
      <w:bookmarkStart w:id="6076" w:name="_Toc201319252"/>
      <w:bookmarkEnd w:id="6075"/>
      <w:bookmarkEnd w:id="6076"/>
    </w:p>
    <w:p w14:paraId="743D7FC9" w14:textId="7DF4EB72" w:rsidR="213EB56E" w:rsidDel="00936455" w:rsidRDefault="213EB56E">
      <w:pPr>
        <w:pStyle w:val="ListParagraph"/>
        <w:spacing w:after="0" w:line="276" w:lineRule="auto"/>
        <w:jc w:val="both"/>
        <w:rPr>
          <w:del w:id="6077" w:author="Rachel Shipsey" w:date="2025-06-08T12:51:00Z"/>
        </w:rPr>
        <w:pPrChange w:id="6078" w:author="Rachel Shipsey" w:date="2025-06-23T15:41:00Z">
          <w:pPr/>
        </w:pPrChange>
      </w:pPr>
      <w:bookmarkStart w:id="6079" w:name="_Toc201237857"/>
      <w:bookmarkStart w:id="6080" w:name="_Toc201319253"/>
      <w:bookmarkEnd w:id="6079"/>
      <w:bookmarkEnd w:id="6080"/>
    </w:p>
    <w:p w14:paraId="5192C3B5" w14:textId="7A8014C4" w:rsidR="213EB56E" w:rsidDel="00936455" w:rsidRDefault="213EB56E">
      <w:pPr>
        <w:pStyle w:val="ListParagraph"/>
        <w:spacing w:after="0" w:line="276" w:lineRule="auto"/>
        <w:jc w:val="both"/>
        <w:rPr>
          <w:del w:id="6081" w:author="Rachel Shipsey" w:date="2025-06-08T12:51:00Z"/>
        </w:rPr>
        <w:pPrChange w:id="6082" w:author="Rachel Shipsey" w:date="2025-06-23T15:41:00Z">
          <w:pPr/>
        </w:pPrChange>
      </w:pPr>
      <w:bookmarkStart w:id="6083" w:name="_Toc201237858"/>
      <w:bookmarkStart w:id="6084" w:name="_Toc201319254"/>
      <w:bookmarkEnd w:id="6083"/>
      <w:bookmarkEnd w:id="6084"/>
    </w:p>
    <w:p w14:paraId="27B91E46" w14:textId="0BC0878A" w:rsidR="213EB56E" w:rsidDel="00D8172B" w:rsidRDefault="213EB56E">
      <w:pPr>
        <w:pStyle w:val="ListParagraph"/>
        <w:spacing w:after="0" w:line="276" w:lineRule="auto"/>
        <w:jc w:val="both"/>
        <w:rPr>
          <w:del w:id="6085" w:author="Rachel Shipsey" w:date="2025-06-03T19:15:00Z"/>
        </w:rPr>
        <w:pPrChange w:id="6086" w:author="Rachel Shipsey" w:date="2025-06-23T15:41:00Z">
          <w:pPr/>
        </w:pPrChange>
      </w:pPr>
      <w:bookmarkStart w:id="6087" w:name="_Toc201237859"/>
      <w:bookmarkStart w:id="6088" w:name="_Toc201319255"/>
      <w:bookmarkEnd w:id="6087"/>
      <w:bookmarkEnd w:id="6088"/>
    </w:p>
    <w:p w14:paraId="6C2F2503" w14:textId="0949F375" w:rsidR="0020232C" w:rsidDel="00D8172B" w:rsidRDefault="0020232C">
      <w:pPr>
        <w:pStyle w:val="ListParagraph"/>
        <w:spacing w:after="0" w:line="276" w:lineRule="auto"/>
        <w:jc w:val="both"/>
        <w:rPr>
          <w:del w:id="6089" w:author="Rachel Shipsey" w:date="2025-06-03T19:15:00Z"/>
          <w:rFonts w:cs="Arial"/>
          <w:bCs/>
          <w:color w:val="0070C0"/>
          <w:sz w:val="22"/>
        </w:rPr>
        <w:pPrChange w:id="6090" w:author="Rachel Shipsey" w:date="2025-06-23T15:41:00Z">
          <w:pPr>
            <w:pStyle w:val="Heading2"/>
          </w:pPr>
        </w:pPrChange>
      </w:pPr>
      <w:bookmarkStart w:id="6091" w:name="_Toc201237860"/>
      <w:bookmarkStart w:id="6092" w:name="_Toc201319256"/>
      <w:bookmarkEnd w:id="6091"/>
      <w:bookmarkEnd w:id="6092"/>
    </w:p>
    <w:p w14:paraId="712C14E1" w14:textId="3E656DE7" w:rsidR="00BB771C" w:rsidDel="00D8172B" w:rsidRDefault="00BB771C">
      <w:pPr>
        <w:pStyle w:val="ListParagraph"/>
        <w:spacing w:after="0" w:line="276" w:lineRule="auto"/>
        <w:jc w:val="both"/>
        <w:rPr>
          <w:del w:id="6093" w:author="Rachel Shipsey" w:date="2025-06-03T19:15:00Z"/>
          <w:rFonts w:cs="Arial"/>
          <w:color w:val="000000"/>
        </w:rPr>
        <w:pPrChange w:id="6094" w:author="Rachel Shipsey" w:date="2025-06-23T15:41:00Z">
          <w:pPr>
            <w:pBdr>
              <w:top w:val="nil"/>
              <w:left w:val="nil"/>
              <w:bottom w:val="nil"/>
              <w:right w:val="nil"/>
              <w:between w:val="nil"/>
            </w:pBdr>
            <w:spacing w:after="0" w:line="276" w:lineRule="auto"/>
            <w:jc w:val="both"/>
          </w:pPr>
        </w:pPrChange>
      </w:pPr>
      <w:bookmarkStart w:id="6095" w:name="_Toc201237861"/>
      <w:bookmarkStart w:id="6096" w:name="_Toc201319257"/>
      <w:bookmarkEnd w:id="6095"/>
      <w:bookmarkEnd w:id="6096"/>
    </w:p>
    <w:p w14:paraId="274BF638" w14:textId="4DCDDF86" w:rsidR="00BB771C" w:rsidRPr="00E31AD1" w:rsidDel="00D8172B" w:rsidRDefault="00BB771C">
      <w:pPr>
        <w:pStyle w:val="ListParagraph"/>
        <w:spacing w:after="0" w:line="276" w:lineRule="auto"/>
        <w:jc w:val="both"/>
        <w:rPr>
          <w:del w:id="6097" w:author="Rachel Shipsey" w:date="2025-06-03T19:15:00Z"/>
          <w:rFonts w:cs="Arial"/>
        </w:rPr>
        <w:pPrChange w:id="6098" w:author="Rachel Shipsey" w:date="2025-06-23T15:41:00Z">
          <w:pPr>
            <w:pBdr>
              <w:top w:val="nil"/>
              <w:left w:val="nil"/>
              <w:bottom w:val="nil"/>
              <w:right w:val="nil"/>
              <w:between w:val="nil"/>
            </w:pBdr>
            <w:spacing w:after="0" w:line="276" w:lineRule="auto"/>
            <w:jc w:val="both"/>
          </w:pPr>
        </w:pPrChange>
      </w:pPr>
      <w:bookmarkStart w:id="6099" w:name="_Toc201237862"/>
      <w:bookmarkStart w:id="6100" w:name="_Toc201319258"/>
      <w:bookmarkEnd w:id="6099"/>
      <w:bookmarkEnd w:id="6100"/>
    </w:p>
    <w:p w14:paraId="64797E8D" w14:textId="57F2B1F6" w:rsidR="005E3A2E" w:rsidRPr="005E3A2E" w:rsidDel="00D8172B" w:rsidRDefault="005E3A2E">
      <w:pPr>
        <w:pStyle w:val="ListParagraph"/>
        <w:spacing w:after="0" w:line="276" w:lineRule="auto"/>
        <w:jc w:val="both"/>
        <w:rPr>
          <w:del w:id="6101" w:author="Rachel Shipsey" w:date="2025-06-03T19:15:00Z"/>
        </w:rPr>
        <w:pPrChange w:id="6102" w:author="Rachel Shipsey" w:date="2025-06-23T15:41:00Z">
          <w:pPr/>
        </w:pPrChange>
      </w:pPr>
      <w:bookmarkStart w:id="6103" w:name="_Toc201237863"/>
      <w:bookmarkStart w:id="6104" w:name="_Toc201319259"/>
      <w:bookmarkEnd w:id="6103"/>
      <w:bookmarkEnd w:id="6104"/>
    </w:p>
    <w:p w14:paraId="5B8B7AFB" w14:textId="65971CE8" w:rsidR="213EB56E" w:rsidDel="00D8172B" w:rsidRDefault="213EB56E">
      <w:pPr>
        <w:pStyle w:val="ListParagraph"/>
        <w:spacing w:after="0" w:line="276" w:lineRule="auto"/>
        <w:jc w:val="both"/>
        <w:rPr>
          <w:del w:id="6105" w:author="Rachel Shipsey" w:date="2025-06-03T19:15:00Z"/>
        </w:rPr>
        <w:pPrChange w:id="6106" w:author="Rachel Shipsey" w:date="2025-06-23T15:41:00Z">
          <w:pPr/>
        </w:pPrChange>
      </w:pPr>
      <w:bookmarkStart w:id="6107" w:name="_Toc201237864"/>
      <w:bookmarkStart w:id="6108" w:name="_Toc201319260"/>
      <w:bookmarkEnd w:id="6107"/>
      <w:bookmarkEnd w:id="6108"/>
    </w:p>
    <w:p w14:paraId="483C05F2" w14:textId="73DBF27B" w:rsidR="213EB56E" w:rsidDel="00D8172B" w:rsidRDefault="213EB56E">
      <w:pPr>
        <w:pStyle w:val="ListParagraph"/>
        <w:spacing w:after="0" w:line="276" w:lineRule="auto"/>
        <w:jc w:val="both"/>
        <w:rPr>
          <w:del w:id="6109" w:author="Rachel Shipsey" w:date="2025-06-03T19:15:00Z"/>
        </w:rPr>
        <w:pPrChange w:id="6110" w:author="Rachel Shipsey" w:date="2025-06-23T15:41:00Z">
          <w:pPr/>
        </w:pPrChange>
      </w:pPr>
      <w:bookmarkStart w:id="6111" w:name="_Toc201237865"/>
      <w:bookmarkStart w:id="6112" w:name="_Toc201319261"/>
      <w:bookmarkEnd w:id="6111"/>
      <w:bookmarkEnd w:id="6112"/>
    </w:p>
    <w:p w14:paraId="54F9B373" w14:textId="3EA6C049" w:rsidR="213EB56E" w:rsidDel="00D8172B" w:rsidRDefault="213EB56E">
      <w:pPr>
        <w:pStyle w:val="ListParagraph"/>
        <w:spacing w:after="0" w:line="276" w:lineRule="auto"/>
        <w:jc w:val="both"/>
        <w:rPr>
          <w:ins w:id="6113" w:author="Rachel Elizabeth" w:date="2025-05-19T16:19:00Z"/>
          <w:del w:id="6114" w:author="Rachel Shipsey" w:date="2025-06-03T19:15:00Z"/>
        </w:rPr>
        <w:pPrChange w:id="6115" w:author="Rachel Shipsey" w:date="2025-06-23T15:41:00Z">
          <w:pPr/>
        </w:pPrChange>
      </w:pPr>
      <w:bookmarkStart w:id="6116" w:name="_Toc201237866"/>
      <w:bookmarkStart w:id="6117" w:name="_Toc201319262"/>
      <w:bookmarkEnd w:id="6116"/>
      <w:bookmarkEnd w:id="6117"/>
    </w:p>
    <w:p w14:paraId="6636B917" w14:textId="2F593C94" w:rsidR="00E02267" w:rsidRPr="008C6386" w:rsidDel="00EF5D9D" w:rsidRDefault="00E02267">
      <w:pPr>
        <w:pStyle w:val="ListParagraph"/>
        <w:spacing w:after="0" w:line="276" w:lineRule="auto"/>
        <w:jc w:val="both"/>
        <w:rPr>
          <w:del w:id="6118" w:author="Rachel Shipsey" w:date="2025-06-08T12:54:00Z"/>
          <w:rFonts w:asciiTheme="minorBidi" w:hAnsiTheme="minorBidi" w:cstheme="majorBidi"/>
          <w:b/>
          <w:sz w:val="32"/>
          <w:szCs w:val="32"/>
          <w:rPrChange w:id="6119" w:author="Rachel Elizabeth" w:date="2025-05-19T16:16:00Z">
            <w:rPr>
              <w:del w:id="6120" w:author="Rachel Shipsey" w:date="2025-06-08T12:54:00Z"/>
              <w:rFonts w:cs="Arial"/>
              <w:b w:val="0"/>
              <w:bCs/>
              <w:sz w:val="28"/>
              <w:szCs w:val="28"/>
            </w:rPr>
          </w:rPrChange>
        </w:rPr>
        <w:pPrChange w:id="6121" w:author="Rachel Shipsey" w:date="2025-06-23T15:41:00Z">
          <w:pPr>
            <w:pStyle w:val="Heading1"/>
            <w:pBdr>
              <w:bottom w:val="single" w:sz="4" w:space="1" w:color="auto"/>
            </w:pBdr>
          </w:pPr>
        </w:pPrChange>
      </w:pPr>
      <w:bookmarkStart w:id="6122" w:name="_CHAPTER_FIVE:_Pretest"/>
      <w:bookmarkStart w:id="6123" w:name="_Ref198563873"/>
      <w:bookmarkEnd w:id="6122"/>
      <w:commentRangeStart w:id="6124"/>
      <w:del w:id="6125" w:author="Rachel Shipsey" w:date="2025-06-03T19:15:00Z">
        <w:r w:rsidRPr="008C6386" w:rsidDel="00D8172B">
          <w:rPr>
            <w:rFonts w:eastAsiaTheme="majorEastAsia" w:cstheme="majorBidi"/>
            <w:sz w:val="32"/>
            <w:szCs w:val="32"/>
            <w:rPrChange w:id="6126" w:author="Rachel Elizabeth" w:date="2025-05-19T16:16:00Z">
              <w:rPr>
                <w:rFonts w:cs="Arial"/>
                <w:bCs/>
                <w:sz w:val="28"/>
                <w:szCs w:val="28"/>
              </w:rPr>
            </w:rPrChange>
          </w:rPr>
          <w:delText>C</w:delText>
        </w:r>
      </w:del>
      <w:del w:id="6127" w:author="Rachel Shipsey" w:date="2025-06-08T12:54:00Z">
        <w:r w:rsidRPr="008C6386" w:rsidDel="00EF5D9D">
          <w:rPr>
            <w:rFonts w:eastAsiaTheme="majorEastAsia" w:cstheme="majorBidi"/>
            <w:sz w:val="32"/>
            <w:szCs w:val="32"/>
            <w:rPrChange w:id="6128" w:author="Rachel Elizabeth" w:date="2025-05-19T16:16:00Z">
              <w:rPr>
                <w:rFonts w:cs="Arial"/>
                <w:bCs/>
                <w:sz w:val="28"/>
                <w:szCs w:val="28"/>
              </w:rPr>
            </w:rPrChange>
          </w:rPr>
          <w:delText xml:space="preserve">HAPTER </w:delText>
        </w:r>
        <w:r w:rsidR="00277A89" w:rsidRPr="00D8172B" w:rsidDel="00EF5D9D">
          <w:rPr>
            <w:rFonts w:eastAsiaTheme="majorEastAsia" w:cstheme="majorBidi"/>
            <w:sz w:val="32"/>
            <w:szCs w:val="32"/>
            <w:rPrChange w:id="6129" w:author="Rachel Shipsey" w:date="2025-06-03T19:15:00Z">
              <w:rPr>
                <w:rFonts w:cs="Arial"/>
                <w:bCs/>
                <w:sz w:val="28"/>
                <w:szCs w:val="28"/>
              </w:rPr>
            </w:rPrChange>
          </w:rPr>
          <w:delText>FIVE</w:delText>
        </w:r>
      </w:del>
      <w:ins w:id="6130" w:author="Rachel Elizabeth" w:date="2025-05-19T16:16:00Z">
        <w:del w:id="6131" w:author="Rachel Shipsey" w:date="2025-06-08T12:54:00Z">
          <w:r w:rsidR="00FC78FB" w:rsidRPr="00D8172B" w:rsidDel="00EF5D9D">
            <w:rPr>
              <w:rFonts w:eastAsiaTheme="majorEastAsia" w:cstheme="majorBidi"/>
              <w:sz w:val="32"/>
              <w:szCs w:val="32"/>
              <w:rPrChange w:id="6132" w:author="Rachel Shipsey" w:date="2025-06-03T19:15:00Z">
                <w:rPr>
                  <w:rFonts w:cs="Arial"/>
                  <w:bCs/>
                  <w:sz w:val="28"/>
                  <w:szCs w:val="28"/>
                </w:rPr>
              </w:rPrChange>
            </w:rPr>
            <w:delText>SIX</w:delText>
          </w:r>
        </w:del>
      </w:ins>
      <w:del w:id="6133" w:author="Rachel Shipsey" w:date="2025-06-08T12:54:00Z">
        <w:r w:rsidRPr="008C6386" w:rsidDel="00EF5D9D">
          <w:rPr>
            <w:rFonts w:eastAsiaTheme="majorEastAsia" w:cstheme="majorBidi"/>
            <w:sz w:val="32"/>
            <w:szCs w:val="32"/>
            <w:rPrChange w:id="6134" w:author="Rachel Elizabeth" w:date="2025-05-19T16:16:00Z">
              <w:rPr>
                <w:rFonts w:cs="Arial"/>
                <w:bCs/>
                <w:sz w:val="28"/>
                <w:szCs w:val="28"/>
              </w:rPr>
            </w:rPrChange>
          </w:rPr>
          <w:delText xml:space="preserve">: </w:delText>
        </w:r>
        <w:r w:rsidR="00DA1EEC" w:rsidRPr="008C6386" w:rsidDel="00EF5D9D">
          <w:rPr>
            <w:rFonts w:eastAsiaTheme="majorEastAsia" w:cstheme="majorBidi"/>
            <w:sz w:val="32"/>
            <w:szCs w:val="32"/>
            <w:rPrChange w:id="6135" w:author="Rachel Elizabeth" w:date="2025-05-19T16:16:00Z">
              <w:rPr>
                <w:rFonts w:cs="Arial"/>
                <w:bCs/>
                <w:sz w:val="28"/>
                <w:szCs w:val="28"/>
              </w:rPr>
            </w:rPrChange>
          </w:rPr>
          <w:delText>Pretest</w:delText>
        </w:r>
        <w:r w:rsidRPr="008C6386" w:rsidDel="00EF5D9D">
          <w:rPr>
            <w:rFonts w:eastAsiaTheme="majorEastAsia" w:cstheme="majorBidi"/>
            <w:sz w:val="32"/>
            <w:szCs w:val="32"/>
            <w:rPrChange w:id="6136" w:author="Rachel Elizabeth" w:date="2025-05-19T16:16:00Z">
              <w:rPr>
                <w:rFonts w:cs="Arial"/>
                <w:bCs/>
                <w:sz w:val="28"/>
                <w:szCs w:val="28"/>
              </w:rPr>
            </w:rPrChange>
          </w:rPr>
          <w:delText xml:space="preserve"> and Pilot Census</w:delText>
        </w:r>
        <w:r w:rsidR="005B2BB7" w:rsidDel="00EF5D9D">
          <w:delText>Census</w:delText>
        </w:r>
      </w:del>
      <w:ins w:id="6137" w:author="Rachel Elizabeth" w:date="2025-05-19T16:17:00Z">
        <w:del w:id="6138" w:author="Rachel Shipsey" w:date="2025-06-08T12:54:00Z">
          <w:r w:rsidR="008C6386" w:rsidDel="00EF5D9D">
            <w:delText xml:space="preserve"> Testing</w:delText>
          </w:r>
        </w:del>
      </w:ins>
      <w:bookmarkEnd w:id="6123"/>
      <w:del w:id="6139" w:author="Rachel Shipsey" w:date="2025-06-08T12:54:00Z">
        <w:r w:rsidR="00AC3261" w:rsidDel="00EF5D9D">
          <w:delText xml:space="preserve"> </w:delText>
        </w:r>
        <w:r w:rsidR="001F6E85" w:rsidDel="00EF5D9D">
          <w:delText>and Pilot</w:delText>
        </w:r>
        <w:r w:rsidR="00DE60DE" w:rsidDel="00EF5D9D">
          <w:delText>s</w:delText>
        </w:r>
        <w:commentRangeEnd w:id="6124"/>
        <w:r w:rsidR="009454AE" w:rsidRPr="008C6386" w:rsidDel="00EF5D9D">
          <w:rPr>
            <w:rStyle w:val="CommentReference"/>
            <w:rFonts w:asciiTheme="minorBidi" w:eastAsiaTheme="majorEastAsia" w:hAnsiTheme="minorBidi" w:cstheme="majorBidi"/>
            <w:sz w:val="32"/>
            <w:szCs w:val="32"/>
            <w:rPrChange w:id="6140" w:author="Rachel Elizabeth" w:date="2025-06-18T13:40:00Z">
              <w:rPr>
                <w:rStyle w:val="CommentReference"/>
                <w:rFonts w:asciiTheme="minorHAnsi" w:hAnsiTheme="minorHAnsi"/>
                <w:b w:val="0"/>
              </w:rPr>
            </w:rPrChange>
          </w:rPr>
          <w:commentReference w:id="6124"/>
        </w:r>
        <w:bookmarkStart w:id="6141" w:name="_Toc201237867"/>
        <w:bookmarkStart w:id="6142" w:name="_Toc201319263"/>
        <w:bookmarkEnd w:id="6141"/>
        <w:bookmarkEnd w:id="6142"/>
      </w:del>
    </w:p>
    <w:p w14:paraId="420F9CB7" w14:textId="77777777" w:rsidR="00075904" w:rsidDel="00EF5D9D" w:rsidRDefault="00075904">
      <w:pPr>
        <w:pStyle w:val="ListParagraph"/>
        <w:spacing w:after="0" w:line="276" w:lineRule="auto"/>
        <w:jc w:val="both"/>
        <w:rPr>
          <w:del w:id="6143" w:author="Rachel Shipsey" w:date="2025-06-08T12:54:00Z"/>
        </w:rPr>
        <w:pPrChange w:id="6144" w:author="Rachel Shipsey" w:date="2025-06-23T15:41:00Z">
          <w:pPr/>
        </w:pPrChange>
      </w:pPr>
      <w:bookmarkStart w:id="6145" w:name="_Toc201237868"/>
      <w:bookmarkStart w:id="6146" w:name="_Toc201319264"/>
      <w:bookmarkEnd w:id="6145"/>
      <w:bookmarkEnd w:id="6146"/>
    </w:p>
    <w:p w14:paraId="5C679DBE" w14:textId="6F4802EB" w:rsidR="00E02267" w:rsidRPr="004F3A14" w:rsidDel="00EF5D9D" w:rsidRDefault="00277A89">
      <w:pPr>
        <w:pStyle w:val="ListParagraph"/>
        <w:spacing w:after="0" w:line="276" w:lineRule="auto"/>
        <w:jc w:val="both"/>
        <w:rPr>
          <w:del w:id="6147" w:author="Rachel Shipsey" w:date="2025-06-08T12:54:00Z"/>
        </w:rPr>
        <w:pPrChange w:id="6148" w:author="Rachel Shipsey" w:date="2025-06-23T15:41:00Z">
          <w:pPr>
            <w:pStyle w:val="Heading2"/>
          </w:pPr>
        </w:pPrChange>
      </w:pPr>
      <w:del w:id="6149" w:author="Rachel Shipsey" w:date="2025-06-08T12:54:00Z">
        <w:r w:rsidRPr="00790058" w:rsidDel="00EF5D9D">
          <w:delText>5</w:delText>
        </w:r>
        <w:r w:rsidR="00E02267" w:rsidRPr="00790058" w:rsidDel="00EF5D9D">
          <w:delText>.</w:delText>
        </w:r>
        <w:r w:rsidR="006D1750" w:rsidRPr="00790058" w:rsidDel="00EF5D9D">
          <w:delText>0</w:delText>
        </w:r>
        <w:r w:rsidR="00E02267" w:rsidRPr="00790058" w:rsidDel="00EF5D9D">
          <w:delText xml:space="preserve"> </w:delText>
        </w:r>
        <w:r w:rsidR="00E02267" w:rsidRPr="00CC09FB" w:rsidDel="00EF5D9D">
          <w:rPr>
            <w:rFonts w:eastAsiaTheme="majorEastAsia" w:cstheme="majorBidi"/>
            <w:b/>
            <w:sz w:val="28"/>
            <w:szCs w:val="26"/>
            <w:rPrChange w:id="6150" w:author="Rachel Shipsey" w:date="2025-06-08T12:51:00Z">
              <w:rPr>
                <w:rFonts w:cs="Arial"/>
                <w:b w:val="0"/>
                <w:bCs/>
                <w:sz w:val="22"/>
              </w:rPr>
            </w:rPrChange>
          </w:rPr>
          <w:delText>Introduction</w:delText>
        </w:r>
        <w:r w:rsidR="00E02267" w:rsidRPr="00CC09FB" w:rsidDel="00EF5D9D">
          <w:delText xml:space="preserve"> </w:delText>
        </w:r>
        <w:bookmarkStart w:id="6151" w:name="_Toc201237869"/>
        <w:bookmarkStart w:id="6152" w:name="_Toc201319265"/>
        <w:bookmarkEnd w:id="6151"/>
        <w:bookmarkEnd w:id="6152"/>
      </w:del>
    </w:p>
    <w:p w14:paraId="0E1B5B91" w14:textId="77777777" w:rsidR="00E02267" w:rsidRPr="00790058" w:rsidDel="00EF5D9D" w:rsidRDefault="00E02267">
      <w:pPr>
        <w:pStyle w:val="ListParagraph"/>
        <w:spacing w:after="0" w:line="276" w:lineRule="auto"/>
        <w:jc w:val="both"/>
        <w:rPr>
          <w:del w:id="6153" w:author="Rachel Shipsey" w:date="2025-06-08T12:54:00Z"/>
          <w:rFonts w:cs="Arial"/>
        </w:rPr>
        <w:pPrChange w:id="6154" w:author="Rachel Shipsey" w:date="2025-06-23T15:41:00Z">
          <w:pPr>
            <w:spacing w:after="0" w:line="276" w:lineRule="auto"/>
            <w:jc w:val="both"/>
          </w:pPr>
        </w:pPrChange>
      </w:pPr>
      <w:bookmarkStart w:id="6155" w:name="_Toc201237870"/>
      <w:bookmarkStart w:id="6156" w:name="_Toc201319266"/>
      <w:bookmarkEnd w:id="6155"/>
      <w:bookmarkEnd w:id="6156"/>
    </w:p>
    <w:p w14:paraId="2E6DE000" w14:textId="77777777" w:rsidR="00F4226F" w:rsidRPr="00790058" w:rsidDel="00EF5D9D" w:rsidRDefault="0079752C">
      <w:pPr>
        <w:pStyle w:val="ListParagraph"/>
        <w:spacing w:after="0" w:line="276" w:lineRule="auto"/>
        <w:jc w:val="both"/>
        <w:rPr>
          <w:del w:id="6157" w:author="Rachel Shipsey" w:date="2025-06-08T12:54:00Z"/>
        </w:rPr>
        <w:pPrChange w:id="6158" w:author="Rachel Shipsey" w:date="2025-06-23T15:41:00Z">
          <w:pPr>
            <w:spacing w:after="0" w:line="276" w:lineRule="auto"/>
            <w:jc w:val="both"/>
          </w:pPr>
        </w:pPrChange>
      </w:pPr>
      <w:del w:id="6159" w:author="Rachel Shipsey" w:date="2025-06-08T12:54:00Z">
        <w:r w:rsidRPr="00790058" w:rsidDel="00EF5D9D">
          <w:delText>C</w:delText>
        </w:r>
        <w:r w:rsidR="00E02267" w:rsidRPr="00790058" w:rsidDel="00EF5D9D">
          <w:delText xml:space="preserve">ensus </w:delText>
        </w:r>
        <w:r w:rsidRPr="00790058" w:rsidDel="00EF5D9D">
          <w:delText>testing, including pre-tests, pilot and post-</w:delText>
        </w:r>
        <w:r w:rsidR="00D04F7E" w:rsidRPr="00790058" w:rsidDel="00EF5D9D">
          <w:delText xml:space="preserve">pilot testing, </w:delText>
        </w:r>
        <w:r w:rsidR="00E02267" w:rsidRPr="00790058" w:rsidDel="00EF5D9D">
          <w:delText>is a major activity conducted during the pre-enumeration phase</w:delText>
        </w:r>
        <w:r w:rsidR="00B954C4" w:rsidRPr="00790058" w:rsidDel="00EF5D9D">
          <w:delText>. All</w:delText>
        </w:r>
        <w:r w:rsidR="00E02267" w:rsidRPr="00790058" w:rsidDel="00EF5D9D">
          <w:delText xml:space="preserve"> aspects of </w:delText>
        </w:r>
        <w:bookmarkStart w:id="6160" w:name="_Hlk127452937"/>
        <w:r w:rsidR="00E02267" w:rsidRPr="00790058" w:rsidDel="00EF5D9D">
          <w:delText>census preparedness</w:delText>
        </w:r>
        <w:r w:rsidR="00B954C4" w:rsidRPr="00790058" w:rsidDel="00EF5D9D">
          <w:delText xml:space="preserve"> need to be </w:delText>
        </w:r>
        <w:r w:rsidR="007D4A1A" w:rsidRPr="00790058" w:rsidDel="00EF5D9D">
          <w:delText>comprehensively</w:delText>
        </w:r>
        <w:r w:rsidR="00B954C4" w:rsidRPr="00790058" w:rsidDel="00EF5D9D">
          <w:delText xml:space="preserve"> tested</w:delText>
        </w:r>
        <w:r w:rsidR="007D4A1A" w:rsidRPr="00790058" w:rsidDel="00EF5D9D">
          <w:delText>,</w:delText>
        </w:r>
        <w:r w:rsidR="00E02267" w:rsidRPr="00790058" w:rsidDel="00EF5D9D">
          <w:delText xml:space="preserve"> ranging from administrative, logistical, </w:delText>
        </w:r>
        <w:r w:rsidR="006D1750" w:rsidRPr="00790058" w:rsidDel="00EF5D9D">
          <w:delText>technical,</w:delText>
        </w:r>
        <w:r w:rsidR="00E02267" w:rsidRPr="00790058" w:rsidDel="00EF5D9D">
          <w:delText xml:space="preserve"> and technological infrastructure</w:delText>
        </w:r>
        <w:bookmarkEnd w:id="6160"/>
        <w:r w:rsidR="00E02267" w:rsidRPr="00790058" w:rsidDel="00EF5D9D">
          <w:delText>. I</w:delText>
        </w:r>
        <w:r w:rsidR="00306C84" w:rsidRPr="00790058" w:rsidDel="00EF5D9D">
          <w:delText>n addition, the</w:delText>
        </w:r>
        <w:r w:rsidR="00E02267" w:rsidRPr="00790058" w:rsidDel="00EF5D9D">
          <w:delText xml:space="preserve"> </w:delText>
        </w:r>
        <w:r w:rsidR="00306C84" w:rsidRPr="00790058" w:rsidDel="00EF5D9D">
          <w:delText>i</w:delText>
        </w:r>
        <w:r w:rsidR="00E02267" w:rsidRPr="00790058" w:rsidDel="00EF5D9D">
          <w:delText xml:space="preserve">nterface between enumeration, processing, </w:delText>
        </w:r>
        <w:r w:rsidR="006D1750" w:rsidRPr="00790058" w:rsidDel="00EF5D9D">
          <w:delText>analysis,</w:delText>
        </w:r>
        <w:r w:rsidR="00E02267" w:rsidRPr="00790058" w:rsidDel="00EF5D9D">
          <w:delText xml:space="preserve"> and dissemination systems </w:delText>
        </w:r>
        <w:r w:rsidR="00F4226F" w:rsidRPr="00790058" w:rsidDel="00EF5D9D">
          <w:delText xml:space="preserve">needs to be tested </w:delText>
        </w:r>
        <w:r w:rsidR="00E02267" w:rsidRPr="00790058" w:rsidDel="00EF5D9D">
          <w:delText xml:space="preserve">to resolve any outstanding problems. </w:delText>
        </w:r>
        <w:bookmarkStart w:id="6161" w:name="_Toc201237871"/>
        <w:bookmarkStart w:id="6162" w:name="_Toc201319267"/>
        <w:bookmarkEnd w:id="6161"/>
        <w:bookmarkEnd w:id="6162"/>
      </w:del>
    </w:p>
    <w:p w14:paraId="0C3AA997" w14:textId="77777777" w:rsidR="00F4226F" w:rsidRPr="00790058" w:rsidDel="00EF5D9D" w:rsidRDefault="00F4226F">
      <w:pPr>
        <w:pStyle w:val="ListParagraph"/>
        <w:spacing w:after="0" w:line="276" w:lineRule="auto"/>
        <w:jc w:val="both"/>
        <w:rPr>
          <w:del w:id="6163" w:author="Rachel Shipsey" w:date="2025-06-08T12:54:00Z"/>
        </w:rPr>
        <w:pPrChange w:id="6164" w:author="Rachel Shipsey" w:date="2025-06-23T15:41:00Z">
          <w:pPr>
            <w:spacing w:after="0" w:line="276" w:lineRule="auto"/>
            <w:jc w:val="both"/>
          </w:pPr>
        </w:pPrChange>
      </w:pPr>
      <w:bookmarkStart w:id="6165" w:name="_Toc201237872"/>
      <w:bookmarkStart w:id="6166" w:name="_Toc201319268"/>
      <w:bookmarkEnd w:id="6165"/>
      <w:bookmarkEnd w:id="6166"/>
    </w:p>
    <w:p w14:paraId="4A947F79" w14:textId="4493B8EB" w:rsidR="00E02267" w:rsidRPr="00790058" w:rsidDel="00EF5D9D" w:rsidRDefault="00E02267">
      <w:pPr>
        <w:pStyle w:val="ListParagraph"/>
        <w:spacing w:after="0" w:line="276" w:lineRule="auto"/>
        <w:jc w:val="both"/>
        <w:rPr>
          <w:del w:id="6167" w:author="Rachel Shipsey" w:date="2025-06-08T12:54:00Z"/>
        </w:rPr>
        <w:pPrChange w:id="6168" w:author="Rachel Shipsey" w:date="2025-06-23T15:41:00Z">
          <w:pPr>
            <w:spacing w:after="0" w:line="276" w:lineRule="auto"/>
            <w:jc w:val="both"/>
          </w:pPr>
        </w:pPrChange>
      </w:pPr>
      <w:del w:id="6169" w:author="Rachel Shipsey" w:date="2025-06-08T12:54:00Z">
        <w:r w:rsidRPr="00790058" w:rsidDel="00EF5D9D">
          <w:delText xml:space="preserve">In a digital census, various tests </w:delText>
        </w:r>
        <w:r w:rsidR="00F4226F" w:rsidRPr="00790058" w:rsidDel="00EF5D9D">
          <w:delText xml:space="preserve">must be </w:delText>
        </w:r>
        <w:r w:rsidRPr="00790058" w:rsidDel="00EF5D9D">
          <w:delText xml:space="preserve">conducted before and after the pilot census. It is </w:delText>
        </w:r>
        <w:r w:rsidR="00652FD6" w:rsidRPr="00790058" w:rsidDel="00EF5D9D">
          <w:delText>essential</w:delText>
        </w:r>
        <w:r w:rsidRPr="00790058" w:rsidDel="00EF5D9D">
          <w:delText xml:space="preserve"> for countries to prioritize </w:delText>
        </w:r>
        <w:r w:rsidR="001537A5" w:rsidRPr="00790058" w:rsidDel="00EF5D9D">
          <w:delText>undertaking</w:delText>
        </w:r>
        <w:r w:rsidRPr="00790058" w:rsidDel="00EF5D9D">
          <w:delText xml:space="preserve"> adequate tests of the various aspects of a census plan. The initial tests carried out during census preparations include testing of tools and instruments often referred to as census pretest and these can be several and on a small scale for different purposes.  For instance, a good questionnaire test should first evaluate the performance of a questionnaire before changes are made; then make any changes to improve its performance; and finally, evaluate the questionnaire after changes are made to find out if its performance has improved. </w:delText>
        </w:r>
        <w:bookmarkStart w:id="6170" w:name="_Toc201237873"/>
        <w:bookmarkStart w:id="6171" w:name="_Toc201319269"/>
        <w:bookmarkEnd w:id="6170"/>
        <w:bookmarkEnd w:id="6171"/>
      </w:del>
    </w:p>
    <w:p w14:paraId="48CFA2C0" w14:textId="77777777" w:rsidR="004A4960" w:rsidRPr="00790058" w:rsidDel="00EF5D9D" w:rsidRDefault="004A4960">
      <w:pPr>
        <w:pStyle w:val="ListParagraph"/>
        <w:spacing w:after="0" w:line="276" w:lineRule="auto"/>
        <w:jc w:val="both"/>
        <w:rPr>
          <w:del w:id="6172" w:author="Rachel Shipsey" w:date="2025-06-08T12:54:00Z"/>
        </w:rPr>
        <w:pPrChange w:id="6173" w:author="Rachel Shipsey" w:date="2025-06-23T15:41:00Z">
          <w:pPr>
            <w:spacing w:after="0" w:line="276" w:lineRule="auto"/>
            <w:jc w:val="both"/>
          </w:pPr>
        </w:pPrChange>
      </w:pPr>
      <w:bookmarkStart w:id="6174" w:name="_Toc201237874"/>
      <w:bookmarkStart w:id="6175" w:name="_Toc201319270"/>
      <w:bookmarkEnd w:id="6174"/>
      <w:bookmarkEnd w:id="6175"/>
    </w:p>
    <w:p w14:paraId="08E5E267" w14:textId="0473E1B9" w:rsidR="004A4960" w:rsidRPr="00790058" w:rsidDel="00EF5D9D" w:rsidRDefault="004A4960">
      <w:pPr>
        <w:pStyle w:val="ListParagraph"/>
        <w:spacing w:after="0" w:line="276" w:lineRule="auto"/>
        <w:jc w:val="both"/>
        <w:rPr>
          <w:del w:id="6176" w:author="Rachel Shipsey" w:date="2025-06-08T12:54:00Z"/>
        </w:rPr>
        <w:pPrChange w:id="6177" w:author="Rachel Shipsey" w:date="2025-06-23T15:41:00Z">
          <w:pPr>
            <w:spacing w:after="0" w:line="276" w:lineRule="auto"/>
            <w:jc w:val="both"/>
          </w:pPr>
        </w:pPrChange>
      </w:pPr>
      <w:del w:id="6178" w:author="Rachel Shipsey" w:date="2025-06-08T12:54:00Z">
        <w:r w:rsidRPr="00790058" w:rsidDel="00EF5D9D">
          <w:delText xml:space="preserve">The advantage of carrying out a pilot census </w:delText>
        </w:r>
        <w:r w:rsidR="006F57EF" w:rsidRPr="00790058" w:rsidDel="00EF5D9D">
          <w:delText xml:space="preserve">is that it </w:delText>
        </w:r>
        <w:r w:rsidRPr="00790058" w:rsidDel="00EF5D9D">
          <w:delText>provides an opportunity to perfect the census preparedness</w:delText>
        </w:r>
        <w:r w:rsidR="00C956AF" w:rsidRPr="00790058" w:rsidDel="00EF5D9D">
          <w:delText xml:space="preserve"> as a whole</w:delText>
        </w:r>
        <w:r w:rsidR="00E422C7" w:rsidRPr="00790058" w:rsidDel="00EF5D9D">
          <w:delText xml:space="preserve">, and address any issues prior to the census, </w:delText>
        </w:r>
        <w:r w:rsidRPr="00790058" w:rsidDel="00EF5D9D">
          <w:delText xml:space="preserve">as well as revise the costing estimates. To obtain accurate costing estimates from the pilot, all the aspects of the census need to be finalized at this stage after testing. </w:delText>
        </w:r>
        <w:r w:rsidR="00A84093" w:rsidRPr="00790058" w:rsidDel="00EF5D9D">
          <w:delText>Given the significant</w:delText>
        </w:r>
        <w:r w:rsidR="00485530" w:rsidRPr="00790058" w:rsidDel="00EF5D9D">
          <w:delText>ly smaller volume of data and field staff being used for the pilot, bear in mind when evaluating the pilot and noting small problem</w:delText>
        </w:r>
        <w:r w:rsidR="007F2FDE" w:rsidRPr="00790058" w:rsidDel="00EF5D9D">
          <w:delText>s</w:delText>
        </w:r>
        <w:r w:rsidR="00485530" w:rsidRPr="00790058" w:rsidDel="00EF5D9D">
          <w:delText xml:space="preserve">, that </w:delText>
        </w:r>
        <w:r w:rsidR="007F2FDE" w:rsidRPr="00790058" w:rsidDel="00EF5D9D">
          <w:delText>although these may be dealt with quickly in the pilot, they may be significantly more troublesome in the main event.</w:delText>
        </w:r>
        <w:r w:rsidR="0035765A" w:rsidRPr="00790058" w:rsidDel="00EF5D9D">
          <w:delText xml:space="preserve"> Additionally, there should be plans after the pilot and before the main operations to stress test the ICT systems with realistic volumes of (artificial) data.</w:delText>
        </w:r>
        <w:bookmarkStart w:id="6179" w:name="_Toc201237875"/>
        <w:bookmarkStart w:id="6180" w:name="_Toc201319271"/>
        <w:bookmarkEnd w:id="6179"/>
        <w:bookmarkEnd w:id="6180"/>
      </w:del>
    </w:p>
    <w:p w14:paraId="762B4BCD" w14:textId="77777777" w:rsidR="004A4960" w:rsidRPr="00790058" w:rsidDel="00EF5D9D" w:rsidRDefault="004A4960">
      <w:pPr>
        <w:pStyle w:val="ListParagraph"/>
        <w:spacing w:after="0" w:line="276" w:lineRule="auto"/>
        <w:jc w:val="both"/>
        <w:rPr>
          <w:del w:id="6181" w:author="Rachel Shipsey" w:date="2025-06-08T12:54:00Z"/>
          <w:rFonts w:cs="Arial"/>
        </w:rPr>
        <w:pPrChange w:id="6182" w:author="Rachel Shipsey" w:date="2025-06-23T15:41:00Z">
          <w:pPr>
            <w:spacing w:after="0" w:line="276" w:lineRule="auto"/>
            <w:jc w:val="both"/>
          </w:pPr>
        </w:pPrChange>
      </w:pPr>
      <w:bookmarkStart w:id="6183" w:name="_Toc201237876"/>
      <w:bookmarkStart w:id="6184" w:name="_Toc201319272"/>
      <w:bookmarkEnd w:id="6183"/>
      <w:bookmarkEnd w:id="6184"/>
    </w:p>
    <w:p w14:paraId="16500EA0" w14:textId="77777777" w:rsidR="004A4960" w:rsidRPr="00790058" w:rsidDel="00EF5D9D" w:rsidRDefault="004A4960">
      <w:pPr>
        <w:pStyle w:val="ListParagraph"/>
        <w:spacing w:after="0" w:line="276" w:lineRule="auto"/>
        <w:jc w:val="both"/>
        <w:rPr>
          <w:del w:id="6185" w:author="Rachel Shipsey" w:date="2025-06-08T12:54:00Z"/>
          <w:rFonts w:cs="Arial"/>
        </w:rPr>
        <w:pPrChange w:id="6186" w:author="Rachel Shipsey" w:date="2025-06-23T15:41:00Z">
          <w:pPr>
            <w:spacing w:after="0" w:line="276" w:lineRule="auto"/>
            <w:jc w:val="both"/>
          </w:pPr>
        </w:pPrChange>
      </w:pPr>
      <w:bookmarkStart w:id="6187" w:name="_Toc201237877"/>
      <w:bookmarkStart w:id="6188" w:name="_Toc201319273"/>
      <w:bookmarkEnd w:id="6187"/>
      <w:bookmarkEnd w:id="6188"/>
    </w:p>
    <w:p w14:paraId="3DEB2ED5" w14:textId="77777777" w:rsidR="00E02267" w:rsidRPr="00790058" w:rsidDel="00EF5D9D" w:rsidRDefault="00E02267">
      <w:pPr>
        <w:pStyle w:val="ListParagraph"/>
        <w:spacing w:after="0" w:line="276" w:lineRule="auto"/>
        <w:jc w:val="both"/>
        <w:rPr>
          <w:del w:id="6189" w:author="Rachel Shipsey" w:date="2025-06-08T12:54:00Z"/>
          <w:rFonts w:cs="Arial"/>
        </w:rPr>
        <w:pPrChange w:id="6190" w:author="Rachel Shipsey" w:date="2025-06-23T15:41:00Z">
          <w:pPr>
            <w:spacing w:after="0" w:line="276" w:lineRule="auto"/>
            <w:jc w:val="both"/>
          </w:pPr>
        </w:pPrChange>
      </w:pPr>
      <w:bookmarkStart w:id="6191" w:name="_Toc201237878"/>
      <w:bookmarkStart w:id="6192" w:name="_Toc201319274"/>
      <w:bookmarkEnd w:id="6191"/>
      <w:bookmarkEnd w:id="6192"/>
    </w:p>
    <w:p w14:paraId="02706E1C" w14:textId="406521CD" w:rsidR="00E02267" w:rsidRPr="00C015C6" w:rsidDel="00EF5D9D" w:rsidRDefault="007A0366">
      <w:pPr>
        <w:pStyle w:val="ListParagraph"/>
        <w:spacing w:after="0" w:line="276" w:lineRule="auto"/>
        <w:jc w:val="both"/>
        <w:rPr>
          <w:del w:id="6193" w:author="Rachel Shipsey" w:date="2025-06-08T12:54:00Z"/>
          <w:szCs w:val="28"/>
        </w:rPr>
        <w:pPrChange w:id="6194" w:author="Rachel Shipsey" w:date="2025-06-23T15:41:00Z">
          <w:pPr>
            <w:spacing w:after="0" w:line="276" w:lineRule="auto"/>
            <w:jc w:val="both"/>
          </w:pPr>
        </w:pPrChange>
      </w:pPr>
      <w:del w:id="6195" w:author="Rachel Shipsey" w:date="2025-06-08T12:54:00Z">
        <w:r w:rsidRPr="00CC09FB" w:rsidDel="00EF5D9D">
          <w:rPr>
            <w:rStyle w:val="cf01"/>
            <w:rFonts w:asciiTheme="minorBidi" w:eastAsiaTheme="majorEastAsia" w:hAnsiTheme="minorBidi" w:cstheme="majorBidi"/>
            <w:b/>
            <w:sz w:val="24"/>
            <w:szCs w:val="24"/>
            <w:rPrChange w:id="6196" w:author="Rachel Shipsey" w:date="2025-06-08T12:52:00Z">
              <w:rPr>
                <w:rStyle w:val="cf01"/>
                <w:rFonts w:ascii="Arial" w:hAnsi="Arial" w:cs="Arial"/>
                <w:sz w:val="22"/>
                <w:szCs w:val="22"/>
              </w:rPr>
            </w:rPrChange>
          </w:rPr>
          <w:delText xml:space="preserve">Census </w:delText>
        </w:r>
        <w:r w:rsidR="00DE60DE" w:rsidRPr="00CC09FB" w:rsidDel="00EF5D9D">
          <w:rPr>
            <w:rStyle w:val="cf01"/>
            <w:rFonts w:asciiTheme="minorBidi" w:eastAsiaTheme="majorEastAsia" w:hAnsiTheme="minorBidi" w:cstheme="majorBidi"/>
            <w:b/>
            <w:sz w:val="24"/>
            <w:szCs w:val="24"/>
            <w:rPrChange w:id="6197" w:author="Rachel Shipsey" w:date="2025-06-08T12:52:00Z">
              <w:rPr>
                <w:rStyle w:val="cf01"/>
                <w:rFonts w:ascii="Arial" w:hAnsi="Arial" w:cs="Arial"/>
                <w:bCs/>
                <w:sz w:val="22"/>
                <w:szCs w:val="22"/>
              </w:rPr>
            </w:rPrChange>
          </w:rPr>
          <w:delText>t</w:delText>
        </w:r>
        <w:r w:rsidRPr="00CC09FB" w:rsidDel="00EF5D9D">
          <w:rPr>
            <w:rStyle w:val="cf01"/>
            <w:rFonts w:asciiTheme="minorBidi" w:eastAsiaTheme="majorEastAsia" w:hAnsiTheme="minorBidi" w:cstheme="majorBidi"/>
            <w:b/>
            <w:sz w:val="24"/>
            <w:szCs w:val="24"/>
            <w:rPrChange w:id="6198" w:author="Rachel Shipsey" w:date="2025-06-08T12:52:00Z">
              <w:rPr>
                <w:rStyle w:val="cf01"/>
                <w:rFonts w:ascii="Arial" w:hAnsi="Arial" w:cs="Arial"/>
                <w:bCs/>
                <w:sz w:val="22"/>
                <w:szCs w:val="22"/>
              </w:rPr>
            </w:rPrChange>
          </w:rPr>
          <w:delText>esting</w:delText>
        </w:r>
        <w:r w:rsidR="00E02267" w:rsidRPr="00CC09FB" w:rsidDel="00EF5D9D">
          <w:rPr>
            <w:rStyle w:val="cf01"/>
            <w:rFonts w:asciiTheme="minorBidi" w:eastAsiaTheme="majorEastAsia" w:hAnsiTheme="minorBidi" w:cstheme="majorBidi"/>
            <w:b/>
            <w:sz w:val="24"/>
            <w:szCs w:val="24"/>
            <w:rPrChange w:id="6199" w:author="Rachel Shipsey" w:date="2025-06-08T12:52:00Z">
              <w:rPr>
                <w:rStyle w:val="cf01"/>
                <w:rFonts w:ascii="Arial" w:hAnsi="Arial" w:cs="Arial"/>
                <w:bCs/>
                <w:sz w:val="22"/>
                <w:szCs w:val="22"/>
              </w:rPr>
            </w:rPrChange>
          </w:rPr>
          <w:delText xml:space="preserve"> </w:delText>
        </w:r>
        <w:r w:rsidR="00DE60DE" w:rsidRPr="00CC09FB" w:rsidDel="00EF5D9D">
          <w:rPr>
            <w:rStyle w:val="cf01"/>
            <w:rFonts w:asciiTheme="minorBidi" w:eastAsiaTheme="majorEastAsia" w:hAnsiTheme="minorBidi" w:cstheme="majorBidi"/>
            <w:b/>
            <w:sz w:val="24"/>
            <w:szCs w:val="24"/>
            <w:rPrChange w:id="6200" w:author="Rachel Shipsey" w:date="2025-06-08T12:52:00Z">
              <w:rPr>
                <w:rStyle w:val="cf01"/>
                <w:rFonts w:ascii="Arial" w:hAnsi="Arial" w:cs="Arial"/>
                <w:bCs/>
                <w:sz w:val="22"/>
                <w:szCs w:val="22"/>
              </w:rPr>
            </w:rPrChange>
          </w:rPr>
          <w:delText xml:space="preserve">and pilots </w:delText>
        </w:r>
        <w:r w:rsidR="00E02267" w:rsidRPr="00CC09FB" w:rsidDel="00EF5D9D">
          <w:rPr>
            <w:rStyle w:val="cf01"/>
            <w:rFonts w:asciiTheme="minorBidi" w:eastAsiaTheme="majorEastAsia" w:hAnsiTheme="minorBidi" w:cstheme="majorBidi"/>
            <w:b/>
            <w:sz w:val="24"/>
            <w:szCs w:val="24"/>
            <w:rPrChange w:id="6201" w:author="Rachel Shipsey" w:date="2025-06-08T12:52:00Z">
              <w:rPr>
                <w:rStyle w:val="cf01"/>
                <w:rFonts w:ascii="Arial" w:hAnsi="Arial" w:cs="Arial"/>
                <w:bCs/>
                <w:sz w:val="22"/>
                <w:szCs w:val="22"/>
              </w:rPr>
            </w:rPrChange>
          </w:rPr>
          <w:delText>during the non-digital vs digital era</w:delText>
        </w:r>
        <w:bookmarkStart w:id="6202" w:name="_Toc201237879"/>
        <w:bookmarkStart w:id="6203" w:name="_Toc201319275"/>
        <w:bookmarkEnd w:id="6202"/>
        <w:bookmarkEnd w:id="6203"/>
      </w:del>
    </w:p>
    <w:p w14:paraId="2E3CDBA6" w14:textId="01589DF9" w:rsidR="00E02267" w:rsidRPr="00790058" w:rsidDel="00EF5D9D" w:rsidRDefault="007A0366">
      <w:pPr>
        <w:pStyle w:val="ListParagraph"/>
        <w:spacing w:after="0" w:line="276" w:lineRule="auto"/>
        <w:jc w:val="both"/>
        <w:rPr>
          <w:del w:id="6204" w:author="Rachel Shipsey" w:date="2025-06-08T12:54:00Z"/>
          <w:rFonts w:cs="Arial"/>
        </w:rPr>
        <w:pPrChange w:id="6205" w:author="Rachel Shipsey" w:date="2025-06-23T15:41:00Z">
          <w:pPr>
            <w:spacing w:after="0" w:line="276" w:lineRule="auto"/>
            <w:jc w:val="both"/>
          </w:pPr>
        </w:pPrChange>
      </w:pPr>
      <w:del w:id="6206" w:author="Rachel Shipsey" w:date="2025-06-08T12:54:00Z">
        <w:r w:rsidRPr="00790058" w:rsidDel="00EF5D9D">
          <w:rPr>
            <w:rFonts w:cs="Arial"/>
          </w:rPr>
          <w:delText>D</w:delText>
        </w:r>
        <w:r w:rsidR="00E02267" w:rsidRPr="00790058" w:rsidDel="00EF5D9D">
          <w:rPr>
            <w:rFonts w:cs="Arial"/>
          </w:rPr>
          <w:delText>uring the non-digital census era (paper questionnaire)</w:delText>
        </w:r>
        <w:r w:rsidR="00CC66E7" w:rsidRPr="00790058" w:rsidDel="00EF5D9D">
          <w:rPr>
            <w:rFonts w:cs="Arial"/>
          </w:rPr>
          <w:delText>, testing</w:delText>
        </w:r>
        <w:r w:rsidR="00E02267" w:rsidRPr="00790058" w:rsidDel="00EF5D9D">
          <w:rPr>
            <w:rFonts w:cs="Arial"/>
          </w:rPr>
          <w:delText xml:space="preserve"> focus</w:delText>
        </w:r>
        <w:r w:rsidR="3951CFCF" w:rsidRPr="00790058" w:rsidDel="00EF5D9D">
          <w:rPr>
            <w:rFonts w:cs="Arial"/>
          </w:rPr>
          <w:delText>ed</w:delText>
        </w:r>
        <w:r w:rsidR="00E02267" w:rsidRPr="00790058" w:rsidDel="00EF5D9D">
          <w:rPr>
            <w:rFonts w:cs="Arial"/>
          </w:rPr>
          <w:delText xml:space="preserve"> mainly on testing the quality of the Enumeration Area (EA) maps, assessment of the enumerator’s workload and enumeration duration, overall administrative and logistics arrangements, terrain, and understanding of the questionnaire.  </w:delText>
        </w:r>
        <w:bookmarkStart w:id="6207" w:name="_Toc201237880"/>
        <w:bookmarkStart w:id="6208" w:name="_Toc201319276"/>
        <w:bookmarkEnd w:id="6207"/>
        <w:bookmarkEnd w:id="6208"/>
      </w:del>
    </w:p>
    <w:p w14:paraId="6FC340FA" w14:textId="77777777" w:rsidR="00E02267" w:rsidRPr="00790058" w:rsidDel="00EF5D9D" w:rsidRDefault="00E02267">
      <w:pPr>
        <w:pStyle w:val="ListParagraph"/>
        <w:spacing w:after="0" w:line="276" w:lineRule="auto"/>
        <w:jc w:val="both"/>
        <w:rPr>
          <w:del w:id="6209" w:author="Rachel Shipsey" w:date="2025-06-08T12:54:00Z"/>
          <w:rFonts w:cs="Arial"/>
        </w:rPr>
        <w:pPrChange w:id="6210" w:author="Rachel Shipsey" w:date="2025-06-23T15:41:00Z">
          <w:pPr>
            <w:spacing w:after="0" w:line="276" w:lineRule="auto"/>
            <w:jc w:val="both"/>
          </w:pPr>
        </w:pPrChange>
      </w:pPr>
      <w:bookmarkStart w:id="6211" w:name="_Toc201237881"/>
      <w:bookmarkStart w:id="6212" w:name="_Toc201319277"/>
      <w:bookmarkEnd w:id="6211"/>
      <w:bookmarkEnd w:id="6212"/>
    </w:p>
    <w:p w14:paraId="30A0A737" w14:textId="2DC47BA4" w:rsidR="00E02267" w:rsidRPr="00790058" w:rsidDel="00EF5D9D" w:rsidRDefault="00E02267">
      <w:pPr>
        <w:pStyle w:val="ListParagraph"/>
        <w:spacing w:after="0" w:line="276" w:lineRule="auto"/>
        <w:jc w:val="both"/>
        <w:rPr>
          <w:del w:id="6213" w:author="Rachel Shipsey" w:date="2025-06-08T12:54:00Z"/>
          <w:rFonts w:cs="Arial"/>
        </w:rPr>
        <w:pPrChange w:id="6214" w:author="Rachel Shipsey" w:date="2025-06-23T15:41:00Z">
          <w:pPr>
            <w:spacing w:after="0" w:line="276" w:lineRule="auto"/>
            <w:jc w:val="both"/>
          </w:pPr>
        </w:pPrChange>
      </w:pPr>
      <w:del w:id="6215" w:author="Rachel Shipsey" w:date="2025-06-08T12:54:00Z">
        <w:r w:rsidRPr="00790058" w:rsidDel="00EF5D9D">
          <w:rPr>
            <w:rFonts w:cs="Arial"/>
          </w:rPr>
          <w:delText xml:space="preserve">In a digital census there are </w:delText>
        </w:r>
        <w:r w:rsidR="0065033E" w:rsidRPr="00790058" w:rsidDel="00EF5D9D">
          <w:rPr>
            <w:rFonts w:cs="Arial"/>
          </w:rPr>
          <w:delText xml:space="preserve">many </w:delText>
        </w:r>
        <w:r w:rsidRPr="00790058" w:rsidDel="00EF5D9D">
          <w:rPr>
            <w:rFonts w:cs="Arial"/>
          </w:rPr>
          <w:delText xml:space="preserve">additional areas to be tested due to the various interfaces between systems and people. These include testing of the data collection application, its design and architecture, the </w:delText>
        </w:r>
        <w:r w:rsidR="00D8408E" w:rsidRPr="00790058" w:rsidDel="00EF5D9D">
          <w:rPr>
            <w:rFonts w:cs="Arial"/>
          </w:rPr>
          <w:delText>i</w:delText>
        </w:r>
        <w:r w:rsidRPr="00790058" w:rsidDel="00EF5D9D">
          <w:rPr>
            <w:rFonts w:cs="Arial"/>
          </w:rPr>
          <w:delText xml:space="preserve">nternet, the equipment (handheld devices, servers etc.), the data transmission mechanisms; the readiness of the census data </w:delText>
        </w:r>
        <w:r w:rsidR="00A13A00" w:rsidRPr="00790058" w:rsidDel="00EF5D9D">
          <w:rPr>
            <w:rFonts w:cs="Arial"/>
          </w:rPr>
          <w:delText>center</w:delText>
        </w:r>
        <w:r w:rsidRPr="00790058" w:rsidDel="00EF5D9D">
          <w:rPr>
            <w:rFonts w:cs="Arial"/>
          </w:rPr>
          <w:delText xml:space="preserve">, the data integrity, data security, the data quality monitoring system/dashboard including quality of the EA maps as well as the underlying circumstances necessary to avoid equipment malfunctioning or unexpected problems in programming processes. </w:delText>
        </w:r>
        <w:r w:rsidR="00DD7645" w:rsidRPr="00790058" w:rsidDel="00EF5D9D">
          <w:rPr>
            <w:rFonts w:cs="Arial"/>
          </w:rPr>
          <w:delText>It is also important to stress test digital systems such as</w:delText>
        </w:r>
        <w:r w:rsidR="00D50E6A" w:rsidRPr="00790058" w:rsidDel="00EF5D9D">
          <w:rPr>
            <w:rFonts w:cs="Arial"/>
          </w:rPr>
          <w:delText xml:space="preserve"> e-recruitment systems and data transmission systems to ensure that they can handle the large volumes of data traffic that will be expected during the census.</w:delText>
        </w:r>
        <w:bookmarkStart w:id="6216" w:name="_Toc201237882"/>
        <w:bookmarkStart w:id="6217" w:name="_Toc201319278"/>
        <w:bookmarkEnd w:id="6216"/>
        <w:bookmarkEnd w:id="6217"/>
      </w:del>
    </w:p>
    <w:p w14:paraId="1E3BAE24" w14:textId="77777777" w:rsidR="00E02267" w:rsidRPr="00790058" w:rsidDel="00EF5D9D" w:rsidRDefault="00E02267">
      <w:pPr>
        <w:pStyle w:val="ListParagraph"/>
        <w:spacing w:after="0" w:line="276" w:lineRule="auto"/>
        <w:jc w:val="both"/>
        <w:rPr>
          <w:del w:id="6218" w:author="Rachel Shipsey" w:date="2025-06-08T12:54:00Z"/>
          <w:rFonts w:cs="Arial"/>
          <w:b/>
          <w:bCs/>
        </w:rPr>
        <w:pPrChange w:id="6219" w:author="Rachel Shipsey" w:date="2025-06-23T15:41:00Z">
          <w:pPr>
            <w:spacing w:after="0" w:line="276" w:lineRule="auto"/>
            <w:jc w:val="both"/>
          </w:pPr>
        </w:pPrChange>
      </w:pPr>
      <w:bookmarkStart w:id="6220" w:name="_Toc201237883"/>
      <w:bookmarkStart w:id="6221" w:name="_Toc201319279"/>
      <w:bookmarkEnd w:id="6220"/>
      <w:bookmarkEnd w:id="6221"/>
    </w:p>
    <w:p w14:paraId="004F245D" w14:textId="022D835E" w:rsidR="008B5BA5" w:rsidRPr="00790058" w:rsidDel="00EF5D9D" w:rsidRDefault="008B5BA5">
      <w:pPr>
        <w:pStyle w:val="ListParagraph"/>
        <w:spacing w:after="0" w:line="276" w:lineRule="auto"/>
        <w:jc w:val="both"/>
        <w:rPr>
          <w:del w:id="6222" w:author="Rachel Shipsey" w:date="2025-06-08T12:54:00Z"/>
          <w:rFonts w:cs="Arial"/>
        </w:rPr>
        <w:pPrChange w:id="6223" w:author="Rachel Shipsey" w:date="2025-06-23T15:41:00Z">
          <w:pPr>
            <w:spacing w:after="0" w:line="276" w:lineRule="auto"/>
            <w:jc w:val="both"/>
          </w:pPr>
        </w:pPrChange>
      </w:pPr>
      <w:del w:id="6224" w:author="Rachel Shipsey" w:date="2025-06-08T12:54:00Z">
        <w:r w:rsidRPr="00790058" w:rsidDel="00EF5D9D">
          <w:rPr>
            <w:rFonts w:cs="Arial"/>
          </w:rPr>
          <w:delText>All</w:delText>
        </w:r>
        <w:r w:rsidR="00D04D83" w:rsidRPr="00790058" w:rsidDel="00EF5D9D">
          <w:rPr>
            <w:rFonts w:cs="Arial"/>
          </w:rPr>
          <w:delText xml:space="preserve"> </w:delText>
        </w:r>
        <w:r w:rsidRPr="00790058" w:rsidDel="00EF5D9D">
          <w:rPr>
            <w:rFonts w:cs="Arial"/>
          </w:rPr>
          <w:delText xml:space="preserve">digital </w:delText>
        </w:r>
        <w:r w:rsidR="00AC3F20" w:rsidRPr="00790058" w:rsidDel="00EF5D9D">
          <w:rPr>
            <w:rFonts w:cs="Arial"/>
          </w:rPr>
          <w:delText xml:space="preserve">components </w:delText>
        </w:r>
        <w:r w:rsidR="00EE5727" w:rsidRPr="00790058" w:rsidDel="00EF5D9D">
          <w:rPr>
            <w:rFonts w:cs="Arial"/>
          </w:rPr>
          <w:delText>such as e-</w:delText>
        </w:r>
        <w:r w:rsidR="002127E4" w:rsidRPr="00790058" w:rsidDel="00EF5D9D">
          <w:rPr>
            <w:rFonts w:cs="Arial"/>
          </w:rPr>
          <w:delText>recruitment</w:delText>
        </w:r>
        <w:r w:rsidR="00EE5727" w:rsidRPr="00790058" w:rsidDel="00EF5D9D">
          <w:rPr>
            <w:rFonts w:cs="Arial"/>
          </w:rPr>
          <w:delText xml:space="preserve"> platforms, enumerator payment systems, </w:delText>
        </w:r>
        <w:r w:rsidR="002127E4" w:rsidRPr="00790058" w:rsidDel="00EF5D9D">
          <w:rPr>
            <w:rFonts w:cs="Arial"/>
          </w:rPr>
          <w:delText>CAPI</w:delText>
        </w:r>
        <w:r w:rsidR="00AC3F20" w:rsidRPr="00790058" w:rsidDel="00EF5D9D">
          <w:rPr>
            <w:rFonts w:cs="Arial"/>
          </w:rPr>
          <w:delText xml:space="preserve"> application, data management system, </w:delText>
        </w:r>
        <w:r w:rsidR="001363FB" w:rsidRPr="00790058" w:rsidDel="00EF5D9D">
          <w:rPr>
            <w:rFonts w:cs="Arial"/>
          </w:rPr>
          <w:delText xml:space="preserve">monitoring dashboard and so on, </w:delText>
        </w:r>
        <w:r w:rsidRPr="00790058" w:rsidDel="00EF5D9D">
          <w:rPr>
            <w:rFonts w:cs="Arial"/>
          </w:rPr>
          <w:delText>should be thoroughly tested prior to the census pilot</w:delText>
        </w:r>
        <w:r w:rsidR="001363FB" w:rsidRPr="00790058" w:rsidDel="00EF5D9D">
          <w:rPr>
            <w:rFonts w:cs="Arial"/>
          </w:rPr>
          <w:delText xml:space="preserve">. After each test, </w:delText>
        </w:r>
        <w:r w:rsidR="00213764" w:rsidRPr="00790058" w:rsidDel="00EF5D9D">
          <w:rPr>
            <w:rFonts w:cs="Arial"/>
          </w:rPr>
          <w:delText>if any changes are made, this necessitates testing again.</w:delText>
        </w:r>
        <w:r w:rsidR="00B0300B" w:rsidRPr="00790058" w:rsidDel="00EF5D9D">
          <w:rPr>
            <w:rFonts w:cs="Arial"/>
          </w:rPr>
          <w:delText xml:space="preserve"> </w:delText>
        </w:r>
        <w:r w:rsidR="00A54AAF" w:rsidRPr="00790058" w:rsidDel="00EF5D9D">
          <w:rPr>
            <w:rFonts w:cs="Arial"/>
          </w:rPr>
          <w:delText>Sufficient</w:delText>
        </w:r>
        <w:r w:rsidR="00B0300B" w:rsidRPr="00790058" w:rsidDel="00EF5D9D">
          <w:rPr>
            <w:rFonts w:cs="Arial"/>
          </w:rPr>
          <w:delText xml:space="preserve"> time and budget </w:delText>
        </w:r>
        <w:r w:rsidR="00A54AAF" w:rsidRPr="00790058" w:rsidDel="00EF5D9D">
          <w:rPr>
            <w:rFonts w:cs="Arial"/>
          </w:rPr>
          <w:delText>should be reserved for this retesting process.</w:delText>
        </w:r>
        <w:r w:rsidR="002D14FC" w:rsidRPr="00790058" w:rsidDel="00EF5D9D">
          <w:rPr>
            <w:rFonts w:cs="Arial"/>
          </w:rPr>
          <w:delText xml:space="preserve"> By the time of the pilot, all systems should be </w:delText>
        </w:r>
        <w:r w:rsidR="00D31C15" w:rsidRPr="00790058" w:rsidDel="00EF5D9D">
          <w:rPr>
            <w:rFonts w:cs="Arial"/>
          </w:rPr>
          <w:delText>ready as if this were the census. The pilot is thus an opportunity to test how everything works together</w:delText>
        </w:r>
        <w:r w:rsidR="00A54AAF" w:rsidRPr="00790058" w:rsidDel="00EF5D9D">
          <w:rPr>
            <w:rFonts w:cs="Arial"/>
          </w:rPr>
          <w:delText xml:space="preserve"> </w:delText>
        </w:r>
        <w:r w:rsidR="00C14913" w:rsidRPr="00790058" w:rsidDel="00EF5D9D">
          <w:rPr>
            <w:rFonts w:cs="Arial"/>
          </w:rPr>
          <w:delText>and at scale.</w:delText>
        </w:r>
        <w:r w:rsidR="002B1470" w:rsidRPr="00790058" w:rsidDel="00EF5D9D">
          <w:rPr>
            <w:rFonts w:cs="Arial"/>
          </w:rPr>
          <w:delText xml:space="preserve"> The pilot will undoubtably highlight some issues which can be addressed prior to the census. Components that</w:delText>
        </w:r>
        <w:r w:rsidR="00122D07" w:rsidRPr="00790058" w:rsidDel="00EF5D9D">
          <w:rPr>
            <w:rFonts w:cs="Arial"/>
          </w:rPr>
          <w:delText xml:space="preserve"> are</w:delText>
        </w:r>
        <w:r w:rsidR="002B1470" w:rsidRPr="00790058" w:rsidDel="00EF5D9D">
          <w:rPr>
            <w:rFonts w:cs="Arial"/>
          </w:rPr>
          <w:delText xml:space="preserve"> changed after the pilot need to be tested again to ensure that everything is </w:delText>
        </w:r>
        <w:r w:rsidR="00C73D1A" w:rsidRPr="00790058" w:rsidDel="00EF5D9D">
          <w:rPr>
            <w:rFonts w:cs="Arial"/>
          </w:rPr>
          <w:delText>working according to plan by the time of the census.</w:delText>
        </w:r>
        <w:bookmarkStart w:id="6225" w:name="_Toc201237884"/>
        <w:bookmarkStart w:id="6226" w:name="_Toc201319280"/>
        <w:bookmarkEnd w:id="6225"/>
        <w:bookmarkEnd w:id="6226"/>
      </w:del>
    </w:p>
    <w:p w14:paraId="403167E7" w14:textId="77777777" w:rsidR="00213764" w:rsidRPr="00790058" w:rsidDel="00EF5D9D" w:rsidRDefault="00213764">
      <w:pPr>
        <w:pStyle w:val="ListParagraph"/>
        <w:spacing w:after="0" w:line="276" w:lineRule="auto"/>
        <w:jc w:val="both"/>
        <w:rPr>
          <w:del w:id="6227" w:author="Rachel Shipsey" w:date="2025-06-08T12:54:00Z"/>
          <w:rFonts w:cs="Arial"/>
          <w:b/>
          <w:bCs/>
        </w:rPr>
        <w:pPrChange w:id="6228" w:author="Rachel Shipsey" w:date="2025-06-23T15:41:00Z">
          <w:pPr>
            <w:spacing w:after="0" w:line="276" w:lineRule="auto"/>
            <w:jc w:val="both"/>
          </w:pPr>
        </w:pPrChange>
      </w:pPr>
      <w:bookmarkStart w:id="6229" w:name="_Toc201237885"/>
      <w:bookmarkStart w:id="6230" w:name="_Toc201319281"/>
      <w:bookmarkEnd w:id="6229"/>
      <w:bookmarkEnd w:id="6230"/>
    </w:p>
    <w:p w14:paraId="729467A7" w14:textId="77777777" w:rsidR="00E02267" w:rsidRPr="00790058" w:rsidDel="00EF5D9D" w:rsidRDefault="00E02267">
      <w:pPr>
        <w:pStyle w:val="ListParagraph"/>
        <w:spacing w:after="0" w:line="276" w:lineRule="auto"/>
        <w:jc w:val="both"/>
        <w:rPr>
          <w:del w:id="6231" w:author="Rachel Shipsey" w:date="2025-06-08T12:54:00Z"/>
        </w:rPr>
        <w:pPrChange w:id="6232" w:author="Rachel Shipsey" w:date="2025-06-23T15:41:00Z">
          <w:pPr>
            <w:spacing w:after="0" w:line="276" w:lineRule="auto"/>
            <w:jc w:val="both"/>
          </w:pPr>
        </w:pPrChange>
      </w:pPr>
      <w:del w:id="6233" w:author="Rachel Shipsey" w:date="2025-06-08T12:54:00Z">
        <w:r w:rsidRPr="00790058" w:rsidDel="00EF5D9D">
          <w:delText>Considerations for a digital pilot census</w:delText>
        </w:r>
        <w:bookmarkStart w:id="6234" w:name="_Toc201237886"/>
        <w:bookmarkStart w:id="6235" w:name="_Toc201319282"/>
        <w:bookmarkEnd w:id="6234"/>
        <w:bookmarkEnd w:id="6235"/>
      </w:del>
    </w:p>
    <w:p w14:paraId="425963EF" w14:textId="77777777" w:rsidR="00E02267" w:rsidRPr="00790058" w:rsidDel="00EF5D9D" w:rsidRDefault="00E02267">
      <w:pPr>
        <w:pStyle w:val="ListParagraph"/>
        <w:spacing w:after="0" w:line="276" w:lineRule="auto"/>
        <w:jc w:val="both"/>
        <w:rPr>
          <w:del w:id="6236" w:author="Rachel Shipsey" w:date="2025-06-08T12:54:00Z"/>
          <w:rFonts w:cs="Arial"/>
        </w:rPr>
        <w:pPrChange w:id="6237" w:author="Rachel Shipsey" w:date="2025-06-23T15:41:00Z">
          <w:pPr>
            <w:spacing w:after="0" w:line="276" w:lineRule="auto"/>
            <w:jc w:val="both"/>
          </w:pPr>
        </w:pPrChange>
      </w:pPr>
      <w:del w:id="6238" w:author="Rachel Shipsey" w:date="2025-06-08T12:54:00Z">
        <w:r w:rsidRPr="00790058" w:rsidDel="00EF5D9D">
          <w:rPr>
            <w:rFonts w:cs="Arial"/>
          </w:rPr>
          <w:delText>The main objective of a digital pilot census is to test all the aspects of the census including the ICT infrastructure for the census. Therefore, the following key considerations should be made for a successful pilot census.</w:delText>
        </w:r>
        <w:bookmarkStart w:id="6239" w:name="_Toc201237887"/>
        <w:bookmarkStart w:id="6240" w:name="_Toc201319283"/>
        <w:bookmarkEnd w:id="6239"/>
        <w:bookmarkEnd w:id="6240"/>
      </w:del>
    </w:p>
    <w:p w14:paraId="0E0FBE21" w14:textId="77777777" w:rsidR="006614A0" w:rsidRPr="00790058" w:rsidDel="00EF5D9D" w:rsidRDefault="006614A0">
      <w:pPr>
        <w:pStyle w:val="ListParagraph"/>
        <w:spacing w:after="0" w:line="276" w:lineRule="auto"/>
        <w:jc w:val="both"/>
        <w:rPr>
          <w:del w:id="6241" w:author="Rachel Shipsey" w:date="2025-06-08T12:54:00Z"/>
          <w:rFonts w:cs="Arial"/>
        </w:rPr>
        <w:pPrChange w:id="6242" w:author="Rachel Shipsey" w:date="2025-06-23T15:41:00Z">
          <w:pPr>
            <w:pStyle w:val="ListParagraph"/>
            <w:numPr>
              <w:numId w:val="33"/>
            </w:numPr>
            <w:spacing w:after="0" w:line="276" w:lineRule="auto"/>
            <w:ind w:hanging="360"/>
            <w:jc w:val="both"/>
          </w:pPr>
        </w:pPrChange>
      </w:pPr>
      <w:del w:id="6243" w:author="Rachel Shipsey" w:date="2025-06-08T12:54:00Z">
        <w:r w:rsidRPr="00790058" w:rsidDel="00EF5D9D">
          <w:rPr>
            <w:rFonts w:cs="Arial"/>
          </w:rPr>
          <w:delText>The census project schedule should include several field test exercises to be undertaken prior to the formal pilot census using the selected or developed devices and systems to test the reliability in the different circumstances presented in the field. As well as allowing adequate time to make any necessary improvements prior to deployment of the technologies in the field.</w:delText>
        </w:r>
        <w:bookmarkStart w:id="6244" w:name="_Toc201237888"/>
        <w:bookmarkStart w:id="6245" w:name="_Toc201319284"/>
        <w:bookmarkEnd w:id="6244"/>
        <w:bookmarkEnd w:id="6245"/>
      </w:del>
    </w:p>
    <w:p w14:paraId="0B12CC3B" w14:textId="77777777" w:rsidR="00E013EC" w:rsidRPr="00790058" w:rsidDel="00EF5D9D" w:rsidRDefault="00E013EC">
      <w:pPr>
        <w:pStyle w:val="ListParagraph"/>
        <w:spacing w:after="0" w:line="276" w:lineRule="auto"/>
        <w:jc w:val="both"/>
        <w:rPr>
          <w:del w:id="6246" w:author="Rachel Shipsey" w:date="2025-06-08T12:54:00Z"/>
          <w:rFonts w:cs="Arial"/>
        </w:rPr>
        <w:pPrChange w:id="6247" w:author="Rachel Shipsey" w:date="2025-06-23T15:41:00Z">
          <w:pPr>
            <w:pStyle w:val="ListParagraph"/>
            <w:numPr>
              <w:numId w:val="33"/>
            </w:numPr>
            <w:ind w:hanging="360"/>
            <w:jc w:val="both"/>
          </w:pPr>
        </w:pPrChange>
      </w:pPr>
      <w:del w:id="6248" w:author="Rachel Shipsey" w:date="2025-06-08T12:54:00Z">
        <w:r w:rsidRPr="00790058" w:rsidDel="00EF5D9D">
          <w:rPr>
            <w:rFonts w:cs="Arial"/>
          </w:rPr>
          <w:delText xml:space="preserve">A pilot census should set clear objectives for the main areas to be tested, including the relevant evaluation criteria, and identify data/information requirements to inform the assessment.  This may impact on how your pilot is designed. Evaluation of the pilot should be done in a timely manner as the results may necessitate an overhaul of the infrastructure and significant revisions to the PHC business process. This overhaul will call for pretesting of the revised approach at an extra cost. </w:delText>
        </w:r>
        <w:bookmarkStart w:id="6249" w:name="_Toc201237889"/>
        <w:bookmarkStart w:id="6250" w:name="_Toc201319285"/>
        <w:bookmarkEnd w:id="6249"/>
        <w:bookmarkEnd w:id="6250"/>
      </w:del>
    </w:p>
    <w:p w14:paraId="32E4BB04" w14:textId="21302100" w:rsidR="006773B8" w:rsidRPr="00790058" w:rsidDel="00EF5D9D" w:rsidRDefault="006773B8">
      <w:pPr>
        <w:pStyle w:val="ListParagraph"/>
        <w:spacing w:after="0" w:line="276" w:lineRule="auto"/>
        <w:jc w:val="both"/>
        <w:rPr>
          <w:del w:id="6251" w:author="Rachel Shipsey" w:date="2025-06-08T12:54:00Z"/>
          <w:rFonts w:cs="Arial"/>
        </w:rPr>
        <w:pPrChange w:id="6252" w:author="Rachel Shipsey" w:date="2025-06-23T15:41:00Z">
          <w:pPr>
            <w:pStyle w:val="ListParagraph"/>
            <w:numPr>
              <w:numId w:val="33"/>
            </w:numPr>
            <w:spacing w:after="0" w:line="276" w:lineRule="auto"/>
            <w:ind w:hanging="360"/>
            <w:jc w:val="both"/>
          </w:pPr>
        </w:pPrChange>
      </w:pPr>
      <w:del w:id="6253" w:author="Rachel Shipsey" w:date="2025-06-08T12:54:00Z">
        <w:r w:rsidRPr="00790058" w:rsidDel="00EF5D9D">
          <w:rPr>
            <w:rFonts w:cs="Arial"/>
          </w:rPr>
          <w:delText>When developing a pilot census plan, consideration should be made on how the pilot sample is constituted to ensure that the selected areas provide a sufficient test of the setout objectives. Therefore, the sample should be purposively selected to include rural/urban, areas with poor or no internet connectivity, other challenging areas, special and hard-to-count populations within a country’s context.</w:delText>
        </w:r>
        <w:bookmarkStart w:id="6254" w:name="_Toc201237890"/>
        <w:bookmarkStart w:id="6255" w:name="_Toc201319286"/>
        <w:bookmarkEnd w:id="6254"/>
        <w:bookmarkEnd w:id="6255"/>
      </w:del>
    </w:p>
    <w:p w14:paraId="47117B1E" w14:textId="77777777" w:rsidR="001B20CA" w:rsidRPr="00790058" w:rsidDel="00EF5D9D" w:rsidRDefault="001B20CA">
      <w:pPr>
        <w:pStyle w:val="ListParagraph"/>
        <w:spacing w:after="0" w:line="276" w:lineRule="auto"/>
        <w:jc w:val="both"/>
        <w:rPr>
          <w:del w:id="6256" w:author="Rachel Shipsey" w:date="2025-06-08T12:54:00Z"/>
          <w:rFonts w:cs="Arial"/>
        </w:rPr>
        <w:pPrChange w:id="6257" w:author="Rachel Shipsey" w:date="2025-06-23T15:41:00Z">
          <w:pPr>
            <w:pStyle w:val="ListParagraph"/>
            <w:numPr>
              <w:numId w:val="33"/>
            </w:numPr>
            <w:spacing w:after="0" w:line="276" w:lineRule="auto"/>
            <w:ind w:hanging="360"/>
            <w:jc w:val="both"/>
          </w:pPr>
        </w:pPrChange>
      </w:pPr>
      <w:del w:id="6258" w:author="Rachel Shipsey" w:date="2025-06-08T12:54:00Z">
        <w:r w:rsidRPr="00790058" w:rsidDel="00EF5D9D">
          <w:rPr>
            <w:rFonts w:cs="Arial"/>
          </w:rPr>
          <w:delText xml:space="preserve">A pilot census should be conducted in conditions that are as close to the conditions that would be present during the actual enumeration as possible. For this reason, it is often recommended to be undertaken exactly one year before the planned census enumeration to conform to the expected seasonal patterns of climate and activity. </w:delText>
        </w:r>
        <w:bookmarkStart w:id="6259" w:name="_Toc201237891"/>
        <w:bookmarkStart w:id="6260" w:name="_Toc201319287"/>
        <w:bookmarkEnd w:id="6259"/>
        <w:bookmarkEnd w:id="6260"/>
      </w:del>
    </w:p>
    <w:p w14:paraId="7A5BA1CF" w14:textId="441CB57B" w:rsidR="00E02267" w:rsidRPr="00790058" w:rsidDel="00EF5D9D" w:rsidRDefault="00E02267">
      <w:pPr>
        <w:pStyle w:val="ListParagraph"/>
        <w:spacing w:after="0" w:line="276" w:lineRule="auto"/>
        <w:jc w:val="both"/>
        <w:rPr>
          <w:del w:id="6261" w:author="Rachel Shipsey" w:date="2025-06-08T12:54:00Z"/>
          <w:rFonts w:cs="Arial"/>
        </w:rPr>
        <w:pPrChange w:id="6262" w:author="Rachel Shipsey" w:date="2025-06-23T15:41:00Z">
          <w:pPr>
            <w:pStyle w:val="ListParagraph"/>
            <w:numPr>
              <w:numId w:val="33"/>
            </w:numPr>
            <w:spacing w:after="0" w:line="276" w:lineRule="auto"/>
            <w:ind w:hanging="360"/>
            <w:jc w:val="both"/>
          </w:pPr>
        </w:pPrChange>
      </w:pPr>
      <w:del w:id="6263" w:author="Rachel Shipsey" w:date="2025-06-08T12:54:00Z">
        <w:r w:rsidRPr="00790058" w:rsidDel="00EF5D9D">
          <w:rPr>
            <w:rFonts w:cs="Arial"/>
          </w:rPr>
          <w:delText>The questionnaire design should be final</w:delText>
        </w:r>
        <w:r w:rsidR="00AB6EF2" w:rsidRPr="00790058" w:rsidDel="00EF5D9D">
          <w:rPr>
            <w:rFonts w:cs="Arial"/>
          </w:rPr>
          <w:delText xml:space="preserve"> with no or minimal changes expected</w:delText>
        </w:r>
        <w:r w:rsidRPr="00790058" w:rsidDel="00EF5D9D">
          <w:rPr>
            <w:rFonts w:cs="Arial"/>
          </w:rPr>
          <w:delText xml:space="preserve">, including the translations into other languages, at the time of the pilot census and any changes after the pilot should be tested. </w:delText>
        </w:r>
        <w:bookmarkStart w:id="6264" w:name="_Toc201237892"/>
        <w:bookmarkStart w:id="6265" w:name="_Toc201319288"/>
        <w:bookmarkEnd w:id="6264"/>
        <w:bookmarkEnd w:id="6265"/>
      </w:del>
    </w:p>
    <w:p w14:paraId="0DFAD454" w14:textId="5877BECA" w:rsidR="00E02267" w:rsidRPr="00790058" w:rsidDel="00EF5D9D" w:rsidRDefault="007F6252">
      <w:pPr>
        <w:pStyle w:val="ListParagraph"/>
        <w:spacing w:after="0" w:line="276" w:lineRule="auto"/>
        <w:jc w:val="both"/>
        <w:rPr>
          <w:del w:id="6266" w:author="Rachel Shipsey" w:date="2025-06-08T12:54:00Z"/>
          <w:rFonts w:cs="Arial"/>
        </w:rPr>
        <w:pPrChange w:id="6267" w:author="Rachel Shipsey" w:date="2025-06-23T15:41:00Z">
          <w:pPr>
            <w:pStyle w:val="ListParagraph"/>
            <w:numPr>
              <w:numId w:val="33"/>
            </w:numPr>
            <w:spacing w:after="0" w:line="276" w:lineRule="auto"/>
            <w:ind w:hanging="360"/>
            <w:jc w:val="both"/>
          </w:pPr>
        </w:pPrChange>
      </w:pPr>
      <w:del w:id="6268" w:author="Rachel Shipsey" w:date="2025-06-08T12:54:00Z">
        <w:r w:rsidRPr="00790058" w:rsidDel="00EF5D9D">
          <w:rPr>
            <w:rFonts w:cs="Arial"/>
          </w:rPr>
          <w:delText>U</w:delText>
        </w:r>
        <w:r w:rsidR="00E02267" w:rsidRPr="00790058" w:rsidDel="00EF5D9D">
          <w:rPr>
            <w:rFonts w:cs="Arial"/>
          </w:rPr>
          <w:delText>nanticipated circumstances often arise during pilot census enumeration</w:delText>
        </w:r>
        <w:r w:rsidR="007547B1" w:rsidRPr="00790058" w:rsidDel="00EF5D9D">
          <w:rPr>
            <w:rFonts w:cs="Arial"/>
          </w:rPr>
          <w:delText>.</w:delText>
        </w:r>
        <w:r w:rsidR="00E02267" w:rsidRPr="00790058" w:rsidDel="00EF5D9D">
          <w:rPr>
            <w:rFonts w:cs="Arial"/>
          </w:rPr>
          <w:delText xml:space="preserve"> </w:delText>
        </w:r>
        <w:r w:rsidR="007547B1" w:rsidRPr="00790058" w:rsidDel="00EF5D9D">
          <w:rPr>
            <w:rFonts w:cs="Arial"/>
          </w:rPr>
          <w:delText>P</w:delText>
        </w:r>
        <w:r w:rsidR="00E02267" w:rsidRPr="00790058" w:rsidDel="00EF5D9D">
          <w:rPr>
            <w:rFonts w:cs="Arial"/>
          </w:rPr>
          <w:delText xml:space="preserve">riority should be given to each detail for debriefing and making informed review of the various components being tested. Therefore, each issue identified during the pilot should be documented in a lesson learned document to be highly considered and addressed before the census. A checklist of the tests scheduled, and the recommendation should be tracked, and responsible officers assigned to fast track. Any omission or disregard of issues that look minor during the tests and pilot, may have significant effect during the actual census enumeration. Debriefing sessions should be properly </w:delText>
        </w:r>
        <w:r w:rsidR="006B07B4" w:rsidRPr="00790058" w:rsidDel="00EF5D9D">
          <w:rPr>
            <w:rFonts w:cs="Arial"/>
          </w:rPr>
          <w:delText>structured,</w:delText>
        </w:r>
        <w:r w:rsidR="00E02267" w:rsidRPr="00790058" w:rsidDel="00EF5D9D">
          <w:rPr>
            <w:rFonts w:cs="Arial"/>
          </w:rPr>
          <w:delText xml:space="preserve"> and documentation </w:delText>
        </w:r>
        <w:r w:rsidR="00E013EC" w:rsidRPr="00790058" w:rsidDel="00EF5D9D">
          <w:rPr>
            <w:rFonts w:cs="Arial"/>
          </w:rPr>
          <w:delText>carried out</w:delText>
        </w:r>
        <w:r w:rsidR="00E02267" w:rsidRPr="00790058" w:rsidDel="00EF5D9D">
          <w:rPr>
            <w:rFonts w:cs="Arial"/>
          </w:rPr>
          <w:delText xml:space="preserve"> systematically.</w:delText>
        </w:r>
        <w:bookmarkStart w:id="6269" w:name="_Toc201237893"/>
        <w:bookmarkStart w:id="6270" w:name="_Toc201319289"/>
        <w:bookmarkEnd w:id="6269"/>
        <w:bookmarkEnd w:id="6270"/>
      </w:del>
    </w:p>
    <w:p w14:paraId="0B41FD34" w14:textId="3A9C0E2C" w:rsidR="00E02267" w:rsidRPr="00790058" w:rsidDel="00EF5D9D" w:rsidRDefault="00E02267">
      <w:pPr>
        <w:pStyle w:val="ListParagraph"/>
        <w:spacing w:after="0" w:line="276" w:lineRule="auto"/>
        <w:jc w:val="both"/>
        <w:rPr>
          <w:del w:id="6271" w:author="Rachel Shipsey" w:date="2025-06-08T12:54:00Z"/>
          <w:rFonts w:cs="Arial"/>
        </w:rPr>
        <w:pPrChange w:id="6272" w:author="Rachel Shipsey" w:date="2025-06-23T15:41:00Z">
          <w:pPr>
            <w:pStyle w:val="ListParagraph"/>
            <w:numPr>
              <w:numId w:val="33"/>
            </w:numPr>
            <w:spacing w:after="0" w:line="276" w:lineRule="auto"/>
            <w:ind w:hanging="360"/>
            <w:jc w:val="both"/>
          </w:pPr>
        </w:pPrChange>
      </w:pPr>
      <w:del w:id="6273" w:author="Rachel Shipsey" w:date="2025-06-08T12:54:00Z">
        <w:r w:rsidRPr="00790058" w:rsidDel="00EF5D9D">
          <w:rPr>
            <w:rFonts w:cs="Arial"/>
          </w:rPr>
          <w:delText>After the pilot census, the implemented recommendations resulting from the pilot census process</w:delText>
        </w:r>
        <w:r w:rsidR="00D1445F" w:rsidRPr="00790058" w:rsidDel="00EF5D9D">
          <w:rPr>
            <w:rFonts w:cs="Arial"/>
          </w:rPr>
          <w:delText xml:space="preserve"> should be test</w:delText>
        </w:r>
        <w:r w:rsidR="005E1343" w:rsidRPr="00790058" w:rsidDel="00EF5D9D">
          <w:rPr>
            <w:rFonts w:cs="Arial"/>
          </w:rPr>
          <w:delText>ed</w:delText>
        </w:r>
        <w:r w:rsidRPr="00790058" w:rsidDel="00EF5D9D">
          <w:rPr>
            <w:rFonts w:cs="Arial"/>
          </w:rPr>
          <w:delText>. It is desirable that these tests target all stages of the census, including enumeration, data processing and evaluation of results to give a clear picture of the adequacy of the entire census plan and organization.</w:delText>
        </w:r>
        <w:bookmarkStart w:id="6274" w:name="_Toc201237894"/>
        <w:bookmarkStart w:id="6275" w:name="_Toc201319290"/>
        <w:bookmarkEnd w:id="6274"/>
        <w:bookmarkEnd w:id="6275"/>
      </w:del>
    </w:p>
    <w:p w14:paraId="16A4BD12" w14:textId="77777777" w:rsidR="00711B53" w:rsidRPr="00790058" w:rsidDel="00EF5D9D" w:rsidRDefault="00711B53">
      <w:pPr>
        <w:pStyle w:val="ListParagraph"/>
        <w:spacing w:after="0" w:line="276" w:lineRule="auto"/>
        <w:jc w:val="both"/>
        <w:rPr>
          <w:del w:id="6276" w:author="Rachel Shipsey" w:date="2025-06-08T12:54:00Z"/>
          <w:rFonts w:cs="Arial"/>
        </w:rPr>
      </w:pPr>
      <w:bookmarkStart w:id="6277" w:name="_Toc201237895"/>
      <w:bookmarkStart w:id="6278" w:name="_Toc201319291"/>
      <w:bookmarkEnd w:id="6277"/>
      <w:bookmarkEnd w:id="6278"/>
    </w:p>
    <w:p w14:paraId="4F774032" w14:textId="6FBAFD79" w:rsidR="00E02267" w:rsidRPr="00790058" w:rsidDel="00EF5D9D" w:rsidRDefault="00AD2389">
      <w:pPr>
        <w:pStyle w:val="ListParagraph"/>
        <w:spacing w:after="0" w:line="276" w:lineRule="auto"/>
        <w:jc w:val="both"/>
        <w:rPr>
          <w:del w:id="6279" w:author="Rachel Shipsey" w:date="2025-06-08T12:54:00Z"/>
        </w:rPr>
        <w:pPrChange w:id="6280" w:author="Rachel Shipsey" w:date="2025-06-23T15:41:00Z">
          <w:pPr>
            <w:pStyle w:val="Heading2"/>
          </w:pPr>
        </w:pPrChange>
      </w:pPr>
      <w:bookmarkStart w:id="6281" w:name="_5.1__Key"/>
      <w:bookmarkStart w:id="6282" w:name="_5.1_￼Key_areas"/>
      <w:bookmarkEnd w:id="6281"/>
      <w:del w:id="6283" w:author="Rachel Shipsey" w:date="2025-06-08T12:54:00Z">
        <w:r w:rsidRPr="00790058" w:rsidDel="00EF5D9D">
          <w:delText>5</w:delText>
        </w:r>
        <w:r w:rsidR="006D1750" w:rsidRPr="00790058" w:rsidDel="00EF5D9D">
          <w:delText xml:space="preserve">.1 </w:delText>
        </w:r>
        <w:r w:rsidRPr="00790058" w:rsidDel="00EF5D9D">
          <w:tab/>
        </w:r>
        <w:r w:rsidR="00E02267" w:rsidRPr="00790058" w:rsidDel="00EF5D9D">
          <w:delText xml:space="preserve">Key areas to be </w:delText>
        </w:r>
        <w:r w:rsidR="00E02267" w:rsidRPr="00D8172B" w:rsidDel="00EF5D9D">
          <w:rPr>
            <w:rFonts w:eastAsiaTheme="majorEastAsia" w:cstheme="majorBidi"/>
            <w:b/>
            <w:sz w:val="28"/>
            <w:szCs w:val="26"/>
            <w:rPrChange w:id="6284" w:author="Rachel Shipsey" w:date="2025-06-03T19:15:00Z">
              <w:rPr>
                <w:rFonts w:cs="Arial"/>
                <w:b w:val="0"/>
                <w:bCs/>
                <w:sz w:val="22"/>
              </w:rPr>
            </w:rPrChange>
          </w:rPr>
          <w:delText>piloted</w:delText>
        </w:r>
        <w:r w:rsidR="00E02267" w:rsidRPr="00790058" w:rsidDel="00EF5D9D">
          <w:delText xml:space="preserve"> in digital census.</w:delText>
        </w:r>
        <w:bookmarkStart w:id="6285" w:name="_Toc201237896"/>
        <w:bookmarkStart w:id="6286" w:name="_Toc201319292"/>
        <w:bookmarkEnd w:id="6282"/>
        <w:bookmarkEnd w:id="6285"/>
        <w:bookmarkEnd w:id="6286"/>
      </w:del>
    </w:p>
    <w:p w14:paraId="2485B0B0" w14:textId="06C28FA9" w:rsidR="00CB43CC" w:rsidRPr="00790058" w:rsidDel="00EF5D9D" w:rsidRDefault="00E02267">
      <w:pPr>
        <w:pStyle w:val="ListParagraph"/>
        <w:spacing w:after="0" w:line="276" w:lineRule="auto"/>
        <w:jc w:val="both"/>
        <w:rPr>
          <w:del w:id="6287" w:author="Rachel Shipsey" w:date="2025-06-08T12:54:00Z"/>
          <w:sz w:val="22"/>
        </w:rPr>
        <w:pPrChange w:id="6288" w:author="Rachel Shipsey" w:date="2025-06-23T15:41:00Z">
          <w:pPr>
            <w:pStyle w:val="Default"/>
            <w:numPr>
              <w:numId w:val="34"/>
            </w:numPr>
            <w:autoSpaceDE/>
            <w:autoSpaceDN/>
            <w:adjustRightInd/>
            <w:spacing w:line="276" w:lineRule="auto"/>
            <w:ind w:left="709" w:hanging="360"/>
            <w:contextualSpacing/>
            <w:jc w:val="both"/>
          </w:pPr>
        </w:pPrChange>
      </w:pPr>
      <w:del w:id="6289" w:author="Rachel Shipsey" w:date="2025-06-08T12:54:00Z">
        <w:r w:rsidRPr="00CB43CC" w:rsidDel="00EF5D9D">
          <w:rPr>
            <w:rStyle w:val="Heading3Char"/>
            <w:rPrChange w:id="6290" w:author="Rachel Shipsey" w:date="2025-06-03T19:16:00Z">
              <w:rPr>
                <w:bCs/>
                <w:sz w:val="22"/>
              </w:rPr>
            </w:rPrChange>
          </w:rPr>
          <w:delText>Quality of Enumeration Area maps</w:delText>
        </w:r>
      </w:del>
      <w:del w:id="6291" w:author="Rachel Shipsey" w:date="2025-06-03T19:15:00Z">
        <w:r w:rsidRPr="00790058" w:rsidDel="00CB43CC">
          <w:rPr>
            <w:b/>
          </w:rPr>
          <w:delText>.</w:delText>
        </w:r>
      </w:del>
      <w:del w:id="6292" w:author="Rachel Shipsey" w:date="2025-06-03T19:16:00Z">
        <w:r w:rsidRPr="00790058" w:rsidDel="00CB43CC">
          <w:delText xml:space="preserve"> </w:delText>
        </w:r>
      </w:del>
      <w:del w:id="6293" w:author="Rachel Shipsey" w:date="2025-06-08T12:54:00Z">
        <w:r w:rsidRPr="00790058" w:rsidDel="00EF5D9D">
          <w:delText xml:space="preserve">EAs maps should be digitized and produced with the ideal measure of size (MOS) usually 80–150 households. The </w:delText>
        </w:r>
        <w:r w:rsidR="00E21BAE" w:rsidRPr="00790058" w:rsidDel="00EF5D9D">
          <w:delText xml:space="preserve">census </w:delText>
        </w:r>
        <w:r w:rsidRPr="00790058" w:rsidDel="00EF5D9D">
          <w:delText>pilot therefore tests the completeness and accuracy of the EA maps especially boundaries, integration of the maps with the CAPI application, inclusion of accurate structure identifiers and addresses. Additionally, this helps to address challenges of using low resolution maps on tablets that are not sufficient to allow for resizing and zooming without alteration by enumerators. Testing the quality of EA maps at the same time informs the finalization of the tablet specifications to handle all aspects of the digital census.</w:delText>
        </w:r>
        <w:r w:rsidR="00107396" w:rsidRPr="00790058" w:rsidDel="00EF5D9D">
          <w:delText xml:space="preserve"> See more about </w:delText>
        </w:r>
        <w:r w:rsidDel="00EF5D9D">
          <w:fldChar w:fldCharType="begin"/>
        </w:r>
        <w:r w:rsidDel="00EF5D9D">
          <w:delInstrText>HYPERLINK \l "_3.2_Pilot_mapping"</w:delInstrText>
        </w:r>
        <w:r w:rsidDel="00EF5D9D">
          <w:fldChar w:fldCharType="separate"/>
        </w:r>
        <w:r w:rsidR="005137CE" w:rsidRPr="00790058" w:rsidDel="00EF5D9D">
          <w:rPr>
            <w:rStyle w:val="Hyperlink"/>
            <w:sz w:val="22"/>
          </w:rPr>
          <w:delText>pilot mapping</w:delText>
        </w:r>
        <w:r w:rsidDel="00EF5D9D">
          <w:rPr>
            <w:rStyle w:val="Hyperlink"/>
            <w:rFonts w:cs="Arial"/>
            <w:sz w:val="22"/>
            <w:szCs w:val="24"/>
            <w:lang w:val="en-GB"/>
          </w:rPr>
          <w:fldChar w:fldCharType="end"/>
        </w:r>
        <w:r w:rsidR="005137CE" w:rsidRPr="00790058" w:rsidDel="00EF5D9D">
          <w:delText>.</w:delText>
        </w:r>
        <w:bookmarkStart w:id="6294" w:name="_Toc201237897"/>
        <w:bookmarkStart w:id="6295" w:name="_Toc201319293"/>
        <w:bookmarkEnd w:id="6294"/>
        <w:bookmarkEnd w:id="6295"/>
      </w:del>
    </w:p>
    <w:p w14:paraId="28648D61" w14:textId="069D2811" w:rsidR="00E02267" w:rsidRPr="00790058" w:rsidDel="00EF5D9D" w:rsidRDefault="00E02267">
      <w:pPr>
        <w:pStyle w:val="ListParagraph"/>
        <w:spacing w:after="0" w:line="276" w:lineRule="auto"/>
        <w:jc w:val="both"/>
        <w:rPr>
          <w:del w:id="6296" w:author="Rachel Shipsey" w:date="2025-06-08T12:54:00Z"/>
        </w:rPr>
        <w:pPrChange w:id="6297" w:author="Rachel Shipsey" w:date="2025-06-23T15:41:00Z">
          <w:pPr>
            <w:pStyle w:val="Default"/>
            <w:numPr>
              <w:numId w:val="34"/>
            </w:numPr>
            <w:autoSpaceDE/>
            <w:autoSpaceDN/>
            <w:adjustRightInd/>
            <w:spacing w:line="276" w:lineRule="auto"/>
            <w:ind w:left="709" w:hanging="360"/>
            <w:contextualSpacing/>
            <w:jc w:val="both"/>
          </w:pPr>
        </w:pPrChange>
      </w:pPr>
      <w:del w:id="6298" w:author="Rachel Shipsey" w:date="2025-06-08T12:54:00Z">
        <w:r w:rsidRPr="00790058" w:rsidDel="00EF5D9D">
          <w:delText>Efficiency of Device Preparation. The pilot census should test the equipment preparedness to ensure efficiency in blocking the unnecessary applications and Web sites (e.g., entertainment); prevention of supervisors and enumerators from installing applications; administrator access to bypass user-created passwords. As well as test</w:delText>
        </w:r>
        <w:r w:rsidR="00D2077E" w:rsidRPr="00790058" w:rsidDel="00EF5D9D">
          <w:delText>ing</w:delText>
        </w:r>
        <w:r w:rsidRPr="00790058" w:rsidDel="00EF5D9D">
          <w:delText xml:space="preserve"> the correct use of Bluetooth and Wi-Fi on all tablets; battery timeout vis</w:delText>
        </w:r>
        <w:r w:rsidR="00D2077E" w:rsidRPr="00790058" w:rsidDel="00EF5D9D">
          <w:delText>-</w:delText>
        </w:r>
        <w:r w:rsidRPr="00790058" w:rsidDel="00EF5D9D">
          <w:delText>a</w:delText>
        </w:r>
        <w:r w:rsidR="00D2077E" w:rsidRPr="00790058" w:rsidDel="00EF5D9D">
          <w:delText>-</w:delText>
        </w:r>
        <w:r w:rsidRPr="00790058" w:rsidDel="00EF5D9D">
          <w:delText>vi</w:delText>
        </w:r>
        <w:r w:rsidR="00D2077E" w:rsidRPr="00790058" w:rsidDel="00EF5D9D">
          <w:delText>s</w:delText>
        </w:r>
        <w:r w:rsidRPr="00790058" w:rsidDel="00EF5D9D">
          <w:delText xml:space="preserve"> the specifications.  In case the tablet battery time out is not satisfactory, NSOs should make provisions for frequent charging in the field (e.g., power banks, battery packs or solar chargers). This key area also includes testing the readiness and adequacy of the census data </w:delText>
        </w:r>
        <w:r w:rsidR="005A13D2" w:rsidRPr="00790058" w:rsidDel="00EF5D9D">
          <w:delText>centre</w:delText>
        </w:r>
        <w:r w:rsidRPr="00790058" w:rsidDel="00EF5D9D">
          <w:delText xml:space="preserve"> and related IT infrastructure like servers to ensure data security.</w:delText>
        </w:r>
        <w:bookmarkStart w:id="6299" w:name="_Toc201237898"/>
        <w:bookmarkStart w:id="6300" w:name="_Toc201319294"/>
        <w:bookmarkEnd w:id="6299"/>
        <w:bookmarkEnd w:id="6300"/>
      </w:del>
    </w:p>
    <w:p w14:paraId="34907D5C" w14:textId="517C24B0" w:rsidR="00E02267" w:rsidRPr="00790058" w:rsidDel="00EF5D9D" w:rsidRDefault="00E02267">
      <w:pPr>
        <w:pStyle w:val="ListParagraph"/>
        <w:spacing w:after="0" w:line="276" w:lineRule="auto"/>
        <w:jc w:val="both"/>
        <w:rPr>
          <w:del w:id="6301" w:author="Rachel Shipsey" w:date="2025-06-08T12:54:00Z"/>
        </w:rPr>
        <w:pPrChange w:id="6302" w:author="Rachel Shipsey" w:date="2025-06-23T15:41:00Z">
          <w:pPr>
            <w:pStyle w:val="ListParagraph"/>
            <w:numPr>
              <w:numId w:val="34"/>
            </w:numPr>
            <w:ind w:left="709" w:hanging="283"/>
            <w:jc w:val="both"/>
          </w:pPr>
        </w:pPrChange>
      </w:pPr>
      <w:del w:id="6303" w:author="Rachel Shipsey" w:date="2025-06-08T12:54:00Z">
        <w:r w:rsidRPr="00790058" w:rsidDel="00EF5D9D">
          <w:delText xml:space="preserve">Effectiveness of CAPI data collection application, data transfer mechanisms, data processing. The pilot census can be used to test the final questionnaire in the way that it should be implemented on the devices for consistency in the flow of the questions, skip patterns, proper implementation of changes from the pretests etc. In terms of data transfer, focus is put on connectivity and communication issues to test the internet network infrastructure and ensure that interviewers and supervisors are familiar with data transfer procedures. This evaluation area is also aimed to ensure that all supervisors can provide the necessary support to their teams in the event of a technical failure in the field. For data processing, test the data coding, tabulation and analysis plans using the data collected from the pilot. </w:delText>
        </w:r>
        <w:bookmarkStart w:id="6304" w:name="_Toc201237899"/>
        <w:bookmarkStart w:id="6305" w:name="_Toc201319295"/>
        <w:bookmarkEnd w:id="6304"/>
        <w:bookmarkEnd w:id="6305"/>
      </w:del>
    </w:p>
    <w:p w14:paraId="2625F1F7" w14:textId="20727D1E" w:rsidR="00E02267" w:rsidRPr="00C30D22" w:rsidDel="00EF5D9D" w:rsidRDefault="00E02267">
      <w:pPr>
        <w:pStyle w:val="ListParagraph"/>
        <w:spacing w:after="0" w:line="276" w:lineRule="auto"/>
        <w:jc w:val="both"/>
        <w:rPr>
          <w:del w:id="6306" w:author="Rachel Shipsey" w:date="2025-06-08T12:54:00Z"/>
          <w:rFonts w:cs="Arial"/>
        </w:rPr>
        <w:pPrChange w:id="6307" w:author="Rachel Shipsey" w:date="2025-06-23T15:41:00Z">
          <w:pPr>
            <w:pStyle w:val="ListParagraph"/>
            <w:numPr>
              <w:numId w:val="34"/>
            </w:numPr>
            <w:spacing w:line="276" w:lineRule="auto"/>
            <w:ind w:left="709" w:hanging="360"/>
            <w:jc w:val="both"/>
          </w:pPr>
        </w:pPrChange>
      </w:pPr>
      <w:bookmarkStart w:id="6308" w:name="_Hlk127446237"/>
      <w:del w:id="6309" w:author="Rachel Shipsey" w:date="2025-06-08T12:54:00Z">
        <w:r w:rsidRPr="00C17DC6" w:rsidDel="00EF5D9D">
          <w:delText>Evaluate the data quality monitoring system and dashboard</w:delText>
        </w:r>
      </w:del>
      <w:del w:id="6310" w:author="Rachel Shipsey" w:date="2025-06-03T19:17:00Z">
        <w:r w:rsidRPr="00C30D22" w:rsidDel="00CB43CC">
          <w:rPr>
            <w:rFonts w:cs="Arial"/>
            <w:b/>
          </w:rPr>
          <w:delText>.</w:delText>
        </w:r>
      </w:del>
      <w:del w:id="6311" w:author="Rachel Shipsey" w:date="2025-06-08T12:54:00Z">
        <w:r w:rsidRPr="00C30D22" w:rsidDel="00EF5D9D">
          <w:rPr>
            <w:rFonts w:cs="Arial"/>
            <w:b/>
          </w:rPr>
          <w:delText xml:space="preserve"> </w:delText>
        </w:r>
        <w:r w:rsidRPr="00C30D22" w:rsidDel="00EF5D9D">
          <w:rPr>
            <w:rFonts w:cs="Arial"/>
          </w:rPr>
          <w:delText xml:space="preserve">A digital census utilizes electronic data quality assurance and monitoring </w:delText>
        </w:r>
        <w:r w:rsidR="006D1750" w:rsidRPr="00C30D22" w:rsidDel="00EF5D9D">
          <w:rPr>
            <w:rFonts w:cs="Arial"/>
          </w:rPr>
          <w:delText>mechanisms;</w:delText>
        </w:r>
        <w:r w:rsidRPr="00C30D22" w:rsidDel="00EF5D9D">
          <w:rPr>
            <w:rFonts w:cs="Arial"/>
          </w:rPr>
          <w:delText xml:space="preserve"> therefore, the pilot census should test and evaluate their effectiveness</w:delText>
        </w:r>
        <w:r w:rsidR="00036616" w:rsidRPr="00C30D22" w:rsidDel="00EF5D9D">
          <w:rPr>
            <w:rFonts w:cs="Arial"/>
          </w:rPr>
          <w:delText>.</w:delText>
        </w:r>
        <w:r w:rsidR="00AA6E5C" w:rsidRPr="00C30D22" w:rsidDel="00EF5D9D">
          <w:rPr>
            <w:rFonts w:cs="Arial"/>
          </w:rPr>
          <w:delText xml:space="preserve"> I</w:delText>
        </w:r>
        <w:r w:rsidRPr="00C30D22" w:rsidDel="00EF5D9D">
          <w:rPr>
            <w:rFonts w:cs="Arial"/>
          </w:rPr>
          <w:delText xml:space="preserve">f the census monitoring dashboard is to be used, it needs to be in place and tested during </w:delText>
        </w:r>
        <w:r w:rsidR="00AA6E5C" w:rsidRPr="00C30D22" w:rsidDel="00EF5D9D">
          <w:rPr>
            <w:rFonts w:cs="Arial"/>
          </w:rPr>
          <w:delText xml:space="preserve">the </w:delText>
        </w:r>
        <w:r w:rsidRPr="00C30D22" w:rsidDel="00EF5D9D">
          <w:rPr>
            <w:rFonts w:cs="Arial"/>
          </w:rPr>
          <w:delText>pilot</w:delText>
        </w:r>
        <w:r w:rsidR="00AA6E5C" w:rsidRPr="00C30D22" w:rsidDel="00EF5D9D">
          <w:rPr>
            <w:rFonts w:cs="Arial"/>
          </w:rPr>
          <w:delText xml:space="preserve"> census</w:delText>
        </w:r>
        <w:r w:rsidRPr="00C30D22" w:rsidDel="00EF5D9D">
          <w:rPr>
            <w:rFonts w:cs="Arial"/>
          </w:rPr>
          <w:delText xml:space="preserve">. The quality assurance mechanisms should also be </w:delText>
        </w:r>
        <w:r w:rsidR="0056465B" w:rsidRPr="00C30D22" w:rsidDel="00EF5D9D">
          <w:rPr>
            <w:rFonts w:cs="Arial"/>
          </w:rPr>
          <w:delText>tested,</w:delText>
        </w:r>
        <w:r w:rsidRPr="00C30D22" w:rsidDel="00EF5D9D">
          <w:rPr>
            <w:rFonts w:cs="Arial"/>
          </w:rPr>
          <w:delText xml:space="preserve"> </w:delText>
        </w:r>
        <w:r w:rsidR="00AA6E5C" w:rsidRPr="00C30D22" w:rsidDel="00EF5D9D">
          <w:rPr>
            <w:rFonts w:cs="Arial"/>
          </w:rPr>
          <w:delText>for example</w:delText>
        </w:r>
        <w:r w:rsidRPr="00C30D22" w:rsidDel="00EF5D9D">
          <w:rPr>
            <w:rFonts w:cs="Arial"/>
          </w:rPr>
          <w:delText xml:space="preserve"> the supervisors’ re-interview module, field observations/monitoring mechanisms.</w:delText>
        </w:r>
        <w:r w:rsidR="0056465B" w:rsidRPr="00C30D22" w:rsidDel="00EF5D9D">
          <w:rPr>
            <w:rFonts w:cs="Arial"/>
          </w:rPr>
          <w:delText xml:space="preserve"> See more about the</w:delText>
        </w:r>
        <w:r w:rsidR="0033225C" w:rsidRPr="00C30D22" w:rsidDel="00EF5D9D">
          <w:rPr>
            <w:rFonts w:cs="Arial"/>
          </w:rPr>
          <w:delText xml:space="preserve"> census</w:delText>
        </w:r>
        <w:r w:rsidR="0056465B" w:rsidRPr="00C30D22" w:rsidDel="00EF5D9D">
          <w:rPr>
            <w:rFonts w:cs="Arial"/>
          </w:rPr>
          <w:delText xml:space="preserve"> </w:delText>
        </w:r>
        <w:r w:rsidRPr="00CB43CC" w:rsidDel="00EF5D9D">
          <w:fldChar w:fldCharType="begin"/>
        </w:r>
        <w:r w:rsidDel="00EF5D9D">
          <w:delInstrText>HYPERLINK \l "_9.2.2_Census_and"</w:delInstrText>
        </w:r>
        <w:r w:rsidRPr="00CB43CC" w:rsidDel="00EF5D9D">
          <w:fldChar w:fldCharType="separate"/>
        </w:r>
        <w:r w:rsidR="0056465B" w:rsidRPr="00CB43CC" w:rsidDel="00EF5D9D">
          <w:rPr>
            <w:rStyle w:val="Hyperlink"/>
            <w:rFonts w:cs="Arial"/>
          </w:rPr>
          <w:delText>monitoring dashboard</w:delText>
        </w:r>
        <w:r w:rsidRPr="00CB43CC" w:rsidDel="00EF5D9D">
          <w:rPr>
            <w:rStyle w:val="Hyperlink"/>
            <w:rFonts w:cs="Arial"/>
          </w:rPr>
          <w:fldChar w:fldCharType="end"/>
        </w:r>
        <w:r w:rsidR="0056465B" w:rsidRPr="00C30D22" w:rsidDel="00EF5D9D">
          <w:rPr>
            <w:rFonts w:cs="Arial"/>
          </w:rPr>
          <w:delText>.</w:delText>
        </w:r>
        <w:bookmarkStart w:id="6312" w:name="_Toc201237900"/>
        <w:bookmarkStart w:id="6313" w:name="_Toc201319296"/>
        <w:bookmarkEnd w:id="6312"/>
        <w:bookmarkEnd w:id="6313"/>
      </w:del>
    </w:p>
    <w:p w14:paraId="18C04568" w14:textId="5EFB2EC7" w:rsidR="00E02267" w:rsidRPr="00CB43CC" w:rsidDel="00EF5D9D" w:rsidRDefault="00E02267">
      <w:pPr>
        <w:pStyle w:val="ListParagraph"/>
        <w:spacing w:after="0" w:line="276" w:lineRule="auto"/>
        <w:jc w:val="both"/>
        <w:rPr>
          <w:del w:id="6314" w:author="Rachel Shipsey" w:date="2025-06-08T12:54:00Z"/>
        </w:rPr>
        <w:pPrChange w:id="6315" w:author="Rachel Shipsey" w:date="2025-06-23T15:41:00Z">
          <w:pPr>
            <w:pStyle w:val="ListParagraph"/>
            <w:numPr>
              <w:numId w:val="34"/>
            </w:numPr>
            <w:ind w:left="927" w:hanging="360"/>
            <w:jc w:val="both"/>
          </w:pPr>
        </w:pPrChange>
      </w:pPr>
      <w:del w:id="6316" w:author="Rachel Shipsey" w:date="2025-06-08T12:54:00Z">
        <w:r w:rsidRPr="00C17DC6" w:rsidDel="00EF5D9D">
          <w:delText>Census methodology and field operations</w:delText>
        </w:r>
      </w:del>
      <w:del w:id="6317" w:author="Rachel Shipsey" w:date="2025-06-03T19:17:00Z">
        <w:r w:rsidRPr="00CB43CC" w:rsidDel="00CB43CC">
          <w:rPr>
            <w:b/>
          </w:rPr>
          <w:delText>.</w:delText>
        </w:r>
        <w:r w:rsidRPr="00CB43CC" w:rsidDel="00CB43CC">
          <w:delText xml:space="preserve"> </w:delText>
        </w:r>
      </w:del>
      <w:del w:id="6318" w:author="Rachel Shipsey" w:date="2025-06-08T12:54:00Z">
        <w:r w:rsidRPr="00CB43CC" w:rsidDel="00EF5D9D">
          <w:delText>The pilot census should test the overall census methodology (including a census night and enumeration reference period). During the pilot census, an assessment of the adequacy of the planned duration of enumeration is done to ensure that adequate number of days are set aside for the exercise. There should be an assessment of the average duration that enumerators take to administer questionnaires to the different kinds of households and EAs to estimate the enumeration period, required human and financial resources.  Field operations to assess may include EA opening and closing</w:delText>
        </w:r>
        <w:r w:rsidR="00F93AEA" w:rsidRPr="00CB43CC" w:rsidDel="00EF5D9D">
          <w:delText xml:space="preserve"> procedures</w:delText>
        </w:r>
        <w:r w:rsidRPr="00CB43CC" w:rsidDel="00EF5D9D">
          <w:delText xml:space="preserve">, interactions between the supervisors and enumerators, engagement with the local administration, effectiveness of the publicity and advocacy activities. </w:delText>
        </w:r>
        <w:r w:rsidR="00E16F93" w:rsidRPr="00CB43CC" w:rsidDel="00EF5D9D">
          <w:delText>If a post-enumeration survey (PES) is planned as part of the census methodology, then a pilot PES should also be carried out.</w:delText>
        </w:r>
        <w:r w:rsidR="00F93285" w:rsidRPr="00CB43CC" w:rsidDel="00EF5D9D">
          <w:delText xml:space="preserve"> More about </w:delText>
        </w:r>
        <w:r w:rsidRPr="00CB43CC" w:rsidDel="00EF5D9D">
          <w:fldChar w:fldCharType="begin"/>
        </w:r>
        <w:r w:rsidDel="00EF5D9D">
          <w:delInstrText>HYPERLINK \l "_CHAPTER_ELEVEN:_Post-Enumeration"</w:delInstrText>
        </w:r>
        <w:r w:rsidRPr="00CB43CC" w:rsidDel="00EF5D9D">
          <w:fldChar w:fldCharType="separate"/>
        </w:r>
        <w:r w:rsidR="00F93285" w:rsidRPr="00CB43CC" w:rsidDel="00EF5D9D">
          <w:rPr>
            <w:rStyle w:val="Hyperlink"/>
            <w:rFonts w:cs="Arial"/>
          </w:rPr>
          <w:delText>PES</w:delText>
        </w:r>
        <w:r w:rsidRPr="00CB43CC" w:rsidDel="00EF5D9D">
          <w:rPr>
            <w:rStyle w:val="Hyperlink"/>
            <w:rFonts w:cs="Arial"/>
          </w:rPr>
          <w:fldChar w:fldCharType="end"/>
        </w:r>
        <w:r w:rsidR="00F93285" w:rsidRPr="00CB43CC" w:rsidDel="00EF5D9D">
          <w:delText>.</w:delText>
        </w:r>
        <w:bookmarkStart w:id="6319" w:name="_Toc201237901"/>
        <w:bookmarkStart w:id="6320" w:name="_Toc201319297"/>
        <w:bookmarkEnd w:id="6319"/>
        <w:bookmarkEnd w:id="6320"/>
      </w:del>
    </w:p>
    <w:p w14:paraId="233374DC" w14:textId="68D24053" w:rsidR="00E02267" w:rsidRPr="00C30D22" w:rsidDel="00EF5D9D" w:rsidRDefault="00E02267">
      <w:pPr>
        <w:pStyle w:val="ListParagraph"/>
        <w:spacing w:after="0" w:line="276" w:lineRule="auto"/>
        <w:jc w:val="both"/>
        <w:rPr>
          <w:del w:id="6321" w:author="Rachel Shipsey" w:date="2025-06-08T12:54:00Z"/>
          <w:rFonts w:cs="Arial"/>
        </w:rPr>
        <w:pPrChange w:id="6322" w:author="Rachel Shipsey" w:date="2025-06-23T15:41:00Z">
          <w:pPr>
            <w:pStyle w:val="ListParagraph"/>
            <w:numPr>
              <w:numId w:val="34"/>
            </w:numPr>
            <w:ind w:left="709" w:hanging="360"/>
            <w:jc w:val="both"/>
          </w:pPr>
        </w:pPrChange>
      </w:pPr>
      <w:del w:id="6323" w:author="Rachel Shipsey" w:date="2025-06-08T12:54:00Z">
        <w:r w:rsidRPr="00C17DC6" w:rsidDel="00EF5D9D">
          <w:delText>Adequacy of recruitment and training approach</w:delText>
        </w:r>
      </w:del>
      <w:del w:id="6324" w:author="Rachel Shipsey" w:date="2025-06-03T19:17:00Z">
        <w:r w:rsidRPr="00C17DC6" w:rsidDel="00CB43CC">
          <w:delText>.</w:delText>
        </w:r>
      </w:del>
      <w:del w:id="6325" w:author="Rachel Shipsey" w:date="2025-06-08T12:54:00Z">
        <w:r w:rsidRPr="00C30D22" w:rsidDel="00EF5D9D">
          <w:rPr>
            <w:rFonts w:cs="Arial"/>
          </w:rPr>
          <w:delText xml:space="preserve"> It is critical to evaluate the caliber of personnel recruited to implement a digital census and the recruitment criteria must be piloted to avoid compromising data quality during enumeration. The pilot census should test and evaluate the recruitment approach to be deployed, the performance of the recruited personnel by cadre, the effectiveness of the training approach and adequacy of the training agenda. In addition, assess training venues on availability of IT infrastructure including adequate audio, video, and non-electronic tools (e.g., furniture) to facilitate presentation.</w:delText>
        </w:r>
        <w:bookmarkStart w:id="6326" w:name="_Toc201237902"/>
        <w:bookmarkStart w:id="6327" w:name="_Toc201319298"/>
        <w:bookmarkEnd w:id="6326"/>
        <w:bookmarkEnd w:id="6327"/>
      </w:del>
    </w:p>
    <w:p w14:paraId="0816D9BE" w14:textId="00F7AD7B" w:rsidR="00E02267" w:rsidRPr="00C30D22" w:rsidDel="00EF5D9D" w:rsidRDefault="00E02267">
      <w:pPr>
        <w:pStyle w:val="ListParagraph"/>
        <w:spacing w:after="0" w:line="276" w:lineRule="auto"/>
        <w:jc w:val="both"/>
        <w:rPr>
          <w:del w:id="6328" w:author="Rachel Shipsey" w:date="2025-06-08T12:54:00Z"/>
          <w:rFonts w:cs="Arial"/>
        </w:rPr>
        <w:pPrChange w:id="6329" w:author="Rachel Shipsey" w:date="2025-06-23T15:41:00Z">
          <w:pPr>
            <w:pStyle w:val="ListParagraph"/>
            <w:numPr>
              <w:numId w:val="34"/>
            </w:numPr>
            <w:ind w:left="709" w:hanging="283"/>
            <w:jc w:val="both"/>
          </w:pPr>
        </w:pPrChange>
      </w:pPr>
      <w:del w:id="6330" w:author="Rachel Shipsey" w:date="2025-06-08T12:54:00Z">
        <w:r w:rsidRPr="00C17DC6" w:rsidDel="00EF5D9D">
          <w:delText>Evaluate the overall census administrative, financial, and other general logistics structure</w:delText>
        </w:r>
      </w:del>
      <w:del w:id="6331" w:author="Rachel Shipsey" w:date="2025-06-03T19:17:00Z">
        <w:r w:rsidRPr="00C17DC6" w:rsidDel="00CB43CC">
          <w:delText>.</w:delText>
        </w:r>
      </w:del>
      <w:del w:id="6332" w:author="Rachel Shipsey" w:date="2025-06-08T12:54:00Z">
        <w:r w:rsidRPr="00C30D22" w:rsidDel="00EF5D9D">
          <w:rPr>
            <w:rFonts w:cs="Arial"/>
          </w:rPr>
          <w:delText xml:space="preserve"> This entails an assessment of the various administrative structures like flow of information, transport arrangements, packaging of the census tools and equipment (tablets), issuance of the tablets and collection mechanisms, warehousing, flow and management of funds, documentation of the field processes, replacement of tablets. This should also include an assessment of the risk mitigation strategy and updating it based on the evaluation of the pilot census findings as well as preparedness of regional offices for contingencies such as power outages, theft, or damage of IT equipment, procurement and other logistics like transport and storage.</w:delText>
        </w:r>
        <w:bookmarkStart w:id="6333" w:name="_Toc201237903"/>
        <w:bookmarkStart w:id="6334" w:name="_Toc201319299"/>
        <w:bookmarkEnd w:id="6308"/>
        <w:bookmarkEnd w:id="6333"/>
        <w:bookmarkEnd w:id="6334"/>
      </w:del>
    </w:p>
    <w:p w14:paraId="29BC6CA9" w14:textId="30D54AB7" w:rsidR="00B84732" w:rsidRPr="00CB43CC" w:rsidDel="00EF5D9D" w:rsidRDefault="006914BA">
      <w:pPr>
        <w:pStyle w:val="ListParagraph"/>
        <w:spacing w:after="0" w:line="276" w:lineRule="auto"/>
        <w:jc w:val="both"/>
        <w:rPr>
          <w:del w:id="6335" w:author="Rachel Shipsey" w:date="2025-06-08T12:54:00Z"/>
        </w:rPr>
        <w:pPrChange w:id="6336" w:author="Rachel Shipsey" w:date="2025-06-23T15:41:00Z">
          <w:pPr>
            <w:pStyle w:val="ListParagraph"/>
            <w:numPr>
              <w:numId w:val="34"/>
            </w:numPr>
            <w:ind w:left="709" w:hanging="283"/>
            <w:jc w:val="both"/>
          </w:pPr>
        </w:pPrChange>
      </w:pPr>
      <w:del w:id="6337" w:author="Rachel Shipsey" w:date="2025-06-08T12:54:00Z">
        <w:r w:rsidRPr="00C17DC6" w:rsidDel="00EF5D9D">
          <w:delText>Test</w:delText>
        </w:r>
        <w:r w:rsidR="009D3D31" w:rsidRPr="00C17DC6" w:rsidDel="00EF5D9D">
          <w:delText xml:space="preserve"> the</w:delText>
        </w:r>
        <w:r w:rsidR="0068686B" w:rsidRPr="00C17DC6" w:rsidDel="00EF5D9D">
          <w:delText xml:space="preserve"> census</w:delText>
        </w:r>
        <w:r w:rsidR="009D3D31" w:rsidRPr="00C17DC6" w:rsidDel="00EF5D9D">
          <w:delText xml:space="preserve"> </w:delText>
        </w:r>
        <w:r w:rsidRPr="00C17DC6" w:rsidDel="00EF5D9D">
          <w:delText>monitoring and evaluation plan</w:delText>
        </w:r>
      </w:del>
      <w:del w:id="6338" w:author="Rachel Shipsey" w:date="2025-06-03T19:17:00Z">
        <w:r w:rsidR="006A2342" w:rsidRPr="00C17DC6" w:rsidDel="00CB43CC">
          <w:delText>.</w:delText>
        </w:r>
      </w:del>
      <w:del w:id="6339" w:author="Rachel Shipsey" w:date="2025-06-08T12:54:00Z">
        <w:r w:rsidR="006A2342" w:rsidRPr="00CB43CC" w:rsidDel="00EF5D9D">
          <w:delText xml:space="preserve"> Do the dashboards</w:delText>
        </w:r>
        <w:r w:rsidR="008523D4" w:rsidRPr="00CB43CC" w:rsidDel="00EF5D9D">
          <w:delText xml:space="preserve"> provide census headquarters with the information that they need to keep stakeholders informed and to address issues</w:delText>
        </w:r>
        <w:r w:rsidR="00EA5422" w:rsidRPr="00CB43CC" w:rsidDel="00EF5D9D">
          <w:delText xml:space="preserve"> e.g., if reallocation of workloads is required</w:delText>
        </w:r>
        <w:r w:rsidR="008523D4" w:rsidRPr="00CB43CC" w:rsidDel="00EF5D9D">
          <w:delText>? Do</w:delText>
        </w:r>
        <w:r w:rsidR="0066213F" w:rsidRPr="00CB43CC" w:rsidDel="00EF5D9D">
          <w:delText>es</w:delText>
        </w:r>
        <w:r w:rsidR="00015255" w:rsidRPr="00CB43CC" w:rsidDel="00EF5D9D">
          <w:delText xml:space="preserve"> the </w:delText>
        </w:r>
        <w:r w:rsidR="0066213F" w:rsidRPr="00CB43CC" w:rsidDel="00EF5D9D">
          <w:delText xml:space="preserve">built-in error checking and routing on the CAPI devices work as expected? </w:delText>
        </w:r>
        <w:r w:rsidR="008A35CA" w:rsidRPr="00CB43CC" w:rsidDel="00EF5D9D">
          <w:delText xml:space="preserve">If a post-enumeration survey pilot is carried out then attempting to match the pilot census and pilot PES data is </w:delText>
        </w:r>
        <w:r w:rsidR="004D7983" w:rsidRPr="00CB43CC" w:rsidDel="00EF5D9D">
          <w:delText xml:space="preserve">a great way to uncover </w:delText>
        </w:r>
        <w:r w:rsidR="004163BA" w:rsidRPr="00CB43CC" w:rsidDel="00EF5D9D">
          <w:delText xml:space="preserve">systematic </w:delText>
        </w:r>
        <w:r w:rsidR="004D7983" w:rsidRPr="00CB43CC" w:rsidDel="00EF5D9D">
          <w:delText xml:space="preserve">error in the data which may have been caused by </w:delText>
        </w:r>
        <w:r w:rsidR="002B75E6" w:rsidRPr="00CB43CC" w:rsidDel="00EF5D9D">
          <w:delText>issues with the questionnaire, the enumerator training or the transmission of data</w:delText>
        </w:r>
        <w:r w:rsidR="00BC409E" w:rsidRPr="00CB43CC" w:rsidDel="00EF5D9D">
          <w:delText>. SEE LINK TO REVELANT SECTION OF PES CHAPTER.</w:delText>
        </w:r>
        <w:bookmarkStart w:id="6340" w:name="_Toc201237904"/>
        <w:bookmarkStart w:id="6341" w:name="_Toc201319300"/>
        <w:bookmarkEnd w:id="6340"/>
        <w:bookmarkEnd w:id="6341"/>
      </w:del>
    </w:p>
    <w:p w14:paraId="3AB304D1" w14:textId="77777777" w:rsidR="006D1750" w:rsidRPr="00790058" w:rsidDel="00EF5D9D" w:rsidRDefault="006D1750">
      <w:pPr>
        <w:pStyle w:val="ListParagraph"/>
        <w:spacing w:after="0" w:line="276" w:lineRule="auto"/>
        <w:jc w:val="both"/>
        <w:rPr>
          <w:del w:id="6342" w:author="Rachel Shipsey" w:date="2025-06-08T12:54:00Z"/>
        </w:rPr>
        <w:pPrChange w:id="6343" w:author="Rachel Shipsey" w:date="2025-06-23T15:41:00Z">
          <w:pPr>
            <w:pStyle w:val="ListParagraph"/>
            <w:ind w:left="709"/>
            <w:jc w:val="both"/>
          </w:pPr>
        </w:pPrChange>
      </w:pPr>
      <w:bookmarkStart w:id="6344" w:name="_Toc201237905"/>
      <w:bookmarkStart w:id="6345" w:name="_Toc201319301"/>
      <w:bookmarkEnd w:id="6344"/>
      <w:bookmarkEnd w:id="6345"/>
    </w:p>
    <w:p w14:paraId="6D835969" w14:textId="77777777" w:rsidR="00E02267" w:rsidRPr="00790058" w:rsidDel="00EF5D9D" w:rsidRDefault="00E02267">
      <w:pPr>
        <w:pStyle w:val="ListParagraph"/>
        <w:spacing w:after="0" w:line="276" w:lineRule="auto"/>
        <w:jc w:val="both"/>
        <w:rPr>
          <w:del w:id="6346" w:author="Rachel Shipsey" w:date="2025-06-08T12:54:00Z"/>
          <w:rFonts w:cs="Arial"/>
        </w:rPr>
        <w:pPrChange w:id="6347" w:author="Rachel Shipsey" w:date="2025-06-23T15:41:00Z">
          <w:pPr>
            <w:spacing w:after="0" w:line="276" w:lineRule="auto"/>
            <w:jc w:val="both"/>
          </w:pPr>
        </w:pPrChange>
      </w:pPr>
      <w:bookmarkStart w:id="6348" w:name="_Toc201237906"/>
      <w:bookmarkStart w:id="6349" w:name="_Toc201319302"/>
      <w:bookmarkEnd w:id="6348"/>
      <w:bookmarkEnd w:id="6349"/>
    </w:p>
    <w:p w14:paraId="630A0EB9" w14:textId="17F08DC0" w:rsidR="00E02267" w:rsidRPr="00790058" w:rsidDel="00EF5D9D" w:rsidRDefault="00E02267">
      <w:pPr>
        <w:pStyle w:val="ListParagraph"/>
        <w:spacing w:after="0" w:line="276" w:lineRule="auto"/>
        <w:jc w:val="both"/>
        <w:rPr>
          <w:del w:id="6350" w:author="Rachel Shipsey" w:date="2025-06-08T12:54:00Z"/>
        </w:rPr>
        <w:pPrChange w:id="6351" w:author="Rachel Shipsey" w:date="2025-06-23T15:41:00Z">
          <w:pPr>
            <w:pStyle w:val="ListParagraph"/>
            <w:ind w:left="709"/>
            <w:jc w:val="both"/>
          </w:pPr>
        </w:pPrChange>
      </w:pPr>
      <w:del w:id="6352" w:author="Rachel Shipsey" w:date="2025-06-08T12:54:00Z">
        <w:r w:rsidRPr="00790058" w:rsidDel="00EF5D9D">
          <w:delText>4.</w:delText>
        </w:r>
        <w:r w:rsidR="006D1750" w:rsidRPr="00790058" w:rsidDel="00EF5D9D">
          <w:delText>1.1</w:delText>
        </w:r>
        <w:r w:rsidRPr="00790058" w:rsidDel="00EF5D9D">
          <w:delText xml:space="preserve"> Selected Country experiences</w:delText>
        </w:r>
        <w:bookmarkStart w:id="6353" w:name="_Toc201237907"/>
        <w:bookmarkStart w:id="6354" w:name="_Toc201319303"/>
        <w:bookmarkEnd w:id="6353"/>
        <w:bookmarkEnd w:id="6354"/>
      </w:del>
    </w:p>
    <w:p w14:paraId="22516695" w14:textId="212D9687" w:rsidR="00E02267" w:rsidRPr="00790058" w:rsidDel="00EF5D9D" w:rsidRDefault="00E02267">
      <w:pPr>
        <w:pStyle w:val="ListParagraph"/>
        <w:spacing w:after="0" w:line="276" w:lineRule="auto"/>
        <w:jc w:val="both"/>
        <w:rPr>
          <w:del w:id="6355" w:author="Rachel Shipsey" w:date="2025-06-08T12:54:00Z"/>
          <w:rFonts w:cs="Arial"/>
        </w:rPr>
        <w:pPrChange w:id="6356" w:author="Rachel Shipsey" w:date="2025-06-23T15:41:00Z">
          <w:pPr>
            <w:spacing w:after="0" w:line="276" w:lineRule="auto"/>
            <w:jc w:val="both"/>
          </w:pPr>
        </w:pPrChange>
      </w:pPr>
      <w:del w:id="6357" w:author="Rachel Shipsey" w:date="2025-06-08T12:54:00Z">
        <w:r w:rsidRPr="00790058" w:rsidDel="00EF5D9D">
          <w:rPr>
            <w:rFonts w:cs="Arial"/>
          </w:rPr>
          <w:delText>All Africa countries that undertook a digital census in the 2020 round of PHC conducted a pilot census including multiple testing exercises. It is noted that the pilot helped countries to revise their initial census plans especially,</w:delText>
        </w:r>
        <w:r w:rsidR="799C0DCE" w:rsidRPr="00790058" w:rsidDel="00EF5D9D">
          <w:rPr>
            <w:rFonts w:cs="Arial"/>
          </w:rPr>
          <w:delText xml:space="preserve"> with regards to</w:delText>
        </w:r>
        <w:r w:rsidRPr="00790058" w:rsidDel="00EF5D9D">
          <w:rPr>
            <w:rFonts w:cs="Arial"/>
          </w:rPr>
          <w:delText xml:space="preserve"> recruitment criteria, training agenda, publicity and advocacy strategy, selection of trainers, adjustment of the questionnaires and data collection application among others.</w:delText>
        </w:r>
        <w:bookmarkStart w:id="6358" w:name="_Toc201237908"/>
        <w:bookmarkStart w:id="6359" w:name="_Toc201319304"/>
        <w:bookmarkEnd w:id="6358"/>
        <w:bookmarkEnd w:id="6359"/>
      </w:del>
    </w:p>
    <w:p w14:paraId="27D9233E" w14:textId="6CF47236" w:rsidR="00E02267" w:rsidRPr="00790058" w:rsidDel="00EF5D9D" w:rsidRDefault="00E02267">
      <w:pPr>
        <w:pStyle w:val="ListParagraph"/>
        <w:spacing w:after="0" w:line="276" w:lineRule="auto"/>
        <w:jc w:val="both"/>
        <w:rPr>
          <w:del w:id="6360" w:author="Rachel Shipsey" w:date="2025-06-08T12:54:00Z"/>
          <w:rFonts w:cs="Arial"/>
        </w:rPr>
        <w:pPrChange w:id="6361" w:author="Rachel Shipsey" w:date="2025-06-23T15:41:00Z">
          <w:pPr>
            <w:spacing w:after="0" w:line="276" w:lineRule="auto"/>
            <w:jc w:val="both"/>
          </w:pPr>
        </w:pPrChange>
      </w:pPr>
      <w:bookmarkStart w:id="6362" w:name="_Toc201237909"/>
      <w:bookmarkStart w:id="6363" w:name="_Toc201319305"/>
      <w:bookmarkEnd w:id="6362"/>
      <w:bookmarkEnd w:id="6363"/>
    </w:p>
    <w:p w14:paraId="214DC488" w14:textId="5FADBBE9" w:rsidR="00E02267" w:rsidRPr="00790058" w:rsidDel="00EF5D9D" w:rsidRDefault="00E02267">
      <w:pPr>
        <w:pStyle w:val="ListParagraph"/>
        <w:spacing w:after="0" w:line="276" w:lineRule="auto"/>
        <w:jc w:val="both"/>
        <w:rPr>
          <w:del w:id="6364" w:author="Rachel Shipsey" w:date="2025-06-08T12:54:00Z"/>
          <w:rFonts w:cs="Arial"/>
        </w:rPr>
        <w:pPrChange w:id="6365" w:author="Rachel Shipsey" w:date="2025-06-23T15:41:00Z">
          <w:pPr>
            <w:spacing w:after="0" w:line="276" w:lineRule="auto"/>
            <w:jc w:val="both"/>
          </w:pPr>
        </w:pPrChange>
      </w:pPr>
      <w:del w:id="6366" w:author="Rachel Shipsey" w:date="2025-06-08T12:54:00Z">
        <w:r w:rsidRPr="00790058" w:rsidDel="00EF5D9D">
          <w:rPr>
            <w:rFonts w:cs="Arial"/>
          </w:rPr>
          <w:delText>Additionally, in as much it is recommended that pilot censuses should be conducted exactly a year to the actual census, some countries were not able to meet these timelines due to COVID-19, delay in approval of budgets, inadequate funding, among others.</w:delText>
        </w:r>
        <w:r w:rsidR="006D1750" w:rsidRPr="00790058" w:rsidDel="00EF5D9D">
          <w:rPr>
            <w:rFonts w:cs="Arial"/>
          </w:rPr>
          <w:delText xml:space="preserve"> </w:delText>
        </w:r>
        <w:r w:rsidRPr="00790058" w:rsidDel="00EF5D9D">
          <w:rPr>
            <w:rFonts w:cs="Arial"/>
          </w:rPr>
          <w:delText xml:space="preserve">Below are some highlights of selected countries experiences: </w:delText>
        </w:r>
        <w:bookmarkStart w:id="6367" w:name="_Toc201237910"/>
        <w:bookmarkStart w:id="6368" w:name="_Toc201319306"/>
        <w:bookmarkEnd w:id="6367"/>
        <w:bookmarkEnd w:id="6368"/>
      </w:del>
    </w:p>
    <w:p w14:paraId="30461A37" w14:textId="3E7B9637" w:rsidR="00E02267" w:rsidRPr="00790058" w:rsidDel="00EF5D9D" w:rsidRDefault="00E02267">
      <w:pPr>
        <w:pStyle w:val="ListParagraph"/>
        <w:spacing w:after="0" w:line="276" w:lineRule="auto"/>
        <w:jc w:val="both"/>
        <w:rPr>
          <w:del w:id="6369" w:author="Rachel Shipsey" w:date="2025-06-08T12:54:00Z"/>
          <w:rFonts w:cs="Arial"/>
          <w:b/>
          <w:bCs/>
        </w:rPr>
        <w:pPrChange w:id="6370" w:author="Rachel Shipsey" w:date="2025-06-23T15:41:00Z">
          <w:pPr>
            <w:spacing w:after="0" w:line="276" w:lineRule="auto"/>
            <w:jc w:val="both"/>
          </w:pPr>
        </w:pPrChange>
      </w:pPr>
      <w:del w:id="6371" w:author="Rachel Shipsey" w:date="2025-06-08T12:54:00Z">
        <w:r w:rsidRPr="00790058" w:rsidDel="00EF5D9D">
          <w:rPr>
            <w:rFonts w:cs="Arial"/>
            <w:b/>
            <w:bCs/>
          </w:rPr>
          <w:delText>Kenya</w:delText>
        </w:r>
        <w:bookmarkStart w:id="6372" w:name="_Toc201237911"/>
        <w:bookmarkStart w:id="6373" w:name="_Toc201319307"/>
        <w:bookmarkEnd w:id="6372"/>
        <w:bookmarkEnd w:id="6373"/>
      </w:del>
    </w:p>
    <w:p w14:paraId="474F6063" w14:textId="77777777" w:rsidR="006D1750" w:rsidRPr="00790058" w:rsidDel="00EF5D9D" w:rsidRDefault="006D1750">
      <w:pPr>
        <w:pStyle w:val="ListParagraph"/>
        <w:spacing w:after="0" w:line="276" w:lineRule="auto"/>
        <w:jc w:val="both"/>
        <w:rPr>
          <w:del w:id="6374" w:author="Rachel Shipsey" w:date="2025-06-08T12:54:00Z"/>
          <w:rFonts w:cs="Arial"/>
          <w:sz w:val="20"/>
          <w:szCs w:val="20"/>
        </w:rPr>
        <w:pPrChange w:id="637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6376" w:author="Rachel Shipsey" w:date="2025-06-08T12:54:00Z">
        <w:r w:rsidRPr="00790058" w:rsidDel="00EF5D9D">
          <w:rPr>
            <w:rFonts w:cs="Arial"/>
            <w:sz w:val="20"/>
            <w:szCs w:val="20"/>
          </w:rPr>
          <w:delText xml:space="preserve">Kenya conducted several field tests before the pilot census to test the content and flow of the questionnaires as well as consistency checks and skip patterns. The pilot census was conducted exactly a year to the census date, thereafter, two pre-tests were undertaken. </w:delText>
        </w:r>
        <w:bookmarkStart w:id="6377" w:name="_Toc201237912"/>
        <w:bookmarkStart w:id="6378" w:name="_Toc201319308"/>
        <w:bookmarkEnd w:id="6377"/>
        <w:bookmarkEnd w:id="6378"/>
      </w:del>
    </w:p>
    <w:p w14:paraId="4B319F04" w14:textId="77777777" w:rsidR="006D1750" w:rsidRPr="00790058" w:rsidDel="00EF5D9D" w:rsidRDefault="006D1750">
      <w:pPr>
        <w:pStyle w:val="ListParagraph"/>
        <w:spacing w:after="0" w:line="276" w:lineRule="auto"/>
        <w:jc w:val="both"/>
        <w:rPr>
          <w:del w:id="6379" w:author="Rachel Shipsey" w:date="2025-06-08T12:54:00Z"/>
          <w:rFonts w:cs="Arial"/>
          <w:sz w:val="20"/>
          <w:szCs w:val="20"/>
        </w:rPr>
        <w:pPrChange w:id="6380" w:author="Rachel Shipsey" w:date="2025-06-23T15:41:00Z">
          <w:pPr>
            <w:pStyle w:val="ListParagraph"/>
            <w:numPr>
              <w:numId w:val="30"/>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270" w:hanging="270"/>
            <w:jc w:val="both"/>
          </w:pPr>
        </w:pPrChange>
      </w:pPr>
      <w:del w:id="6381" w:author="Rachel Shipsey" w:date="2025-06-08T12:54:00Z">
        <w:r w:rsidRPr="00790058" w:rsidDel="00EF5D9D">
          <w:rPr>
            <w:rFonts w:cs="Arial"/>
            <w:sz w:val="20"/>
            <w:szCs w:val="20"/>
          </w:rPr>
          <w:delText xml:space="preserve">The first pretest aimed to: test the census data collection; assess the suitability of the uploaded Enumeration Area (EA) maps; test the pre-enumeration household listing; and test the flow of the questionnaire with the newly added questions that were not tested during pilot census. </w:delText>
        </w:r>
        <w:bookmarkStart w:id="6382" w:name="_Toc201237913"/>
        <w:bookmarkStart w:id="6383" w:name="_Toc201319309"/>
        <w:bookmarkEnd w:id="6382"/>
        <w:bookmarkEnd w:id="6383"/>
      </w:del>
    </w:p>
    <w:p w14:paraId="49AE2941" w14:textId="7D00F472" w:rsidR="006D1750" w:rsidRPr="00790058" w:rsidDel="00EF5D9D" w:rsidRDefault="006D1750">
      <w:pPr>
        <w:pStyle w:val="ListParagraph"/>
        <w:spacing w:after="0" w:line="276" w:lineRule="auto"/>
        <w:jc w:val="both"/>
        <w:rPr>
          <w:del w:id="6384" w:author="Rachel Shipsey" w:date="2025-06-08T12:54:00Z"/>
          <w:rFonts w:cs="Arial"/>
          <w:sz w:val="20"/>
          <w:szCs w:val="20"/>
        </w:rPr>
        <w:pPrChange w:id="6385" w:author="Rachel Shipsey" w:date="2025-06-23T15:41:00Z">
          <w:pPr>
            <w:pStyle w:val="ListParagraph"/>
            <w:numPr>
              <w:numId w:val="30"/>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270" w:hanging="270"/>
            <w:jc w:val="both"/>
          </w:pPr>
        </w:pPrChange>
      </w:pPr>
      <w:del w:id="6386" w:author="Rachel Shipsey" w:date="2025-06-08T12:54:00Z">
        <w:r w:rsidRPr="00790058" w:rsidDel="00EF5D9D">
          <w:rPr>
            <w:rFonts w:cs="Arial"/>
            <w:sz w:val="20"/>
            <w:szCs w:val="20"/>
          </w:rPr>
          <w:delText xml:space="preserve">The second pre-test aimed to test the recommendations made from the </w:delText>
        </w:r>
        <w:r w:rsidR="45CCC9DF" w:rsidRPr="00790058" w:rsidDel="00EF5D9D">
          <w:rPr>
            <w:rFonts w:cs="Arial"/>
            <w:sz w:val="20"/>
            <w:szCs w:val="20"/>
          </w:rPr>
          <w:delText xml:space="preserve">first </w:delText>
        </w:r>
        <w:r w:rsidRPr="00790058" w:rsidDel="00EF5D9D">
          <w:rPr>
            <w:rFonts w:cs="Arial"/>
            <w:sz w:val="20"/>
            <w:szCs w:val="20"/>
          </w:rPr>
          <w:delText>pre-test regarding data collection application, uploaded EA maps, pre-enumeration household listing system as well as test the supervisor module that had not been included in the pilot census.</w:delText>
        </w:r>
        <w:bookmarkStart w:id="6387" w:name="_Toc201237914"/>
        <w:bookmarkStart w:id="6388" w:name="_Toc201319310"/>
        <w:bookmarkEnd w:id="6387"/>
        <w:bookmarkEnd w:id="6388"/>
      </w:del>
    </w:p>
    <w:p w14:paraId="3971836C" w14:textId="5FE3284F" w:rsidR="006D1750" w:rsidRPr="00790058" w:rsidDel="00EF5D9D" w:rsidRDefault="006D1750">
      <w:pPr>
        <w:pStyle w:val="ListParagraph"/>
        <w:spacing w:after="0" w:line="276" w:lineRule="auto"/>
        <w:jc w:val="both"/>
        <w:rPr>
          <w:ins w:id="6389" w:author="Rachel Elizabeth" w:date="2025-05-19T16:34:00Z"/>
          <w:del w:id="6390" w:author="Rachel Shipsey" w:date="2025-06-08T12:54:00Z"/>
          <w:rFonts w:cs="Arial"/>
          <w:sz w:val="20"/>
          <w:szCs w:val="20"/>
        </w:rPr>
        <w:pPrChange w:id="639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6392" w:author="Rachel Shipsey" w:date="2025-06-08T12:54:00Z">
        <w:r w:rsidRPr="00790058" w:rsidDel="00EF5D9D">
          <w:rPr>
            <w:rFonts w:cs="Arial"/>
            <w:sz w:val="20"/>
            <w:szCs w:val="20"/>
          </w:rPr>
          <w:delText xml:space="preserve">Pilot census and testing activities were carried out in purposively selected areas to include: densely populated rural and urban areas; urban slums; </w:delText>
        </w:r>
        <w:r w:rsidR="27BAE5C7" w:rsidRPr="00790058" w:rsidDel="00EF5D9D">
          <w:rPr>
            <w:rFonts w:cs="Arial"/>
            <w:sz w:val="20"/>
            <w:szCs w:val="20"/>
          </w:rPr>
          <w:delText>h</w:delText>
        </w:r>
        <w:r w:rsidRPr="00790058" w:rsidDel="00EF5D9D">
          <w:rPr>
            <w:rFonts w:cs="Arial"/>
            <w:sz w:val="20"/>
            <w:szCs w:val="20"/>
          </w:rPr>
          <w:delText xml:space="preserve">igh class residential areas in urban setting; border counties with </w:delText>
        </w:r>
        <w:r w:rsidR="5B10F651" w:rsidRPr="00790058" w:rsidDel="00EF5D9D">
          <w:rPr>
            <w:rFonts w:cs="Arial"/>
            <w:sz w:val="20"/>
            <w:szCs w:val="20"/>
          </w:rPr>
          <w:delText>i</w:delText>
        </w:r>
        <w:r w:rsidRPr="00790058" w:rsidDel="00EF5D9D">
          <w:rPr>
            <w:rFonts w:cs="Arial"/>
            <w:sz w:val="20"/>
            <w:szCs w:val="20"/>
          </w:rPr>
          <w:delText xml:space="preserve">nternet connectivity issues; outdoor sleepers; travelers; hotels and </w:delText>
        </w:r>
        <w:r w:rsidR="76D32911" w:rsidRPr="00790058" w:rsidDel="00EF5D9D">
          <w:rPr>
            <w:rFonts w:cs="Arial"/>
            <w:sz w:val="20"/>
            <w:szCs w:val="20"/>
          </w:rPr>
          <w:delText>l</w:delText>
        </w:r>
        <w:r w:rsidRPr="00790058" w:rsidDel="00EF5D9D">
          <w:rPr>
            <w:rFonts w:cs="Arial"/>
            <w:sz w:val="20"/>
            <w:szCs w:val="20"/>
          </w:rPr>
          <w:delText>odges; rough terrain (hilly areas); areas with arid and semi-arid land; plantation regions; sparsely populated rural area; and Nomads/ Pastoralists community.</w:delText>
        </w:r>
      </w:del>
      <w:bookmarkStart w:id="6393" w:name="_Toc201237915"/>
      <w:bookmarkStart w:id="6394" w:name="_Toc201319311"/>
      <w:bookmarkEnd w:id="6393"/>
      <w:bookmarkEnd w:id="6394"/>
    </w:p>
    <w:p w14:paraId="3992A450" w14:textId="77777777" w:rsidR="00DD2117" w:rsidRPr="00790058" w:rsidDel="00EF5D9D" w:rsidRDefault="00DD2117">
      <w:pPr>
        <w:pStyle w:val="ListParagraph"/>
        <w:spacing w:after="0" w:line="276" w:lineRule="auto"/>
        <w:jc w:val="both"/>
        <w:rPr>
          <w:ins w:id="6395" w:author="Rachel Elizabeth" w:date="2025-05-19T16:34:00Z"/>
          <w:del w:id="6396" w:author="Rachel Shipsey" w:date="2025-06-08T12:54:00Z"/>
          <w:rFonts w:cs="Arial"/>
          <w:sz w:val="20"/>
          <w:szCs w:val="20"/>
          <w:rPrChange w:id="6397" w:author="Rachel Elizabeth" w:date="2025-05-19T16:34:00Z">
            <w:rPr>
              <w:ins w:id="6398" w:author="Rachel Elizabeth" w:date="2025-05-19T16:34:00Z"/>
              <w:del w:id="6399" w:author="Rachel Shipsey" w:date="2025-06-08T12:54:00Z"/>
            </w:rPr>
          </w:rPrChange>
        </w:rPr>
        <w:pPrChange w:id="6400"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401" w:author="Rachel Elizabeth" w:date="2025-05-19T16:34:00Z">
        <w:del w:id="6402" w:author="Rachel Shipsey" w:date="2025-06-08T12:54:00Z">
          <w:r w:rsidRPr="00790058" w:rsidDel="00EF5D9D">
            <w:rPr>
              <w:rFonts w:cs="Arial"/>
              <w:sz w:val="20"/>
              <w:szCs w:val="20"/>
              <w:rPrChange w:id="6403" w:author="Rachel Elizabeth" w:date="2025-05-19T16:34:00Z">
                <w:rPr/>
              </w:rPrChange>
            </w:rPr>
            <w:delText>Within the resources budgeted for the pilot census, two extra pretests had to be undertaken after the pilot census because it was not comprehensive enough to include testing of the supervisor module, additionally, the questionnaire was not yet final given that the NSO was still accepting to take on new questions.</w:delText>
          </w:r>
          <w:bookmarkStart w:id="6404" w:name="_Toc201237916"/>
          <w:bookmarkStart w:id="6405" w:name="_Toc201319312"/>
          <w:bookmarkEnd w:id="6404"/>
          <w:bookmarkEnd w:id="6405"/>
        </w:del>
      </w:ins>
    </w:p>
    <w:p w14:paraId="35273A4A" w14:textId="77777777" w:rsidR="00DD2117" w:rsidRPr="00790058" w:rsidDel="00EF5D9D" w:rsidRDefault="00DD2117">
      <w:pPr>
        <w:pStyle w:val="ListParagraph"/>
        <w:spacing w:after="0" w:line="276" w:lineRule="auto"/>
        <w:jc w:val="both"/>
        <w:rPr>
          <w:ins w:id="6406" w:author="Rachel Elizabeth" w:date="2025-05-19T16:34:00Z"/>
          <w:del w:id="6407" w:author="Rachel Shipsey" w:date="2025-06-08T12:54:00Z"/>
          <w:rFonts w:cs="Arial"/>
          <w:sz w:val="20"/>
          <w:szCs w:val="20"/>
        </w:rPr>
        <w:pPrChange w:id="6408"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409" w:author="Rachel Elizabeth" w:date="2025-05-19T16:34:00Z">
        <w:del w:id="6410" w:author="Rachel Shipsey" w:date="2025-06-08T12:54:00Z">
          <w:r w:rsidRPr="00790058" w:rsidDel="00EF5D9D">
            <w:rPr>
              <w:rFonts w:cs="Arial"/>
              <w:sz w:val="20"/>
              <w:szCs w:val="20"/>
            </w:rPr>
            <w:delText>The pilot census revealed several issues that informed the main census such as during the training, it was noted that time allocated for training on disability, labour, definition of concepts and map reading was not adequate, and this helped in revision of the training programme for the main census, among others.</w:delText>
          </w:r>
          <w:bookmarkStart w:id="6411" w:name="_Toc201237917"/>
          <w:bookmarkStart w:id="6412" w:name="_Toc201319313"/>
          <w:bookmarkEnd w:id="6411"/>
          <w:bookmarkEnd w:id="6412"/>
        </w:del>
      </w:ins>
    </w:p>
    <w:p w14:paraId="3CF3F922" w14:textId="77777777" w:rsidR="00DD2117" w:rsidRPr="00790058" w:rsidDel="00EF5D9D" w:rsidRDefault="00DD2117">
      <w:pPr>
        <w:pStyle w:val="ListParagraph"/>
        <w:spacing w:after="0" w:line="276" w:lineRule="auto"/>
        <w:jc w:val="both"/>
        <w:rPr>
          <w:ins w:id="6413" w:author="Rachel Elizabeth" w:date="2025-05-19T16:34:00Z"/>
          <w:del w:id="6414" w:author="Rachel Shipsey" w:date="2025-06-08T12:54:00Z"/>
          <w:rFonts w:cs="Arial"/>
          <w:sz w:val="20"/>
          <w:szCs w:val="20"/>
        </w:rPr>
        <w:pPrChange w:id="6415"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416" w:author="Rachel Elizabeth" w:date="2025-05-19T16:34:00Z">
        <w:del w:id="6417" w:author="Rachel Shipsey" w:date="2025-06-08T12:54:00Z">
          <w:r w:rsidRPr="00790058" w:rsidDel="00EF5D9D">
            <w:rPr>
              <w:rFonts w:cs="Arial"/>
              <w:sz w:val="20"/>
              <w:szCs w:val="20"/>
            </w:rPr>
            <w:delText>This finding shows that the lessons from the pretests done before the pilot were not taken into consideration, for instance, the need to adjust the training timetable should have been seen and handled earlier during the pretests so that the pilot only identifies major issues. Such as the failure rate of the tablets that was used to decide on the number of spare tablets to allocate per supervisory area and the emergence of fake job advertisements that informed the change in recruitment strategy for the main census.</w:delText>
          </w:r>
          <w:bookmarkStart w:id="6418" w:name="_Toc201237918"/>
          <w:bookmarkStart w:id="6419" w:name="_Toc201319314"/>
          <w:bookmarkEnd w:id="6418"/>
          <w:bookmarkEnd w:id="6419"/>
        </w:del>
      </w:ins>
    </w:p>
    <w:p w14:paraId="77184CE4" w14:textId="77777777" w:rsidR="00DD2117" w:rsidRPr="00790058" w:rsidDel="00EF5D9D" w:rsidRDefault="00DD2117">
      <w:pPr>
        <w:pStyle w:val="ListParagraph"/>
        <w:spacing w:after="0" w:line="276" w:lineRule="auto"/>
        <w:jc w:val="both"/>
        <w:rPr>
          <w:del w:id="6420" w:author="Rachel Shipsey" w:date="2025-06-08T12:54:00Z"/>
          <w:rFonts w:cs="Arial"/>
          <w:sz w:val="20"/>
          <w:szCs w:val="20"/>
        </w:rPr>
        <w:pPrChange w:id="642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bookmarkStart w:id="6422" w:name="_Toc201237919"/>
      <w:bookmarkStart w:id="6423" w:name="_Toc201319315"/>
      <w:bookmarkEnd w:id="6422"/>
      <w:bookmarkEnd w:id="6423"/>
    </w:p>
    <w:p w14:paraId="448DCC44" w14:textId="5B95A521" w:rsidR="00E02267" w:rsidRPr="00790058" w:rsidDel="00EF5D9D" w:rsidRDefault="00E02267">
      <w:pPr>
        <w:pStyle w:val="ListParagraph"/>
        <w:spacing w:after="0" w:line="276" w:lineRule="auto"/>
        <w:jc w:val="both"/>
        <w:rPr>
          <w:del w:id="6424" w:author="Rachel Shipsey" w:date="2025-06-08T12:54:00Z"/>
          <w:rFonts w:cs="Arial"/>
          <w:b/>
          <w:bCs/>
        </w:rPr>
        <w:pPrChange w:id="6425" w:author="Rachel Shipsey" w:date="2025-06-23T15:41:00Z">
          <w:pPr>
            <w:spacing w:after="0" w:line="276" w:lineRule="auto"/>
            <w:jc w:val="both"/>
          </w:pPr>
        </w:pPrChange>
      </w:pPr>
      <w:del w:id="6426" w:author="Rachel Shipsey" w:date="2025-06-08T12:54:00Z">
        <w:r w:rsidRPr="00790058" w:rsidDel="00EF5D9D">
          <w:rPr>
            <w:rFonts w:cs="Arial"/>
            <w:b/>
            <w:bCs/>
          </w:rPr>
          <w:delText>Ethiopia</w:delText>
        </w:r>
        <w:bookmarkStart w:id="6427" w:name="_Toc201237920"/>
        <w:bookmarkStart w:id="6428" w:name="_Toc201319316"/>
        <w:bookmarkEnd w:id="6427"/>
        <w:bookmarkEnd w:id="6428"/>
      </w:del>
    </w:p>
    <w:p w14:paraId="15D52301" w14:textId="362D9537" w:rsidR="006D1750" w:rsidRPr="00790058" w:rsidDel="00EF5D9D" w:rsidRDefault="006D1750">
      <w:pPr>
        <w:pStyle w:val="ListParagraph"/>
        <w:spacing w:after="0" w:line="276" w:lineRule="auto"/>
        <w:jc w:val="both"/>
        <w:rPr>
          <w:ins w:id="6429" w:author="Rachel Elizabeth" w:date="2025-05-19T16:35:00Z"/>
          <w:del w:id="6430" w:author="Rachel Shipsey" w:date="2025-06-08T12:54:00Z"/>
          <w:rFonts w:cs="Arial"/>
          <w:sz w:val="20"/>
          <w:szCs w:val="20"/>
        </w:rPr>
        <w:pPrChange w:id="643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jc w:val="both"/>
          </w:pPr>
        </w:pPrChange>
      </w:pPr>
      <w:del w:id="6432" w:author="Rachel Shipsey" w:date="2025-06-08T12:54:00Z">
        <w:r w:rsidRPr="00790058" w:rsidDel="00EF5D9D">
          <w:rPr>
            <w:rFonts w:cs="Arial"/>
            <w:sz w:val="20"/>
            <w:szCs w:val="20"/>
          </w:rPr>
          <w:delText>Ethiopia conducted three pilot censuses in November 2016, March 2017 and June 2018 and the main census enumeration has not yet</w:delText>
        </w:r>
      </w:del>
      <w:ins w:id="6433" w:author="Pamela Kakande Nabukhonzo" w:date="2025-06-03T10:26:00Z">
        <w:del w:id="6434" w:author="Rachel Shipsey" w:date="2025-06-08T12:54:00Z">
          <w:r w:rsidR="004A6699" w:rsidDel="00EF5D9D">
            <w:rPr>
              <w:rFonts w:cs="Arial"/>
              <w:sz w:val="20"/>
              <w:szCs w:val="20"/>
            </w:rPr>
            <w:delText>did not</w:delText>
          </w:r>
        </w:del>
      </w:ins>
      <w:del w:id="6435" w:author="Rachel Shipsey" w:date="2025-06-08T12:54:00Z">
        <w:r w:rsidRPr="00790058" w:rsidDel="00EF5D9D">
          <w:rPr>
            <w:rFonts w:cs="Arial"/>
            <w:sz w:val="20"/>
            <w:szCs w:val="20"/>
          </w:rPr>
          <w:delText xml:space="preserve"> taken place in 2020 round. The first and second pilots were conducted to test both enumeration methods: paper and tablet while the third one was purely digital with backup paper questionnaires for emergencies such as tablet failure and power shortage. After the completion of the first pilot lessons have been documented to inform subsequent census activities as outlined in this document.</w:delText>
        </w:r>
      </w:del>
      <w:bookmarkStart w:id="6436" w:name="_Toc201237921"/>
      <w:bookmarkStart w:id="6437" w:name="_Toc201319317"/>
      <w:bookmarkEnd w:id="6436"/>
      <w:bookmarkEnd w:id="6437"/>
    </w:p>
    <w:p w14:paraId="545DA591" w14:textId="77777777" w:rsidR="0045670C" w:rsidRPr="00790058" w:rsidDel="00EF5D9D" w:rsidRDefault="0045670C">
      <w:pPr>
        <w:pStyle w:val="ListParagraph"/>
        <w:spacing w:after="0" w:line="276" w:lineRule="auto"/>
        <w:jc w:val="both"/>
        <w:rPr>
          <w:ins w:id="6438" w:author="Rachel Elizabeth" w:date="2025-05-19T16:36:00Z"/>
          <w:del w:id="6439" w:author="Rachel Shipsey" w:date="2025-06-08T12:54:00Z"/>
          <w:rFonts w:cs="Arial"/>
          <w:sz w:val="20"/>
          <w:szCs w:val="20"/>
        </w:rPr>
        <w:pPrChange w:id="6440"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441" w:author="Rachel Elizabeth" w:date="2025-05-19T16:35:00Z">
        <w:del w:id="6442" w:author="Rachel Shipsey" w:date="2025-06-08T12:54:00Z">
          <w:r w:rsidRPr="00790058" w:rsidDel="00EF5D9D">
            <w:rPr>
              <w:rFonts w:cs="Arial"/>
              <w:sz w:val="20"/>
              <w:szCs w:val="20"/>
            </w:rPr>
            <w:delText>Recruitment guidelines were not followed leading to appointment of fieldworkers who were physically unfit, some were not familiar with digital technology while, others could not speak the local language, this negatively affected the pilot census operations. This was coupled with lack or poor communication about field worker entitlements that led to discontent and disruption of the training.</w:delText>
          </w:r>
        </w:del>
      </w:ins>
      <w:bookmarkStart w:id="6443" w:name="_Toc201237922"/>
      <w:bookmarkStart w:id="6444" w:name="_Toc201319318"/>
      <w:bookmarkEnd w:id="6443"/>
      <w:bookmarkEnd w:id="6444"/>
    </w:p>
    <w:p w14:paraId="27A59866" w14:textId="1DEAF6A6" w:rsidR="0045670C" w:rsidRPr="00790058" w:rsidDel="00EF5D9D" w:rsidRDefault="0045670C">
      <w:pPr>
        <w:pStyle w:val="ListParagraph"/>
        <w:spacing w:after="0" w:line="276" w:lineRule="auto"/>
        <w:jc w:val="both"/>
        <w:rPr>
          <w:ins w:id="6445" w:author="Rachel Elizabeth" w:date="2025-05-19T16:35:00Z"/>
          <w:del w:id="6446" w:author="Rachel Shipsey" w:date="2025-06-08T12:54:00Z"/>
          <w:rFonts w:cs="Arial"/>
          <w:sz w:val="20"/>
          <w:szCs w:val="20"/>
        </w:rPr>
        <w:pPrChange w:id="6447"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448" w:author="Rachel Elizabeth" w:date="2025-05-19T16:35:00Z">
        <w:del w:id="6449" w:author="Rachel Shipsey" w:date="2025-06-08T12:54:00Z">
          <w:r w:rsidRPr="00790058" w:rsidDel="00EF5D9D">
            <w:rPr>
              <w:rFonts w:cs="Arial"/>
              <w:sz w:val="20"/>
              <w:szCs w:val="20"/>
            </w:rPr>
            <w:delText>The pilot census was done before a thorough review and finalization of the data collection tools was completed, pretests should have been done earlier to address issues found such as inconsistencies in the translated questionnaires, inappropriate and non-functional skip patterns/rules in the data capture application.</w:delText>
          </w:r>
          <w:bookmarkStart w:id="6450" w:name="_Toc201237923"/>
          <w:bookmarkStart w:id="6451" w:name="_Toc201319319"/>
          <w:bookmarkEnd w:id="6450"/>
          <w:bookmarkEnd w:id="6451"/>
        </w:del>
      </w:ins>
    </w:p>
    <w:p w14:paraId="16D44A0A" w14:textId="77777777" w:rsidR="0045670C" w:rsidRPr="00790058" w:rsidDel="00EF5D9D" w:rsidRDefault="0045670C">
      <w:pPr>
        <w:pStyle w:val="ListParagraph"/>
        <w:spacing w:after="0" w:line="276" w:lineRule="auto"/>
        <w:jc w:val="both"/>
        <w:rPr>
          <w:ins w:id="6452" w:author="Rachel Elizabeth" w:date="2025-05-19T16:35:00Z"/>
          <w:del w:id="6453" w:author="Rachel Shipsey" w:date="2025-06-08T12:54:00Z"/>
          <w:rFonts w:cs="Arial"/>
          <w:sz w:val="20"/>
          <w:szCs w:val="20"/>
        </w:rPr>
        <w:pPrChange w:id="6454"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455" w:author="Rachel Elizabeth" w:date="2025-05-19T16:35:00Z">
        <w:del w:id="6456" w:author="Rachel Shipsey" w:date="2025-06-08T12:54:00Z">
          <w:r w:rsidRPr="00790058" w:rsidDel="00EF5D9D">
            <w:rPr>
              <w:rFonts w:cs="Arial"/>
              <w:sz w:val="20"/>
              <w:szCs w:val="20"/>
            </w:rPr>
            <w:delText>The pilot census led to an overhaul in some of the IT equipment specifications indicating that there may have been limited prior research or non-adherence to recommendations. This lesson is drawn from the failure of power banks to charge the mobile devices due to low capacity, low battery time for the tablets, poor network coverage that necessitated modification of the specifications for the equipment hence a fresh budget.</w:delText>
          </w:r>
          <w:bookmarkStart w:id="6457" w:name="_Toc201237924"/>
          <w:bookmarkStart w:id="6458" w:name="_Toc201319320"/>
          <w:bookmarkEnd w:id="6457"/>
          <w:bookmarkEnd w:id="6458"/>
        </w:del>
      </w:ins>
    </w:p>
    <w:p w14:paraId="692911F6" w14:textId="77777777" w:rsidR="0045670C" w:rsidRPr="00790058" w:rsidDel="00EF5D9D" w:rsidRDefault="0045670C">
      <w:pPr>
        <w:pStyle w:val="ListParagraph"/>
        <w:spacing w:after="0" w:line="276" w:lineRule="auto"/>
        <w:jc w:val="both"/>
        <w:rPr>
          <w:ins w:id="6459" w:author="Rachel Elizabeth" w:date="2025-05-19T16:35:00Z"/>
          <w:del w:id="6460" w:author="Rachel Shipsey" w:date="2025-06-08T12:54:00Z"/>
          <w:rFonts w:cs="Arial"/>
          <w:sz w:val="20"/>
          <w:szCs w:val="20"/>
        </w:rPr>
        <w:pPrChange w:id="6461"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462" w:author="Rachel Elizabeth" w:date="2025-05-19T16:35:00Z">
        <w:del w:id="6463" w:author="Rachel Shipsey" w:date="2025-06-08T12:54:00Z">
          <w:r w:rsidRPr="00790058" w:rsidDel="00EF5D9D">
            <w:rPr>
              <w:rFonts w:cs="Arial"/>
              <w:sz w:val="20"/>
              <w:szCs w:val="20"/>
            </w:rPr>
            <w:delText>Lack of preparedness on the part of the trainers and field operations office to ensure availability of appropriate training centres with LCD projectors to present video lessons affected the training in some centres and this can compromise on the data quality. This therefore necessitated the inclusion of specifications for an ideal training centre for a digital census as part of the training plan.</w:delText>
          </w:r>
          <w:bookmarkStart w:id="6464" w:name="_Toc201237925"/>
          <w:bookmarkStart w:id="6465" w:name="_Toc201319321"/>
          <w:bookmarkEnd w:id="6464"/>
          <w:bookmarkEnd w:id="6465"/>
        </w:del>
      </w:ins>
    </w:p>
    <w:p w14:paraId="158CD7B9" w14:textId="77777777" w:rsidR="0045670C" w:rsidRPr="00790058" w:rsidDel="00EF5D9D" w:rsidRDefault="0045670C">
      <w:pPr>
        <w:pStyle w:val="ListParagraph"/>
        <w:spacing w:after="0" w:line="276" w:lineRule="auto"/>
        <w:jc w:val="both"/>
        <w:rPr>
          <w:ins w:id="6466" w:author="Rachel Elizabeth" w:date="2025-05-19T16:35:00Z"/>
          <w:del w:id="6467" w:author="Rachel Shipsey" w:date="2025-06-08T12:54:00Z"/>
          <w:rFonts w:cs="Arial"/>
          <w:sz w:val="20"/>
          <w:szCs w:val="20"/>
        </w:rPr>
        <w:pPrChange w:id="646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jc w:val="both"/>
          </w:pPr>
        </w:pPrChange>
      </w:pPr>
      <w:bookmarkStart w:id="6469" w:name="_Toc201237926"/>
      <w:bookmarkStart w:id="6470" w:name="_Toc201319322"/>
      <w:bookmarkEnd w:id="6469"/>
      <w:bookmarkEnd w:id="6470"/>
    </w:p>
    <w:p w14:paraId="018FF757" w14:textId="77777777" w:rsidR="0045670C" w:rsidRPr="00790058" w:rsidDel="00EF5D9D" w:rsidRDefault="0045670C">
      <w:pPr>
        <w:pStyle w:val="ListParagraph"/>
        <w:spacing w:after="0" w:line="276" w:lineRule="auto"/>
        <w:jc w:val="both"/>
        <w:rPr>
          <w:del w:id="6471" w:author="Rachel Shipsey" w:date="2025-06-08T12:54:00Z"/>
          <w:rFonts w:cs="Arial"/>
          <w:sz w:val="20"/>
          <w:szCs w:val="20"/>
        </w:rPr>
        <w:pPrChange w:id="647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jc w:val="both"/>
          </w:pPr>
        </w:pPrChange>
      </w:pPr>
      <w:bookmarkStart w:id="6473" w:name="_Toc201237927"/>
      <w:bookmarkStart w:id="6474" w:name="_Toc201319323"/>
      <w:bookmarkEnd w:id="6473"/>
      <w:bookmarkEnd w:id="6474"/>
    </w:p>
    <w:p w14:paraId="23CB4D82" w14:textId="3D9373D4" w:rsidR="00E02267" w:rsidRPr="00790058" w:rsidDel="00EF5D9D" w:rsidRDefault="00E02267">
      <w:pPr>
        <w:pStyle w:val="ListParagraph"/>
        <w:spacing w:after="0" w:line="276" w:lineRule="auto"/>
        <w:jc w:val="both"/>
        <w:rPr>
          <w:del w:id="6475" w:author="Rachel Shipsey" w:date="2025-06-08T12:54:00Z"/>
          <w:rFonts w:cs="Arial"/>
          <w:b/>
          <w:bCs/>
          <w:i/>
          <w:iCs/>
        </w:rPr>
        <w:pPrChange w:id="6476" w:author="Rachel Shipsey" w:date="2025-06-23T15:41:00Z">
          <w:pPr>
            <w:spacing w:after="0" w:line="276" w:lineRule="auto"/>
            <w:jc w:val="both"/>
          </w:pPr>
        </w:pPrChange>
      </w:pPr>
      <w:del w:id="6477" w:author="Rachel Shipsey" w:date="2025-06-08T12:54:00Z">
        <w:r w:rsidRPr="00790058" w:rsidDel="00EF5D9D">
          <w:rPr>
            <w:rFonts w:cs="Arial"/>
            <w:b/>
            <w:bCs/>
            <w:i/>
            <w:iCs/>
          </w:rPr>
          <w:delText>Namibia</w:delText>
        </w:r>
        <w:bookmarkStart w:id="6478" w:name="_Toc201237928"/>
        <w:bookmarkStart w:id="6479" w:name="_Toc201319324"/>
        <w:bookmarkEnd w:id="6478"/>
        <w:bookmarkEnd w:id="6479"/>
      </w:del>
    </w:p>
    <w:p w14:paraId="1FB3A1BF" w14:textId="77777777" w:rsidR="006D1750" w:rsidRPr="00790058" w:rsidDel="00EF5D9D" w:rsidRDefault="006D1750">
      <w:pPr>
        <w:pStyle w:val="ListParagraph"/>
        <w:spacing w:after="0" w:line="276" w:lineRule="auto"/>
        <w:jc w:val="both"/>
        <w:rPr>
          <w:del w:id="6480" w:author="Rachel Shipsey" w:date="2025-06-08T12:54:00Z"/>
          <w:rFonts w:cs="Arial"/>
          <w:sz w:val="20"/>
          <w:szCs w:val="20"/>
        </w:rPr>
        <w:pPrChange w:id="648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jc w:val="both"/>
          </w:pPr>
        </w:pPrChange>
      </w:pPr>
      <w:del w:id="6482" w:author="Rachel Shipsey" w:date="2025-06-08T12:54:00Z">
        <w:r w:rsidRPr="00790058" w:rsidDel="00EF5D9D">
          <w:rPr>
            <w:rFonts w:cs="Arial"/>
            <w:sz w:val="20"/>
            <w:szCs w:val="20"/>
          </w:rPr>
          <w:delText>Namibia conducted the Census Pilot Enumeration in September to October 2021 that provided important information on the adequacy of the field organization, supervisory areas, training program, extent of respondent burden, the data processing plan and other important aspects of the census that would better inform the actual census. Prior to the census pilot implementation, tests were done, and the data generated was used to review the batch editing program and test the monitoring dashboard.</w:delText>
        </w:r>
        <w:bookmarkStart w:id="6483" w:name="_Toc201237929"/>
        <w:bookmarkStart w:id="6484" w:name="_Toc201319325"/>
        <w:bookmarkEnd w:id="6483"/>
        <w:bookmarkEnd w:id="6484"/>
      </w:del>
    </w:p>
    <w:p w14:paraId="45F5DEA5" w14:textId="750CB48F" w:rsidR="00DD2117" w:rsidRPr="00790058" w:rsidDel="00EF5D9D" w:rsidRDefault="006D1750">
      <w:pPr>
        <w:pStyle w:val="ListParagraph"/>
        <w:spacing w:after="0" w:line="276" w:lineRule="auto"/>
        <w:jc w:val="both"/>
        <w:rPr>
          <w:del w:id="6485" w:author="Rachel Shipsey" w:date="2025-06-08T12:54:00Z"/>
          <w:rFonts w:cs="Arial"/>
          <w:sz w:val="20"/>
          <w:szCs w:val="20"/>
        </w:rPr>
        <w:pPrChange w:id="648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jc w:val="both"/>
          </w:pPr>
        </w:pPrChange>
      </w:pPr>
      <w:del w:id="6487" w:author="Rachel Shipsey" w:date="2025-06-08T12:54:00Z">
        <w:r w:rsidRPr="00790058" w:rsidDel="00EF5D9D">
          <w:rPr>
            <w:rFonts w:cs="Arial"/>
            <w:sz w:val="20"/>
            <w:szCs w:val="20"/>
          </w:rPr>
          <w:delText xml:space="preserve">The sampling design was purposive and included: special populations such as the Nomadic people in Opuwo that are based in Kunene region and Tsumkwe, holiday homes in Walvis/Swakop (coastal areas of Namibia); EAs in: commercial farms, resettlement farms, gated communities, communal </w:delText>
        </w:r>
        <w:r w:rsidR="7E58828F" w:rsidRPr="00790058" w:rsidDel="00EF5D9D">
          <w:rPr>
            <w:rFonts w:cs="Arial"/>
            <w:sz w:val="20"/>
            <w:szCs w:val="20"/>
          </w:rPr>
          <w:delText>s</w:delText>
        </w:r>
        <w:r w:rsidRPr="00790058" w:rsidDel="00EF5D9D">
          <w:rPr>
            <w:rFonts w:cs="Arial"/>
            <w:sz w:val="20"/>
            <w:szCs w:val="20"/>
          </w:rPr>
          <w:delText xml:space="preserve">ettlements and </w:delText>
        </w:r>
        <w:r w:rsidR="2F5D745C" w:rsidRPr="00790058" w:rsidDel="00EF5D9D">
          <w:rPr>
            <w:rFonts w:cs="Arial"/>
            <w:sz w:val="20"/>
            <w:szCs w:val="20"/>
          </w:rPr>
          <w:delText>u</w:delText>
        </w:r>
        <w:r w:rsidRPr="00790058" w:rsidDel="00EF5D9D">
          <w:rPr>
            <w:rFonts w:cs="Arial"/>
            <w:sz w:val="20"/>
            <w:szCs w:val="20"/>
          </w:rPr>
          <w:delText>rban (</w:delText>
        </w:r>
        <w:r w:rsidR="7532563A" w:rsidRPr="00790058" w:rsidDel="00EF5D9D">
          <w:rPr>
            <w:rFonts w:cs="Arial"/>
            <w:sz w:val="20"/>
            <w:szCs w:val="20"/>
          </w:rPr>
          <w:delText>h</w:delText>
        </w:r>
        <w:r w:rsidRPr="00790058" w:rsidDel="00EF5D9D">
          <w:rPr>
            <w:rFonts w:cs="Arial"/>
            <w:sz w:val="20"/>
            <w:szCs w:val="20"/>
          </w:rPr>
          <w:delText xml:space="preserve">igh class </w:delText>
        </w:r>
        <w:r w:rsidR="3850E975" w:rsidRPr="00790058" w:rsidDel="00EF5D9D">
          <w:rPr>
            <w:rFonts w:cs="Arial"/>
            <w:sz w:val="20"/>
            <w:szCs w:val="20"/>
          </w:rPr>
          <w:delText>s</w:delText>
        </w:r>
        <w:r w:rsidRPr="00790058" w:rsidDel="00EF5D9D">
          <w:rPr>
            <w:rFonts w:cs="Arial"/>
            <w:sz w:val="20"/>
            <w:szCs w:val="20"/>
          </w:rPr>
          <w:delText xml:space="preserve">ociety, </w:delText>
        </w:r>
        <w:r w:rsidR="2495A2C6" w:rsidRPr="00790058" w:rsidDel="00EF5D9D">
          <w:rPr>
            <w:rFonts w:cs="Arial"/>
            <w:sz w:val="20"/>
            <w:szCs w:val="20"/>
          </w:rPr>
          <w:delText>m</w:delText>
        </w:r>
        <w:r w:rsidRPr="00790058" w:rsidDel="00EF5D9D">
          <w:rPr>
            <w:rFonts w:cs="Arial"/>
            <w:sz w:val="20"/>
            <w:szCs w:val="20"/>
          </w:rPr>
          <w:delText xml:space="preserve">iddle Class, </w:delText>
        </w:r>
        <w:r w:rsidR="32805BB9" w:rsidRPr="00790058" w:rsidDel="00EF5D9D">
          <w:rPr>
            <w:rFonts w:cs="Arial"/>
            <w:sz w:val="20"/>
            <w:szCs w:val="20"/>
          </w:rPr>
          <w:delText>l</w:delText>
        </w:r>
        <w:r w:rsidRPr="00790058" w:rsidDel="00EF5D9D">
          <w:rPr>
            <w:rFonts w:cs="Arial"/>
            <w:sz w:val="20"/>
            <w:szCs w:val="20"/>
          </w:rPr>
          <w:delText xml:space="preserve">ow / </w:delText>
        </w:r>
        <w:r w:rsidR="17F46277" w:rsidRPr="00790058" w:rsidDel="00EF5D9D">
          <w:rPr>
            <w:rFonts w:cs="Arial"/>
            <w:sz w:val="20"/>
            <w:szCs w:val="20"/>
          </w:rPr>
          <w:delText>i</w:delText>
        </w:r>
        <w:r w:rsidRPr="00790058" w:rsidDel="00EF5D9D">
          <w:rPr>
            <w:rFonts w:cs="Arial"/>
            <w:sz w:val="20"/>
            <w:szCs w:val="20"/>
          </w:rPr>
          <w:delText>nformal).</w:delText>
        </w:r>
        <w:bookmarkStart w:id="6488" w:name="_Toc201237930"/>
        <w:bookmarkStart w:id="6489" w:name="_Toc201319326"/>
        <w:bookmarkEnd w:id="6488"/>
        <w:bookmarkEnd w:id="6489"/>
      </w:del>
    </w:p>
    <w:p w14:paraId="7AC1728D" w14:textId="5DDBD3B2" w:rsidR="00DD2117" w:rsidRPr="00790058" w:rsidDel="00CB43CC" w:rsidRDefault="00DD2117">
      <w:pPr>
        <w:pStyle w:val="ListParagraph"/>
        <w:spacing w:after="0" w:line="276" w:lineRule="auto"/>
        <w:jc w:val="both"/>
        <w:rPr>
          <w:ins w:id="6490" w:author="Rachel Elizabeth" w:date="2025-05-19T16:34:00Z"/>
          <w:del w:id="6491" w:author="Rachel Shipsey" w:date="2025-06-03T19:18:00Z"/>
        </w:rPr>
        <w:pPrChange w:id="6492"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bookmarkStart w:id="6493" w:name="_Toc201237931"/>
      <w:bookmarkStart w:id="6494" w:name="_Toc201319327"/>
      <w:bookmarkEnd w:id="6493"/>
      <w:bookmarkEnd w:id="6494"/>
    </w:p>
    <w:p w14:paraId="6B4F5B97" w14:textId="79F7D4F1" w:rsidR="00DD2117" w:rsidRPr="00790058" w:rsidDel="00EF5D9D" w:rsidRDefault="00DD2117">
      <w:pPr>
        <w:pStyle w:val="ListParagraph"/>
        <w:spacing w:after="0" w:line="276" w:lineRule="auto"/>
        <w:jc w:val="both"/>
        <w:rPr>
          <w:ins w:id="6495" w:author="Rachel Elizabeth" w:date="2025-05-19T16:34:00Z"/>
          <w:del w:id="6496" w:author="Rachel Shipsey" w:date="2025-06-08T12:54:00Z"/>
        </w:rPr>
        <w:pPrChange w:id="6497" w:author="Rachel Shipsey" w:date="2025-06-23T15:41:00Z">
          <w:pPr>
            <w:spacing w:after="0" w:line="276" w:lineRule="auto"/>
            <w:ind w:left="360"/>
            <w:jc w:val="both"/>
          </w:pPr>
        </w:pPrChange>
      </w:pPr>
      <w:ins w:id="6498" w:author="Rachel Elizabeth" w:date="2025-05-19T16:34:00Z">
        <w:del w:id="6499" w:author="Rachel Shipsey" w:date="2025-06-08T12:54:00Z">
          <w:r w:rsidRPr="00790058" w:rsidDel="00EF5D9D">
            <w:delText>Kenya</w:delText>
          </w:r>
          <w:bookmarkStart w:id="6500" w:name="_Toc201237932"/>
          <w:bookmarkStart w:id="6501" w:name="_Toc201319328"/>
          <w:bookmarkEnd w:id="6500"/>
          <w:bookmarkEnd w:id="6501"/>
        </w:del>
      </w:ins>
    </w:p>
    <w:p w14:paraId="5E799289" w14:textId="26885E5B" w:rsidR="00DD2117" w:rsidRPr="00790058" w:rsidDel="00EF5D9D" w:rsidRDefault="00DD2117">
      <w:pPr>
        <w:pStyle w:val="ListParagraph"/>
        <w:spacing w:after="0" w:line="276" w:lineRule="auto"/>
        <w:jc w:val="both"/>
        <w:rPr>
          <w:ins w:id="6502" w:author="Rachel Elizabeth" w:date="2025-05-19T16:34:00Z"/>
          <w:del w:id="6503" w:author="Rachel Shipsey" w:date="2025-06-08T12:54:00Z"/>
        </w:rPr>
        <w:pPrChange w:id="6504"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505" w:author="Rachel Elizabeth" w:date="2025-05-19T16:34:00Z">
        <w:del w:id="6506" w:author="Rachel Shipsey" w:date="2025-06-08T12:54:00Z">
          <w:r w:rsidRPr="00790058" w:rsidDel="00EF5D9D">
            <w:delText>Within the resources budgeted for the pilot census, two extra pretests had to be undertaken after the pilot census because it was not comprehensive enough to include testing of the supervisor module, additionally, the questionnaire was not yet final given that the NSO was still accepting to take on new questions.</w:delText>
          </w:r>
          <w:bookmarkStart w:id="6507" w:name="_Toc201237933"/>
          <w:bookmarkStart w:id="6508" w:name="_Toc201319329"/>
          <w:bookmarkEnd w:id="6507"/>
          <w:bookmarkEnd w:id="6508"/>
        </w:del>
      </w:ins>
    </w:p>
    <w:p w14:paraId="78F77426" w14:textId="57C7CB8D" w:rsidR="00DD2117" w:rsidRPr="00790058" w:rsidDel="00EF5D9D" w:rsidRDefault="00DD2117">
      <w:pPr>
        <w:pStyle w:val="ListParagraph"/>
        <w:spacing w:after="0" w:line="276" w:lineRule="auto"/>
        <w:jc w:val="both"/>
        <w:rPr>
          <w:ins w:id="6509" w:author="Rachel Elizabeth" w:date="2025-05-19T16:34:00Z"/>
          <w:del w:id="6510" w:author="Rachel Shipsey" w:date="2025-06-08T12:54:00Z"/>
        </w:rPr>
        <w:pPrChange w:id="6511"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512" w:author="Rachel Elizabeth" w:date="2025-05-19T16:34:00Z">
        <w:del w:id="6513" w:author="Rachel Shipsey" w:date="2025-06-08T12:54:00Z">
          <w:r w:rsidRPr="00790058" w:rsidDel="00EF5D9D">
            <w:delText>The pilot census revealed several issues that informed the main census such as during the training, it was noted that time allocated for training on disability, labour, definition of concepts and map reading was not adequate, and this helped in revision of the training programme for the main census, among others.</w:delText>
          </w:r>
          <w:bookmarkStart w:id="6514" w:name="_Toc201237934"/>
          <w:bookmarkStart w:id="6515" w:name="_Toc201319330"/>
          <w:bookmarkEnd w:id="6514"/>
          <w:bookmarkEnd w:id="6515"/>
        </w:del>
      </w:ins>
    </w:p>
    <w:p w14:paraId="482FC29A" w14:textId="24B01020" w:rsidR="00DD2117" w:rsidRPr="00790058" w:rsidDel="00EF5D9D" w:rsidRDefault="00DD2117">
      <w:pPr>
        <w:pStyle w:val="ListParagraph"/>
        <w:spacing w:after="0" w:line="276" w:lineRule="auto"/>
        <w:jc w:val="both"/>
        <w:rPr>
          <w:ins w:id="6516" w:author="Rachel Elizabeth" w:date="2025-05-19T16:34:00Z"/>
          <w:del w:id="6517" w:author="Rachel Shipsey" w:date="2025-06-08T12:54:00Z"/>
        </w:rPr>
        <w:pPrChange w:id="6518"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ins w:id="6519" w:author="Rachel Elizabeth" w:date="2025-05-19T16:34:00Z">
        <w:del w:id="6520" w:author="Rachel Shipsey" w:date="2025-06-08T12:54:00Z">
          <w:r w:rsidRPr="00790058" w:rsidDel="00EF5D9D">
            <w:delText>This finding shows that the lessons from the pretests done before the pilot were not taken into consideration, for instance, the need to adjust the training timetable should have been seen and handled earlier during the pretests so that the pilot only identifies major issues. Such as the failure rate of the tablets that was used to decide on the number of spare tablets to allocate per supervisory area and the emergence of fake job advertisements that informed the change in recruitment strategy for the main census.</w:delText>
          </w:r>
          <w:bookmarkStart w:id="6521" w:name="_Toc201237935"/>
          <w:bookmarkStart w:id="6522" w:name="_Toc201319331"/>
          <w:bookmarkEnd w:id="6521"/>
          <w:bookmarkEnd w:id="6522"/>
        </w:del>
      </w:ins>
    </w:p>
    <w:p w14:paraId="6B495DE4" w14:textId="53A26006" w:rsidR="00DD2117" w:rsidRPr="00790058" w:rsidDel="00EF5D9D" w:rsidRDefault="00DD2117">
      <w:pPr>
        <w:pStyle w:val="ListParagraph"/>
        <w:spacing w:after="0" w:line="276" w:lineRule="auto"/>
        <w:jc w:val="both"/>
        <w:rPr>
          <w:ins w:id="6523" w:author="Rachel Elizabeth" w:date="2025-05-19T16:34:00Z"/>
          <w:del w:id="6524" w:author="Rachel Shipsey" w:date="2025-06-08T12:54:00Z"/>
        </w:rPr>
        <w:pPrChange w:id="6525" w:author="Rachel Shipsey" w:date="2025-06-23T15:41:00Z">
          <w:pPr>
            <w:spacing w:after="0" w:line="276" w:lineRule="auto"/>
            <w:ind w:left="360"/>
            <w:jc w:val="both"/>
          </w:pPr>
        </w:pPrChange>
      </w:pPr>
      <w:ins w:id="6526" w:author="Rachel Elizabeth" w:date="2025-05-19T16:34:00Z">
        <w:del w:id="6527" w:author="Rachel Shipsey" w:date="2025-06-08T12:54:00Z">
          <w:r w:rsidRPr="00790058" w:rsidDel="00EF5D9D">
            <w:delText>Ethiopia</w:delText>
          </w:r>
          <w:bookmarkStart w:id="6528" w:name="_Toc201237936"/>
          <w:bookmarkStart w:id="6529" w:name="_Toc201319332"/>
          <w:bookmarkEnd w:id="6528"/>
          <w:bookmarkEnd w:id="6529"/>
        </w:del>
      </w:ins>
    </w:p>
    <w:p w14:paraId="78A3ECC2" w14:textId="32E5BACB" w:rsidR="00DD2117" w:rsidRPr="00790058" w:rsidDel="00EF5D9D" w:rsidRDefault="00DD2117">
      <w:pPr>
        <w:pStyle w:val="ListParagraph"/>
        <w:spacing w:after="0" w:line="276" w:lineRule="auto"/>
        <w:jc w:val="both"/>
        <w:rPr>
          <w:ins w:id="6530" w:author="Rachel Elizabeth" w:date="2025-05-19T16:34:00Z"/>
          <w:del w:id="6531" w:author="Rachel Shipsey" w:date="2025-06-08T12:54:00Z"/>
        </w:rPr>
        <w:pPrChange w:id="6532"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533" w:author="Rachel Elizabeth" w:date="2025-05-19T16:34:00Z">
        <w:del w:id="6534" w:author="Rachel Shipsey" w:date="2025-06-08T12:54:00Z">
          <w:r w:rsidRPr="00790058" w:rsidDel="00EF5D9D">
            <w:delText>Recruitment guidelines were not followed leading to appointment of fieldworkers who were physically unfit, some were not familiar with digital technology while, others could not speak the local language, this negatively affected the pilot census operations. This was coupled with lack or poor communication about field worker entitlements that led to discontent and disruption of the training.</w:delText>
          </w:r>
          <w:bookmarkStart w:id="6535" w:name="_Toc201237937"/>
          <w:bookmarkStart w:id="6536" w:name="_Toc201319333"/>
          <w:bookmarkEnd w:id="6535"/>
          <w:bookmarkEnd w:id="6536"/>
        </w:del>
      </w:ins>
    </w:p>
    <w:p w14:paraId="43BED546" w14:textId="28A16CCC" w:rsidR="00DD2117" w:rsidRPr="00790058" w:rsidDel="00EF5D9D" w:rsidRDefault="00DD2117">
      <w:pPr>
        <w:pStyle w:val="ListParagraph"/>
        <w:spacing w:after="0" w:line="276" w:lineRule="auto"/>
        <w:jc w:val="both"/>
        <w:rPr>
          <w:ins w:id="6537" w:author="Rachel Elizabeth" w:date="2025-05-19T16:34:00Z"/>
          <w:del w:id="6538" w:author="Rachel Shipsey" w:date="2025-06-08T12:54:00Z"/>
        </w:rPr>
        <w:pPrChange w:id="6539"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540" w:author="Rachel Elizabeth" w:date="2025-05-19T16:34:00Z">
        <w:del w:id="6541" w:author="Rachel Shipsey" w:date="2025-06-08T12:54:00Z">
          <w:r w:rsidRPr="00790058" w:rsidDel="00EF5D9D">
            <w:delText>The pilot census was done before a thorough review and finalization of the data collection tools was completed, pretests should have been done earlier to address issues found such as inconsistencies in the translated questionnaires, inappropriate and non-functional skip patterns/rules in the data capture application.</w:delText>
          </w:r>
          <w:bookmarkStart w:id="6542" w:name="_Toc201237938"/>
          <w:bookmarkStart w:id="6543" w:name="_Toc201319334"/>
          <w:bookmarkEnd w:id="6542"/>
          <w:bookmarkEnd w:id="6543"/>
        </w:del>
      </w:ins>
    </w:p>
    <w:p w14:paraId="0B08AF95" w14:textId="271E525F" w:rsidR="00DD2117" w:rsidRPr="00790058" w:rsidDel="00EF5D9D" w:rsidRDefault="00DD2117">
      <w:pPr>
        <w:pStyle w:val="ListParagraph"/>
        <w:spacing w:after="0" w:line="276" w:lineRule="auto"/>
        <w:jc w:val="both"/>
        <w:rPr>
          <w:ins w:id="6544" w:author="Rachel Elizabeth" w:date="2025-05-19T16:34:00Z"/>
          <w:del w:id="6545" w:author="Rachel Shipsey" w:date="2025-06-08T12:54:00Z"/>
        </w:rPr>
        <w:pPrChange w:id="6546"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547" w:author="Rachel Elizabeth" w:date="2025-05-19T16:34:00Z">
        <w:del w:id="6548" w:author="Rachel Shipsey" w:date="2025-06-08T12:54:00Z">
          <w:r w:rsidRPr="00790058" w:rsidDel="00EF5D9D">
            <w:delText>The pilot census led to an overhaul in some of the IT equipment specifications indicating that there may have been limited prior research or non-adherence to recommendations. This lesson is drawn from the failure of power banks to charge the mobile devices due to low capacity, low battery time for the tablets, poor network coverage that necessitated modification of the specifications for the equipment hence a fresh budget.</w:delText>
          </w:r>
          <w:bookmarkStart w:id="6549" w:name="_Toc201237939"/>
          <w:bookmarkStart w:id="6550" w:name="_Toc201319335"/>
          <w:bookmarkEnd w:id="6549"/>
          <w:bookmarkEnd w:id="6550"/>
        </w:del>
      </w:ins>
    </w:p>
    <w:p w14:paraId="67448FBD" w14:textId="5A6E23C7" w:rsidR="00DD2117" w:rsidRPr="00790058" w:rsidDel="00EF5D9D" w:rsidRDefault="00DD2117">
      <w:pPr>
        <w:pStyle w:val="ListParagraph"/>
        <w:spacing w:after="0" w:line="276" w:lineRule="auto"/>
        <w:jc w:val="both"/>
        <w:rPr>
          <w:ins w:id="6551" w:author="Rachel Elizabeth" w:date="2025-05-19T16:34:00Z"/>
          <w:del w:id="6552" w:author="Rachel Shipsey" w:date="2025-06-08T12:54:00Z"/>
        </w:rPr>
        <w:pPrChange w:id="6553"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ins w:id="6554" w:author="Rachel Elizabeth" w:date="2025-05-19T16:34:00Z">
        <w:del w:id="6555" w:author="Rachel Shipsey" w:date="2025-06-08T12:54:00Z">
          <w:r w:rsidRPr="00790058" w:rsidDel="00EF5D9D">
            <w:delText>Lack of preparedness on the part of the trainers and field operations office to ensure availability of appropriate training centres with LCD projectors to present video lessons affected the training in some centres and this can compromise on the data quality. This therefore necessitated the inclusion of specifications for an ideal training centre for a digital census as part of the training plan.</w:delText>
          </w:r>
          <w:bookmarkStart w:id="6556" w:name="_Toc201237940"/>
          <w:bookmarkStart w:id="6557" w:name="_Toc201319336"/>
          <w:bookmarkEnd w:id="6556"/>
          <w:bookmarkEnd w:id="6557"/>
        </w:del>
      </w:ins>
    </w:p>
    <w:p w14:paraId="552E3FE2" w14:textId="0A4F7288" w:rsidR="00DD2117" w:rsidRPr="00790058" w:rsidDel="00CB43CC" w:rsidRDefault="00DD2117">
      <w:pPr>
        <w:pStyle w:val="ListParagraph"/>
        <w:spacing w:after="0" w:line="276" w:lineRule="auto"/>
        <w:jc w:val="both"/>
        <w:rPr>
          <w:ins w:id="6558" w:author="Rachel Elizabeth" w:date="2025-05-19T16:34:00Z"/>
          <w:del w:id="6559" w:author="Rachel Shipsey" w:date="2025-06-03T19:18:00Z"/>
          <w:rFonts w:eastAsiaTheme="majorEastAsia"/>
          <w:rPrChange w:id="6560" w:author="Rachel Elizabeth" w:date="2025-05-19T16:34:00Z">
            <w:rPr>
              <w:ins w:id="6561" w:author="Rachel Elizabeth" w:date="2025-05-19T16:34:00Z"/>
              <w:del w:id="6562" w:author="Rachel Shipsey" w:date="2025-06-03T19:18:00Z"/>
              <w:rFonts w:eastAsia="Arial"/>
              <w:color w:val="00B0F0"/>
            </w:rPr>
          </w:rPrChange>
        </w:rPr>
        <w:pPrChange w:id="6563" w:author="Rachel Shipsey" w:date="2025-06-23T15:41:00Z">
          <w:pPr>
            <w:pStyle w:val="Heading3"/>
            <w:numPr>
              <w:numId w:val="215"/>
            </w:numPr>
          </w:pPr>
        </w:pPrChange>
      </w:pPr>
      <w:bookmarkStart w:id="6564" w:name="_Toc201237941"/>
      <w:bookmarkStart w:id="6565" w:name="_Toc201319337"/>
      <w:bookmarkEnd w:id="6564"/>
      <w:bookmarkEnd w:id="6565"/>
    </w:p>
    <w:p w14:paraId="1B9A88EA" w14:textId="1FDF6B95" w:rsidR="00DD2117" w:rsidRPr="00790058" w:rsidDel="00CB43CC" w:rsidRDefault="00DD2117">
      <w:pPr>
        <w:pStyle w:val="ListParagraph"/>
        <w:spacing w:after="0" w:line="276" w:lineRule="auto"/>
        <w:jc w:val="both"/>
        <w:rPr>
          <w:ins w:id="6566" w:author="Rachel Elizabeth" w:date="2025-05-19T16:34:00Z"/>
          <w:del w:id="6567" w:author="Rachel Shipsey" w:date="2025-06-03T19:18:00Z"/>
        </w:rPr>
        <w:pPrChange w:id="6568" w:author="Rachel Shipsey" w:date="2025-06-23T15:41:00Z">
          <w:pPr>
            <w:pStyle w:val="Heading3"/>
            <w:numPr>
              <w:numId w:val="215"/>
            </w:numPr>
          </w:pPr>
        </w:pPrChange>
      </w:pPr>
      <w:bookmarkStart w:id="6569" w:name="_Toc201237942"/>
      <w:bookmarkStart w:id="6570" w:name="_Toc201319338"/>
      <w:bookmarkEnd w:id="6569"/>
      <w:bookmarkEnd w:id="6570"/>
    </w:p>
    <w:p w14:paraId="49FD0BD7" w14:textId="73BC8973" w:rsidR="00DD2117" w:rsidRPr="00790058" w:rsidDel="00CB43CC" w:rsidRDefault="00DD2117">
      <w:pPr>
        <w:pStyle w:val="ListParagraph"/>
        <w:spacing w:after="0" w:line="276" w:lineRule="auto"/>
        <w:jc w:val="both"/>
        <w:rPr>
          <w:ins w:id="6571" w:author="Rachel Elizabeth" w:date="2025-05-19T16:34:00Z"/>
          <w:del w:id="6572" w:author="Rachel Shipsey" w:date="2025-06-03T19:18:00Z"/>
        </w:rPr>
        <w:pPrChange w:id="6573" w:author="Rachel Shipsey" w:date="2025-06-23T15:41:00Z">
          <w:pPr>
            <w:pStyle w:val="Heading3"/>
            <w:numPr>
              <w:numId w:val="215"/>
            </w:numPr>
          </w:pPr>
        </w:pPrChange>
      </w:pPr>
      <w:bookmarkStart w:id="6574" w:name="_Toc201237943"/>
      <w:bookmarkStart w:id="6575" w:name="_Toc201319339"/>
      <w:bookmarkEnd w:id="6574"/>
      <w:bookmarkEnd w:id="6575"/>
    </w:p>
    <w:p w14:paraId="585153AE" w14:textId="2A4A2EFA" w:rsidR="00DD2117" w:rsidRPr="00790058" w:rsidDel="00CB43CC" w:rsidRDefault="00DD2117">
      <w:pPr>
        <w:pStyle w:val="ListParagraph"/>
        <w:spacing w:after="0" w:line="276" w:lineRule="auto"/>
        <w:jc w:val="both"/>
        <w:rPr>
          <w:ins w:id="6576" w:author="Rachel Elizabeth" w:date="2025-05-19T16:34:00Z"/>
          <w:del w:id="6577" w:author="Rachel Shipsey" w:date="2025-06-03T19:18:00Z"/>
        </w:rPr>
        <w:pPrChange w:id="6578" w:author="Rachel Shipsey" w:date="2025-06-23T15:41:00Z">
          <w:pPr>
            <w:pStyle w:val="Heading3"/>
            <w:numPr>
              <w:numId w:val="215"/>
            </w:numPr>
          </w:pPr>
        </w:pPrChange>
      </w:pPr>
      <w:bookmarkStart w:id="6579" w:name="_Toc201237944"/>
      <w:bookmarkStart w:id="6580" w:name="_Toc201319340"/>
      <w:bookmarkEnd w:id="6579"/>
      <w:bookmarkEnd w:id="6580"/>
    </w:p>
    <w:p w14:paraId="13BE65AA" w14:textId="13544689" w:rsidR="00DD2117" w:rsidRPr="00790058" w:rsidDel="00CB43CC" w:rsidRDefault="00DD2117">
      <w:pPr>
        <w:pStyle w:val="ListParagraph"/>
        <w:spacing w:after="0" w:line="276" w:lineRule="auto"/>
        <w:jc w:val="both"/>
        <w:rPr>
          <w:ins w:id="6581" w:author="Rachel Elizabeth" w:date="2025-05-19T16:34:00Z"/>
          <w:del w:id="6582" w:author="Rachel Shipsey" w:date="2025-06-03T19:18:00Z"/>
        </w:rPr>
        <w:pPrChange w:id="6583" w:author="Rachel Shipsey" w:date="2025-06-23T15:41:00Z">
          <w:pPr>
            <w:pStyle w:val="Heading3"/>
            <w:numPr>
              <w:numId w:val="215"/>
            </w:numPr>
          </w:pPr>
        </w:pPrChange>
      </w:pPr>
      <w:bookmarkStart w:id="6584" w:name="_Toc201237945"/>
      <w:bookmarkStart w:id="6585" w:name="_Toc201319341"/>
      <w:bookmarkEnd w:id="6584"/>
      <w:bookmarkEnd w:id="6585"/>
    </w:p>
    <w:p w14:paraId="6F72A7BF" w14:textId="77777777" w:rsidR="00DD2117" w:rsidRPr="00790058" w:rsidDel="00EF5D9D" w:rsidRDefault="00DD2117">
      <w:pPr>
        <w:pStyle w:val="ListParagraph"/>
        <w:spacing w:after="0" w:line="276" w:lineRule="auto"/>
        <w:jc w:val="both"/>
        <w:rPr>
          <w:ins w:id="6586" w:author="Rachel Elizabeth" w:date="2025-05-19T16:34:00Z"/>
          <w:del w:id="6587" w:author="Rachel Shipsey" w:date="2025-06-08T12:54:00Z"/>
        </w:rPr>
        <w:pPrChange w:id="6588" w:author="Rachel Shipsey" w:date="2025-06-23T15:41:00Z">
          <w:pPr>
            <w:pStyle w:val="Heading3"/>
            <w:numPr>
              <w:numId w:val="215"/>
            </w:numPr>
          </w:pPr>
        </w:pPrChange>
      </w:pPr>
      <w:bookmarkStart w:id="6589" w:name="_Toc201237946"/>
      <w:bookmarkStart w:id="6590" w:name="_Toc201319342"/>
      <w:bookmarkEnd w:id="6589"/>
      <w:bookmarkEnd w:id="6590"/>
    </w:p>
    <w:p w14:paraId="5CAC52EB" w14:textId="48012845" w:rsidR="00E02267" w:rsidRPr="00790058" w:rsidDel="00EF5D9D" w:rsidRDefault="00E02267">
      <w:pPr>
        <w:pStyle w:val="ListParagraph"/>
        <w:spacing w:after="0" w:line="276" w:lineRule="auto"/>
        <w:jc w:val="both"/>
        <w:rPr>
          <w:ins w:id="6591" w:author="Rachel Elizabeth" w:date="2025-05-19T16:34:00Z"/>
          <w:del w:id="6592" w:author="Rachel Shipsey" w:date="2025-06-08T12:54:00Z"/>
        </w:rPr>
        <w:pPrChange w:id="6593" w:author="Rachel Shipsey" w:date="2025-06-23T15:41:00Z">
          <w:pPr>
            <w:pStyle w:val="Heading3"/>
            <w:numPr>
              <w:numId w:val="215"/>
            </w:numPr>
          </w:pPr>
        </w:pPrChange>
      </w:pPr>
      <w:del w:id="6594" w:author="Rachel Shipsey" w:date="2025-06-08T12:54:00Z">
        <w:r w:rsidRPr="00790058" w:rsidDel="00EF5D9D">
          <w:delText>4.</w:delText>
        </w:r>
        <w:r w:rsidR="006D1750" w:rsidRPr="00790058" w:rsidDel="00EF5D9D">
          <w:delText>1.2</w:delText>
        </w:r>
        <w:r w:rsidRPr="00790058" w:rsidDel="00EF5D9D">
          <w:delText xml:space="preserve"> </w:delText>
        </w:r>
      </w:del>
      <w:ins w:id="6595" w:author="Rachel Elizabeth" w:date="2025-05-19T16:32:00Z">
        <w:del w:id="6596" w:author="Rachel Shipsey" w:date="2025-06-08T12:54:00Z">
          <w:r w:rsidR="00D91570" w:rsidRPr="00790058" w:rsidDel="00EF5D9D">
            <w:delText xml:space="preserve">Challenges and </w:delText>
          </w:r>
        </w:del>
      </w:ins>
      <w:del w:id="6597" w:author="Rachel Shipsey" w:date="2025-06-08T12:54:00Z">
        <w:r w:rsidRPr="00790058" w:rsidDel="00EF5D9D">
          <w:delText>Lessons Learnt</w:delText>
        </w:r>
      </w:del>
      <w:bookmarkStart w:id="6598" w:name="_Toc201237947"/>
      <w:bookmarkStart w:id="6599" w:name="_Toc201319343"/>
      <w:bookmarkEnd w:id="6598"/>
      <w:bookmarkEnd w:id="6599"/>
    </w:p>
    <w:p w14:paraId="017A1D45" w14:textId="77777777" w:rsidR="00DD2117" w:rsidRPr="00790058" w:rsidDel="00EF5D9D" w:rsidRDefault="00DD2117">
      <w:pPr>
        <w:pStyle w:val="ListParagraph"/>
        <w:spacing w:after="0" w:line="276" w:lineRule="auto"/>
        <w:jc w:val="both"/>
        <w:rPr>
          <w:ins w:id="6600" w:author="Rachel Elizabeth" w:date="2025-05-19T16:32:00Z"/>
          <w:del w:id="6601" w:author="Rachel Shipsey" w:date="2025-06-08T12:54:00Z"/>
          <w:rFonts w:asciiTheme="minorHAnsi" w:hAnsiTheme="minorHAnsi"/>
          <w:b/>
          <w:bCs/>
          <w:rPrChange w:id="6602" w:author="Rachel Elizabeth" w:date="2025-05-19T16:34:00Z">
            <w:rPr>
              <w:ins w:id="6603" w:author="Rachel Elizabeth" w:date="2025-05-19T16:32:00Z"/>
              <w:del w:id="6604" w:author="Rachel Shipsey" w:date="2025-06-08T12:54:00Z"/>
              <w:rFonts w:eastAsia="Arial" w:cs="Arial"/>
              <w:bCs/>
              <w:color w:val="00B0F0"/>
              <w:sz w:val="22"/>
            </w:rPr>
          </w:rPrChange>
        </w:rPr>
        <w:pPrChange w:id="6605" w:author="Rachel Shipsey" w:date="2025-06-23T15:41:00Z">
          <w:pPr/>
        </w:pPrChange>
      </w:pPr>
      <w:bookmarkStart w:id="6606" w:name="_Toc201237948"/>
      <w:bookmarkStart w:id="6607" w:name="_Toc201319344"/>
      <w:bookmarkEnd w:id="6606"/>
      <w:bookmarkEnd w:id="6607"/>
    </w:p>
    <w:p w14:paraId="3A0C51C8" w14:textId="77777777" w:rsidR="00D91570" w:rsidRPr="000771B7" w:rsidDel="00EF5D9D" w:rsidRDefault="00D91570">
      <w:pPr>
        <w:pStyle w:val="ListParagraph"/>
        <w:spacing w:after="0" w:line="276" w:lineRule="auto"/>
        <w:jc w:val="both"/>
        <w:rPr>
          <w:ins w:id="6608" w:author="Rachel Elizabeth" w:date="2025-05-19T16:32:00Z"/>
          <w:del w:id="6609" w:author="Rachel Shipsey" w:date="2025-06-08T12:54:00Z"/>
          <w:rFonts w:cs="Arial"/>
        </w:rPr>
        <w:pPrChange w:id="6610" w:author="Rachel Shipsey" w:date="2025-06-23T15:41:00Z">
          <w:pPr>
            <w:pStyle w:val="ListParagraph"/>
            <w:numPr>
              <w:numId w:val="179"/>
            </w:numPr>
            <w:spacing w:after="0" w:line="276" w:lineRule="auto"/>
            <w:ind w:hanging="360"/>
            <w:jc w:val="both"/>
          </w:pPr>
        </w:pPrChange>
      </w:pPr>
      <w:ins w:id="6611" w:author="Rachel Elizabeth" w:date="2025-05-19T16:32:00Z">
        <w:del w:id="6612" w:author="Rachel Shipsey" w:date="2025-06-08T12:54:00Z">
          <w:r w:rsidRPr="000771B7" w:rsidDel="00EF5D9D">
            <w:rPr>
              <w:rFonts w:cs="Arial"/>
            </w:rPr>
            <w:delText>All Africa countries that undertook a digital census in the 2020 round of PHC conducted a pilot census including multiple testing exercises. It is noted that the pilot helped countries to revise their initial census plans especially, with regards to recruitment criteria, training agenda, publicity and advocacy strategy, selection of trainers, adjustment of the questionnaires and data collection application among others.</w:delText>
          </w:r>
          <w:bookmarkStart w:id="6613" w:name="_Toc201237949"/>
          <w:bookmarkStart w:id="6614" w:name="_Toc201319345"/>
          <w:bookmarkEnd w:id="6613"/>
          <w:bookmarkEnd w:id="6614"/>
        </w:del>
      </w:ins>
    </w:p>
    <w:p w14:paraId="05AA2653" w14:textId="77777777" w:rsidR="00D91570" w:rsidRPr="00790058" w:rsidDel="00EF5D9D" w:rsidRDefault="00D91570">
      <w:pPr>
        <w:pStyle w:val="ListParagraph"/>
        <w:spacing w:after="0" w:line="276" w:lineRule="auto"/>
        <w:jc w:val="both"/>
        <w:rPr>
          <w:ins w:id="6615" w:author="Rachel Elizabeth" w:date="2025-05-19T16:32:00Z"/>
          <w:del w:id="6616" w:author="Rachel Shipsey" w:date="2025-06-08T12:54:00Z"/>
          <w:rFonts w:cs="Arial"/>
        </w:rPr>
        <w:pPrChange w:id="6617" w:author="Rachel Shipsey" w:date="2025-06-23T15:41:00Z">
          <w:pPr>
            <w:pStyle w:val="ListParagraph"/>
            <w:numPr>
              <w:numId w:val="179"/>
            </w:numPr>
            <w:spacing w:after="0" w:line="276" w:lineRule="auto"/>
            <w:ind w:hanging="360"/>
            <w:jc w:val="both"/>
          </w:pPr>
        </w:pPrChange>
      </w:pPr>
      <w:bookmarkStart w:id="6618" w:name="_Toc201237950"/>
      <w:bookmarkStart w:id="6619" w:name="_Toc201319346"/>
      <w:bookmarkEnd w:id="6618"/>
      <w:bookmarkEnd w:id="6619"/>
    </w:p>
    <w:p w14:paraId="6B8CE842" w14:textId="74D87370" w:rsidR="00D91570" w:rsidRPr="000771B7" w:rsidDel="00EF5D9D" w:rsidRDefault="00D91570">
      <w:pPr>
        <w:pStyle w:val="ListParagraph"/>
        <w:spacing w:after="0" w:line="276" w:lineRule="auto"/>
        <w:jc w:val="both"/>
        <w:rPr>
          <w:ins w:id="6620" w:author="Rachel Elizabeth" w:date="2025-05-19T16:32:00Z"/>
          <w:del w:id="6621" w:author="Rachel Shipsey" w:date="2025-06-08T12:54:00Z"/>
          <w:rFonts w:cs="Arial"/>
        </w:rPr>
        <w:pPrChange w:id="6622" w:author="Rachel Shipsey" w:date="2025-06-23T15:41:00Z">
          <w:pPr>
            <w:pStyle w:val="ListParagraph"/>
            <w:numPr>
              <w:numId w:val="179"/>
            </w:numPr>
            <w:spacing w:after="0" w:line="276" w:lineRule="auto"/>
            <w:ind w:hanging="360"/>
            <w:jc w:val="both"/>
          </w:pPr>
        </w:pPrChange>
      </w:pPr>
      <w:ins w:id="6623" w:author="Rachel Elizabeth" w:date="2025-05-19T16:32:00Z">
        <w:del w:id="6624" w:author="Rachel Shipsey" w:date="2025-06-08T12:54:00Z">
          <w:r w:rsidRPr="000771B7" w:rsidDel="00EF5D9D">
            <w:rPr>
              <w:rFonts w:cs="Arial"/>
            </w:rPr>
            <w:delText>Additionally, in as much</w:delText>
          </w:r>
        </w:del>
      </w:ins>
      <w:ins w:id="6625" w:author="Rachel Elizabeth" w:date="2025-05-19T16:33:00Z">
        <w:del w:id="6626" w:author="Rachel Shipsey" w:date="2025-06-08T12:54:00Z">
          <w:r w:rsidR="00DD2117" w:rsidRPr="00790058" w:rsidDel="00EF5D9D">
            <w:rPr>
              <w:rFonts w:cs="Arial"/>
            </w:rPr>
            <w:delText>Although</w:delText>
          </w:r>
        </w:del>
      </w:ins>
      <w:ins w:id="6627" w:author="Rachel Elizabeth" w:date="2025-05-19T16:32:00Z">
        <w:del w:id="6628" w:author="Rachel Shipsey" w:date="2025-06-08T12:54:00Z">
          <w:r w:rsidRPr="000771B7" w:rsidDel="00EF5D9D">
            <w:rPr>
              <w:rFonts w:cs="Arial"/>
            </w:rPr>
            <w:delText xml:space="preserve"> it is recommended that pilot censuses should be conducted exactly a year to the actual census, some countries were not able to meet these timelines due to COVID-19, delay in approval of budgets, inadequate funding, among others. Below are some highlights of selected countries experiences: </w:delText>
          </w:r>
          <w:bookmarkStart w:id="6629" w:name="_Toc201237951"/>
          <w:bookmarkStart w:id="6630" w:name="_Toc201319347"/>
          <w:bookmarkEnd w:id="6629"/>
          <w:bookmarkEnd w:id="6630"/>
        </w:del>
      </w:ins>
    </w:p>
    <w:p w14:paraId="184AB3E9" w14:textId="77777777" w:rsidR="00D91570" w:rsidRPr="00790058" w:rsidDel="00EF5D9D" w:rsidRDefault="00D91570">
      <w:pPr>
        <w:pStyle w:val="ListParagraph"/>
        <w:spacing w:after="0" w:line="276" w:lineRule="auto"/>
        <w:jc w:val="both"/>
        <w:rPr>
          <w:ins w:id="6631" w:author="Rachel Elizabeth" w:date="2025-05-19T16:32:00Z"/>
          <w:del w:id="6632" w:author="Rachel Shipsey" w:date="2025-06-08T12:54:00Z"/>
          <w:rFonts w:cs="Arial"/>
        </w:rPr>
        <w:pPrChange w:id="6633" w:author="Rachel Shipsey" w:date="2025-06-23T15:41:00Z">
          <w:pPr>
            <w:spacing w:after="0" w:line="276" w:lineRule="auto"/>
            <w:jc w:val="both"/>
          </w:pPr>
        </w:pPrChange>
      </w:pPr>
      <w:bookmarkStart w:id="6634" w:name="_Toc201237952"/>
      <w:bookmarkStart w:id="6635" w:name="_Toc201319348"/>
      <w:bookmarkEnd w:id="6634"/>
      <w:bookmarkEnd w:id="6635"/>
    </w:p>
    <w:p w14:paraId="59F5F4D6" w14:textId="472FED48" w:rsidR="00E02267" w:rsidRPr="00790058" w:rsidDel="00EF5D9D" w:rsidRDefault="00E02267">
      <w:pPr>
        <w:pStyle w:val="ListParagraph"/>
        <w:spacing w:after="0" w:line="276" w:lineRule="auto"/>
        <w:jc w:val="both"/>
        <w:rPr>
          <w:ins w:id="6636" w:author="Rachel Elizabeth" w:date="2025-05-19T16:40:00Z"/>
          <w:del w:id="6637" w:author="Rachel Shipsey" w:date="2025-06-08T12:54:00Z"/>
          <w:rFonts w:cs="Arial"/>
        </w:rPr>
        <w:pPrChange w:id="6638" w:author="Rachel Shipsey" w:date="2025-06-23T15:41:00Z">
          <w:pPr>
            <w:spacing w:after="0" w:line="276" w:lineRule="auto"/>
            <w:jc w:val="both"/>
          </w:pPr>
        </w:pPrChange>
      </w:pPr>
      <w:del w:id="6639" w:author="Rachel Shipsey" w:date="2025-06-08T12:54:00Z">
        <w:r w:rsidRPr="00790058" w:rsidDel="00EF5D9D">
          <w:rPr>
            <w:rFonts w:cs="Arial"/>
          </w:rPr>
          <w:delText>Some countries had not factored in budgets for carrying out the several</w:delText>
        </w:r>
      </w:del>
      <w:ins w:id="6640" w:author="Rachel Elizabeth" w:date="2025-05-19T16:41:00Z">
        <w:del w:id="6641" w:author="Rachel Shipsey" w:date="2025-06-08T12:54:00Z">
          <w:r w:rsidR="009346FC" w:rsidRPr="00790058" w:rsidDel="00EF5D9D">
            <w:rPr>
              <w:rFonts w:cs="Arial"/>
            </w:rPr>
            <w:delText>further</w:delText>
          </w:r>
        </w:del>
      </w:ins>
      <w:del w:id="6642" w:author="Rachel Shipsey" w:date="2025-06-08T12:54:00Z">
        <w:r w:rsidRPr="00790058" w:rsidDel="00EF5D9D">
          <w:rPr>
            <w:rFonts w:cs="Arial"/>
          </w:rPr>
          <w:delText xml:space="preserve"> tests </w:delText>
        </w:r>
      </w:del>
      <w:ins w:id="6643" w:author="Rachel Elizabeth" w:date="2025-05-19T16:41:00Z">
        <w:del w:id="6644" w:author="Rachel Shipsey" w:date="2025-06-08T12:54:00Z">
          <w:r w:rsidR="009346FC" w:rsidRPr="00790058" w:rsidDel="00EF5D9D">
            <w:rPr>
              <w:rFonts w:cs="Arial"/>
            </w:rPr>
            <w:delText xml:space="preserve">after issues were identified and remedied in the first </w:delText>
          </w:r>
        </w:del>
      </w:ins>
      <w:ins w:id="6645" w:author="Rachel Elizabeth" w:date="2025-05-19T16:42:00Z">
        <w:del w:id="6646" w:author="Rachel Shipsey" w:date="2025-06-08T12:54:00Z">
          <w:r w:rsidR="00A6510D" w:rsidRPr="00790058" w:rsidDel="00EF5D9D">
            <w:rPr>
              <w:rFonts w:cs="Arial"/>
            </w:rPr>
            <w:delText>tests</w:delText>
          </w:r>
        </w:del>
      </w:ins>
      <w:ins w:id="6647" w:author="Rachel Elizabeth" w:date="2025-05-19T16:41:00Z">
        <w:del w:id="6648" w:author="Rachel Shipsey" w:date="2025-06-08T12:54:00Z">
          <w:r w:rsidR="009346FC" w:rsidRPr="00790058" w:rsidDel="00EF5D9D">
            <w:rPr>
              <w:rFonts w:cs="Arial"/>
            </w:rPr>
            <w:delText xml:space="preserve">. </w:delText>
          </w:r>
        </w:del>
      </w:ins>
      <w:del w:id="6649" w:author="Rachel Shipsey" w:date="2025-06-08T12:54:00Z">
        <w:r w:rsidRPr="00790058" w:rsidDel="00EF5D9D">
          <w:rPr>
            <w:rFonts w:cs="Arial"/>
          </w:rPr>
          <w:delText>and th</w:delText>
        </w:r>
      </w:del>
      <w:ins w:id="6650" w:author="Rachel Elizabeth" w:date="2025-05-19T16:41:00Z">
        <w:del w:id="6651" w:author="Rachel Shipsey" w:date="2025-06-08T12:54:00Z">
          <w:r w:rsidR="009346FC" w:rsidRPr="00790058" w:rsidDel="00EF5D9D">
            <w:rPr>
              <w:rFonts w:cs="Arial"/>
            </w:rPr>
            <w:delText>Th</w:delText>
          </w:r>
        </w:del>
      </w:ins>
      <w:del w:id="6652" w:author="Rachel Shipsey" w:date="2025-06-08T12:54:00Z">
        <w:r w:rsidRPr="00790058" w:rsidDel="00EF5D9D">
          <w:rPr>
            <w:rFonts w:cs="Arial"/>
          </w:rPr>
          <w:delText>is led to constraints of resources and scaling down of the tests. It is advisable that during planning, tests need to be allocated adequate resources as they are key in implementation of a digital census.</w:delText>
        </w:r>
      </w:del>
      <w:bookmarkStart w:id="6653" w:name="_Toc201237953"/>
      <w:bookmarkStart w:id="6654" w:name="_Toc201319349"/>
      <w:bookmarkEnd w:id="6653"/>
      <w:bookmarkEnd w:id="6654"/>
    </w:p>
    <w:p w14:paraId="7972C4DF" w14:textId="77777777" w:rsidR="007D24C6" w:rsidRPr="00790058" w:rsidDel="00EF5D9D" w:rsidRDefault="007D24C6">
      <w:pPr>
        <w:pStyle w:val="ListParagraph"/>
        <w:spacing w:after="0" w:line="276" w:lineRule="auto"/>
        <w:jc w:val="both"/>
        <w:rPr>
          <w:ins w:id="6655" w:author="Rachel Elizabeth" w:date="2025-05-19T16:42:00Z"/>
          <w:del w:id="6656" w:author="Rachel Shipsey" w:date="2025-06-08T12:54:00Z"/>
          <w:rFonts w:cs="Arial"/>
        </w:rPr>
        <w:pPrChange w:id="6657" w:author="Rachel Shipsey" w:date="2025-06-23T15:41:00Z">
          <w:pPr>
            <w:spacing w:after="0" w:line="276" w:lineRule="auto"/>
            <w:jc w:val="both"/>
          </w:pPr>
        </w:pPrChange>
      </w:pPr>
      <w:bookmarkStart w:id="6658" w:name="_Toc201237954"/>
      <w:bookmarkStart w:id="6659" w:name="_Toc201319350"/>
      <w:bookmarkEnd w:id="6658"/>
      <w:bookmarkEnd w:id="6659"/>
    </w:p>
    <w:p w14:paraId="760ABB4D" w14:textId="13F25B44" w:rsidR="00202DC0" w:rsidRPr="00790058" w:rsidDel="00EF5D9D" w:rsidRDefault="00202DC0">
      <w:pPr>
        <w:pStyle w:val="ListParagraph"/>
        <w:spacing w:after="0" w:line="276" w:lineRule="auto"/>
        <w:jc w:val="both"/>
        <w:rPr>
          <w:del w:id="6660" w:author="Rachel Shipsey" w:date="2025-06-08T12:54:00Z"/>
          <w:rFonts w:cs="Arial"/>
        </w:rPr>
        <w:pPrChange w:id="6661" w:author="Rachel Shipsey" w:date="2025-06-23T15:41:00Z">
          <w:pPr>
            <w:spacing w:after="0" w:line="276" w:lineRule="auto"/>
            <w:jc w:val="both"/>
          </w:pPr>
        </w:pPrChange>
      </w:pPr>
      <w:ins w:id="6662" w:author="Rachel Elizabeth" w:date="2025-05-19T16:42:00Z">
        <w:del w:id="6663" w:author="Rachel Shipsey" w:date="2025-06-08T12:54:00Z">
          <w:r w:rsidRPr="00790058" w:rsidDel="00EF5D9D">
            <w:rPr>
              <w:rFonts w:cs="Arial"/>
            </w:rPr>
            <w:delText>Carrying out the pilot census before the questionnaire</w:delText>
          </w:r>
        </w:del>
      </w:ins>
      <w:ins w:id="6664" w:author="Rachel Elizabeth" w:date="2025-05-19T16:44:00Z">
        <w:del w:id="6665" w:author="Rachel Shipsey" w:date="2025-06-08T12:54:00Z">
          <w:r w:rsidR="00532A5A" w:rsidRPr="00790058" w:rsidDel="00EF5D9D">
            <w:rPr>
              <w:rFonts w:cs="Arial"/>
            </w:rPr>
            <w:delText xml:space="preserve"> and CAPI application</w:delText>
          </w:r>
        </w:del>
      </w:ins>
      <w:ins w:id="6666" w:author="Rachel Elizabeth" w:date="2025-05-19T16:42:00Z">
        <w:del w:id="6667" w:author="Rachel Shipsey" w:date="2025-06-08T12:54:00Z">
          <w:r w:rsidRPr="00790058" w:rsidDel="00EF5D9D">
            <w:rPr>
              <w:rFonts w:cs="Arial"/>
            </w:rPr>
            <w:delText xml:space="preserve"> </w:delText>
          </w:r>
        </w:del>
      </w:ins>
      <w:ins w:id="6668" w:author="Rachel Elizabeth" w:date="2025-05-19T16:47:00Z">
        <w:del w:id="6669" w:author="Rachel Shipsey" w:date="2025-06-08T12:54:00Z">
          <w:r w:rsidR="0086242F" w:rsidRPr="00790058" w:rsidDel="00EF5D9D">
            <w:rPr>
              <w:rFonts w:cs="Arial"/>
            </w:rPr>
            <w:delText xml:space="preserve">and other systems and processes </w:delText>
          </w:r>
        </w:del>
      </w:ins>
      <w:ins w:id="6670" w:author="Rachel Elizabeth" w:date="2025-05-19T16:42:00Z">
        <w:del w:id="6671" w:author="Rachel Shipsey" w:date="2025-06-08T12:54:00Z">
          <w:r w:rsidRPr="00790058" w:rsidDel="00EF5D9D">
            <w:rPr>
              <w:rFonts w:cs="Arial"/>
            </w:rPr>
            <w:delText>ha</w:delText>
          </w:r>
        </w:del>
      </w:ins>
      <w:ins w:id="6672" w:author="Rachel Elizabeth" w:date="2025-05-19T16:47:00Z">
        <w:del w:id="6673" w:author="Rachel Shipsey" w:date="2025-06-08T12:54:00Z">
          <w:r w:rsidR="0086242F" w:rsidRPr="00790058" w:rsidDel="00EF5D9D">
            <w:rPr>
              <w:rFonts w:cs="Arial"/>
            </w:rPr>
            <w:delText>ve</w:delText>
          </w:r>
        </w:del>
      </w:ins>
      <w:ins w:id="6674" w:author="Rachel Elizabeth" w:date="2025-05-19T16:42:00Z">
        <w:del w:id="6675" w:author="Rachel Shipsey" w:date="2025-06-08T12:54:00Z">
          <w:r w:rsidRPr="00790058" w:rsidDel="00EF5D9D">
            <w:rPr>
              <w:rFonts w:cs="Arial"/>
            </w:rPr>
            <w:delText xml:space="preserve"> been finalized means that </w:delText>
          </w:r>
        </w:del>
      </w:ins>
      <w:ins w:id="6676" w:author="Rachel Elizabeth" w:date="2025-05-19T16:45:00Z">
        <w:del w:id="6677" w:author="Rachel Shipsey" w:date="2025-06-08T12:54:00Z">
          <w:r w:rsidR="00944EB3" w:rsidRPr="00790058" w:rsidDel="00EF5D9D">
            <w:rPr>
              <w:rFonts w:cs="Arial"/>
            </w:rPr>
            <w:delText xml:space="preserve">the pilot is </w:delText>
          </w:r>
        </w:del>
      </w:ins>
      <w:ins w:id="6678" w:author="Rachel Elizabeth" w:date="2025-05-19T16:46:00Z">
        <w:del w:id="6679" w:author="Rachel Shipsey" w:date="2025-06-08T12:54:00Z">
          <w:r w:rsidR="009C59C9" w:rsidRPr="00790058" w:rsidDel="00EF5D9D">
            <w:rPr>
              <w:rFonts w:cs="Arial"/>
            </w:rPr>
            <w:delText xml:space="preserve">inadequate. </w:delText>
          </w:r>
          <w:r w:rsidR="009D427E" w:rsidRPr="00790058" w:rsidDel="00EF5D9D">
            <w:rPr>
              <w:rFonts w:cs="Arial"/>
            </w:rPr>
            <w:delText>Pre-testing of the questionnaire and all applications</w:delText>
          </w:r>
        </w:del>
      </w:ins>
      <w:ins w:id="6680" w:author="Rachel Elizabeth" w:date="2025-05-19T16:47:00Z">
        <w:del w:id="6681" w:author="Rachel Shipsey" w:date="2025-06-08T12:54:00Z">
          <w:r w:rsidR="0086242F" w:rsidRPr="00790058" w:rsidDel="00EF5D9D">
            <w:rPr>
              <w:rFonts w:cs="Arial"/>
            </w:rPr>
            <w:delText xml:space="preserve"> and systems</w:delText>
          </w:r>
        </w:del>
      </w:ins>
      <w:ins w:id="6682" w:author="Rachel Elizabeth" w:date="2025-05-19T16:46:00Z">
        <w:del w:id="6683" w:author="Rachel Shipsey" w:date="2025-06-08T12:54:00Z">
          <w:r w:rsidR="009D427E" w:rsidRPr="00790058" w:rsidDel="00EF5D9D">
            <w:rPr>
              <w:rFonts w:cs="Arial"/>
            </w:rPr>
            <w:delText xml:space="preserve"> prior to the pilot should be carried out so that the pilot is a test of the </w:delText>
          </w:r>
          <w:r w:rsidR="00566468" w:rsidRPr="00790058" w:rsidDel="00EF5D9D">
            <w:rPr>
              <w:rFonts w:cs="Arial"/>
            </w:rPr>
            <w:delText>propos</w:delText>
          </w:r>
        </w:del>
      </w:ins>
      <w:ins w:id="6684" w:author="Rachel Elizabeth" w:date="2025-05-19T16:47:00Z">
        <w:del w:id="6685" w:author="Rachel Shipsey" w:date="2025-06-08T12:54:00Z">
          <w:r w:rsidR="00566468" w:rsidRPr="00790058" w:rsidDel="00EF5D9D">
            <w:rPr>
              <w:rFonts w:cs="Arial"/>
            </w:rPr>
            <w:delText>ed final methodology.</w:delText>
          </w:r>
        </w:del>
      </w:ins>
      <w:bookmarkStart w:id="6686" w:name="_Toc201237955"/>
      <w:bookmarkStart w:id="6687" w:name="_Toc201319351"/>
      <w:bookmarkEnd w:id="6686"/>
      <w:bookmarkEnd w:id="6687"/>
    </w:p>
    <w:p w14:paraId="6646D098" w14:textId="77777777" w:rsidR="002031AC" w:rsidRPr="00790058" w:rsidDel="00EF5D9D" w:rsidRDefault="002031AC">
      <w:pPr>
        <w:pStyle w:val="ListParagraph"/>
        <w:spacing w:after="0" w:line="276" w:lineRule="auto"/>
        <w:jc w:val="both"/>
        <w:rPr>
          <w:del w:id="6688" w:author="Rachel Shipsey" w:date="2025-06-08T12:54:00Z"/>
          <w:rFonts w:cs="Arial"/>
        </w:rPr>
        <w:pPrChange w:id="6689" w:author="Rachel Shipsey" w:date="2025-06-23T15:41:00Z">
          <w:pPr>
            <w:spacing w:after="0" w:line="276" w:lineRule="auto"/>
            <w:jc w:val="both"/>
          </w:pPr>
        </w:pPrChange>
      </w:pPr>
      <w:bookmarkStart w:id="6690" w:name="_Toc201237956"/>
      <w:bookmarkStart w:id="6691" w:name="_Toc201319352"/>
      <w:bookmarkEnd w:id="6690"/>
      <w:bookmarkEnd w:id="6691"/>
    </w:p>
    <w:p w14:paraId="4C092FC9" w14:textId="17411747" w:rsidR="002031AC" w:rsidRPr="00790058" w:rsidDel="00EF5D9D" w:rsidRDefault="002031AC">
      <w:pPr>
        <w:pStyle w:val="ListParagraph"/>
        <w:spacing w:after="0" w:line="276" w:lineRule="auto"/>
        <w:jc w:val="both"/>
        <w:rPr>
          <w:del w:id="6692" w:author="Rachel Shipsey" w:date="2025-06-08T12:54:00Z"/>
          <w:rFonts w:cs="Arial"/>
        </w:rPr>
        <w:pPrChange w:id="6693" w:author="Rachel Shipsey" w:date="2025-06-23T15:41:00Z">
          <w:pPr>
            <w:spacing w:after="0" w:line="276" w:lineRule="auto"/>
            <w:jc w:val="both"/>
          </w:pPr>
        </w:pPrChange>
      </w:pPr>
      <w:del w:id="6694" w:author="Rachel Shipsey" w:date="2025-06-08T12:54:00Z">
        <w:r w:rsidRPr="00790058" w:rsidDel="00EF5D9D">
          <w:rPr>
            <w:rFonts w:cs="Arial"/>
          </w:rPr>
          <w:delText xml:space="preserve">Carrying out the pilot using a small sample of households rather than by entire enumeration areas meant that </w:delText>
        </w:r>
        <w:r w:rsidR="00973E6E" w:rsidRPr="00790058" w:rsidDel="00EF5D9D">
          <w:rPr>
            <w:rFonts w:cs="Arial"/>
          </w:rPr>
          <w:delText>in some countries systems were not properly stress</w:delText>
        </w:r>
        <w:r w:rsidR="007C1CF8" w:rsidRPr="00790058" w:rsidDel="00EF5D9D">
          <w:rPr>
            <w:rFonts w:cs="Arial"/>
          </w:rPr>
          <w:delText xml:space="preserve"> </w:delText>
        </w:r>
        <w:r w:rsidR="00973E6E" w:rsidRPr="00790058" w:rsidDel="00EF5D9D">
          <w:rPr>
            <w:rFonts w:cs="Arial"/>
          </w:rPr>
          <w:delText xml:space="preserve">tested. For example, </w:delText>
        </w:r>
        <w:r w:rsidR="00DA140E" w:rsidRPr="00790058" w:rsidDel="00EF5D9D">
          <w:rPr>
            <w:rFonts w:cs="Arial"/>
          </w:rPr>
          <w:delText xml:space="preserve">processes for </w:delText>
        </w:r>
        <w:r w:rsidR="00493371" w:rsidRPr="00790058" w:rsidDel="00EF5D9D">
          <w:rPr>
            <w:rFonts w:cs="Arial"/>
          </w:rPr>
          <w:delText xml:space="preserve">transmitting or </w:delText>
        </w:r>
        <w:r w:rsidR="007C1CF8" w:rsidRPr="00790058" w:rsidDel="00EF5D9D">
          <w:rPr>
            <w:rFonts w:cs="Arial"/>
          </w:rPr>
          <w:delText xml:space="preserve">uploading data may work for a few households at a time, but can </w:delText>
        </w:r>
        <w:r w:rsidR="00493371" w:rsidRPr="00790058" w:rsidDel="00EF5D9D">
          <w:rPr>
            <w:rFonts w:cs="Arial"/>
          </w:rPr>
          <w:delText xml:space="preserve">data from </w:delText>
        </w:r>
        <w:r w:rsidR="007C1CF8" w:rsidRPr="00790058" w:rsidDel="00EF5D9D">
          <w:rPr>
            <w:rFonts w:cs="Arial"/>
          </w:rPr>
          <w:delText xml:space="preserve">the entire </w:delText>
        </w:r>
        <w:r w:rsidR="00DA140E" w:rsidRPr="00790058" w:rsidDel="00EF5D9D">
          <w:rPr>
            <w:rFonts w:cs="Arial"/>
          </w:rPr>
          <w:delText>EA be transmitted either from</w:delText>
        </w:r>
        <w:r w:rsidR="00493371" w:rsidRPr="00790058" w:rsidDel="00EF5D9D">
          <w:rPr>
            <w:rFonts w:cs="Arial"/>
          </w:rPr>
          <w:delText xml:space="preserve"> enumerator to supervisor or from supervisor to headquarters without issues?</w:delText>
        </w:r>
        <w:bookmarkStart w:id="6695" w:name="_Toc201237957"/>
        <w:bookmarkStart w:id="6696" w:name="_Toc201319353"/>
        <w:bookmarkEnd w:id="6695"/>
        <w:bookmarkEnd w:id="6696"/>
      </w:del>
    </w:p>
    <w:p w14:paraId="64B1EC6A" w14:textId="77777777" w:rsidR="00EE11D4" w:rsidRPr="00790058" w:rsidDel="00EF5D9D" w:rsidRDefault="00EE11D4">
      <w:pPr>
        <w:pStyle w:val="ListParagraph"/>
        <w:spacing w:after="0" w:line="276" w:lineRule="auto"/>
        <w:jc w:val="both"/>
        <w:rPr>
          <w:del w:id="6697" w:author="Rachel Shipsey" w:date="2025-06-08T12:54:00Z"/>
          <w:rFonts w:cs="Arial"/>
        </w:rPr>
        <w:pPrChange w:id="6698" w:author="Rachel Shipsey" w:date="2025-06-23T15:41:00Z">
          <w:pPr>
            <w:spacing w:after="0" w:line="276" w:lineRule="auto"/>
            <w:jc w:val="both"/>
          </w:pPr>
        </w:pPrChange>
      </w:pPr>
      <w:bookmarkStart w:id="6699" w:name="_Toc201237958"/>
      <w:bookmarkStart w:id="6700" w:name="_Toc201319354"/>
      <w:bookmarkEnd w:id="6699"/>
      <w:bookmarkEnd w:id="6700"/>
    </w:p>
    <w:p w14:paraId="2B4EC333" w14:textId="1C8D5213" w:rsidR="00EE11D4" w:rsidRPr="00790058" w:rsidDel="00EF5D9D" w:rsidRDefault="00FA1E73">
      <w:pPr>
        <w:pStyle w:val="ListParagraph"/>
        <w:spacing w:after="0" w:line="276" w:lineRule="auto"/>
        <w:jc w:val="both"/>
        <w:rPr>
          <w:ins w:id="6701" w:author="Rachel Elizabeth" w:date="2025-05-19T16:40:00Z"/>
          <w:del w:id="6702" w:author="Rachel Shipsey" w:date="2025-06-08T12:54:00Z"/>
          <w:rFonts w:cs="Arial"/>
        </w:rPr>
        <w:pPrChange w:id="6703" w:author="Rachel Shipsey" w:date="2025-06-23T15:41:00Z">
          <w:pPr>
            <w:spacing w:after="0" w:line="276" w:lineRule="auto"/>
            <w:jc w:val="both"/>
          </w:pPr>
        </w:pPrChange>
      </w:pPr>
      <w:del w:id="6704" w:author="Rachel Shipsey" w:date="2025-06-08T12:54:00Z">
        <w:r w:rsidRPr="00790058" w:rsidDel="00EF5D9D">
          <w:rPr>
            <w:rFonts w:cs="Arial"/>
          </w:rPr>
          <w:delText>All the tools and instruments to be tested need to be ready in time for the pilot (and should already have been tested as part of pre-tests)</w:delText>
        </w:r>
        <w:r w:rsidR="001E4022" w:rsidRPr="00790058" w:rsidDel="00EF5D9D">
          <w:rPr>
            <w:rFonts w:cs="Arial"/>
          </w:rPr>
          <w:delText>. However, in many countries this was not the cas</w:delText>
        </w:r>
        <w:r w:rsidR="006230B9" w:rsidRPr="00790058" w:rsidDel="00EF5D9D">
          <w:rPr>
            <w:rFonts w:cs="Arial"/>
          </w:rPr>
          <w:delText>e, for example the census server may not be ready until just a few weeks before the census.</w:delText>
        </w:r>
        <w:r w:rsidR="00216373" w:rsidRPr="00790058" w:rsidDel="00EF5D9D">
          <w:rPr>
            <w:rFonts w:cs="Arial"/>
          </w:rPr>
          <w:delText xml:space="preserve"> There needs to be recognition that </w:delText>
        </w:r>
        <w:r w:rsidR="009C4FA1" w:rsidRPr="00790058" w:rsidDel="00EF5D9D">
          <w:rPr>
            <w:rFonts w:cs="Arial"/>
          </w:rPr>
          <w:delText>digital testing, including volumetrics and stress-testing is a complex subject, and will require an expert.</w:delText>
        </w:r>
        <w:r w:rsidR="00B425F0" w:rsidRPr="00790058" w:rsidDel="00EF5D9D">
          <w:rPr>
            <w:rFonts w:cs="Arial"/>
          </w:rPr>
          <w:delText xml:space="preserve"> Security testing is also important and requires an expert. </w:delText>
        </w:r>
        <w:r w:rsidR="001A4C28" w:rsidRPr="00790058" w:rsidDel="00EF5D9D">
          <w:rPr>
            <w:rFonts w:cs="Arial"/>
          </w:rPr>
          <w:delText>Such experts need to be brought in to properly scope out what and how digital systems should be tested.</w:delText>
        </w:r>
      </w:del>
      <w:bookmarkStart w:id="6705" w:name="_Toc201237959"/>
      <w:bookmarkStart w:id="6706" w:name="_Toc201319355"/>
      <w:bookmarkEnd w:id="6705"/>
      <w:bookmarkEnd w:id="6706"/>
    </w:p>
    <w:p w14:paraId="678301BE" w14:textId="77777777" w:rsidR="007D24C6" w:rsidRPr="00790058" w:rsidDel="00EF5D9D" w:rsidRDefault="007D24C6">
      <w:pPr>
        <w:pStyle w:val="ListParagraph"/>
        <w:spacing w:after="0" w:line="276" w:lineRule="auto"/>
        <w:jc w:val="both"/>
        <w:rPr>
          <w:ins w:id="6707" w:author="Rachel Elizabeth" w:date="2025-05-19T16:40:00Z"/>
          <w:del w:id="6708" w:author="Rachel Shipsey" w:date="2025-06-08T12:54:00Z"/>
          <w:rFonts w:cs="Arial"/>
        </w:rPr>
        <w:pPrChange w:id="6709" w:author="Rachel Shipsey" w:date="2025-06-23T15:41:00Z">
          <w:pPr>
            <w:spacing w:after="0" w:line="276" w:lineRule="auto"/>
            <w:jc w:val="both"/>
          </w:pPr>
        </w:pPrChange>
      </w:pPr>
      <w:bookmarkStart w:id="6710" w:name="_Toc201237960"/>
      <w:bookmarkStart w:id="6711" w:name="_Toc201319356"/>
      <w:bookmarkEnd w:id="6710"/>
      <w:bookmarkEnd w:id="6711"/>
    </w:p>
    <w:p w14:paraId="47CF68CF" w14:textId="77777777" w:rsidR="007D24C6" w:rsidRPr="00790058" w:rsidDel="00EF5D9D" w:rsidRDefault="007D24C6">
      <w:pPr>
        <w:pStyle w:val="ListParagraph"/>
        <w:spacing w:after="0" w:line="276" w:lineRule="auto"/>
        <w:jc w:val="both"/>
        <w:rPr>
          <w:ins w:id="6712" w:author="Rachel Elizabeth" w:date="2025-05-19T16:40:00Z"/>
          <w:del w:id="6713" w:author="Rachel Shipsey" w:date="2025-06-08T12:54:00Z"/>
          <w:rFonts w:cs="Arial"/>
        </w:rPr>
        <w:pPrChange w:id="6714" w:author="Rachel Shipsey" w:date="2025-06-23T15:41:00Z">
          <w:pPr>
            <w:spacing w:after="0" w:line="276" w:lineRule="auto"/>
            <w:jc w:val="both"/>
          </w:pPr>
        </w:pPrChange>
      </w:pPr>
      <w:bookmarkStart w:id="6715" w:name="_Toc201237961"/>
      <w:bookmarkStart w:id="6716" w:name="_Toc201319357"/>
      <w:bookmarkEnd w:id="6715"/>
      <w:bookmarkEnd w:id="6716"/>
    </w:p>
    <w:p w14:paraId="08CE85E7" w14:textId="77777777" w:rsidR="007D24C6" w:rsidRPr="00790058" w:rsidDel="00EF5D9D" w:rsidRDefault="007D24C6">
      <w:pPr>
        <w:pStyle w:val="ListParagraph"/>
        <w:spacing w:after="0" w:line="276" w:lineRule="auto"/>
        <w:jc w:val="both"/>
        <w:rPr>
          <w:del w:id="6717" w:author="Rachel Shipsey" w:date="2025-06-08T12:54:00Z"/>
          <w:rFonts w:cs="Arial"/>
        </w:rPr>
        <w:pPrChange w:id="6718" w:author="Rachel Shipsey" w:date="2025-06-23T15:41:00Z">
          <w:pPr>
            <w:spacing w:after="0" w:line="276" w:lineRule="auto"/>
            <w:jc w:val="both"/>
          </w:pPr>
        </w:pPrChange>
      </w:pPr>
      <w:bookmarkStart w:id="6719" w:name="_Toc201237962"/>
      <w:bookmarkStart w:id="6720" w:name="_Toc201319358"/>
      <w:bookmarkEnd w:id="6719"/>
      <w:bookmarkEnd w:id="6720"/>
    </w:p>
    <w:p w14:paraId="4BBE8C0F" w14:textId="046C757B" w:rsidR="00E02267" w:rsidRPr="00790058" w:rsidDel="00EF5D9D" w:rsidRDefault="00E02267">
      <w:pPr>
        <w:pStyle w:val="ListParagraph"/>
        <w:spacing w:after="0" w:line="276" w:lineRule="auto"/>
        <w:jc w:val="both"/>
        <w:rPr>
          <w:del w:id="6721" w:author="Rachel Shipsey" w:date="2025-06-08T12:54:00Z"/>
          <w:rFonts w:cs="Arial"/>
          <w:b/>
          <w:bCs/>
        </w:rPr>
        <w:pPrChange w:id="6722" w:author="Rachel Shipsey" w:date="2025-06-23T15:41:00Z">
          <w:pPr>
            <w:spacing w:after="0" w:line="276" w:lineRule="auto"/>
            <w:ind w:left="360"/>
            <w:jc w:val="both"/>
          </w:pPr>
        </w:pPrChange>
      </w:pPr>
      <w:del w:id="6723" w:author="Rachel Shipsey" w:date="2025-06-08T12:54:00Z">
        <w:r w:rsidRPr="00790058" w:rsidDel="00EF5D9D">
          <w:rPr>
            <w:rFonts w:cs="Arial"/>
            <w:b/>
            <w:bCs/>
          </w:rPr>
          <w:delText>Kenya</w:delText>
        </w:r>
        <w:bookmarkStart w:id="6724" w:name="_Toc199503166"/>
        <w:bookmarkStart w:id="6725" w:name="_Toc199750105"/>
        <w:bookmarkStart w:id="6726" w:name="_Toc199770602"/>
        <w:bookmarkStart w:id="6727" w:name="_Toc201237963"/>
        <w:bookmarkStart w:id="6728" w:name="_Toc201319359"/>
        <w:bookmarkEnd w:id="6724"/>
        <w:bookmarkEnd w:id="6725"/>
        <w:bookmarkEnd w:id="6726"/>
        <w:bookmarkEnd w:id="6727"/>
        <w:bookmarkEnd w:id="6728"/>
      </w:del>
    </w:p>
    <w:p w14:paraId="2BE1ACFB" w14:textId="74B3661E" w:rsidR="006D1750" w:rsidRPr="00790058" w:rsidDel="00EF5D9D" w:rsidRDefault="006D1750">
      <w:pPr>
        <w:pStyle w:val="ListParagraph"/>
        <w:spacing w:after="0" w:line="276" w:lineRule="auto"/>
        <w:jc w:val="both"/>
        <w:rPr>
          <w:del w:id="6729" w:author="Rachel Shipsey" w:date="2025-06-08T12:54:00Z"/>
          <w:rFonts w:cs="Arial"/>
          <w:sz w:val="20"/>
          <w:szCs w:val="20"/>
        </w:rPr>
        <w:pPrChange w:id="6730"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del w:id="6731" w:author="Rachel Shipsey" w:date="2025-06-08T12:54:00Z">
        <w:r w:rsidRPr="00790058" w:rsidDel="00EF5D9D">
          <w:rPr>
            <w:rFonts w:cs="Arial"/>
            <w:sz w:val="20"/>
            <w:szCs w:val="20"/>
          </w:rPr>
          <w:delText>Within the resources budgeted for the pilot census, two extra pretests had to be undertaken after the pilot census because it was not comprehensive enough to include testing of the supervisor module, additionally, the questionnaire was not yet final given that the NSO was still accepting to take on new questions.</w:delText>
        </w:r>
        <w:bookmarkStart w:id="6732" w:name="_Toc199503167"/>
        <w:bookmarkStart w:id="6733" w:name="_Toc199750106"/>
        <w:bookmarkStart w:id="6734" w:name="_Toc199770603"/>
        <w:bookmarkStart w:id="6735" w:name="_Toc201237964"/>
        <w:bookmarkStart w:id="6736" w:name="_Toc201319360"/>
        <w:bookmarkEnd w:id="6732"/>
        <w:bookmarkEnd w:id="6733"/>
        <w:bookmarkEnd w:id="6734"/>
        <w:bookmarkEnd w:id="6735"/>
        <w:bookmarkEnd w:id="6736"/>
      </w:del>
    </w:p>
    <w:p w14:paraId="0BB5F0EE" w14:textId="5D472F27" w:rsidR="006D1750" w:rsidRPr="00790058" w:rsidDel="00EF5D9D" w:rsidRDefault="006D1750">
      <w:pPr>
        <w:pStyle w:val="ListParagraph"/>
        <w:spacing w:after="0" w:line="276" w:lineRule="auto"/>
        <w:jc w:val="both"/>
        <w:rPr>
          <w:del w:id="6737" w:author="Rachel Shipsey" w:date="2025-06-08T12:54:00Z"/>
          <w:rFonts w:cs="Arial"/>
          <w:sz w:val="20"/>
          <w:szCs w:val="20"/>
        </w:rPr>
        <w:pPrChange w:id="6738"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del w:id="6739" w:author="Rachel Shipsey" w:date="2025-06-08T12:54:00Z">
        <w:r w:rsidRPr="00790058" w:rsidDel="00EF5D9D">
          <w:rPr>
            <w:rFonts w:cs="Arial"/>
            <w:sz w:val="20"/>
            <w:szCs w:val="20"/>
          </w:rPr>
          <w:delText>The pilot census revealed several issues that informed the main census such as during the training, it was noted that time allocated for training on disability, labour, definition of concepts and map reading was not adequate, and this helped in revision of the training programme for the main census, among others.</w:delText>
        </w:r>
        <w:bookmarkStart w:id="6740" w:name="_Toc199503168"/>
        <w:bookmarkStart w:id="6741" w:name="_Toc199750107"/>
        <w:bookmarkStart w:id="6742" w:name="_Toc199770604"/>
        <w:bookmarkStart w:id="6743" w:name="_Toc201237965"/>
        <w:bookmarkStart w:id="6744" w:name="_Toc201319361"/>
        <w:bookmarkEnd w:id="6740"/>
        <w:bookmarkEnd w:id="6741"/>
        <w:bookmarkEnd w:id="6742"/>
        <w:bookmarkEnd w:id="6743"/>
        <w:bookmarkEnd w:id="6744"/>
      </w:del>
    </w:p>
    <w:p w14:paraId="5DE88279" w14:textId="00EEE4B3" w:rsidR="006D1750" w:rsidRPr="00790058" w:rsidDel="00EF5D9D" w:rsidRDefault="006D1750">
      <w:pPr>
        <w:pStyle w:val="ListParagraph"/>
        <w:spacing w:after="0" w:line="276" w:lineRule="auto"/>
        <w:jc w:val="both"/>
        <w:rPr>
          <w:del w:id="6745" w:author="Rachel Shipsey" w:date="2025-06-08T12:54:00Z"/>
          <w:rFonts w:cs="Arial"/>
          <w:sz w:val="20"/>
          <w:szCs w:val="20"/>
        </w:rPr>
        <w:pPrChange w:id="6746" w:author="Rachel Shipsey" w:date="2025-06-23T15:41:00Z">
          <w:pPr>
            <w:pStyle w:val="ListParagraph"/>
            <w:numPr>
              <w:numId w:val="31"/>
            </w:numPr>
            <w:pBdr>
              <w:top w:val="single" w:sz="4" w:space="1" w:color="auto"/>
              <w:left w:val="single" w:sz="4" w:space="4" w:color="auto"/>
              <w:bottom w:val="single" w:sz="4" w:space="1" w:color="auto"/>
              <w:right w:val="single" w:sz="4" w:space="4" w:color="auto"/>
            </w:pBdr>
            <w:shd w:val="clear" w:color="auto" w:fill="D9E2F3" w:themeFill="accent1" w:themeFillTint="33"/>
            <w:ind w:left="360" w:hanging="360"/>
            <w:jc w:val="both"/>
          </w:pPr>
        </w:pPrChange>
      </w:pPr>
      <w:del w:id="6747" w:author="Rachel Shipsey" w:date="2025-06-08T12:54:00Z">
        <w:r w:rsidRPr="00790058" w:rsidDel="00EF5D9D">
          <w:rPr>
            <w:rFonts w:cs="Arial"/>
            <w:sz w:val="20"/>
            <w:szCs w:val="20"/>
          </w:rPr>
          <w:delText>This finding shows that the lessons from the pretests done before the pilot were not taken into consideration, for instance, the need to adjust the training timetable should have been seen and handled earlier during the pretests so that the pilot only identifies major issues. Such as the failure rate of the tablets that was used to decide on the number of spare tablets to allocate per supervisory area and the emergence of fake job advertisements that informed the change in recruitment strategy for the main census.</w:delText>
        </w:r>
        <w:bookmarkStart w:id="6748" w:name="_Toc199503169"/>
        <w:bookmarkStart w:id="6749" w:name="_Toc199750108"/>
        <w:bookmarkStart w:id="6750" w:name="_Toc199770605"/>
        <w:bookmarkStart w:id="6751" w:name="_Toc201237966"/>
        <w:bookmarkStart w:id="6752" w:name="_Toc201319362"/>
        <w:bookmarkEnd w:id="6748"/>
        <w:bookmarkEnd w:id="6749"/>
        <w:bookmarkEnd w:id="6750"/>
        <w:bookmarkEnd w:id="6751"/>
        <w:bookmarkEnd w:id="6752"/>
      </w:del>
    </w:p>
    <w:p w14:paraId="450FB6E0" w14:textId="0B8FD7AF" w:rsidR="00E02267" w:rsidRPr="00790058" w:rsidDel="00EF5D9D" w:rsidRDefault="00E02267">
      <w:pPr>
        <w:pStyle w:val="ListParagraph"/>
        <w:spacing w:after="0" w:line="276" w:lineRule="auto"/>
        <w:jc w:val="both"/>
        <w:rPr>
          <w:del w:id="6753" w:author="Rachel Shipsey" w:date="2025-06-08T12:54:00Z"/>
          <w:rFonts w:cs="Arial"/>
          <w:b/>
          <w:bCs/>
        </w:rPr>
        <w:pPrChange w:id="6754" w:author="Rachel Shipsey" w:date="2025-06-23T15:41:00Z">
          <w:pPr>
            <w:spacing w:after="0" w:line="276" w:lineRule="auto"/>
            <w:ind w:left="360"/>
            <w:jc w:val="both"/>
          </w:pPr>
        </w:pPrChange>
      </w:pPr>
      <w:del w:id="6755" w:author="Rachel Shipsey" w:date="2025-06-08T12:54:00Z">
        <w:r w:rsidRPr="00790058" w:rsidDel="00EF5D9D">
          <w:rPr>
            <w:rFonts w:cs="Arial"/>
            <w:b/>
            <w:bCs/>
          </w:rPr>
          <w:delText>Ethiopia</w:delText>
        </w:r>
        <w:bookmarkStart w:id="6756" w:name="_Toc199503170"/>
        <w:bookmarkStart w:id="6757" w:name="_Toc199750109"/>
        <w:bookmarkStart w:id="6758" w:name="_Toc199770606"/>
        <w:bookmarkStart w:id="6759" w:name="_Toc201237967"/>
        <w:bookmarkStart w:id="6760" w:name="_Toc201319363"/>
        <w:bookmarkEnd w:id="6756"/>
        <w:bookmarkEnd w:id="6757"/>
        <w:bookmarkEnd w:id="6758"/>
        <w:bookmarkEnd w:id="6759"/>
        <w:bookmarkEnd w:id="6760"/>
      </w:del>
    </w:p>
    <w:p w14:paraId="34CE5450" w14:textId="0DE804E2" w:rsidR="00BB0EE3" w:rsidRPr="00790058" w:rsidDel="00EF5D9D" w:rsidRDefault="00BB0EE3">
      <w:pPr>
        <w:pStyle w:val="ListParagraph"/>
        <w:spacing w:after="0" w:line="276" w:lineRule="auto"/>
        <w:jc w:val="both"/>
        <w:rPr>
          <w:del w:id="6761" w:author="Rachel Shipsey" w:date="2025-06-08T12:54:00Z"/>
          <w:rFonts w:cs="Arial"/>
          <w:sz w:val="20"/>
          <w:szCs w:val="20"/>
        </w:rPr>
        <w:pPrChange w:id="6762"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del w:id="6763" w:author="Rachel Shipsey" w:date="2025-06-08T12:54:00Z">
        <w:r w:rsidRPr="00790058" w:rsidDel="00EF5D9D">
          <w:rPr>
            <w:rFonts w:cs="Arial"/>
            <w:sz w:val="20"/>
            <w:szCs w:val="20"/>
          </w:rPr>
          <w:delText>Recruitment guidelines were not followed leading to appointment of fieldworkers who were physically unfit, some were not familiar with digital technology while, others could not speak the local language, this negatively affected the pilot census operations. This was coupled with lack or poor communication about field worker entitlements that led to discontent and disruption of the training.</w:delText>
        </w:r>
        <w:bookmarkStart w:id="6764" w:name="_Toc199503171"/>
        <w:bookmarkStart w:id="6765" w:name="_Toc199750110"/>
        <w:bookmarkStart w:id="6766" w:name="_Toc199770607"/>
        <w:bookmarkStart w:id="6767" w:name="_Toc201237968"/>
        <w:bookmarkStart w:id="6768" w:name="_Toc201319364"/>
        <w:bookmarkEnd w:id="6764"/>
        <w:bookmarkEnd w:id="6765"/>
        <w:bookmarkEnd w:id="6766"/>
        <w:bookmarkEnd w:id="6767"/>
        <w:bookmarkEnd w:id="6768"/>
      </w:del>
    </w:p>
    <w:p w14:paraId="6A855834" w14:textId="5171D503" w:rsidR="00BB0EE3" w:rsidRPr="00790058" w:rsidDel="00EF5D9D" w:rsidRDefault="00BB0EE3">
      <w:pPr>
        <w:pStyle w:val="ListParagraph"/>
        <w:spacing w:after="0" w:line="276" w:lineRule="auto"/>
        <w:jc w:val="both"/>
        <w:rPr>
          <w:del w:id="6769" w:author="Rachel Shipsey" w:date="2025-06-08T12:54:00Z"/>
          <w:rFonts w:cs="Arial"/>
          <w:sz w:val="20"/>
          <w:szCs w:val="20"/>
        </w:rPr>
        <w:pPrChange w:id="6770"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del w:id="6771" w:author="Rachel Shipsey" w:date="2025-06-08T12:54:00Z">
        <w:r w:rsidRPr="00790058" w:rsidDel="00EF5D9D">
          <w:rPr>
            <w:rFonts w:cs="Arial"/>
            <w:sz w:val="20"/>
            <w:szCs w:val="20"/>
          </w:rPr>
          <w:delText>The pilot census was done before a thorough review and finalization of the data collection tools was completed, pretests should have been done earlier to address issues found such as inconsistencies in the translated questionnaires, inappropriate and non-functional skip patterns/rules in the data capture application.</w:delText>
        </w:r>
        <w:bookmarkStart w:id="6772" w:name="_Toc199503172"/>
        <w:bookmarkStart w:id="6773" w:name="_Toc199750111"/>
        <w:bookmarkStart w:id="6774" w:name="_Toc199770608"/>
        <w:bookmarkStart w:id="6775" w:name="_Toc201237969"/>
        <w:bookmarkStart w:id="6776" w:name="_Toc201319365"/>
        <w:bookmarkEnd w:id="6772"/>
        <w:bookmarkEnd w:id="6773"/>
        <w:bookmarkEnd w:id="6774"/>
        <w:bookmarkEnd w:id="6775"/>
        <w:bookmarkEnd w:id="6776"/>
      </w:del>
    </w:p>
    <w:p w14:paraId="1895A640" w14:textId="64B4C440" w:rsidR="00BB0EE3" w:rsidRPr="00790058" w:rsidDel="00EF5D9D" w:rsidRDefault="00BB0EE3">
      <w:pPr>
        <w:pStyle w:val="ListParagraph"/>
        <w:spacing w:after="0" w:line="276" w:lineRule="auto"/>
        <w:jc w:val="both"/>
        <w:rPr>
          <w:del w:id="6777" w:author="Rachel Shipsey" w:date="2025-06-08T12:54:00Z"/>
          <w:rFonts w:cs="Arial"/>
          <w:sz w:val="20"/>
          <w:szCs w:val="20"/>
        </w:rPr>
        <w:pPrChange w:id="6778"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del w:id="6779" w:author="Rachel Shipsey" w:date="2025-06-08T12:54:00Z">
        <w:r w:rsidRPr="00790058" w:rsidDel="00EF5D9D">
          <w:rPr>
            <w:rFonts w:cs="Arial"/>
            <w:sz w:val="20"/>
            <w:szCs w:val="20"/>
          </w:rPr>
          <w:delText>The pilot census led to an overhaul in some of the IT equipment specifications indicating that there may have been limited prior research or non-adherence to recommendations. This lesson is drawn from the failure of power banks to charge the mobile devices due to low capacity, low battery time for the tablets, poor network coverage that necessitated modification of the specifications for the equipment hence a fresh budget.</w:delText>
        </w:r>
        <w:bookmarkStart w:id="6780" w:name="_Toc199503173"/>
        <w:bookmarkStart w:id="6781" w:name="_Toc199750112"/>
        <w:bookmarkStart w:id="6782" w:name="_Toc199770609"/>
        <w:bookmarkStart w:id="6783" w:name="_Toc201237970"/>
        <w:bookmarkStart w:id="6784" w:name="_Toc201319366"/>
        <w:bookmarkEnd w:id="6780"/>
        <w:bookmarkEnd w:id="6781"/>
        <w:bookmarkEnd w:id="6782"/>
        <w:bookmarkEnd w:id="6783"/>
        <w:bookmarkEnd w:id="6784"/>
      </w:del>
    </w:p>
    <w:p w14:paraId="4017932E" w14:textId="289E9C21" w:rsidR="00BB0EE3" w:rsidRPr="00790058" w:rsidDel="00EF5D9D" w:rsidRDefault="00BB0EE3">
      <w:pPr>
        <w:pStyle w:val="ListParagraph"/>
        <w:spacing w:after="0" w:line="276" w:lineRule="auto"/>
        <w:jc w:val="both"/>
        <w:rPr>
          <w:del w:id="6785" w:author="Rachel Shipsey" w:date="2025-06-08T12:54:00Z"/>
          <w:rFonts w:cs="Arial"/>
          <w:sz w:val="20"/>
          <w:szCs w:val="20"/>
        </w:rPr>
        <w:pPrChange w:id="6786"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del w:id="6787" w:author="Rachel Shipsey" w:date="2025-06-08T12:54:00Z">
        <w:r w:rsidRPr="00790058" w:rsidDel="00EF5D9D">
          <w:rPr>
            <w:rFonts w:cs="Arial"/>
            <w:sz w:val="20"/>
            <w:szCs w:val="20"/>
          </w:rPr>
          <w:delText>Lack of preparedness on the part of the trainers and field operations office to ensure availability of appropriate training centres with LCD projectors to present video lessons affected the training in some centres and this can compromise on the data quality. This therefore necessitated the inclusion of specifications for an ideal training centre for a digital census as part of the training plan.</w:delText>
        </w:r>
        <w:bookmarkStart w:id="6788" w:name="_Toc199503174"/>
        <w:bookmarkStart w:id="6789" w:name="_Toc199750113"/>
        <w:bookmarkStart w:id="6790" w:name="_Toc199770610"/>
        <w:bookmarkStart w:id="6791" w:name="_Toc201237971"/>
        <w:bookmarkStart w:id="6792" w:name="_Toc201319367"/>
        <w:bookmarkEnd w:id="6788"/>
        <w:bookmarkEnd w:id="6789"/>
        <w:bookmarkEnd w:id="6790"/>
        <w:bookmarkEnd w:id="6791"/>
        <w:bookmarkEnd w:id="6792"/>
      </w:del>
    </w:p>
    <w:p w14:paraId="07D8C146" w14:textId="5E819352" w:rsidR="00E02267" w:rsidRPr="00790058" w:rsidDel="00EF5D9D" w:rsidRDefault="00E02267">
      <w:pPr>
        <w:pStyle w:val="ListParagraph"/>
        <w:spacing w:after="0" w:line="276" w:lineRule="auto"/>
        <w:jc w:val="both"/>
        <w:rPr>
          <w:del w:id="6793" w:author="Rachel Shipsey" w:date="2025-06-08T12:54:00Z"/>
        </w:rPr>
        <w:pPrChange w:id="6794" w:author="Rachel Shipsey" w:date="2025-06-23T15:41:00Z">
          <w:pPr>
            <w:pStyle w:val="ListParagraph"/>
            <w:numPr>
              <w:numId w:val="32"/>
            </w:num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ind w:left="180" w:hanging="180"/>
            <w:jc w:val="both"/>
          </w:pPr>
        </w:pPrChange>
      </w:pPr>
      <w:del w:id="6795" w:author="Rachel Shipsey" w:date="2025-06-08T12:54:00Z">
        <w:r w:rsidRPr="00790058" w:rsidDel="00EF5D9D">
          <w:delText>4.</w:delText>
        </w:r>
        <w:r w:rsidR="006D1750" w:rsidRPr="00790058" w:rsidDel="00EF5D9D">
          <w:delText>1.3</w:delText>
        </w:r>
        <w:r w:rsidRPr="00790058" w:rsidDel="00EF5D9D">
          <w:delText xml:space="preserve"> Recommendations</w:delText>
        </w:r>
        <w:bookmarkStart w:id="6796" w:name="_Toc201237972"/>
        <w:bookmarkStart w:id="6797" w:name="_Toc201319368"/>
        <w:bookmarkEnd w:id="6796"/>
        <w:bookmarkEnd w:id="6797"/>
      </w:del>
    </w:p>
    <w:p w14:paraId="217B545A" w14:textId="77777777" w:rsidR="00E02267" w:rsidRPr="00790058" w:rsidDel="00EF5D9D" w:rsidRDefault="00E02267">
      <w:pPr>
        <w:pStyle w:val="ListParagraph"/>
        <w:spacing w:after="0" w:line="276" w:lineRule="auto"/>
        <w:jc w:val="both"/>
        <w:rPr>
          <w:del w:id="6798" w:author="Rachel Shipsey" w:date="2025-06-08T12:54:00Z"/>
          <w:rFonts w:cs="Arial"/>
        </w:rPr>
        <w:pPrChange w:id="6799" w:author="Rachel Shipsey" w:date="2025-06-23T15:41:00Z">
          <w:pPr>
            <w:jc w:val="both"/>
          </w:pPr>
        </w:pPrChange>
      </w:pPr>
      <w:del w:id="6800" w:author="Rachel Shipsey" w:date="2025-06-08T12:54:00Z">
        <w:r w:rsidRPr="00790058" w:rsidDel="00EF5D9D">
          <w:rPr>
            <w:rFonts w:cs="Arial"/>
          </w:rPr>
          <w:delText>Based on the selected country experiences and the lessons learned during implementation of a digital pilot census, the following recommendations are made to inform future PHCs:</w:delText>
        </w:r>
        <w:bookmarkStart w:id="6801" w:name="_Toc201237973"/>
        <w:bookmarkStart w:id="6802" w:name="_Toc201319369"/>
        <w:bookmarkEnd w:id="6801"/>
        <w:bookmarkEnd w:id="6802"/>
      </w:del>
    </w:p>
    <w:p w14:paraId="135FCF56" w14:textId="1FC3380B" w:rsidR="00E02267" w:rsidRPr="00790058" w:rsidDel="00EF5D9D" w:rsidRDefault="00E02267">
      <w:pPr>
        <w:pStyle w:val="ListParagraph"/>
        <w:spacing w:after="0" w:line="276" w:lineRule="auto"/>
        <w:jc w:val="both"/>
        <w:rPr>
          <w:del w:id="6803" w:author="Rachel Shipsey" w:date="2025-06-08T12:54:00Z"/>
          <w:rFonts w:cs="Arial"/>
        </w:rPr>
        <w:pPrChange w:id="6804" w:author="Rachel Shipsey" w:date="2025-06-23T15:41:00Z">
          <w:pPr>
            <w:pStyle w:val="ListParagraph"/>
            <w:numPr>
              <w:numId w:val="29"/>
            </w:numPr>
            <w:ind w:hanging="360"/>
            <w:jc w:val="both"/>
          </w:pPr>
        </w:pPrChange>
      </w:pPr>
      <w:del w:id="6805" w:author="Rachel Shipsey" w:date="2025-06-08T12:54:00Z">
        <w:r w:rsidRPr="00790058" w:rsidDel="00EF5D9D">
          <w:rPr>
            <w:rFonts w:cs="Arial"/>
          </w:rPr>
          <w:delText>Adequate budgeting and resourcing for a pilot census and other testing activities should be taken into consideration to avoid budgetary constraints as was the case in Kenya that budgeted for one pilot exercise. There is a need to provide adequate resources to undertake the pilot census, questionnaire pretests and the subsequent post pilot testing exercises. Effective planning and resourcing for the pilot and pretests needs to be carefully done as this is normally overlooked during the planning process.</w:delText>
        </w:r>
        <w:r w:rsidR="75A54EA8" w:rsidRPr="00790058" w:rsidDel="00EF5D9D">
          <w:rPr>
            <w:rFonts w:cs="Arial"/>
          </w:rPr>
          <w:delText xml:space="preserve"> See more on </w:delText>
        </w:r>
        <w:r w:rsidDel="00EF5D9D">
          <w:fldChar w:fldCharType="begin"/>
        </w:r>
        <w:r w:rsidDel="00EF5D9D">
          <w:delInstrText>HYPERLINK \l "_2.2￼Development_of_census" \h</w:delInstrText>
        </w:r>
        <w:r w:rsidDel="00EF5D9D">
          <w:fldChar w:fldCharType="separate"/>
        </w:r>
        <w:r w:rsidR="75A54EA8" w:rsidRPr="00790058" w:rsidDel="00EF5D9D">
          <w:rPr>
            <w:rStyle w:val="Hyperlink"/>
            <w:rFonts w:cs="Arial"/>
          </w:rPr>
          <w:delText>budgeting</w:delText>
        </w:r>
        <w:r w:rsidDel="00EF5D9D">
          <w:fldChar w:fldCharType="end"/>
        </w:r>
        <w:r w:rsidR="75A54EA8" w:rsidRPr="00790058" w:rsidDel="00EF5D9D">
          <w:rPr>
            <w:rFonts w:cs="Arial"/>
          </w:rPr>
          <w:delText>.</w:delText>
        </w:r>
        <w:bookmarkStart w:id="6806" w:name="_Toc201237974"/>
        <w:bookmarkStart w:id="6807" w:name="_Toc201319370"/>
        <w:bookmarkEnd w:id="6806"/>
        <w:bookmarkEnd w:id="6807"/>
      </w:del>
    </w:p>
    <w:p w14:paraId="2FFC5253" w14:textId="76EE88C5" w:rsidR="00620200" w:rsidRPr="00790058" w:rsidDel="00EF5D9D" w:rsidRDefault="00620200">
      <w:pPr>
        <w:pStyle w:val="ListParagraph"/>
        <w:spacing w:after="0" w:line="276" w:lineRule="auto"/>
        <w:jc w:val="both"/>
        <w:rPr>
          <w:del w:id="6808" w:author="Rachel Shipsey" w:date="2025-06-08T12:54:00Z"/>
          <w:rFonts w:cs="Arial"/>
        </w:rPr>
        <w:pPrChange w:id="6809" w:author="Rachel Shipsey" w:date="2025-06-23T15:41:00Z">
          <w:pPr>
            <w:pStyle w:val="ListParagraph"/>
            <w:numPr>
              <w:numId w:val="29"/>
            </w:numPr>
            <w:ind w:hanging="360"/>
            <w:jc w:val="both"/>
          </w:pPr>
        </w:pPrChange>
      </w:pPr>
      <w:del w:id="6810" w:author="Rachel Shipsey" w:date="2025-06-08T12:54:00Z">
        <w:r w:rsidRPr="00790058" w:rsidDel="00EF5D9D">
          <w:rPr>
            <w:rFonts w:cs="Arial"/>
          </w:rPr>
          <w:delText xml:space="preserve">A comprehensive proposal on </w:delText>
        </w:r>
        <w:r w:rsidR="00711DBD" w:rsidRPr="00790058" w:rsidDel="00EF5D9D">
          <w:rPr>
            <w:rFonts w:cs="Arial"/>
          </w:rPr>
          <w:delText>census testing implementation should be developed. This should include all aspects to be tested at each stage - before, during and after the pilot</w:delText>
        </w:r>
        <w:r w:rsidR="003E0C8D" w:rsidRPr="00790058" w:rsidDel="00EF5D9D">
          <w:rPr>
            <w:rFonts w:cs="Arial"/>
          </w:rPr>
          <w:delText xml:space="preserve">. </w:delText>
        </w:r>
        <w:r w:rsidR="008A3771" w:rsidRPr="00790058" w:rsidDel="00EF5D9D">
          <w:rPr>
            <w:rFonts w:cs="Arial"/>
          </w:rPr>
          <w:delText>For each aspect to be tested, t</w:delText>
        </w:r>
        <w:r w:rsidR="006F1246" w:rsidRPr="00790058" w:rsidDel="00EF5D9D">
          <w:rPr>
            <w:rFonts w:cs="Arial"/>
          </w:rPr>
          <w:delText xml:space="preserve">he methodology for testing, the </w:delText>
        </w:r>
        <w:r w:rsidR="00D81540" w:rsidRPr="00790058" w:rsidDel="00EF5D9D">
          <w:rPr>
            <w:rFonts w:cs="Arial"/>
          </w:rPr>
          <w:delText xml:space="preserve">measurement </w:delText>
        </w:r>
        <w:r w:rsidR="006F1246" w:rsidRPr="00790058" w:rsidDel="00EF5D9D">
          <w:rPr>
            <w:rFonts w:cs="Arial"/>
          </w:rPr>
          <w:delText>and use of the testing</w:delText>
        </w:r>
        <w:r w:rsidR="00D81540" w:rsidRPr="00790058" w:rsidDel="00EF5D9D">
          <w:rPr>
            <w:rFonts w:cs="Arial"/>
          </w:rPr>
          <w:delText xml:space="preserve">, </w:delText>
        </w:r>
        <w:r w:rsidR="00337528" w:rsidRPr="00790058" w:rsidDel="00EF5D9D">
          <w:rPr>
            <w:rFonts w:cs="Arial"/>
          </w:rPr>
          <w:delText>the budget, and the workplan should all be described.</w:delText>
        </w:r>
        <w:bookmarkStart w:id="6811" w:name="_Toc201237975"/>
        <w:bookmarkStart w:id="6812" w:name="_Toc201319371"/>
        <w:bookmarkEnd w:id="6811"/>
        <w:bookmarkEnd w:id="6812"/>
      </w:del>
    </w:p>
    <w:p w14:paraId="5DA1CEC6" w14:textId="5218DD11" w:rsidR="00E02267" w:rsidRPr="00790058" w:rsidDel="00EF5D9D" w:rsidRDefault="00E02267">
      <w:pPr>
        <w:pStyle w:val="ListParagraph"/>
        <w:spacing w:after="0" w:line="276" w:lineRule="auto"/>
        <w:jc w:val="both"/>
        <w:rPr>
          <w:del w:id="6813" w:author="Rachel Shipsey" w:date="2025-06-08T12:54:00Z"/>
          <w:rFonts w:cs="Arial"/>
        </w:rPr>
        <w:pPrChange w:id="6814" w:author="Rachel Shipsey" w:date="2025-06-23T15:41:00Z">
          <w:pPr>
            <w:pStyle w:val="ListParagraph"/>
            <w:numPr>
              <w:numId w:val="29"/>
            </w:numPr>
            <w:ind w:hanging="360"/>
            <w:jc w:val="both"/>
          </w:pPr>
        </w:pPrChange>
      </w:pPr>
      <w:del w:id="6815" w:author="Rachel Shipsey" w:date="2025-06-08T12:54:00Z">
        <w:r w:rsidRPr="00790058" w:rsidDel="00EF5D9D">
          <w:rPr>
            <w:rFonts w:cs="Arial"/>
          </w:rPr>
          <w:delText xml:space="preserve">The purposively selected EAs for the pilot census should be exhaustive within the country’s context </w:delText>
        </w:r>
        <w:r w:rsidR="00C8356E" w:rsidRPr="00790058" w:rsidDel="00EF5D9D">
          <w:rPr>
            <w:rFonts w:cs="Arial"/>
          </w:rPr>
          <w:delText xml:space="preserve">including </w:delText>
        </w:r>
        <w:r w:rsidR="00D52EB6" w:rsidRPr="00790058" w:rsidDel="00EF5D9D">
          <w:rPr>
            <w:rFonts w:cs="Arial"/>
          </w:rPr>
          <w:delText>EAs which are challenging in terms of internet connectivity</w:delText>
        </w:r>
        <w:r w:rsidRPr="00790058" w:rsidDel="00EF5D9D">
          <w:rPr>
            <w:rFonts w:cs="Arial"/>
          </w:rPr>
          <w:delText xml:space="preserve">. </w:delText>
        </w:r>
        <w:r w:rsidR="00016FC1" w:rsidRPr="00790058" w:rsidDel="00EF5D9D">
          <w:rPr>
            <w:rFonts w:cs="Arial"/>
          </w:rPr>
          <w:delText xml:space="preserve">This will enable testing of contingency plans for </w:delText>
        </w:r>
        <w:r w:rsidR="002253F1" w:rsidRPr="00790058" w:rsidDel="00EF5D9D">
          <w:rPr>
            <w:rFonts w:cs="Arial"/>
          </w:rPr>
          <w:delText>when the internet fails.</w:delText>
        </w:r>
        <w:bookmarkStart w:id="6816" w:name="_Toc201237976"/>
        <w:bookmarkStart w:id="6817" w:name="_Toc201319372"/>
        <w:bookmarkEnd w:id="6816"/>
        <w:bookmarkEnd w:id="6817"/>
      </w:del>
    </w:p>
    <w:p w14:paraId="238670CA" w14:textId="77777777" w:rsidR="00E02267" w:rsidRPr="00790058" w:rsidDel="00EF5D9D" w:rsidRDefault="00E02267">
      <w:pPr>
        <w:pStyle w:val="ListParagraph"/>
        <w:spacing w:after="0" w:line="276" w:lineRule="auto"/>
        <w:jc w:val="both"/>
        <w:rPr>
          <w:del w:id="6818" w:author="Rachel Shipsey" w:date="2025-06-08T12:54:00Z"/>
          <w:rFonts w:cs="Arial"/>
        </w:rPr>
        <w:pPrChange w:id="6819" w:author="Rachel Shipsey" w:date="2025-06-23T15:41:00Z">
          <w:pPr>
            <w:pStyle w:val="ListParagraph"/>
            <w:numPr>
              <w:numId w:val="29"/>
            </w:numPr>
            <w:ind w:hanging="360"/>
            <w:jc w:val="both"/>
          </w:pPr>
        </w:pPrChange>
      </w:pPr>
      <w:del w:id="6820" w:author="Rachel Shipsey" w:date="2025-06-08T12:54:00Z">
        <w:r w:rsidRPr="00790058" w:rsidDel="00EF5D9D">
          <w:rPr>
            <w:rFonts w:cs="Arial"/>
          </w:rPr>
          <w:delText>Prior to the census pilot implementation, all digital data collection tools including all application menus should be tested and the data generated should be used to make reviews such as on the batch editing program, the monitoring dashboard etc. Avoid conducting a pilot census when all is not set including the questionnaire content.</w:delText>
        </w:r>
        <w:bookmarkStart w:id="6821" w:name="_Toc201237977"/>
        <w:bookmarkStart w:id="6822" w:name="_Toc201319373"/>
        <w:bookmarkEnd w:id="6821"/>
        <w:bookmarkEnd w:id="6822"/>
      </w:del>
    </w:p>
    <w:p w14:paraId="77A1B1EC" w14:textId="77777777" w:rsidR="00E02267" w:rsidRPr="00790058" w:rsidDel="00EF5D9D" w:rsidRDefault="00E02267">
      <w:pPr>
        <w:pStyle w:val="ListParagraph"/>
        <w:spacing w:after="0" w:line="276" w:lineRule="auto"/>
        <w:jc w:val="both"/>
        <w:rPr>
          <w:del w:id="6823" w:author="Rachel Shipsey" w:date="2025-06-08T12:54:00Z"/>
          <w:rFonts w:cs="Arial"/>
        </w:rPr>
        <w:pPrChange w:id="6824" w:author="Rachel Shipsey" w:date="2025-06-23T15:41:00Z">
          <w:pPr>
            <w:pStyle w:val="ListParagraph"/>
            <w:numPr>
              <w:numId w:val="29"/>
            </w:numPr>
            <w:ind w:hanging="360"/>
            <w:jc w:val="both"/>
          </w:pPr>
        </w:pPrChange>
      </w:pPr>
      <w:del w:id="6825" w:author="Rachel Shipsey" w:date="2025-06-08T12:54:00Z">
        <w:r w:rsidRPr="00790058" w:rsidDel="00EF5D9D">
          <w:rPr>
            <w:rFonts w:cs="Arial"/>
          </w:rPr>
          <w:delText xml:space="preserve">It is important to ensure that all the aspects of the digital PHC are tested before the actual census. After each modification, a test should be done to ensure that the updated data capture and monitoring system is working properly. </w:delText>
        </w:r>
        <w:bookmarkStart w:id="6826" w:name="_Toc201237978"/>
        <w:bookmarkStart w:id="6827" w:name="_Toc201319374"/>
        <w:bookmarkEnd w:id="6826"/>
        <w:bookmarkEnd w:id="6827"/>
      </w:del>
    </w:p>
    <w:p w14:paraId="1133A1F3" w14:textId="02234680" w:rsidR="00E02267" w:rsidRPr="00790058" w:rsidDel="00EF5D9D" w:rsidRDefault="00E02267">
      <w:pPr>
        <w:pStyle w:val="ListParagraph"/>
        <w:spacing w:after="0" w:line="276" w:lineRule="auto"/>
        <w:jc w:val="both"/>
        <w:rPr>
          <w:del w:id="6828" w:author="Rachel Shipsey" w:date="2025-06-08T12:54:00Z"/>
          <w:rFonts w:cs="Arial"/>
        </w:rPr>
        <w:pPrChange w:id="6829" w:author="Rachel Shipsey" w:date="2025-06-23T15:41:00Z">
          <w:pPr>
            <w:pStyle w:val="ListParagraph"/>
            <w:numPr>
              <w:numId w:val="29"/>
            </w:numPr>
            <w:ind w:hanging="360"/>
            <w:jc w:val="both"/>
          </w:pPr>
        </w:pPrChange>
      </w:pPr>
      <w:del w:id="6830" w:author="Rachel Shipsey" w:date="2025-06-08T12:54:00Z">
        <w:r w:rsidRPr="00790058" w:rsidDel="00EF5D9D">
          <w:rPr>
            <w:rFonts w:cs="Arial"/>
          </w:rPr>
          <w:delText xml:space="preserve">Staff recruitment and training procedures should be prepared in advance and be part of the pilot census test, they should also take language </w:delText>
        </w:r>
        <w:r w:rsidR="1AD3EA09" w:rsidRPr="00790058" w:rsidDel="00EF5D9D">
          <w:rPr>
            <w:rFonts w:cs="Arial"/>
          </w:rPr>
          <w:delText>issues and</w:delText>
        </w:r>
        <w:r w:rsidRPr="00790058" w:rsidDel="00EF5D9D">
          <w:rPr>
            <w:rFonts w:cs="Arial"/>
          </w:rPr>
          <w:delText xml:space="preserve"> renumeration</w:delText>
        </w:r>
        <w:r w:rsidR="6DA7AF5D" w:rsidRPr="00790058" w:rsidDel="00EF5D9D">
          <w:rPr>
            <w:rFonts w:cs="Arial"/>
          </w:rPr>
          <w:delText xml:space="preserve"> into account</w:delText>
        </w:r>
        <w:r w:rsidRPr="00790058" w:rsidDel="00EF5D9D">
          <w:rPr>
            <w:rFonts w:cs="Arial"/>
          </w:rPr>
          <w:delText xml:space="preserve">. It is ideal to recruit enumerators from within or around the EAs to avoid the experience of Ethiopia. However, the pilot experience enabled strict adherence to the recruitment guidelines for the main PHC to ensure appropriate personnel are recruited. It is important to place the advert for fieldworkers in media communications at least 2 to 3 months prior to the recruitment period, to allow enough time for </w:delText>
        </w:r>
        <w:r w:rsidR="00F2382F" w:rsidRPr="00790058" w:rsidDel="00EF5D9D">
          <w:rPr>
            <w:rFonts w:cs="Arial"/>
          </w:rPr>
          <w:delText>the verification</w:delText>
        </w:r>
        <w:r w:rsidRPr="00790058" w:rsidDel="00EF5D9D">
          <w:rPr>
            <w:rFonts w:cs="Arial"/>
          </w:rPr>
          <w:delText xml:space="preserve"> process i.e. whether field staff meet the necessary requirements for recruitment etc. (Namibia). Countries also recommended that an independent e-recruitment system customized to the recruitment needs of the agency may be used.</w:delText>
        </w:r>
        <w:r w:rsidR="548E9FA9" w:rsidRPr="00790058" w:rsidDel="00EF5D9D">
          <w:rPr>
            <w:rFonts w:cs="Arial"/>
          </w:rPr>
          <w:delText xml:space="preserve"> See mor on </w:delText>
        </w:r>
        <w:r w:rsidDel="00EF5D9D">
          <w:fldChar w:fldCharType="begin"/>
        </w:r>
        <w:r w:rsidDel="00EF5D9D">
          <w:delInstrText>HYPERLINK \l "_6.1_Recruitment" \h</w:delInstrText>
        </w:r>
        <w:r w:rsidDel="00EF5D9D">
          <w:fldChar w:fldCharType="separate"/>
        </w:r>
        <w:r w:rsidR="548E9FA9" w:rsidRPr="00790058" w:rsidDel="00EF5D9D">
          <w:rPr>
            <w:rStyle w:val="Hyperlink"/>
            <w:rFonts w:cs="Arial"/>
          </w:rPr>
          <w:delText>recruitment</w:delText>
        </w:r>
        <w:r w:rsidDel="00EF5D9D">
          <w:fldChar w:fldCharType="end"/>
        </w:r>
        <w:r w:rsidR="548E9FA9" w:rsidRPr="00790058" w:rsidDel="00EF5D9D">
          <w:rPr>
            <w:rFonts w:cs="Arial"/>
          </w:rPr>
          <w:delText>.</w:delText>
        </w:r>
        <w:bookmarkStart w:id="6831" w:name="_Toc201237979"/>
        <w:bookmarkStart w:id="6832" w:name="_Toc201319375"/>
        <w:bookmarkEnd w:id="6831"/>
        <w:bookmarkEnd w:id="6832"/>
      </w:del>
    </w:p>
    <w:p w14:paraId="5BC28359" w14:textId="77777777" w:rsidR="009D432D" w:rsidRPr="00790058" w:rsidDel="00EF5D9D" w:rsidRDefault="009D432D">
      <w:pPr>
        <w:pStyle w:val="ListParagraph"/>
        <w:spacing w:after="0" w:line="276" w:lineRule="auto"/>
        <w:jc w:val="both"/>
        <w:rPr>
          <w:del w:id="6833" w:author="Rachel Shipsey" w:date="2025-06-08T12:54:00Z"/>
          <w:rFonts w:cs="Arial"/>
        </w:rPr>
        <w:pPrChange w:id="6834" w:author="Rachel Shipsey" w:date="2025-06-23T15:41:00Z">
          <w:pPr>
            <w:pStyle w:val="ListParagraph"/>
            <w:numPr>
              <w:numId w:val="29"/>
            </w:numPr>
            <w:ind w:hanging="360"/>
            <w:jc w:val="both"/>
          </w:pPr>
        </w:pPrChange>
      </w:pPr>
      <w:bookmarkStart w:id="6835" w:name="_Toc201237980"/>
      <w:bookmarkStart w:id="6836" w:name="_Toc201319376"/>
      <w:bookmarkEnd w:id="6835"/>
      <w:bookmarkEnd w:id="6836"/>
    </w:p>
    <w:p w14:paraId="04D89A75" w14:textId="5CC1689D" w:rsidR="00E02267" w:rsidRPr="00790058" w:rsidDel="00EF5D9D" w:rsidRDefault="00E02267">
      <w:pPr>
        <w:pStyle w:val="ListParagraph"/>
        <w:spacing w:after="0" w:line="276" w:lineRule="auto"/>
        <w:jc w:val="both"/>
        <w:rPr>
          <w:del w:id="6837" w:author="Rachel Shipsey" w:date="2025-06-08T12:54:00Z"/>
        </w:rPr>
        <w:pPrChange w:id="6838" w:author="Rachel Shipsey" w:date="2025-06-23T15:41:00Z">
          <w:pPr>
            <w:pStyle w:val="Heading2"/>
            <w:numPr>
              <w:numId w:val="36"/>
            </w:numPr>
            <w:ind w:left="360" w:hanging="360"/>
          </w:pPr>
        </w:pPrChange>
      </w:pPr>
      <w:del w:id="6839" w:author="Rachel Shipsey" w:date="2025-06-08T12:54:00Z">
        <w:r w:rsidRPr="00CB43CC" w:rsidDel="00EF5D9D">
          <w:rPr>
            <w:rFonts w:eastAsiaTheme="majorEastAsia" w:cstheme="majorBidi"/>
            <w:b/>
            <w:sz w:val="28"/>
            <w:szCs w:val="26"/>
            <w:rPrChange w:id="6840" w:author="Rachel Shipsey" w:date="2025-06-03T19:18:00Z">
              <w:rPr>
                <w:rFonts w:cs="Arial"/>
                <w:b w:val="0"/>
                <w:bCs/>
                <w:sz w:val="22"/>
              </w:rPr>
            </w:rPrChange>
          </w:rPr>
          <w:delText>References</w:delText>
        </w:r>
        <w:bookmarkStart w:id="6841" w:name="_Toc201237981"/>
        <w:bookmarkStart w:id="6842" w:name="_Toc201319377"/>
        <w:bookmarkEnd w:id="6841"/>
        <w:bookmarkEnd w:id="6842"/>
      </w:del>
    </w:p>
    <w:p w14:paraId="04AA304E" w14:textId="77777777" w:rsidR="00E02267" w:rsidRPr="00790058" w:rsidDel="00EF5D9D" w:rsidRDefault="00E02267">
      <w:pPr>
        <w:pStyle w:val="ListParagraph"/>
        <w:spacing w:after="0" w:line="276" w:lineRule="auto"/>
        <w:jc w:val="both"/>
        <w:rPr>
          <w:del w:id="6843" w:author="Rachel Shipsey" w:date="2025-06-08T12:54:00Z"/>
          <w:rFonts w:cs="Arial"/>
        </w:rPr>
        <w:pPrChange w:id="6844" w:author="Rachel Shipsey" w:date="2025-06-23T15:41:00Z">
          <w:pPr>
            <w:pStyle w:val="NoSpacing"/>
            <w:numPr>
              <w:numId w:val="112"/>
            </w:numPr>
            <w:spacing w:line="276" w:lineRule="auto"/>
            <w:ind w:left="720" w:hanging="360"/>
            <w:jc w:val="both"/>
          </w:pPr>
        </w:pPrChange>
      </w:pPr>
      <w:del w:id="6845" w:author="Rachel Shipsey" w:date="2025-06-08T12:54:00Z">
        <w:r w:rsidRPr="00790058" w:rsidDel="00EF5D9D">
          <w:rPr>
            <w:rFonts w:cs="Arial"/>
          </w:rPr>
          <w:delText xml:space="preserve">UN Principles and Recommendations for population and housing Census. Revision 3. </w:delText>
        </w:r>
        <w:r w:rsidDel="00EF5D9D">
          <w:rPr>
            <w:rFonts w:asciiTheme="minorBidi" w:hAnsiTheme="minorBidi"/>
          </w:rPr>
          <w:fldChar w:fldCharType="begin"/>
        </w:r>
        <w:r w:rsidDel="00EF5D9D">
          <w:delInstrText>HYPERLINK "https://unstats.un.org/unsd/demographic-social/Standards-and-Methods/files/Principles_and_Recommendations/Population-and-Housing-Censuses/Series_M67rev3-E.pdf"</w:delInstrText>
        </w:r>
        <w:r w:rsidDel="00EF5D9D">
          <w:rPr>
            <w:rFonts w:asciiTheme="minorBidi" w:hAnsiTheme="minorBidi"/>
          </w:rPr>
        </w:r>
        <w:r w:rsidDel="00EF5D9D">
          <w:rPr>
            <w:rFonts w:asciiTheme="minorBidi" w:hAnsiTheme="minorBidi"/>
          </w:rPr>
          <w:fldChar w:fldCharType="separate"/>
        </w:r>
        <w:r w:rsidRPr="00790058" w:rsidDel="00EF5D9D">
          <w:rPr>
            <w:rStyle w:val="Hyperlink"/>
            <w:rFonts w:cs="Arial"/>
          </w:rPr>
          <w:delText>https://unstats.un.org/unsd/demographic-social/Standards-and-Methods/files/Principles_and_Recommendations/Population-and-Housing-Censuses/Series_M67rev3-E.pdf</w:delText>
        </w:r>
        <w:r w:rsidDel="00EF5D9D">
          <w:rPr>
            <w:rFonts w:asciiTheme="minorBidi" w:hAnsiTheme="minorBidi"/>
          </w:rPr>
          <w:fldChar w:fldCharType="end"/>
        </w:r>
        <w:r w:rsidRPr="00790058" w:rsidDel="00EF5D9D">
          <w:rPr>
            <w:rStyle w:val="Hyperlink"/>
            <w:rFonts w:cs="Arial"/>
          </w:rPr>
          <w:delText>.</w:delText>
        </w:r>
        <w:r w:rsidRPr="00790058" w:rsidDel="00EF5D9D">
          <w:rPr>
            <w:rFonts w:cs="Arial"/>
          </w:rPr>
          <w:delText xml:space="preserve"> </w:delText>
        </w:r>
        <w:bookmarkStart w:id="6846" w:name="_Toc201237982"/>
        <w:bookmarkStart w:id="6847" w:name="_Toc201319378"/>
        <w:bookmarkEnd w:id="6846"/>
        <w:bookmarkEnd w:id="6847"/>
      </w:del>
    </w:p>
    <w:p w14:paraId="100BE3D9" w14:textId="77777777" w:rsidR="00E02267" w:rsidRPr="00790058" w:rsidDel="00EF5D9D" w:rsidRDefault="00E02267">
      <w:pPr>
        <w:pStyle w:val="ListParagraph"/>
        <w:spacing w:after="0" w:line="276" w:lineRule="auto"/>
        <w:jc w:val="both"/>
        <w:rPr>
          <w:del w:id="6848" w:author="Rachel Shipsey" w:date="2025-06-08T12:54:00Z"/>
          <w:rFonts w:cs="Arial"/>
          <w:color w:val="0563C1" w:themeColor="hyperlink"/>
          <w:u w:val="single"/>
        </w:rPr>
        <w:pPrChange w:id="6849" w:author="Rachel Shipsey" w:date="2025-06-23T15:41:00Z">
          <w:pPr>
            <w:pStyle w:val="NoSpacing"/>
            <w:numPr>
              <w:numId w:val="112"/>
            </w:numPr>
            <w:ind w:left="720" w:hanging="360"/>
            <w:jc w:val="both"/>
          </w:pPr>
        </w:pPrChange>
      </w:pPr>
      <w:del w:id="6850" w:author="Rachel Shipsey" w:date="2025-06-08T12:54:00Z">
        <w:r w:rsidRPr="00790058" w:rsidDel="00EF5D9D">
          <w:rPr>
            <w:rFonts w:cs="Arial"/>
          </w:rPr>
          <w:delText xml:space="preserve">UNSD. Guidelines on the use of electronic data collection technologies in population and housing censuses. </w:delText>
        </w:r>
        <w:r w:rsidDel="00EF5D9D">
          <w:rPr>
            <w:rFonts w:asciiTheme="minorBidi" w:hAnsiTheme="minorBidi"/>
          </w:rPr>
          <w:fldChar w:fldCharType="begin"/>
        </w:r>
        <w:r w:rsidDel="00EF5D9D">
          <w:delInstrText>HYPERLINK "https://unstats.un.org/unsd/demographic/standmeth/handbooks/guideline-edct-census-v1.pdf"</w:delInstrText>
        </w:r>
        <w:r w:rsidDel="00EF5D9D">
          <w:rPr>
            <w:rFonts w:asciiTheme="minorBidi" w:hAnsiTheme="minorBidi"/>
          </w:rPr>
        </w:r>
        <w:r w:rsidDel="00EF5D9D">
          <w:rPr>
            <w:rFonts w:asciiTheme="minorBidi" w:hAnsiTheme="minorBidi"/>
          </w:rPr>
          <w:fldChar w:fldCharType="separate"/>
        </w:r>
        <w:r w:rsidRPr="00790058" w:rsidDel="00EF5D9D">
          <w:rPr>
            <w:rStyle w:val="Hyperlink"/>
            <w:rFonts w:cs="Arial"/>
          </w:rPr>
          <w:delText>https://unstats.un.org/unsd/demographic/standmeth/handbooks/guideline-edct-census-v1.pdf</w:delText>
        </w:r>
        <w:r w:rsidDel="00EF5D9D">
          <w:rPr>
            <w:rFonts w:asciiTheme="minorBidi" w:hAnsiTheme="minorBidi"/>
          </w:rPr>
          <w:fldChar w:fldCharType="end"/>
        </w:r>
        <w:bookmarkStart w:id="6851" w:name="_Toc201237983"/>
        <w:bookmarkStart w:id="6852" w:name="_Toc201319379"/>
        <w:bookmarkEnd w:id="6851"/>
        <w:bookmarkEnd w:id="6852"/>
      </w:del>
    </w:p>
    <w:p w14:paraId="3330C88F" w14:textId="67AA767A" w:rsidR="00E02267" w:rsidRPr="00790058" w:rsidDel="00EF5D9D" w:rsidRDefault="00E02267">
      <w:pPr>
        <w:pStyle w:val="ListParagraph"/>
        <w:spacing w:after="0" w:line="276" w:lineRule="auto"/>
        <w:jc w:val="both"/>
        <w:rPr>
          <w:del w:id="6853" w:author="Rachel Shipsey" w:date="2025-06-08T12:54:00Z"/>
          <w:rFonts w:cs="Arial"/>
        </w:rPr>
        <w:pPrChange w:id="6854" w:author="Rachel Shipsey" w:date="2025-06-23T15:41:00Z">
          <w:pPr>
            <w:pStyle w:val="NoSpacing"/>
            <w:numPr>
              <w:numId w:val="112"/>
            </w:numPr>
            <w:ind w:left="720" w:hanging="360"/>
            <w:jc w:val="both"/>
          </w:pPr>
        </w:pPrChange>
      </w:pPr>
      <w:del w:id="6855" w:author="Rachel Shipsey" w:date="2025-06-08T12:54:00Z">
        <w:r w:rsidRPr="00790058" w:rsidDel="00EF5D9D">
          <w:rPr>
            <w:rFonts w:cs="Arial"/>
          </w:rPr>
          <w:delText xml:space="preserve">International Programs in the U.S. Census Bureau’s Population Division. The United States Agency for International Development, United Nations Population Fund. Released November 2021. Evaluating a Pilot Electronic Census. Select Topics in International Censuses. </w:delText>
        </w:r>
        <w:bookmarkStart w:id="6856" w:name="_Toc201237984"/>
        <w:bookmarkStart w:id="6857" w:name="_Toc201319380"/>
        <w:bookmarkEnd w:id="6856"/>
        <w:bookmarkEnd w:id="6857"/>
      </w:del>
    </w:p>
    <w:p w14:paraId="718AEFC9" w14:textId="77777777" w:rsidR="00E02267" w:rsidRPr="004D1470" w:rsidDel="00EF5D9D" w:rsidRDefault="00E02267">
      <w:pPr>
        <w:pStyle w:val="ListParagraph"/>
        <w:spacing w:after="0" w:line="276" w:lineRule="auto"/>
        <w:jc w:val="both"/>
        <w:rPr>
          <w:del w:id="6858" w:author="Rachel Shipsey" w:date="2025-06-08T12:54:00Z"/>
          <w:rFonts w:cs="Arial"/>
        </w:rPr>
        <w:pPrChange w:id="6859" w:author="Rachel Shipsey" w:date="2025-06-23T15:41:00Z">
          <w:pPr/>
        </w:pPrChange>
      </w:pPr>
      <w:del w:id="6860" w:author="Rachel Shipsey" w:date="2025-06-08T12:54:00Z">
        <w:r w:rsidRPr="2CDA94BA" w:rsidDel="00EF5D9D">
          <w:rPr>
            <w:rFonts w:cs="Arial"/>
          </w:rPr>
          <w:br w:type="page"/>
        </w:r>
      </w:del>
    </w:p>
    <w:p w14:paraId="62D89651" w14:textId="16BC0FFC" w:rsidR="00970C87" w:rsidRPr="00CB43CC" w:rsidDel="00274BFB" w:rsidRDefault="008C223A">
      <w:pPr>
        <w:pStyle w:val="ListParagraph"/>
        <w:spacing w:after="0" w:line="276" w:lineRule="auto"/>
        <w:jc w:val="both"/>
        <w:rPr>
          <w:del w:id="6861" w:author="Rachel Shipsey" w:date="2025-06-08T12:56:00Z"/>
          <w:rFonts w:asciiTheme="minorBidi" w:hAnsiTheme="minorBidi" w:cstheme="majorBidi"/>
          <w:b/>
          <w:sz w:val="32"/>
          <w:szCs w:val="32"/>
          <w:rPrChange w:id="6862" w:author="Rachel Shipsey" w:date="2025-06-03T19:18:00Z">
            <w:rPr>
              <w:del w:id="6863" w:author="Rachel Shipsey" w:date="2025-06-08T12:56:00Z"/>
              <w:rFonts w:cs="Arial"/>
              <w:b w:val="0"/>
              <w:bCs/>
              <w:sz w:val="28"/>
              <w:szCs w:val="28"/>
            </w:rPr>
          </w:rPrChange>
        </w:rPr>
        <w:pPrChange w:id="6864" w:author="Rachel Shipsey" w:date="2025-06-23T15:41:00Z">
          <w:pPr>
            <w:pStyle w:val="Heading1"/>
            <w:pBdr>
              <w:bottom w:val="single" w:sz="4" w:space="1" w:color="auto"/>
            </w:pBdr>
          </w:pPr>
        </w:pPrChange>
      </w:pPr>
      <w:bookmarkStart w:id="6865" w:name="_CHAPTER_SEVEN:_Recruitment"/>
      <w:bookmarkStart w:id="6866" w:name="_Recruitment_and_Training"/>
      <w:bookmarkStart w:id="6867" w:name="_Deployment_and_Supervision"/>
      <w:bookmarkStart w:id="6868" w:name="_Provisioning_of_Devices"/>
      <w:bookmarkStart w:id="6869" w:name="_Real-time_Monitoring_with"/>
      <w:bookmarkEnd w:id="6865"/>
      <w:bookmarkEnd w:id="6866"/>
      <w:bookmarkEnd w:id="6867"/>
      <w:bookmarkEnd w:id="6868"/>
      <w:bookmarkEnd w:id="6869"/>
      <w:ins w:id="6870" w:author="Pamela Kakande Nabukhonzo" w:date="2025-06-08T19:49:00Z">
        <w:del w:id="6871" w:author="Rachel Shipsey" w:date="2025-06-23T15:21:00Z">
          <w:r w:rsidDel="008D26A9">
            <w:rPr>
              <w:rFonts w:cs="Arial"/>
            </w:rPr>
            <w:delText xml:space="preserve">those </w:delText>
          </w:r>
        </w:del>
      </w:ins>
      <w:del w:id="6872" w:author="Rachel Shipsey" w:date="2025-06-08T12:56:00Z">
        <w:r w:rsidR="00970C87" w:rsidRPr="00CB43CC" w:rsidDel="00274BFB">
          <w:rPr>
            <w:rFonts w:eastAsiaTheme="majorEastAsia" w:cstheme="majorBidi"/>
            <w:b/>
            <w:sz w:val="32"/>
            <w:szCs w:val="32"/>
            <w:rPrChange w:id="6873" w:author="Rachel Shipsey" w:date="2025-06-03T19:18:00Z">
              <w:rPr>
                <w:rFonts w:cs="Arial"/>
                <w:b w:val="0"/>
                <w:bCs/>
                <w:sz w:val="28"/>
                <w:szCs w:val="28"/>
              </w:rPr>
            </w:rPrChange>
          </w:rPr>
          <w:delText>CHAPTER SIX</w:delText>
        </w:r>
      </w:del>
      <w:ins w:id="6874" w:author="Rachel Elizabeth" w:date="2025-05-19T16:48:00Z">
        <w:del w:id="6875" w:author="Rachel Shipsey" w:date="2025-06-08T12:56:00Z">
          <w:r w:rsidR="00850DF7" w:rsidRPr="00CB43CC" w:rsidDel="00274BFB">
            <w:rPr>
              <w:rFonts w:eastAsiaTheme="majorEastAsia" w:cstheme="majorBidi"/>
              <w:b/>
              <w:sz w:val="32"/>
              <w:szCs w:val="32"/>
              <w:rPrChange w:id="6876" w:author="Rachel Shipsey" w:date="2025-06-03T19:18:00Z">
                <w:rPr>
                  <w:rFonts w:cs="Arial"/>
                  <w:b w:val="0"/>
                  <w:bCs/>
                  <w:sz w:val="28"/>
                  <w:szCs w:val="28"/>
                </w:rPr>
              </w:rPrChange>
            </w:rPr>
            <w:delText xml:space="preserve"> SEVEN</w:delText>
          </w:r>
        </w:del>
      </w:ins>
      <w:del w:id="6877" w:author="Rachel Shipsey" w:date="2025-06-08T12:56:00Z">
        <w:r w:rsidR="00970C87" w:rsidRPr="00CB43CC" w:rsidDel="00274BFB">
          <w:rPr>
            <w:rFonts w:eastAsiaTheme="majorEastAsia" w:cstheme="majorBidi"/>
            <w:b/>
            <w:sz w:val="32"/>
            <w:szCs w:val="32"/>
            <w:rPrChange w:id="6878" w:author="Rachel Shipsey" w:date="2025-06-03T19:18:00Z">
              <w:rPr>
                <w:rFonts w:cs="Arial"/>
                <w:b w:val="0"/>
                <w:bCs/>
                <w:sz w:val="28"/>
                <w:szCs w:val="28"/>
              </w:rPr>
            </w:rPrChange>
          </w:rPr>
          <w:delText>: Recruitment and Training of Field Personnel</w:delText>
        </w:r>
      </w:del>
    </w:p>
    <w:p w14:paraId="2A0B9724" w14:textId="57C70B74" w:rsidR="00970C87" w:rsidRPr="00CC20FC" w:rsidDel="00274BFB" w:rsidRDefault="00970C87">
      <w:pPr>
        <w:pStyle w:val="ListParagraph"/>
        <w:spacing w:after="0" w:line="276" w:lineRule="auto"/>
        <w:jc w:val="both"/>
        <w:rPr>
          <w:del w:id="6879" w:author="Rachel Shipsey" w:date="2025-06-08T12:56:00Z"/>
          <w:rFonts w:cs="Arial"/>
          <w:bCs/>
          <w:color w:val="538135" w:themeColor="accent6" w:themeShade="BF"/>
          <w:sz w:val="28"/>
          <w:szCs w:val="28"/>
        </w:rPr>
        <w:pPrChange w:id="6880" w:author="Rachel Shipsey" w:date="2025-06-23T15:41:00Z">
          <w:pPr>
            <w:pStyle w:val="Heading1"/>
          </w:pPr>
        </w:pPrChange>
      </w:pPr>
      <w:del w:id="6881" w:author="Rachel Shipsey" w:date="2025-06-08T12:56:00Z">
        <w:r w:rsidRPr="00CC20FC" w:rsidDel="00274BFB">
          <w:rPr>
            <w:rFonts w:cs="Arial"/>
            <w:bCs/>
            <w:color w:val="538135" w:themeColor="accent6" w:themeShade="BF"/>
            <w:sz w:val="28"/>
            <w:szCs w:val="28"/>
          </w:rPr>
          <w:delText>6.1 Recruitment</w:delText>
        </w:r>
        <w:bookmarkStart w:id="6882" w:name="_Toc199770614"/>
        <w:bookmarkEnd w:id="6882"/>
      </w:del>
    </w:p>
    <w:p w14:paraId="19B20145" w14:textId="77777777" w:rsidR="00970C87" w:rsidRPr="00CC20FC" w:rsidDel="00274BFB" w:rsidRDefault="00970C87">
      <w:pPr>
        <w:pStyle w:val="ListParagraph"/>
        <w:spacing w:after="0" w:line="276" w:lineRule="auto"/>
        <w:jc w:val="both"/>
        <w:rPr>
          <w:del w:id="6883" w:author="Rachel Shipsey" w:date="2025-06-08T12:56:00Z"/>
          <w:rFonts w:cs="Arial"/>
          <w:bCs/>
          <w:sz w:val="22"/>
        </w:rPr>
        <w:pPrChange w:id="6884" w:author="Rachel Shipsey" w:date="2025-06-23T15:41:00Z">
          <w:pPr>
            <w:pStyle w:val="Heading2"/>
          </w:pPr>
        </w:pPrChange>
      </w:pPr>
    </w:p>
    <w:p w14:paraId="5CE76897" w14:textId="14F6B678" w:rsidR="00970C87" w:rsidRPr="00CC20FC" w:rsidDel="00274BFB" w:rsidRDefault="00970C87">
      <w:pPr>
        <w:pStyle w:val="ListParagraph"/>
        <w:spacing w:after="0" w:line="276" w:lineRule="auto"/>
        <w:jc w:val="both"/>
        <w:rPr>
          <w:del w:id="6885" w:author="Rachel Shipsey" w:date="2025-06-08T12:56:00Z"/>
        </w:rPr>
        <w:pPrChange w:id="6886" w:author="Rachel Shipsey" w:date="2025-06-23T15:41:00Z">
          <w:pPr>
            <w:pStyle w:val="Heading2"/>
            <w:numPr>
              <w:ilvl w:val="0"/>
              <w:numId w:val="210"/>
            </w:numPr>
            <w:ind w:left="1440" w:hanging="360"/>
          </w:pPr>
        </w:pPrChange>
      </w:pPr>
      <w:del w:id="6887" w:author="Rachel Shipsey" w:date="2025-06-08T12:56:00Z">
        <w:r w:rsidRPr="00CB43CC" w:rsidDel="00274BFB">
          <w:rPr>
            <w:rFonts w:eastAsiaTheme="majorEastAsia" w:cstheme="majorBidi"/>
            <w:b/>
            <w:sz w:val="28"/>
            <w:szCs w:val="26"/>
            <w:rPrChange w:id="6888" w:author="Rachel Shipsey" w:date="2025-06-03T19:18:00Z">
              <w:rPr>
                <w:rFonts w:cs="Arial"/>
                <w:b w:val="0"/>
                <w:bCs/>
                <w:sz w:val="22"/>
              </w:rPr>
            </w:rPrChange>
          </w:rPr>
          <w:delText>Introduction</w:delText>
        </w:r>
      </w:del>
    </w:p>
    <w:p w14:paraId="34A44F5C" w14:textId="77777777" w:rsidR="00970C87" w:rsidRPr="00CC20FC" w:rsidDel="00274BFB" w:rsidRDefault="00970C87">
      <w:pPr>
        <w:pStyle w:val="ListParagraph"/>
        <w:spacing w:after="0" w:line="276" w:lineRule="auto"/>
        <w:jc w:val="both"/>
        <w:rPr>
          <w:del w:id="6889" w:author="Rachel Shipsey" w:date="2025-06-08T12:56:00Z"/>
          <w:rFonts w:eastAsia="Times New Roman" w:cs="Arial"/>
          <w:color w:val="000000"/>
        </w:rPr>
        <w:pPrChange w:id="6890" w:author="Rachel Shipsey" w:date="2025-06-23T15:41:00Z">
          <w:pPr>
            <w:spacing w:line="276" w:lineRule="auto"/>
            <w:jc w:val="both"/>
          </w:pPr>
        </w:pPrChange>
      </w:pPr>
      <w:del w:id="6891" w:author="Rachel Shipsey" w:date="2025-06-08T12:56:00Z">
        <w:r w:rsidRPr="00CC20FC" w:rsidDel="00274BFB">
          <w:rPr>
            <w:rFonts w:cs="Arial"/>
          </w:rPr>
          <w:delText>Carrying out census field enumeration will require many personnel who cannot be raised from the NSO employees alone. Thousands of people will have to be engaged for a short period of time, in various roles such as enumerators, supervisors, and IT support staff. These s</w:delText>
        </w:r>
        <w:r w:rsidRPr="00CC20FC" w:rsidDel="00274BFB">
          <w:rPr>
            <w:rFonts w:eastAsia="Times New Roman" w:cs="Arial"/>
            <w:color w:val="000000" w:themeColor="text1"/>
          </w:rPr>
          <w:delText xml:space="preserve">hort-term staff may have limited experience in statistical operations. Therefore, it is crucial that sufficient training is undertaken so that all personnel fully understand their duties; how their efforts fit into overall census goals; and their obligations with regards to confidentiality, security and accuracy of data. </w:delText>
        </w:r>
      </w:del>
    </w:p>
    <w:p w14:paraId="1E85427B" w14:textId="77777777" w:rsidR="00970C87" w:rsidRPr="00CC20FC" w:rsidDel="00274BFB" w:rsidRDefault="00970C87">
      <w:pPr>
        <w:pStyle w:val="ListParagraph"/>
        <w:spacing w:after="0" w:line="276" w:lineRule="auto"/>
        <w:jc w:val="both"/>
        <w:rPr>
          <w:del w:id="6892" w:author="Rachel Shipsey" w:date="2025-06-08T12:56:00Z"/>
        </w:rPr>
        <w:pPrChange w:id="6893" w:author="Rachel Shipsey" w:date="2025-06-23T15:41:00Z">
          <w:pPr>
            <w:spacing w:after="0" w:line="276" w:lineRule="auto"/>
            <w:jc w:val="both"/>
          </w:pPr>
        </w:pPrChange>
      </w:pPr>
      <w:del w:id="6894" w:author="Rachel Shipsey" w:date="2025-06-08T12:56:00Z">
        <w:r w:rsidRPr="00CC20FC" w:rsidDel="00274BFB">
          <w:rPr>
            <w:rStyle w:val="cf01"/>
            <w:rFonts w:ascii="Arial" w:hAnsi="Arial" w:cs="Arial"/>
            <w:sz w:val="22"/>
            <w:szCs w:val="22"/>
          </w:rPr>
          <w:delText>Recruitment and training of field staff during the non-digital vs digital era</w:delText>
        </w:r>
      </w:del>
    </w:p>
    <w:p w14:paraId="79543C27" w14:textId="77777777" w:rsidR="00970C87" w:rsidRPr="00CC20FC" w:rsidDel="00274BFB" w:rsidRDefault="00970C87">
      <w:pPr>
        <w:pStyle w:val="ListParagraph"/>
        <w:spacing w:after="0" w:line="276" w:lineRule="auto"/>
        <w:jc w:val="both"/>
        <w:rPr>
          <w:del w:id="6895" w:author="Rachel Shipsey" w:date="2025-06-08T12:56:00Z"/>
          <w:rFonts w:cs="Arial"/>
        </w:rPr>
        <w:pPrChange w:id="6896" w:author="Rachel Shipsey" w:date="2025-06-23T15:41:00Z">
          <w:pPr>
            <w:spacing w:line="240" w:lineRule="auto"/>
            <w:jc w:val="both"/>
          </w:pPr>
        </w:pPrChange>
      </w:pPr>
      <w:del w:id="6897" w:author="Rachel Shipsey" w:date="2025-06-08T12:56:00Z">
        <w:r w:rsidRPr="00CC20FC" w:rsidDel="00274BFB">
          <w:rPr>
            <w:rFonts w:cs="Arial"/>
          </w:rPr>
          <w:delText>In a digital census additional personnel will be required to handle the ICT component. This will include a team to undertake data quality checks, and a team to provide IT support to the supervisors and enumerators including trouble shooting of both hardware and software IT issues.</w:delText>
        </w:r>
      </w:del>
    </w:p>
    <w:p w14:paraId="2F948B58" w14:textId="77777777" w:rsidR="00970C87" w:rsidRPr="00CC20FC" w:rsidDel="00274BFB" w:rsidRDefault="00970C87">
      <w:pPr>
        <w:pStyle w:val="ListParagraph"/>
        <w:spacing w:after="0" w:line="276" w:lineRule="auto"/>
        <w:jc w:val="both"/>
        <w:rPr>
          <w:del w:id="6898" w:author="Rachel Shipsey" w:date="2025-06-08T12:56:00Z"/>
          <w:rFonts w:cs="Arial"/>
        </w:rPr>
        <w:pPrChange w:id="6899" w:author="Rachel Shipsey" w:date="2025-06-23T15:41:00Z">
          <w:pPr>
            <w:spacing w:line="240" w:lineRule="auto"/>
            <w:jc w:val="both"/>
          </w:pPr>
        </w:pPrChange>
      </w:pPr>
      <w:del w:id="6900" w:author="Rachel Shipsey" w:date="2025-06-08T12:56:00Z">
        <w:r w:rsidRPr="00CC20FC" w:rsidDel="00274BFB">
          <w:rPr>
            <w:rFonts w:cs="Arial"/>
          </w:rPr>
          <w:delText>Supervisors should be IT literate and enumerators should at least have experience of using smartphones.  Training will differ from a non-digital census in that additional efforts will be required to train the census personnel on using the CAPI application. This may include basic IT skills, security of the device and data held within, navigation and use of the various tablet/phone applications and digital map reading. It is therefore essential that the training is planned to incorporate practical sessions on use of the CAPI devices.</w:delText>
        </w:r>
      </w:del>
    </w:p>
    <w:p w14:paraId="70B28D73" w14:textId="618F78E1" w:rsidR="00970C87" w:rsidRPr="00CC20FC" w:rsidDel="00274BFB" w:rsidRDefault="00970C87">
      <w:pPr>
        <w:pStyle w:val="ListParagraph"/>
        <w:spacing w:after="0" w:line="276" w:lineRule="auto"/>
        <w:jc w:val="both"/>
        <w:rPr>
          <w:del w:id="6901" w:author="Rachel Shipsey" w:date="2025-06-08T12:56:00Z"/>
          <w:rFonts w:cs="Arial"/>
        </w:rPr>
        <w:pPrChange w:id="6902" w:author="Rachel Shipsey" w:date="2025-06-23T15:41:00Z">
          <w:pPr>
            <w:spacing w:line="240" w:lineRule="auto"/>
            <w:jc w:val="both"/>
          </w:pPr>
        </w:pPrChange>
      </w:pPr>
      <w:del w:id="6903" w:author="Rachel Shipsey" w:date="2025-06-08T12:56:00Z">
        <w:r w:rsidRPr="00CC20FC" w:rsidDel="00274BFB">
          <w:rPr>
            <w:rFonts w:cs="Arial"/>
          </w:rPr>
          <w:delText>An automated e-recruitment system may be used for recruitment of enumerators and other temporary staff, for example enabling candidates to apply</w:delText>
        </w:r>
        <w:r w:rsidR="00927A67" w:rsidRPr="00CC20FC" w:rsidDel="00274BFB">
          <w:rPr>
            <w:rFonts w:cs="Arial"/>
          </w:rPr>
          <w:delText>, carry out initial sifting</w:delText>
        </w:r>
        <w:r w:rsidR="000E5FFD" w:rsidRPr="00CC20FC" w:rsidDel="00274BFB">
          <w:rPr>
            <w:rFonts w:cs="Arial"/>
          </w:rPr>
          <w:delText xml:space="preserve"> and </w:delText>
        </w:r>
        <w:r w:rsidRPr="00CC20FC" w:rsidDel="00274BFB">
          <w:rPr>
            <w:rFonts w:cs="Arial"/>
          </w:rPr>
          <w:delText xml:space="preserve">complete tests online (see </w:delText>
        </w:r>
        <w:r w:rsidRPr="00CC20FC" w:rsidDel="00274BFB">
          <w:rPr>
            <w:rFonts w:cs="Arial"/>
          </w:rPr>
          <w:fldChar w:fldCharType="begin"/>
        </w:r>
        <w:r w:rsidRPr="00CC20FC" w:rsidDel="00274BFB">
          <w:rPr>
            <w:rFonts w:cs="Arial"/>
          </w:rPr>
          <w:delInstrText xml:space="preserve"> REF Botswana \h </w:delInstrText>
        </w:r>
        <w:r w:rsidR="005D38B4" w:rsidRPr="00CC20FC" w:rsidDel="00274BFB">
          <w:rPr>
            <w:rFonts w:cs="Arial"/>
          </w:rPr>
          <w:delInstrText xml:space="preserve"> \* MERGEFORMAT </w:delInstrText>
        </w:r>
        <w:r w:rsidRPr="00CC20FC" w:rsidDel="00274BFB">
          <w:rPr>
            <w:rFonts w:cs="Arial"/>
          </w:rPr>
        </w:r>
        <w:r w:rsidRPr="00CC20FC" w:rsidDel="00274BFB">
          <w:rPr>
            <w:rFonts w:cs="Arial"/>
          </w:rPr>
          <w:fldChar w:fldCharType="separate"/>
        </w:r>
        <w:r w:rsidRPr="00CC20FC" w:rsidDel="00274BFB">
          <w:rPr>
            <w:rFonts w:cs="Arial"/>
            <w:b/>
            <w:bCs/>
          </w:rPr>
          <w:delText>Botswana</w:delText>
        </w:r>
        <w:r w:rsidRPr="00CC20FC" w:rsidDel="00274BFB">
          <w:rPr>
            <w:rFonts w:cs="Arial"/>
          </w:rPr>
          <w:fldChar w:fldCharType="end"/>
        </w:r>
        <w:r w:rsidRPr="00CC20FC" w:rsidDel="00274BFB">
          <w:rPr>
            <w:rFonts w:cs="Arial"/>
          </w:rPr>
          <w:delText xml:space="preserve"> for an example of carrying out online recruitment tests). </w:delText>
        </w:r>
        <w:r w:rsidR="006B7CC7" w:rsidRPr="00CC20FC" w:rsidDel="00274BFB">
          <w:rPr>
            <w:rFonts w:cs="Arial"/>
          </w:rPr>
          <w:delText>Esse</w:delText>
        </w:r>
        <w:r w:rsidR="006B549C" w:rsidRPr="00CC20FC" w:rsidDel="00274BFB">
          <w:rPr>
            <w:rFonts w:cs="Arial"/>
          </w:rPr>
          <w:delText>ntial information such as identification numbers and banking details can also be collected via the e-recruitment system.</w:delText>
        </w:r>
        <w:r w:rsidRPr="00CC20FC" w:rsidDel="00274BFB">
          <w:rPr>
            <w:rFonts w:cs="Arial"/>
          </w:rPr>
          <w:delText xml:space="preserve"> </w:delText>
        </w:r>
      </w:del>
    </w:p>
    <w:p w14:paraId="0CE976DB" w14:textId="77777777" w:rsidR="00970C87" w:rsidRPr="00CC20FC" w:rsidDel="00274BFB" w:rsidRDefault="00970C87">
      <w:pPr>
        <w:pStyle w:val="ListParagraph"/>
        <w:spacing w:after="0" w:line="276" w:lineRule="auto"/>
        <w:jc w:val="both"/>
        <w:rPr>
          <w:del w:id="6904" w:author="Rachel Shipsey" w:date="2025-06-08T12:56:00Z"/>
          <w:rFonts w:cs="Arial"/>
        </w:rPr>
        <w:pPrChange w:id="6905" w:author="Rachel Shipsey" w:date="2025-06-23T15:41:00Z">
          <w:pPr>
            <w:spacing w:line="240" w:lineRule="auto"/>
            <w:jc w:val="both"/>
          </w:pPr>
        </w:pPrChange>
      </w:pPr>
      <w:del w:id="6906" w:author="Rachel Shipsey" w:date="2025-06-08T12:56:00Z">
        <w:r w:rsidRPr="00CC20FC" w:rsidDel="00274BFB">
          <w:rPr>
            <w:rFonts w:cs="Arial"/>
          </w:rPr>
          <w:delText xml:space="preserve">Adequate testing and piloting of the e-recruitment approach should be carried out and the following factors must be considered: </w:delText>
        </w:r>
      </w:del>
    </w:p>
    <w:p w14:paraId="73816F9F" w14:textId="77777777" w:rsidR="00970C87" w:rsidRPr="00CC20FC" w:rsidDel="00274BFB" w:rsidRDefault="00970C87">
      <w:pPr>
        <w:pStyle w:val="ListParagraph"/>
        <w:spacing w:after="0" w:line="276" w:lineRule="auto"/>
        <w:jc w:val="both"/>
        <w:rPr>
          <w:del w:id="6907" w:author="Rachel Shipsey" w:date="2025-06-08T12:56:00Z"/>
          <w:rFonts w:cs="Arial"/>
        </w:rPr>
        <w:pPrChange w:id="6908" w:author="Rachel Shipsey" w:date="2025-06-23T15:41:00Z">
          <w:pPr>
            <w:pStyle w:val="ListParagraph"/>
            <w:numPr>
              <w:numId w:val="47"/>
            </w:numPr>
            <w:spacing w:line="240" w:lineRule="auto"/>
            <w:ind w:hanging="360"/>
            <w:jc w:val="both"/>
          </w:pPr>
        </w:pPrChange>
      </w:pPr>
      <w:del w:id="6909" w:author="Rachel Shipsey" w:date="2025-06-08T12:56:00Z">
        <w:r w:rsidRPr="00CC20FC" w:rsidDel="00274BFB">
          <w:rPr>
            <w:rFonts w:cs="Arial"/>
          </w:rPr>
          <w:delText>Capacity of the ICT infrastructure to handle millions of applications, with peaks expected to occur as deadlines approach</w:delText>
        </w:r>
      </w:del>
    </w:p>
    <w:p w14:paraId="47A40C37" w14:textId="77777777" w:rsidR="00970C87" w:rsidRPr="00CC20FC" w:rsidDel="00274BFB" w:rsidRDefault="00970C87">
      <w:pPr>
        <w:pStyle w:val="ListParagraph"/>
        <w:spacing w:after="0" w:line="276" w:lineRule="auto"/>
        <w:jc w:val="both"/>
        <w:rPr>
          <w:del w:id="6910" w:author="Rachel Shipsey" w:date="2025-06-08T12:56:00Z"/>
          <w:rFonts w:cs="Arial"/>
        </w:rPr>
        <w:pPrChange w:id="6911" w:author="Rachel Shipsey" w:date="2025-06-23T15:41:00Z">
          <w:pPr>
            <w:pStyle w:val="ListParagraph"/>
            <w:numPr>
              <w:numId w:val="47"/>
            </w:numPr>
            <w:spacing w:line="240" w:lineRule="auto"/>
            <w:ind w:hanging="360"/>
            <w:jc w:val="both"/>
          </w:pPr>
        </w:pPrChange>
      </w:pPr>
      <w:del w:id="6912" w:author="Rachel Shipsey" w:date="2025-06-08T12:56:00Z">
        <w:r w:rsidRPr="00CC20FC" w:rsidDel="00274BFB">
          <w:rPr>
            <w:rFonts w:cs="Arial"/>
          </w:rPr>
          <w:delText>Nationwide network coverage</w:delText>
        </w:r>
      </w:del>
    </w:p>
    <w:p w14:paraId="7B7571B8" w14:textId="77777777" w:rsidR="00970C87" w:rsidRPr="00CC20FC" w:rsidDel="00274BFB" w:rsidRDefault="00970C87">
      <w:pPr>
        <w:pStyle w:val="ListParagraph"/>
        <w:spacing w:after="0" w:line="276" w:lineRule="auto"/>
        <w:jc w:val="both"/>
        <w:rPr>
          <w:del w:id="6913" w:author="Rachel Shipsey" w:date="2025-06-08T12:56:00Z"/>
          <w:rFonts w:cs="Arial"/>
        </w:rPr>
        <w:pPrChange w:id="6914" w:author="Rachel Shipsey" w:date="2025-06-23T15:41:00Z">
          <w:pPr>
            <w:pStyle w:val="ListParagraph"/>
            <w:numPr>
              <w:numId w:val="47"/>
            </w:numPr>
            <w:spacing w:line="240" w:lineRule="auto"/>
            <w:ind w:hanging="360"/>
            <w:jc w:val="both"/>
          </w:pPr>
        </w:pPrChange>
      </w:pPr>
      <w:del w:id="6915" w:author="Rachel Shipsey" w:date="2025-06-08T12:56:00Z">
        <w:r w:rsidRPr="00CC20FC" w:rsidDel="00274BFB">
          <w:rPr>
            <w:rFonts w:cs="Arial"/>
          </w:rPr>
          <w:delText>Experience in using and ability to access the e-recruitment system</w:delText>
        </w:r>
      </w:del>
    </w:p>
    <w:p w14:paraId="63989495" w14:textId="77777777" w:rsidR="00970C87" w:rsidRPr="00CC20FC" w:rsidDel="00274BFB" w:rsidRDefault="00970C87">
      <w:pPr>
        <w:pStyle w:val="ListParagraph"/>
        <w:spacing w:after="0" w:line="276" w:lineRule="auto"/>
        <w:jc w:val="both"/>
        <w:rPr>
          <w:del w:id="6916" w:author="Rachel Shipsey" w:date="2025-06-08T12:56:00Z"/>
          <w:rFonts w:cs="Arial"/>
        </w:rPr>
        <w:pPrChange w:id="6917" w:author="Rachel Shipsey" w:date="2025-06-23T15:41:00Z">
          <w:pPr>
            <w:pStyle w:val="ListParagraph"/>
            <w:numPr>
              <w:numId w:val="47"/>
            </w:numPr>
            <w:spacing w:line="240" w:lineRule="auto"/>
            <w:ind w:hanging="360"/>
            <w:jc w:val="both"/>
          </w:pPr>
        </w:pPrChange>
      </w:pPr>
      <w:del w:id="6918" w:author="Rachel Shipsey" w:date="2025-06-08T12:56:00Z">
        <w:r w:rsidRPr="00CC20FC" w:rsidDel="00274BFB">
          <w:rPr>
            <w:rFonts w:cs="Arial"/>
          </w:rPr>
          <w:delText>How to recruit in areas that lack network coverage</w:delText>
        </w:r>
      </w:del>
    </w:p>
    <w:p w14:paraId="6F88F1F7" w14:textId="77777777" w:rsidR="00970C87" w:rsidRPr="00CC20FC" w:rsidDel="00274BFB" w:rsidRDefault="00970C87">
      <w:pPr>
        <w:pStyle w:val="ListParagraph"/>
        <w:spacing w:after="0" w:line="276" w:lineRule="auto"/>
        <w:jc w:val="both"/>
        <w:rPr>
          <w:del w:id="6919" w:author="Rachel Shipsey" w:date="2025-06-08T12:56:00Z"/>
          <w:rFonts w:cs="Arial"/>
        </w:rPr>
        <w:pPrChange w:id="6920" w:author="Rachel Shipsey" w:date="2025-06-23T15:41:00Z">
          <w:pPr>
            <w:pStyle w:val="ListParagraph"/>
            <w:numPr>
              <w:numId w:val="47"/>
            </w:numPr>
            <w:spacing w:line="240" w:lineRule="auto"/>
            <w:ind w:hanging="360"/>
            <w:jc w:val="both"/>
          </w:pPr>
        </w:pPrChange>
      </w:pPr>
      <w:del w:id="6921" w:author="Rachel Shipsey" w:date="2025-06-08T12:56:00Z">
        <w:r w:rsidRPr="00CC20FC" w:rsidDel="00274BFB">
          <w:rPr>
            <w:rFonts w:cs="Arial"/>
          </w:rPr>
          <w:delText>How to provide adequate information about the recruitment campaign in all areas of the country</w:delText>
        </w:r>
      </w:del>
    </w:p>
    <w:p w14:paraId="73B788C3" w14:textId="718BE78A" w:rsidR="00970C87" w:rsidRPr="00CC20FC" w:rsidDel="00274BFB" w:rsidRDefault="00970C87">
      <w:pPr>
        <w:pStyle w:val="ListParagraph"/>
        <w:spacing w:after="0" w:line="276" w:lineRule="auto"/>
        <w:jc w:val="both"/>
        <w:rPr>
          <w:del w:id="6922" w:author="Rachel Shipsey" w:date="2025-06-08T12:56:00Z"/>
          <w:rFonts w:cs="Arial"/>
          <w:b/>
          <w:bCs/>
        </w:rPr>
        <w:pPrChange w:id="6923" w:author="Rachel Shipsey" w:date="2025-06-23T15:41:00Z">
          <w:pPr>
            <w:spacing w:after="240" w:line="240" w:lineRule="auto"/>
            <w:ind w:right="-46"/>
            <w:jc w:val="both"/>
          </w:pPr>
        </w:pPrChange>
      </w:pPr>
      <w:del w:id="6924" w:author="Rachel Shipsey" w:date="2025-06-08T12:56:00Z">
        <w:r w:rsidRPr="00CC20FC" w:rsidDel="00274BFB">
          <w:rPr>
            <w:rFonts w:cs="Arial"/>
          </w:rPr>
          <w:delText xml:space="preserve">The main advantage of using e-recruitment is the time saved. For example, if tests are automatically graded, the results can be shown instantly after finishing the assessment. Experience from countries using e-recruitment shows that setting up an online assessment for 1,000 people took almost the same amount of effort as to set up a manual assessment for ten people. There are also reduced costs relating to printing of test papers as well as costs for purchasing printing paper, toner, time taken to print, manpower/resource personnel, binding etc. The assessments are more secure and there are less exam malpractices because there were fewer chances of leaks since there were no physical papers that can go missing during the printing and logistics processes. See </w:delText>
        </w:r>
        <w:r w:rsidRPr="00CC20FC" w:rsidDel="00274BFB">
          <w:rPr>
            <w:rFonts w:cs="Arial"/>
            <w:b/>
            <w:bCs/>
          </w:rPr>
          <w:fldChar w:fldCharType="begin"/>
        </w:r>
        <w:r w:rsidRPr="00CC20FC" w:rsidDel="00274BFB">
          <w:rPr>
            <w:rFonts w:cs="Arial"/>
          </w:rPr>
          <w:delInstrText xml:space="preserve"> REF Tanzania \h </w:delInstrText>
        </w:r>
        <w:r w:rsidR="005D38B4" w:rsidRPr="00CC20FC" w:rsidDel="00274BFB">
          <w:rPr>
            <w:rFonts w:cs="Arial"/>
            <w:b/>
            <w:bCs/>
          </w:rPr>
          <w:delInstrText xml:space="preserve"> \* MERGEFORMAT </w:delInstrText>
        </w:r>
        <w:r w:rsidRPr="00CC20FC" w:rsidDel="00274BFB">
          <w:rPr>
            <w:rFonts w:cs="Arial"/>
            <w:b/>
            <w:bCs/>
          </w:rPr>
        </w:r>
        <w:r w:rsidRPr="00CC20FC" w:rsidDel="00274BFB">
          <w:rPr>
            <w:rFonts w:cs="Arial"/>
            <w:b/>
            <w:bCs/>
          </w:rPr>
          <w:fldChar w:fldCharType="separate"/>
        </w:r>
        <w:r w:rsidRPr="00CC20FC" w:rsidDel="00274BFB">
          <w:rPr>
            <w:rFonts w:cs="Arial"/>
            <w:b/>
            <w:bCs/>
          </w:rPr>
          <w:delText xml:space="preserve">Tanzania </w:delText>
        </w:r>
        <w:r w:rsidRPr="00CC20FC" w:rsidDel="00274BFB">
          <w:rPr>
            <w:rFonts w:cs="Arial"/>
            <w:b/>
            <w:bCs/>
          </w:rPr>
          <w:fldChar w:fldCharType="end"/>
        </w:r>
        <w:r w:rsidRPr="00CC20FC" w:rsidDel="00274BFB">
          <w:rPr>
            <w:rFonts w:cs="Arial"/>
          </w:rPr>
          <w:delText xml:space="preserve">for a comprehensive example of a successful implementation of an e-recruitment system. </w:delText>
        </w:r>
        <w:r w:rsidRPr="00CC20FC" w:rsidDel="00274BFB">
          <w:rPr>
            <w:rFonts w:cs="Arial"/>
          </w:rPr>
          <w:fldChar w:fldCharType="begin"/>
        </w:r>
        <w:r w:rsidRPr="00CC20FC" w:rsidDel="00274BFB">
          <w:rPr>
            <w:rFonts w:cs="Arial"/>
          </w:rPr>
          <w:delInstrText xml:space="preserve"> REF Tanzania \h </w:delInstrText>
        </w:r>
        <w:r w:rsidR="005D38B4" w:rsidRPr="00CC20FC" w:rsidDel="00274BFB">
          <w:rPr>
            <w:rFonts w:cs="Arial"/>
          </w:rPr>
          <w:delInstrText xml:space="preserve"> \* MERGEFORMAT </w:delInstrText>
        </w:r>
        <w:r w:rsidRPr="00CC20FC" w:rsidDel="00274BFB">
          <w:rPr>
            <w:rFonts w:cs="Arial"/>
          </w:rPr>
        </w:r>
        <w:r w:rsidRPr="00CC20FC" w:rsidDel="00274BFB">
          <w:rPr>
            <w:rFonts w:cs="Arial"/>
          </w:rPr>
          <w:fldChar w:fldCharType="separate"/>
        </w:r>
      </w:del>
    </w:p>
    <w:p w14:paraId="6306A0BE" w14:textId="449AB900" w:rsidR="00970C87" w:rsidRPr="00CC20FC" w:rsidDel="00274BFB" w:rsidRDefault="00970C87">
      <w:pPr>
        <w:pStyle w:val="ListParagraph"/>
        <w:spacing w:after="0" w:line="276" w:lineRule="auto"/>
        <w:jc w:val="both"/>
        <w:rPr>
          <w:del w:id="6925" w:author="Rachel Shipsey" w:date="2025-06-08T12:56:00Z"/>
          <w:rFonts w:cs="Arial"/>
        </w:rPr>
        <w:pPrChange w:id="6926" w:author="Rachel Shipsey" w:date="2025-06-23T15:41:00Z">
          <w:pPr>
            <w:spacing w:before="100" w:beforeAutospacing="1" w:after="100" w:afterAutospacing="1" w:line="300" w:lineRule="atLeast"/>
            <w:jc w:val="both"/>
            <w:outlineLvl w:val="3"/>
          </w:pPr>
        </w:pPrChange>
      </w:pPr>
      <w:del w:id="6927" w:author="Rachel Shipsey" w:date="2025-06-08T12:56:00Z">
        <w:r w:rsidRPr="00CC20FC" w:rsidDel="00274BFB">
          <w:rPr>
            <w:rFonts w:cs="Arial"/>
          </w:rPr>
          <w:fldChar w:fldCharType="end"/>
        </w:r>
        <w:r w:rsidRPr="00CC20FC" w:rsidDel="00274BFB">
          <w:rPr>
            <w:rFonts w:cs="Arial"/>
          </w:rPr>
          <w:delText xml:space="preserve">Training can be carried out online or in a hybrid fashion with a mixture of online and in-person training sessions. Countries who carried out their training during the covid pandemic often found innovative ways of carrying out more online training. Depending on how online training is delivered, this can have advantages in that the same training can be delivered to many people at the same time improving consistency and reducing costs. However, online training may not be perceived as being as thorough as face-to-face training, and it is important to ensure that the quality of the training is maintained. </w:delText>
        </w:r>
        <w:r w:rsidR="00E366ED" w:rsidRPr="00CC20FC" w:rsidDel="00274BFB">
          <w:rPr>
            <w:rFonts w:cs="Arial"/>
          </w:rPr>
          <w:delText xml:space="preserve">Note that there is a difference between </w:delText>
        </w:r>
        <w:r w:rsidR="00E366ED" w:rsidRPr="00CC20FC" w:rsidDel="00274BFB">
          <w:rPr>
            <w:rFonts w:cs="Arial"/>
            <w:b/>
            <w:bCs/>
            <w:i/>
            <w:iCs/>
          </w:rPr>
          <w:delText>online virtual training</w:delText>
        </w:r>
        <w:r w:rsidR="00112D65" w:rsidRPr="00CC20FC" w:rsidDel="00274BFB">
          <w:rPr>
            <w:rFonts w:cs="Arial"/>
          </w:rPr>
          <w:delText xml:space="preserve"> which is similar to teacher led classroom training but delivered over Zoom or </w:delText>
        </w:r>
        <w:r w:rsidR="00C34F16" w:rsidRPr="00CC20FC" w:rsidDel="00274BFB">
          <w:rPr>
            <w:rFonts w:cs="Arial"/>
          </w:rPr>
          <w:delText xml:space="preserve">a </w:delText>
        </w:r>
        <w:r w:rsidR="00112D65" w:rsidRPr="00CC20FC" w:rsidDel="00274BFB">
          <w:rPr>
            <w:rFonts w:cs="Arial"/>
          </w:rPr>
          <w:delText>similar online platform, and</w:delText>
        </w:r>
        <w:r w:rsidR="00BA1668" w:rsidRPr="00CC20FC" w:rsidDel="00274BFB">
          <w:rPr>
            <w:rFonts w:cs="Arial"/>
          </w:rPr>
          <w:delText xml:space="preserve"> </w:delText>
        </w:r>
        <w:r w:rsidR="00BA1668" w:rsidRPr="00CC20FC" w:rsidDel="00274BFB">
          <w:rPr>
            <w:rFonts w:cs="Arial"/>
            <w:b/>
            <w:bCs/>
            <w:i/>
            <w:iCs/>
          </w:rPr>
          <w:delText>e-learning</w:delText>
        </w:r>
        <w:r w:rsidR="00BA1668" w:rsidRPr="00CC20FC" w:rsidDel="00274BFB">
          <w:rPr>
            <w:rFonts w:cs="Arial"/>
          </w:rPr>
          <w:delText xml:space="preserve"> whereby students self-study pre-prepared modules. Most African countries used online virtual </w:delText>
        </w:r>
        <w:r w:rsidR="00C34F16" w:rsidRPr="00CC20FC" w:rsidDel="00274BFB">
          <w:rPr>
            <w:rFonts w:cs="Arial"/>
          </w:rPr>
          <w:delText>training but</w:delText>
        </w:r>
        <w:r w:rsidR="00BA1668" w:rsidRPr="00CC20FC" w:rsidDel="00274BFB">
          <w:rPr>
            <w:rFonts w:cs="Arial"/>
          </w:rPr>
          <w:delText xml:space="preserve"> had issues with engagement and </w:delText>
        </w:r>
        <w:r w:rsidR="00C34F16" w:rsidRPr="00CC20FC" w:rsidDel="00274BFB">
          <w:rPr>
            <w:rFonts w:cs="Arial"/>
          </w:rPr>
          <w:delText>assessment using this mode. However, s</w:delText>
        </w:r>
        <w:r w:rsidRPr="00CC20FC" w:rsidDel="00274BFB">
          <w:rPr>
            <w:rFonts w:cs="Arial"/>
          </w:rPr>
          <w:delText xml:space="preserve">ee </w:delText>
        </w:r>
        <w:r w:rsidRPr="00CC20FC" w:rsidDel="00274BFB">
          <w:rPr>
            <w:rFonts w:cs="Arial"/>
          </w:rPr>
          <w:fldChar w:fldCharType="begin"/>
        </w:r>
        <w:r w:rsidRPr="00CC20FC" w:rsidDel="00274BFB">
          <w:rPr>
            <w:rFonts w:cs="Arial"/>
          </w:rPr>
          <w:delInstrText xml:space="preserve"> REF England \h </w:delInstrText>
        </w:r>
        <w:r w:rsidR="004346A1" w:rsidRPr="00CC20FC" w:rsidDel="00274BFB">
          <w:rPr>
            <w:rFonts w:cs="Arial"/>
          </w:rPr>
          <w:delInstrText xml:space="preserve"> \* MERGEFORMAT </w:delInstrText>
        </w:r>
        <w:r w:rsidRPr="00CC20FC" w:rsidDel="00274BFB">
          <w:rPr>
            <w:rFonts w:cs="Arial"/>
          </w:rPr>
        </w:r>
        <w:r w:rsidRPr="00CC20FC" w:rsidDel="00274BFB">
          <w:rPr>
            <w:rFonts w:cs="Arial"/>
          </w:rPr>
          <w:fldChar w:fldCharType="separate"/>
        </w:r>
        <w:r w:rsidRPr="00CC20FC" w:rsidDel="00274BFB">
          <w:rPr>
            <w:rFonts w:ascii="Segoe UI" w:eastAsia="Times New Roman" w:hAnsi="Segoe UI" w:cs="Segoe UI"/>
            <w:b/>
            <w:bCs/>
            <w:szCs w:val="24"/>
            <w:lang w:eastAsia="en-GB"/>
          </w:rPr>
          <w:delText xml:space="preserve">England and Wales </w:delText>
        </w:r>
        <w:r w:rsidRPr="00CC20FC" w:rsidDel="00274BFB">
          <w:rPr>
            <w:rFonts w:cs="Arial"/>
          </w:rPr>
          <w:fldChar w:fldCharType="end"/>
        </w:r>
        <w:r w:rsidRPr="00CC20FC" w:rsidDel="00274BFB">
          <w:rPr>
            <w:rFonts w:cs="Arial"/>
          </w:rPr>
          <w:delText xml:space="preserve"> for an example of  </w:delText>
        </w:r>
        <w:r w:rsidR="00643DCB" w:rsidRPr="00CC20FC" w:rsidDel="00274BFB">
          <w:rPr>
            <w:rFonts w:cs="Arial"/>
          </w:rPr>
          <w:delText>e-learning which could be applied as part of a hybrid</w:delText>
        </w:r>
        <w:r w:rsidR="00C11C92" w:rsidRPr="00CC20FC" w:rsidDel="00274BFB">
          <w:rPr>
            <w:rFonts w:cs="Arial"/>
          </w:rPr>
          <w:delText xml:space="preserve"> training model in the African context for delivery of </w:delText>
        </w:r>
        <w:r w:rsidR="004346A1" w:rsidRPr="00CC20FC" w:rsidDel="00274BFB">
          <w:rPr>
            <w:rFonts w:cs="Arial"/>
          </w:rPr>
          <w:delText>standard training modules which could be completed prior to the commencement of face-to-face classroom training.</w:delText>
        </w:r>
      </w:del>
    </w:p>
    <w:p w14:paraId="10517543" w14:textId="77777777" w:rsidR="00970C87" w:rsidRPr="00CC20FC" w:rsidDel="00274BFB" w:rsidRDefault="00970C87">
      <w:pPr>
        <w:pStyle w:val="ListParagraph"/>
        <w:spacing w:after="0" w:line="276" w:lineRule="auto"/>
        <w:jc w:val="both"/>
        <w:rPr>
          <w:del w:id="6928" w:author="Rachel Shipsey" w:date="2025-06-08T12:56:00Z"/>
          <w:rFonts w:cs="Arial"/>
        </w:rPr>
        <w:pPrChange w:id="6929" w:author="Rachel Shipsey" w:date="2025-06-23T15:41:00Z">
          <w:pPr>
            <w:spacing w:line="240" w:lineRule="auto"/>
            <w:jc w:val="both"/>
          </w:pPr>
        </w:pPrChange>
      </w:pPr>
    </w:p>
    <w:p w14:paraId="200C55D2" w14:textId="77777777" w:rsidR="00970C87" w:rsidRPr="00CC20FC" w:rsidDel="00274BFB" w:rsidRDefault="00970C87">
      <w:pPr>
        <w:pStyle w:val="ListParagraph"/>
        <w:spacing w:after="0" w:line="276" w:lineRule="auto"/>
        <w:jc w:val="both"/>
        <w:rPr>
          <w:del w:id="6930" w:author="Rachel Shipsey" w:date="2025-06-08T12:56:00Z"/>
        </w:rPr>
        <w:pPrChange w:id="6931" w:author="Rachel Shipsey" w:date="2025-06-23T15:41:00Z">
          <w:pPr>
            <w:spacing w:line="240" w:lineRule="auto"/>
            <w:jc w:val="both"/>
          </w:pPr>
        </w:pPrChange>
      </w:pPr>
      <w:del w:id="6932" w:author="Rachel Shipsey" w:date="2025-06-08T12:56:00Z">
        <w:r w:rsidRPr="00CC20FC" w:rsidDel="00274BFB">
          <w:delText>Considerations for recruitment and training of field staff for a digital census</w:delText>
        </w:r>
      </w:del>
    </w:p>
    <w:p w14:paraId="144521E6" w14:textId="139CC9F0" w:rsidR="00970C87" w:rsidRPr="00CC20FC" w:rsidDel="00274BFB" w:rsidRDefault="00970C87">
      <w:pPr>
        <w:pStyle w:val="ListParagraph"/>
        <w:spacing w:after="0" w:line="276" w:lineRule="auto"/>
        <w:jc w:val="both"/>
        <w:rPr>
          <w:del w:id="6933" w:author="Rachel Shipsey" w:date="2025-06-08T12:56:00Z"/>
          <w:rFonts w:cs="Arial"/>
        </w:rPr>
        <w:pPrChange w:id="6934" w:author="Rachel Shipsey" w:date="2025-06-23T15:41:00Z">
          <w:pPr>
            <w:pStyle w:val="ListParagraph"/>
            <w:numPr>
              <w:numId w:val="46"/>
            </w:numPr>
            <w:spacing w:line="240" w:lineRule="auto"/>
            <w:ind w:hanging="360"/>
            <w:jc w:val="both"/>
          </w:pPr>
        </w:pPrChange>
      </w:pPr>
      <w:del w:id="6935" w:author="Rachel Shipsey" w:date="2025-06-08T12:56:00Z">
        <w:r w:rsidRPr="00CC20FC" w:rsidDel="00274BFB">
          <w:rPr>
            <w:rFonts w:cs="Arial"/>
          </w:rPr>
          <w:delText xml:space="preserve">Prior to embarking on recruitment, calculate the number of required census personnel who need to be recruited by role and geographic region. </w:delText>
        </w:r>
        <w:r w:rsidRPr="00CC20FC" w:rsidDel="00274BFB">
          <w:delText xml:space="preserve"> </w:delText>
        </w:r>
        <w:r w:rsidRPr="00CC20FC" w:rsidDel="00274BFB">
          <w:rPr>
            <w:rFonts w:cs="Arial"/>
          </w:rPr>
          <w:delText xml:space="preserve">It is sensible to recruit and train sufficient reserves of people, to take care of any attrition that may occur in the process (P&amp;R 2.194). In the 2020 round, according to the survey completed at the 2024 Expert Group Meeting of African Census Managers, the average number of enumerators recruited was </w:delText>
        </w:r>
        <w:commentRangeStart w:id="6936"/>
        <w:r w:rsidRPr="00CC20FC" w:rsidDel="00274BFB">
          <w:rPr>
            <w:rFonts w:cs="Arial"/>
          </w:rPr>
          <w:delText>1.15 enumerators for every estimation area</w:delText>
        </w:r>
        <w:commentRangeEnd w:id="6936"/>
        <w:r w:rsidR="00F23964" w:rsidRPr="00CC20FC" w:rsidDel="00274BFB">
          <w:rPr>
            <w:rStyle w:val="CommentReference"/>
            <w:rFonts w:cs="Arial"/>
            <w:sz w:val="24"/>
            <w:szCs w:val="22"/>
          </w:rPr>
          <w:commentReference w:id="6936"/>
        </w:r>
        <w:r w:rsidRPr="00CC20FC" w:rsidDel="00274BFB">
          <w:rPr>
            <w:rFonts w:cs="Arial"/>
          </w:rPr>
          <w:delText xml:space="preserve">. The number of reserves recruited varied from 0% to 5%. The </w:delText>
        </w:r>
        <w:r w:rsidR="004B173C" w:rsidRPr="00CC20FC" w:rsidDel="00274BFB">
          <w:rPr>
            <w:rFonts w:cs="Arial"/>
          </w:rPr>
          <w:delText>modal number of</w:delText>
        </w:r>
        <w:r w:rsidRPr="00CC20FC" w:rsidDel="00274BFB">
          <w:rPr>
            <w:rFonts w:cs="Arial"/>
          </w:rPr>
          <w:delText xml:space="preserve"> number of enumerators per supervisor was </w:delText>
        </w:r>
        <w:r w:rsidR="004B173C" w:rsidRPr="00CC20FC" w:rsidDel="00274BFB">
          <w:rPr>
            <w:rFonts w:cs="Arial"/>
          </w:rPr>
          <w:delText xml:space="preserve">5 and the median number of </w:delText>
        </w:r>
        <w:r w:rsidR="00CC39FA" w:rsidRPr="00CC20FC" w:rsidDel="00274BFB">
          <w:rPr>
            <w:rFonts w:cs="Arial"/>
          </w:rPr>
          <w:delText xml:space="preserve">enumerators per supervisor was </w:delText>
        </w:r>
        <w:r w:rsidR="004906EA" w:rsidRPr="00CC20FC" w:rsidDel="00274BFB">
          <w:rPr>
            <w:rFonts w:cs="Arial"/>
          </w:rPr>
          <w:delText>6.5</w:delText>
        </w:r>
        <w:r w:rsidRPr="00CC20FC" w:rsidDel="00274BFB">
          <w:rPr>
            <w:rFonts w:cs="Arial"/>
          </w:rPr>
          <w:delText>.</w:delText>
        </w:r>
        <w:r w:rsidR="0033134B" w:rsidRPr="00CC20FC" w:rsidDel="00274BFB">
          <w:rPr>
            <w:rFonts w:cs="Arial"/>
          </w:rPr>
          <w:delText xml:space="preserve"> Some countries reported a much higher number of enumerators per supervisor, </w:delText>
        </w:r>
        <w:r w:rsidR="0022114C" w:rsidRPr="00CC20FC" w:rsidDel="00274BFB">
          <w:rPr>
            <w:rFonts w:cs="Arial"/>
          </w:rPr>
          <w:delText xml:space="preserve">with the range being 2 to 227, however </w:delText>
        </w:r>
        <w:r w:rsidR="0033134B" w:rsidRPr="00CC20FC" w:rsidDel="00274BFB">
          <w:rPr>
            <w:rFonts w:cs="Arial"/>
          </w:rPr>
          <w:delText>this</w:delText>
        </w:r>
        <w:r w:rsidR="0022114C" w:rsidRPr="00CC20FC" w:rsidDel="00274BFB">
          <w:rPr>
            <w:rFonts w:cs="Arial"/>
          </w:rPr>
          <w:delText xml:space="preserve"> </w:delText>
        </w:r>
        <w:r w:rsidR="00ED1952" w:rsidRPr="00CC20FC" w:rsidDel="00274BFB">
          <w:rPr>
            <w:rFonts w:cs="Arial"/>
          </w:rPr>
          <w:delText xml:space="preserve">large range </w:delText>
        </w:r>
        <w:r w:rsidR="0033134B" w:rsidRPr="00CC20FC" w:rsidDel="00274BFB">
          <w:rPr>
            <w:rFonts w:cs="Arial"/>
          </w:rPr>
          <w:delText xml:space="preserve">may be </w:delText>
        </w:r>
        <w:r w:rsidR="00B230F4" w:rsidRPr="00CC20FC" w:rsidDel="00274BFB">
          <w:rPr>
            <w:rFonts w:cs="Arial"/>
          </w:rPr>
          <w:delText>due to differences in definit</w:delText>
        </w:r>
        <w:r w:rsidR="00AC6232" w:rsidRPr="00CC20FC" w:rsidDel="00274BFB">
          <w:rPr>
            <w:rFonts w:cs="Arial"/>
          </w:rPr>
          <w:delText>ions of roles.</w:delText>
        </w:r>
      </w:del>
    </w:p>
    <w:p w14:paraId="3B322868" w14:textId="77777777" w:rsidR="00970C87" w:rsidRPr="00CC20FC" w:rsidDel="00274BFB" w:rsidRDefault="00970C87">
      <w:pPr>
        <w:pStyle w:val="ListParagraph"/>
        <w:spacing w:after="0" w:line="276" w:lineRule="auto"/>
        <w:jc w:val="both"/>
        <w:rPr>
          <w:del w:id="6937" w:author="Rachel Shipsey" w:date="2025-06-08T12:56:00Z"/>
          <w:rFonts w:cs="Arial"/>
        </w:rPr>
        <w:pPrChange w:id="6938" w:author="Rachel Shipsey" w:date="2025-06-23T15:41:00Z">
          <w:pPr>
            <w:pStyle w:val="ListParagraph"/>
            <w:numPr>
              <w:numId w:val="46"/>
            </w:numPr>
            <w:spacing w:line="240" w:lineRule="auto"/>
            <w:ind w:hanging="360"/>
            <w:jc w:val="both"/>
          </w:pPr>
        </w:pPrChange>
      </w:pPr>
      <w:del w:id="6939" w:author="Rachel Shipsey" w:date="2025-06-08T12:56:00Z">
        <w:r w:rsidRPr="00CC20FC" w:rsidDel="00274BFB">
          <w:rPr>
            <w:rFonts w:cs="Arial"/>
          </w:rPr>
          <w:delText>Decide whether your recruitment campaign will be carried out manually using written applications, manual sifting, testing and interviewing; or whether you can make use of online interviews and applications and an e-recruitment system that can automatically sift applications and grade applicants’ tests. Consider which approach best fits your country – all e-recruitment or a blended approach?</w:delText>
        </w:r>
      </w:del>
    </w:p>
    <w:p w14:paraId="0E44EBEF" w14:textId="77777777" w:rsidR="00970C87" w:rsidRPr="00CC20FC" w:rsidDel="00274BFB" w:rsidRDefault="00970C87">
      <w:pPr>
        <w:pStyle w:val="ListParagraph"/>
        <w:spacing w:after="0" w:line="276" w:lineRule="auto"/>
        <w:jc w:val="both"/>
        <w:rPr>
          <w:del w:id="6940" w:author="Rachel Shipsey" w:date="2025-06-08T12:56:00Z"/>
          <w:rFonts w:cs="Arial"/>
        </w:rPr>
        <w:pPrChange w:id="6941" w:author="Rachel Shipsey" w:date="2025-06-23T15:41:00Z">
          <w:pPr>
            <w:pStyle w:val="ListParagraph"/>
            <w:numPr>
              <w:numId w:val="46"/>
            </w:numPr>
            <w:spacing w:line="240" w:lineRule="auto"/>
            <w:ind w:hanging="360"/>
            <w:jc w:val="both"/>
          </w:pPr>
        </w:pPrChange>
      </w:pPr>
      <w:del w:id="6942" w:author="Rachel Shipsey" w:date="2025-06-08T12:56:00Z">
        <w:r w:rsidRPr="00CC20FC" w:rsidDel="00274BFB">
          <w:rPr>
            <w:rFonts w:cs="Arial"/>
          </w:rPr>
          <w:delText xml:space="preserve">During the job advertisement campaign, a clear communication and publicity programme should be in place to attract suitably qualified personnel. Consider which digital platforms you can leverage to widen the reach of the campaign. However, also consider how to get your message to those from hard-to-reach areas, especially areas without good network coverage. </w:delText>
        </w:r>
      </w:del>
    </w:p>
    <w:p w14:paraId="051BF49D" w14:textId="77777777" w:rsidR="00970C87" w:rsidRPr="00CC20FC" w:rsidDel="00274BFB" w:rsidRDefault="00970C87">
      <w:pPr>
        <w:pStyle w:val="ListParagraph"/>
        <w:spacing w:after="0" w:line="276" w:lineRule="auto"/>
        <w:jc w:val="both"/>
        <w:rPr>
          <w:del w:id="6943" w:author="Rachel Shipsey" w:date="2025-06-08T12:56:00Z"/>
          <w:rFonts w:cs="Arial"/>
        </w:rPr>
        <w:pPrChange w:id="6944" w:author="Rachel Shipsey" w:date="2025-06-23T15:41:00Z">
          <w:pPr>
            <w:pStyle w:val="ListParagraph"/>
            <w:numPr>
              <w:numId w:val="46"/>
            </w:numPr>
            <w:spacing w:line="240" w:lineRule="auto"/>
            <w:ind w:hanging="360"/>
            <w:jc w:val="both"/>
          </w:pPr>
        </w:pPrChange>
      </w:pPr>
      <w:del w:id="6945" w:author="Rachel Shipsey" w:date="2025-06-08T12:56:00Z">
        <w:r w:rsidRPr="00CC20FC" w:rsidDel="00274BFB">
          <w:rPr>
            <w:rFonts w:cs="Arial"/>
          </w:rPr>
          <w:delText xml:space="preserve">During recruitment, consider the place of residence and language(s) spoken by the applicants. Preferably, enumerators should be residents from the EA in which they will work. This makes logistics and administration easier and generally leads to good reception of enumerators during the field work. (P&amp;R </w:delText>
        </w:r>
        <w:r w:rsidRPr="00CC20FC" w:rsidDel="00274BFB">
          <w:delText xml:space="preserve">2.192–2.202, 3.25).  </w:delText>
        </w:r>
        <w:r w:rsidRPr="00CC20FC" w:rsidDel="00274BFB">
          <w:rPr>
            <w:rFonts w:cs="Arial"/>
          </w:rPr>
          <w:delText>The capability of the field personnel to use the devices and technology needs to be evaluated prior to deployment. What is your contingency strategy if you cannot recruit enough computer literate enumerators in some areas?</w:delText>
        </w:r>
      </w:del>
    </w:p>
    <w:p w14:paraId="1C83D4C6" w14:textId="77777777" w:rsidR="00970C87" w:rsidRPr="00CC20FC" w:rsidDel="00274BFB" w:rsidRDefault="00970C87">
      <w:pPr>
        <w:pStyle w:val="ListParagraph"/>
        <w:spacing w:after="0" w:line="276" w:lineRule="auto"/>
        <w:jc w:val="both"/>
        <w:rPr>
          <w:del w:id="6946" w:author="Rachel Shipsey" w:date="2025-06-08T12:56:00Z"/>
          <w:rFonts w:cs="Arial"/>
        </w:rPr>
        <w:pPrChange w:id="6947" w:author="Rachel Shipsey" w:date="2025-06-23T15:41:00Z">
          <w:pPr>
            <w:pStyle w:val="ListParagraph"/>
            <w:numPr>
              <w:numId w:val="46"/>
            </w:numPr>
            <w:spacing w:line="240" w:lineRule="auto"/>
            <w:ind w:hanging="360"/>
            <w:jc w:val="both"/>
          </w:pPr>
        </w:pPrChange>
      </w:pPr>
      <w:del w:id="6948" w:author="Rachel Shipsey" w:date="2025-06-08T12:56:00Z">
        <w:r w:rsidRPr="00CC20FC" w:rsidDel="00274BFB">
          <w:rPr>
            <w:rFonts w:cs="Arial"/>
          </w:rPr>
          <w:delText>Some roles, such as supervisors, may be filled through direct appointment by people from special groups, for example schoolteachers. This should ensure that supervisors have both local knowledge and good levels of literacy and computer literacy.</w:delText>
        </w:r>
      </w:del>
    </w:p>
    <w:p w14:paraId="08866A14" w14:textId="77777777" w:rsidR="00970C87" w:rsidRPr="00CC20FC" w:rsidDel="00274BFB" w:rsidRDefault="00970C87">
      <w:pPr>
        <w:pStyle w:val="ListParagraph"/>
        <w:spacing w:after="0" w:line="276" w:lineRule="auto"/>
        <w:jc w:val="both"/>
        <w:rPr>
          <w:del w:id="6949" w:author="Rachel Shipsey" w:date="2025-06-08T12:56:00Z"/>
          <w:rFonts w:eastAsia="Times New Roman" w:cs="Arial"/>
          <w:color w:val="000000"/>
        </w:rPr>
        <w:pPrChange w:id="6950" w:author="Rachel Shipsey" w:date="2025-06-23T15:41:00Z">
          <w:pPr>
            <w:pStyle w:val="ListParagraph"/>
            <w:numPr>
              <w:numId w:val="46"/>
            </w:numPr>
            <w:spacing w:line="276" w:lineRule="auto"/>
            <w:ind w:hanging="360"/>
            <w:jc w:val="both"/>
          </w:pPr>
        </w:pPrChange>
      </w:pPr>
      <w:del w:id="6951" w:author="Rachel Shipsey" w:date="2025-06-08T12:56:00Z">
        <w:r w:rsidRPr="00CC20FC" w:rsidDel="00274BFB">
          <w:rPr>
            <w:rFonts w:eastAsia="Times New Roman" w:cs="Arial"/>
            <w:color w:val="000000"/>
          </w:rPr>
          <w:delText>Training may be carried out in-person or online or in a hybrid manner that makes use of both in-person and online sessions.</w:delText>
        </w:r>
        <w:r w:rsidRPr="00CC20FC" w:rsidDel="00274BFB">
          <w:delText xml:space="preserve"> (P&amp;R 2.196.)</w:delText>
        </w:r>
      </w:del>
    </w:p>
    <w:p w14:paraId="27A032F2" w14:textId="77777777" w:rsidR="00970C87" w:rsidRPr="00CC20FC" w:rsidDel="00274BFB" w:rsidRDefault="00970C87">
      <w:pPr>
        <w:pStyle w:val="ListParagraph"/>
        <w:spacing w:after="0" w:line="276" w:lineRule="auto"/>
        <w:jc w:val="both"/>
        <w:rPr>
          <w:del w:id="6952" w:author="Rachel Shipsey" w:date="2025-06-08T12:56:00Z"/>
          <w:rFonts w:cs="Arial"/>
          <w:b/>
          <w:bCs/>
        </w:rPr>
        <w:pPrChange w:id="6953" w:author="Rachel Shipsey" w:date="2025-06-23T15:41:00Z">
          <w:pPr>
            <w:spacing w:line="240" w:lineRule="auto"/>
            <w:jc w:val="both"/>
          </w:pPr>
        </w:pPrChange>
      </w:pPr>
    </w:p>
    <w:p w14:paraId="47CF31CD" w14:textId="77777777" w:rsidR="00970C87" w:rsidRPr="00CC20FC" w:rsidDel="00274BFB" w:rsidRDefault="00970C87">
      <w:pPr>
        <w:pStyle w:val="ListParagraph"/>
        <w:spacing w:after="0" w:line="276" w:lineRule="auto"/>
        <w:jc w:val="both"/>
        <w:rPr>
          <w:del w:id="6954" w:author="Rachel Shipsey" w:date="2025-06-08T12:56:00Z"/>
          <w:rFonts w:cs="Arial"/>
          <w:b/>
          <w:bCs/>
        </w:rPr>
        <w:pPrChange w:id="6955" w:author="Rachel Shipsey" w:date="2025-06-23T15:41:00Z">
          <w:pPr>
            <w:spacing w:line="240" w:lineRule="auto"/>
            <w:jc w:val="both"/>
          </w:pPr>
        </w:pPrChange>
      </w:pPr>
    </w:p>
    <w:p w14:paraId="72B64EAD" w14:textId="77777777" w:rsidR="00970C87" w:rsidRPr="00CC20FC" w:rsidDel="00274BFB" w:rsidRDefault="00970C87">
      <w:pPr>
        <w:pStyle w:val="ListParagraph"/>
        <w:spacing w:after="0" w:line="276" w:lineRule="auto"/>
        <w:jc w:val="both"/>
        <w:rPr>
          <w:del w:id="6956" w:author="Rachel Shipsey" w:date="2025-06-08T12:56:00Z"/>
        </w:rPr>
        <w:pPrChange w:id="6957" w:author="Rachel Shipsey" w:date="2025-06-23T15:41:00Z">
          <w:pPr>
            <w:pStyle w:val="ListParagraph"/>
            <w:ind w:left="1440"/>
          </w:pPr>
        </w:pPrChange>
      </w:pPr>
    </w:p>
    <w:p w14:paraId="56F52E72" w14:textId="3E8E11F2" w:rsidR="00970C87" w:rsidRPr="00CC20FC" w:rsidDel="00274BFB" w:rsidRDefault="00970C87">
      <w:pPr>
        <w:pStyle w:val="ListParagraph"/>
        <w:spacing w:after="0" w:line="276" w:lineRule="auto"/>
        <w:jc w:val="both"/>
        <w:rPr>
          <w:del w:id="6958" w:author="Rachel Shipsey" w:date="2025-06-08T12:56:00Z"/>
        </w:rPr>
        <w:pPrChange w:id="6959" w:author="Rachel Shipsey" w:date="2025-06-23T15:41:00Z">
          <w:pPr>
            <w:pStyle w:val="Heading2"/>
            <w:numPr>
              <w:numId w:val="210"/>
            </w:numPr>
            <w:ind w:left="2160" w:hanging="360"/>
          </w:pPr>
        </w:pPrChange>
      </w:pPr>
      <w:del w:id="6960" w:author="Rachel Shipsey" w:date="2025-06-08T12:56:00Z">
        <w:r w:rsidRPr="00CC20FC" w:rsidDel="00274BFB">
          <w:delText>Key implementation areas for recruitment and training for a digital census</w:delText>
        </w:r>
      </w:del>
    </w:p>
    <w:p w14:paraId="17039EF6" w14:textId="77777777" w:rsidR="00970C87" w:rsidRPr="00CC20FC" w:rsidDel="00274BFB" w:rsidRDefault="00970C87">
      <w:pPr>
        <w:pStyle w:val="ListParagraph"/>
        <w:spacing w:after="0" w:line="276" w:lineRule="auto"/>
        <w:jc w:val="both"/>
        <w:rPr>
          <w:del w:id="6961" w:author="Rachel Shipsey" w:date="2025-06-08T12:56:00Z"/>
        </w:rPr>
        <w:pPrChange w:id="6962" w:author="Rachel Shipsey" w:date="2025-06-23T15:41:00Z">
          <w:pPr>
            <w:pStyle w:val="ListParagraph"/>
            <w:ind w:left="927"/>
          </w:pPr>
        </w:pPrChange>
      </w:pPr>
    </w:p>
    <w:p w14:paraId="00F60B27" w14:textId="77777777" w:rsidR="00970C87" w:rsidRPr="00CC20FC" w:rsidDel="00274BFB" w:rsidRDefault="00970C87">
      <w:pPr>
        <w:pStyle w:val="ListParagraph"/>
        <w:spacing w:after="0" w:line="276" w:lineRule="auto"/>
        <w:jc w:val="both"/>
        <w:rPr>
          <w:del w:id="6963" w:author="Rachel Shipsey" w:date="2025-06-08T12:56:00Z"/>
          <w:rFonts w:cs="Arial"/>
        </w:rPr>
        <w:pPrChange w:id="6964" w:author="Rachel Shipsey" w:date="2025-06-23T15:41:00Z">
          <w:pPr>
            <w:pStyle w:val="ListParagraph"/>
            <w:numPr>
              <w:numId w:val="129"/>
            </w:numPr>
            <w:spacing w:line="240" w:lineRule="auto"/>
            <w:ind w:hanging="360"/>
            <w:jc w:val="both"/>
          </w:pPr>
        </w:pPrChange>
      </w:pPr>
      <w:commentRangeStart w:id="6965"/>
      <w:del w:id="6966" w:author="Rachel Shipsey" w:date="2025-06-08T12:56:00Z">
        <w:r w:rsidRPr="00CC20FC" w:rsidDel="00274BFB">
          <w:rPr>
            <w:rFonts w:cs="Arial"/>
            <w:b/>
            <w:bCs/>
          </w:rPr>
          <w:delText>Development of guidelines</w:delText>
        </w:r>
        <w:r w:rsidRPr="00CC20FC" w:rsidDel="00274BFB">
          <w:rPr>
            <w:rFonts w:cs="Arial"/>
          </w:rPr>
          <w:delText xml:space="preserve"> </w:delText>
        </w:r>
        <w:commentRangeEnd w:id="6965"/>
        <w:r w:rsidR="007A111A" w:rsidRPr="00CC20FC" w:rsidDel="00274BFB">
          <w:rPr>
            <w:rStyle w:val="CommentReference"/>
            <w:rFonts w:cs="Arial"/>
            <w:sz w:val="24"/>
            <w:szCs w:val="22"/>
          </w:rPr>
          <w:commentReference w:id="6965"/>
        </w:r>
        <w:r w:rsidRPr="00CC20FC" w:rsidDel="00274BFB">
          <w:rPr>
            <w:rFonts w:cs="Arial"/>
          </w:rPr>
          <w:delText xml:space="preserve">detailing the recruitment campaign and publicity, selection/vetting criteria, hiring, performance evaluation and payments procedures. See </w:delText>
        </w:r>
        <w:r w:rsidRPr="00CC20FC" w:rsidDel="00274BFB">
          <w:rPr>
            <w:rStyle w:val="cf01"/>
          </w:rPr>
          <w:delText>P&amp;R 2.165, 2.174</w:delText>
        </w:r>
      </w:del>
    </w:p>
    <w:p w14:paraId="7A168B17" w14:textId="77777777" w:rsidR="00970C87" w:rsidRPr="00CC20FC" w:rsidDel="00274BFB" w:rsidRDefault="00970C87">
      <w:pPr>
        <w:pStyle w:val="ListParagraph"/>
        <w:spacing w:after="0" w:line="276" w:lineRule="auto"/>
        <w:jc w:val="both"/>
        <w:rPr>
          <w:del w:id="6967" w:author="Rachel Shipsey" w:date="2025-06-08T12:56:00Z"/>
          <w:rFonts w:cs="Arial"/>
        </w:rPr>
        <w:pPrChange w:id="6968" w:author="Rachel Shipsey" w:date="2025-06-23T15:41:00Z">
          <w:pPr>
            <w:pStyle w:val="ListParagraph"/>
            <w:numPr>
              <w:numId w:val="129"/>
            </w:numPr>
            <w:spacing w:line="240" w:lineRule="auto"/>
            <w:ind w:hanging="360"/>
            <w:jc w:val="both"/>
          </w:pPr>
        </w:pPrChange>
      </w:pPr>
      <w:del w:id="6969" w:author="Rachel Shipsey" w:date="2025-06-08T12:56:00Z">
        <w:r w:rsidRPr="00CC20FC" w:rsidDel="00274BFB">
          <w:rPr>
            <w:rFonts w:cs="Arial"/>
            <w:b/>
            <w:bCs/>
          </w:rPr>
          <w:delText>Development and testing of e-recruitment system</w:delText>
        </w:r>
        <w:r w:rsidRPr="00CC20FC" w:rsidDel="00274BFB">
          <w:rPr>
            <w:rFonts w:cs="Arial"/>
          </w:rPr>
          <w:delText xml:space="preserve"> for online applications, sifting and grading of tests. Ensure that the IT experts developing the system are in close communication with the HR and census experts in charge of recruitment to make sure that their requirements are met and not misinterpreted. Test your e-recruitment system thoroughly for ease of use by both applicants and recruiters. Bear in mind that when your recruitment campaign goes live there may be millions of applications with peak periods of demand as application deadlines approach. Stress test your system to ensure that it can handle the expected volume of traffic. LINK TO CHAPTER ON SYSTEMS AND TOOLS</w:delText>
        </w:r>
      </w:del>
    </w:p>
    <w:p w14:paraId="4DE2ECD7" w14:textId="77777777" w:rsidR="00970C87" w:rsidRPr="00CC20FC" w:rsidDel="00274BFB" w:rsidRDefault="00970C87">
      <w:pPr>
        <w:pStyle w:val="ListParagraph"/>
        <w:spacing w:after="0" w:line="276" w:lineRule="auto"/>
        <w:jc w:val="both"/>
        <w:rPr>
          <w:del w:id="6970" w:author="Rachel Shipsey" w:date="2025-06-08T12:56:00Z"/>
          <w:rFonts w:cs="Arial"/>
        </w:rPr>
        <w:pPrChange w:id="6971" w:author="Rachel Shipsey" w:date="2025-06-23T15:41:00Z">
          <w:pPr>
            <w:pStyle w:val="ListParagraph"/>
            <w:numPr>
              <w:numId w:val="129"/>
            </w:numPr>
            <w:spacing w:line="240" w:lineRule="auto"/>
            <w:ind w:hanging="360"/>
            <w:jc w:val="both"/>
          </w:pPr>
        </w:pPrChange>
      </w:pPr>
      <w:del w:id="6972" w:author="Rachel Shipsey" w:date="2025-06-08T12:56:00Z">
        <w:r w:rsidRPr="00CC20FC" w:rsidDel="00274BFB">
          <w:rPr>
            <w:rFonts w:cs="Arial"/>
            <w:b/>
            <w:bCs/>
          </w:rPr>
          <w:delText xml:space="preserve">Development of integrated systems </w:delText>
        </w:r>
        <w:r w:rsidRPr="00CC20FC" w:rsidDel="00274BFB">
          <w:rPr>
            <w:rFonts w:cs="Arial"/>
          </w:rPr>
          <w:delText>Human resource information systems can greatly assist the management of the large temporary workforce of a full field enumeration census. These systems can help streamline and optimize recruitment and deployment of new staff and can help identify personnel with relevant skills who can be cross trained for additional tasks, or for redeployment for other non</w:delText>
        </w:r>
        <w:r w:rsidRPr="00CC20FC" w:rsidDel="00274BFB">
          <w:rPr>
            <w:rFonts w:ascii="Cambria Math" w:hAnsi="Cambria Math" w:cs="Cambria Math"/>
          </w:rPr>
          <w:delText>‐</w:delText>
        </w:r>
        <w:r w:rsidRPr="00CC20FC" w:rsidDel="00274BFB">
          <w:rPr>
            <w:rFonts w:cs="Arial"/>
          </w:rPr>
          <w:delText>census activities. (P&amp;R 2.193.). Information such as bank details and ID numbers that are needed for human resource purposes can be collected as part of the e-recruitment system to maximize efficiency. LINK TO CHAPTER ON SYSTEMS AND TOOLS</w:delText>
        </w:r>
      </w:del>
    </w:p>
    <w:p w14:paraId="15A4C04F" w14:textId="77777777" w:rsidR="00970C87" w:rsidRPr="00CC20FC" w:rsidDel="00274BFB" w:rsidRDefault="00970C87">
      <w:pPr>
        <w:pStyle w:val="ListParagraph"/>
        <w:spacing w:after="0" w:line="276" w:lineRule="auto"/>
        <w:jc w:val="both"/>
        <w:rPr>
          <w:del w:id="6973" w:author="Rachel Shipsey" w:date="2025-06-08T12:56:00Z"/>
          <w:rFonts w:cs="Arial"/>
        </w:rPr>
        <w:pPrChange w:id="6974" w:author="Rachel Shipsey" w:date="2025-06-23T15:41:00Z">
          <w:pPr>
            <w:pStyle w:val="ListParagraph"/>
            <w:numPr>
              <w:numId w:val="129"/>
            </w:numPr>
            <w:spacing w:line="240" w:lineRule="auto"/>
            <w:ind w:hanging="360"/>
            <w:jc w:val="both"/>
          </w:pPr>
        </w:pPrChange>
      </w:pPr>
      <w:del w:id="6975" w:author="Rachel Shipsey" w:date="2025-06-08T12:56:00Z">
        <w:r w:rsidRPr="00CC20FC" w:rsidDel="00274BFB">
          <w:rPr>
            <w:rFonts w:cs="Arial"/>
            <w:b/>
            <w:bCs/>
          </w:rPr>
          <w:delText>Deployment of recruitment advertisement campaign</w:delText>
        </w:r>
        <w:r w:rsidRPr="00CC20FC" w:rsidDel="00274BFB">
          <w:rPr>
            <w:rFonts w:cs="Arial"/>
          </w:rPr>
          <w:delText xml:space="preserve"> that leverages digital media to maximise coverage. See LINK TO ADVERTISING SECTION IN HANDBOOK</w:delText>
        </w:r>
      </w:del>
    </w:p>
    <w:p w14:paraId="6C72661F" w14:textId="77777777" w:rsidR="00970C87" w:rsidRPr="00CC20FC" w:rsidDel="00274BFB" w:rsidRDefault="00970C87">
      <w:pPr>
        <w:pStyle w:val="ListParagraph"/>
        <w:spacing w:after="0" w:line="276" w:lineRule="auto"/>
        <w:jc w:val="both"/>
        <w:rPr>
          <w:del w:id="6976" w:author="Rachel Shipsey" w:date="2025-06-08T12:56:00Z"/>
          <w:rFonts w:cs="Arial"/>
          <w:b/>
          <w:bCs/>
        </w:rPr>
        <w:pPrChange w:id="6977" w:author="Rachel Shipsey" w:date="2025-06-23T15:41:00Z">
          <w:pPr>
            <w:pStyle w:val="ListParagraph"/>
            <w:numPr>
              <w:numId w:val="129"/>
            </w:numPr>
            <w:spacing w:line="240" w:lineRule="auto"/>
            <w:ind w:hanging="360"/>
            <w:jc w:val="both"/>
          </w:pPr>
        </w:pPrChange>
      </w:pPr>
      <w:del w:id="6978" w:author="Rachel Shipsey" w:date="2025-06-08T12:56:00Z">
        <w:r w:rsidRPr="00CC20FC" w:rsidDel="00274BFB">
          <w:rPr>
            <w:rFonts w:cs="Arial"/>
            <w:b/>
            <w:bCs/>
          </w:rPr>
          <w:delText xml:space="preserve">Development of Training programme </w:delText>
        </w:r>
        <w:r w:rsidRPr="00CC20FC" w:rsidDel="00274BFB">
          <w:rPr>
            <w:rFonts w:cs="Arial"/>
          </w:rPr>
          <w:delText>that utilizes an online approach where possible. For example, all enumerators may be required to complete mandatory courses in basic computer skills, general knowledge about the census, data security and data protection, before attending any in-person training. Ensure that there is sufficient time allowed to let enumerators become familiar with the CAPI application, navigation maps, etc. Ideally at least two days field practice should be incorporated into the training programme, covering both urban and rural areas, so that enumerators are not using the devices for the first time when they start enumeration. This means that tablets/smartphones etc. that will be used for enumeration need to be available for training – allow sufficient time for procurement and setting up of the CAPI applications to enable this.</w:delText>
        </w:r>
      </w:del>
    </w:p>
    <w:p w14:paraId="7BC4A1C7" w14:textId="77777777" w:rsidR="00970C87" w:rsidRPr="00CC20FC" w:rsidDel="00274BFB" w:rsidRDefault="00970C87">
      <w:pPr>
        <w:pStyle w:val="ListParagraph"/>
        <w:spacing w:after="0" w:line="276" w:lineRule="auto"/>
        <w:jc w:val="both"/>
        <w:rPr>
          <w:del w:id="6979" w:author="Rachel Shipsey" w:date="2025-06-08T12:56:00Z"/>
          <w:rFonts w:cs="Arial"/>
          <w:b/>
          <w:bCs/>
        </w:rPr>
        <w:pPrChange w:id="6980" w:author="Rachel Shipsey" w:date="2025-06-23T15:41:00Z">
          <w:pPr>
            <w:pStyle w:val="ListParagraph"/>
            <w:numPr>
              <w:numId w:val="129"/>
            </w:numPr>
            <w:spacing w:line="240" w:lineRule="auto"/>
            <w:ind w:hanging="360"/>
            <w:jc w:val="both"/>
          </w:pPr>
        </w:pPrChange>
      </w:pPr>
      <w:del w:id="6981" w:author="Rachel Shipsey" w:date="2025-06-08T12:56:00Z">
        <w:r w:rsidRPr="00CC20FC" w:rsidDel="00274BFB">
          <w:rPr>
            <w:rFonts w:cs="Arial"/>
            <w:b/>
            <w:bCs/>
          </w:rPr>
          <w:delText xml:space="preserve">Pilot of recruitment and training </w:delText>
        </w:r>
        <w:r w:rsidRPr="00CC20FC" w:rsidDel="00274BFB">
          <w:rPr>
            <w:rFonts w:cs="Arial"/>
          </w:rPr>
          <w:delText>should take place to ensure that the systems are working as expected</w:delText>
        </w:r>
        <w:commentRangeStart w:id="6982"/>
        <w:r w:rsidRPr="00CC20FC" w:rsidDel="00274BFB">
          <w:rPr>
            <w:rFonts w:cs="Arial"/>
          </w:rPr>
          <w:delText>. For example, during the pilot, Namibia found that it’s e-recruitment system was unable to handle the large volumes of applications made. This issue was resolved by the time of the census recruitment</w:delText>
        </w:r>
        <w:commentRangeEnd w:id="6982"/>
        <w:r w:rsidRPr="00CC20FC" w:rsidDel="00274BFB">
          <w:rPr>
            <w:rStyle w:val="CommentReference"/>
            <w:rFonts w:cs="Arial"/>
            <w:sz w:val="24"/>
            <w:szCs w:val="22"/>
          </w:rPr>
          <w:commentReference w:id="6982"/>
        </w:r>
        <w:r w:rsidRPr="00CC20FC" w:rsidDel="00274BFB">
          <w:rPr>
            <w:rFonts w:cs="Arial"/>
          </w:rPr>
          <w:delText>. LINK TO CHAPTER ON PILOTS</w:delText>
        </w:r>
      </w:del>
    </w:p>
    <w:p w14:paraId="417F4C80" w14:textId="77777777" w:rsidR="00970C87" w:rsidRPr="00CC20FC" w:rsidDel="00274BFB" w:rsidRDefault="00970C87">
      <w:pPr>
        <w:pStyle w:val="ListParagraph"/>
        <w:spacing w:after="0" w:line="276" w:lineRule="auto"/>
        <w:jc w:val="both"/>
        <w:rPr>
          <w:del w:id="6983" w:author="Rachel Shipsey" w:date="2025-06-08T12:56:00Z"/>
          <w:rFonts w:eastAsia="Times New Roman" w:cs="Arial"/>
          <w:color w:val="000000"/>
        </w:rPr>
        <w:pPrChange w:id="6984" w:author="Rachel Shipsey" w:date="2025-06-23T15:41:00Z">
          <w:pPr>
            <w:pStyle w:val="ListParagraph"/>
            <w:numPr>
              <w:numId w:val="129"/>
            </w:numPr>
            <w:spacing w:line="276" w:lineRule="auto"/>
            <w:ind w:hanging="360"/>
            <w:jc w:val="both"/>
          </w:pPr>
        </w:pPrChange>
      </w:pPr>
      <w:del w:id="6985" w:author="Rachel Shipsey" w:date="2025-06-08T12:56:00Z">
        <w:r w:rsidRPr="00CC20FC" w:rsidDel="00274BFB">
          <w:rPr>
            <w:rFonts w:cs="Arial"/>
            <w:b/>
            <w:bCs/>
          </w:rPr>
          <w:delText>Deployment of training programme.</w:delText>
        </w:r>
        <w:r w:rsidRPr="00CC20FC" w:rsidDel="00274BFB">
          <w:rPr>
            <w:rFonts w:eastAsia="Times New Roman" w:cs="Arial"/>
            <w:color w:val="000000"/>
          </w:rPr>
          <w:delText xml:space="preserve"> Training in census is normally done in a cascaded manner starting with master trainers who are mostly subject area specialists, training of trainers, training of supervisors and lastly training of enumerators. For consistency in the training across the entire country, the training materials should be developed centrally and tested on non-expert users. During the training, it is good practice for trainers to meet at the end of the day to review progress and handle unresolved issues to improve the quality of training. Training centers managed by administrators may be set up in different locations around the country to facilitate in-person training. </w:delText>
        </w:r>
      </w:del>
    </w:p>
    <w:p w14:paraId="4BA6920E" w14:textId="77777777" w:rsidR="00970C87" w:rsidRPr="00CC20FC" w:rsidDel="00274BFB" w:rsidRDefault="00970C87">
      <w:pPr>
        <w:pStyle w:val="ListParagraph"/>
        <w:spacing w:after="0" w:line="276" w:lineRule="auto"/>
        <w:jc w:val="both"/>
        <w:rPr>
          <w:del w:id="6986" w:author="Rachel Shipsey" w:date="2025-06-08T12:56:00Z"/>
        </w:rPr>
        <w:pPrChange w:id="6987" w:author="Rachel Shipsey" w:date="2025-06-23T15:41:00Z">
          <w:pPr>
            <w:pStyle w:val="Heading2"/>
            <w:numPr>
              <w:numId w:val="210"/>
            </w:numPr>
            <w:ind w:left="2160" w:hanging="360"/>
          </w:pPr>
        </w:pPrChange>
      </w:pPr>
      <w:del w:id="6988" w:author="Rachel Shipsey" w:date="2025-06-08T12:56:00Z">
        <w:r w:rsidRPr="00CC20FC" w:rsidDel="00274BFB">
          <w:delText xml:space="preserve">Selected Country </w:delText>
        </w:r>
        <w:r w:rsidRPr="007A111A" w:rsidDel="00274BFB">
          <w:rPr>
            <w:rFonts w:eastAsiaTheme="majorEastAsia" w:cstheme="majorBidi"/>
            <w:b/>
            <w:sz w:val="28"/>
            <w:szCs w:val="26"/>
            <w:rPrChange w:id="6989" w:author="Rachel Shipsey" w:date="2025-06-03T19:20:00Z">
              <w:rPr>
                <w:rFonts w:cs="Arial"/>
                <w:b w:val="0"/>
                <w:bCs/>
                <w:sz w:val="22"/>
              </w:rPr>
            </w:rPrChange>
          </w:rPr>
          <w:delText>experiences</w:delText>
        </w:r>
      </w:del>
    </w:p>
    <w:p w14:paraId="503E0ED5" w14:textId="77777777" w:rsidR="00970C87" w:rsidRPr="00CC20FC" w:rsidDel="00274BFB" w:rsidRDefault="00970C87">
      <w:pPr>
        <w:pStyle w:val="ListParagraph"/>
        <w:spacing w:after="0" w:line="276" w:lineRule="auto"/>
        <w:jc w:val="both"/>
        <w:rPr>
          <w:del w:id="6990" w:author="Rachel Shipsey" w:date="2025-06-08T12:56:00Z"/>
        </w:rPr>
        <w:pPrChange w:id="6991" w:author="Rachel Shipsey" w:date="2025-06-23T15:41:00Z">
          <w:pPr>
            <w:jc w:val="both"/>
          </w:pPr>
        </w:pPrChange>
      </w:pPr>
    </w:p>
    <w:p w14:paraId="77CBE2DC" w14:textId="5DA6848E" w:rsidR="00970C87" w:rsidRPr="00CC20FC" w:rsidDel="00274BFB" w:rsidRDefault="00970C87">
      <w:pPr>
        <w:pStyle w:val="ListParagraph"/>
        <w:spacing w:after="0" w:line="276" w:lineRule="auto"/>
        <w:jc w:val="both"/>
        <w:rPr>
          <w:del w:id="6992" w:author="Rachel Shipsey" w:date="2025-06-08T12:56:00Z"/>
          <w:rFonts w:eastAsia="Times New Roman" w:cs="Arial"/>
          <w:color w:val="000000" w:themeColor="text1"/>
        </w:rPr>
        <w:pPrChange w:id="6993" w:author="Rachel Shipsey" w:date="2025-06-23T15:41:00Z">
          <w:pPr>
            <w:jc w:val="both"/>
          </w:pPr>
        </w:pPrChange>
      </w:pPr>
      <w:del w:id="6994" w:author="Rachel Shipsey" w:date="2025-06-08T12:56:00Z">
        <w:r w:rsidRPr="00CC20FC" w:rsidDel="00274BFB">
          <w:rPr>
            <w:rFonts w:eastAsia="Times New Roman" w:cs="Arial"/>
            <w:color w:val="000000"/>
          </w:rPr>
          <w:delText xml:space="preserve">This section gives a selection of experiences of using manual and e-recruitment systems and in-person and hybrid training methods. Countries who carried out training during the covid pandemic were sometimes forced to change their training methods to in-corporate more online training. Although not necessary part of the original plan, these innovations demonstrate that it is possible to utilize more e-learning as part of the training bringing the benefits of less classroom time and reduced costs. </w:delText>
        </w:r>
        <w:r w:rsidRPr="00CC20FC" w:rsidDel="00274BFB">
          <w:rPr>
            <w:rFonts w:eastAsia="Times New Roman" w:cs="Arial"/>
            <w:color w:val="000000" w:themeColor="text1"/>
          </w:rPr>
          <w:delText xml:space="preserve">Some countries trained their field staff purely online. Others had a hybrid training system in which enumerators would attend online, have pre-recorded training sessions at a common training </w:delText>
        </w:r>
        <w:r w:rsidR="00B63376" w:rsidRPr="00CC20FC" w:rsidDel="00274BFB">
          <w:rPr>
            <w:rFonts w:eastAsia="Times New Roman" w:cs="Arial"/>
            <w:color w:val="000000" w:themeColor="text1"/>
          </w:rPr>
          <w:delText>center</w:delText>
        </w:r>
        <w:r w:rsidRPr="00CC20FC" w:rsidDel="00274BFB">
          <w:rPr>
            <w:rFonts w:eastAsia="Times New Roman" w:cs="Arial"/>
            <w:color w:val="000000" w:themeColor="text1"/>
          </w:rPr>
          <w:delText xml:space="preserve"> with the involvement of data quality monitors, this was found to be better than a purely online system. In Africa, online training generally meant using Zoom or equivalent online meeting facilities to carry out training in a similar manner to classroom-based training. This did not always prove to be successful with concerns that learners were not fully engaged. There is therefore some reluctance to adopt online learning for training census enumerators in African NSOs. However, an alternative method of developing purpose-built on-line training modules that learners can self-study and which include assessments have proved to be successful and provides consistently and scalability. Hence the inclusion of the case study from England and Wales which gives an example of a successful online training model, and which could be adopted by African NSOs wishing to make better use of online training.</w:delText>
        </w:r>
      </w:del>
    </w:p>
    <w:p w14:paraId="63CAF7D3" w14:textId="5107021F" w:rsidR="00970C87" w:rsidRPr="00CC20FC" w:rsidDel="00274BFB" w:rsidRDefault="00DF461C">
      <w:pPr>
        <w:pStyle w:val="ListParagraph"/>
        <w:spacing w:after="0" w:line="276" w:lineRule="auto"/>
        <w:jc w:val="both"/>
        <w:rPr>
          <w:del w:id="6995" w:author="Rachel Shipsey" w:date="2025-06-08T12:56:00Z"/>
        </w:rPr>
        <w:pPrChange w:id="6996" w:author="Rachel Shipsey" w:date="2025-06-23T15:41:00Z">
          <w:pPr>
            <w:spacing w:after="240" w:line="240" w:lineRule="auto"/>
            <w:ind w:right="-46"/>
            <w:jc w:val="both"/>
          </w:pPr>
        </w:pPrChange>
      </w:pPr>
      <w:del w:id="6997" w:author="Rachel Shipsey" w:date="2025-06-03T19:20:00Z">
        <w:r w:rsidDel="007A111A">
          <w:delText xml:space="preserve">7.2.1 </w:delText>
        </w:r>
      </w:del>
      <w:del w:id="6998" w:author="Rachel Shipsey" w:date="2025-06-08T12:56:00Z">
        <w:r w:rsidR="00970C87" w:rsidRPr="00CC20FC" w:rsidDel="00274BFB">
          <w:delText>Tanzania</w:delText>
        </w:r>
        <w:r w:rsidR="009C091B" w:rsidRPr="00CC20FC" w:rsidDel="00274BFB">
          <w:delText xml:space="preserve"> and </w:delText>
        </w:r>
        <w:r w:rsidR="009C091B" w:rsidRPr="00D90253" w:rsidDel="00274BFB">
          <w:delText>Zanzibar</w:delText>
        </w:r>
      </w:del>
    </w:p>
    <w:p w14:paraId="315E116D" w14:textId="2C1EC485" w:rsidR="004A0AFE" w:rsidRPr="00CC20FC" w:rsidDel="00274BFB" w:rsidRDefault="004A0AFE">
      <w:pPr>
        <w:pStyle w:val="ListParagraph"/>
        <w:spacing w:after="0" w:line="276" w:lineRule="auto"/>
        <w:jc w:val="both"/>
        <w:rPr>
          <w:del w:id="6999" w:author="Rachel Shipsey" w:date="2025-06-08T12:56:00Z"/>
          <w:rFonts w:cs="Arial"/>
        </w:rPr>
        <w:pPrChange w:id="7000" w:author="Rachel Shipsey" w:date="2025-06-23T15:41:00Z">
          <w:pPr>
            <w:spacing w:after="240" w:line="240" w:lineRule="auto"/>
            <w:ind w:right="-46"/>
            <w:jc w:val="both"/>
          </w:pPr>
        </w:pPrChange>
      </w:pPr>
      <w:del w:id="7001" w:author="Rachel Shipsey" w:date="2025-06-08T12:56:00Z">
        <w:r w:rsidRPr="00CC20FC" w:rsidDel="00274BFB">
          <w:rPr>
            <w:rFonts w:cs="Arial"/>
          </w:rPr>
          <w:delText xml:space="preserve">In </w:delText>
        </w:r>
        <w:r w:rsidR="00F41ED1" w:rsidRPr="00CC20FC" w:rsidDel="00274BFB">
          <w:rPr>
            <w:rFonts w:cs="Arial"/>
          </w:rPr>
          <w:delText xml:space="preserve">preparation for the 2022 Population and Housing Census, Tanzania implemented a </w:delText>
        </w:r>
        <w:r w:rsidR="002E2973" w:rsidRPr="00CC20FC" w:rsidDel="00274BFB">
          <w:rPr>
            <w:rFonts w:cs="Arial"/>
          </w:rPr>
          <w:delText>nationwide e-recruitment system to hire approximately 205,000 enumerators</w:delText>
        </w:r>
        <w:r w:rsidR="006D16CD" w:rsidRPr="00CC20FC" w:rsidDel="00274BFB">
          <w:rPr>
            <w:rFonts w:cs="Arial"/>
          </w:rPr>
          <w:delText>, content supervisors</w:delText>
        </w:r>
        <w:r w:rsidR="002E2973" w:rsidRPr="00CC20FC" w:rsidDel="00274BFB">
          <w:rPr>
            <w:rFonts w:cs="Arial"/>
          </w:rPr>
          <w:delText xml:space="preserve"> and</w:delText>
        </w:r>
        <w:r w:rsidR="006D16CD" w:rsidRPr="00CC20FC" w:rsidDel="00274BFB">
          <w:rPr>
            <w:rFonts w:cs="Arial"/>
          </w:rPr>
          <w:delText xml:space="preserve"> ICT </w:delText>
        </w:r>
        <w:r w:rsidR="002E2973" w:rsidRPr="00CC20FC" w:rsidDel="00274BFB">
          <w:rPr>
            <w:rFonts w:cs="Arial"/>
          </w:rPr>
          <w:delText xml:space="preserve"> supervisors. The task involved designing, deploying and managing a digital platform to streamline the recruitment process, replacing traditional methods. The system was developed</w:delText>
        </w:r>
        <w:r w:rsidR="009C091B" w:rsidRPr="00CC20FC" w:rsidDel="00274BFB">
          <w:rPr>
            <w:rFonts w:cs="Arial"/>
          </w:rPr>
          <w:delText xml:space="preserve"> in-house by the Tanzania National Bureau of Statistics (TNBS) </w:delText>
        </w:r>
        <w:r w:rsidDel="00274BFB">
          <w:fldChar w:fldCharType="begin"/>
        </w:r>
        <w:r w:rsidDel="00274BFB">
          <w:delInstrText>HYPERLINK "http://www.nbs.go.tz/" \t "_blank"</w:delInstrText>
        </w:r>
        <w:r w:rsidDel="00274BFB">
          <w:fldChar w:fldCharType="separate"/>
        </w:r>
        <w:r w:rsidR="006D16CD" w:rsidRPr="00CC20FC" w:rsidDel="00274BFB">
          <w:rPr>
            <w:rStyle w:val="Hyperlink"/>
            <w:rFonts w:ascii="Aptos" w:hAnsi="Aptos"/>
            <w:bdr w:val="none" w:sz="0" w:space="0" w:color="auto" w:frame="1"/>
          </w:rPr>
          <w:delText>www.nbs.go.tz</w:delText>
        </w:r>
        <w:r w:rsidDel="00274BFB">
          <w:fldChar w:fldCharType="end"/>
        </w:r>
        <w:r w:rsidR="006D16CD" w:rsidRPr="00CC20FC" w:rsidDel="00274BFB">
          <w:rPr>
            <w:rStyle w:val="Hyperlink"/>
            <w:rFonts w:ascii="Aptos" w:hAnsi="Aptos"/>
            <w:bdr w:val="none" w:sz="0" w:space="0" w:color="auto" w:frame="1"/>
          </w:rPr>
          <w:delText xml:space="preserve"> </w:delText>
        </w:r>
        <w:r w:rsidR="009C091B" w:rsidRPr="00CC20FC" w:rsidDel="00274BFB">
          <w:rPr>
            <w:rFonts w:cs="Arial"/>
          </w:rPr>
          <w:delText>and the Office of Chief Government Statistician Zanzibar (OCGS), with oversight from the Central Census Committee.</w:delText>
        </w:r>
      </w:del>
    </w:p>
    <w:p w14:paraId="11D1F6F0" w14:textId="516072C8" w:rsidR="009C091B" w:rsidRPr="00CC20FC" w:rsidDel="00274BFB" w:rsidRDefault="009C091B">
      <w:pPr>
        <w:pStyle w:val="ListParagraph"/>
        <w:spacing w:after="0" w:line="276" w:lineRule="auto"/>
        <w:jc w:val="both"/>
        <w:rPr>
          <w:del w:id="7002" w:author="Rachel Shipsey" w:date="2025-06-08T12:56:00Z"/>
          <w:rFonts w:cs="Arial"/>
        </w:rPr>
        <w:pPrChange w:id="7003" w:author="Rachel Shipsey" w:date="2025-06-23T15:41:00Z">
          <w:pPr>
            <w:spacing w:after="240" w:line="240" w:lineRule="auto"/>
            <w:ind w:right="-46"/>
            <w:jc w:val="both"/>
          </w:pPr>
        </w:pPrChange>
      </w:pPr>
      <w:del w:id="7004" w:author="Rachel Shipsey" w:date="2025-06-08T12:56:00Z">
        <w:r w:rsidRPr="00CC20FC" w:rsidDel="00274BFB">
          <w:rPr>
            <w:rFonts w:cs="Arial"/>
          </w:rPr>
          <w:delText xml:space="preserve">The e-recruitment system was a web-based platform, accessible via mobile devices and computers, enabling applicants from both urban and rural areas to register, upload documents, and apply </w:delText>
        </w:r>
        <w:r w:rsidR="00F57F14" w:rsidRPr="00CC20FC" w:rsidDel="00274BFB">
          <w:rPr>
            <w:rFonts w:cs="Arial"/>
          </w:rPr>
          <w:delText xml:space="preserve"> for census roles. Key innovations included:</w:delText>
        </w:r>
      </w:del>
    </w:p>
    <w:p w14:paraId="1CFE4874" w14:textId="210429A8" w:rsidR="00F57F14" w:rsidRPr="00CC20FC" w:rsidDel="00274BFB" w:rsidRDefault="00F57F14">
      <w:pPr>
        <w:pStyle w:val="ListParagraph"/>
        <w:spacing w:after="0" w:line="276" w:lineRule="auto"/>
        <w:jc w:val="both"/>
        <w:rPr>
          <w:del w:id="7005" w:author="Rachel Shipsey" w:date="2025-06-08T12:56:00Z"/>
          <w:rFonts w:cs="Arial"/>
        </w:rPr>
        <w:pPrChange w:id="7006" w:author="Rachel Shipsey" w:date="2025-06-23T15:41:00Z">
          <w:pPr>
            <w:pStyle w:val="ListParagraph"/>
            <w:numPr>
              <w:numId w:val="198"/>
            </w:numPr>
            <w:spacing w:after="240" w:line="240" w:lineRule="auto"/>
            <w:ind w:right="-46" w:hanging="360"/>
            <w:jc w:val="both"/>
          </w:pPr>
        </w:pPrChange>
      </w:pPr>
      <w:del w:id="7007" w:author="Rachel Shipsey" w:date="2025-06-08T12:56:00Z">
        <w:r w:rsidRPr="00CC20FC" w:rsidDel="00274BFB">
          <w:rPr>
            <w:rFonts w:cs="Arial"/>
            <w:b/>
            <w:bCs/>
          </w:rPr>
          <w:delText>User-friendly interface</w:delText>
        </w:r>
        <w:r w:rsidRPr="00CC20FC" w:rsidDel="00274BFB">
          <w:rPr>
            <w:rFonts w:cs="Arial"/>
          </w:rPr>
          <w:delText xml:space="preserve">: </w:delText>
        </w:r>
        <w:r w:rsidR="00AB358B" w:rsidRPr="00CC20FC" w:rsidDel="00274BFB">
          <w:rPr>
            <w:rFonts w:cs="Arial"/>
          </w:rPr>
          <w:delText>D</w:delText>
        </w:r>
        <w:r w:rsidRPr="00CC20FC" w:rsidDel="00274BFB">
          <w:rPr>
            <w:rFonts w:cs="Arial"/>
          </w:rPr>
          <w:delText>esigned for ease of use across devices</w:delText>
        </w:r>
        <w:r w:rsidR="00AB358B" w:rsidRPr="00CC20FC" w:rsidDel="00274BFB">
          <w:rPr>
            <w:rFonts w:cs="Arial"/>
          </w:rPr>
          <w:delText>.</w:delText>
        </w:r>
      </w:del>
    </w:p>
    <w:p w14:paraId="65AA58FF" w14:textId="55E1579E" w:rsidR="00F57F14" w:rsidRPr="00CC20FC" w:rsidDel="00274BFB" w:rsidRDefault="00F57F14">
      <w:pPr>
        <w:pStyle w:val="ListParagraph"/>
        <w:spacing w:after="0" w:line="276" w:lineRule="auto"/>
        <w:jc w:val="both"/>
        <w:rPr>
          <w:del w:id="7008" w:author="Rachel Shipsey" w:date="2025-06-08T12:56:00Z"/>
          <w:rFonts w:cs="Arial"/>
        </w:rPr>
        <w:pPrChange w:id="7009" w:author="Rachel Shipsey" w:date="2025-06-23T15:41:00Z">
          <w:pPr>
            <w:pStyle w:val="ListParagraph"/>
            <w:numPr>
              <w:numId w:val="198"/>
            </w:numPr>
            <w:spacing w:after="240" w:line="240" w:lineRule="auto"/>
            <w:ind w:right="-46" w:hanging="360"/>
            <w:jc w:val="both"/>
          </w:pPr>
        </w:pPrChange>
      </w:pPr>
      <w:del w:id="7010" w:author="Rachel Shipsey" w:date="2025-06-08T12:56:00Z">
        <w:r w:rsidRPr="00CC20FC" w:rsidDel="00274BFB">
          <w:rPr>
            <w:rFonts w:cs="Arial"/>
            <w:b/>
            <w:bCs/>
          </w:rPr>
          <w:delText>Real-time status updates</w:delText>
        </w:r>
        <w:r w:rsidRPr="00CC20FC" w:rsidDel="00274BFB">
          <w:rPr>
            <w:rFonts w:cs="Arial"/>
          </w:rPr>
          <w:delText xml:space="preserve">: </w:delText>
        </w:r>
        <w:r w:rsidR="00AB358B" w:rsidRPr="00CC20FC" w:rsidDel="00274BFB">
          <w:rPr>
            <w:rFonts w:cs="Arial"/>
          </w:rPr>
          <w:delText>Ap</w:delText>
        </w:r>
        <w:r w:rsidRPr="00CC20FC" w:rsidDel="00274BFB">
          <w:rPr>
            <w:rFonts w:cs="Arial"/>
          </w:rPr>
          <w:delText xml:space="preserve">plicants received </w:delText>
        </w:r>
        <w:r w:rsidR="00094237" w:rsidRPr="00CC20FC" w:rsidDel="00274BFB">
          <w:rPr>
            <w:rFonts w:cs="Arial"/>
          </w:rPr>
          <w:delText>notifications on the progress of their application</w:delText>
        </w:r>
        <w:r w:rsidR="00AB358B" w:rsidRPr="00CC20FC" w:rsidDel="00274BFB">
          <w:rPr>
            <w:rFonts w:cs="Arial"/>
          </w:rPr>
          <w:delText>.</w:delText>
        </w:r>
      </w:del>
    </w:p>
    <w:p w14:paraId="65785EE5" w14:textId="70A33C53" w:rsidR="00094237" w:rsidRPr="00CC20FC" w:rsidDel="00274BFB" w:rsidRDefault="00094237">
      <w:pPr>
        <w:pStyle w:val="ListParagraph"/>
        <w:spacing w:after="0" w:line="276" w:lineRule="auto"/>
        <w:jc w:val="both"/>
        <w:rPr>
          <w:del w:id="7011" w:author="Rachel Shipsey" w:date="2025-06-08T12:56:00Z"/>
          <w:rFonts w:cs="Arial"/>
        </w:rPr>
        <w:pPrChange w:id="7012" w:author="Rachel Shipsey" w:date="2025-06-23T15:41:00Z">
          <w:pPr>
            <w:pStyle w:val="ListParagraph"/>
            <w:numPr>
              <w:numId w:val="198"/>
            </w:numPr>
            <w:spacing w:after="240" w:line="240" w:lineRule="auto"/>
            <w:ind w:right="-46" w:hanging="360"/>
            <w:jc w:val="both"/>
          </w:pPr>
        </w:pPrChange>
      </w:pPr>
      <w:del w:id="7013" w:author="Rachel Shipsey" w:date="2025-06-08T12:56:00Z">
        <w:r w:rsidRPr="00CC20FC" w:rsidDel="00274BFB">
          <w:rPr>
            <w:rFonts w:cs="Arial"/>
            <w:b/>
            <w:bCs/>
          </w:rPr>
          <w:delText>Automated Shortlisting</w:delText>
        </w:r>
        <w:r w:rsidRPr="00CC20FC" w:rsidDel="00274BFB">
          <w:rPr>
            <w:rFonts w:cs="Arial"/>
          </w:rPr>
          <w:delText xml:space="preserve">: </w:delText>
        </w:r>
        <w:r w:rsidR="00AB358B" w:rsidRPr="00CC20FC" w:rsidDel="00274BFB">
          <w:rPr>
            <w:rFonts w:cs="Arial"/>
          </w:rPr>
          <w:delText>R</w:delText>
        </w:r>
        <w:r w:rsidRPr="00CC20FC" w:rsidDel="00274BFB">
          <w:rPr>
            <w:rFonts w:cs="Arial"/>
          </w:rPr>
          <w:delText>educed human bias and manual errors</w:delText>
        </w:r>
        <w:r w:rsidR="00AB358B" w:rsidRPr="00CC20FC" w:rsidDel="00274BFB">
          <w:rPr>
            <w:rFonts w:cs="Arial"/>
          </w:rPr>
          <w:delText>.</w:delText>
        </w:r>
      </w:del>
    </w:p>
    <w:p w14:paraId="5CADCA61" w14:textId="5FFA9921" w:rsidR="00094237" w:rsidRPr="00CC20FC" w:rsidDel="00274BFB" w:rsidRDefault="00AB358B">
      <w:pPr>
        <w:pStyle w:val="ListParagraph"/>
        <w:spacing w:after="0" w:line="276" w:lineRule="auto"/>
        <w:jc w:val="both"/>
        <w:rPr>
          <w:del w:id="7014" w:author="Rachel Shipsey" w:date="2025-06-08T12:56:00Z"/>
          <w:rFonts w:cs="Arial"/>
        </w:rPr>
        <w:pPrChange w:id="7015" w:author="Rachel Shipsey" w:date="2025-06-23T15:41:00Z">
          <w:pPr>
            <w:pStyle w:val="ListParagraph"/>
            <w:numPr>
              <w:numId w:val="198"/>
            </w:numPr>
            <w:spacing w:after="240" w:line="240" w:lineRule="auto"/>
            <w:ind w:right="-46" w:hanging="360"/>
            <w:jc w:val="both"/>
          </w:pPr>
        </w:pPrChange>
      </w:pPr>
      <w:del w:id="7016" w:author="Rachel Shipsey" w:date="2025-06-08T12:56:00Z">
        <w:r w:rsidRPr="00CC20FC" w:rsidDel="00274BFB">
          <w:rPr>
            <w:rFonts w:cs="Arial"/>
            <w:b/>
            <w:bCs/>
          </w:rPr>
          <w:delText>Geographic</w:delText>
        </w:r>
        <w:r w:rsidR="00094237" w:rsidRPr="00CC20FC" w:rsidDel="00274BFB">
          <w:rPr>
            <w:rFonts w:cs="Arial"/>
            <w:b/>
            <w:bCs/>
          </w:rPr>
          <w:delText xml:space="preserve"> Integration</w:delText>
        </w:r>
        <w:r w:rsidR="00094237" w:rsidRPr="00CC20FC" w:rsidDel="00274BFB">
          <w:rPr>
            <w:rFonts w:cs="Arial"/>
          </w:rPr>
          <w:delText xml:space="preserve">: </w:delText>
        </w:r>
        <w:r w:rsidRPr="00CC20FC" w:rsidDel="00274BFB">
          <w:rPr>
            <w:rFonts w:cs="Arial"/>
          </w:rPr>
          <w:delText>enabled location-based recruitment.</w:delText>
        </w:r>
      </w:del>
    </w:p>
    <w:p w14:paraId="4895E1EB" w14:textId="70A26C60" w:rsidR="00AB358B" w:rsidRPr="00CC20FC" w:rsidDel="00274BFB" w:rsidRDefault="00AB358B">
      <w:pPr>
        <w:pStyle w:val="ListParagraph"/>
        <w:spacing w:after="0" w:line="276" w:lineRule="auto"/>
        <w:jc w:val="both"/>
        <w:rPr>
          <w:del w:id="7017" w:author="Rachel Shipsey" w:date="2025-06-08T12:56:00Z"/>
          <w:rFonts w:cs="Arial"/>
        </w:rPr>
        <w:pPrChange w:id="7018" w:author="Rachel Shipsey" w:date="2025-06-23T15:41:00Z">
          <w:pPr>
            <w:pStyle w:val="ListParagraph"/>
            <w:numPr>
              <w:numId w:val="198"/>
            </w:numPr>
            <w:spacing w:after="240" w:line="240" w:lineRule="auto"/>
            <w:ind w:right="-46" w:hanging="360"/>
            <w:jc w:val="both"/>
          </w:pPr>
        </w:pPrChange>
      </w:pPr>
      <w:del w:id="7019" w:author="Rachel Shipsey" w:date="2025-06-08T12:56:00Z">
        <w:r w:rsidRPr="00CC20FC" w:rsidDel="00274BFB">
          <w:rPr>
            <w:rFonts w:cs="Arial"/>
            <w:b/>
            <w:bCs/>
          </w:rPr>
          <w:delText>Scalability</w:delText>
        </w:r>
        <w:r w:rsidRPr="00CC20FC" w:rsidDel="00274BFB">
          <w:rPr>
            <w:rFonts w:cs="Arial"/>
          </w:rPr>
          <w:delText>: Handled thousands of concurrent users with robust server infrastructure</w:delText>
        </w:r>
      </w:del>
    </w:p>
    <w:p w14:paraId="76BCFC31" w14:textId="7E11FF36" w:rsidR="00AB358B" w:rsidRPr="00CC20FC" w:rsidDel="00274BFB" w:rsidRDefault="00AB358B">
      <w:pPr>
        <w:pStyle w:val="ListParagraph"/>
        <w:spacing w:after="0" w:line="276" w:lineRule="auto"/>
        <w:jc w:val="both"/>
        <w:rPr>
          <w:del w:id="7020" w:author="Rachel Shipsey" w:date="2025-06-08T12:56:00Z"/>
          <w:rFonts w:cs="Arial"/>
        </w:rPr>
        <w:pPrChange w:id="7021" w:author="Rachel Shipsey" w:date="2025-06-23T15:41:00Z">
          <w:pPr>
            <w:pStyle w:val="ListParagraph"/>
            <w:numPr>
              <w:numId w:val="198"/>
            </w:numPr>
            <w:spacing w:after="240" w:line="240" w:lineRule="auto"/>
            <w:ind w:right="-46" w:hanging="360"/>
            <w:jc w:val="both"/>
          </w:pPr>
        </w:pPrChange>
      </w:pPr>
      <w:del w:id="7022" w:author="Rachel Shipsey" w:date="2025-06-08T12:56:00Z">
        <w:r w:rsidRPr="00CC20FC" w:rsidDel="00274BFB">
          <w:rPr>
            <w:rFonts w:cs="Arial"/>
            <w:b/>
            <w:bCs/>
          </w:rPr>
          <w:delText>Security</w:delText>
        </w:r>
        <w:r w:rsidRPr="00CC20FC" w:rsidDel="00274BFB">
          <w:rPr>
            <w:rFonts w:cs="Arial"/>
          </w:rPr>
          <w:delText>: Employed</w:delText>
        </w:r>
        <w:r w:rsidR="00A600FA" w:rsidRPr="00CC20FC" w:rsidDel="00274BFB">
          <w:rPr>
            <w:rFonts w:cs="Arial"/>
          </w:rPr>
          <w:delText xml:space="preserve"> encryption and secure authentication to protect personal data</w:delText>
        </w:r>
      </w:del>
    </w:p>
    <w:p w14:paraId="661566D7" w14:textId="77777777" w:rsidR="00A600FA" w:rsidRPr="00CC20FC" w:rsidDel="00274BFB" w:rsidRDefault="00A600FA">
      <w:pPr>
        <w:pStyle w:val="ListParagraph"/>
        <w:spacing w:after="0" w:line="276" w:lineRule="auto"/>
        <w:jc w:val="both"/>
        <w:rPr>
          <w:del w:id="7023" w:author="Rachel Shipsey" w:date="2025-06-08T12:56:00Z"/>
          <w:rFonts w:cs="Arial"/>
        </w:rPr>
        <w:pPrChange w:id="7024" w:author="Rachel Shipsey" w:date="2025-06-23T15:41:00Z">
          <w:pPr>
            <w:spacing w:after="240" w:line="240" w:lineRule="auto"/>
            <w:ind w:right="-46"/>
            <w:jc w:val="both"/>
          </w:pPr>
        </w:pPrChange>
      </w:pPr>
      <w:del w:id="7025" w:author="Rachel Shipsey" w:date="2025-06-08T12:56:00Z">
        <w:r w:rsidRPr="00CC20FC" w:rsidDel="00274BFB">
          <w:rPr>
            <w:rFonts w:cs="Arial"/>
          </w:rPr>
          <w:delText>The system also featured reporting tools, mobile/email alerts and technical support, ensuring a seamless experience for both applicants and administrators.</w:delText>
        </w:r>
      </w:del>
    </w:p>
    <w:p w14:paraId="6C6AB4CD" w14:textId="0C737E3F" w:rsidR="00A600FA" w:rsidRPr="00CC20FC" w:rsidDel="00274BFB" w:rsidRDefault="00535A8E">
      <w:pPr>
        <w:pStyle w:val="ListParagraph"/>
        <w:spacing w:after="0" w:line="276" w:lineRule="auto"/>
        <w:jc w:val="both"/>
        <w:rPr>
          <w:del w:id="7026" w:author="Rachel Shipsey" w:date="2025-06-08T12:56:00Z"/>
          <w:rFonts w:cs="Arial"/>
        </w:rPr>
        <w:pPrChange w:id="7027" w:author="Rachel Shipsey" w:date="2025-06-23T15:41:00Z">
          <w:pPr>
            <w:spacing w:after="240" w:line="240" w:lineRule="auto"/>
            <w:ind w:right="-46"/>
            <w:jc w:val="both"/>
          </w:pPr>
        </w:pPrChange>
      </w:pPr>
      <w:del w:id="7028" w:author="Rachel Shipsey" w:date="2025-06-08T12:56:00Z">
        <w:r w:rsidRPr="00CC20FC" w:rsidDel="00274BFB">
          <w:rPr>
            <w:rFonts w:cs="Arial"/>
          </w:rPr>
          <w:delText xml:space="preserve">The digital approach yielded significant </w:delText>
        </w:r>
        <w:r w:rsidR="00A600FA" w:rsidRPr="00CC20FC" w:rsidDel="00274BFB">
          <w:rPr>
            <w:rFonts w:cs="Arial"/>
          </w:rPr>
          <w:delText xml:space="preserve"> </w:delText>
        </w:r>
        <w:r w:rsidRPr="00CC20FC" w:rsidDel="00274BFB">
          <w:rPr>
            <w:rFonts w:cs="Arial"/>
          </w:rPr>
          <w:delText>time and cost savings and improved overall efficiency</w:delText>
        </w:r>
        <w:r w:rsidR="00D96936" w:rsidRPr="00CC20FC" w:rsidDel="00274BFB">
          <w:rPr>
            <w:rFonts w:cs="Arial"/>
          </w:rPr>
          <w:delText>:</w:delText>
        </w:r>
      </w:del>
    </w:p>
    <w:p w14:paraId="782970C5" w14:textId="76E9DF3F" w:rsidR="00D96936" w:rsidRPr="00CC20FC" w:rsidDel="00274BFB" w:rsidRDefault="00D96936">
      <w:pPr>
        <w:pStyle w:val="ListParagraph"/>
        <w:spacing w:after="0" w:line="276" w:lineRule="auto"/>
        <w:jc w:val="both"/>
        <w:rPr>
          <w:del w:id="7029" w:author="Rachel Shipsey" w:date="2025-06-08T12:56:00Z"/>
          <w:rFonts w:cs="Arial"/>
        </w:rPr>
        <w:pPrChange w:id="7030" w:author="Rachel Shipsey" w:date="2025-06-23T15:41:00Z">
          <w:pPr>
            <w:pStyle w:val="ListParagraph"/>
            <w:numPr>
              <w:numId w:val="199"/>
            </w:numPr>
            <w:spacing w:after="240" w:line="240" w:lineRule="auto"/>
            <w:ind w:right="-46" w:hanging="360"/>
            <w:jc w:val="both"/>
          </w:pPr>
        </w:pPrChange>
      </w:pPr>
      <w:del w:id="7031" w:author="Rachel Shipsey" w:date="2025-06-08T12:56:00Z">
        <w:r w:rsidRPr="00CC20FC" w:rsidDel="00274BFB">
          <w:rPr>
            <w:rFonts w:cs="Arial"/>
            <w:b/>
            <w:bCs/>
          </w:rPr>
          <w:delText>Administrative Efficiency</w:delText>
        </w:r>
        <w:r w:rsidRPr="00CC20FC" w:rsidDel="00274BFB">
          <w:rPr>
            <w:rFonts w:cs="Arial"/>
          </w:rPr>
          <w:delText>: Reduced manual workload by up to 70%, saving thousands of hours.</w:delText>
        </w:r>
      </w:del>
    </w:p>
    <w:p w14:paraId="5E10326E" w14:textId="0C722A6F" w:rsidR="00D96936" w:rsidRPr="00CC20FC" w:rsidDel="00274BFB" w:rsidRDefault="00D96936">
      <w:pPr>
        <w:pStyle w:val="ListParagraph"/>
        <w:spacing w:after="0" w:line="276" w:lineRule="auto"/>
        <w:jc w:val="both"/>
        <w:rPr>
          <w:del w:id="7032" w:author="Rachel Shipsey" w:date="2025-06-08T12:56:00Z"/>
          <w:rFonts w:cs="Arial"/>
        </w:rPr>
        <w:pPrChange w:id="7033" w:author="Rachel Shipsey" w:date="2025-06-23T15:41:00Z">
          <w:pPr>
            <w:pStyle w:val="ListParagraph"/>
            <w:numPr>
              <w:numId w:val="199"/>
            </w:numPr>
            <w:spacing w:after="240" w:line="240" w:lineRule="auto"/>
            <w:ind w:right="-46" w:hanging="360"/>
            <w:jc w:val="both"/>
          </w:pPr>
        </w:pPrChange>
      </w:pPr>
      <w:del w:id="7034" w:author="Rachel Shipsey" w:date="2025-06-08T12:56:00Z">
        <w:r w:rsidRPr="00CC20FC" w:rsidDel="00274BFB">
          <w:rPr>
            <w:rFonts w:cs="Arial"/>
            <w:b/>
            <w:bCs/>
          </w:rPr>
          <w:delText>Cost Reduction</w:delText>
        </w:r>
        <w:r w:rsidRPr="00CC20FC" w:rsidDel="00274BFB">
          <w:rPr>
            <w:rFonts w:cs="Arial"/>
          </w:rPr>
          <w:delText>: Eliminated expenses related to paper-based applications and physical logistics.</w:delText>
        </w:r>
      </w:del>
    </w:p>
    <w:p w14:paraId="20F06554" w14:textId="2A76C3F4" w:rsidR="00D96936" w:rsidRPr="00CC20FC" w:rsidDel="00274BFB" w:rsidRDefault="00D96936">
      <w:pPr>
        <w:pStyle w:val="ListParagraph"/>
        <w:spacing w:after="0" w:line="276" w:lineRule="auto"/>
        <w:jc w:val="both"/>
        <w:rPr>
          <w:del w:id="7035" w:author="Rachel Shipsey" w:date="2025-06-08T12:56:00Z"/>
          <w:rFonts w:cs="Arial"/>
        </w:rPr>
        <w:pPrChange w:id="7036" w:author="Rachel Shipsey" w:date="2025-06-23T15:41:00Z">
          <w:pPr>
            <w:pStyle w:val="ListParagraph"/>
            <w:numPr>
              <w:numId w:val="199"/>
            </w:numPr>
            <w:spacing w:after="240" w:line="240" w:lineRule="auto"/>
            <w:ind w:right="-46" w:hanging="360"/>
            <w:jc w:val="both"/>
          </w:pPr>
        </w:pPrChange>
      </w:pPr>
      <w:del w:id="7037" w:author="Rachel Shipsey" w:date="2025-06-08T12:56:00Z">
        <w:r w:rsidRPr="00CC20FC" w:rsidDel="00274BFB">
          <w:rPr>
            <w:rFonts w:cs="Arial"/>
            <w:b/>
            <w:bCs/>
          </w:rPr>
          <w:delText>Inclusivity</w:delText>
        </w:r>
        <w:r w:rsidRPr="00CC20FC" w:rsidDel="00274BFB">
          <w:rPr>
            <w:rFonts w:cs="Arial"/>
          </w:rPr>
          <w:delText>: Enabled applicants from remote areas to participate, enhancing equity.</w:delText>
        </w:r>
      </w:del>
    </w:p>
    <w:p w14:paraId="1B5B82B4" w14:textId="2A92232D" w:rsidR="00D96936" w:rsidRPr="00CC20FC" w:rsidDel="00274BFB" w:rsidRDefault="00D96936">
      <w:pPr>
        <w:pStyle w:val="ListParagraph"/>
        <w:spacing w:after="0" w:line="276" w:lineRule="auto"/>
        <w:jc w:val="both"/>
        <w:rPr>
          <w:del w:id="7038" w:author="Rachel Shipsey" w:date="2025-06-08T12:56:00Z"/>
          <w:rFonts w:cs="Arial"/>
        </w:rPr>
        <w:pPrChange w:id="7039" w:author="Rachel Shipsey" w:date="2025-06-23T15:41:00Z">
          <w:pPr>
            <w:pStyle w:val="ListParagraph"/>
            <w:numPr>
              <w:numId w:val="199"/>
            </w:numPr>
            <w:spacing w:after="240" w:line="240" w:lineRule="auto"/>
            <w:ind w:right="-46" w:hanging="360"/>
            <w:jc w:val="both"/>
          </w:pPr>
        </w:pPrChange>
      </w:pPr>
      <w:del w:id="7040" w:author="Rachel Shipsey" w:date="2025-06-08T12:56:00Z">
        <w:r w:rsidRPr="00CC20FC" w:rsidDel="00274BFB">
          <w:rPr>
            <w:rFonts w:cs="Arial"/>
            <w:b/>
            <w:bCs/>
          </w:rPr>
          <w:delText>Transparency</w:delText>
        </w:r>
        <w:r w:rsidRPr="00CC20FC" w:rsidDel="00274BFB">
          <w:rPr>
            <w:rFonts w:cs="Arial"/>
          </w:rPr>
          <w:delText>: The automated process minimized bias and increased fairness.</w:delText>
        </w:r>
      </w:del>
    </w:p>
    <w:p w14:paraId="1DCB8390" w14:textId="14A0A7E9" w:rsidR="00D96936" w:rsidRPr="00CC20FC" w:rsidDel="00274BFB" w:rsidRDefault="00D96936">
      <w:pPr>
        <w:pStyle w:val="ListParagraph"/>
        <w:spacing w:after="0" w:line="276" w:lineRule="auto"/>
        <w:jc w:val="both"/>
        <w:rPr>
          <w:del w:id="7041" w:author="Rachel Shipsey" w:date="2025-06-08T12:56:00Z"/>
          <w:rFonts w:cs="Arial"/>
        </w:rPr>
        <w:pPrChange w:id="7042" w:author="Rachel Shipsey" w:date="2025-06-23T15:41:00Z">
          <w:pPr>
            <w:pStyle w:val="ListParagraph"/>
            <w:numPr>
              <w:numId w:val="199"/>
            </w:numPr>
            <w:spacing w:after="240" w:line="240" w:lineRule="auto"/>
            <w:ind w:right="-46" w:hanging="360"/>
            <w:jc w:val="both"/>
          </w:pPr>
        </w:pPrChange>
      </w:pPr>
      <w:del w:id="7043" w:author="Rachel Shipsey" w:date="2025-06-08T12:56:00Z">
        <w:r w:rsidRPr="00CC20FC" w:rsidDel="00274BFB">
          <w:rPr>
            <w:rFonts w:cs="Arial"/>
            <w:b/>
            <w:bCs/>
          </w:rPr>
          <w:delText>Environmental Sustainability</w:delText>
        </w:r>
        <w:r w:rsidRPr="00CC20FC" w:rsidDel="00274BFB">
          <w:rPr>
            <w:rFonts w:cs="Arial"/>
          </w:rPr>
          <w:delText>: Paperless operations contributed to eco-friendly practices.</w:delText>
        </w:r>
      </w:del>
    </w:p>
    <w:p w14:paraId="42DADBE2" w14:textId="0C91B6E8" w:rsidR="00D96936" w:rsidRPr="00CC20FC" w:rsidDel="00274BFB" w:rsidRDefault="00D96936">
      <w:pPr>
        <w:pStyle w:val="ListParagraph"/>
        <w:spacing w:after="0" w:line="276" w:lineRule="auto"/>
        <w:jc w:val="both"/>
        <w:rPr>
          <w:del w:id="7044" w:author="Rachel Shipsey" w:date="2025-06-08T12:56:00Z"/>
          <w:rFonts w:cs="Arial"/>
        </w:rPr>
        <w:pPrChange w:id="7045" w:author="Rachel Shipsey" w:date="2025-06-23T15:41:00Z">
          <w:pPr>
            <w:pStyle w:val="ListParagraph"/>
            <w:numPr>
              <w:numId w:val="199"/>
            </w:numPr>
            <w:spacing w:after="240" w:line="240" w:lineRule="auto"/>
            <w:ind w:right="-46" w:hanging="360"/>
            <w:jc w:val="both"/>
          </w:pPr>
        </w:pPrChange>
      </w:pPr>
      <w:del w:id="7046" w:author="Rachel Shipsey" w:date="2025-06-08T12:56:00Z">
        <w:r w:rsidRPr="00CC20FC" w:rsidDel="00274BFB">
          <w:rPr>
            <w:rFonts w:cs="Arial"/>
          </w:rPr>
          <w:delText>Improved Communication: Real-time updates reduced applicant uncertainty and inquires.</w:delText>
        </w:r>
      </w:del>
    </w:p>
    <w:p w14:paraId="62691396" w14:textId="5ABF895E" w:rsidR="00B85D7A" w:rsidRPr="00CC20FC" w:rsidDel="00274BFB" w:rsidRDefault="00B85D7A">
      <w:pPr>
        <w:pStyle w:val="ListParagraph"/>
        <w:spacing w:after="0" w:line="276" w:lineRule="auto"/>
        <w:jc w:val="both"/>
        <w:rPr>
          <w:del w:id="7047" w:author="Rachel Shipsey" w:date="2025-06-08T12:56:00Z"/>
          <w:rFonts w:cs="Arial"/>
        </w:rPr>
        <w:pPrChange w:id="7048" w:author="Rachel Shipsey" w:date="2025-06-23T15:41:00Z">
          <w:pPr>
            <w:spacing w:after="240" w:line="240" w:lineRule="auto"/>
            <w:ind w:right="-46"/>
            <w:jc w:val="both"/>
          </w:pPr>
        </w:pPrChange>
      </w:pPr>
      <w:del w:id="7049" w:author="Rachel Shipsey" w:date="2025-06-08T12:56:00Z">
        <w:r w:rsidRPr="00CC20FC" w:rsidDel="00274BFB">
          <w:rPr>
            <w:rFonts w:cs="Arial"/>
          </w:rPr>
          <w:delText>Despite challenges such as limited internet access and digital literacy gaps, the system proved highly effective and scalable.</w:delText>
        </w:r>
      </w:del>
    </w:p>
    <w:p w14:paraId="1ECA83B0" w14:textId="4741646E" w:rsidR="00B85D7A" w:rsidRPr="00CC20FC" w:rsidDel="00274BFB" w:rsidRDefault="00771CA6">
      <w:pPr>
        <w:pStyle w:val="ListParagraph"/>
        <w:spacing w:after="0" w:line="276" w:lineRule="auto"/>
        <w:jc w:val="both"/>
        <w:rPr>
          <w:del w:id="7050" w:author="Rachel Shipsey" w:date="2025-06-08T12:56:00Z"/>
          <w:rFonts w:cs="Arial"/>
        </w:rPr>
        <w:pPrChange w:id="7051" w:author="Rachel Shipsey" w:date="2025-06-23T15:41:00Z">
          <w:pPr>
            <w:spacing w:after="240" w:line="240" w:lineRule="auto"/>
            <w:ind w:right="-46"/>
            <w:jc w:val="both"/>
          </w:pPr>
        </w:pPrChange>
      </w:pPr>
      <w:del w:id="7052" w:author="Rachel Shipsey" w:date="2025-06-08T12:56:00Z">
        <w:r w:rsidRPr="00CC20FC" w:rsidDel="00274BFB">
          <w:rPr>
            <w:rFonts w:cs="Arial"/>
          </w:rPr>
          <w:delText>To maintain the integrity and quality of census data, several measures were implemented:</w:delText>
        </w:r>
      </w:del>
    </w:p>
    <w:p w14:paraId="154EA516" w14:textId="3A1E5065" w:rsidR="00771CA6" w:rsidRPr="00CC20FC" w:rsidDel="00274BFB" w:rsidRDefault="00771CA6">
      <w:pPr>
        <w:pStyle w:val="ListParagraph"/>
        <w:spacing w:after="0" w:line="276" w:lineRule="auto"/>
        <w:jc w:val="both"/>
        <w:rPr>
          <w:del w:id="7053" w:author="Rachel Shipsey" w:date="2025-06-08T12:56:00Z"/>
          <w:rFonts w:cs="Arial"/>
        </w:rPr>
        <w:pPrChange w:id="7054" w:author="Rachel Shipsey" w:date="2025-06-23T15:41:00Z">
          <w:pPr>
            <w:pStyle w:val="ListParagraph"/>
            <w:numPr>
              <w:numId w:val="200"/>
            </w:numPr>
            <w:spacing w:after="240" w:line="240" w:lineRule="auto"/>
            <w:ind w:right="-46" w:hanging="360"/>
            <w:jc w:val="both"/>
          </w:pPr>
        </w:pPrChange>
      </w:pPr>
      <w:del w:id="7055" w:author="Rachel Shipsey" w:date="2025-06-08T12:56:00Z">
        <w:r w:rsidRPr="00CC20FC" w:rsidDel="00274BFB">
          <w:rPr>
            <w:rFonts w:cs="Arial"/>
            <w:b/>
            <w:bCs/>
          </w:rPr>
          <w:delText xml:space="preserve">Data Security: </w:delText>
        </w:r>
        <w:r w:rsidRPr="00CC20FC" w:rsidDel="00274BFB">
          <w:rPr>
            <w:rFonts w:cs="Arial"/>
          </w:rPr>
          <w:delText>Advanced encryption and secure login protocols protected sensitive applicant information.</w:delText>
        </w:r>
      </w:del>
    </w:p>
    <w:p w14:paraId="4DC75821" w14:textId="6A431F0E" w:rsidR="00771CA6" w:rsidRPr="00CC20FC" w:rsidDel="00274BFB" w:rsidRDefault="00771CA6">
      <w:pPr>
        <w:pStyle w:val="ListParagraph"/>
        <w:spacing w:after="0" w:line="276" w:lineRule="auto"/>
        <w:jc w:val="both"/>
        <w:rPr>
          <w:del w:id="7056" w:author="Rachel Shipsey" w:date="2025-06-08T12:56:00Z"/>
          <w:rFonts w:cs="Arial"/>
        </w:rPr>
        <w:pPrChange w:id="7057" w:author="Rachel Shipsey" w:date="2025-06-23T15:41:00Z">
          <w:pPr>
            <w:pStyle w:val="ListParagraph"/>
            <w:numPr>
              <w:numId w:val="200"/>
            </w:numPr>
            <w:spacing w:after="240" w:line="240" w:lineRule="auto"/>
            <w:ind w:right="-46" w:hanging="360"/>
            <w:jc w:val="both"/>
          </w:pPr>
        </w:pPrChange>
      </w:pPr>
      <w:del w:id="7058" w:author="Rachel Shipsey" w:date="2025-06-08T12:56:00Z">
        <w:r w:rsidRPr="00CC20FC" w:rsidDel="00274BFB">
          <w:rPr>
            <w:rFonts w:cs="Arial"/>
            <w:b/>
            <w:bCs/>
          </w:rPr>
          <w:delText>System Testing:</w:delText>
        </w:r>
        <w:r w:rsidRPr="00CC20FC" w:rsidDel="00274BFB">
          <w:rPr>
            <w:rFonts w:cs="Arial"/>
          </w:rPr>
          <w:delText xml:space="preserve"> Rigorous testing ensured stability during peak usage.</w:delText>
        </w:r>
      </w:del>
    </w:p>
    <w:p w14:paraId="474B5DCF" w14:textId="36995943" w:rsidR="00771CA6" w:rsidRPr="00CC20FC" w:rsidDel="00274BFB" w:rsidRDefault="00771CA6">
      <w:pPr>
        <w:pStyle w:val="ListParagraph"/>
        <w:spacing w:after="0" w:line="276" w:lineRule="auto"/>
        <w:jc w:val="both"/>
        <w:rPr>
          <w:del w:id="7059" w:author="Rachel Shipsey" w:date="2025-06-08T12:56:00Z"/>
          <w:rFonts w:cs="Arial"/>
        </w:rPr>
        <w:pPrChange w:id="7060" w:author="Rachel Shipsey" w:date="2025-06-23T15:41:00Z">
          <w:pPr>
            <w:pStyle w:val="ListParagraph"/>
            <w:numPr>
              <w:numId w:val="200"/>
            </w:numPr>
            <w:spacing w:after="240" w:line="240" w:lineRule="auto"/>
            <w:ind w:right="-46" w:hanging="360"/>
            <w:jc w:val="both"/>
          </w:pPr>
        </w:pPrChange>
      </w:pPr>
      <w:del w:id="7061" w:author="Rachel Shipsey" w:date="2025-06-08T12:56:00Z">
        <w:r w:rsidRPr="00CC20FC" w:rsidDel="00274BFB">
          <w:rPr>
            <w:rFonts w:cs="Arial"/>
            <w:b/>
            <w:bCs/>
          </w:rPr>
          <w:delText>User Support:</w:delText>
        </w:r>
        <w:r w:rsidRPr="00CC20FC" w:rsidDel="00274BFB">
          <w:rPr>
            <w:rFonts w:cs="Arial"/>
          </w:rPr>
          <w:delText xml:space="preserve"> FAQs, help desks, and internet café technicians assisted users with low digital literacy</w:delText>
        </w:r>
        <w:r w:rsidR="00357960" w:rsidRPr="00CC20FC" w:rsidDel="00274BFB">
          <w:rPr>
            <w:rFonts w:cs="Arial"/>
          </w:rPr>
          <w:delText>.</w:delText>
        </w:r>
      </w:del>
    </w:p>
    <w:p w14:paraId="551BE296" w14:textId="26CA42B0" w:rsidR="00357960" w:rsidRPr="00CC20FC" w:rsidDel="00274BFB" w:rsidRDefault="00357960">
      <w:pPr>
        <w:pStyle w:val="ListParagraph"/>
        <w:spacing w:after="0" w:line="276" w:lineRule="auto"/>
        <w:jc w:val="both"/>
        <w:rPr>
          <w:del w:id="7062" w:author="Rachel Shipsey" w:date="2025-06-08T12:56:00Z"/>
          <w:rFonts w:cs="Arial"/>
        </w:rPr>
        <w:pPrChange w:id="7063" w:author="Rachel Shipsey" w:date="2025-06-23T15:41:00Z">
          <w:pPr>
            <w:pStyle w:val="ListParagraph"/>
            <w:numPr>
              <w:numId w:val="200"/>
            </w:numPr>
            <w:spacing w:after="240" w:line="240" w:lineRule="auto"/>
            <w:ind w:right="-46" w:hanging="360"/>
            <w:jc w:val="both"/>
          </w:pPr>
        </w:pPrChange>
      </w:pPr>
      <w:del w:id="7064" w:author="Rachel Shipsey" w:date="2025-06-08T12:56:00Z">
        <w:r w:rsidRPr="00CC20FC" w:rsidDel="00274BFB">
          <w:rPr>
            <w:rFonts w:cs="Arial"/>
            <w:b/>
            <w:bCs/>
          </w:rPr>
          <w:delText>Monitoring and Analytics:</w:delText>
        </w:r>
        <w:r w:rsidRPr="00CC20FC" w:rsidDel="00274BFB">
          <w:rPr>
            <w:rFonts w:cs="Arial"/>
          </w:rPr>
          <w:delText xml:space="preserve"> Real-time dashboards enabled administrators to track progress and address issues promptly.</w:delText>
        </w:r>
      </w:del>
    </w:p>
    <w:p w14:paraId="4AED53E3" w14:textId="1946289C" w:rsidR="00357960" w:rsidRPr="00CC20FC" w:rsidDel="00274BFB" w:rsidRDefault="00357960">
      <w:pPr>
        <w:pStyle w:val="ListParagraph"/>
        <w:spacing w:after="0" w:line="276" w:lineRule="auto"/>
        <w:jc w:val="both"/>
        <w:rPr>
          <w:del w:id="7065" w:author="Rachel Shipsey" w:date="2025-06-08T12:56:00Z"/>
          <w:rFonts w:cs="Arial"/>
        </w:rPr>
        <w:pPrChange w:id="7066" w:author="Rachel Shipsey" w:date="2025-06-23T15:41:00Z">
          <w:pPr>
            <w:pStyle w:val="ListParagraph"/>
            <w:numPr>
              <w:numId w:val="200"/>
            </w:numPr>
            <w:spacing w:after="240" w:line="240" w:lineRule="auto"/>
            <w:ind w:right="-46" w:hanging="360"/>
            <w:jc w:val="both"/>
          </w:pPr>
        </w:pPrChange>
      </w:pPr>
      <w:del w:id="7067" w:author="Rachel Shipsey" w:date="2025-06-08T12:56:00Z">
        <w:r w:rsidRPr="00CC20FC" w:rsidDel="00274BFB">
          <w:rPr>
            <w:rFonts w:cs="Arial"/>
            <w:b/>
            <w:bCs/>
          </w:rPr>
          <w:delText>Fair</w:delText>
        </w:r>
        <w:r w:rsidR="00D87CD3" w:rsidRPr="00CC20FC" w:rsidDel="00274BFB">
          <w:rPr>
            <w:rFonts w:cs="Arial"/>
            <w:b/>
            <w:bCs/>
          </w:rPr>
          <w:delText xml:space="preserve"> Selection Criteria:</w:delText>
        </w:r>
        <w:r w:rsidR="00D87CD3" w:rsidRPr="00CC20FC" w:rsidDel="00274BFB">
          <w:rPr>
            <w:rFonts w:cs="Arial"/>
          </w:rPr>
          <w:delText xml:space="preserve"> Automated shortlisting based on qualifications ensured merit-based recruitment.</w:delText>
        </w:r>
      </w:del>
    </w:p>
    <w:p w14:paraId="39A3052A" w14:textId="50565684" w:rsidR="00D87CD3" w:rsidRPr="00CC20FC" w:rsidDel="00274BFB" w:rsidRDefault="00D87CD3">
      <w:pPr>
        <w:pStyle w:val="ListParagraph"/>
        <w:spacing w:after="0" w:line="276" w:lineRule="auto"/>
        <w:jc w:val="both"/>
        <w:rPr>
          <w:del w:id="7068" w:author="Rachel Shipsey" w:date="2025-06-08T12:56:00Z"/>
          <w:rFonts w:cs="Arial"/>
        </w:rPr>
        <w:pPrChange w:id="7069" w:author="Rachel Shipsey" w:date="2025-06-23T15:41:00Z">
          <w:pPr>
            <w:spacing w:after="240" w:line="240" w:lineRule="auto"/>
            <w:ind w:right="-46"/>
            <w:jc w:val="both"/>
          </w:pPr>
        </w:pPrChange>
      </w:pPr>
      <w:del w:id="7070" w:author="Rachel Shipsey" w:date="2025-06-08T12:56:00Z">
        <w:r w:rsidRPr="00CC20FC" w:rsidDel="00274BFB">
          <w:rPr>
            <w:rFonts w:cs="Arial"/>
          </w:rPr>
          <w:delText>These safeguards ensured that the digital recruitment process did not compromise the accuracy, security or reliability of the cen</w:delText>
        </w:r>
        <w:r w:rsidR="006D16CD" w:rsidRPr="00CC20FC" w:rsidDel="00274BFB">
          <w:rPr>
            <w:rFonts w:cs="Arial"/>
          </w:rPr>
          <w:delText>sus data.</w:delText>
        </w:r>
      </w:del>
    </w:p>
    <w:p w14:paraId="671E4850" w14:textId="389502FA" w:rsidR="00970C87" w:rsidRPr="00CC20FC" w:rsidDel="00274BFB" w:rsidRDefault="00DF461C">
      <w:pPr>
        <w:pStyle w:val="ListParagraph"/>
        <w:spacing w:after="0" w:line="276" w:lineRule="auto"/>
        <w:jc w:val="both"/>
        <w:rPr>
          <w:del w:id="7071" w:author="Rachel Shipsey" w:date="2025-06-08T12:56:00Z"/>
        </w:rPr>
        <w:pPrChange w:id="7072" w:author="Rachel Shipsey" w:date="2025-06-23T15:41:00Z">
          <w:pPr>
            <w:spacing w:after="240" w:line="240" w:lineRule="auto"/>
            <w:ind w:right="-46"/>
            <w:jc w:val="both"/>
          </w:pPr>
        </w:pPrChange>
      </w:pPr>
      <w:del w:id="7073" w:author="Rachel Shipsey" w:date="2025-06-03T19:20:00Z">
        <w:r w:rsidDel="00D90253">
          <w:delText xml:space="preserve">7.2.2 </w:delText>
        </w:r>
      </w:del>
      <w:del w:id="7074" w:author="Rachel Shipsey" w:date="2025-06-08T12:56:00Z">
        <w:r w:rsidR="00970C87" w:rsidRPr="00CC20FC" w:rsidDel="00274BFB">
          <w:delText xml:space="preserve">Namibia </w:delText>
        </w:r>
      </w:del>
    </w:p>
    <w:p w14:paraId="0FC91AA1" w14:textId="77777777" w:rsidR="00970C87" w:rsidRPr="00CC20FC" w:rsidDel="00274BFB" w:rsidRDefault="00970C87">
      <w:pPr>
        <w:pStyle w:val="ListParagraph"/>
        <w:spacing w:after="0" w:line="276" w:lineRule="auto"/>
        <w:jc w:val="both"/>
        <w:rPr>
          <w:del w:id="7075" w:author="Rachel Shipsey" w:date="2025-06-08T12:56:00Z"/>
        </w:rPr>
        <w:pPrChange w:id="7076" w:author="Rachel Shipsey" w:date="2025-06-23T15:41:00Z">
          <w:pPr>
            <w:spacing w:after="240" w:line="240" w:lineRule="auto"/>
            <w:ind w:right="-46"/>
            <w:jc w:val="both"/>
          </w:pPr>
        </w:pPrChange>
      </w:pPr>
      <w:del w:id="7077" w:author="Rachel Shipsey" w:date="2025-06-08T12:56:00Z">
        <w:r w:rsidRPr="00CC20FC" w:rsidDel="00274BFB">
          <w:delText xml:space="preserve">Namibia used an e-recruitment system during implementation of pilot and main census enumeration. The NSO recruited enumerators, team supervisors and IT field technicians as per the planned field structure. The recruitment for the census pilot was mainly at constituency level and the most preferred people were those who live in the selected EAs and all the temporary census pilot positions were advertised externally i.e. on the NSA website, the Ministry of Labour, Industrial Relations and Employment Creation’s website, in the local newspapers, on the Radio and on the noticeboards of the following places:  NSA Regional office, Regional council office, the Clinics, Schools, Police stations, Malls or Shopping centers. Any person interested in applying for the various positions was encouraged to apply online via the Ministry of Labour, Industrial Relations, and Employment Creation’s website. </w:delText>
        </w:r>
      </w:del>
    </w:p>
    <w:p w14:paraId="310F45BE" w14:textId="77777777" w:rsidR="00970C87" w:rsidRPr="00CC20FC" w:rsidDel="00274BFB" w:rsidRDefault="00970C87">
      <w:pPr>
        <w:pStyle w:val="ListParagraph"/>
        <w:spacing w:after="0" w:line="276" w:lineRule="auto"/>
        <w:jc w:val="both"/>
        <w:rPr>
          <w:del w:id="7078" w:author="Rachel Shipsey" w:date="2025-06-08T12:56:00Z"/>
        </w:rPr>
        <w:pPrChange w:id="7079" w:author="Rachel Shipsey" w:date="2025-06-23T15:41:00Z">
          <w:pPr>
            <w:spacing w:after="240" w:line="240" w:lineRule="auto"/>
            <w:ind w:right="-46"/>
            <w:jc w:val="both"/>
          </w:pPr>
        </w:pPrChange>
      </w:pPr>
      <w:del w:id="7080" w:author="Rachel Shipsey" w:date="2025-06-08T12:56:00Z">
        <w:r w:rsidRPr="00CC20FC" w:rsidDel="00274BFB">
          <w:delText>One of the recruitment criteria was that applicants should have completed grade 12, which was a challenge for areas with low literacy rates. In addition, the following information of each applicant was considered as criteria for selection, namely educational qualifications, driver’s license, language proficiency, basic IT literacy and previous survey experience. Candidates were deployed within the same constituency of residence, because such people are already familiar with the people, places, and customs in their respective communities.</w:delText>
        </w:r>
      </w:del>
    </w:p>
    <w:p w14:paraId="31F346CB" w14:textId="77777777" w:rsidR="00970C87" w:rsidRPr="00CC20FC" w:rsidDel="00274BFB" w:rsidRDefault="00970C87">
      <w:pPr>
        <w:pStyle w:val="ListParagraph"/>
        <w:spacing w:after="0" w:line="276" w:lineRule="auto"/>
        <w:jc w:val="both"/>
        <w:rPr>
          <w:del w:id="7081" w:author="Rachel Shipsey" w:date="2025-06-08T12:56:00Z"/>
        </w:rPr>
        <w:pPrChange w:id="7082" w:author="Rachel Shipsey" w:date="2025-06-23T15:41:00Z">
          <w:pPr>
            <w:pBdr>
              <w:top w:val="dashDotStroked" w:sz="24" w:space="11" w:color="4472C4" w:themeColor="accent1"/>
            </w:pBdr>
            <w:spacing w:line="240" w:lineRule="auto"/>
            <w:jc w:val="both"/>
          </w:pPr>
        </w:pPrChange>
      </w:pPr>
      <w:del w:id="7083" w:author="Rachel Shipsey" w:date="2025-06-08T12:56:00Z">
        <w:r w:rsidRPr="00CC20FC" w:rsidDel="00274BFB">
          <w:delText xml:space="preserve">Due to COVID-19 regulations issued by the government when the census pilot was conducted, the training of enumerators was done in small groups with numbers of less than 30 per class. There were three levels of trainings conducted during the census pilot namely, </w:delText>
        </w:r>
      </w:del>
    </w:p>
    <w:p w14:paraId="5CEF9922" w14:textId="77777777" w:rsidR="00970C87" w:rsidRPr="00CC20FC" w:rsidDel="00274BFB" w:rsidRDefault="00970C87">
      <w:pPr>
        <w:pStyle w:val="ListParagraph"/>
        <w:spacing w:after="0" w:line="276" w:lineRule="auto"/>
        <w:jc w:val="both"/>
        <w:rPr>
          <w:del w:id="7084" w:author="Rachel Shipsey" w:date="2025-06-08T12:56:00Z"/>
        </w:rPr>
        <w:pPrChange w:id="7085" w:author="Rachel Shipsey" w:date="2025-06-23T15:41:00Z">
          <w:pPr>
            <w:pStyle w:val="ListParagraph"/>
            <w:numPr>
              <w:numId w:val="48"/>
            </w:numPr>
            <w:spacing w:line="240" w:lineRule="auto"/>
            <w:ind w:hanging="360"/>
            <w:jc w:val="both"/>
          </w:pPr>
        </w:pPrChange>
      </w:pPr>
      <w:del w:id="7086" w:author="Rachel Shipsey" w:date="2025-06-08T12:56:00Z">
        <w:r w:rsidRPr="00D90253" w:rsidDel="00274BFB">
          <w:rPr>
            <w:b/>
            <w:rPrChange w:id="7087" w:author="Rachel Shipsey" w:date="2025-06-03T19:21:00Z">
              <w:rPr/>
            </w:rPrChange>
          </w:rPr>
          <w:delText>Level 1</w:delText>
        </w:r>
        <w:r w:rsidRPr="00CC20FC" w:rsidDel="00274BFB">
          <w:delText>: The master training was attended by around 20 qualified subject matter staff from the field operations, sampling, demographers, data processing and IT for 10 days in Windhoek. This training was facilitated by Managers and Executives from the subject matter area which included the census manager.</w:delText>
        </w:r>
      </w:del>
    </w:p>
    <w:p w14:paraId="6ED2A0D0" w14:textId="7C401EEF" w:rsidR="00970C87" w:rsidRPr="00CC20FC" w:rsidDel="00274BFB" w:rsidRDefault="00970C87">
      <w:pPr>
        <w:pStyle w:val="ListParagraph"/>
        <w:spacing w:after="0" w:line="276" w:lineRule="auto"/>
        <w:jc w:val="both"/>
        <w:rPr>
          <w:del w:id="7088" w:author="Rachel Shipsey" w:date="2025-06-08T12:56:00Z"/>
        </w:rPr>
        <w:pPrChange w:id="7089" w:author="Rachel Shipsey" w:date="2025-06-23T15:41:00Z">
          <w:pPr>
            <w:pStyle w:val="ListParagraph"/>
            <w:numPr>
              <w:numId w:val="48"/>
            </w:numPr>
            <w:spacing w:line="240" w:lineRule="auto"/>
            <w:ind w:hanging="360"/>
            <w:jc w:val="both"/>
          </w:pPr>
        </w:pPrChange>
      </w:pPr>
      <w:del w:id="7090" w:author="Rachel Shipsey" w:date="2025-06-03T19:21:00Z">
        <w:r w:rsidRPr="00D90253" w:rsidDel="00D90253">
          <w:rPr>
            <w:b/>
            <w:rPrChange w:id="7091" w:author="Rachel Shipsey" w:date="2025-06-03T19:22:00Z">
              <w:rPr/>
            </w:rPrChange>
          </w:rPr>
          <w:delText xml:space="preserve"> </w:delText>
        </w:r>
      </w:del>
      <w:del w:id="7092" w:author="Rachel Shipsey" w:date="2025-06-08T12:56:00Z">
        <w:r w:rsidRPr="00D90253" w:rsidDel="00274BFB">
          <w:rPr>
            <w:b/>
            <w:rPrChange w:id="7093" w:author="Rachel Shipsey" w:date="2025-06-03T19:22:00Z">
              <w:rPr/>
            </w:rPrChange>
          </w:rPr>
          <w:delText>Level 2</w:delText>
        </w:r>
        <w:r w:rsidRPr="00CC20FC" w:rsidDel="00274BFB">
          <w:delText xml:space="preserve">: The Training of Trainers (ToT) was attended by around 50 qualified subject matter Statisticians, Assistant Statisticians, regional Statisticians including the IT field technical staff for a duration of 10 days (about 1 and a half weeks) in the capital city- Windhoek. This training was facilitated by all the staff that attended the master training. </w:delText>
        </w:r>
      </w:del>
    </w:p>
    <w:p w14:paraId="2170483F" w14:textId="77777777" w:rsidR="00970C87" w:rsidRPr="00CC20FC" w:rsidDel="00274BFB" w:rsidRDefault="00970C87">
      <w:pPr>
        <w:pStyle w:val="ListParagraph"/>
        <w:spacing w:after="0" w:line="276" w:lineRule="auto"/>
        <w:jc w:val="both"/>
        <w:rPr>
          <w:del w:id="7094" w:author="Rachel Shipsey" w:date="2025-06-08T12:56:00Z"/>
        </w:rPr>
        <w:pPrChange w:id="7095" w:author="Rachel Shipsey" w:date="2025-06-23T15:41:00Z">
          <w:pPr>
            <w:pStyle w:val="ListParagraph"/>
            <w:numPr>
              <w:numId w:val="48"/>
            </w:numPr>
            <w:pBdr>
              <w:bottom w:val="dashDotStroked" w:sz="24" w:space="1" w:color="4472C4" w:themeColor="accent1"/>
            </w:pBdr>
            <w:spacing w:line="240" w:lineRule="auto"/>
            <w:ind w:hanging="360"/>
            <w:jc w:val="both"/>
          </w:pPr>
        </w:pPrChange>
      </w:pPr>
      <w:del w:id="7096" w:author="Rachel Shipsey" w:date="2025-06-08T12:56:00Z">
        <w:r w:rsidRPr="00D90253" w:rsidDel="00274BFB">
          <w:rPr>
            <w:b/>
            <w:rPrChange w:id="7097" w:author="Rachel Shipsey" w:date="2025-06-03T19:22:00Z">
              <w:rPr/>
            </w:rPrChange>
          </w:rPr>
          <w:delText>Level 3</w:delText>
        </w:r>
        <w:r w:rsidRPr="00CC20FC" w:rsidDel="00274BFB">
          <w:delText>: The main training for all field staff was conducted at regional level. The highest number of trainees per classroom was 26 and the lowest was 12 and it proved to be well manageable. A total of 191 trainees were trained across the 14 regions and this level of training was facilitated by all the staff that attended the ToT for a duration of 10 days .</w:delText>
        </w:r>
      </w:del>
    </w:p>
    <w:p w14:paraId="6B9055F3" w14:textId="77777777" w:rsidR="00970C87" w:rsidRPr="00CC20FC" w:rsidDel="00274BFB" w:rsidRDefault="00970C87">
      <w:pPr>
        <w:pStyle w:val="ListParagraph"/>
        <w:spacing w:after="0" w:line="276" w:lineRule="auto"/>
        <w:jc w:val="both"/>
        <w:rPr>
          <w:del w:id="7098" w:author="Rachel Shipsey" w:date="2025-06-08T12:56:00Z"/>
        </w:rPr>
        <w:pPrChange w:id="7099" w:author="Rachel Shipsey" w:date="2025-06-23T15:41:00Z">
          <w:pPr>
            <w:pBdr>
              <w:bottom w:val="dashDotStroked" w:sz="24" w:space="1" w:color="4472C4" w:themeColor="accent1"/>
            </w:pBdr>
            <w:spacing w:line="240" w:lineRule="auto"/>
            <w:ind w:left="360"/>
            <w:jc w:val="both"/>
          </w:pPr>
        </w:pPrChange>
      </w:pPr>
      <w:del w:id="7100" w:author="Rachel Shipsey" w:date="2025-06-08T12:56:00Z">
        <w:r w:rsidRPr="00CC20FC" w:rsidDel="00274BFB">
          <w:delText xml:space="preserve">Level 1 and 2 trainings were conducted back-to-back with no break in between, after level 2 was done a one-week break was taken for preparations and deployment for the main training. Daily training review sessions were conducted to discuss any unresolved issues during training to improve training quality. </w:delText>
        </w:r>
      </w:del>
    </w:p>
    <w:p w14:paraId="1B3E4CE8" w14:textId="77777777" w:rsidR="00970C87" w:rsidRPr="00CC20FC" w:rsidDel="00274BFB" w:rsidRDefault="00970C87">
      <w:pPr>
        <w:pStyle w:val="ListParagraph"/>
        <w:spacing w:after="0" w:line="276" w:lineRule="auto"/>
        <w:jc w:val="both"/>
        <w:rPr>
          <w:del w:id="7101" w:author="Rachel Shipsey" w:date="2025-06-08T12:56:00Z"/>
        </w:rPr>
        <w:pPrChange w:id="7102" w:author="Rachel Shipsey" w:date="2025-06-23T15:41:00Z">
          <w:pPr>
            <w:pBdr>
              <w:top w:val="single" w:sz="4" w:space="1" w:color="auto"/>
              <w:left w:val="single" w:sz="4" w:space="4" w:color="auto"/>
              <w:bottom w:val="single" w:sz="4" w:space="1" w:color="auto"/>
              <w:right w:val="single" w:sz="4" w:space="4" w:color="auto"/>
            </w:pBdr>
            <w:spacing w:after="240" w:line="240" w:lineRule="auto"/>
            <w:ind w:right="-46"/>
            <w:jc w:val="both"/>
          </w:pPr>
        </w:pPrChange>
      </w:pPr>
    </w:p>
    <w:p w14:paraId="40191D0C" w14:textId="24E2C9C5" w:rsidR="00970C87" w:rsidRPr="00CC20FC" w:rsidDel="00274BFB" w:rsidRDefault="00DF461C">
      <w:pPr>
        <w:pStyle w:val="ListParagraph"/>
        <w:spacing w:after="0" w:line="276" w:lineRule="auto"/>
        <w:jc w:val="both"/>
        <w:rPr>
          <w:del w:id="7103" w:author="Rachel Shipsey" w:date="2025-06-08T12:56:00Z"/>
        </w:rPr>
        <w:pPrChange w:id="7104" w:author="Rachel Shipsey" w:date="2025-06-23T15:41:00Z">
          <w:pPr>
            <w:spacing w:after="0" w:line="240" w:lineRule="auto"/>
            <w:jc w:val="both"/>
          </w:pPr>
        </w:pPrChange>
      </w:pPr>
      <w:del w:id="7105" w:author="Rachel Shipsey" w:date="2025-06-03T19:20:00Z">
        <w:r w:rsidDel="00D90253">
          <w:delText xml:space="preserve">7.2.3 </w:delText>
        </w:r>
      </w:del>
      <w:del w:id="7106" w:author="Rachel Shipsey" w:date="2025-06-08T12:56:00Z">
        <w:r w:rsidR="00970C87" w:rsidRPr="00CC20FC" w:rsidDel="00274BFB">
          <w:delText>Kenya</w:delText>
        </w:r>
      </w:del>
    </w:p>
    <w:p w14:paraId="1E7C3B1D" w14:textId="77777777" w:rsidR="00970C87" w:rsidRPr="00CC20FC" w:rsidDel="00274BFB" w:rsidRDefault="00970C87">
      <w:pPr>
        <w:pStyle w:val="ListParagraph"/>
        <w:spacing w:after="0" w:line="276" w:lineRule="auto"/>
        <w:jc w:val="both"/>
        <w:rPr>
          <w:del w:id="7107" w:author="Rachel Shipsey" w:date="2025-06-08T12:56:00Z"/>
        </w:rPr>
        <w:pPrChange w:id="7108" w:author="Rachel Shipsey" w:date="2025-06-23T15:41:00Z">
          <w:pPr>
            <w:pBdr>
              <w:top w:val="single" w:sz="4" w:space="1" w:color="auto"/>
              <w:left w:val="single" w:sz="4" w:space="4" w:color="auto"/>
              <w:bottom w:val="single" w:sz="4" w:space="1" w:color="auto"/>
              <w:right w:val="single" w:sz="4" w:space="4" w:color="auto"/>
            </w:pBdr>
            <w:spacing w:after="240" w:line="240" w:lineRule="auto"/>
            <w:ind w:right="-46"/>
            <w:jc w:val="both"/>
          </w:pPr>
        </w:pPrChange>
      </w:pPr>
      <w:del w:id="7109" w:author="Rachel Shipsey" w:date="2025-06-08T12:56:00Z">
        <w:r w:rsidRPr="00CC20FC" w:rsidDel="00274BFB">
          <w:delText>Kenya used a manual recruitment process, and a recruitment guideline was prepared to guide through the entire process. Prior to census enumeration, a job advertisement for enumerators, content supervisors and ICT Supervisors was published in the MyGov newspaper supplement of 11</w:delText>
        </w:r>
        <w:r w:rsidRPr="00CC20FC" w:rsidDel="00274BFB">
          <w:rPr>
            <w:vertAlign w:val="superscript"/>
          </w:rPr>
          <w:delText>th</w:delText>
        </w:r>
        <w:r w:rsidRPr="00CC20FC" w:rsidDel="00274BFB">
          <w:delText xml:space="preserve"> June 2019 contained in all daily newspapers. The recruitment aimed to achieve a ratio of enumerators to content supervisors at five and of ICT supervisors at 50. </w:delText>
        </w:r>
      </w:del>
    </w:p>
    <w:p w14:paraId="1EF494A4" w14:textId="77777777" w:rsidR="00970C87" w:rsidRPr="00CC20FC" w:rsidDel="00274BFB" w:rsidRDefault="00970C87">
      <w:pPr>
        <w:pStyle w:val="ListParagraph"/>
        <w:spacing w:after="0" w:line="276" w:lineRule="auto"/>
        <w:jc w:val="both"/>
        <w:rPr>
          <w:del w:id="7110" w:author="Rachel Shipsey" w:date="2025-06-08T12:56:00Z"/>
        </w:rPr>
        <w:pPrChange w:id="7111" w:author="Rachel Shipsey" w:date="2025-06-23T15:41:00Z">
          <w:pPr>
            <w:pBdr>
              <w:top w:val="single" w:sz="4" w:space="1" w:color="auto"/>
              <w:left w:val="single" w:sz="4" w:space="4" w:color="auto"/>
              <w:bottom w:val="single" w:sz="4" w:space="1" w:color="auto"/>
              <w:right w:val="single" w:sz="4" w:space="4" w:color="auto"/>
            </w:pBdr>
            <w:spacing w:after="240" w:line="240" w:lineRule="auto"/>
            <w:ind w:right="-46"/>
            <w:jc w:val="both"/>
          </w:pPr>
        </w:pPrChange>
      </w:pPr>
      <w:del w:id="7112" w:author="Rachel Shipsey" w:date="2025-06-08T12:56:00Z">
        <w:r w:rsidRPr="00CC20FC" w:rsidDel="00274BFB">
          <w:delText xml:space="preserve">The recruitment processes were carried out in the counties by the County Census Committees. The County Statistical Officers received applications for ICT Supervisors while Content Supervisors and Enumerators submitted their applications to the Chief’s Office and Assistant Chief’s office, respectively. After receiving the applications, the County Census recruitment committee used the qualifications as they were in the advert to shortlist. The number to be shortlisted was guided by the number of applicants and the positions to be filled. The committee ranked those who qualified based on the strength of their qualifications and the roles to be undertaken and the one third gender rule as required by law. At the point of application, details of the applicants were summarized using a standard form that was provided. The summary details included: Name of the applicant, Identification Number, Mobile Phone Number, Age, Sex, Disability Status, Ethnicity, Sub- County of Residence, Kenya Certificate of Secondary Grade, and Highest level of Education completed. The filled forms were submitted to the County Census Committees. </w:delText>
        </w:r>
      </w:del>
    </w:p>
    <w:p w14:paraId="27F70789" w14:textId="77777777" w:rsidR="00970C87" w:rsidRPr="00CC20FC" w:rsidDel="00274BFB" w:rsidRDefault="00970C87">
      <w:pPr>
        <w:pStyle w:val="ListParagraph"/>
        <w:spacing w:after="0" w:line="276" w:lineRule="auto"/>
        <w:jc w:val="both"/>
        <w:rPr>
          <w:del w:id="7113" w:author="Rachel Shipsey" w:date="2025-06-08T12:56:00Z"/>
        </w:rPr>
        <w:pPrChange w:id="7114" w:author="Rachel Shipsey" w:date="2025-06-23T15:41:00Z">
          <w:pPr>
            <w:pBdr>
              <w:top w:val="single" w:sz="4" w:space="1" w:color="auto"/>
              <w:left w:val="single" w:sz="4" w:space="4" w:color="auto"/>
              <w:bottom w:val="single" w:sz="4" w:space="1" w:color="auto"/>
              <w:right w:val="single" w:sz="4" w:space="4" w:color="auto"/>
            </w:pBdr>
            <w:spacing w:after="240" w:line="240" w:lineRule="auto"/>
            <w:ind w:right="-46"/>
            <w:jc w:val="both"/>
          </w:pPr>
        </w:pPrChange>
      </w:pPr>
      <w:del w:id="7115" w:author="Rachel Shipsey" w:date="2025-06-08T12:56:00Z">
        <w:r w:rsidRPr="00CC20FC" w:rsidDel="00274BFB">
          <w:delText>To ensure uniformity in the recruitment, standard interview tests were developed and shared electronically with the County Census Committees in a password-protected document for integrity. The County Census Committee submitted the list of applicants shortlisted and selected candidates to the Director General for approval. The successful candidates were notified through public noticeboards, phone calls and text messages.</w:delText>
        </w:r>
      </w:del>
    </w:p>
    <w:p w14:paraId="4AE8CFD6" w14:textId="77777777" w:rsidR="00970C87" w:rsidRPr="00CC20FC" w:rsidDel="00274BFB" w:rsidRDefault="00970C87">
      <w:pPr>
        <w:pStyle w:val="ListParagraph"/>
        <w:spacing w:after="0" w:line="276" w:lineRule="auto"/>
        <w:jc w:val="both"/>
        <w:rPr>
          <w:del w:id="7116" w:author="Rachel Shipsey" w:date="2025-06-08T12:56:00Z"/>
          <w:rFonts w:eastAsia="Arial"/>
        </w:rPr>
        <w:pPrChange w:id="711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pacing w:line="240" w:lineRule="auto"/>
            <w:jc w:val="both"/>
          </w:pPr>
        </w:pPrChange>
      </w:pPr>
      <w:del w:id="7118" w:author="Rachel Shipsey" w:date="2025-06-08T12:56:00Z">
        <w:r w:rsidRPr="00CC20FC" w:rsidDel="00274BFB">
          <w:rPr>
            <w:rFonts w:eastAsia="Arial"/>
          </w:rPr>
          <w:delText xml:space="preserve">The training for the census enumeration personnel was implemented in a cascaded manner. The first training level was the Training of Trainers involving 500 participants in a central place. Thereafter, the Trainers trained the ICT supervisors at regional level. The ICT Supervisors then trained the Content Supervisors for 7 days. The trained census personnel were then deployed in their respective enumeration areas. </w:delText>
        </w:r>
      </w:del>
    </w:p>
    <w:p w14:paraId="607A2001" w14:textId="77777777" w:rsidR="00970C87" w:rsidRPr="00CC20FC" w:rsidDel="00274BFB" w:rsidRDefault="00970C87">
      <w:pPr>
        <w:pStyle w:val="ListParagraph"/>
        <w:spacing w:after="0" w:line="276" w:lineRule="auto"/>
        <w:jc w:val="both"/>
        <w:rPr>
          <w:del w:id="7119" w:author="Rachel Shipsey" w:date="2025-06-08T12:56:00Z"/>
        </w:rPr>
        <w:pPrChange w:id="7120"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pacing w:line="240" w:lineRule="auto"/>
            <w:jc w:val="both"/>
          </w:pPr>
        </w:pPrChange>
      </w:pPr>
      <w:del w:id="7121" w:author="Rachel Shipsey" w:date="2025-06-08T12:56:00Z">
        <w:r w:rsidRPr="00CC20FC" w:rsidDel="00274BFB">
          <w:delText>Training of enumerators was conducted on a non-residential basis in schools and churches for most of the regions except arid and semi-arid areas in which they were residential. In the non-residential training venues, payments were made to cater for meals and stationery. Training of trainers and supervisors (ICT and Content supervisors) was non-residential. Training of Trainers was held from 15</w:delText>
        </w:r>
        <w:r w:rsidRPr="00CC20FC" w:rsidDel="00274BFB">
          <w:rPr>
            <w:vertAlign w:val="superscript"/>
          </w:rPr>
          <w:delText>th</w:delText>
        </w:r>
        <w:r w:rsidRPr="00CC20FC" w:rsidDel="00274BFB">
          <w:delText xml:space="preserve"> to 22</w:delText>
        </w:r>
        <w:r w:rsidRPr="00CC20FC" w:rsidDel="00274BFB">
          <w:rPr>
            <w:vertAlign w:val="superscript"/>
          </w:rPr>
          <w:delText>nd</w:delText>
        </w:r>
        <w:r w:rsidRPr="00CC20FC" w:rsidDel="00274BFB">
          <w:delText xml:space="preserve"> July 2019, training of ICT supervisors was done from 25</w:delText>
        </w:r>
        <w:r w:rsidRPr="00CC20FC" w:rsidDel="00274BFB">
          <w:rPr>
            <w:vertAlign w:val="superscript"/>
          </w:rPr>
          <w:delText>th</w:delText>
        </w:r>
        <w:r w:rsidRPr="00CC20FC" w:rsidDel="00274BFB">
          <w:delText xml:space="preserve"> to 1</w:delText>
        </w:r>
        <w:r w:rsidRPr="00CC20FC" w:rsidDel="00274BFB">
          <w:rPr>
            <w:vertAlign w:val="superscript"/>
          </w:rPr>
          <w:delText>st</w:delText>
        </w:r>
        <w:r w:rsidRPr="00CC20FC" w:rsidDel="00274BFB">
          <w:delText xml:space="preserve"> August 2019 while training of content supervisors and enumerators were conducted from 4</w:delText>
        </w:r>
        <w:r w:rsidRPr="00CC20FC" w:rsidDel="00274BFB">
          <w:rPr>
            <w:vertAlign w:val="superscript"/>
          </w:rPr>
          <w:delText>th</w:delText>
        </w:r>
        <w:r w:rsidRPr="00CC20FC" w:rsidDel="00274BFB">
          <w:delText xml:space="preserve"> to 11</w:delText>
        </w:r>
        <w:r w:rsidRPr="00CC20FC" w:rsidDel="00274BFB">
          <w:rPr>
            <w:vertAlign w:val="superscript"/>
          </w:rPr>
          <w:delText>th</w:delText>
        </w:r>
        <w:r w:rsidRPr="00CC20FC" w:rsidDel="00274BFB">
          <w:delText xml:space="preserve"> August and 14</w:delText>
        </w:r>
        <w:r w:rsidRPr="00CC20FC" w:rsidDel="00274BFB">
          <w:rPr>
            <w:vertAlign w:val="superscript"/>
          </w:rPr>
          <w:delText>th</w:delText>
        </w:r>
        <w:r w:rsidRPr="00CC20FC" w:rsidDel="00274BFB">
          <w:delText xml:space="preserve"> to 20</w:delText>
        </w:r>
        <w:r w:rsidRPr="00CC20FC" w:rsidDel="00274BFB">
          <w:rPr>
            <w:vertAlign w:val="superscript"/>
          </w:rPr>
          <w:delText>th</w:delText>
        </w:r>
        <w:r w:rsidRPr="00CC20FC" w:rsidDel="00274BFB">
          <w:delText xml:space="preserve"> August 2019 respectively. </w:delText>
        </w:r>
      </w:del>
    </w:p>
    <w:p w14:paraId="482AA958" w14:textId="77777777" w:rsidR="00970C87" w:rsidRPr="00CC20FC" w:rsidDel="00274BFB" w:rsidRDefault="00970C87">
      <w:pPr>
        <w:pStyle w:val="ListParagraph"/>
        <w:spacing w:after="0" w:line="276" w:lineRule="auto"/>
        <w:jc w:val="both"/>
        <w:rPr>
          <w:del w:id="7122" w:author="Rachel Shipsey" w:date="2025-06-08T12:56:00Z"/>
          <w:rFonts w:cs="Arial"/>
          <w:sz w:val="20"/>
          <w:szCs w:val="20"/>
        </w:rPr>
        <w:pPrChange w:id="7123" w:author="Rachel Shipsey" w:date="2025-06-23T15:41:00Z">
          <w:pPr>
            <w:pBdr>
              <w:top w:val="single" w:sz="4" w:space="1" w:color="auto"/>
              <w:left w:val="single" w:sz="4" w:space="4" w:color="auto"/>
              <w:bottom w:val="single" w:sz="4" w:space="1" w:color="auto"/>
              <w:right w:val="single" w:sz="4" w:space="4" w:color="auto"/>
            </w:pBdr>
            <w:spacing w:after="240" w:line="240" w:lineRule="auto"/>
            <w:ind w:right="-46"/>
            <w:jc w:val="both"/>
          </w:pPr>
        </w:pPrChange>
      </w:pPr>
    </w:p>
    <w:p w14:paraId="27AF6CC9" w14:textId="15CCE3D7" w:rsidR="00970C87" w:rsidRPr="00CC20FC" w:rsidDel="00274BFB" w:rsidRDefault="00DF461C">
      <w:pPr>
        <w:pStyle w:val="ListParagraph"/>
        <w:spacing w:after="0" w:line="276" w:lineRule="auto"/>
        <w:jc w:val="both"/>
        <w:rPr>
          <w:del w:id="7124" w:author="Rachel Shipsey" w:date="2025-06-08T12:56:00Z"/>
        </w:rPr>
        <w:pPrChange w:id="7125" w:author="Rachel Shipsey" w:date="2025-06-23T15:41:00Z">
          <w:pPr>
            <w:spacing w:line="240" w:lineRule="auto"/>
            <w:jc w:val="both"/>
          </w:pPr>
        </w:pPrChange>
      </w:pPr>
      <w:del w:id="7126" w:author="Rachel Shipsey" w:date="2025-06-03T19:20:00Z">
        <w:r w:rsidDel="00D90253">
          <w:delText xml:space="preserve">7.2.4 </w:delText>
        </w:r>
      </w:del>
      <w:del w:id="7127" w:author="Rachel Shipsey" w:date="2025-06-08T12:56:00Z">
        <w:r w:rsidR="00970C87" w:rsidRPr="00CC20FC" w:rsidDel="00274BFB">
          <w:delText>Botswana</w:delText>
        </w:r>
      </w:del>
    </w:p>
    <w:p w14:paraId="0FED305E" w14:textId="77777777" w:rsidR="00970C87" w:rsidRPr="00CC20FC" w:rsidDel="00274BFB" w:rsidRDefault="00970C87">
      <w:pPr>
        <w:pStyle w:val="ListParagraph"/>
        <w:spacing w:after="0" w:line="276" w:lineRule="auto"/>
        <w:jc w:val="both"/>
        <w:rPr>
          <w:del w:id="7128" w:author="Rachel Shipsey" w:date="2025-06-08T12:56:00Z"/>
        </w:rPr>
        <w:pPrChange w:id="7129" w:author="Rachel Shipsey" w:date="2025-06-23T15:41:00Z">
          <w:pPr>
            <w:pBdr>
              <w:top w:val="single" w:sz="4" w:space="1" w:color="auto"/>
              <w:left w:val="single" w:sz="4" w:space="4" w:color="auto"/>
              <w:bottom w:val="single" w:sz="4" w:space="1" w:color="auto"/>
              <w:right w:val="single" w:sz="4" w:space="4" w:color="auto"/>
            </w:pBdr>
            <w:spacing w:line="240" w:lineRule="auto"/>
            <w:jc w:val="both"/>
          </w:pPr>
        </w:pPrChange>
      </w:pPr>
      <w:del w:id="7130" w:author="Rachel Shipsey" w:date="2025-06-08T12:56:00Z">
        <w:r w:rsidRPr="00CC20FC" w:rsidDel="00274BFB">
          <w:delText xml:space="preserve">Botswana used e-recruitment for the 2022 PHC for enumerators and supervisor’s testing and selection. The recruitment aimed to achieve a ratio of enumerators to content supervisors at four. During the Pilot census, the assessment was done using google forms which required internet access for the whole period of writing up to submitting the test and instant receipt of test scores. </w:delText>
        </w:r>
      </w:del>
    </w:p>
    <w:p w14:paraId="1965355B" w14:textId="77777777" w:rsidR="00970C87" w:rsidRPr="00CC20FC" w:rsidDel="00274BFB" w:rsidRDefault="00970C87">
      <w:pPr>
        <w:pStyle w:val="ListParagraph"/>
        <w:spacing w:after="0" w:line="276" w:lineRule="auto"/>
        <w:jc w:val="both"/>
        <w:rPr>
          <w:del w:id="7131" w:author="Rachel Shipsey" w:date="2025-06-08T12:56:00Z"/>
        </w:rPr>
        <w:pPrChange w:id="7132" w:author="Rachel Shipsey" w:date="2025-06-23T15:41:00Z">
          <w:pPr>
            <w:pBdr>
              <w:top w:val="single" w:sz="4" w:space="1" w:color="auto"/>
              <w:left w:val="single" w:sz="4" w:space="4" w:color="auto"/>
              <w:bottom w:val="single" w:sz="4" w:space="1" w:color="auto"/>
              <w:right w:val="single" w:sz="4" w:space="4" w:color="auto"/>
            </w:pBdr>
            <w:spacing w:line="240" w:lineRule="auto"/>
            <w:jc w:val="both"/>
          </w:pPr>
        </w:pPrChange>
      </w:pPr>
      <w:del w:id="7133" w:author="Rachel Shipsey" w:date="2025-06-08T12:56:00Z">
        <w:r w:rsidRPr="00CC20FC" w:rsidDel="00274BFB">
          <w:delText>For the main census, a team of system developers reviewed the assessment tool and developed it in CSPro software. The assessment was accessed through a CAPI system that could work offline but needed internet connection for synchronizing/submitting the assessment also backed up on tablets. The assessment was password protected and only made available when allowed and ready to take the test. All applicants taking the assessment were registered in the system by using their national identity card numbers (Omang). For those who were not Omang, the development team had to register them to access the test.</w:delText>
        </w:r>
      </w:del>
    </w:p>
    <w:p w14:paraId="5ABCA82B" w14:textId="1355FAAC" w:rsidR="00970C87" w:rsidRPr="00CC20FC" w:rsidDel="00274BFB" w:rsidRDefault="00DF461C">
      <w:pPr>
        <w:pStyle w:val="ListParagraph"/>
        <w:spacing w:after="0" w:line="276" w:lineRule="auto"/>
        <w:jc w:val="both"/>
        <w:rPr>
          <w:del w:id="7134" w:author="Rachel Shipsey" w:date="2025-06-08T12:56:00Z"/>
        </w:rPr>
        <w:pPrChange w:id="7135" w:author="Rachel Shipsey" w:date="2025-06-23T15:41:00Z">
          <w:pPr>
            <w:spacing w:line="240" w:lineRule="auto"/>
            <w:jc w:val="both"/>
          </w:pPr>
        </w:pPrChange>
      </w:pPr>
      <w:del w:id="7136" w:author="Rachel Shipsey" w:date="2025-06-03T19:20:00Z">
        <w:r w:rsidDel="00D90253">
          <w:delText xml:space="preserve">7.2.5 </w:delText>
        </w:r>
      </w:del>
      <w:del w:id="7137" w:author="Rachel Shipsey" w:date="2025-06-08T12:56:00Z">
        <w:r w:rsidR="00970C87" w:rsidRPr="00CC20FC" w:rsidDel="00274BFB">
          <w:delText>Sierra Leone</w:delText>
        </w:r>
      </w:del>
    </w:p>
    <w:p w14:paraId="128C57BC" w14:textId="77777777" w:rsidR="00970C87" w:rsidRPr="00CC20FC" w:rsidDel="00274BFB" w:rsidRDefault="00970C87">
      <w:pPr>
        <w:pStyle w:val="ListParagraph"/>
        <w:spacing w:after="0" w:line="276" w:lineRule="auto"/>
        <w:jc w:val="both"/>
        <w:rPr>
          <w:del w:id="7138" w:author="Rachel Shipsey" w:date="2025-06-08T12:56:00Z"/>
        </w:rPr>
        <w:pPrChange w:id="7139" w:author="Rachel Shipsey" w:date="2025-06-23T15:41:00Z">
          <w:pPr/>
        </w:pPrChange>
      </w:pPr>
      <w:del w:id="7140" w:author="Rachel Shipsey" w:date="2025-06-08T12:56:00Z">
        <w:r w:rsidRPr="00CC20FC" w:rsidDel="00274BFB">
          <w:delText xml:space="preserve">The recruitment procedures adopted for 2021 MTPHC followed a similar pattern of the past censuses in Sierra Leone. The recruitment aimed to achieve a ratio of enumerators to content supervisors at five and for ICT supervisors at 3,375.  Job advertisements were put out over the media for the various categories of field staff needed for the cartography mapping, pilot census and the main census enumeration. Ability to handle an electronic instrument (phone, iPad, laptop, desktop etc.) was an advantage in the recruitment process for the Mid Term Census cartography and census. Shortlisted candidates were interviewed, the successful candidates went through training and examinations to guide the selection of field staff. Extra people were recruited to serve as a reserve in case of illness, bad performance or abandonment of positions. Contracts and picture IDs were provided to each successful participant at the end of training to aid field staff identification.  </w:delText>
        </w:r>
      </w:del>
    </w:p>
    <w:p w14:paraId="08A55F1A" w14:textId="69F4E4EA" w:rsidR="008309B8" w:rsidRPr="00CC20FC" w:rsidDel="00274BFB" w:rsidRDefault="00DF461C">
      <w:pPr>
        <w:pStyle w:val="ListParagraph"/>
        <w:spacing w:after="0" w:line="276" w:lineRule="auto"/>
        <w:jc w:val="both"/>
        <w:rPr>
          <w:del w:id="7141" w:author="Rachel Shipsey" w:date="2025-06-08T12:56:00Z"/>
          <w:rFonts w:ascii="Aptos" w:hAnsi="Aptos"/>
          <w:color w:val="242424"/>
        </w:rPr>
        <w:pPrChange w:id="7142" w:author="Rachel Shipsey" w:date="2025-06-23T15:41:00Z">
          <w:pPr>
            <w:pStyle w:val="xxmsonormal"/>
            <w:spacing w:before="0" w:beforeAutospacing="0" w:after="0" w:afterAutospacing="0" w:line="300" w:lineRule="atLeast"/>
          </w:pPr>
        </w:pPrChange>
      </w:pPr>
      <w:del w:id="7143" w:author="Rachel Shipsey" w:date="2025-06-03T19:21:00Z">
        <w:r w:rsidDel="00D90253">
          <w:rPr>
            <w:bdr w:val="none" w:sz="0" w:space="0" w:color="auto" w:frame="1"/>
          </w:rPr>
          <w:delText xml:space="preserve">7.2.6 </w:delText>
        </w:r>
      </w:del>
      <w:del w:id="7144" w:author="Rachel Shipsey" w:date="2025-06-08T12:56:00Z">
        <w:r w:rsidR="008309B8" w:rsidRPr="00CC20FC" w:rsidDel="00274BFB">
          <w:rPr>
            <w:bdr w:val="none" w:sz="0" w:space="0" w:color="auto" w:frame="1"/>
          </w:rPr>
          <w:delText>England and Wales</w:delText>
        </w:r>
      </w:del>
    </w:p>
    <w:p w14:paraId="4B3E2968" w14:textId="77777777" w:rsidR="008309B8" w:rsidRPr="00CC20FC" w:rsidDel="00274BFB" w:rsidRDefault="008309B8">
      <w:pPr>
        <w:pStyle w:val="ListParagraph"/>
        <w:spacing w:after="0" w:line="276" w:lineRule="auto"/>
        <w:jc w:val="both"/>
        <w:rPr>
          <w:del w:id="7145" w:author="Rachel Shipsey" w:date="2025-06-08T12:56:00Z"/>
          <w:rFonts w:ascii="Aptos" w:hAnsi="Aptos"/>
          <w:color w:val="242424"/>
        </w:rPr>
        <w:pPrChange w:id="7146" w:author="Rachel Shipsey" w:date="2025-06-23T15:41:00Z">
          <w:pPr>
            <w:pStyle w:val="xxmsonormal"/>
            <w:spacing w:before="0" w:beforeAutospacing="0" w:after="0" w:afterAutospacing="0" w:line="300" w:lineRule="atLeast"/>
          </w:pPr>
        </w:pPrChange>
      </w:pPr>
      <w:del w:id="7147" w:author="Rachel Shipsey" w:date="2025-06-08T12:56:00Z">
        <w:r w:rsidRPr="00CC20FC" w:rsidDel="00274BFB">
          <w:rPr>
            <w:rFonts w:cs="Arial"/>
            <w:color w:val="000000"/>
            <w:bdr w:val="none" w:sz="0" w:space="0" w:color="auto" w:frame="1"/>
          </w:rPr>
          <w:delText>In England and Wales, the census was conducted during the covid pandemic and face-to-face training was therefore not possible. A combination of digital e-learning modules and virtual classroom sessions (for managers only) were developed and delivered for training of Census Field Operations (CFO) staff. This training aimed to ensure that all field staff were adequately prepared to perform their roles effectively from day one of their employment.</w:delText>
        </w:r>
      </w:del>
    </w:p>
    <w:p w14:paraId="2AC76721" w14:textId="77777777" w:rsidR="008309B8" w:rsidRPr="00CC20FC" w:rsidDel="00274BFB" w:rsidRDefault="008309B8">
      <w:pPr>
        <w:pStyle w:val="ListParagraph"/>
        <w:spacing w:after="0" w:line="276" w:lineRule="auto"/>
        <w:jc w:val="both"/>
        <w:rPr>
          <w:del w:id="7148" w:author="Rachel Shipsey" w:date="2025-06-08T12:56:00Z"/>
          <w:rFonts w:ascii="Aptos" w:hAnsi="Aptos"/>
          <w:color w:val="242424"/>
        </w:rPr>
        <w:pPrChange w:id="7149" w:author="Rachel Shipsey" w:date="2025-06-23T15:41:00Z">
          <w:pPr>
            <w:pStyle w:val="xxmsonormal"/>
            <w:spacing w:before="0" w:beforeAutospacing="0" w:after="0" w:afterAutospacing="0" w:line="300" w:lineRule="atLeast"/>
          </w:pPr>
        </w:pPrChange>
      </w:pPr>
      <w:del w:id="7150" w:author="Rachel Shipsey" w:date="2025-06-08T12:56:00Z">
        <w:r w:rsidRPr="00CC20FC" w:rsidDel="00274BFB">
          <w:rPr>
            <w:rFonts w:cs="Arial"/>
            <w:color w:val="000000"/>
            <w:bdr w:val="none" w:sz="0" w:space="0" w:color="auto" w:frame="1"/>
          </w:rPr>
          <w:delText> </w:delText>
        </w:r>
      </w:del>
    </w:p>
    <w:p w14:paraId="3ECC297E" w14:textId="77777777" w:rsidR="008309B8" w:rsidRPr="00CC20FC" w:rsidDel="00274BFB" w:rsidRDefault="008309B8">
      <w:pPr>
        <w:pStyle w:val="ListParagraph"/>
        <w:spacing w:after="0" w:line="276" w:lineRule="auto"/>
        <w:jc w:val="both"/>
        <w:rPr>
          <w:del w:id="7151" w:author="Rachel Shipsey" w:date="2025-06-08T12:56:00Z"/>
          <w:rFonts w:ascii="Aptos" w:hAnsi="Aptos"/>
          <w:color w:val="242424"/>
        </w:rPr>
        <w:pPrChange w:id="7152" w:author="Rachel Shipsey" w:date="2025-06-23T15:41:00Z">
          <w:pPr>
            <w:pStyle w:val="xxmsonormal"/>
            <w:spacing w:before="0" w:beforeAutospacing="0" w:after="0" w:afterAutospacing="0" w:line="300" w:lineRule="atLeast"/>
          </w:pPr>
        </w:pPrChange>
      </w:pPr>
      <w:del w:id="7153" w:author="Rachel Shipsey" w:date="2025-06-08T12:56:00Z">
        <w:r w:rsidRPr="00CC20FC" w:rsidDel="00274BFB">
          <w:rPr>
            <w:rFonts w:cs="Arial"/>
            <w:color w:val="000000"/>
            <w:bdr w:val="none" w:sz="0" w:space="0" w:color="auto" w:frame="1"/>
          </w:rPr>
          <w:delText>The digital training was delivered through a Learning Management System (LMS), providing a structured and interactive learning environment. The modules were developed using an e-learning authoring tool designed to create engaging and interactive content. Virtual classroom sessions were facilitated through a web conferencing platform, enabling real-time interaction and scenario-based role play exercises. A total of 32 different modules were created, of which 22 were role specific and ten were generic such as health and safety, data protection, emphasizing the importance of safeguarding census data, and a general overview of the census.</w:delText>
        </w:r>
      </w:del>
    </w:p>
    <w:p w14:paraId="39608BB5" w14:textId="77777777" w:rsidR="008309B8" w:rsidRPr="00CC20FC" w:rsidDel="00274BFB" w:rsidRDefault="008309B8">
      <w:pPr>
        <w:pStyle w:val="ListParagraph"/>
        <w:spacing w:after="0" w:line="276" w:lineRule="auto"/>
        <w:jc w:val="both"/>
        <w:rPr>
          <w:del w:id="7154" w:author="Rachel Shipsey" w:date="2025-06-08T12:56:00Z"/>
          <w:rFonts w:ascii="Aptos" w:hAnsi="Aptos"/>
          <w:color w:val="242424"/>
        </w:rPr>
        <w:pPrChange w:id="7155" w:author="Rachel Shipsey" w:date="2025-06-23T15:41:00Z">
          <w:pPr>
            <w:pStyle w:val="xxmsonormal"/>
            <w:spacing w:before="0" w:beforeAutospacing="0" w:after="0" w:afterAutospacing="0" w:line="300" w:lineRule="atLeast"/>
          </w:pPr>
        </w:pPrChange>
      </w:pPr>
      <w:del w:id="7156" w:author="Rachel Shipsey" w:date="2025-06-08T12:56:00Z">
        <w:r w:rsidRPr="00CC20FC" w:rsidDel="00274BFB">
          <w:rPr>
            <w:rFonts w:cs="Arial"/>
            <w:color w:val="000000"/>
            <w:bdr w:val="none" w:sz="0" w:space="0" w:color="auto" w:frame="1"/>
          </w:rPr>
          <w:delText> </w:delText>
        </w:r>
      </w:del>
    </w:p>
    <w:p w14:paraId="47DC7CCA" w14:textId="77777777" w:rsidR="008309B8" w:rsidRPr="00CC20FC" w:rsidDel="00274BFB" w:rsidRDefault="008309B8">
      <w:pPr>
        <w:pStyle w:val="ListParagraph"/>
        <w:spacing w:after="0" w:line="276" w:lineRule="auto"/>
        <w:jc w:val="both"/>
        <w:rPr>
          <w:del w:id="7157" w:author="Rachel Shipsey" w:date="2025-06-08T12:56:00Z"/>
          <w:rFonts w:ascii="Aptos" w:hAnsi="Aptos"/>
          <w:color w:val="242424"/>
        </w:rPr>
        <w:pPrChange w:id="7158" w:author="Rachel Shipsey" w:date="2025-06-23T15:41:00Z">
          <w:pPr>
            <w:pStyle w:val="xxmsonormal"/>
            <w:spacing w:before="0" w:beforeAutospacing="0" w:after="0" w:afterAutospacing="0" w:line="300" w:lineRule="atLeast"/>
          </w:pPr>
        </w:pPrChange>
      </w:pPr>
      <w:del w:id="7159" w:author="Rachel Shipsey" w:date="2025-06-08T12:56:00Z">
        <w:r w:rsidRPr="00CC20FC" w:rsidDel="00274BFB">
          <w:rPr>
            <w:rFonts w:cs="Arial"/>
            <w:color w:val="000000"/>
            <w:bdr w:val="none" w:sz="0" w:space="0" w:color="auto" w:frame="1"/>
          </w:rPr>
          <w:delText>All employees were required to sit an assessment at the end of each digital module and had to achieve a minimum pass mark of 80% over three attempts. All training had to be completed within the first week of employment and within a set number of contracted hours.  A total of 25,734 field staff completed their digital training, with 83% of learners completing the training within the allocated four days, and 92% completing in time for them to commence field work on the first day of the operational period.</w:delText>
        </w:r>
      </w:del>
    </w:p>
    <w:p w14:paraId="70AC29A5" w14:textId="77777777" w:rsidR="008309B8" w:rsidRPr="00CC20FC" w:rsidDel="00274BFB" w:rsidRDefault="008309B8">
      <w:pPr>
        <w:pStyle w:val="ListParagraph"/>
        <w:spacing w:after="0" w:line="276" w:lineRule="auto"/>
        <w:jc w:val="both"/>
        <w:rPr>
          <w:del w:id="7160" w:author="Rachel Shipsey" w:date="2025-06-08T12:56:00Z"/>
          <w:rFonts w:ascii="Aptos" w:hAnsi="Aptos"/>
          <w:color w:val="242424"/>
        </w:rPr>
        <w:pPrChange w:id="7161" w:author="Rachel Shipsey" w:date="2025-06-23T15:41:00Z">
          <w:pPr>
            <w:pStyle w:val="xxmsonormal"/>
            <w:spacing w:before="0" w:beforeAutospacing="0" w:after="0" w:afterAutospacing="0" w:line="300" w:lineRule="atLeast"/>
          </w:pPr>
        </w:pPrChange>
      </w:pPr>
      <w:del w:id="7162" w:author="Rachel Shipsey" w:date="2025-06-08T12:56:00Z">
        <w:r w:rsidRPr="00CC20FC" w:rsidDel="00274BFB">
          <w:rPr>
            <w:rFonts w:cs="Arial"/>
            <w:color w:val="000000"/>
            <w:bdr w:val="none" w:sz="0" w:space="0" w:color="auto" w:frame="1"/>
          </w:rPr>
          <w:delText> </w:delText>
        </w:r>
      </w:del>
    </w:p>
    <w:p w14:paraId="17C69E19" w14:textId="77777777" w:rsidR="008309B8" w:rsidRPr="00CC20FC" w:rsidDel="00274BFB" w:rsidRDefault="008309B8">
      <w:pPr>
        <w:pStyle w:val="ListParagraph"/>
        <w:spacing w:after="0" w:line="276" w:lineRule="auto"/>
        <w:jc w:val="both"/>
        <w:rPr>
          <w:del w:id="7163" w:author="Rachel Shipsey" w:date="2025-06-08T12:56:00Z"/>
          <w:rFonts w:ascii="Aptos" w:hAnsi="Aptos"/>
          <w:color w:val="242424"/>
        </w:rPr>
        <w:pPrChange w:id="7164" w:author="Rachel Shipsey" w:date="2025-06-23T15:41:00Z">
          <w:pPr>
            <w:pStyle w:val="xxmsonormal"/>
            <w:spacing w:before="0" w:beforeAutospacing="0" w:after="0" w:afterAutospacing="0" w:line="300" w:lineRule="atLeast"/>
          </w:pPr>
        </w:pPrChange>
      </w:pPr>
      <w:del w:id="7165" w:author="Rachel Shipsey" w:date="2025-06-08T12:56:00Z">
        <w:r w:rsidRPr="00CC20FC" w:rsidDel="00274BFB">
          <w:rPr>
            <w:rFonts w:cs="Arial"/>
            <w:color w:val="000000"/>
            <w:bdr w:val="none" w:sz="0" w:space="0" w:color="auto" w:frame="1"/>
          </w:rPr>
          <w:delText>Quality assurance processes were built into the design and development stages of the training. The content was reviewed and tested rigorously to ensure accuracy and relevance. The LMS provided secure access to the training materials, and the virtual classroom sessions were conducted in a controlled environment to maintain data security.  More than 5% of the classroom sessions were observed to assess the quality, and it was concluded that the use of virtual classroom as opposed to face-to-face classroom was effective and still imparted the necessary knowledge.  </w:delText>
        </w:r>
      </w:del>
    </w:p>
    <w:p w14:paraId="39ABE200" w14:textId="77777777" w:rsidR="008309B8" w:rsidRPr="00CC20FC" w:rsidDel="00274BFB" w:rsidRDefault="008309B8">
      <w:pPr>
        <w:pStyle w:val="ListParagraph"/>
        <w:spacing w:after="0" w:line="276" w:lineRule="auto"/>
        <w:jc w:val="both"/>
        <w:rPr>
          <w:del w:id="7166" w:author="Rachel Shipsey" w:date="2025-06-08T12:56:00Z"/>
          <w:rFonts w:ascii="Aptos" w:hAnsi="Aptos"/>
          <w:color w:val="242424"/>
        </w:rPr>
        <w:pPrChange w:id="7167" w:author="Rachel Shipsey" w:date="2025-06-23T15:41:00Z">
          <w:pPr>
            <w:pStyle w:val="xxmsonormal"/>
            <w:spacing w:before="0" w:beforeAutospacing="0" w:after="0" w:afterAutospacing="0" w:line="300" w:lineRule="atLeast"/>
          </w:pPr>
        </w:pPrChange>
      </w:pPr>
      <w:del w:id="7168" w:author="Rachel Shipsey" w:date="2025-06-08T12:56:00Z">
        <w:r w:rsidRPr="00CC20FC" w:rsidDel="00274BFB">
          <w:rPr>
            <w:rFonts w:cs="Arial"/>
            <w:color w:val="000000"/>
            <w:bdr w:val="none" w:sz="0" w:space="0" w:color="auto" w:frame="1"/>
          </w:rPr>
          <w:delText> </w:delText>
        </w:r>
      </w:del>
    </w:p>
    <w:p w14:paraId="1209E754" w14:textId="77777777" w:rsidR="008309B8" w:rsidRPr="00CC20FC" w:rsidDel="00274BFB" w:rsidRDefault="008309B8">
      <w:pPr>
        <w:pStyle w:val="ListParagraph"/>
        <w:spacing w:after="0" w:line="276" w:lineRule="auto"/>
        <w:jc w:val="both"/>
        <w:rPr>
          <w:del w:id="7169" w:author="Rachel Shipsey" w:date="2025-06-08T12:56:00Z"/>
          <w:rFonts w:ascii="Aptos" w:hAnsi="Aptos"/>
          <w:color w:val="242424"/>
        </w:rPr>
        <w:pPrChange w:id="7170" w:author="Rachel Shipsey" w:date="2025-06-23T15:41:00Z">
          <w:pPr>
            <w:pStyle w:val="xxmsonormal"/>
            <w:spacing w:before="0" w:beforeAutospacing="0" w:after="0" w:afterAutospacing="0" w:line="300" w:lineRule="atLeast"/>
          </w:pPr>
        </w:pPrChange>
      </w:pPr>
      <w:del w:id="7171" w:author="Rachel Shipsey" w:date="2025-06-08T12:56:00Z">
        <w:r w:rsidRPr="00CC20FC" w:rsidDel="00274BFB">
          <w:rPr>
            <w:rFonts w:cs="Arial"/>
            <w:color w:val="000000"/>
            <w:bdr w:val="none" w:sz="0" w:space="0" w:color="auto" w:frame="1"/>
          </w:rPr>
          <w:delText>The digital approach significantly reduced the time and cost associated with traditional face-to-face training. It allowed for consistent delivery of training content to a large number of field staff across different locations. The use of digital modules enabled learners to complete their training at their own pace, resulting in an average completion time that was less than the time originally budgeted. This approach also facilitated the tracking of training progress and performance, ensuring that most field staff were operationally ready on time.</w:delText>
        </w:r>
      </w:del>
    </w:p>
    <w:p w14:paraId="20FC4660" w14:textId="77777777" w:rsidR="008309B8" w:rsidRPr="00CC20FC" w:rsidDel="00274BFB" w:rsidRDefault="008309B8">
      <w:pPr>
        <w:pStyle w:val="ListParagraph"/>
        <w:spacing w:after="0" w:line="276" w:lineRule="auto"/>
        <w:jc w:val="both"/>
        <w:rPr>
          <w:del w:id="7172" w:author="Rachel Shipsey" w:date="2025-06-08T12:56:00Z"/>
          <w:rFonts w:ascii="Aptos" w:hAnsi="Aptos"/>
          <w:color w:val="242424"/>
        </w:rPr>
        <w:pPrChange w:id="7173" w:author="Rachel Shipsey" w:date="2025-06-23T15:41:00Z">
          <w:pPr>
            <w:pStyle w:val="xxmsonormal"/>
            <w:spacing w:before="0" w:beforeAutospacing="0" w:after="0" w:afterAutospacing="0" w:line="300" w:lineRule="atLeast"/>
          </w:pPr>
        </w:pPrChange>
      </w:pPr>
      <w:del w:id="7174" w:author="Rachel Shipsey" w:date="2025-06-08T12:56:00Z">
        <w:r w:rsidRPr="00CC20FC" w:rsidDel="00274BFB">
          <w:rPr>
            <w:rFonts w:cs="Arial"/>
            <w:color w:val="000000"/>
            <w:bdr w:val="none" w:sz="0" w:space="0" w:color="auto" w:frame="1"/>
          </w:rPr>
          <w:delText> </w:delText>
        </w:r>
      </w:del>
    </w:p>
    <w:p w14:paraId="0924A7F2" w14:textId="77777777" w:rsidR="008309B8" w:rsidRPr="00CC20FC" w:rsidDel="00274BFB" w:rsidRDefault="008309B8">
      <w:pPr>
        <w:pStyle w:val="ListParagraph"/>
        <w:spacing w:after="0" w:line="276" w:lineRule="auto"/>
        <w:jc w:val="both"/>
        <w:rPr>
          <w:del w:id="7175" w:author="Rachel Shipsey" w:date="2025-06-08T12:56:00Z"/>
          <w:rFonts w:ascii="Aptos" w:hAnsi="Aptos"/>
          <w:color w:val="242424"/>
        </w:rPr>
        <w:pPrChange w:id="7176" w:author="Rachel Shipsey" w:date="2025-06-23T15:41:00Z">
          <w:pPr>
            <w:pStyle w:val="xxmsonormal"/>
            <w:spacing w:before="0" w:beforeAutospacing="0" w:after="0" w:afterAutospacing="0" w:line="300" w:lineRule="atLeast"/>
          </w:pPr>
        </w:pPrChange>
      </w:pPr>
      <w:del w:id="7177" w:author="Rachel Shipsey" w:date="2025-06-08T12:56:00Z">
        <w:r w:rsidRPr="00CC20FC" w:rsidDel="00274BFB">
          <w:rPr>
            <w:rFonts w:cs="Arial"/>
            <w:color w:val="000000"/>
            <w:bdr w:val="none" w:sz="0" w:space="0" w:color="auto" w:frame="1"/>
          </w:rPr>
          <w:delText>However, several challenges were encountered during both the development and operational stages of the training:</w:delText>
        </w:r>
      </w:del>
    </w:p>
    <w:p w14:paraId="5E4BA4F0" w14:textId="77777777" w:rsidR="008309B8" w:rsidRPr="00CC20FC" w:rsidDel="00274BFB" w:rsidRDefault="008309B8">
      <w:pPr>
        <w:pStyle w:val="ListParagraph"/>
        <w:spacing w:after="0" w:line="276" w:lineRule="auto"/>
        <w:jc w:val="both"/>
        <w:rPr>
          <w:del w:id="7178" w:author="Rachel Shipsey" w:date="2025-06-08T12:56:00Z"/>
          <w:rFonts w:ascii="Aptos" w:hAnsi="Aptos"/>
          <w:color w:val="242424"/>
        </w:rPr>
        <w:pPrChange w:id="7179" w:author="Rachel Shipsey" w:date="2025-06-23T15:41:00Z">
          <w:pPr>
            <w:pStyle w:val="xxmsonormal"/>
            <w:spacing w:before="0" w:beforeAutospacing="0" w:after="0" w:afterAutospacing="0" w:line="300" w:lineRule="atLeast"/>
          </w:pPr>
        </w:pPrChange>
      </w:pPr>
      <w:del w:id="7180" w:author="Rachel Shipsey" w:date="2025-06-08T12:56:00Z">
        <w:r w:rsidRPr="00CC20FC" w:rsidDel="00274BFB">
          <w:rPr>
            <w:rFonts w:cs="Arial"/>
            <w:color w:val="000000"/>
            <w:bdr w:val="none" w:sz="0" w:space="0" w:color="auto" w:frame="1"/>
          </w:rPr>
          <w:delText> </w:delText>
        </w:r>
      </w:del>
    </w:p>
    <w:p w14:paraId="1703639B" w14:textId="77777777" w:rsidR="008309B8" w:rsidRPr="00CC20FC" w:rsidDel="00274BFB" w:rsidRDefault="008309B8">
      <w:pPr>
        <w:pStyle w:val="ListParagraph"/>
        <w:spacing w:after="0" w:line="276" w:lineRule="auto"/>
        <w:jc w:val="both"/>
        <w:rPr>
          <w:del w:id="7181" w:author="Rachel Shipsey" w:date="2025-06-08T12:56:00Z"/>
          <w:rFonts w:ascii="Aptos" w:hAnsi="Aptos"/>
          <w:color w:val="242424"/>
        </w:rPr>
        <w:pPrChange w:id="7182" w:author="Rachel Shipsey" w:date="2025-06-23T15:41:00Z">
          <w:pPr>
            <w:pStyle w:val="xxmsonormal"/>
            <w:spacing w:before="0" w:beforeAutospacing="0" w:after="0" w:afterAutospacing="0"/>
          </w:pPr>
        </w:pPrChange>
      </w:pPr>
      <w:del w:id="7183" w:author="Rachel Shipsey" w:date="2025-06-08T12:56:00Z">
        <w:r w:rsidRPr="00CC20FC" w:rsidDel="00274BFB">
          <w:rPr>
            <w:rFonts w:cs="Arial"/>
            <w:color w:val="242424"/>
            <w:bdr w:val="none" w:sz="0" w:space="0" w:color="auto" w:frame="1"/>
          </w:rPr>
          <w:delText>Development phase:</w:delText>
        </w:r>
      </w:del>
    </w:p>
    <w:p w14:paraId="7810F1AB" w14:textId="77777777" w:rsidR="008309B8" w:rsidRPr="00CC20FC" w:rsidDel="00274BFB" w:rsidRDefault="008309B8">
      <w:pPr>
        <w:pStyle w:val="ListParagraph"/>
        <w:spacing w:after="0" w:line="276" w:lineRule="auto"/>
        <w:jc w:val="both"/>
        <w:rPr>
          <w:del w:id="7184" w:author="Rachel Shipsey" w:date="2025-06-08T12:56:00Z"/>
          <w:rFonts w:ascii="Aptos" w:hAnsi="Aptos"/>
          <w:color w:val="242424"/>
        </w:rPr>
        <w:pPrChange w:id="7185" w:author="Rachel Shipsey" w:date="2025-06-23T15:41:00Z">
          <w:pPr>
            <w:pStyle w:val="xxmsonormal"/>
            <w:spacing w:before="0" w:beforeAutospacing="0" w:after="0" w:afterAutospacing="0"/>
          </w:pPr>
        </w:pPrChange>
      </w:pPr>
      <w:del w:id="7186" w:author="Rachel Shipsey" w:date="2025-06-08T12:56:00Z">
        <w:r w:rsidRPr="00CC20FC" w:rsidDel="00274BFB">
          <w:rPr>
            <w:rFonts w:cs="Arial"/>
            <w:color w:val="242424"/>
            <w:bdr w:val="none" w:sz="0" w:space="0" w:color="auto" w:frame="1"/>
          </w:rPr>
          <w:delText> </w:delText>
        </w:r>
      </w:del>
    </w:p>
    <w:p w14:paraId="3D142E73" w14:textId="77777777" w:rsidR="008309B8" w:rsidRPr="00CC20FC" w:rsidDel="00274BFB" w:rsidRDefault="008309B8">
      <w:pPr>
        <w:pStyle w:val="ListParagraph"/>
        <w:spacing w:after="0" w:line="276" w:lineRule="auto"/>
        <w:jc w:val="both"/>
        <w:rPr>
          <w:del w:id="7187" w:author="Rachel Shipsey" w:date="2025-06-08T12:56:00Z"/>
          <w:rFonts w:ascii="Aptos" w:hAnsi="Aptos" w:cs="Segoe UI"/>
          <w:color w:val="242424"/>
        </w:rPr>
        <w:pPrChange w:id="7188" w:author="Rachel Shipsey" w:date="2025-06-23T15:41:00Z">
          <w:pPr>
            <w:pStyle w:val="xxmsolistparagraph"/>
            <w:numPr>
              <w:numId w:val="154"/>
            </w:numPr>
            <w:tabs>
              <w:tab w:val="num" w:pos="720"/>
            </w:tabs>
            <w:spacing w:before="0" w:beforeAutospacing="0" w:after="0" w:afterAutospacing="0"/>
            <w:ind w:left="720" w:hanging="360"/>
          </w:pPr>
        </w:pPrChange>
      </w:pPr>
      <w:del w:id="7189" w:author="Rachel Shipsey" w:date="2025-06-08T12:56:00Z">
        <w:r w:rsidRPr="00CC20FC" w:rsidDel="00274BFB">
          <w:rPr>
            <w:rFonts w:cs="Arial"/>
            <w:b/>
            <w:bCs/>
            <w:color w:val="242424"/>
            <w:bdr w:val="none" w:sz="0" w:space="0" w:color="auto" w:frame="1"/>
          </w:rPr>
          <w:delText>Quality Assurance:</w:delText>
        </w:r>
        <w:r w:rsidRPr="00CC20FC" w:rsidDel="00274BFB">
          <w:rPr>
            <w:rFonts w:cs="Arial"/>
            <w:color w:val="242424"/>
            <w:bdr w:val="none" w:sz="0" w:space="0" w:color="auto" w:frame="1"/>
          </w:rPr>
          <w:delText> The initial quality assurance process did not meet expectations, resulting in a high number of errors that required correction. To enhance future development, we would recommend developing the training in-house to ensure greater control over content and quality.</w:delText>
        </w:r>
      </w:del>
    </w:p>
    <w:p w14:paraId="4A46B909" w14:textId="77777777" w:rsidR="008309B8" w:rsidRPr="00CC20FC" w:rsidDel="00274BFB" w:rsidRDefault="008309B8">
      <w:pPr>
        <w:pStyle w:val="ListParagraph"/>
        <w:spacing w:after="0" w:line="276" w:lineRule="auto"/>
        <w:jc w:val="both"/>
        <w:rPr>
          <w:del w:id="7190" w:author="Rachel Shipsey" w:date="2025-06-08T12:56:00Z"/>
          <w:rFonts w:ascii="Aptos" w:hAnsi="Aptos"/>
          <w:color w:val="242424"/>
        </w:rPr>
        <w:pPrChange w:id="7191" w:author="Rachel Shipsey" w:date="2025-06-23T15:41:00Z">
          <w:pPr>
            <w:pStyle w:val="xxmsonormal"/>
            <w:spacing w:before="0" w:beforeAutospacing="0" w:after="0" w:afterAutospacing="0"/>
          </w:pPr>
        </w:pPrChange>
      </w:pPr>
      <w:del w:id="7192" w:author="Rachel Shipsey" w:date="2025-06-08T12:56:00Z">
        <w:r w:rsidRPr="00CC20FC" w:rsidDel="00274BFB">
          <w:rPr>
            <w:rFonts w:cs="Arial"/>
            <w:color w:val="242424"/>
            <w:bdr w:val="none" w:sz="0" w:space="0" w:color="auto" w:frame="1"/>
          </w:rPr>
          <w:delText> </w:delText>
        </w:r>
      </w:del>
    </w:p>
    <w:p w14:paraId="16355E25" w14:textId="77777777" w:rsidR="008309B8" w:rsidRPr="00CC20FC" w:rsidDel="00274BFB" w:rsidRDefault="008309B8">
      <w:pPr>
        <w:pStyle w:val="ListParagraph"/>
        <w:spacing w:after="0" w:line="276" w:lineRule="auto"/>
        <w:jc w:val="both"/>
        <w:rPr>
          <w:del w:id="7193" w:author="Rachel Shipsey" w:date="2025-06-08T12:56:00Z"/>
          <w:rFonts w:ascii="Aptos" w:hAnsi="Aptos" w:cs="Segoe UI"/>
          <w:color w:val="242424"/>
        </w:rPr>
        <w:pPrChange w:id="7194" w:author="Rachel Shipsey" w:date="2025-06-23T15:41:00Z">
          <w:pPr>
            <w:pStyle w:val="xxmsolistparagraph"/>
            <w:numPr>
              <w:numId w:val="155"/>
            </w:numPr>
            <w:tabs>
              <w:tab w:val="num" w:pos="720"/>
            </w:tabs>
            <w:spacing w:before="0" w:beforeAutospacing="0" w:after="0" w:afterAutospacing="0"/>
            <w:ind w:left="720" w:hanging="360"/>
          </w:pPr>
        </w:pPrChange>
      </w:pPr>
      <w:del w:id="7195" w:author="Rachel Shipsey" w:date="2025-06-08T12:56:00Z">
        <w:r w:rsidRPr="00CC20FC" w:rsidDel="00274BFB">
          <w:rPr>
            <w:rFonts w:cs="Arial"/>
            <w:b/>
            <w:bCs/>
            <w:color w:val="242424"/>
            <w:bdr w:val="none" w:sz="0" w:space="0" w:color="auto" w:frame="1"/>
          </w:rPr>
          <w:delText>Content of the Training:</w:delText>
        </w:r>
        <w:r w:rsidRPr="00CC20FC" w:rsidDel="00274BFB">
          <w:rPr>
            <w:rFonts w:cs="Arial"/>
            <w:color w:val="242424"/>
            <w:bdr w:val="none" w:sz="0" w:space="0" w:color="auto" w:frame="1"/>
          </w:rPr>
          <w:delText> Balancing the level of detail required by subject matter experts with what was practically achievable for this type of training proved challenging. The process was further complicated by an evolving design, requiring late-stage adjustments where flexibility with the supplier was limited. In-house development may have allowed for greater adaptability in responding to these needs.</w:delText>
        </w:r>
      </w:del>
    </w:p>
    <w:p w14:paraId="18697D0C" w14:textId="77777777" w:rsidR="008309B8" w:rsidRPr="00CC20FC" w:rsidDel="00274BFB" w:rsidRDefault="008309B8">
      <w:pPr>
        <w:pStyle w:val="ListParagraph"/>
        <w:spacing w:after="0" w:line="276" w:lineRule="auto"/>
        <w:jc w:val="both"/>
        <w:rPr>
          <w:del w:id="7196" w:author="Rachel Shipsey" w:date="2025-06-08T12:56:00Z"/>
          <w:rFonts w:ascii="Aptos" w:hAnsi="Aptos"/>
          <w:color w:val="242424"/>
        </w:rPr>
        <w:pPrChange w:id="7197" w:author="Rachel Shipsey" w:date="2025-06-23T15:41:00Z">
          <w:pPr>
            <w:pStyle w:val="xxmsonormal"/>
            <w:spacing w:before="0" w:beforeAutospacing="0" w:after="0" w:afterAutospacing="0" w:line="300" w:lineRule="atLeast"/>
          </w:pPr>
        </w:pPrChange>
      </w:pPr>
      <w:del w:id="7198" w:author="Rachel Shipsey" w:date="2025-06-08T12:56:00Z">
        <w:r w:rsidRPr="00CC20FC" w:rsidDel="00274BFB">
          <w:rPr>
            <w:rFonts w:cs="Arial"/>
            <w:color w:val="000000"/>
            <w:bdr w:val="none" w:sz="0" w:space="0" w:color="auto" w:frame="1"/>
          </w:rPr>
          <w:delText> </w:delText>
        </w:r>
      </w:del>
    </w:p>
    <w:p w14:paraId="21EEF367" w14:textId="77777777" w:rsidR="008309B8" w:rsidRPr="00CC20FC" w:rsidDel="00274BFB" w:rsidRDefault="008309B8">
      <w:pPr>
        <w:pStyle w:val="ListParagraph"/>
        <w:spacing w:after="0" w:line="276" w:lineRule="auto"/>
        <w:jc w:val="both"/>
        <w:rPr>
          <w:del w:id="7199" w:author="Rachel Shipsey" w:date="2025-06-08T12:56:00Z"/>
          <w:rFonts w:ascii="Aptos" w:hAnsi="Aptos"/>
          <w:color w:val="242424"/>
        </w:rPr>
        <w:pPrChange w:id="7200" w:author="Rachel Shipsey" w:date="2025-06-23T15:41:00Z">
          <w:pPr>
            <w:pStyle w:val="xxmsonormal"/>
            <w:spacing w:before="0" w:beforeAutospacing="0" w:after="0" w:afterAutospacing="0"/>
          </w:pPr>
        </w:pPrChange>
      </w:pPr>
      <w:del w:id="7201" w:author="Rachel Shipsey" w:date="2025-06-08T12:56:00Z">
        <w:r w:rsidRPr="00CC20FC" w:rsidDel="00274BFB">
          <w:rPr>
            <w:rFonts w:cs="Arial"/>
            <w:color w:val="242424"/>
            <w:bdr w:val="none" w:sz="0" w:space="0" w:color="auto" w:frame="1"/>
          </w:rPr>
          <w:delText>Operational phase:</w:delText>
        </w:r>
      </w:del>
    </w:p>
    <w:p w14:paraId="66FC792D" w14:textId="77777777" w:rsidR="008309B8" w:rsidRPr="00CC20FC" w:rsidDel="00274BFB" w:rsidRDefault="008309B8">
      <w:pPr>
        <w:pStyle w:val="ListParagraph"/>
        <w:spacing w:after="0" w:line="276" w:lineRule="auto"/>
        <w:jc w:val="both"/>
        <w:rPr>
          <w:del w:id="7202" w:author="Rachel Shipsey" w:date="2025-06-08T12:56:00Z"/>
          <w:rFonts w:ascii="Aptos" w:hAnsi="Aptos"/>
          <w:color w:val="242424"/>
        </w:rPr>
        <w:pPrChange w:id="7203" w:author="Rachel Shipsey" w:date="2025-06-23T15:41:00Z">
          <w:pPr>
            <w:pStyle w:val="xxmsonormal"/>
            <w:spacing w:before="0" w:beforeAutospacing="0" w:after="0" w:afterAutospacing="0"/>
          </w:pPr>
        </w:pPrChange>
      </w:pPr>
      <w:del w:id="7204" w:author="Rachel Shipsey" w:date="2025-06-08T12:56:00Z">
        <w:r w:rsidRPr="00CC20FC" w:rsidDel="00274BFB">
          <w:rPr>
            <w:rFonts w:cs="Arial"/>
            <w:color w:val="242424"/>
            <w:bdr w:val="none" w:sz="0" w:space="0" w:color="auto" w:frame="1"/>
          </w:rPr>
          <w:delText> </w:delText>
        </w:r>
      </w:del>
    </w:p>
    <w:p w14:paraId="7EC1AD7A" w14:textId="77777777" w:rsidR="008309B8" w:rsidRPr="00CC20FC" w:rsidDel="00274BFB" w:rsidRDefault="008309B8">
      <w:pPr>
        <w:pStyle w:val="ListParagraph"/>
        <w:spacing w:after="0" w:line="276" w:lineRule="auto"/>
        <w:jc w:val="both"/>
        <w:rPr>
          <w:del w:id="7205" w:author="Rachel Shipsey" w:date="2025-06-08T12:56:00Z"/>
          <w:rFonts w:ascii="Aptos" w:hAnsi="Aptos" w:cs="Segoe UI"/>
          <w:color w:val="242424"/>
        </w:rPr>
        <w:pPrChange w:id="7206" w:author="Rachel Shipsey" w:date="2025-06-23T15:41:00Z">
          <w:pPr>
            <w:pStyle w:val="xxmsolistparagraph"/>
            <w:numPr>
              <w:numId w:val="156"/>
            </w:numPr>
            <w:tabs>
              <w:tab w:val="num" w:pos="720"/>
            </w:tabs>
            <w:spacing w:before="0" w:beforeAutospacing="0" w:after="0" w:afterAutospacing="0"/>
            <w:ind w:left="720" w:hanging="360"/>
          </w:pPr>
        </w:pPrChange>
      </w:pPr>
      <w:del w:id="7207" w:author="Rachel Shipsey" w:date="2025-06-08T12:56:00Z">
        <w:r w:rsidRPr="00CC20FC" w:rsidDel="00274BFB">
          <w:rPr>
            <w:rFonts w:cs="Arial"/>
            <w:b/>
            <w:bCs/>
            <w:color w:val="242424"/>
            <w:bdr w:val="none" w:sz="0" w:space="0" w:color="auto" w:frame="1"/>
          </w:rPr>
          <w:delText>Technical Issues:</w:delText>
        </w:r>
        <w:r w:rsidRPr="00CC20FC" w:rsidDel="00274BFB">
          <w:rPr>
            <w:rFonts w:cs="Arial"/>
            <w:color w:val="242424"/>
            <w:bdr w:val="none" w:sz="0" w:space="0" w:color="auto" w:frame="1"/>
          </w:rPr>
          <w:delText> Challenges with the LMS and system integration led to delays and required extra troubleshooting. In some cases, assessment failures were due to technical issues, which had to be resolved quickly by resetting the system and adjusting time allowances for affected trainees, impacting their overall user experience.</w:delText>
        </w:r>
      </w:del>
    </w:p>
    <w:p w14:paraId="6729245E" w14:textId="77777777" w:rsidR="008309B8" w:rsidRPr="00CC20FC" w:rsidDel="00274BFB" w:rsidRDefault="008309B8">
      <w:pPr>
        <w:pStyle w:val="ListParagraph"/>
        <w:spacing w:after="0" w:line="276" w:lineRule="auto"/>
        <w:jc w:val="both"/>
        <w:rPr>
          <w:del w:id="7208" w:author="Rachel Shipsey" w:date="2025-06-08T12:56:00Z"/>
          <w:rFonts w:ascii="Aptos" w:hAnsi="Aptos"/>
          <w:color w:val="242424"/>
        </w:rPr>
        <w:pPrChange w:id="7209" w:author="Rachel Shipsey" w:date="2025-06-23T15:41:00Z">
          <w:pPr>
            <w:pStyle w:val="xxmsonormal"/>
            <w:spacing w:before="0" w:beforeAutospacing="0" w:after="0" w:afterAutospacing="0" w:line="300" w:lineRule="atLeast"/>
          </w:pPr>
        </w:pPrChange>
      </w:pPr>
      <w:del w:id="7210" w:author="Rachel Shipsey" w:date="2025-06-08T12:56:00Z">
        <w:r w:rsidRPr="00CC20FC" w:rsidDel="00274BFB">
          <w:rPr>
            <w:rFonts w:cs="Arial"/>
            <w:color w:val="000000"/>
            <w:bdr w:val="none" w:sz="0" w:space="0" w:color="auto" w:frame="1"/>
          </w:rPr>
          <w:delText> </w:delText>
        </w:r>
      </w:del>
    </w:p>
    <w:p w14:paraId="30651E83" w14:textId="77777777" w:rsidR="008309B8" w:rsidRPr="00CC20FC" w:rsidDel="00274BFB" w:rsidRDefault="008309B8">
      <w:pPr>
        <w:pStyle w:val="ListParagraph"/>
        <w:spacing w:after="0" w:line="276" w:lineRule="auto"/>
        <w:jc w:val="both"/>
        <w:rPr>
          <w:del w:id="7211" w:author="Rachel Shipsey" w:date="2025-06-08T12:56:00Z"/>
          <w:rFonts w:ascii="Aptos" w:hAnsi="Aptos" w:cs="Segoe UI"/>
          <w:color w:val="000000"/>
        </w:rPr>
        <w:pPrChange w:id="7212" w:author="Rachel Shipsey" w:date="2025-06-23T15:41:00Z">
          <w:pPr>
            <w:pStyle w:val="xxmsolistparagraph"/>
            <w:numPr>
              <w:numId w:val="157"/>
            </w:numPr>
            <w:tabs>
              <w:tab w:val="num" w:pos="720"/>
            </w:tabs>
            <w:spacing w:before="0" w:beforeAutospacing="0" w:after="0" w:afterAutospacing="0" w:line="300" w:lineRule="atLeast"/>
            <w:ind w:left="720" w:hanging="360"/>
          </w:pPr>
        </w:pPrChange>
      </w:pPr>
      <w:del w:id="7213" w:author="Rachel Shipsey" w:date="2025-06-08T12:56:00Z">
        <w:r w:rsidRPr="00CC20FC" w:rsidDel="00274BFB">
          <w:rPr>
            <w:rFonts w:cs="Arial"/>
            <w:b/>
            <w:bCs/>
            <w:color w:val="000000"/>
            <w:bdr w:val="none" w:sz="0" w:space="0" w:color="auto" w:frame="1"/>
          </w:rPr>
          <w:delText>Chasing for Completion:</w:delText>
        </w:r>
        <w:r w:rsidRPr="00CC20FC" w:rsidDel="00274BFB">
          <w:rPr>
            <w:rFonts w:cs="Arial"/>
            <w:color w:val="000000"/>
            <w:bdr w:val="none" w:sz="0" w:space="0" w:color="auto" w:frame="1"/>
          </w:rPr>
          <w:delText> Despite the requirement to complete the training within a specific timeframe being clearly outlined during recruitment and onboarding, efforts were still required from both the supplier and LMS to ensure completion. In some cases, extensions needed to be granted, requiring operational teams to work additional hours to accommodate the extended period. Future improvements could include allowing more time for completion to ease the pressure on both learners and staff.</w:delText>
        </w:r>
      </w:del>
    </w:p>
    <w:p w14:paraId="325064CD" w14:textId="77777777" w:rsidR="008309B8" w:rsidRPr="00CC20FC" w:rsidDel="00274BFB" w:rsidRDefault="008309B8">
      <w:pPr>
        <w:pStyle w:val="ListParagraph"/>
        <w:spacing w:after="0" w:line="276" w:lineRule="auto"/>
        <w:jc w:val="both"/>
        <w:rPr>
          <w:del w:id="7214" w:author="Rachel Shipsey" w:date="2025-06-08T12:56:00Z"/>
          <w:rFonts w:ascii="Aptos" w:hAnsi="Aptos"/>
          <w:color w:val="242424"/>
        </w:rPr>
        <w:pPrChange w:id="7215" w:author="Rachel Shipsey" w:date="2025-06-23T15:41:00Z">
          <w:pPr>
            <w:pStyle w:val="xxmsonormal"/>
            <w:spacing w:before="0" w:beforeAutospacing="0" w:after="0" w:afterAutospacing="0"/>
          </w:pPr>
        </w:pPrChange>
      </w:pPr>
      <w:del w:id="7216" w:author="Rachel Shipsey" w:date="2025-06-08T12:56:00Z">
        <w:r w:rsidRPr="00CC20FC" w:rsidDel="00274BFB">
          <w:rPr>
            <w:rFonts w:cs="Arial"/>
            <w:color w:val="242424"/>
            <w:bdr w:val="none" w:sz="0" w:space="0" w:color="auto" w:frame="1"/>
          </w:rPr>
          <w:delText> </w:delText>
        </w:r>
      </w:del>
    </w:p>
    <w:p w14:paraId="091499F9" w14:textId="77777777" w:rsidR="00970C87" w:rsidRPr="00CC20FC" w:rsidDel="00274BFB" w:rsidRDefault="00970C87">
      <w:pPr>
        <w:pStyle w:val="ListParagraph"/>
        <w:spacing w:after="0" w:line="276" w:lineRule="auto"/>
        <w:jc w:val="both"/>
        <w:rPr>
          <w:del w:id="7217" w:author="Rachel Shipsey" w:date="2025-06-08T12:56:00Z"/>
          <w:rFonts w:cs="Arial"/>
          <w:sz w:val="20"/>
          <w:szCs w:val="20"/>
          <w:lang w:val="en-GB"/>
        </w:rPr>
        <w:pPrChange w:id="7218" w:author="Rachel Shipsey" w:date="2025-06-23T15:41:00Z">
          <w:pPr/>
        </w:pPrChange>
      </w:pPr>
    </w:p>
    <w:p w14:paraId="766397BB" w14:textId="77777777" w:rsidR="00970C87" w:rsidRPr="00CC20FC" w:rsidDel="00274BFB" w:rsidRDefault="00970C87">
      <w:pPr>
        <w:pStyle w:val="ListParagraph"/>
        <w:spacing w:after="0" w:line="276" w:lineRule="auto"/>
        <w:jc w:val="both"/>
        <w:rPr>
          <w:del w:id="7219" w:author="Rachel Shipsey" w:date="2025-06-08T12:56:00Z"/>
        </w:rPr>
        <w:pPrChange w:id="7220" w:author="Rachel Shipsey" w:date="2025-06-23T15:41:00Z">
          <w:pPr/>
        </w:pPrChange>
      </w:pPr>
    </w:p>
    <w:p w14:paraId="65C0DC90" w14:textId="77777777" w:rsidR="00970C87" w:rsidRPr="00CC20FC" w:rsidDel="00274BFB" w:rsidRDefault="00970C87">
      <w:pPr>
        <w:pStyle w:val="ListParagraph"/>
        <w:spacing w:after="0" w:line="276" w:lineRule="auto"/>
        <w:jc w:val="both"/>
        <w:rPr>
          <w:del w:id="7221" w:author="Rachel Shipsey" w:date="2025-06-08T12:56:00Z"/>
        </w:rPr>
        <w:pPrChange w:id="7222" w:author="Rachel Shipsey" w:date="2025-06-23T15:41:00Z">
          <w:pPr>
            <w:pStyle w:val="Heading2"/>
            <w:numPr>
              <w:numId w:val="210"/>
            </w:numPr>
            <w:ind w:left="2160" w:hanging="360"/>
          </w:pPr>
        </w:pPrChange>
      </w:pPr>
      <w:del w:id="7223" w:author="Rachel Shipsey" w:date="2025-06-08T12:56:00Z">
        <w:r w:rsidRPr="00CC20FC" w:rsidDel="00274BFB">
          <w:delText>Challenges and lessons learnt</w:delText>
        </w:r>
      </w:del>
    </w:p>
    <w:p w14:paraId="32DA756D" w14:textId="77777777" w:rsidR="00970C87" w:rsidRPr="00CC20FC" w:rsidDel="00274BFB" w:rsidRDefault="00970C87">
      <w:pPr>
        <w:pStyle w:val="ListParagraph"/>
        <w:spacing w:after="0" w:line="276" w:lineRule="auto"/>
        <w:jc w:val="both"/>
        <w:rPr>
          <w:del w:id="7224" w:author="Rachel Shipsey" w:date="2025-06-08T12:56:00Z"/>
        </w:rPr>
        <w:pPrChange w:id="7225" w:author="Rachel Shipsey" w:date="2025-06-23T15:41:00Z">
          <w:pPr/>
        </w:pPrChange>
      </w:pPr>
    </w:p>
    <w:p w14:paraId="01D7ACC5" w14:textId="77777777" w:rsidR="00970C87" w:rsidRPr="00CC20FC" w:rsidDel="00274BFB" w:rsidRDefault="00970C87">
      <w:pPr>
        <w:pStyle w:val="ListParagraph"/>
        <w:spacing w:after="0" w:line="276" w:lineRule="auto"/>
        <w:jc w:val="both"/>
        <w:rPr>
          <w:del w:id="7226" w:author="Rachel Shipsey" w:date="2025-06-08T12:56:00Z"/>
          <w:rFonts w:cs="Arial"/>
        </w:rPr>
        <w:pPrChange w:id="7227" w:author="Rachel Shipsey" w:date="2025-06-23T15:41:00Z">
          <w:pPr>
            <w:pStyle w:val="ListParagraph"/>
            <w:numPr>
              <w:numId w:val="148"/>
            </w:numPr>
            <w:tabs>
              <w:tab w:val="num" w:pos="720"/>
            </w:tabs>
            <w:spacing w:line="240" w:lineRule="auto"/>
            <w:ind w:hanging="360"/>
            <w:jc w:val="both"/>
          </w:pPr>
        </w:pPrChange>
      </w:pPr>
      <w:del w:id="7228" w:author="Rachel Shipsey" w:date="2025-06-08T12:56:00Z">
        <w:r w:rsidRPr="00CC20FC" w:rsidDel="00274BFB">
          <w:rPr>
            <w:rFonts w:cs="Arial"/>
          </w:rPr>
          <w:delText xml:space="preserve">In Botswana’s pilot census, a challenge arose with google forms during assessment if the internet connection is poor/cut in some instances the test would reload leading to loss of the recorded answers, forcing applicants to start the assessment all over again. This posed a serious challenge for areas with poor internet connection. </w:delText>
        </w:r>
      </w:del>
    </w:p>
    <w:p w14:paraId="4A0BB0B2" w14:textId="77777777" w:rsidR="00970C87" w:rsidRPr="00CC20FC" w:rsidDel="00274BFB" w:rsidRDefault="00970C87">
      <w:pPr>
        <w:pStyle w:val="ListParagraph"/>
        <w:spacing w:after="0" w:line="276" w:lineRule="auto"/>
        <w:jc w:val="both"/>
        <w:rPr>
          <w:del w:id="7229" w:author="Rachel Shipsey" w:date="2025-06-08T12:56:00Z"/>
          <w:rFonts w:cs="Arial"/>
        </w:rPr>
        <w:pPrChange w:id="7230" w:author="Rachel Shipsey" w:date="2025-06-23T15:41:00Z">
          <w:pPr>
            <w:pStyle w:val="ListParagraph"/>
            <w:numPr>
              <w:numId w:val="148"/>
            </w:numPr>
            <w:tabs>
              <w:tab w:val="num" w:pos="720"/>
            </w:tabs>
            <w:spacing w:line="240" w:lineRule="auto"/>
            <w:ind w:hanging="360"/>
            <w:jc w:val="both"/>
          </w:pPr>
        </w:pPrChange>
      </w:pPr>
      <w:del w:id="7231" w:author="Rachel Shipsey" w:date="2025-06-08T12:56:00Z">
        <w:r w:rsidRPr="00CC20FC" w:rsidDel="00274BFB">
          <w:rPr>
            <w:rFonts w:cs="Arial"/>
          </w:rPr>
          <w:delText>The manual recruitment process for the census enumeration requires a lot of time and therefore it needs to be planned to start as early as possible and allocated adequate resources to ensure that the recruitment process is completed in time, preferably online.</w:delText>
        </w:r>
      </w:del>
    </w:p>
    <w:p w14:paraId="3D86802C" w14:textId="77777777" w:rsidR="00970C87" w:rsidRPr="00CC20FC" w:rsidDel="00274BFB" w:rsidRDefault="00970C87">
      <w:pPr>
        <w:pStyle w:val="ListParagraph"/>
        <w:spacing w:after="0" w:line="276" w:lineRule="auto"/>
        <w:jc w:val="both"/>
        <w:rPr>
          <w:del w:id="7232" w:author="Rachel Shipsey" w:date="2025-06-08T12:56:00Z"/>
          <w:rFonts w:cs="Arial"/>
        </w:rPr>
        <w:pPrChange w:id="7233" w:author="Rachel Shipsey" w:date="2025-06-23T15:41:00Z">
          <w:pPr>
            <w:pStyle w:val="ListParagraph"/>
            <w:numPr>
              <w:numId w:val="148"/>
            </w:numPr>
            <w:tabs>
              <w:tab w:val="num" w:pos="720"/>
            </w:tabs>
            <w:spacing w:line="240" w:lineRule="auto"/>
            <w:ind w:hanging="360"/>
            <w:jc w:val="both"/>
          </w:pPr>
        </w:pPrChange>
      </w:pPr>
      <w:del w:id="7234" w:author="Rachel Shipsey" w:date="2025-06-08T12:56:00Z">
        <w:r w:rsidRPr="00CC20FC" w:rsidDel="00274BFB">
          <w:rPr>
            <w:rFonts w:cs="Arial"/>
          </w:rPr>
          <w:delText>In Namibia, during the pilot the e-recruitment system was unable to handle the large volume of applications. This demonstrates the value of carrying out a pilot and also the necessity to stress test the recruitment system assuming that there will be peaks of traffic just before application deadlines.</w:delText>
        </w:r>
      </w:del>
    </w:p>
    <w:p w14:paraId="6BEFEADA" w14:textId="77777777" w:rsidR="00970C87" w:rsidRPr="00CC20FC" w:rsidDel="00274BFB" w:rsidRDefault="00970C87">
      <w:pPr>
        <w:pStyle w:val="ListParagraph"/>
        <w:spacing w:after="0" w:line="276" w:lineRule="auto"/>
        <w:jc w:val="both"/>
        <w:rPr>
          <w:del w:id="7235" w:author="Rachel Shipsey" w:date="2025-06-08T12:56:00Z"/>
          <w:rFonts w:cs="Arial"/>
        </w:rPr>
        <w:pPrChange w:id="7236" w:author="Rachel Shipsey" w:date="2025-06-23T15:41:00Z">
          <w:pPr>
            <w:pStyle w:val="ListParagraph"/>
            <w:numPr>
              <w:numId w:val="148"/>
            </w:numPr>
            <w:tabs>
              <w:tab w:val="num" w:pos="720"/>
            </w:tabs>
            <w:spacing w:line="240" w:lineRule="auto"/>
            <w:ind w:hanging="360"/>
            <w:jc w:val="both"/>
          </w:pPr>
        </w:pPrChange>
      </w:pPr>
      <w:del w:id="7237" w:author="Rachel Shipsey" w:date="2025-06-08T12:56:00Z">
        <w:r w:rsidRPr="00CC20FC" w:rsidDel="00274BFB">
          <w:rPr>
            <w:rFonts w:cs="Arial"/>
          </w:rPr>
          <w:delText xml:space="preserve">In Tanzania, one of the main challenges was the limited internet access in rural areas. This restricted some potential applicants from easily assessing and using the system. Some applicants also faced difficulties in navigating the application system due to a lack of familiarity with digital platforms. This highlighted the need for user support and training. High volumes of traffic, especially near application deadlines sometimes caused the system to slowdown or crash, emphasizing the importance of robust server capacity and load balancing. </w:delText>
        </w:r>
      </w:del>
    </w:p>
    <w:p w14:paraId="6E11A959" w14:textId="77777777" w:rsidR="00970C87" w:rsidRPr="00CC20FC" w:rsidDel="00274BFB" w:rsidRDefault="00970C87">
      <w:pPr>
        <w:pStyle w:val="ListParagraph"/>
        <w:spacing w:after="0" w:line="276" w:lineRule="auto"/>
        <w:jc w:val="both"/>
        <w:rPr>
          <w:del w:id="7238" w:author="Rachel Shipsey" w:date="2025-06-08T12:56:00Z"/>
          <w:rFonts w:eastAsia="Times New Roman" w:cs="Arial"/>
          <w:color w:val="000000"/>
        </w:rPr>
        <w:pPrChange w:id="7239" w:author="Rachel Shipsey" w:date="2025-06-23T15:41:00Z">
          <w:pPr>
            <w:pStyle w:val="ListParagraph"/>
            <w:numPr>
              <w:numId w:val="148"/>
            </w:numPr>
            <w:tabs>
              <w:tab w:val="num" w:pos="720"/>
            </w:tabs>
            <w:spacing w:line="240" w:lineRule="auto"/>
            <w:ind w:hanging="360"/>
            <w:jc w:val="both"/>
          </w:pPr>
        </w:pPrChange>
      </w:pPr>
      <w:del w:id="7240" w:author="Rachel Shipsey" w:date="2025-06-08T12:56:00Z">
        <w:r w:rsidRPr="00CC20FC" w:rsidDel="00274BFB">
          <w:rPr>
            <w:rFonts w:eastAsia="Times New Roman" w:cs="Arial"/>
            <w:color w:val="000000" w:themeColor="text1"/>
          </w:rPr>
          <w:delText>Some countries trained their field staff online using Zoom. This posed challenges like divided attention, those attending training from home would sometimes do other tasks at the same time or would not give their full attention to the training. Sometimes, they would even delegate attendance to others. This at the end of the day compromises the quality of data. However, steps can be taken to ensure that people give their attention to the online training, such as requiring people to take and pass assessment tests based on the material – possibly at in-person sessions once basic online training has been completed.</w:delText>
        </w:r>
      </w:del>
    </w:p>
    <w:p w14:paraId="369ABAC9" w14:textId="77777777" w:rsidR="00970C87" w:rsidRPr="00CC20FC" w:rsidDel="00274BFB" w:rsidRDefault="00970C87">
      <w:pPr>
        <w:pStyle w:val="ListParagraph"/>
        <w:spacing w:after="0" w:line="276" w:lineRule="auto"/>
        <w:jc w:val="both"/>
        <w:rPr>
          <w:del w:id="7241" w:author="Rachel Shipsey" w:date="2025-06-08T12:56:00Z"/>
          <w:rFonts w:cs="Arial"/>
        </w:rPr>
        <w:pPrChange w:id="7242" w:author="Rachel Shipsey" w:date="2025-06-23T15:41:00Z">
          <w:pPr>
            <w:pStyle w:val="ListParagraph"/>
            <w:numPr>
              <w:numId w:val="148"/>
            </w:numPr>
            <w:tabs>
              <w:tab w:val="num" w:pos="720"/>
            </w:tabs>
            <w:spacing w:line="240" w:lineRule="auto"/>
            <w:ind w:hanging="360"/>
            <w:jc w:val="both"/>
          </w:pPr>
        </w:pPrChange>
      </w:pPr>
      <w:del w:id="7243" w:author="Rachel Shipsey" w:date="2025-06-08T12:56:00Z">
        <w:r w:rsidRPr="00CC20FC" w:rsidDel="00274BFB">
          <w:rPr>
            <w:rFonts w:cs="Arial"/>
          </w:rPr>
          <w:delText xml:space="preserve">In Namibia, the high recruitment criteria (grade 12) resulted in many new trainees with limited experience in data collection (census/surveys). Thus, additional time was required for field practice during training. There is also likely to have been more attrition of staff since people in this category are typically seeking permanent jobs. </w:delText>
        </w:r>
      </w:del>
    </w:p>
    <w:p w14:paraId="68FC89CF" w14:textId="77777777" w:rsidR="00970C87" w:rsidRPr="00CC20FC" w:rsidDel="00274BFB" w:rsidRDefault="00970C87">
      <w:pPr>
        <w:pStyle w:val="ListParagraph"/>
        <w:spacing w:after="0" w:line="276" w:lineRule="auto"/>
        <w:jc w:val="both"/>
        <w:rPr>
          <w:del w:id="7244" w:author="Rachel Shipsey" w:date="2025-06-08T12:56:00Z"/>
          <w:rFonts w:eastAsia="Arial" w:cs="Arial"/>
          <w:color w:val="000000"/>
        </w:rPr>
        <w:pPrChange w:id="7245" w:author="Rachel Shipsey" w:date="2025-06-23T15:41:00Z">
          <w:pPr>
            <w:pStyle w:val="ListParagraph"/>
            <w:numPr>
              <w:numId w:val="148"/>
            </w:numPr>
            <w:pBdr>
              <w:top w:val="nil"/>
              <w:left w:val="nil"/>
              <w:bottom w:val="nil"/>
              <w:right w:val="nil"/>
              <w:between w:val="nil"/>
            </w:pBdr>
            <w:tabs>
              <w:tab w:val="num" w:pos="720"/>
            </w:tabs>
            <w:spacing w:after="0" w:line="240" w:lineRule="auto"/>
            <w:ind w:hanging="360"/>
            <w:jc w:val="both"/>
          </w:pPr>
        </w:pPrChange>
      </w:pPr>
      <w:del w:id="7246" w:author="Rachel Shipsey" w:date="2025-06-08T12:56:00Z">
        <w:r w:rsidRPr="00CC20FC" w:rsidDel="00274BFB">
          <w:rPr>
            <w:rFonts w:cs="Arial"/>
          </w:rPr>
          <w:delText>Internet connection was a challenge during training for some of the training centres due to network problems where certain training centres were located.</w:delText>
        </w:r>
      </w:del>
    </w:p>
    <w:p w14:paraId="3B3FAD68" w14:textId="77777777" w:rsidR="00970C87" w:rsidRPr="00CC20FC" w:rsidDel="00274BFB" w:rsidRDefault="00970C87">
      <w:pPr>
        <w:pStyle w:val="ListParagraph"/>
        <w:spacing w:after="0" w:line="276" w:lineRule="auto"/>
        <w:jc w:val="both"/>
        <w:rPr>
          <w:del w:id="7247" w:author="Rachel Shipsey" w:date="2025-06-08T12:56:00Z"/>
          <w:rFonts w:eastAsia="Arial" w:cs="Arial"/>
          <w:color w:val="000000"/>
        </w:rPr>
        <w:pPrChange w:id="7248" w:author="Rachel Shipsey" w:date="2025-06-23T15:41:00Z">
          <w:pPr>
            <w:pStyle w:val="ListParagraph"/>
            <w:numPr>
              <w:numId w:val="148"/>
            </w:numPr>
            <w:pBdr>
              <w:top w:val="nil"/>
              <w:left w:val="nil"/>
              <w:bottom w:val="nil"/>
              <w:right w:val="nil"/>
              <w:between w:val="nil"/>
            </w:pBdr>
            <w:tabs>
              <w:tab w:val="num" w:pos="720"/>
            </w:tabs>
            <w:spacing w:after="0" w:line="240" w:lineRule="auto"/>
            <w:ind w:hanging="360"/>
            <w:jc w:val="both"/>
          </w:pPr>
        </w:pPrChange>
      </w:pPr>
      <w:del w:id="7249" w:author="Rachel Shipsey" w:date="2025-06-08T12:56:00Z">
        <w:r w:rsidRPr="00CC20FC" w:rsidDel="00274BFB">
          <w:rPr>
            <w:rFonts w:eastAsia="Arial" w:cs="Arial"/>
            <w:color w:val="000000"/>
          </w:rPr>
          <w:delText xml:space="preserve">It is desirous to utilize free training venues but there exists limited availability of public facilities for training in some parts of countries in Africa, and these should be properly planned and budgeted for. </w:delText>
        </w:r>
      </w:del>
    </w:p>
    <w:p w14:paraId="14EC3524" w14:textId="77777777" w:rsidR="00970C87" w:rsidRPr="00CC20FC" w:rsidDel="00274BFB" w:rsidRDefault="00970C87">
      <w:pPr>
        <w:pStyle w:val="ListParagraph"/>
        <w:spacing w:after="0" w:line="276" w:lineRule="auto"/>
        <w:jc w:val="both"/>
        <w:rPr>
          <w:del w:id="7250" w:author="Rachel Shipsey" w:date="2025-06-08T12:56:00Z"/>
          <w:rFonts w:eastAsia="Arial" w:cs="Arial"/>
          <w:color w:val="000000"/>
        </w:rPr>
        <w:pPrChange w:id="7251" w:author="Rachel Shipsey" w:date="2025-06-23T15:41:00Z">
          <w:pPr>
            <w:pStyle w:val="ListParagraph"/>
            <w:numPr>
              <w:numId w:val="148"/>
            </w:numPr>
            <w:pBdr>
              <w:top w:val="nil"/>
              <w:left w:val="nil"/>
              <w:bottom w:val="nil"/>
              <w:right w:val="nil"/>
              <w:between w:val="nil"/>
            </w:pBdr>
            <w:tabs>
              <w:tab w:val="num" w:pos="720"/>
            </w:tabs>
            <w:spacing w:after="0" w:line="240" w:lineRule="auto"/>
            <w:ind w:hanging="360"/>
            <w:jc w:val="both"/>
          </w:pPr>
        </w:pPrChange>
      </w:pPr>
      <w:del w:id="7252" w:author="Rachel Shipsey" w:date="2025-06-08T12:56:00Z">
        <w:r w:rsidRPr="00CC20FC" w:rsidDel="00274BFB">
          <w:rPr>
            <w:rFonts w:eastAsia="Arial" w:cs="Arial"/>
            <w:color w:val="000000"/>
          </w:rPr>
          <w:delText xml:space="preserve">Data quality issues have been caused by inadequate training and enumerators not understanding the purpose of the data they are collection. For example enumerators not using standard values to record “unknown” causing data cleaning issues, enumerators adding a new record rather than editing an existing record to correct a mistake, causing duplication etc (LINK TO PES CHAPTER FOR EXAMPLES). This makes matching the data to other datasets, including the post-enumeration survey and administrative datasets more challenging and therefore limits potential further use of the data. </w:delText>
        </w:r>
      </w:del>
    </w:p>
    <w:p w14:paraId="44BF6F0F" w14:textId="77777777" w:rsidR="00970C87" w:rsidRPr="00CC20FC" w:rsidDel="00274BFB" w:rsidRDefault="00970C87">
      <w:pPr>
        <w:pStyle w:val="ListParagraph"/>
        <w:spacing w:after="0" w:line="276" w:lineRule="auto"/>
        <w:jc w:val="both"/>
        <w:rPr>
          <w:del w:id="7253" w:author="Rachel Shipsey" w:date="2025-06-08T12:56:00Z"/>
        </w:rPr>
        <w:pPrChange w:id="7254" w:author="Rachel Shipsey" w:date="2025-06-23T15:41:00Z">
          <w:pPr/>
        </w:pPrChange>
      </w:pPr>
    </w:p>
    <w:p w14:paraId="7F146923" w14:textId="77777777" w:rsidR="00970C87" w:rsidRPr="00CC20FC" w:rsidDel="00274BFB" w:rsidRDefault="00970C87">
      <w:pPr>
        <w:pStyle w:val="ListParagraph"/>
        <w:spacing w:after="0" w:line="276" w:lineRule="auto"/>
        <w:jc w:val="both"/>
        <w:rPr>
          <w:del w:id="7255" w:author="Rachel Shipsey" w:date="2025-06-08T12:56:00Z"/>
        </w:rPr>
        <w:pPrChange w:id="7256" w:author="Rachel Shipsey" w:date="2025-06-23T15:41:00Z">
          <w:pPr/>
        </w:pPrChange>
      </w:pPr>
    </w:p>
    <w:p w14:paraId="4D1269FC" w14:textId="77777777" w:rsidR="00970C87" w:rsidRPr="00CC20FC" w:rsidDel="00274BFB" w:rsidRDefault="00970C87">
      <w:pPr>
        <w:pStyle w:val="ListParagraph"/>
        <w:spacing w:after="0" w:line="276" w:lineRule="auto"/>
        <w:jc w:val="both"/>
        <w:rPr>
          <w:del w:id="7257" w:author="Rachel Shipsey" w:date="2025-06-08T12:56:00Z"/>
        </w:rPr>
        <w:pPrChange w:id="7258" w:author="Rachel Shipsey" w:date="2025-06-23T15:41:00Z">
          <w:pPr>
            <w:pStyle w:val="Heading2"/>
            <w:numPr>
              <w:numId w:val="210"/>
            </w:numPr>
            <w:ind w:left="2160" w:hanging="360"/>
          </w:pPr>
        </w:pPrChange>
      </w:pPr>
      <w:del w:id="7259" w:author="Rachel Shipsey" w:date="2025-06-08T12:56:00Z">
        <w:r w:rsidRPr="00D90253" w:rsidDel="00274BFB">
          <w:rPr>
            <w:rFonts w:eastAsiaTheme="majorEastAsia" w:cstheme="majorBidi"/>
            <w:b/>
            <w:sz w:val="28"/>
            <w:szCs w:val="26"/>
            <w:rPrChange w:id="7260" w:author="Rachel Shipsey" w:date="2025-06-03T19:22:00Z">
              <w:rPr>
                <w:rFonts w:cs="Arial"/>
                <w:b w:val="0"/>
                <w:bCs/>
                <w:sz w:val="22"/>
              </w:rPr>
            </w:rPrChange>
          </w:rPr>
          <w:delText>Recommendations</w:delText>
        </w:r>
      </w:del>
    </w:p>
    <w:p w14:paraId="5678D591" w14:textId="238512EB" w:rsidR="00970C87" w:rsidRPr="00CC20FC" w:rsidDel="00274BFB" w:rsidRDefault="00970C87">
      <w:pPr>
        <w:pStyle w:val="ListParagraph"/>
        <w:spacing w:after="0" w:line="276" w:lineRule="auto"/>
        <w:jc w:val="both"/>
        <w:rPr>
          <w:del w:id="7261" w:author="Rachel Shipsey" w:date="2025-06-08T12:56:00Z"/>
          <w:rFonts w:cs="Arial"/>
        </w:rPr>
        <w:pPrChange w:id="7262" w:author="Rachel Shipsey" w:date="2025-06-23T15:41:00Z">
          <w:pPr>
            <w:pStyle w:val="ListParagraph"/>
            <w:numPr>
              <w:numId w:val="149"/>
            </w:numPr>
            <w:spacing w:after="240" w:line="240" w:lineRule="auto"/>
            <w:ind w:right="-46" w:hanging="360"/>
            <w:jc w:val="both"/>
          </w:pPr>
        </w:pPrChange>
      </w:pPr>
      <w:del w:id="7263" w:author="Rachel Shipsey" w:date="2025-06-08T12:56:00Z">
        <w:r w:rsidRPr="00CC20FC" w:rsidDel="00274BFB">
          <w:rPr>
            <w:rFonts w:cs="Arial"/>
          </w:rPr>
          <w:delText>An e-recruitment system should be deployed to ease the process of receiving applications, shortlisting, and selection of personnel. This system needs to be tested to ensure it is easy for applicants to use and can cope with large volumes of applications. Ensure the IT experts who design the system have properly understood the requirements of the HR and census experts. Use the e-recruitment system to collect all information needed including bank details, ID numbers etc. Design the platform to be mobile-friendly and optimized for low-bandwidth areas to improve accessibility, especially in rural regions.</w:delText>
        </w:r>
        <w:r w:rsidR="009048EB" w:rsidRPr="00CC20FC" w:rsidDel="00274BFB">
          <w:rPr>
            <w:rFonts w:cs="Arial"/>
          </w:rPr>
          <w:delText xml:space="preserve"> </w:delText>
        </w:r>
        <w:r w:rsidRPr="00CC20FC" w:rsidDel="00274BFB">
          <w:rPr>
            <w:rFonts w:cs="Arial"/>
          </w:rPr>
          <w:delText>Offering multilingual support and offline application alternatives, along with real-time technical assistance, will enhance inclusivity.</w:delText>
        </w:r>
      </w:del>
    </w:p>
    <w:p w14:paraId="74A60087" w14:textId="77777777" w:rsidR="00970C87" w:rsidRPr="00CC20FC" w:rsidDel="00274BFB" w:rsidRDefault="00970C87">
      <w:pPr>
        <w:pStyle w:val="ListParagraph"/>
        <w:spacing w:after="0" w:line="276" w:lineRule="auto"/>
        <w:jc w:val="both"/>
        <w:rPr>
          <w:del w:id="7264" w:author="Rachel Shipsey" w:date="2025-06-08T12:56:00Z"/>
          <w:rFonts w:cs="Arial"/>
        </w:rPr>
        <w:pPrChange w:id="7265" w:author="Rachel Shipsey" w:date="2025-06-23T15:41:00Z">
          <w:pPr>
            <w:pStyle w:val="ListParagraph"/>
            <w:numPr>
              <w:numId w:val="149"/>
            </w:numPr>
            <w:spacing w:after="240" w:line="240" w:lineRule="auto"/>
            <w:ind w:right="-46" w:hanging="360"/>
            <w:jc w:val="both"/>
          </w:pPr>
        </w:pPrChange>
      </w:pPr>
      <w:del w:id="7266" w:author="Rachel Shipsey" w:date="2025-06-08T12:56:00Z">
        <w:r w:rsidRPr="00CC20FC" w:rsidDel="00274BFB">
          <w:rPr>
            <w:rFonts w:cs="Arial"/>
          </w:rPr>
          <w:delText>Recruit enumerators and supervisors on merit incorporating an ethical approach and resisting political interference. Take IT literacy, language spoken and place of residence of the applicants into account. Recruit more people than you need to allow for attrition of staff. You will also need to recruit a team of IT support staff.</w:delText>
        </w:r>
      </w:del>
    </w:p>
    <w:p w14:paraId="1F6F279E" w14:textId="77777777" w:rsidR="00970C87" w:rsidRPr="00CC20FC" w:rsidDel="00274BFB" w:rsidRDefault="00970C87">
      <w:pPr>
        <w:pStyle w:val="ListParagraph"/>
        <w:spacing w:after="0" w:line="276" w:lineRule="auto"/>
        <w:jc w:val="both"/>
        <w:rPr>
          <w:del w:id="7267" w:author="Rachel Shipsey" w:date="2025-06-08T12:56:00Z"/>
          <w:rFonts w:cs="Arial"/>
        </w:rPr>
        <w:pPrChange w:id="7268" w:author="Rachel Shipsey" w:date="2025-06-23T15:41:00Z">
          <w:pPr>
            <w:pStyle w:val="ListParagraph"/>
            <w:numPr>
              <w:numId w:val="149"/>
            </w:numPr>
            <w:spacing w:after="240" w:line="240" w:lineRule="auto"/>
            <w:ind w:right="-46" w:hanging="360"/>
            <w:jc w:val="both"/>
          </w:pPr>
        </w:pPrChange>
      </w:pPr>
      <w:del w:id="7269" w:author="Rachel Shipsey" w:date="2025-06-08T12:56:00Z">
        <w:r w:rsidRPr="00CC20FC" w:rsidDel="00274BFB">
          <w:rPr>
            <w:rFonts w:cs="Arial"/>
          </w:rPr>
          <w:delText>Allow enough time for the recruitment process so that the census timelines can be adhered to. Have a back-up plan for recruitment in areas where you are unable to attract enough applicants. Public awareness campaigns and digital literacy training are crucial to help users navigate the system.</w:delText>
        </w:r>
      </w:del>
    </w:p>
    <w:p w14:paraId="064F9385" w14:textId="77777777" w:rsidR="00970C87" w:rsidRPr="00CC20FC" w:rsidDel="00274BFB" w:rsidRDefault="00970C87">
      <w:pPr>
        <w:pStyle w:val="ListParagraph"/>
        <w:spacing w:after="0" w:line="276" w:lineRule="auto"/>
        <w:jc w:val="both"/>
        <w:rPr>
          <w:del w:id="7270" w:author="Rachel Shipsey" w:date="2025-06-08T12:56:00Z"/>
          <w:rFonts w:cs="Arial"/>
        </w:rPr>
        <w:pPrChange w:id="7271" w:author="Rachel Shipsey" w:date="2025-06-23T15:41:00Z">
          <w:pPr>
            <w:pStyle w:val="ListParagraph"/>
            <w:numPr>
              <w:numId w:val="149"/>
            </w:numPr>
            <w:spacing w:after="240" w:line="240" w:lineRule="auto"/>
            <w:ind w:right="-46" w:hanging="360"/>
            <w:jc w:val="both"/>
          </w:pPr>
        </w:pPrChange>
      </w:pPr>
      <w:del w:id="7272" w:author="Rachel Shipsey" w:date="2025-06-08T12:56:00Z">
        <w:r w:rsidRPr="00CC20FC" w:rsidDel="00274BFB">
          <w:rPr>
            <w:rFonts w:cs="Arial"/>
          </w:rPr>
          <w:delText>Equipment such as tablets need to be ready for enumerators to use during training so that they can become familiar with the applications. Allow for at least two days in the field training, including both rural and urban settings.</w:delText>
        </w:r>
      </w:del>
    </w:p>
    <w:p w14:paraId="35DB14DB" w14:textId="77777777" w:rsidR="00970C87" w:rsidRPr="00CC20FC" w:rsidDel="00274BFB" w:rsidRDefault="00970C87">
      <w:pPr>
        <w:pStyle w:val="ListParagraph"/>
        <w:spacing w:after="0" w:line="276" w:lineRule="auto"/>
        <w:jc w:val="both"/>
        <w:rPr>
          <w:del w:id="7273" w:author="Rachel Shipsey" w:date="2025-06-08T12:56:00Z"/>
          <w:rFonts w:eastAsia="Arial" w:cs="Arial"/>
          <w:color w:val="000000"/>
        </w:rPr>
        <w:pPrChange w:id="7274" w:author="Rachel Shipsey" w:date="2025-06-23T15:41:00Z">
          <w:pPr>
            <w:pStyle w:val="ListParagraph"/>
            <w:numPr>
              <w:numId w:val="149"/>
            </w:numPr>
            <w:pBdr>
              <w:top w:val="nil"/>
              <w:left w:val="nil"/>
              <w:bottom w:val="nil"/>
              <w:right w:val="nil"/>
              <w:between w:val="nil"/>
            </w:pBdr>
            <w:spacing w:after="0" w:line="240" w:lineRule="auto"/>
            <w:ind w:right="-46" w:hanging="360"/>
            <w:jc w:val="both"/>
          </w:pPr>
        </w:pPrChange>
      </w:pPr>
      <w:del w:id="7275" w:author="Rachel Shipsey" w:date="2025-06-08T12:56:00Z">
        <w:r w:rsidRPr="00CC20FC" w:rsidDel="00274BFB">
          <w:rPr>
            <w:rFonts w:cs="Arial"/>
          </w:rPr>
          <w:delText>A mixture of online and in-person training can be used. On-line training modules provide a consistent approach ensuring that all trainees receive the same instructions. Digital data security awareness, basic skills and a general overview of the census should be included in the training.</w:delText>
        </w:r>
      </w:del>
    </w:p>
    <w:p w14:paraId="30BBF099" w14:textId="77777777" w:rsidR="00970C87" w:rsidRPr="00CC20FC" w:rsidDel="00274BFB" w:rsidRDefault="00970C87">
      <w:pPr>
        <w:pStyle w:val="ListParagraph"/>
        <w:spacing w:after="0" w:line="276" w:lineRule="auto"/>
        <w:jc w:val="both"/>
        <w:rPr>
          <w:del w:id="7276" w:author="Rachel Shipsey" w:date="2025-06-08T12:56:00Z"/>
          <w:rFonts w:eastAsia="Arial" w:cs="Arial"/>
          <w:color w:val="000000"/>
        </w:rPr>
        <w:pPrChange w:id="7277" w:author="Rachel Shipsey" w:date="2025-06-23T15:41:00Z">
          <w:pPr>
            <w:pStyle w:val="ListParagraph"/>
            <w:numPr>
              <w:numId w:val="149"/>
            </w:numPr>
            <w:pBdr>
              <w:top w:val="nil"/>
              <w:left w:val="nil"/>
              <w:bottom w:val="nil"/>
              <w:right w:val="nil"/>
              <w:between w:val="nil"/>
            </w:pBdr>
            <w:spacing w:after="0" w:line="240" w:lineRule="auto"/>
            <w:ind w:right="-46" w:hanging="360"/>
            <w:jc w:val="both"/>
          </w:pPr>
        </w:pPrChange>
      </w:pPr>
      <w:del w:id="7278" w:author="Rachel Shipsey" w:date="2025-06-08T12:56:00Z">
        <w:r w:rsidRPr="00CC20FC" w:rsidDel="00274BFB">
          <w:rPr>
            <w:rFonts w:eastAsia="Arial" w:cs="Arial"/>
            <w:color w:val="000000" w:themeColor="text1"/>
          </w:rPr>
          <w:delText xml:space="preserve">Ensure you have sufficient training centers with adequate network coverage, IT support staff and managers. If it is not possible to source these centers from existing government buildings then sufficient budget needs to be set aside to pay for suitable private venues. </w:delText>
        </w:r>
      </w:del>
    </w:p>
    <w:p w14:paraId="3509EBA9" w14:textId="77777777" w:rsidR="00970C87" w:rsidRPr="00CC20FC" w:rsidDel="00274BFB" w:rsidRDefault="00970C87">
      <w:pPr>
        <w:pStyle w:val="ListParagraph"/>
        <w:spacing w:after="0" w:line="276" w:lineRule="auto"/>
        <w:jc w:val="both"/>
        <w:rPr>
          <w:del w:id="7279" w:author="Rachel Shipsey" w:date="2025-06-08T12:56:00Z"/>
          <w:rFonts w:eastAsia="Arial" w:cs="Arial"/>
          <w:color w:val="000000"/>
        </w:rPr>
        <w:pPrChange w:id="7280" w:author="Rachel Shipsey" w:date="2025-06-23T15:41:00Z">
          <w:pPr>
            <w:pStyle w:val="ListParagraph"/>
            <w:numPr>
              <w:numId w:val="149"/>
            </w:numPr>
            <w:pBdr>
              <w:top w:val="nil"/>
              <w:left w:val="nil"/>
              <w:bottom w:val="nil"/>
              <w:right w:val="nil"/>
              <w:between w:val="nil"/>
            </w:pBdr>
            <w:spacing w:after="0" w:line="240" w:lineRule="auto"/>
            <w:ind w:right="-46" w:hanging="360"/>
            <w:jc w:val="both"/>
          </w:pPr>
        </w:pPrChange>
      </w:pPr>
      <w:del w:id="7281" w:author="Rachel Shipsey" w:date="2025-06-08T12:56:00Z">
        <w:r w:rsidRPr="00CC20FC" w:rsidDel="00274BFB">
          <w:rPr>
            <w:rFonts w:eastAsia="Arial" w:cs="Arial"/>
            <w:color w:val="000000" w:themeColor="text1"/>
          </w:rPr>
          <w:delText>The recruitment and training procedures and systems should be piloted and any issues addressed and retested before the census operations begin. Errors in data collected during the pilot will high-light areas where better enumerator training is required. Hence analysis and quality assurance of the pilot data is essential to pick up any such errors.</w:delText>
        </w:r>
      </w:del>
    </w:p>
    <w:p w14:paraId="58A27036" w14:textId="77777777" w:rsidR="00970C87" w:rsidRPr="00CC20FC" w:rsidDel="00274BFB" w:rsidRDefault="00970C87">
      <w:pPr>
        <w:pStyle w:val="ListParagraph"/>
        <w:spacing w:after="0" w:line="276" w:lineRule="auto"/>
        <w:jc w:val="both"/>
        <w:rPr>
          <w:del w:id="7282" w:author="Rachel Shipsey" w:date="2025-06-08T12:56:00Z"/>
          <w:rFonts w:cs="Arial"/>
        </w:rPr>
        <w:pPrChange w:id="7283" w:author="Rachel Shipsey" w:date="2025-06-23T15:41:00Z">
          <w:pPr>
            <w:pStyle w:val="ListParagraph"/>
            <w:spacing w:after="240" w:line="240" w:lineRule="auto"/>
            <w:ind w:right="-46"/>
            <w:jc w:val="both"/>
          </w:pPr>
        </w:pPrChange>
      </w:pPr>
    </w:p>
    <w:p w14:paraId="6AB79BD6" w14:textId="77777777" w:rsidR="00970C87" w:rsidRPr="00CC20FC" w:rsidDel="00274BFB" w:rsidRDefault="00970C87">
      <w:pPr>
        <w:pStyle w:val="ListParagraph"/>
        <w:spacing w:after="0" w:line="276" w:lineRule="auto"/>
        <w:jc w:val="both"/>
        <w:rPr>
          <w:del w:id="7284" w:author="Rachel Shipsey" w:date="2025-06-08T12:56:00Z"/>
        </w:rPr>
        <w:pPrChange w:id="7285" w:author="Rachel Shipsey" w:date="2025-06-23T15:41:00Z">
          <w:pPr>
            <w:pStyle w:val="Heading2"/>
            <w:numPr>
              <w:numId w:val="210"/>
            </w:numPr>
            <w:ind w:left="2160" w:hanging="360"/>
          </w:pPr>
        </w:pPrChange>
      </w:pPr>
      <w:del w:id="7286" w:author="Rachel Shipsey" w:date="2025-06-08T12:56:00Z">
        <w:r w:rsidRPr="00D90253" w:rsidDel="00274BFB">
          <w:rPr>
            <w:rFonts w:eastAsiaTheme="majorEastAsia" w:cstheme="majorBidi"/>
            <w:b/>
            <w:sz w:val="28"/>
            <w:szCs w:val="26"/>
            <w:rPrChange w:id="7287" w:author="Rachel Shipsey" w:date="2025-06-03T19:22:00Z">
              <w:rPr>
                <w:rFonts w:cs="Arial"/>
                <w:b w:val="0"/>
                <w:bCs/>
                <w:sz w:val="22"/>
              </w:rPr>
            </w:rPrChange>
          </w:rPr>
          <w:delText>Resources</w:delText>
        </w:r>
      </w:del>
    </w:p>
    <w:p w14:paraId="20E240E1" w14:textId="77777777" w:rsidR="00970C87" w:rsidRPr="00CC20FC" w:rsidDel="00274BFB" w:rsidRDefault="00970C87">
      <w:pPr>
        <w:pStyle w:val="ListParagraph"/>
        <w:spacing w:after="0" w:line="276" w:lineRule="auto"/>
        <w:jc w:val="both"/>
        <w:rPr>
          <w:del w:id="7288" w:author="Rachel Shipsey" w:date="2025-06-08T12:56:00Z"/>
        </w:rPr>
        <w:pPrChange w:id="7289" w:author="Rachel Shipsey" w:date="2025-06-23T15:41:00Z">
          <w:pPr/>
        </w:pPrChange>
      </w:pPr>
    </w:p>
    <w:p w14:paraId="22DFACF1" w14:textId="77777777" w:rsidR="00970C87" w:rsidRPr="00CC20FC" w:rsidDel="00274BFB" w:rsidRDefault="00970C87">
      <w:pPr>
        <w:pStyle w:val="ListParagraph"/>
        <w:spacing w:after="0" w:line="276" w:lineRule="auto"/>
        <w:jc w:val="both"/>
        <w:rPr>
          <w:del w:id="7290" w:author="Rachel Shipsey" w:date="2025-06-08T12:56:00Z"/>
        </w:rPr>
        <w:pPrChange w:id="7291" w:author="Rachel Shipsey" w:date="2025-06-23T15:41:00Z">
          <w:pPr/>
        </w:pPrChange>
      </w:pPr>
      <w:del w:id="7292" w:author="Rachel Shipsey" w:date="2025-06-08T12:56:00Z">
        <w:r w:rsidRPr="00CC20FC" w:rsidDel="00274BFB">
          <w:delText>P&amp;R v 4</w:delText>
        </w:r>
      </w:del>
    </w:p>
    <w:p w14:paraId="79FA4BAD" w14:textId="77777777" w:rsidR="00970C87" w:rsidDel="00274BFB" w:rsidRDefault="00970C87">
      <w:pPr>
        <w:pStyle w:val="ListParagraph"/>
        <w:spacing w:after="0" w:line="276" w:lineRule="auto"/>
        <w:jc w:val="both"/>
        <w:rPr>
          <w:del w:id="7293" w:author="Rachel Shipsey" w:date="2025-06-08T12:56:00Z"/>
        </w:rPr>
        <w:pPrChange w:id="7294" w:author="Rachel Shipsey" w:date="2025-06-23T15:41:00Z">
          <w:pPr/>
        </w:pPrChange>
      </w:pPr>
      <w:del w:id="7295" w:author="Rachel Shipsey" w:date="2025-06-08T12:56:00Z">
        <w:r w:rsidRPr="00CC20FC" w:rsidDel="00274BFB">
          <w:delText>Anything else?</w:delText>
        </w:r>
      </w:del>
    </w:p>
    <w:p w14:paraId="51A54917" w14:textId="77777777" w:rsidR="005D38B4" w:rsidDel="00274BFB" w:rsidRDefault="005D38B4">
      <w:pPr>
        <w:pStyle w:val="ListParagraph"/>
        <w:spacing w:after="0" w:line="276" w:lineRule="auto"/>
        <w:jc w:val="both"/>
        <w:rPr>
          <w:del w:id="7296" w:author="Rachel Shipsey" w:date="2025-06-08T12:56:00Z"/>
        </w:rPr>
        <w:pPrChange w:id="7297" w:author="Rachel Shipsey" w:date="2025-06-23T15:41:00Z">
          <w:pPr/>
        </w:pPrChange>
      </w:pPr>
    </w:p>
    <w:p w14:paraId="55112A5A" w14:textId="57445DFA" w:rsidR="005D38B4" w:rsidDel="00274BFB" w:rsidRDefault="005D38B4">
      <w:pPr>
        <w:pStyle w:val="ListParagraph"/>
        <w:spacing w:after="0" w:line="276" w:lineRule="auto"/>
        <w:jc w:val="both"/>
        <w:rPr>
          <w:del w:id="7298" w:author="Rachel Shipsey" w:date="2025-06-08T12:56:00Z"/>
        </w:rPr>
        <w:pPrChange w:id="7299" w:author="Rachel Shipsey" w:date="2025-06-23T15:41:00Z">
          <w:pPr/>
        </w:pPrChange>
      </w:pPr>
    </w:p>
    <w:p w14:paraId="74D61A42" w14:textId="5BD8F913" w:rsidR="005D38B4" w:rsidDel="008D26A9" w:rsidRDefault="005D38B4">
      <w:pPr>
        <w:pStyle w:val="ListParagraph"/>
        <w:spacing w:after="0" w:line="276" w:lineRule="auto"/>
        <w:jc w:val="both"/>
        <w:rPr>
          <w:del w:id="7300" w:author="Rachel Shipsey" w:date="2025-06-23T15:21:00Z"/>
        </w:rPr>
        <w:pPrChange w:id="7301" w:author="Rachel Shipsey" w:date="2025-06-23T15:41:00Z">
          <w:pPr/>
        </w:pPrChange>
      </w:pPr>
      <w:del w:id="7302" w:author="Rachel Shipsey" w:date="2025-06-23T15:21:00Z">
        <w:r w:rsidDel="008D26A9">
          <w:br w:type="page"/>
        </w:r>
      </w:del>
    </w:p>
    <w:p w14:paraId="1236198C" w14:textId="752481B2" w:rsidR="00970C87" w:rsidRPr="00654B27" w:rsidDel="00D90253" w:rsidRDefault="00970C87">
      <w:pPr>
        <w:pStyle w:val="ListParagraph"/>
        <w:spacing w:after="0" w:line="276" w:lineRule="auto"/>
        <w:jc w:val="both"/>
        <w:rPr>
          <w:del w:id="7303" w:author="Rachel Shipsey" w:date="2025-06-03T19:22:00Z"/>
        </w:rPr>
        <w:pPrChange w:id="7304" w:author="Rachel Shipsey" w:date="2025-06-23T15:41:00Z">
          <w:pPr>
            <w:pStyle w:val="Heading1"/>
            <w:pBdr>
              <w:bottom w:val="single" w:sz="4" w:space="1" w:color="auto"/>
            </w:pBdr>
          </w:pPr>
        </w:pPrChange>
      </w:pPr>
      <w:del w:id="7305" w:author="Rachel Shipsey" w:date="2025-06-08T12:58:00Z">
        <w:r w:rsidRPr="4871BC61" w:rsidDel="00DB40D3">
          <w:delText xml:space="preserve">CHAPTER </w:delText>
        </w:r>
        <w:r w:rsidDel="00DB40D3">
          <w:delText>SEVEN</w:delText>
        </w:r>
      </w:del>
      <w:ins w:id="7306" w:author="Rachel Elizabeth" w:date="2025-05-19T16:49:00Z">
        <w:del w:id="7307" w:author="Rachel Shipsey" w:date="2025-06-08T12:58:00Z">
          <w:r w:rsidR="003E5F95" w:rsidDel="00DB40D3">
            <w:delText xml:space="preserve"> EIGHT</w:delText>
          </w:r>
        </w:del>
      </w:ins>
      <w:del w:id="7308" w:author="Rachel Shipsey" w:date="2025-06-08T12:58:00Z">
        <w:r w:rsidRPr="4871BC61" w:rsidDel="00DB40D3">
          <w:delText xml:space="preserve">: </w:delText>
        </w:r>
        <w:r w:rsidR="00873CDE" w:rsidRPr="00D90253" w:rsidDel="00DB40D3">
          <w:rPr>
            <w:rFonts w:eastAsiaTheme="majorEastAsia" w:cstheme="majorBidi"/>
            <w:sz w:val="32"/>
            <w:szCs w:val="32"/>
            <w:rPrChange w:id="7309" w:author="Rachel Shipsey" w:date="2025-06-03T19:22:00Z">
              <w:rPr>
                <w:rFonts w:cs="Arial"/>
                <w:bCs/>
                <w:sz w:val="28"/>
                <w:szCs w:val="28"/>
              </w:rPr>
            </w:rPrChange>
          </w:rPr>
          <w:delText>Deployment</w:delText>
        </w:r>
        <w:r w:rsidR="00873CDE" w:rsidDel="00DB40D3">
          <w:delText xml:space="preserve"> and Supervision of </w:delText>
        </w:r>
        <w:r w:rsidDel="00DB40D3">
          <w:delText xml:space="preserve">Field Personnel </w:delText>
        </w:r>
      </w:del>
      <w:bookmarkStart w:id="7310" w:name="_Toc201238015"/>
      <w:bookmarkStart w:id="7311" w:name="_Toc201319411"/>
      <w:bookmarkEnd w:id="7310"/>
      <w:bookmarkEnd w:id="7311"/>
    </w:p>
    <w:p w14:paraId="407EC057" w14:textId="77777777" w:rsidR="00970C87" w:rsidRPr="00C30D22" w:rsidDel="00DB40D3" w:rsidRDefault="00970C87">
      <w:pPr>
        <w:pStyle w:val="ListParagraph"/>
        <w:spacing w:after="0" w:line="276" w:lineRule="auto"/>
        <w:jc w:val="both"/>
        <w:rPr>
          <w:del w:id="7312" w:author="Rachel Shipsey" w:date="2025-06-08T12:58:00Z"/>
          <w:rFonts w:cs="Arial"/>
          <w:sz w:val="22"/>
        </w:rPr>
        <w:pPrChange w:id="7313" w:author="Rachel Shipsey" w:date="2025-06-23T15:41:00Z">
          <w:pPr>
            <w:pStyle w:val="Heading2"/>
          </w:pPr>
        </w:pPrChange>
      </w:pPr>
      <w:bookmarkStart w:id="7314" w:name="_Toc201238016"/>
      <w:bookmarkStart w:id="7315" w:name="_Toc201319412"/>
      <w:bookmarkEnd w:id="7314"/>
      <w:bookmarkEnd w:id="7315"/>
    </w:p>
    <w:p w14:paraId="1DFDD8B1" w14:textId="4E701585" w:rsidR="0038495C" w:rsidRPr="002C6B7C" w:rsidDel="00DB40D3" w:rsidRDefault="002C6B7C">
      <w:pPr>
        <w:pStyle w:val="ListParagraph"/>
        <w:spacing w:after="0" w:line="276" w:lineRule="auto"/>
        <w:jc w:val="both"/>
        <w:rPr>
          <w:del w:id="7316" w:author="Rachel Shipsey" w:date="2025-06-08T12:58:00Z"/>
          <w:bCs/>
        </w:rPr>
        <w:pPrChange w:id="7317" w:author="Rachel Shipsey" w:date="2025-06-23T15:41:00Z">
          <w:pPr>
            <w:pStyle w:val="Heading2"/>
            <w:numPr>
              <w:ilvl w:val="0"/>
              <w:numId w:val="211"/>
            </w:numPr>
            <w:ind w:left="1494" w:hanging="360"/>
          </w:pPr>
        </w:pPrChange>
      </w:pPr>
      <w:del w:id="7318" w:author="Rachel Shipsey" w:date="2025-06-08T12:58:00Z">
        <w:r w:rsidRPr="002C6B7C" w:rsidDel="00DB40D3">
          <w:rPr>
            <w:bCs/>
          </w:rPr>
          <w:delText>Introduction</w:delText>
        </w:r>
        <w:bookmarkStart w:id="7319" w:name="_Toc201238017"/>
        <w:bookmarkStart w:id="7320" w:name="_Toc201319413"/>
        <w:bookmarkEnd w:id="7319"/>
        <w:bookmarkEnd w:id="7320"/>
      </w:del>
    </w:p>
    <w:p w14:paraId="57515720" w14:textId="77777777" w:rsidR="002C6B7C" w:rsidDel="00DB40D3" w:rsidRDefault="002C6B7C">
      <w:pPr>
        <w:pStyle w:val="ListParagraph"/>
        <w:spacing w:after="0" w:line="276" w:lineRule="auto"/>
        <w:jc w:val="both"/>
        <w:rPr>
          <w:del w:id="7321" w:author="Rachel Shipsey" w:date="2025-06-08T12:58:00Z"/>
        </w:rPr>
        <w:pPrChange w:id="7322" w:author="Rachel Shipsey" w:date="2025-06-23T15:41:00Z">
          <w:pPr/>
        </w:pPrChange>
      </w:pPr>
      <w:bookmarkStart w:id="7323" w:name="_Toc201238018"/>
      <w:bookmarkStart w:id="7324" w:name="_Toc201319414"/>
      <w:bookmarkEnd w:id="7323"/>
      <w:bookmarkEnd w:id="7324"/>
    </w:p>
    <w:p w14:paraId="57E6E006" w14:textId="6011A8F2" w:rsidR="00402432" w:rsidDel="00DB40D3" w:rsidRDefault="00402432">
      <w:pPr>
        <w:pStyle w:val="ListParagraph"/>
        <w:spacing w:after="0" w:line="276" w:lineRule="auto"/>
        <w:jc w:val="both"/>
        <w:rPr>
          <w:del w:id="7325" w:author="Rachel Shipsey" w:date="2025-06-08T12:58:00Z"/>
        </w:rPr>
        <w:pPrChange w:id="7326" w:author="Rachel Shipsey" w:date="2025-06-23T15:41:00Z">
          <w:pPr/>
        </w:pPrChange>
      </w:pPr>
      <w:del w:id="7327" w:author="Rachel Shipsey" w:date="2025-06-08T12:58:00Z">
        <w:r w:rsidDel="00DB40D3">
          <w:delText xml:space="preserve">Having recruited and trained your </w:delText>
        </w:r>
        <w:r w:rsidR="006826DF" w:rsidDel="00DB40D3">
          <w:delText xml:space="preserve">field staff, there are still many more considerations to ensure that they are ready to start work in the field. </w:delText>
        </w:r>
        <w:r w:rsidR="00446D25" w:rsidDel="00DB40D3">
          <w:delText xml:space="preserve">This chapter considers </w:delText>
        </w:r>
        <w:r w:rsidR="003C2F94" w:rsidDel="00DB40D3">
          <w:delText>the use of technology for monitoring enumerators, provisioning of devices</w:delText>
        </w:r>
        <w:r w:rsidR="00BD5D52" w:rsidDel="00DB40D3">
          <w:delText>, automatic payment systems</w:delText>
        </w:r>
        <w:r w:rsidR="00D00482" w:rsidDel="00DB40D3">
          <w:delText xml:space="preserve"> XXXXXXXXXXXXX</w:delText>
        </w:r>
        <w:bookmarkStart w:id="7328" w:name="_Toc201238019"/>
        <w:bookmarkStart w:id="7329" w:name="_Toc201319415"/>
        <w:bookmarkEnd w:id="7328"/>
        <w:bookmarkEnd w:id="7329"/>
      </w:del>
    </w:p>
    <w:p w14:paraId="7C9A5820" w14:textId="44B682F3" w:rsidR="00D345F7" w:rsidDel="00DB40D3" w:rsidRDefault="00E41A7C">
      <w:pPr>
        <w:pStyle w:val="ListParagraph"/>
        <w:spacing w:after="0" w:line="276" w:lineRule="auto"/>
        <w:jc w:val="both"/>
        <w:rPr>
          <w:del w:id="7330" w:author="Rachel Shipsey" w:date="2025-06-08T12:58:00Z"/>
        </w:rPr>
        <w:pPrChange w:id="7331" w:author="Rachel Shipsey" w:date="2025-06-23T15:41:00Z">
          <w:pPr/>
        </w:pPrChange>
      </w:pPr>
      <w:del w:id="7332" w:author="Rachel Shipsey" w:date="2025-06-08T12:58:00Z">
        <w:r w:rsidDel="00DB40D3">
          <w:delText>In this chapter we discuss some of the tools that have been deve</w:delText>
        </w:r>
        <w:r w:rsidR="000575B5" w:rsidDel="00DB40D3">
          <w:delText>loped assist with the deployment and supervision of field personnel.</w:delText>
        </w:r>
        <w:bookmarkStart w:id="7333" w:name="_Toc201238020"/>
        <w:bookmarkStart w:id="7334" w:name="_Toc201319416"/>
        <w:bookmarkEnd w:id="7333"/>
        <w:bookmarkEnd w:id="7334"/>
      </w:del>
    </w:p>
    <w:p w14:paraId="23473633" w14:textId="77777777" w:rsidR="00D345F7" w:rsidDel="00DB40D3" w:rsidRDefault="00D345F7">
      <w:pPr>
        <w:pStyle w:val="ListParagraph"/>
        <w:spacing w:after="0" w:line="276" w:lineRule="auto"/>
        <w:jc w:val="both"/>
        <w:rPr>
          <w:del w:id="7335" w:author="Rachel Shipsey" w:date="2025-06-08T12:58:00Z"/>
        </w:rPr>
        <w:pPrChange w:id="7336" w:author="Rachel Shipsey" w:date="2025-06-23T15:41:00Z">
          <w:pPr/>
        </w:pPrChange>
      </w:pPr>
      <w:bookmarkStart w:id="7337" w:name="_Toc201238021"/>
      <w:bookmarkStart w:id="7338" w:name="_Toc201319417"/>
      <w:bookmarkEnd w:id="7337"/>
      <w:bookmarkEnd w:id="7338"/>
    </w:p>
    <w:p w14:paraId="68B524CE" w14:textId="76ED985F" w:rsidR="0038495C" w:rsidDel="00DB40D3" w:rsidRDefault="00550708">
      <w:pPr>
        <w:pStyle w:val="ListParagraph"/>
        <w:spacing w:after="0" w:line="276" w:lineRule="auto"/>
        <w:jc w:val="both"/>
        <w:rPr>
          <w:del w:id="7339" w:author="Rachel Shipsey" w:date="2025-06-08T12:58:00Z"/>
          <w:bCs/>
        </w:rPr>
        <w:pPrChange w:id="7340" w:author="Rachel Shipsey" w:date="2025-06-23T15:41:00Z">
          <w:pPr/>
        </w:pPrChange>
      </w:pPr>
      <w:del w:id="7341" w:author="Rachel Shipsey" w:date="2025-06-08T12:58:00Z">
        <w:r w:rsidRPr="00455C9A" w:rsidDel="00DB40D3">
          <w:delText>A comparison of f</w:delText>
        </w:r>
        <w:r w:rsidR="001207E9" w:rsidRPr="00455C9A" w:rsidDel="00DB40D3">
          <w:rPr>
            <w:bCs/>
          </w:rPr>
          <w:delText xml:space="preserve">ield </w:delText>
        </w:r>
        <w:r w:rsidRPr="00455C9A" w:rsidDel="00DB40D3">
          <w:rPr>
            <w:bCs/>
          </w:rPr>
          <w:delText>p</w:delText>
        </w:r>
        <w:r w:rsidR="001207E9" w:rsidRPr="00455C9A" w:rsidDel="00DB40D3">
          <w:rPr>
            <w:bCs/>
          </w:rPr>
          <w:delText xml:space="preserve">ersonnel </w:delText>
        </w:r>
        <w:r w:rsidRPr="00455C9A" w:rsidDel="00DB40D3">
          <w:rPr>
            <w:bCs/>
          </w:rPr>
          <w:delText>d</w:delText>
        </w:r>
        <w:r w:rsidR="001207E9" w:rsidRPr="00455C9A" w:rsidDel="00DB40D3">
          <w:rPr>
            <w:bCs/>
          </w:rPr>
          <w:delText xml:space="preserve">eployment in the </w:delText>
        </w:r>
        <w:r w:rsidR="00455C9A" w:rsidRPr="00455C9A" w:rsidDel="00DB40D3">
          <w:rPr>
            <w:bCs/>
          </w:rPr>
          <w:delText xml:space="preserve">non-digital versus </w:delText>
        </w:r>
        <w:r w:rsidR="001207E9" w:rsidRPr="00455C9A" w:rsidDel="00DB40D3">
          <w:rPr>
            <w:bCs/>
          </w:rPr>
          <w:delText>digital era</w:delText>
        </w:r>
        <w:bookmarkStart w:id="7342" w:name="_Toc201238022"/>
        <w:bookmarkStart w:id="7343" w:name="_Toc201319418"/>
        <w:bookmarkEnd w:id="7342"/>
        <w:bookmarkEnd w:id="7343"/>
      </w:del>
    </w:p>
    <w:p w14:paraId="6C46479C" w14:textId="33589D50" w:rsidR="00455C9A" w:rsidRPr="00D07173" w:rsidDel="00DB40D3" w:rsidRDefault="006D5FF2">
      <w:pPr>
        <w:pStyle w:val="ListParagraph"/>
        <w:spacing w:after="0" w:line="276" w:lineRule="auto"/>
        <w:jc w:val="both"/>
        <w:rPr>
          <w:del w:id="7344" w:author="Rachel Shipsey" w:date="2025-06-08T12:58:00Z"/>
        </w:rPr>
        <w:pPrChange w:id="7345" w:author="Rachel Shipsey" w:date="2025-06-23T15:41:00Z">
          <w:pPr/>
        </w:pPrChange>
      </w:pPr>
      <w:del w:id="7346" w:author="Rachel Shipsey" w:date="2025-06-08T12:58:00Z">
        <w:r w:rsidDel="00DB40D3">
          <w:delText>Some</w:delText>
        </w:r>
        <w:r w:rsidR="00455C9A" w:rsidRPr="00D07173" w:rsidDel="00DB40D3">
          <w:delText xml:space="preserve"> aspects of deploying the field force will be similar in a digital census </w:delText>
        </w:r>
        <w:r w:rsidR="00D07173" w:rsidRPr="00D07173" w:rsidDel="00DB40D3">
          <w:delText>to a non-digital census</w:delText>
        </w:r>
        <w:r w:rsidDel="00DB40D3">
          <w:delText xml:space="preserve"> – ID badges, uniforms and other physical equipment will need to be provided in both cases. However</w:delText>
        </w:r>
        <w:r w:rsidR="00D07173" w:rsidRPr="00D07173" w:rsidDel="00DB40D3">
          <w:delText xml:space="preserve">, there are some major differences. The first being that instead of </w:delText>
        </w:r>
        <w:r w:rsidR="00D07173" w:rsidDel="00DB40D3">
          <w:delText xml:space="preserve">being equipped with </w:delText>
        </w:r>
        <w:r w:rsidR="007401E4" w:rsidDel="00DB40D3">
          <w:delText>copies of the paper questionnaire, the enumerators all need to be equipped with a CAPI device</w:delText>
        </w:r>
        <w:r w:rsidR="00A77219" w:rsidDel="00DB40D3">
          <w:delText xml:space="preserve"> </w:delText>
        </w:r>
        <w:r w:rsidR="00122EF1" w:rsidDel="00DB40D3">
          <w:delText xml:space="preserve">uploaded with the </w:delText>
        </w:r>
        <w:r w:rsidR="008A2B59" w:rsidDel="00DB40D3">
          <w:delText>correct maps</w:delText>
        </w:r>
        <w:r w:rsidR="00227373" w:rsidDel="00DB40D3">
          <w:delText xml:space="preserve"> etc for their location </w:delText>
        </w:r>
        <w:r w:rsidR="00A77219" w:rsidDel="00DB40D3">
          <w:delText>(LINK TO CAPI</w:delText>
        </w:r>
        <w:r w:rsidR="00227373" w:rsidDel="00DB40D3">
          <w:delText>). C</w:delText>
        </w:r>
        <w:r w:rsidR="007401E4" w:rsidDel="00DB40D3">
          <w:delText>onsideration</w:delText>
        </w:r>
        <w:r w:rsidR="00227373" w:rsidDel="00DB40D3">
          <w:delText xml:space="preserve"> must also be</w:delText>
        </w:r>
        <w:r w:rsidR="007401E4" w:rsidDel="00DB40D3">
          <w:delText xml:space="preserve"> given to how th</w:delText>
        </w:r>
        <w:r w:rsidR="00A718EB" w:rsidDel="00DB40D3">
          <w:delText>e battery of this</w:delText>
        </w:r>
        <w:r w:rsidR="007401E4" w:rsidDel="00DB40D3">
          <w:delText xml:space="preserve"> device will be </w:delText>
        </w:r>
        <w:r w:rsidR="00A718EB" w:rsidDel="00DB40D3">
          <w:delText xml:space="preserve">kept </w:delText>
        </w:r>
        <w:r w:rsidR="007401E4" w:rsidDel="00DB40D3">
          <w:delText xml:space="preserve">charged and </w:delText>
        </w:r>
        <w:r w:rsidR="005E6E70" w:rsidDel="00DB40D3">
          <w:delText xml:space="preserve">whether </w:delText>
        </w:r>
        <w:r w:rsidR="007401E4" w:rsidDel="00DB40D3">
          <w:delText>data will be transmitted</w:delText>
        </w:r>
        <w:r w:rsidR="005E6E70" w:rsidDel="00DB40D3">
          <w:delText xml:space="preserve"> using WiFi or Bluetooth</w:delText>
        </w:r>
        <w:r w:rsidR="00D42F3C" w:rsidDel="00DB40D3">
          <w:delText xml:space="preserve">. </w:delText>
        </w:r>
        <w:r w:rsidR="00A77219" w:rsidDel="00DB40D3">
          <w:delText>(LINK TO DATA TRANSMISSION)</w:delText>
        </w:r>
        <w:r w:rsidR="007401E4" w:rsidDel="00DB40D3">
          <w:delText>.</w:delText>
        </w:r>
        <w:r w:rsidR="007D5750" w:rsidDel="00DB40D3">
          <w:delText xml:space="preserve"> </w:delText>
        </w:r>
        <w:r w:rsidR="00D95DCB" w:rsidDel="00DB40D3">
          <w:delText>E</w:delText>
        </w:r>
        <w:r w:rsidR="007D5750" w:rsidDel="00DB40D3">
          <w:delText>numerators</w:delText>
        </w:r>
        <w:r w:rsidR="00D95DCB" w:rsidDel="00DB40D3">
          <w:delText xml:space="preserve"> may</w:delText>
        </w:r>
        <w:r w:rsidR="007D5750" w:rsidDel="00DB40D3">
          <w:delText xml:space="preserve"> upload the data they collect to their supervisor,</w:delText>
        </w:r>
        <w:r w:rsidR="00D95DCB" w:rsidDel="00DB40D3">
          <w:delText xml:space="preserve"> if so</w:delText>
        </w:r>
        <w:r w:rsidR="007D5750" w:rsidDel="00DB40D3">
          <w:delText xml:space="preserve"> checks </w:delText>
        </w:r>
        <w:r w:rsidR="00D95DCB" w:rsidDel="00DB40D3">
          <w:delText>can be</w:delText>
        </w:r>
        <w:r w:rsidR="007D5750" w:rsidDel="00DB40D3">
          <w:delText xml:space="preserve"> carried out by the supervisor before the data is further</w:delText>
        </w:r>
        <w:r w:rsidR="00D95DCB" w:rsidDel="00DB40D3">
          <w:delText xml:space="preserve"> uploaded to census headquarters. This step of supervisor checking may negate the need for supervisors to carry out random re-interviews. Instead</w:delText>
        </w:r>
        <w:r w:rsidR="00A77219" w:rsidDel="00DB40D3">
          <w:delText>,</w:delText>
        </w:r>
        <w:r w:rsidR="00D95DCB" w:rsidDel="00DB40D3">
          <w:delText xml:space="preserve"> enumerators can be </w:delText>
        </w:r>
        <w:r w:rsidR="00A0041F" w:rsidDel="00DB40D3">
          <w:delText>sent back to households</w:delText>
        </w:r>
        <w:r w:rsidR="00D95DCB" w:rsidDel="00DB40D3">
          <w:delText xml:space="preserve"> </w:delText>
        </w:r>
        <w:r w:rsidR="00A0041F" w:rsidDel="00DB40D3">
          <w:delText xml:space="preserve">where </w:delText>
        </w:r>
        <w:r w:rsidR="00A34A04" w:rsidDel="00DB40D3">
          <w:delText xml:space="preserve">errors have been identified, and further training can be given to any enumerators who are making systematic errors. </w:delText>
        </w:r>
        <w:r w:rsidR="00794337" w:rsidDel="00DB40D3">
          <w:delText>Payment systems for field staff can be automated</w:delText>
        </w:r>
        <w:r w:rsidR="008235C2" w:rsidDel="00DB40D3">
          <w:delText xml:space="preserve">, which </w:delText>
        </w:r>
        <w:r w:rsidR="00A77219" w:rsidDel="00DB40D3">
          <w:delText>information required to enable this collected as part of the online recruitment system (LINK)</w:delText>
        </w:r>
        <w:r w:rsidR="00E96796" w:rsidDel="00DB40D3">
          <w:delText xml:space="preserve">. Real-time monitoring of progress with regards to data collection enables </w:delText>
        </w:r>
        <w:r w:rsidR="0073637F" w:rsidDel="00DB40D3">
          <w:delText>timely decision making and problem</w:delText>
        </w:r>
        <w:r w:rsidR="00E96796" w:rsidDel="00DB40D3">
          <w:delText xml:space="preserve"> </w:delText>
        </w:r>
        <w:r w:rsidR="003C1E26" w:rsidDel="00DB40D3">
          <w:delText xml:space="preserve">solving when particular EAs are found to be </w:delText>
        </w:r>
        <w:r w:rsidR="00BF13E1" w:rsidDel="00DB40D3">
          <w:delText>harder to enumerate than initially planned for.</w:delText>
        </w:r>
        <w:r w:rsidR="002376D3" w:rsidDel="00DB40D3">
          <w:delText xml:space="preserve"> </w:delText>
        </w:r>
        <w:r w:rsidR="00086B78" w:rsidDel="00DB40D3">
          <w:delText>Dashboards (LINK)</w:delText>
        </w:r>
        <w:r w:rsidR="00BF13E1" w:rsidDel="00DB40D3">
          <w:delText xml:space="preserve"> allow</w:delText>
        </w:r>
        <w:r w:rsidR="00E660D2" w:rsidDel="00DB40D3">
          <w:delText xml:space="preserve"> the </w:delText>
        </w:r>
        <w:r w:rsidR="00785AF1" w:rsidDel="00DB40D3">
          <w:delText>supervision</w:delText>
        </w:r>
        <w:r w:rsidR="00E660D2" w:rsidDel="00DB40D3">
          <w:delText xml:space="preserve"> of the census as a whole</w:delText>
        </w:r>
        <w:r w:rsidR="00086B78" w:rsidDel="00DB40D3">
          <w:delText xml:space="preserve"> and </w:delText>
        </w:r>
        <w:r w:rsidR="003F4ED4" w:rsidDel="00DB40D3">
          <w:delText xml:space="preserve">stakeholders can be kept informed as to progress with meaningful </w:delText>
        </w:r>
        <w:r w:rsidR="001342CA" w:rsidDel="00DB40D3">
          <w:delText xml:space="preserve">up to date </w:delText>
        </w:r>
        <w:r w:rsidR="003F4ED4" w:rsidDel="00DB40D3">
          <w:delText xml:space="preserve">results. </w:delText>
        </w:r>
        <w:r w:rsidR="00086B78" w:rsidDel="00DB40D3">
          <w:delText xml:space="preserve"> </w:delText>
        </w:r>
        <w:r w:rsidR="0063019D" w:rsidDel="00DB40D3">
          <w:delText xml:space="preserve">However, strategies need to be in place to </w:delText>
        </w:r>
        <w:r w:rsidR="00785AF1" w:rsidDel="00DB40D3">
          <w:delText>make effective use of the information that is now so readily available.</w:delText>
        </w:r>
        <w:bookmarkStart w:id="7347" w:name="_Toc201238023"/>
        <w:bookmarkStart w:id="7348" w:name="_Toc201319419"/>
        <w:bookmarkEnd w:id="7347"/>
        <w:bookmarkEnd w:id="7348"/>
      </w:del>
    </w:p>
    <w:p w14:paraId="067AF0BE" w14:textId="77777777" w:rsidR="00455C9A" w:rsidDel="00DB40D3" w:rsidRDefault="00455C9A">
      <w:pPr>
        <w:pStyle w:val="ListParagraph"/>
        <w:spacing w:after="0" w:line="276" w:lineRule="auto"/>
        <w:jc w:val="both"/>
        <w:rPr>
          <w:del w:id="7349" w:author="Rachel Shipsey" w:date="2025-06-08T12:58:00Z"/>
        </w:rPr>
        <w:pPrChange w:id="7350" w:author="Rachel Shipsey" w:date="2025-06-23T15:41:00Z">
          <w:pPr/>
        </w:pPrChange>
      </w:pPr>
      <w:bookmarkStart w:id="7351" w:name="_Toc201238024"/>
      <w:bookmarkStart w:id="7352" w:name="_Toc201319420"/>
      <w:bookmarkEnd w:id="7351"/>
      <w:bookmarkEnd w:id="7352"/>
    </w:p>
    <w:p w14:paraId="7351702A" w14:textId="77777777" w:rsidR="00790F2B" w:rsidDel="00DB40D3" w:rsidRDefault="00A43CAB">
      <w:pPr>
        <w:pStyle w:val="ListParagraph"/>
        <w:spacing w:after="0" w:line="276" w:lineRule="auto"/>
        <w:jc w:val="both"/>
        <w:rPr>
          <w:del w:id="7353" w:author="Rachel Shipsey" w:date="2025-06-08T12:58:00Z"/>
          <w:rFonts w:cs="Arial"/>
        </w:rPr>
        <w:pPrChange w:id="7354" w:author="Rachel Shipsey" w:date="2025-06-23T15:41:00Z">
          <w:pPr>
            <w:jc w:val="both"/>
          </w:pPr>
        </w:pPrChange>
      </w:pPr>
      <w:del w:id="7355" w:author="Rachel Shipsey" w:date="2025-06-08T12:58:00Z">
        <w:r w:rsidRPr="00A43CAB" w:rsidDel="00DB40D3">
          <w:delText>Considerations for field personnel deployment and supervision in a digital census</w:delText>
        </w:r>
        <w:r w:rsidR="00790F2B" w:rsidRPr="00790F2B" w:rsidDel="00DB40D3">
          <w:rPr>
            <w:rFonts w:cs="Arial"/>
          </w:rPr>
          <w:delText xml:space="preserve"> </w:delText>
        </w:r>
        <w:bookmarkStart w:id="7356" w:name="_Toc201238025"/>
        <w:bookmarkStart w:id="7357" w:name="_Toc201319421"/>
        <w:bookmarkEnd w:id="7356"/>
        <w:bookmarkEnd w:id="7357"/>
      </w:del>
    </w:p>
    <w:p w14:paraId="038E5AFC" w14:textId="14948BF6" w:rsidR="00790F2B" w:rsidRPr="00E31AD1" w:rsidDel="00DB40D3" w:rsidRDefault="00790F2B">
      <w:pPr>
        <w:pStyle w:val="ListParagraph"/>
        <w:spacing w:after="0" w:line="276" w:lineRule="auto"/>
        <w:jc w:val="both"/>
        <w:rPr>
          <w:del w:id="7358" w:author="Rachel Shipsey" w:date="2025-06-08T12:58:00Z"/>
          <w:rFonts w:cs="Arial"/>
        </w:rPr>
        <w:pPrChange w:id="7359" w:author="Rachel Shipsey" w:date="2025-06-23T15:41:00Z">
          <w:pPr>
            <w:jc w:val="both"/>
          </w:pPr>
        </w:pPrChange>
      </w:pPr>
      <w:del w:id="7360" w:author="Rachel Shipsey" w:date="2025-06-08T12:58:00Z">
        <w:r w:rsidRPr="70E65BEE" w:rsidDel="00DB40D3">
          <w:rPr>
            <w:rFonts w:cs="Arial"/>
          </w:rPr>
          <w:delText xml:space="preserve">The use of technology in a census undertaking includes the use of innovative ways such as cloud computing, smart mobile devices, GPS, web GIS among others. During the 2020 Round, various technological innovations were </w:delText>
        </w:r>
        <w:r w:rsidR="0074419D" w:rsidDel="00DB40D3">
          <w:rPr>
            <w:rFonts w:cs="Arial"/>
          </w:rPr>
          <w:delText>used</w:delText>
        </w:r>
        <w:r w:rsidRPr="70E65BEE" w:rsidDel="00DB40D3">
          <w:rPr>
            <w:rFonts w:cs="Arial"/>
          </w:rPr>
          <w:delText xml:space="preserve"> to improve the quality of census processes and efficiency of the census business model. Amongst the innovations made the following were offered by ECA: provisioning of tablets, the use of census and survey monitoring dashboard, </w:delText>
        </w:r>
        <w:r w:rsidR="00FE5416" w:rsidDel="00DB40D3">
          <w:rPr>
            <w:rFonts w:cs="Arial"/>
          </w:rPr>
          <w:delText xml:space="preserve">and </w:delText>
        </w:r>
        <w:r w:rsidRPr="70E65BEE" w:rsidDel="00DB40D3">
          <w:rPr>
            <w:rFonts w:cs="Arial"/>
          </w:rPr>
          <w:delText>Census support center/Issue tracker.</w:delText>
        </w:r>
        <w:r w:rsidR="00AA61ED" w:rsidDel="00DB40D3">
          <w:rPr>
            <w:rFonts w:cs="Arial"/>
          </w:rPr>
          <w:delText xml:space="preserve"> </w:delText>
        </w:r>
        <w:r w:rsidRPr="00E31AD1" w:rsidDel="00DB40D3">
          <w:rPr>
            <w:rFonts w:cs="Arial"/>
          </w:rPr>
          <w:delText>Efforts have been made to ensure that the tools available to support digital census are affordable and readily accessed. For instance, all the UNECA census tools are made with open-source technology and are completely free to use by member states.</w:delText>
        </w:r>
        <w:r w:rsidR="00AA61ED" w:rsidDel="00DB40D3">
          <w:rPr>
            <w:rFonts w:cs="Arial"/>
          </w:rPr>
          <w:delText xml:space="preserve"> Consider which tools will be most effective for </w:delText>
        </w:r>
        <w:r w:rsidR="00E7188C" w:rsidDel="00DB40D3">
          <w:rPr>
            <w:rFonts w:cs="Arial"/>
          </w:rPr>
          <w:delText>your census.</w:delText>
        </w:r>
        <w:bookmarkStart w:id="7361" w:name="_Toc201238026"/>
        <w:bookmarkStart w:id="7362" w:name="_Toc201319422"/>
        <w:bookmarkEnd w:id="7361"/>
        <w:bookmarkEnd w:id="7362"/>
      </w:del>
    </w:p>
    <w:p w14:paraId="1C07971D" w14:textId="07451732" w:rsidR="0038495C" w:rsidRPr="00A43CAB" w:rsidDel="00DB40D3" w:rsidRDefault="0038495C">
      <w:pPr>
        <w:pStyle w:val="ListParagraph"/>
        <w:spacing w:after="0" w:line="276" w:lineRule="auto"/>
        <w:jc w:val="both"/>
        <w:rPr>
          <w:del w:id="7363" w:author="Rachel Shipsey" w:date="2025-06-08T12:58:00Z"/>
          <w:bCs/>
        </w:rPr>
        <w:pPrChange w:id="7364" w:author="Rachel Shipsey" w:date="2025-06-23T15:41:00Z">
          <w:pPr/>
        </w:pPrChange>
      </w:pPr>
      <w:bookmarkStart w:id="7365" w:name="_Toc201238027"/>
      <w:bookmarkStart w:id="7366" w:name="_Toc201319423"/>
      <w:bookmarkEnd w:id="7365"/>
      <w:bookmarkEnd w:id="7366"/>
    </w:p>
    <w:p w14:paraId="0DFE3705" w14:textId="786552A4" w:rsidR="007663B2" w:rsidRPr="00E31AD1" w:rsidDel="00DB40D3" w:rsidRDefault="007663B2">
      <w:pPr>
        <w:pStyle w:val="ListParagraph"/>
        <w:spacing w:after="0" w:line="276" w:lineRule="auto"/>
        <w:jc w:val="both"/>
        <w:rPr>
          <w:del w:id="7367" w:author="Rachel Shipsey" w:date="2025-06-08T12:58:00Z"/>
          <w:rFonts w:cs="Arial"/>
        </w:rPr>
        <w:pPrChange w:id="7368" w:author="Rachel Shipsey" w:date="2025-06-23T15:41:00Z">
          <w:pPr>
            <w:pBdr>
              <w:top w:val="nil"/>
              <w:left w:val="nil"/>
              <w:bottom w:val="nil"/>
              <w:right w:val="nil"/>
              <w:between w:val="nil"/>
            </w:pBdr>
            <w:jc w:val="both"/>
          </w:pPr>
        </w:pPrChange>
      </w:pPr>
      <w:del w:id="7369" w:author="Rachel Shipsey" w:date="2025-06-08T12:58:00Z">
        <w:r w:rsidRPr="00E31AD1" w:rsidDel="00DB40D3">
          <w:rPr>
            <w:rFonts w:cs="Arial"/>
          </w:rPr>
          <w:delText>In device provisioning</w:delText>
        </w:r>
        <w:r w:rsidR="001D2A71" w:rsidDel="00DB40D3">
          <w:rPr>
            <w:rFonts w:cs="Arial"/>
          </w:rPr>
          <w:delText>, a key consideration</w:delText>
        </w:r>
        <w:r w:rsidRPr="00E31AD1" w:rsidDel="00DB40D3">
          <w:rPr>
            <w:rFonts w:cs="Arial"/>
          </w:rPr>
          <w:delText xml:space="preserve"> should be to think through what needs to happen to the devices to make them ready for field work. Usually, this will include but is not limited to, installing the CAPI and its runner application, loading the assigned EA maps, loading instruction manuals (usually pdfs) on CAPI and device use installing required applications such as map viewer/navigator, pdf reader, etc. </w:delText>
        </w:r>
        <w:bookmarkStart w:id="7370" w:name="_Toc201238028"/>
        <w:bookmarkStart w:id="7371" w:name="_Toc201319424"/>
        <w:bookmarkEnd w:id="7370"/>
        <w:bookmarkEnd w:id="7371"/>
      </w:del>
    </w:p>
    <w:p w14:paraId="30B4DA91" w14:textId="77BB61E9" w:rsidR="0043079C" w:rsidRPr="00D90253" w:rsidDel="00D90253" w:rsidRDefault="0043079C">
      <w:pPr>
        <w:pStyle w:val="ListParagraph"/>
        <w:spacing w:after="0" w:line="276" w:lineRule="auto"/>
        <w:jc w:val="both"/>
        <w:rPr>
          <w:del w:id="7372" w:author="Rachel Shipsey" w:date="2025-06-03T19:23:00Z"/>
          <w:b/>
          <w:sz w:val="32"/>
          <w:szCs w:val="32"/>
          <w:rPrChange w:id="7373" w:author="Rachel Shipsey" w:date="2025-06-03T19:23:00Z">
            <w:rPr>
              <w:del w:id="7374" w:author="Rachel Shipsey" w:date="2025-06-03T19:23:00Z"/>
              <w:b w:val="0"/>
              <w:bCs/>
            </w:rPr>
          </w:rPrChange>
        </w:rPr>
        <w:pPrChange w:id="7375" w:author="Rachel Shipsey" w:date="2025-06-23T15:41:00Z">
          <w:pPr>
            <w:pStyle w:val="Heading2"/>
          </w:pPr>
        </w:pPrChange>
      </w:pPr>
      <w:bookmarkStart w:id="7376" w:name="_Toc201238029"/>
      <w:bookmarkStart w:id="7377" w:name="_Toc201319425"/>
      <w:bookmarkEnd w:id="7376"/>
      <w:bookmarkEnd w:id="7377"/>
    </w:p>
    <w:p w14:paraId="3A92F43C" w14:textId="31642ED8" w:rsidR="00A3593B" w:rsidRPr="00D00482" w:rsidDel="00DB40D3" w:rsidRDefault="00A3593B">
      <w:pPr>
        <w:pStyle w:val="ListParagraph"/>
        <w:spacing w:after="0" w:line="276" w:lineRule="auto"/>
        <w:jc w:val="both"/>
        <w:rPr>
          <w:del w:id="7378" w:author="Rachel Shipsey" w:date="2025-06-08T12:58:00Z"/>
          <w:bCs/>
        </w:rPr>
        <w:pPrChange w:id="7379" w:author="Rachel Shipsey" w:date="2025-06-23T15:41:00Z">
          <w:pPr>
            <w:pStyle w:val="Heading2"/>
            <w:numPr>
              <w:numId w:val="211"/>
            </w:numPr>
            <w:ind w:left="2214" w:hanging="360"/>
          </w:pPr>
        </w:pPrChange>
      </w:pPr>
      <w:del w:id="7380" w:author="Rachel Shipsey" w:date="2025-06-08T12:58:00Z">
        <w:r w:rsidRPr="00C30D22" w:rsidDel="00DB40D3">
          <w:delText>Key</w:delText>
        </w:r>
        <w:r w:rsidRPr="00D00482" w:rsidDel="00DB40D3">
          <w:rPr>
            <w:bCs/>
          </w:rPr>
          <w:delText xml:space="preserve"> implementation areas in a digital census</w:delText>
        </w:r>
        <w:r w:rsidR="00E7188C" w:rsidDel="00DB40D3">
          <w:rPr>
            <w:bCs/>
          </w:rPr>
          <w:delText xml:space="preserve"> for deploying and supervision of field staff</w:delText>
        </w:r>
        <w:bookmarkStart w:id="7381" w:name="_Toc201238030"/>
        <w:bookmarkStart w:id="7382" w:name="_Toc201319426"/>
        <w:bookmarkEnd w:id="7381"/>
        <w:bookmarkEnd w:id="7382"/>
      </w:del>
    </w:p>
    <w:p w14:paraId="52C63C70" w14:textId="77777777" w:rsidR="0081117E" w:rsidDel="00DB40D3" w:rsidRDefault="0081117E">
      <w:pPr>
        <w:pStyle w:val="ListParagraph"/>
        <w:spacing w:after="0" w:line="276" w:lineRule="auto"/>
        <w:jc w:val="both"/>
        <w:rPr>
          <w:del w:id="7383" w:author="Rachel Shipsey" w:date="2025-06-08T12:58:00Z"/>
        </w:rPr>
        <w:pPrChange w:id="7384" w:author="Rachel Shipsey" w:date="2025-06-23T15:41:00Z">
          <w:pPr/>
        </w:pPrChange>
      </w:pPr>
      <w:bookmarkStart w:id="7385" w:name="_Toc201238031"/>
      <w:bookmarkStart w:id="7386" w:name="_Toc201319427"/>
      <w:bookmarkEnd w:id="7385"/>
      <w:bookmarkEnd w:id="7386"/>
    </w:p>
    <w:p w14:paraId="7E9661A0" w14:textId="77777777" w:rsidR="0081117E" w:rsidDel="00DB40D3" w:rsidRDefault="0081117E">
      <w:pPr>
        <w:pStyle w:val="ListParagraph"/>
        <w:spacing w:after="0" w:line="276" w:lineRule="auto"/>
        <w:jc w:val="both"/>
        <w:rPr>
          <w:del w:id="7387" w:author="Rachel Shipsey" w:date="2025-06-08T12:58:00Z"/>
        </w:rPr>
        <w:pPrChange w:id="7388" w:author="Rachel Shipsey" w:date="2025-06-23T15:41:00Z">
          <w:pPr/>
        </w:pPrChange>
      </w:pPr>
      <w:del w:id="7389" w:author="Rachel Shipsey" w:date="2025-06-08T12:58:00Z">
        <w:r w:rsidDel="00DB40D3">
          <w:delText>technology for monitoring enumerators, provisioning of devices, automatic payment systems</w:delText>
        </w:r>
        <w:bookmarkStart w:id="7390" w:name="_Toc201238032"/>
        <w:bookmarkStart w:id="7391" w:name="_Toc201319428"/>
        <w:bookmarkEnd w:id="7390"/>
        <w:bookmarkEnd w:id="7391"/>
      </w:del>
    </w:p>
    <w:p w14:paraId="77368286" w14:textId="09E203AC" w:rsidR="0081117E" w:rsidRPr="005B69DC" w:rsidDel="00DB40D3" w:rsidRDefault="0081117E">
      <w:pPr>
        <w:pStyle w:val="ListParagraph"/>
        <w:spacing w:after="0" w:line="276" w:lineRule="auto"/>
        <w:jc w:val="both"/>
        <w:rPr>
          <w:del w:id="7392" w:author="Rachel Shipsey" w:date="2025-06-08T12:58:00Z"/>
          <w:bCs/>
        </w:rPr>
        <w:pPrChange w:id="7393" w:author="Rachel Shipsey" w:date="2025-06-23T15:41:00Z">
          <w:pPr>
            <w:pStyle w:val="ListParagraph"/>
            <w:numPr>
              <w:ilvl w:val="2"/>
              <w:numId w:val="211"/>
            </w:numPr>
            <w:ind w:left="3294" w:hanging="720"/>
          </w:pPr>
        </w:pPrChange>
      </w:pPr>
      <w:del w:id="7394" w:author="Rachel Shipsey" w:date="2025-06-08T12:58:00Z">
        <w:r w:rsidRPr="005B69DC" w:rsidDel="00DB40D3">
          <w:delText>Provisioning of Devices</w:delText>
        </w:r>
        <w:bookmarkStart w:id="7395" w:name="_Toc201238033"/>
        <w:bookmarkStart w:id="7396" w:name="_Toc201319429"/>
        <w:bookmarkEnd w:id="7395"/>
        <w:bookmarkEnd w:id="7396"/>
      </w:del>
    </w:p>
    <w:p w14:paraId="2591FEB6" w14:textId="77777777" w:rsidR="00D110D5" w:rsidRPr="00E31AD1" w:rsidDel="00DB40D3" w:rsidRDefault="00D110D5">
      <w:pPr>
        <w:pStyle w:val="ListParagraph"/>
        <w:spacing w:after="0" w:line="276" w:lineRule="auto"/>
        <w:jc w:val="both"/>
        <w:rPr>
          <w:del w:id="7397" w:author="Rachel Shipsey" w:date="2025-06-08T12:58:00Z"/>
          <w:rFonts w:cs="Arial"/>
        </w:rPr>
        <w:pPrChange w:id="7398" w:author="Rachel Shipsey" w:date="2025-06-23T15:41:00Z">
          <w:pPr>
            <w:jc w:val="both"/>
          </w:pPr>
        </w:pPrChange>
      </w:pPr>
      <w:del w:id="7399" w:author="Rachel Shipsey" w:date="2025-06-08T12:58:00Z">
        <w:r w:rsidRPr="00E31AD1" w:rsidDel="00DB40D3">
          <w:rPr>
            <w:rFonts w:cs="Arial"/>
          </w:rPr>
          <w:delText>Census tablet provisioning is basically “</w:delText>
        </w:r>
        <w:r w:rsidRPr="00E31AD1" w:rsidDel="00DB40D3">
          <w:rPr>
            <w:rFonts w:cs="Arial"/>
            <w:i/>
          </w:rPr>
          <w:delText>getting the tablets from factory state to enumeration readiness</w:delText>
        </w:r>
        <w:r w:rsidRPr="00E31AD1" w:rsidDel="00DB40D3">
          <w:rPr>
            <w:rFonts w:cs="Arial"/>
          </w:rPr>
          <w:delText>”. It involves loading each tablet with all the necessary resources that it requires to be used by enumerators to collect and transmit data from the field. The resources to upload on the tablets include mobile apps required for the enumeration (such as CSEntry), data files (such as questionnaires, user manuals, navigable maps). Resources such as maps are specific to an area, each tablet might have to receive different maps.</w:delText>
        </w:r>
        <w:bookmarkStart w:id="7400" w:name="_Toc201238034"/>
        <w:bookmarkStart w:id="7401" w:name="_Toc201319430"/>
        <w:bookmarkEnd w:id="7400"/>
        <w:bookmarkEnd w:id="7401"/>
      </w:del>
    </w:p>
    <w:p w14:paraId="6CE542F6" w14:textId="77777777" w:rsidR="00D110D5" w:rsidRPr="00E31AD1" w:rsidDel="00DB40D3" w:rsidRDefault="00D110D5">
      <w:pPr>
        <w:pStyle w:val="ListParagraph"/>
        <w:spacing w:after="0" w:line="276" w:lineRule="auto"/>
        <w:jc w:val="both"/>
        <w:rPr>
          <w:del w:id="7402" w:author="Rachel Shipsey" w:date="2025-06-08T12:58:00Z"/>
          <w:rFonts w:cs="Arial"/>
        </w:rPr>
        <w:pPrChange w:id="7403" w:author="Rachel Shipsey" w:date="2025-06-23T15:41:00Z">
          <w:pPr>
            <w:jc w:val="both"/>
          </w:pPr>
        </w:pPrChange>
      </w:pPr>
      <w:del w:id="7404" w:author="Rachel Shipsey" w:date="2025-06-08T12:58:00Z">
        <w:r w:rsidRPr="00E31AD1" w:rsidDel="00DB40D3">
          <w:rPr>
            <w:rFonts w:cs="Arial"/>
          </w:rPr>
          <w:delText xml:space="preserve">To help with the distribution of customized data to each tablet, consider first assigning unique identifiers to each tablet then use those on a computer system to “assign” each tablet to a respective area (Enumeration Area). The provisioning process would then have to look up assignments and deploy the respective payload for each tablet. </w:delText>
        </w:r>
        <w:bookmarkStart w:id="7405" w:name="_Toc201238035"/>
        <w:bookmarkStart w:id="7406" w:name="_Toc201319431"/>
        <w:bookmarkEnd w:id="7405"/>
        <w:bookmarkEnd w:id="7406"/>
      </w:del>
    </w:p>
    <w:p w14:paraId="3246D612" w14:textId="2C0C6347" w:rsidR="00D110D5" w:rsidRPr="00E31AD1" w:rsidDel="00DB40D3" w:rsidRDefault="00D110D5">
      <w:pPr>
        <w:pStyle w:val="ListParagraph"/>
        <w:spacing w:after="0" w:line="276" w:lineRule="auto"/>
        <w:jc w:val="both"/>
        <w:rPr>
          <w:del w:id="7407" w:author="Rachel Shipsey" w:date="2025-06-08T12:58:00Z"/>
          <w:rFonts w:cs="Arial"/>
        </w:rPr>
        <w:pPrChange w:id="7408" w:author="Rachel Shipsey" w:date="2025-06-23T15:41:00Z">
          <w:pPr>
            <w:jc w:val="both"/>
          </w:pPr>
        </w:pPrChange>
      </w:pPr>
      <w:del w:id="7409" w:author="Rachel Shipsey" w:date="2025-06-08T12:58:00Z">
        <w:r w:rsidRPr="00E31AD1" w:rsidDel="00DB40D3">
          <w:rPr>
            <w:rFonts w:cs="Arial"/>
          </w:rPr>
          <w:delText xml:space="preserve">UNECA developed an end-to-end provisioning system which is made up of a back-end system, mobile apps for copying data and quality control, and a tablet decommissioning system that will reset all tablets to factory state once the census exercise is over. This technology has been used in </w:delText>
        </w:r>
        <w:r w:rsidR="004B5B4B" w:rsidDel="00DB40D3">
          <w:rPr>
            <w:rFonts w:cs="Arial"/>
          </w:rPr>
          <w:delText>the 2020 Round in</w:delText>
        </w:r>
        <w:r w:rsidR="000E7C59" w:rsidDel="00DB40D3">
          <w:rPr>
            <w:rFonts w:cs="Arial"/>
          </w:rPr>
          <w:delText xml:space="preserve"> </w:delText>
        </w:r>
        <w:r w:rsidRPr="00E31AD1" w:rsidDel="00DB40D3">
          <w:rPr>
            <w:rFonts w:cs="Arial"/>
          </w:rPr>
          <w:delText xml:space="preserve">various countries </w:delText>
        </w:r>
        <w:r w:rsidR="004B5B4B" w:rsidDel="00DB40D3">
          <w:rPr>
            <w:rFonts w:cs="Arial"/>
          </w:rPr>
          <w:delText>including</w:delText>
        </w:r>
        <w:r w:rsidRPr="00E31AD1" w:rsidDel="00DB40D3">
          <w:rPr>
            <w:rFonts w:cs="Arial"/>
          </w:rPr>
          <w:delText xml:space="preserve">: Egypt, Kenya, Sierra Leone, Ghana, Seychelles, Zimbabwe, and Mauritius. </w:delText>
        </w:r>
        <w:bookmarkStart w:id="7410" w:name="_Toc201238036"/>
        <w:bookmarkStart w:id="7411" w:name="_Toc201319432"/>
        <w:bookmarkEnd w:id="7410"/>
        <w:bookmarkEnd w:id="7411"/>
      </w:del>
    </w:p>
    <w:p w14:paraId="628F505F" w14:textId="32D01E62" w:rsidR="00D110D5" w:rsidRPr="00E31AD1" w:rsidDel="00DB40D3" w:rsidRDefault="00D110D5">
      <w:pPr>
        <w:pStyle w:val="ListParagraph"/>
        <w:spacing w:after="0" w:line="276" w:lineRule="auto"/>
        <w:jc w:val="both"/>
        <w:rPr>
          <w:del w:id="7412" w:author="Rachel Shipsey" w:date="2025-06-08T12:58:00Z"/>
          <w:rFonts w:cs="Arial"/>
        </w:rPr>
        <w:pPrChange w:id="7413" w:author="Rachel Shipsey" w:date="2025-06-23T15:41:00Z">
          <w:pPr>
            <w:jc w:val="both"/>
          </w:pPr>
        </w:pPrChange>
      </w:pPr>
      <w:del w:id="7414" w:author="Rachel Shipsey" w:date="2025-06-08T12:58:00Z">
        <w:r w:rsidRPr="00E31AD1" w:rsidDel="00DB40D3">
          <w:rPr>
            <w:rFonts w:cs="Arial"/>
          </w:rPr>
          <w:delText xml:space="preserve">The provisioning process can be summarized and demonstrated as shown in figure </w:delText>
        </w:r>
        <w:r w:rsidR="00EE7885" w:rsidDel="00DB40D3">
          <w:rPr>
            <w:rFonts w:cs="Arial"/>
          </w:rPr>
          <w:delText>8</w:delText>
        </w:r>
        <w:r w:rsidRPr="00E31AD1" w:rsidDel="00DB40D3">
          <w:rPr>
            <w:rFonts w:cs="Arial"/>
          </w:rPr>
          <w:delText>.1 below.</w:delText>
        </w:r>
        <w:bookmarkStart w:id="7415" w:name="_Toc201238037"/>
        <w:bookmarkStart w:id="7416" w:name="_Toc201319433"/>
        <w:bookmarkEnd w:id="7415"/>
        <w:bookmarkEnd w:id="7416"/>
      </w:del>
    </w:p>
    <w:p w14:paraId="2F0B3291" w14:textId="1BC97801" w:rsidR="00D110D5" w:rsidRPr="00E31AD1" w:rsidDel="00DB40D3" w:rsidRDefault="00D110D5">
      <w:pPr>
        <w:pStyle w:val="ListParagraph"/>
        <w:spacing w:after="0" w:line="276" w:lineRule="auto"/>
        <w:jc w:val="both"/>
        <w:rPr>
          <w:del w:id="7417" w:author="Rachel Shipsey" w:date="2025-06-08T12:58:00Z"/>
          <w:rFonts w:cs="Arial"/>
        </w:rPr>
        <w:pPrChange w:id="7418" w:author="Rachel Shipsey" w:date="2025-06-23T15:41:00Z">
          <w:pPr>
            <w:jc w:val="both"/>
          </w:pPr>
        </w:pPrChange>
      </w:pPr>
      <w:del w:id="7419" w:author="Rachel Shipsey" w:date="2025-06-08T12:58:00Z">
        <w:r w:rsidRPr="00E31AD1" w:rsidDel="00DB40D3">
          <w:rPr>
            <w:rFonts w:cs="Arial"/>
          </w:rPr>
          <w:delText xml:space="preserve">Figure </w:delText>
        </w:r>
        <w:r w:rsidR="008658C8" w:rsidDel="00DB40D3">
          <w:rPr>
            <w:rFonts w:cs="Arial"/>
          </w:rPr>
          <w:delText>8</w:delText>
        </w:r>
        <w:r w:rsidRPr="00E31AD1" w:rsidDel="00DB40D3">
          <w:rPr>
            <w:rFonts w:cs="Arial"/>
          </w:rPr>
          <w:delText>.1: Process of provisioning tablets</w:delText>
        </w:r>
        <w:bookmarkStart w:id="7420" w:name="_Toc201238038"/>
        <w:bookmarkStart w:id="7421" w:name="_Toc201319434"/>
        <w:bookmarkEnd w:id="7420"/>
        <w:bookmarkEnd w:id="7421"/>
      </w:del>
    </w:p>
    <w:p w14:paraId="5B9FA749" w14:textId="77777777" w:rsidR="00D110D5" w:rsidRPr="00E31AD1" w:rsidDel="00DB40D3" w:rsidRDefault="00D110D5">
      <w:pPr>
        <w:pStyle w:val="ListParagraph"/>
        <w:spacing w:after="0" w:line="276" w:lineRule="auto"/>
        <w:jc w:val="both"/>
        <w:rPr>
          <w:del w:id="7422" w:author="Rachel Shipsey" w:date="2025-06-08T12:58:00Z"/>
          <w:rFonts w:cs="Arial"/>
        </w:rPr>
        <w:pPrChange w:id="7423" w:author="Rachel Shipsey" w:date="2025-06-23T15:41:00Z">
          <w:pPr>
            <w:jc w:val="both"/>
          </w:pPr>
        </w:pPrChange>
      </w:pPr>
      <w:del w:id="7424" w:author="Rachel Shipsey" w:date="2025-06-08T12:58:00Z">
        <w:r w:rsidRPr="00E31AD1" w:rsidDel="00DB40D3">
          <w:rPr>
            <w:rFonts w:eastAsiaTheme="majorEastAsia" w:cs="Arial"/>
            <w:b/>
            <w:noProof/>
            <w:sz w:val="32"/>
            <w:szCs w:val="32"/>
          </w:rPr>
          <w:drawing>
            <wp:inline distT="0" distB="0" distL="0" distR="0" wp14:anchorId="1531F314" wp14:editId="3846F014">
              <wp:extent cx="5944235" cy="2042160"/>
              <wp:effectExtent l="0" t="0" r="0" b="0"/>
              <wp:docPr id="2" name="Picture 2" descr="A diagram of 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12" descr="A diagram of a diagram of a person&#10;&#10;Description automatically generated"/>
                      <pic:cNvPicPr preferRelativeResize="0"/>
                    </pic:nvPicPr>
                    <pic:blipFill>
                      <a:blip r:embed="rId27"/>
                      <a:srcRect/>
                      <a:stretch>
                        <a:fillRect/>
                      </a:stretch>
                    </pic:blipFill>
                    <pic:spPr>
                      <a:xfrm>
                        <a:off x="0" y="0"/>
                        <a:ext cx="5944235" cy="2042160"/>
                      </a:xfrm>
                      <a:prstGeom prst="rect">
                        <a:avLst/>
                      </a:prstGeom>
                      <a:ln/>
                    </pic:spPr>
                  </pic:pic>
                </a:graphicData>
              </a:graphic>
            </wp:inline>
          </w:drawing>
        </w:r>
        <w:bookmarkStart w:id="7425" w:name="_Toc201238039"/>
        <w:bookmarkStart w:id="7426" w:name="_Toc201319435"/>
        <w:bookmarkEnd w:id="7425"/>
        <w:bookmarkEnd w:id="7426"/>
      </w:del>
    </w:p>
    <w:p w14:paraId="65205C68" w14:textId="41685BD4" w:rsidR="00D110D5" w:rsidRPr="00454B1B" w:rsidDel="00DB40D3" w:rsidRDefault="00454B1B">
      <w:pPr>
        <w:pStyle w:val="ListParagraph"/>
        <w:spacing w:after="0" w:line="276" w:lineRule="auto"/>
        <w:jc w:val="both"/>
        <w:rPr>
          <w:del w:id="7427" w:author="Rachel Shipsey" w:date="2025-06-08T12:58:00Z"/>
          <w:rFonts w:cs="Arial"/>
        </w:rPr>
        <w:pPrChange w:id="7428" w:author="Rachel Shipsey" w:date="2025-06-23T15:41:00Z">
          <w:pPr>
            <w:jc w:val="both"/>
          </w:pPr>
        </w:pPrChange>
      </w:pPr>
      <w:del w:id="7429" w:author="Rachel Shipsey" w:date="2025-06-08T12:58:00Z">
        <w:r w:rsidRPr="00454B1B" w:rsidDel="00DB40D3">
          <w:rPr>
            <w:rFonts w:cs="Arial"/>
          </w:rPr>
          <w:delText>Some</w:delText>
        </w:r>
        <w:r w:rsidDel="00DB40D3">
          <w:rPr>
            <w:rFonts w:cs="Arial"/>
          </w:rPr>
          <w:delText xml:space="preserve"> advantages</w:delText>
        </w:r>
        <w:r w:rsidR="00D110D5" w:rsidRPr="00454B1B" w:rsidDel="00DB40D3">
          <w:rPr>
            <w:rFonts w:cs="Arial"/>
          </w:rPr>
          <w:delText xml:space="preserve"> of </w:delText>
        </w:r>
        <w:r w:rsidR="00273DB1" w:rsidDel="00DB40D3">
          <w:rPr>
            <w:rFonts w:cs="Arial"/>
          </w:rPr>
          <w:delText xml:space="preserve">the </w:delText>
        </w:r>
        <w:r w:rsidR="00D110D5" w:rsidRPr="00454B1B" w:rsidDel="00DB40D3">
          <w:rPr>
            <w:rFonts w:cs="Arial"/>
          </w:rPr>
          <w:delText>automated provisioning</w:delText>
        </w:r>
        <w:r w:rsidRPr="00454B1B" w:rsidDel="00DB40D3">
          <w:rPr>
            <w:rFonts w:cs="Arial"/>
          </w:rPr>
          <w:delText xml:space="preserve"> process include:</w:delText>
        </w:r>
        <w:bookmarkStart w:id="7430" w:name="_Toc201238040"/>
        <w:bookmarkStart w:id="7431" w:name="_Toc201319436"/>
        <w:bookmarkEnd w:id="7430"/>
        <w:bookmarkEnd w:id="7431"/>
      </w:del>
    </w:p>
    <w:p w14:paraId="2585F553" w14:textId="2827D437" w:rsidR="00D110D5" w:rsidRPr="00E31AD1" w:rsidDel="00DB40D3" w:rsidRDefault="00273DB1">
      <w:pPr>
        <w:pStyle w:val="ListParagraph"/>
        <w:spacing w:after="0" w:line="276" w:lineRule="auto"/>
        <w:jc w:val="both"/>
        <w:rPr>
          <w:del w:id="7432" w:author="Rachel Shipsey" w:date="2025-06-08T12:58:00Z"/>
          <w:rFonts w:cs="Arial"/>
        </w:rPr>
        <w:pPrChange w:id="7433" w:author="Rachel Shipsey" w:date="2025-06-23T15:41:00Z">
          <w:pPr>
            <w:numPr>
              <w:numId w:val="79"/>
            </w:numPr>
            <w:pBdr>
              <w:top w:val="nil"/>
              <w:left w:val="nil"/>
              <w:bottom w:val="nil"/>
              <w:right w:val="nil"/>
              <w:between w:val="nil"/>
            </w:pBdr>
            <w:spacing w:after="0" w:line="276" w:lineRule="auto"/>
            <w:ind w:left="720" w:hanging="360"/>
            <w:jc w:val="both"/>
          </w:pPr>
        </w:pPrChange>
      </w:pPr>
      <w:del w:id="7434" w:author="Rachel Shipsey" w:date="2025-06-08T12:58:00Z">
        <w:r w:rsidDel="00DB40D3">
          <w:rPr>
            <w:rFonts w:cs="Arial"/>
            <w:color w:val="000000"/>
          </w:rPr>
          <w:delText>M</w:delText>
        </w:r>
        <w:r w:rsidR="00D110D5" w:rsidRPr="00E31AD1" w:rsidDel="00DB40D3">
          <w:rPr>
            <w:rFonts w:cs="Arial"/>
            <w:color w:val="000000"/>
          </w:rPr>
          <w:delText xml:space="preserve">inimizes possible human error that would arise from doing this manually in a monotonous manner. </w:delText>
        </w:r>
        <w:bookmarkStart w:id="7435" w:name="_Toc201238041"/>
        <w:bookmarkStart w:id="7436" w:name="_Toc201319437"/>
        <w:bookmarkEnd w:id="7435"/>
        <w:bookmarkEnd w:id="7436"/>
      </w:del>
    </w:p>
    <w:p w14:paraId="1F212814" w14:textId="77777777" w:rsidR="00D110D5" w:rsidRPr="00E31AD1" w:rsidDel="00DB40D3" w:rsidRDefault="00D110D5">
      <w:pPr>
        <w:pStyle w:val="ListParagraph"/>
        <w:spacing w:after="0" w:line="276" w:lineRule="auto"/>
        <w:jc w:val="both"/>
        <w:rPr>
          <w:del w:id="7437" w:author="Rachel Shipsey" w:date="2025-06-08T12:58:00Z"/>
          <w:rFonts w:cs="Arial"/>
        </w:rPr>
        <w:pPrChange w:id="7438" w:author="Rachel Shipsey" w:date="2025-06-23T15:41:00Z">
          <w:pPr>
            <w:numPr>
              <w:numId w:val="79"/>
            </w:numPr>
            <w:pBdr>
              <w:top w:val="nil"/>
              <w:left w:val="nil"/>
              <w:bottom w:val="nil"/>
              <w:right w:val="nil"/>
              <w:between w:val="nil"/>
            </w:pBdr>
            <w:spacing w:after="0" w:line="276" w:lineRule="auto"/>
            <w:ind w:left="720" w:hanging="360"/>
            <w:jc w:val="both"/>
          </w:pPr>
        </w:pPrChange>
      </w:pPr>
      <w:del w:id="7439" w:author="Rachel Shipsey" w:date="2025-06-08T12:58:00Z">
        <w:r w:rsidRPr="00E31AD1" w:rsidDel="00DB40D3">
          <w:rPr>
            <w:rFonts w:cs="Arial"/>
            <w:color w:val="000000"/>
          </w:rPr>
          <w:delText xml:space="preserve">Saves on financial and human resource costs, the system for provisioning of tablets works over Wi-Fi and requires little human intervention. </w:delText>
        </w:r>
        <w:bookmarkStart w:id="7440" w:name="_Toc201238042"/>
        <w:bookmarkStart w:id="7441" w:name="_Toc201319438"/>
        <w:bookmarkEnd w:id="7440"/>
        <w:bookmarkEnd w:id="7441"/>
      </w:del>
    </w:p>
    <w:p w14:paraId="560B4036" w14:textId="77777777" w:rsidR="00D110D5" w:rsidRPr="00E31AD1" w:rsidDel="00DB40D3" w:rsidRDefault="00D110D5">
      <w:pPr>
        <w:pStyle w:val="ListParagraph"/>
        <w:spacing w:after="0" w:line="276" w:lineRule="auto"/>
        <w:jc w:val="both"/>
        <w:rPr>
          <w:del w:id="7442" w:author="Rachel Shipsey" w:date="2025-06-08T12:58:00Z"/>
          <w:rFonts w:cs="Arial"/>
        </w:rPr>
        <w:pPrChange w:id="7443" w:author="Rachel Shipsey" w:date="2025-06-23T15:41:00Z">
          <w:pPr>
            <w:numPr>
              <w:numId w:val="79"/>
            </w:numPr>
            <w:pBdr>
              <w:top w:val="nil"/>
              <w:left w:val="nil"/>
              <w:bottom w:val="nil"/>
              <w:right w:val="nil"/>
              <w:between w:val="nil"/>
            </w:pBdr>
            <w:spacing w:after="0" w:line="276" w:lineRule="auto"/>
            <w:ind w:left="720" w:hanging="360"/>
            <w:jc w:val="both"/>
          </w:pPr>
        </w:pPrChange>
      </w:pPr>
      <w:del w:id="7444" w:author="Rachel Shipsey" w:date="2025-06-08T12:58:00Z">
        <w:r w:rsidRPr="00E31AD1" w:rsidDel="00DB40D3">
          <w:rPr>
            <w:rFonts w:cs="Arial"/>
            <w:color w:val="000000"/>
          </w:rPr>
          <w:delText>Capability of provisioning multiple tablets at once thereby cutting down on the time it takes to get the tablets ready.</w:delText>
        </w:r>
        <w:bookmarkStart w:id="7445" w:name="_Toc201238043"/>
        <w:bookmarkStart w:id="7446" w:name="_Toc201319439"/>
        <w:bookmarkEnd w:id="7445"/>
        <w:bookmarkEnd w:id="7446"/>
      </w:del>
    </w:p>
    <w:p w14:paraId="4992F70F" w14:textId="77777777" w:rsidR="00FC29E1" w:rsidDel="00DB40D3" w:rsidRDefault="00FC29E1">
      <w:pPr>
        <w:pStyle w:val="ListParagraph"/>
        <w:spacing w:after="0" w:line="276" w:lineRule="auto"/>
        <w:jc w:val="both"/>
        <w:rPr>
          <w:del w:id="7447" w:author="Rachel Shipsey" w:date="2025-06-08T12:58:00Z"/>
          <w:rFonts w:cs="Arial"/>
        </w:rPr>
        <w:pPrChange w:id="7448" w:author="Rachel Shipsey" w:date="2025-06-23T15:41:00Z">
          <w:pPr>
            <w:pBdr>
              <w:top w:val="nil"/>
              <w:left w:val="nil"/>
              <w:bottom w:val="nil"/>
              <w:right w:val="nil"/>
              <w:between w:val="nil"/>
            </w:pBdr>
            <w:jc w:val="both"/>
          </w:pPr>
        </w:pPrChange>
      </w:pPr>
      <w:bookmarkStart w:id="7449" w:name="_Toc201238044"/>
      <w:bookmarkStart w:id="7450" w:name="_Toc201319440"/>
      <w:bookmarkEnd w:id="7449"/>
      <w:bookmarkEnd w:id="7450"/>
    </w:p>
    <w:p w14:paraId="2ADA2413" w14:textId="3F59D8A4" w:rsidR="00D110D5" w:rsidRPr="00E31AD1" w:rsidDel="00DB40D3" w:rsidRDefault="00FC29E1">
      <w:pPr>
        <w:pStyle w:val="ListParagraph"/>
        <w:spacing w:after="0" w:line="276" w:lineRule="auto"/>
        <w:jc w:val="both"/>
        <w:rPr>
          <w:del w:id="7451" w:author="Rachel Shipsey" w:date="2025-06-08T12:58:00Z"/>
          <w:rFonts w:cs="Arial"/>
        </w:rPr>
        <w:pPrChange w:id="7452" w:author="Rachel Shipsey" w:date="2025-06-23T15:41:00Z">
          <w:pPr>
            <w:pBdr>
              <w:top w:val="nil"/>
              <w:left w:val="nil"/>
              <w:bottom w:val="nil"/>
              <w:right w:val="nil"/>
              <w:between w:val="nil"/>
            </w:pBdr>
            <w:jc w:val="both"/>
          </w:pPr>
        </w:pPrChange>
      </w:pPr>
      <w:del w:id="7453" w:author="Rachel Shipsey" w:date="2025-06-08T12:58:00Z">
        <w:r w:rsidDel="00DB40D3">
          <w:rPr>
            <w:rFonts w:cs="Arial"/>
          </w:rPr>
          <w:delText>Depending on the</w:delText>
        </w:r>
        <w:r w:rsidR="00D110D5" w:rsidRPr="00E31AD1" w:rsidDel="00DB40D3">
          <w:rPr>
            <w:rFonts w:cs="Arial"/>
          </w:rPr>
          <w:delText xml:space="preserve"> Android version installed on devices, there are alternate methods of provisioning devices such as by directly connecting multiple devices to computers/laptops via USB ports and then using UNECA’s provisioning script to “send” the requisite files to the respective devices.</w:delText>
        </w:r>
        <w:r w:rsidR="008D44BD" w:rsidDel="00DB40D3">
          <w:rPr>
            <w:rFonts w:cs="Arial"/>
          </w:rPr>
          <w:delText xml:space="preserve"> </w:delText>
        </w:r>
        <w:r w:rsidR="00D110D5" w:rsidRPr="00E31AD1" w:rsidDel="00DB40D3">
          <w:rPr>
            <w:rFonts w:cs="Arial"/>
          </w:rPr>
          <w:delText>This method, in general, will take more time and perhaps more resources (in the form of computers) but also requires less infrastructure setup and is also the only alternative for devices running Android version greater than 10.</w:delText>
        </w:r>
        <w:bookmarkStart w:id="7454" w:name="_Toc201238045"/>
        <w:bookmarkStart w:id="7455" w:name="_Toc201319441"/>
        <w:bookmarkEnd w:id="7454"/>
        <w:bookmarkEnd w:id="7455"/>
      </w:del>
    </w:p>
    <w:p w14:paraId="0CD35138" w14:textId="77777777" w:rsidR="0081117E" w:rsidDel="00DB40D3" w:rsidRDefault="0081117E">
      <w:pPr>
        <w:pStyle w:val="ListParagraph"/>
        <w:spacing w:after="0" w:line="276" w:lineRule="auto"/>
        <w:jc w:val="both"/>
        <w:rPr>
          <w:del w:id="7456" w:author="Rachel Shipsey" w:date="2025-06-08T12:58:00Z"/>
        </w:rPr>
        <w:pPrChange w:id="7457" w:author="Rachel Shipsey" w:date="2025-06-23T15:41:00Z">
          <w:pPr/>
        </w:pPrChange>
      </w:pPr>
      <w:bookmarkStart w:id="7458" w:name="_Toc201238046"/>
      <w:bookmarkStart w:id="7459" w:name="_Toc201319442"/>
      <w:bookmarkEnd w:id="7458"/>
      <w:bookmarkEnd w:id="7459"/>
    </w:p>
    <w:p w14:paraId="56ED765B" w14:textId="77777777" w:rsidR="0081117E" w:rsidDel="00DB40D3" w:rsidRDefault="0081117E">
      <w:pPr>
        <w:pStyle w:val="ListParagraph"/>
        <w:spacing w:after="0" w:line="276" w:lineRule="auto"/>
        <w:jc w:val="both"/>
        <w:rPr>
          <w:del w:id="7460" w:author="Rachel Shipsey" w:date="2025-06-08T12:58:00Z"/>
        </w:rPr>
        <w:pPrChange w:id="7461" w:author="Rachel Shipsey" w:date="2025-06-23T15:41:00Z">
          <w:pPr/>
        </w:pPrChange>
      </w:pPr>
      <w:bookmarkStart w:id="7462" w:name="_Toc201238047"/>
      <w:bookmarkStart w:id="7463" w:name="_Toc201319443"/>
      <w:bookmarkEnd w:id="7462"/>
      <w:bookmarkEnd w:id="7463"/>
    </w:p>
    <w:p w14:paraId="000719BC" w14:textId="45226634" w:rsidR="0043079C" w:rsidDel="00DB40D3" w:rsidRDefault="0043079C">
      <w:pPr>
        <w:pStyle w:val="ListParagraph"/>
        <w:spacing w:after="0" w:line="276" w:lineRule="auto"/>
        <w:jc w:val="both"/>
        <w:rPr>
          <w:del w:id="7464" w:author="Rachel Shipsey" w:date="2025-06-08T12:58:00Z"/>
        </w:rPr>
        <w:pPrChange w:id="7465" w:author="Rachel Shipsey" w:date="2025-06-23T15:41:00Z">
          <w:pPr/>
        </w:pPrChange>
      </w:pPr>
      <w:del w:id="7466" w:author="Rachel Shipsey" w:date="2025-06-08T12:58:00Z">
        <w:r w:rsidDel="00DB40D3">
          <w:delText>Supervision – how do you manage the field force? How do you ensure yourself that you have procedures in place for supervision of the whole operation?</w:delText>
        </w:r>
        <w:bookmarkStart w:id="7467" w:name="_Toc201238048"/>
        <w:bookmarkStart w:id="7468" w:name="_Toc201319444"/>
        <w:bookmarkEnd w:id="7467"/>
        <w:bookmarkEnd w:id="7468"/>
      </w:del>
    </w:p>
    <w:p w14:paraId="1C3B2C75" w14:textId="77777777" w:rsidR="00785187" w:rsidDel="00DB40D3" w:rsidRDefault="00785187">
      <w:pPr>
        <w:pStyle w:val="ListParagraph"/>
        <w:spacing w:after="0" w:line="276" w:lineRule="auto"/>
        <w:jc w:val="both"/>
        <w:rPr>
          <w:del w:id="7469" w:author="Rachel Shipsey" w:date="2025-06-08T12:58:00Z"/>
        </w:rPr>
        <w:pPrChange w:id="7470" w:author="Rachel Shipsey" w:date="2025-06-23T15:41:00Z">
          <w:pPr/>
        </w:pPrChange>
      </w:pPr>
      <w:bookmarkStart w:id="7471" w:name="_Toc201238049"/>
      <w:bookmarkStart w:id="7472" w:name="_Toc201319445"/>
      <w:bookmarkEnd w:id="7471"/>
      <w:bookmarkEnd w:id="7472"/>
    </w:p>
    <w:p w14:paraId="241D191A" w14:textId="21D03250" w:rsidR="00785187" w:rsidDel="00DB40D3" w:rsidRDefault="00785187">
      <w:pPr>
        <w:pStyle w:val="ListParagraph"/>
        <w:spacing w:after="0" w:line="276" w:lineRule="auto"/>
        <w:jc w:val="both"/>
        <w:rPr>
          <w:del w:id="7473" w:author="Rachel Shipsey" w:date="2025-06-08T12:58:00Z"/>
        </w:rPr>
        <w:pPrChange w:id="7474" w:author="Rachel Shipsey" w:date="2025-06-23T15:41:00Z">
          <w:pPr/>
        </w:pPrChange>
      </w:pPr>
      <w:del w:id="7475" w:author="Rachel Shipsey" w:date="2025-06-08T12:58:00Z">
        <w:r w:rsidDel="00DB40D3">
          <w:delText>Contingency plans for people not being ready to start on day one</w:delText>
        </w:r>
        <w:bookmarkStart w:id="7476" w:name="_Toc201238050"/>
        <w:bookmarkStart w:id="7477" w:name="_Toc201319446"/>
        <w:bookmarkEnd w:id="7476"/>
        <w:bookmarkEnd w:id="7477"/>
      </w:del>
    </w:p>
    <w:p w14:paraId="53F67B8E" w14:textId="77777777" w:rsidR="00970C87" w:rsidDel="00DB40D3" w:rsidRDefault="00970C87">
      <w:pPr>
        <w:pStyle w:val="ListParagraph"/>
        <w:spacing w:after="0" w:line="276" w:lineRule="auto"/>
        <w:jc w:val="both"/>
        <w:rPr>
          <w:del w:id="7478" w:author="Rachel Shipsey" w:date="2025-06-08T12:58:00Z"/>
        </w:rPr>
        <w:pPrChange w:id="7479" w:author="Rachel Shipsey" w:date="2025-06-23T15:41:00Z">
          <w:pPr/>
        </w:pPrChange>
      </w:pPr>
      <w:bookmarkStart w:id="7480" w:name="_Toc201238051"/>
      <w:bookmarkStart w:id="7481" w:name="_Toc201319447"/>
      <w:bookmarkEnd w:id="7480"/>
      <w:bookmarkEnd w:id="7481"/>
    </w:p>
    <w:p w14:paraId="0CDF76FC" w14:textId="073DDFDD" w:rsidR="004A3DF3" w:rsidRPr="008658C8" w:rsidDel="00DB40D3" w:rsidRDefault="00CF5CE4">
      <w:pPr>
        <w:pStyle w:val="ListParagraph"/>
        <w:spacing w:after="0" w:line="276" w:lineRule="auto"/>
        <w:jc w:val="both"/>
        <w:rPr>
          <w:del w:id="7482" w:author="Rachel Shipsey" w:date="2025-06-08T12:58:00Z"/>
        </w:rPr>
        <w:pPrChange w:id="7483" w:author="Rachel Shipsey" w:date="2025-06-23T15:41:00Z">
          <w:pPr>
            <w:pStyle w:val="Heading2"/>
            <w:numPr>
              <w:ilvl w:val="2"/>
              <w:numId w:val="211"/>
            </w:numPr>
            <w:ind w:left="3294" w:hanging="720"/>
          </w:pPr>
        </w:pPrChange>
      </w:pPr>
      <w:del w:id="7484" w:author="Rachel Shipsey" w:date="2025-06-08T12:58:00Z">
        <w:r w:rsidDel="00DB40D3">
          <w:delText>Resolving Issues in the Field</w:delText>
        </w:r>
        <w:bookmarkStart w:id="7485" w:name="_Toc201238052"/>
        <w:bookmarkStart w:id="7486" w:name="_Toc201319448"/>
        <w:bookmarkEnd w:id="7485"/>
        <w:bookmarkEnd w:id="7486"/>
      </w:del>
    </w:p>
    <w:p w14:paraId="4C3D95AD" w14:textId="77777777" w:rsidR="00B45668" w:rsidDel="00DB40D3" w:rsidRDefault="00B45668">
      <w:pPr>
        <w:pStyle w:val="ListParagraph"/>
        <w:spacing w:after="0" w:line="276" w:lineRule="auto"/>
        <w:jc w:val="both"/>
        <w:rPr>
          <w:del w:id="7487" w:author="Rachel Shipsey" w:date="2025-06-08T12:58:00Z"/>
          <w:rFonts w:cs="Arial"/>
        </w:rPr>
        <w:pPrChange w:id="7488" w:author="Rachel Shipsey" w:date="2025-06-23T15:41:00Z">
          <w:pPr>
            <w:jc w:val="both"/>
          </w:pPr>
        </w:pPrChange>
      </w:pPr>
      <w:bookmarkStart w:id="7489" w:name="_Toc201238053"/>
      <w:bookmarkStart w:id="7490" w:name="_Toc201319449"/>
      <w:bookmarkEnd w:id="7489"/>
      <w:bookmarkEnd w:id="7490"/>
    </w:p>
    <w:p w14:paraId="73E4467C" w14:textId="56820DF3" w:rsidR="004A3DF3" w:rsidRPr="00E31AD1" w:rsidDel="00DB40D3" w:rsidRDefault="004A3DF3">
      <w:pPr>
        <w:pStyle w:val="ListParagraph"/>
        <w:spacing w:after="0" w:line="276" w:lineRule="auto"/>
        <w:jc w:val="both"/>
        <w:rPr>
          <w:del w:id="7491" w:author="Rachel Shipsey" w:date="2025-06-08T12:58:00Z"/>
          <w:rFonts w:cs="Arial"/>
        </w:rPr>
        <w:pPrChange w:id="7492" w:author="Rachel Shipsey" w:date="2025-06-23T15:41:00Z">
          <w:pPr>
            <w:jc w:val="both"/>
          </w:pPr>
        </w:pPrChange>
      </w:pPr>
      <w:del w:id="7493" w:author="Rachel Shipsey" w:date="2025-06-08T12:58:00Z">
        <w:r w:rsidRPr="00E31AD1" w:rsidDel="00DB40D3">
          <w:rPr>
            <w:rFonts w:cs="Arial"/>
          </w:rPr>
          <w:delText xml:space="preserve">The Census Field Management </w:delText>
        </w:r>
        <w:r w:rsidR="009C1CEA" w:rsidDel="00DB40D3">
          <w:rPr>
            <w:rFonts w:cs="Arial"/>
          </w:rPr>
          <w:delText xml:space="preserve">Tool </w:delText>
        </w:r>
        <w:r w:rsidRPr="00E31AD1" w:rsidDel="00DB40D3">
          <w:rPr>
            <w:rFonts w:cs="Arial"/>
          </w:rPr>
          <w:delText>is a digital solution developed to address common challenges encountered during census, such as inconsistent support to enumerators at the field, difficulty to prioritize issues, lack of self-help, and slow response to challenges faced during data collections. It consists of two key applications, a mobile application used by the enumerator and supervisor and a web application for support providers, typically stationed at the central or regional offices. The adoption of this tool by countries has shown an impact including improved data accuracy and efficiency, reduced time required to resolve issues, and enhanced collaboration and communication between field enumerators and support providers.</w:delText>
        </w:r>
        <w:bookmarkStart w:id="7494" w:name="_Toc201238054"/>
        <w:bookmarkStart w:id="7495" w:name="_Toc201319450"/>
        <w:bookmarkEnd w:id="7494"/>
        <w:bookmarkEnd w:id="7495"/>
      </w:del>
    </w:p>
    <w:p w14:paraId="1770F1F2" w14:textId="77777777" w:rsidR="004A3DF3" w:rsidRPr="00E31AD1" w:rsidDel="00DB40D3" w:rsidRDefault="004A3DF3">
      <w:pPr>
        <w:pStyle w:val="ListParagraph"/>
        <w:spacing w:after="0" w:line="276" w:lineRule="auto"/>
        <w:jc w:val="both"/>
        <w:rPr>
          <w:del w:id="7496" w:author="Rachel Shipsey" w:date="2025-06-08T12:58:00Z"/>
          <w:rFonts w:cs="Arial"/>
        </w:rPr>
        <w:pPrChange w:id="7497" w:author="Rachel Shipsey" w:date="2025-06-23T15:41:00Z">
          <w:pPr>
            <w:jc w:val="both"/>
          </w:pPr>
        </w:pPrChange>
      </w:pPr>
      <w:del w:id="7498" w:author="Rachel Shipsey" w:date="2025-06-08T12:58:00Z">
        <w:r w:rsidRPr="00E31AD1" w:rsidDel="00DB40D3">
          <w:rPr>
            <w:rFonts w:cs="Arial"/>
          </w:rPr>
          <w:delText>The digital solution is developed to improve the census process by providing a centralized platform for managing and tracking issues reported by field enumerators. This system is composed of two applications:</w:delText>
        </w:r>
        <w:bookmarkStart w:id="7499" w:name="_Toc201238055"/>
        <w:bookmarkStart w:id="7500" w:name="_Toc201319451"/>
        <w:bookmarkEnd w:id="7499"/>
        <w:bookmarkEnd w:id="7500"/>
      </w:del>
    </w:p>
    <w:p w14:paraId="62FE7DCB" w14:textId="77777777" w:rsidR="004A3DF3" w:rsidRPr="00E31AD1" w:rsidDel="00DB40D3" w:rsidRDefault="004A3DF3">
      <w:pPr>
        <w:pStyle w:val="ListParagraph"/>
        <w:spacing w:after="0" w:line="276" w:lineRule="auto"/>
        <w:jc w:val="both"/>
        <w:rPr>
          <w:del w:id="7501" w:author="Rachel Shipsey" w:date="2025-06-08T12:58:00Z"/>
          <w:rFonts w:cs="Arial"/>
        </w:rPr>
        <w:pPrChange w:id="7502" w:author="Rachel Shipsey" w:date="2025-06-23T15:41:00Z">
          <w:pPr>
            <w:pStyle w:val="ListParagraph"/>
            <w:numPr>
              <w:numId w:val="85"/>
            </w:numPr>
            <w:spacing w:after="0" w:line="276" w:lineRule="auto"/>
            <w:ind w:left="810" w:hanging="360"/>
          </w:pPr>
        </w:pPrChange>
      </w:pPr>
      <w:del w:id="7503" w:author="Rachel Shipsey" w:date="2025-06-08T12:58:00Z">
        <w:r w:rsidRPr="00E31AD1" w:rsidDel="00DB40D3">
          <w:rPr>
            <w:rFonts w:cs="Arial"/>
          </w:rPr>
          <w:delText>A mobile application installed on the data collection tablets and a web application for support providers. It enables field enumerators to request help, access self-help resources, and communicate with support providers through messaging and notification options.</w:delText>
        </w:r>
        <w:bookmarkStart w:id="7504" w:name="_Toc201238056"/>
        <w:bookmarkStart w:id="7505" w:name="_Toc201319452"/>
        <w:bookmarkEnd w:id="7504"/>
        <w:bookmarkEnd w:id="7505"/>
      </w:del>
    </w:p>
    <w:p w14:paraId="582CCD61" w14:textId="77777777" w:rsidR="004A3DF3" w:rsidDel="00DB40D3" w:rsidRDefault="004A3DF3">
      <w:pPr>
        <w:pStyle w:val="ListParagraph"/>
        <w:spacing w:after="0" w:line="276" w:lineRule="auto"/>
        <w:jc w:val="both"/>
        <w:rPr>
          <w:del w:id="7506" w:author="Rachel Shipsey" w:date="2025-06-08T12:58:00Z"/>
          <w:rFonts w:cs="Arial"/>
        </w:rPr>
        <w:pPrChange w:id="7507" w:author="Rachel Shipsey" w:date="2025-06-23T15:41:00Z">
          <w:pPr>
            <w:pStyle w:val="ListParagraph"/>
            <w:numPr>
              <w:numId w:val="84"/>
            </w:numPr>
            <w:spacing w:after="0" w:line="276" w:lineRule="auto"/>
            <w:ind w:left="810" w:hanging="360"/>
          </w:pPr>
        </w:pPrChange>
      </w:pPr>
      <w:del w:id="7508" w:author="Rachel Shipsey" w:date="2025-06-08T12:58:00Z">
        <w:r w:rsidRPr="00E31AD1" w:rsidDel="00DB40D3">
          <w:rPr>
            <w:rFonts w:cs="Arial"/>
          </w:rPr>
          <w:delText>A web application that provides a platform for support providers to manage and track issues, collaborate with each other, and access additional data such as agent/device history and logs.</w:delText>
        </w:r>
        <w:bookmarkStart w:id="7509" w:name="_Toc201238057"/>
        <w:bookmarkStart w:id="7510" w:name="_Toc201319453"/>
        <w:bookmarkEnd w:id="7509"/>
        <w:bookmarkEnd w:id="7510"/>
      </w:del>
    </w:p>
    <w:p w14:paraId="4182C542" w14:textId="77777777" w:rsidR="00505D7E" w:rsidRPr="00E31AD1" w:rsidDel="00DB40D3" w:rsidRDefault="00505D7E">
      <w:pPr>
        <w:pStyle w:val="ListParagraph"/>
        <w:spacing w:after="0" w:line="276" w:lineRule="auto"/>
        <w:jc w:val="both"/>
        <w:rPr>
          <w:del w:id="7511" w:author="Rachel Shipsey" w:date="2025-06-08T12:58:00Z"/>
          <w:rFonts w:cs="Arial"/>
        </w:rPr>
        <w:pPrChange w:id="7512" w:author="Rachel Shipsey" w:date="2025-06-23T15:41:00Z">
          <w:pPr>
            <w:pStyle w:val="ListParagraph"/>
            <w:spacing w:after="0" w:line="276" w:lineRule="auto"/>
            <w:ind w:left="810"/>
          </w:pPr>
        </w:pPrChange>
      </w:pPr>
      <w:bookmarkStart w:id="7513" w:name="_Toc201238058"/>
      <w:bookmarkStart w:id="7514" w:name="_Toc201319454"/>
      <w:bookmarkEnd w:id="7513"/>
      <w:bookmarkEnd w:id="7514"/>
    </w:p>
    <w:p w14:paraId="49CFED03" w14:textId="77777777" w:rsidR="004A3DF3" w:rsidRPr="00E31AD1" w:rsidDel="00DB40D3" w:rsidRDefault="004A3DF3">
      <w:pPr>
        <w:pStyle w:val="ListParagraph"/>
        <w:spacing w:after="0" w:line="276" w:lineRule="auto"/>
        <w:jc w:val="both"/>
        <w:rPr>
          <w:del w:id="7515" w:author="Rachel Shipsey" w:date="2025-06-08T12:58:00Z"/>
          <w:rFonts w:cs="Arial"/>
        </w:rPr>
        <w:pPrChange w:id="7516" w:author="Rachel Shipsey" w:date="2025-06-23T15:41:00Z">
          <w:pPr>
            <w:jc w:val="both"/>
          </w:pPr>
        </w:pPrChange>
      </w:pPr>
      <w:del w:id="7517" w:author="Rachel Shipsey" w:date="2025-06-08T12:58:00Z">
        <w:r w:rsidRPr="00E31AD1" w:rsidDel="00DB40D3">
          <w:rPr>
            <w:rFonts w:cs="Arial"/>
          </w:rPr>
          <w:delText>The Census field management</w:delText>
        </w:r>
        <w:r w:rsidDel="00DB40D3">
          <w:rPr>
            <w:rFonts w:cs="Arial"/>
          </w:rPr>
          <w:delText xml:space="preserve"> tool</w:delText>
        </w:r>
        <w:r w:rsidRPr="00E31AD1" w:rsidDel="00DB40D3">
          <w:rPr>
            <w:rFonts w:cs="Arial"/>
          </w:rPr>
          <w:delText xml:space="preserve"> offers various features that improve the efficiency and accuracy of the census process. These features include:</w:delText>
        </w:r>
        <w:bookmarkStart w:id="7518" w:name="_Toc201238059"/>
        <w:bookmarkStart w:id="7519" w:name="_Toc201319455"/>
        <w:bookmarkEnd w:id="7518"/>
        <w:bookmarkEnd w:id="7519"/>
      </w:del>
    </w:p>
    <w:p w14:paraId="48C45FB6" w14:textId="77777777" w:rsidR="004A3DF3" w:rsidRPr="00E31AD1" w:rsidDel="00DB40D3" w:rsidRDefault="004A3DF3">
      <w:pPr>
        <w:pStyle w:val="ListParagraph"/>
        <w:spacing w:after="0" w:line="276" w:lineRule="auto"/>
        <w:jc w:val="both"/>
        <w:rPr>
          <w:del w:id="7520" w:author="Rachel Shipsey" w:date="2025-06-08T12:58:00Z"/>
          <w:rFonts w:cs="Arial"/>
        </w:rPr>
        <w:pPrChange w:id="7521" w:author="Rachel Shipsey" w:date="2025-06-23T15:41:00Z">
          <w:pPr>
            <w:pStyle w:val="ListParagraph"/>
            <w:numPr>
              <w:numId w:val="83"/>
            </w:numPr>
            <w:spacing w:after="0" w:line="276" w:lineRule="auto"/>
            <w:ind w:left="810" w:hanging="360"/>
          </w:pPr>
        </w:pPrChange>
      </w:pPr>
      <w:del w:id="7522" w:author="Rachel Shipsey" w:date="2025-06-08T12:58:00Z">
        <w:r w:rsidRPr="00E31AD1" w:rsidDel="00DB40D3">
          <w:rPr>
            <w:rFonts w:cs="Arial"/>
          </w:rPr>
          <w:delText xml:space="preserve">Standardized workflow, </w:delText>
        </w:r>
        <w:bookmarkStart w:id="7523" w:name="_Toc201238060"/>
        <w:bookmarkStart w:id="7524" w:name="_Toc201319456"/>
        <w:bookmarkEnd w:id="7523"/>
        <w:bookmarkEnd w:id="7524"/>
      </w:del>
    </w:p>
    <w:p w14:paraId="309897DE" w14:textId="77777777" w:rsidR="004A3DF3" w:rsidRPr="00E31AD1" w:rsidDel="00DB40D3" w:rsidRDefault="004A3DF3">
      <w:pPr>
        <w:pStyle w:val="ListParagraph"/>
        <w:spacing w:after="0" w:line="276" w:lineRule="auto"/>
        <w:jc w:val="both"/>
        <w:rPr>
          <w:del w:id="7525" w:author="Rachel Shipsey" w:date="2025-06-08T12:58:00Z"/>
          <w:rFonts w:cs="Arial"/>
        </w:rPr>
        <w:pPrChange w:id="7526" w:author="Rachel Shipsey" w:date="2025-06-23T15:41:00Z">
          <w:pPr>
            <w:pStyle w:val="ListParagraph"/>
            <w:numPr>
              <w:numId w:val="83"/>
            </w:numPr>
            <w:spacing w:after="0" w:line="276" w:lineRule="auto"/>
            <w:ind w:left="810" w:hanging="360"/>
          </w:pPr>
        </w:pPrChange>
      </w:pPr>
      <w:del w:id="7527" w:author="Rachel Shipsey" w:date="2025-06-08T12:58:00Z">
        <w:r w:rsidRPr="00E31AD1" w:rsidDel="00DB40D3">
          <w:rPr>
            <w:rFonts w:cs="Arial"/>
          </w:rPr>
          <w:delText>Communication tools,</w:delText>
        </w:r>
        <w:bookmarkStart w:id="7528" w:name="_Toc201238061"/>
        <w:bookmarkStart w:id="7529" w:name="_Toc201319457"/>
        <w:bookmarkEnd w:id="7528"/>
        <w:bookmarkEnd w:id="7529"/>
      </w:del>
    </w:p>
    <w:p w14:paraId="6906F5D0" w14:textId="77777777" w:rsidR="004A3DF3" w:rsidRPr="00E31AD1" w:rsidDel="00DB40D3" w:rsidRDefault="004A3DF3">
      <w:pPr>
        <w:pStyle w:val="ListParagraph"/>
        <w:spacing w:after="0" w:line="276" w:lineRule="auto"/>
        <w:jc w:val="both"/>
        <w:rPr>
          <w:del w:id="7530" w:author="Rachel Shipsey" w:date="2025-06-08T12:58:00Z"/>
          <w:rFonts w:cs="Arial"/>
        </w:rPr>
        <w:pPrChange w:id="7531" w:author="Rachel Shipsey" w:date="2025-06-23T15:41:00Z">
          <w:pPr>
            <w:pStyle w:val="ListParagraph"/>
            <w:numPr>
              <w:numId w:val="83"/>
            </w:numPr>
            <w:spacing w:after="0" w:line="276" w:lineRule="auto"/>
            <w:ind w:left="810" w:hanging="360"/>
          </w:pPr>
        </w:pPrChange>
      </w:pPr>
      <w:del w:id="7532" w:author="Rachel Shipsey" w:date="2025-06-08T12:58:00Z">
        <w:r w:rsidRPr="00E31AD1" w:rsidDel="00DB40D3">
          <w:rPr>
            <w:rFonts w:cs="Arial"/>
          </w:rPr>
          <w:delText xml:space="preserve">Integrations with other systems, </w:delText>
        </w:r>
        <w:bookmarkStart w:id="7533" w:name="_Toc201238062"/>
        <w:bookmarkStart w:id="7534" w:name="_Toc201319458"/>
        <w:bookmarkEnd w:id="7533"/>
        <w:bookmarkEnd w:id="7534"/>
      </w:del>
    </w:p>
    <w:p w14:paraId="4B11286B" w14:textId="77777777" w:rsidR="004A3DF3" w:rsidRPr="00E31AD1" w:rsidDel="00DB40D3" w:rsidRDefault="004A3DF3">
      <w:pPr>
        <w:pStyle w:val="ListParagraph"/>
        <w:spacing w:after="0" w:line="276" w:lineRule="auto"/>
        <w:jc w:val="both"/>
        <w:rPr>
          <w:del w:id="7535" w:author="Rachel Shipsey" w:date="2025-06-08T12:58:00Z"/>
          <w:rFonts w:cs="Arial"/>
        </w:rPr>
        <w:pPrChange w:id="7536" w:author="Rachel Shipsey" w:date="2025-06-23T15:41:00Z">
          <w:pPr>
            <w:pStyle w:val="ListParagraph"/>
            <w:numPr>
              <w:numId w:val="83"/>
            </w:numPr>
            <w:spacing w:after="0" w:line="276" w:lineRule="auto"/>
            <w:ind w:left="810" w:hanging="360"/>
          </w:pPr>
        </w:pPrChange>
      </w:pPr>
      <w:del w:id="7537" w:author="Rachel Shipsey" w:date="2025-06-08T12:58:00Z">
        <w:r w:rsidRPr="00E31AD1" w:rsidDel="00DB40D3">
          <w:rPr>
            <w:rFonts w:cs="Arial"/>
          </w:rPr>
          <w:delText>Self-help</w:delText>
        </w:r>
        <w:bookmarkStart w:id="7538" w:name="_Toc201238063"/>
        <w:bookmarkStart w:id="7539" w:name="_Toc201319459"/>
        <w:bookmarkEnd w:id="7538"/>
        <w:bookmarkEnd w:id="7539"/>
      </w:del>
    </w:p>
    <w:p w14:paraId="6C487460" w14:textId="77777777" w:rsidR="004A3DF3" w:rsidRPr="00E31AD1" w:rsidDel="00DB40D3" w:rsidRDefault="004A3DF3">
      <w:pPr>
        <w:pStyle w:val="ListParagraph"/>
        <w:spacing w:after="0" w:line="276" w:lineRule="auto"/>
        <w:jc w:val="both"/>
        <w:rPr>
          <w:del w:id="7540" w:author="Rachel Shipsey" w:date="2025-06-08T12:58:00Z"/>
          <w:rFonts w:cs="Arial"/>
        </w:rPr>
        <w:pPrChange w:id="7541" w:author="Rachel Shipsey" w:date="2025-06-23T15:41:00Z">
          <w:pPr>
            <w:pStyle w:val="ListParagraph"/>
            <w:numPr>
              <w:numId w:val="83"/>
            </w:numPr>
            <w:spacing w:after="0" w:line="276" w:lineRule="auto"/>
            <w:ind w:left="810" w:hanging="360"/>
          </w:pPr>
        </w:pPrChange>
      </w:pPr>
      <w:del w:id="7542" w:author="Rachel Shipsey" w:date="2025-06-08T12:58:00Z">
        <w:r w:rsidRPr="00E31AD1" w:rsidDel="00DB40D3">
          <w:rPr>
            <w:rFonts w:cs="Arial"/>
          </w:rPr>
          <w:delText>Prioritization</w:delText>
        </w:r>
        <w:bookmarkStart w:id="7543" w:name="_Toc201238064"/>
        <w:bookmarkStart w:id="7544" w:name="_Toc201319460"/>
        <w:bookmarkEnd w:id="7543"/>
        <w:bookmarkEnd w:id="7544"/>
      </w:del>
    </w:p>
    <w:p w14:paraId="32A5691B" w14:textId="77777777" w:rsidR="004A3DF3" w:rsidRPr="00E31AD1" w:rsidDel="00DB40D3" w:rsidRDefault="004A3DF3">
      <w:pPr>
        <w:pStyle w:val="ListParagraph"/>
        <w:spacing w:after="0" w:line="276" w:lineRule="auto"/>
        <w:jc w:val="both"/>
        <w:rPr>
          <w:del w:id="7545" w:author="Rachel Shipsey" w:date="2025-06-08T12:58:00Z"/>
          <w:rFonts w:cs="Arial"/>
        </w:rPr>
        <w:pPrChange w:id="7546" w:author="Rachel Shipsey" w:date="2025-06-23T15:41:00Z">
          <w:pPr>
            <w:pStyle w:val="ListParagraph"/>
            <w:numPr>
              <w:numId w:val="83"/>
            </w:numPr>
            <w:spacing w:after="0" w:line="276" w:lineRule="auto"/>
            <w:ind w:left="810" w:hanging="360"/>
          </w:pPr>
        </w:pPrChange>
      </w:pPr>
      <w:del w:id="7547" w:author="Rachel Shipsey" w:date="2025-06-08T12:58:00Z">
        <w:r w:rsidRPr="00E31AD1" w:rsidDel="00DB40D3">
          <w:rPr>
            <w:rFonts w:cs="Arial"/>
          </w:rPr>
          <w:delText>Customizable options for both the mobile and web applications.</w:delText>
        </w:r>
        <w:bookmarkStart w:id="7548" w:name="_Toc201238065"/>
        <w:bookmarkStart w:id="7549" w:name="_Toc201319461"/>
        <w:bookmarkEnd w:id="7548"/>
        <w:bookmarkEnd w:id="7549"/>
      </w:del>
    </w:p>
    <w:p w14:paraId="200207CF" w14:textId="77777777" w:rsidR="00505D7E" w:rsidDel="00DB40D3" w:rsidRDefault="00505D7E">
      <w:pPr>
        <w:pStyle w:val="ListParagraph"/>
        <w:spacing w:after="0" w:line="276" w:lineRule="auto"/>
        <w:jc w:val="both"/>
        <w:rPr>
          <w:del w:id="7550" w:author="Rachel Shipsey" w:date="2025-06-08T12:58:00Z"/>
          <w:rFonts w:cs="Arial"/>
        </w:rPr>
        <w:pPrChange w:id="7551" w:author="Rachel Shipsey" w:date="2025-06-23T15:41:00Z">
          <w:pPr>
            <w:jc w:val="both"/>
          </w:pPr>
        </w:pPrChange>
      </w:pPr>
      <w:bookmarkStart w:id="7552" w:name="_Toc201238066"/>
      <w:bookmarkStart w:id="7553" w:name="_Toc201319462"/>
      <w:bookmarkEnd w:id="7552"/>
      <w:bookmarkEnd w:id="7553"/>
    </w:p>
    <w:p w14:paraId="0EBE0FBF" w14:textId="0B1782CF" w:rsidR="004A3DF3" w:rsidRPr="00E31AD1" w:rsidDel="00DB40D3" w:rsidRDefault="004A3DF3">
      <w:pPr>
        <w:pStyle w:val="ListParagraph"/>
        <w:spacing w:after="0" w:line="276" w:lineRule="auto"/>
        <w:jc w:val="both"/>
        <w:rPr>
          <w:del w:id="7554" w:author="Rachel Shipsey" w:date="2025-06-08T12:58:00Z"/>
          <w:rFonts w:cs="Arial"/>
        </w:rPr>
        <w:pPrChange w:id="7555" w:author="Rachel Shipsey" w:date="2025-06-23T15:41:00Z">
          <w:pPr>
            <w:jc w:val="both"/>
          </w:pPr>
        </w:pPrChange>
      </w:pPr>
      <w:del w:id="7556" w:author="Rachel Shipsey" w:date="2025-06-08T12:58:00Z">
        <w:r w:rsidRPr="70E65BEE" w:rsidDel="00DB40D3">
          <w:rPr>
            <w:rFonts w:cs="Arial"/>
          </w:rPr>
          <w:delText>The standardized workflow ensures consistent support to enumerator and supervisors, while data provided from the mobile application enables support providers to diagnose and resolve issues more quickly. In addition, the tools include messaging and notification options, improving collaboration and communication between enumerators and support providers. Finally, the system is integrated with other systems, such as the census operation monitoring dashboard for tracking status and providing insight issues resolution time during census.</w:delText>
        </w:r>
        <w:bookmarkStart w:id="7557" w:name="_Toc201238067"/>
        <w:bookmarkStart w:id="7558" w:name="_Toc201319463"/>
        <w:bookmarkEnd w:id="7557"/>
        <w:bookmarkEnd w:id="7558"/>
      </w:del>
    </w:p>
    <w:p w14:paraId="2C6ECB2F" w14:textId="7C552EC9" w:rsidR="004A3DF3" w:rsidRPr="00E31AD1" w:rsidDel="00DB40D3" w:rsidRDefault="004A3DF3">
      <w:pPr>
        <w:pStyle w:val="ListParagraph"/>
        <w:spacing w:after="0" w:line="276" w:lineRule="auto"/>
        <w:jc w:val="both"/>
        <w:rPr>
          <w:del w:id="7559" w:author="Rachel Shipsey" w:date="2025-06-08T12:58:00Z"/>
          <w:rFonts w:cs="Arial"/>
        </w:rPr>
        <w:pPrChange w:id="7560" w:author="Rachel Shipsey" w:date="2025-06-23T15:41:00Z">
          <w:pPr>
            <w:jc w:val="both"/>
          </w:pPr>
        </w:pPrChange>
      </w:pPr>
      <w:del w:id="7561" w:author="Rachel Shipsey" w:date="2025-06-08T12:58:00Z">
        <w:r w:rsidRPr="00E31AD1" w:rsidDel="00DB40D3">
          <w:rPr>
            <w:rFonts w:cs="Arial"/>
          </w:rPr>
          <w:delText>The field management for census has been adopted by Zimbabwe being the first country to use it</w:delText>
        </w:r>
        <w:r w:rsidR="003B4DF4" w:rsidDel="00DB40D3">
          <w:rPr>
            <w:rFonts w:cs="Arial"/>
          </w:rPr>
          <w:delText xml:space="preserve"> in the 2020 Census round</w:delText>
        </w:r>
        <w:r w:rsidRPr="00E31AD1" w:rsidDel="00DB40D3">
          <w:rPr>
            <w:rFonts w:cs="Arial"/>
          </w:rPr>
          <w:delText>. Other countries that have identified the benefits of the tool and have either started using it on pilot or are in the process of customizing it including Namibia, Uganda, Benin, and Burundi. The customizable nature of the tool allows it to be adapted to the specific needs and requirements of each country, making it a flexible and scalable solution for census processes globally.</w:delText>
        </w:r>
        <w:bookmarkStart w:id="7562" w:name="_Toc201238068"/>
        <w:bookmarkStart w:id="7563" w:name="_Toc201319464"/>
        <w:bookmarkEnd w:id="7562"/>
        <w:bookmarkEnd w:id="7563"/>
      </w:del>
    </w:p>
    <w:p w14:paraId="317597C7" w14:textId="77777777" w:rsidR="004A3DF3" w:rsidRPr="00E31AD1" w:rsidDel="00DB40D3" w:rsidRDefault="004A3DF3">
      <w:pPr>
        <w:pStyle w:val="ListParagraph"/>
        <w:spacing w:after="0" w:line="276" w:lineRule="auto"/>
        <w:jc w:val="both"/>
        <w:rPr>
          <w:del w:id="7564" w:author="Rachel Shipsey" w:date="2025-06-08T12:58:00Z"/>
          <w:rFonts w:cs="Arial"/>
        </w:rPr>
        <w:pPrChange w:id="7565" w:author="Rachel Shipsey" w:date="2025-06-23T15:41:00Z">
          <w:pPr>
            <w:jc w:val="both"/>
          </w:pPr>
        </w:pPrChange>
      </w:pPr>
      <w:del w:id="7566" w:author="Rachel Shipsey" w:date="2025-06-08T12:58:00Z">
        <w:r w:rsidRPr="70E65BEE" w:rsidDel="00DB40D3">
          <w:rPr>
            <w:rFonts w:cs="Arial"/>
          </w:rPr>
          <w:delText>The adoption of the census field management has significantly impacted the census process. It has improved efficiency by providing a centralized platform for managing and tracking issues reported on the field. The tool has also reduced the time required to resolve issues, enhancing the efficiency of support providers. Moreover, it has improved collaboration and communication between field agents and support providers, ensuring that issues are addressed promptly, and enumerator and supervisors feel supported throughout the census process.</w:delText>
        </w:r>
        <w:bookmarkStart w:id="7567" w:name="_Toc201238069"/>
        <w:bookmarkStart w:id="7568" w:name="_Toc201319465"/>
        <w:bookmarkEnd w:id="7567"/>
        <w:bookmarkEnd w:id="7568"/>
      </w:del>
    </w:p>
    <w:p w14:paraId="074C6EA2" w14:textId="77777777" w:rsidR="004A3DF3" w:rsidRPr="00E31AD1" w:rsidDel="00DB40D3" w:rsidRDefault="004A3DF3">
      <w:pPr>
        <w:pStyle w:val="ListParagraph"/>
        <w:spacing w:after="0" w:line="276" w:lineRule="auto"/>
        <w:jc w:val="both"/>
        <w:rPr>
          <w:del w:id="7569" w:author="Rachel Shipsey" w:date="2025-06-08T12:58:00Z"/>
          <w:rFonts w:cs="Arial"/>
        </w:rPr>
        <w:pPrChange w:id="7570" w:author="Rachel Shipsey" w:date="2025-06-23T15:41:00Z">
          <w:pPr>
            <w:jc w:val="both"/>
          </w:pPr>
        </w:pPrChange>
      </w:pPr>
      <w:del w:id="7571" w:author="Rachel Shipsey" w:date="2025-06-08T12:58:00Z">
        <w:r w:rsidRPr="70E65BEE" w:rsidDel="00DB40D3">
          <w:rPr>
            <w:rFonts w:cs="Arial"/>
          </w:rPr>
          <w:delText>The most frequently used features of the issues tracker include the self-help function, the messaging and notification options. The self-help function allows enumerators to search for solutions to common issues on their own, reducing the burden on the support team. The messaging and notification options allow for real-time communication between the enumerators and the support team, ensuring that issues are addressed in a timely manner. Finally, data integration provides support providers with additional context and history about the enumerators and supervisors and their devices, helping them to better understand and resolve issues.</w:delText>
        </w:r>
        <w:bookmarkStart w:id="7572" w:name="_Toc201238070"/>
        <w:bookmarkStart w:id="7573" w:name="_Toc201319466"/>
        <w:bookmarkEnd w:id="7572"/>
        <w:bookmarkEnd w:id="7573"/>
      </w:del>
    </w:p>
    <w:p w14:paraId="1A3CFF51" w14:textId="77777777" w:rsidR="004A3DF3" w:rsidRPr="00E31AD1" w:rsidDel="00DB40D3" w:rsidRDefault="004A3DF3">
      <w:pPr>
        <w:pStyle w:val="ListParagraph"/>
        <w:spacing w:after="0" w:line="276" w:lineRule="auto"/>
        <w:jc w:val="both"/>
        <w:rPr>
          <w:del w:id="7574" w:author="Rachel Shipsey" w:date="2025-06-08T12:58:00Z"/>
          <w:rFonts w:cs="Arial"/>
        </w:rPr>
        <w:pPrChange w:id="7575" w:author="Rachel Shipsey" w:date="2025-06-23T15:41:00Z">
          <w:pPr>
            <w:jc w:val="both"/>
          </w:pPr>
        </w:pPrChange>
      </w:pPr>
      <w:del w:id="7576" w:author="Rachel Shipsey" w:date="2025-06-08T12:58:00Z">
        <w:r w:rsidRPr="70E65BEE" w:rsidDel="00DB40D3">
          <w:rPr>
            <w:rFonts w:cs="Arial"/>
          </w:rPr>
          <w:delText>In conclusion, the census field management tool (issues tracker) was a valuable addition to ECA’s support to countries. This tool impacts an area that is often not addressed yet critical to census taking. Like many digital tools it is evolving and addressing key areas of country needs.</w:delText>
        </w:r>
        <w:bookmarkStart w:id="7577" w:name="_Toc201238071"/>
        <w:bookmarkStart w:id="7578" w:name="_Toc201319467"/>
        <w:bookmarkEnd w:id="7577"/>
        <w:bookmarkEnd w:id="7578"/>
      </w:del>
    </w:p>
    <w:p w14:paraId="364180D1" w14:textId="758B80BC" w:rsidR="009C6208" w:rsidRPr="009C6208" w:rsidDel="00DB40D3" w:rsidRDefault="009C6208">
      <w:pPr>
        <w:pStyle w:val="ListParagraph"/>
        <w:spacing w:after="0" w:line="276" w:lineRule="auto"/>
        <w:jc w:val="both"/>
        <w:rPr>
          <w:del w:id="7579" w:author="Rachel Shipsey" w:date="2025-06-08T12:58:00Z"/>
          <w:rFonts w:ascii="Calibri" w:eastAsia="Times New Roman" w:hAnsi="Calibri" w:cs="Calibri"/>
          <w:bCs/>
          <w:color w:val="1B1C1D"/>
        </w:rPr>
        <w:pPrChange w:id="7580" w:author="Rachel Shipsey" w:date="2025-06-23T15:41:00Z">
          <w:pPr>
            <w:pStyle w:val="ListParagraph"/>
            <w:numPr>
              <w:ilvl w:val="2"/>
              <w:numId w:val="211"/>
            </w:numPr>
            <w:spacing w:after="0" w:line="240" w:lineRule="auto"/>
            <w:ind w:left="3294" w:hanging="720"/>
          </w:pPr>
        </w:pPrChange>
      </w:pPr>
      <w:del w:id="7581" w:author="Rachel Shipsey" w:date="2025-06-08T12:58:00Z">
        <w:r w:rsidRPr="009C6208" w:rsidDel="00DB40D3">
          <w:rPr>
            <w:bdr w:val="none" w:sz="0" w:space="0" w:color="auto" w:frame="1"/>
          </w:rPr>
          <w:delText>Real-time Monitoring with Dashboards</w:delText>
        </w:r>
        <w:r w:rsidRPr="009C6208" w:rsidDel="00DB40D3">
          <w:rPr>
            <w:rFonts w:ascii="Calibri" w:eastAsia="Times New Roman" w:hAnsi="Calibri" w:cs="Calibri"/>
            <w:bCs/>
            <w:color w:val="1B1C1D"/>
          </w:rPr>
          <w:delText xml:space="preserve"> </w:delText>
        </w:r>
        <w:bookmarkStart w:id="7582" w:name="_Toc201238072"/>
        <w:bookmarkStart w:id="7583" w:name="_Toc201319468"/>
        <w:bookmarkEnd w:id="7582"/>
        <w:bookmarkEnd w:id="7583"/>
      </w:del>
    </w:p>
    <w:p w14:paraId="72BA2F8E" w14:textId="77777777" w:rsidR="00532B90" w:rsidDel="00DB40D3" w:rsidRDefault="00532B90">
      <w:pPr>
        <w:pStyle w:val="ListParagraph"/>
        <w:spacing w:after="0" w:line="276" w:lineRule="auto"/>
        <w:jc w:val="both"/>
        <w:rPr>
          <w:del w:id="7584" w:author="Rachel Shipsey" w:date="2025-06-08T12:58:00Z"/>
          <w:rFonts w:ascii="Calibri" w:eastAsia="Times New Roman" w:hAnsi="Calibri" w:cs="Calibri"/>
          <w:color w:val="1B1C1D"/>
        </w:rPr>
        <w:pPrChange w:id="7585" w:author="Rachel Shipsey" w:date="2025-06-23T15:41:00Z">
          <w:pPr>
            <w:spacing w:after="0" w:line="240" w:lineRule="auto"/>
            <w:ind w:left="360"/>
          </w:pPr>
        </w:pPrChange>
      </w:pPr>
      <w:bookmarkStart w:id="7586" w:name="_Toc201238073"/>
      <w:bookmarkStart w:id="7587" w:name="_Toc201319469"/>
      <w:bookmarkEnd w:id="7586"/>
      <w:bookmarkEnd w:id="7587"/>
    </w:p>
    <w:p w14:paraId="09F7A94C" w14:textId="662D4B9A" w:rsidR="009C6208" w:rsidRPr="000605C7" w:rsidDel="00DB40D3" w:rsidRDefault="009C6208">
      <w:pPr>
        <w:pStyle w:val="ListParagraph"/>
        <w:spacing w:after="0" w:line="276" w:lineRule="auto"/>
        <w:jc w:val="both"/>
        <w:rPr>
          <w:del w:id="7588" w:author="Rachel Shipsey" w:date="2025-06-08T12:58:00Z"/>
          <w:rFonts w:ascii="Calibri" w:eastAsia="Times New Roman" w:hAnsi="Calibri" w:cs="Calibri"/>
          <w:color w:val="1B1C1D"/>
        </w:rPr>
        <w:pPrChange w:id="7589" w:author="Rachel Shipsey" w:date="2025-06-23T15:41:00Z">
          <w:pPr>
            <w:spacing w:after="0" w:line="240" w:lineRule="auto"/>
            <w:ind w:left="360"/>
          </w:pPr>
        </w:pPrChange>
      </w:pPr>
      <w:del w:id="7590" w:author="Rachel Shipsey" w:date="2025-06-08T12:58:00Z">
        <w:r w:rsidRPr="000605C7" w:rsidDel="00DB40D3">
          <w:rPr>
            <w:rFonts w:ascii="Calibri" w:eastAsia="Times New Roman" w:hAnsi="Calibri" w:cs="Calibri"/>
            <w:color w:val="1B1C1D"/>
          </w:rPr>
          <w:delText>Digital dashboards provide a centralized, real-time view of enumeration progress, enabling officials to track key metrics and identify potential issues as they arise.</w:delText>
        </w:r>
        <w:bookmarkStart w:id="7591" w:name="_Toc201238074"/>
        <w:bookmarkStart w:id="7592" w:name="_Toc201319470"/>
        <w:bookmarkEnd w:id="7591"/>
        <w:bookmarkEnd w:id="7592"/>
      </w:del>
    </w:p>
    <w:p w14:paraId="7D267424" w14:textId="77777777" w:rsidR="009C6208" w:rsidRPr="000605C7" w:rsidDel="00DB40D3" w:rsidRDefault="009C6208">
      <w:pPr>
        <w:pStyle w:val="ListParagraph"/>
        <w:spacing w:after="0" w:line="276" w:lineRule="auto"/>
        <w:jc w:val="both"/>
        <w:rPr>
          <w:del w:id="7593" w:author="Rachel Shipsey" w:date="2025-06-08T12:58:00Z"/>
          <w:rFonts w:ascii="Calibri" w:eastAsia="Times New Roman" w:hAnsi="Calibri" w:cs="Calibri"/>
          <w:color w:val="1B1C1D"/>
        </w:rPr>
        <w:pPrChange w:id="7594" w:author="Rachel Shipsey" w:date="2025-06-23T15:41:00Z">
          <w:pPr>
            <w:spacing w:after="120" w:line="240" w:lineRule="auto"/>
            <w:ind w:firstLine="360"/>
          </w:pPr>
        </w:pPrChange>
      </w:pPr>
      <w:del w:id="7595" w:author="Rachel Shipsey" w:date="2025-06-08T12:58:00Z">
        <w:r w:rsidRPr="000605C7" w:rsidDel="00DB40D3">
          <w:rPr>
            <w:rFonts w:ascii="Calibri" w:eastAsia="Times New Roman" w:hAnsi="Calibri" w:cs="Calibri"/>
            <w:color w:val="1B1C1D"/>
          </w:rPr>
          <w:delText xml:space="preserve">Indicators monitored can include: </w:delText>
        </w:r>
        <w:bookmarkStart w:id="7596" w:name="_Toc201238075"/>
        <w:bookmarkStart w:id="7597" w:name="_Toc201319471"/>
        <w:bookmarkEnd w:id="7596"/>
        <w:bookmarkEnd w:id="7597"/>
      </w:del>
    </w:p>
    <w:p w14:paraId="4742775F" w14:textId="77777777" w:rsidR="009C6208" w:rsidRPr="00855193" w:rsidDel="00DB40D3" w:rsidRDefault="009C6208">
      <w:pPr>
        <w:pStyle w:val="ListParagraph"/>
        <w:spacing w:after="0" w:line="276" w:lineRule="auto"/>
        <w:jc w:val="both"/>
        <w:rPr>
          <w:del w:id="7598" w:author="Rachel Shipsey" w:date="2025-06-08T12:58:00Z"/>
          <w:rFonts w:ascii="Calibri" w:eastAsia="Times New Roman" w:hAnsi="Calibri" w:cs="Calibri"/>
          <w:color w:val="1B1C1D"/>
        </w:rPr>
        <w:pPrChange w:id="7599" w:author="Rachel Shipsey" w:date="2025-06-23T15:41:00Z">
          <w:pPr>
            <w:pStyle w:val="ListParagraph"/>
            <w:numPr>
              <w:numId w:val="163"/>
            </w:numPr>
            <w:spacing w:after="120" w:line="240" w:lineRule="auto"/>
            <w:ind w:left="1080" w:hanging="360"/>
          </w:pPr>
        </w:pPrChange>
      </w:pPr>
      <w:del w:id="7600" w:author="Rachel Shipsey" w:date="2025-06-08T12:58:00Z">
        <w:r w:rsidRPr="00855193" w:rsidDel="00DB40D3">
          <w:rPr>
            <w:rFonts w:ascii="Calibri" w:eastAsia="Times New Roman" w:hAnsi="Calibri" w:cs="Calibri"/>
            <w:color w:val="1B1C1D"/>
          </w:rPr>
          <w:delText>Number of households and individuals enumerated.</w:delText>
        </w:r>
        <w:bookmarkStart w:id="7601" w:name="_Toc201238076"/>
        <w:bookmarkStart w:id="7602" w:name="_Toc201319472"/>
        <w:bookmarkEnd w:id="7601"/>
        <w:bookmarkEnd w:id="7602"/>
      </w:del>
    </w:p>
    <w:p w14:paraId="5BEA5FBC" w14:textId="77777777" w:rsidR="009C6208" w:rsidRPr="00855193" w:rsidDel="00DB40D3" w:rsidRDefault="009C6208">
      <w:pPr>
        <w:pStyle w:val="ListParagraph"/>
        <w:spacing w:after="0" w:line="276" w:lineRule="auto"/>
        <w:jc w:val="both"/>
        <w:rPr>
          <w:del w:id="7603" w:author="Rachel Shipsey" w:date="2025-06-08T12:58:00Z"/>
          <w:rFonts w:ascii="Calibri" w:eastAsia="Times New Roman" w:hAnsi="Calibri" w:cs="Calibri"/>
          <w:color w:val="1B1C1D"/>
        </w:rPr>
        <w:pPrChange w:id="7604" w:author="Rachel Shipsey" w:date="2025-06-23T15:41:00Z">
          <w:pPr>
            <w:pStyle w:val="ListParagraph"/>
            <w:numPr>
              <w:numId w:val="163"/>
            </w:numPr>
            <w:spacing w:after="120" w:line="240" w:lineRule="auto"/>
            <w:ind w:left="1080" w:hanging="360"/>
          </w:pPr>
        </w:pPrChange>
      </w:pPr>
      <w:del w:id="7605" w:author="Rachel Shipsey" w:date="2025-06-08T12:58:00Z">
        <w:r w:rsidRPr="00855193" w:rsidDel="00DB40D3">
          <w:rPr>
            <w:rFonts w:ascii="Calibri" w:eastAsia="Times New Roman" w:hAnsi="Calibri" w:cs="Calibri"/>
            <w:color w:val="1B1C1D"/>
          </w:rPr>
          <w:delText>Data completeness rates (percentage of questionnaires fully filled).</w:delText>
        </w:r>
        <w:bookmarkStart w:id="7606" w:name="_Toc201238077"/>
        <w:bookmarkStart w:id="7607" w:name="_Toc201319473"/>
        <w:bookmarkEnd w:id="7606"/>
        <w:bookmarkEnd w:id="7607"/>
      </w:del>
    </w:p>
    <w:p w14:paraId="4967A289" w14:textId="77777777" w:rsidR="009C6208" w:rsidRPr="00855193" w:rsidDel="00DB40D3" w:rsidRDefault="009C6208">
      <w:pPr>
        <w:pStyle w:val="ListParagraph"/>
        <w:spacing w:after="0" w:line="276" w:lineRule="auto"/>
        <w:jc w:val="both"/>
        <w:rPr>
          <w:del w:id="7608" w:author="Rachel Shipsey" w:date="2025-06-08T12:58:00Z"/>
          <w:rFonts w:ascii="Calibri" w:eastAsia="Times New Roman" w:hAnsi="Calibri" w:cs="Calibri"/>
          <w:color w:val="1B1C1D"/>
        </w:rPr>
        <w:pPrChange w:id="7609" w:author="Rachel Shipsey" w:date="2025-06-23T15:41:00Z">
          <w:pPr>
            <w:pStyle w:val="ListParagraph"/>
            <w:numPr>
              <w:numId w:val="163"/>
            </w:numPr>
            <w:spacing w:after="120" w:line="240" w:lineRule="auto"/>
            <w:ind w:left="1080" w:hanging="360"/>
          </w:pPr>
        </w:pPrChange>
      </w:pPr>
      <w:del w:id="7610" w:author="Rachel Shipsey" w:date="2025-06-08T12:58:00Z">
        <w:r w:rsidRPr="00855193" w:rsidDel="00DB40D3">
          <w:rPr>
            <w:rFonts w:ascii="Calibri" w:eastAsia="Times New Roman" w:hAnsi="Calibri" w:cs="Calibri"/>
            <w:color w:val="1B1C1D"/>
          </w:rPr>
          <w:delText>Enumerator productivity (number of interviews per day).</w:delText>
        </w:r>
        <w:bookmarkStart w:id="7611" w:name="_Toc201238078"/>
        <w:bookmarkStart w:id="7612" w:name="_Toc201319474"/>
        <w:bookmarkEnd w:id="7611"/>
        <w:bookmarkEnd w:id="7612"/>
      </w:del>
    </w:p>
    <w:p w14:paraId="27D3498C" w14:textId="77777777" w:rsidR="009C6208" w:rsidRPr="00855193" w:rsidDel="00DB40D3" w:rsidRDefault="009C6208">
      <w:pPr>
        <w:pStyle w:val="ListParagraph"/>
        <w:spacing w:after="0" w:line="276" w:lineRule="auto"/>
        <w:jc w:val="both"/>
        <w:rPr>
          <w:del w:id="7613" w:author="Rachel Shipsey" w:date="2025-06-08T12:58:00Z"/>
          <w:rFonts w:ascii="Calibri" w:eastAsia="Times New Roman" w:hAnsi="Calibri" w:cs="Calibri"/>
          <w:color w:val="1B1C1D"/>
        </w:rPr>
        <w:pPrChange w:id="7614" w:author="Rachel Shipsey" w:date="2025-06-23T15:41:00Z">
          <w:pPr>
            <w:pStyle w:val="ListParagraph"/>
            <w:numPr>
              <w:numId w:val="163"/>
            </w:numPr>
            <w:spacing w:after="120" w:line="240" w:lineRule="auto"/>
            <w:ind w:left="1080" w:hanging="360"/>
          </w:pPr>
        </w:pPrChange>
      </w:pPr>
      <w:del w:id="7615" w:author="Rachel Shipsey" w:date="2025-06-08T12:58:00Z">
        <w:r w:rsidRPr="00855193" w:rsidDel="00DB40D3">
          <w:rPr>
            <w:rFonts w:ascii="Calibri" w:eastAsia="Times New Roman" w:hAnsi="Calibri" w:cs="Calibri"/>
            <w:color w:val="1B1C1D"/>
          </w:rPr>
          <w:delText>Geographic coverage (percentage of enumeration areas completed).</w:delText>
        </w:r>
        <w:bookmarkStart w:id="7616" w:name="_Toc201238079"/>
        <w:bookmarkStart w:id="7617" w:name="_Toc201319475"/>
        <w:bookmarkEnd w:id="7616"/>
        <w:bookmarkEnd w:id="7617"/>
      </w:del>
    </w:p>
    <w:p w14:paraId="6FB94949" w14:textId="77777777" w:rsidR="009C6208" w:rsidDel="00DB40D3" w:rsidRDefault="009C6208">
      <w:pPr>
        <w:pStyle w:val="ListParagraph"/>
        <w:spacing w:after="0" w:line="276" w:lineRule="auto"/>
        <w:jc w:val="both"/>
        <w:rPr>
          <w:del w:id="7618" w:author="Rachel Shipsey" w:date="2025-06-08T12:58:00Z"/>
          <w:rFonts w:ascii="Calibri" w:eastAsia="Times New Roman" w:hAnsi="Calibri" w:cs="Calibri"/>
          <w:color w:val="1B1C1D"/>
        </w:rPr>
        <w:pPrChange w:id="7619" w:author="Rachel Shipsey" w:date="2025-06-23T15:41:00Z">
          <w:pPr>
            <w:pStyle w:val="ListParagraph"/>
            <w:numPr>
              <w:numId w:val="163"/>
            </w:numPr>
            <w:spacing w:after="0" w:line="240" w:lineRule="auto"/>
            <w:ind w:left="1080" w:hanging="360"/>
          </w:pPr>
        </w:pPrChange>
      </w:pPr>
      <w:del w:id="7620" w:author="Rachel Shipsey" w:date="2025-06-08T12:58:00Z">
        <w:r w:rsidRPr="00855193" w:rsidDel="00DB40D3">
          <w:rPr>
            <w:rFonts w:ascii="Calibri" w:eastAsia="Times New Roman" w:hAnsi="Calibri" w:cs="Calibri"/>
            <w:color w:val="1B1C1D"/>
          </w:rPr>
          <w:delText>Identification of outlier cases (e.g., unusually long or short interviews).</w:delText>
        </w:r>
        <w:bookmarkStart w:id="7621" w:name="_Toc201238080"/>
        <w:bookmarkStart w:id="7622" w:name="_Toc201319476"/>
        <w:bookmarkEnd w:id="7621"/>
        <w:bookmarkEnd w:id="7622"/>
      </w:del>
    </w:p>
    <w:p w14:paraId="323D7606" w14:textId="77777777" w:rsidR="009C6208" w:rsidRPr="00855193" w:rsidDel="00DB40D3" w:rsidRDefault="009C6208">
      <w:pPr>
        <w:pStyle w:val="ListParagraph"/>
        <w:spacing w:after="0" w:line="276" w:lineRule="auto"/>
        <w:jc w:val="both"/>
        <w:rPr>
          <w:del w:id="7623" w:author="Rachel Shipsey" w:date="2025-06-08T12:58:00Z"/>
          <w:rFonts w:ascii="Calibri" w:eastAsia="Times New Roman" w:hAnsi="Calibri" w:cs="Calibri"/>
          <w:color w:val="1B1C1D"/>
        </w:rPr>
        <w:pPrChange w:id="7624" w:author="Rachel Shipsey" w:date="2025-06-23T15:41:00Z">
          <w:pPr>
            <w:pStyle w:val="ListParagraph"/>
            <w:spacing w:after="0" w:line="240" w:lineRule="auto"/>
          </w:pPr>
        </w:pPrChange>
      </w:pPr>
      <w:bookmarkStart w:id="7625" w:name="_Toc201238081"/>
      <w:bookmarkStart w:id="7626" w:name="_Toc201319477"/>
      <w:bookmarkEnd w:id="7625"/>
      <w:bookmarkEnd w:id="7626"/>
    </w:p>
    <w:p w14:paraId="7AE58B6F" w14:textId="77777777" w:rsidR="009C6208" w:rsidRPr="00D83AB4" w:rsidDel="00DB40D3" w:rsidRDefault="009C6208">
      <w:pPr>
        <w:pStyle w:val="ListParagraph"/>
        <w:spacing w:after="0" w:line="276" w:lineRule="auto"/>
        <w:jc w:val="both"/>
        <w:rPr>
          <w:del w:id="7627" w:author="Rachel Shipsey" w:date="2025-06-08T12:58:00Z"/>
          <w:rFonts w:ascii="Calibri" w:eastAsia="Times New Roman" w:hAnsi="Calibri" w:cs="Calibri"/>
          <w:color w:val="1B1C1D"/>
        </w:rPr>
        <w:pPrChange w:id="7628" w:author="Rachel Shipsey" w:date="2025-06-23T15:41:00Z">
          <w:pPr>
            <w:spacing w:after="120" w:line="240" w:lineRule="auto"/>
            <w:ind w:left="360"/>
          </w:pPr>
        </w:pPrChange>
      </w:pPr>
      <w:del w:id="7629" w:author="Rachel Shipsey" w:date="2025-06-08T12:58:00Z">
        <w:r w:rsidRPr="00D83AB4" w:rsidDel="00DB40D3">
          <w:rPr>
            <w:rFonts w:ascii="Calibri" w:eastAsia="Times New Roman" w:hAnsi="Calibri" w:cs="Calibri"/>
            <w:color w:val="1B1C1D"/>
          </w:rPr>
          <w:delText>Examples of dashboard software or tools (Note: Specific recommendations depend on a country's infrastructure and needs) include:</w:delText>
        </w:r>
        <w:bookmarkStart w:id="7630" w:name="_Toc201238082"/>
        <w:bookmarkStart w:id="7631" w:name="_Toc201319478"/>
        <w:bookmarkEnd w:id="7630"/>
        <w:bookmarkEnd w:id="7631"/>
      </w:del>
    </w:p>
    <w:p w14:paraId="5323178F" w14:textId="77777777" w:rsidR="009C6208" w:rsidRPr="00855193" w:rsidDel="00DB40D3" w:rsidRDefault="009C6208">
      <w:pPr>
        <w:pStyle w:val="ListParagraph"/>
        <w:spacing w:after="0" w:line="276" w:lineRule="auto"/>
        <w:jc w:val="both"/>
        <w:rPr>
          <w:del w:id="7632" w:author="Rachel Shipsey" w:date="2025-06-08T12:58:00Z"/>
          <w:rFonts w:ascii="Calibri" w:eastAsia="Times New Roman" w:hAnsi="Calibri" w:cs="Calibri"/>
          <w:color w:val="1B1C1D"/>
        </w:rPr>
        <w:pPrChange w:id="7633" w:author="Rachel Shipsey" w:date="2025-06-23T15:41:00Z">
          <w:pPr>
            <w:pStyle w:val="ListParagraph"/>
            <w:numPr>
              <w:numId w:val="162"/>
            </w:numPr>
            <w:spacing w:after="0" w:line="240" w:lineRule="auto"/>
            <w:ind w:left="1080" w:hanging="360"/>
          </w:pPr>
        </w:pPrChange>
      </w:pPr>
      <w:del w:id="7634" w:author="Rachel Shipsey" w:date="2025-06-08T12:58:00Z">
        <w:r w:rsidRPr="00855193" w:rsidDel="00DB40D3">
          <w:rPr>
            <w:rFonts w:ascii="Calibri" w:eastAsia="Times New Roman" w:hAnsi="Calibri" w:cs="Calibri"/>
            <w:color w:val="1B1C1D"/>
            <w:bdr w:val="none" w:sz="0" w:space="0" w:color="auto" w:frame="1"/>
          </w:rPr>
          <w:delText>Census and Survey Monitoring Dashboard</w:delText>
        </w:r>
        <w:r w:rsidRPr="00855193" w:rsidDel="00DB40D3">
          <w:rPr>
            <w:rFonts w:ascii="Calibri" w:eastAsia="Times New Roman" w:hAnsi="Calibri" w:cs="Calibri"/>
            <w:color w:val="1B1C1D"/>
          </w:rPr>
          <w:delText>: Designed to work with various census questionnaire databases and offers customizable indicators.</w:delText>
        </w:r>
        <w:bookmarkStart w:id="7635" w:name="_Toc201238083"/>
        <w:bookmarkStart w:id="7636" w:name="_Toc201319479"/>
        <w:bookmarkEnd w:id="7635"/>
        <w:bookmarkEnd w:id="7636"/>
      </w:del>
    </w:p>
    <w:p w14:paraId="044BBB12" w14:textId="77777777" w:rsidR="009C6208" w:rsidRPr="00855193" w:rsidDel="00DB40D3" w:rsidRDefault="009C6208">
      <w:pPr>
        <w:pStyle w:val="ListParagraph"/>
        <w:spacing w:after="0" w:line="276" w:lineRule="auto"/>
        <w:jc w:val="both"/>
        <w:rPr>
          <w:del w:id="7637" w:author="Rachel Shipsey" w:date="2025-06-08T12:58:00Z"/>
          <w:rFonts w:ascii="Calibri" w:eastAsia="Times New Roman" w:hAnsi="Calibri" w:cs="Calibri"/>
          <w:color w:val="1B1C1D"/>
        </w:rPr>
        <w:pPrChange w:id="7638" w:author="Rachel Shipsey" w:date="2025-06-23T15:41:00Z">
          <w:pPr>
            <w:pStyle w:val="ListParagraph"/>
            <w:numPr>
              <w:numId w:val="162"/>
            </w:numPr>
            <w:spacing w:after="0" w:line="240" w:lineRule="auto"/>
            <w:ind w:left="1080" w:hanging="360"/>
          </w:pPr>
        </w:pPrChange>
      </w:pPr>
      <w:del w:id="7639" w:author="Rachel Shipsey" w:date="2025-06-08T12:58:00Z">
        <w:r w:rsidRPr="00855193" w:rsidDel="00DB40D3">
          <w:rPr>
            <w:rFonts w:ascii="Calibri" w:eastAsia="Times New Roman" w:hAnsi="Calibri" w:cs="Calibri"/>
            <w:color w:val="1B1C1D"/>
            <w:bdr w:val="none" w:sz="0" w:space="0" w:color="auto" w:frame="1"/>
          </w:rPr>
          <w:delText>Geospatial Information System (GIS) dashboards</w:delText>
        </w:r>
        <w:r w:rsidRPr="00855193" w:rsidDel="00DB40D3">
          <w:rPr>
            <w:rFonts w:ascii="Calibri" w:eastAsia="Times New Roman" w:hAnsi="Calibri" w:cs="Calibri"/>
            <w:color w:val="1B1C1D"/>
          </w:rPr>
          <w:delText>: Allow for visualization of enumeration progress on maps, providing insights into geographic coverage and potential gaps.</w:delText>
        </w:r>
        <w:bookmarkStart w:id="7640" w:name="_Toc201238084"/>
        <w:bookmarkStart w:id="7641" w:name="_Toc201319480"/>
        <w:bookmarkEnd w:id="7640"/>
        <w:bookmarkEnd w:id="7641"/>
      </w:del>
    </w:p>
    <w:p w14:paraId="68544727" w14:textId="77777777" w:rsidR="009C6208" w:rsidRPr="000605C7" w:rsidDel="00DB40D3" w:rsidRDefault="009C6208">
      <w:pPr>
        <w:pStyle w:val="ListParagraph"/>
        <w:spacing w:after="0" w:line="276" w:lineRule="auto"/>
        <w:jc w:val="both"/>
        <w:rPr>
          <w:del w:id="7642" w:author="Rachel Shipsey" w:date="2025-06-08T12:58:00Z"/>
          <w:rFonts w:ascii="Calibri" w:eastAsia="Times New Roman" w:hAnsi="Calibri" w:cs="Calibri"/>
          <w:color w:val="1B1C1D"/>
        </w:rPr>
        <w:pPrChange w:id="7643" w:author="Rachel Shipsey" w:date="2025-06-23T15:41:00Z">
          <w:pPr>
            <w:spacing w:after="0" w:line="240" w:lineRule="auto"/>
            <w:ind w:left="1440"/>
          </w:pPr>
        </w:pPrChange>
      </w:pPr>
      <w:bookmarkStart w:id="7644" w:name="_Toc201238085"/>
      <w:bookmarkStart w:id="7645" w:name="_Toc201319481"/>
      <w:bookmarkEnd w:id="7644"/>
      <w:bookmarkEnd w:id="7645"/>
    </w:p>
    <w:p w14:paraId="043A840E" w14:textId="77777777" w:rsidR="009C6208" w:rsidRPr="000605C7" w:rsidDel="00DB40D3" w:rsidRDefault="009C6208">
      <w:pPr>
        <w:pStyle w:val="ListParagraph"/>
        <w:spacing w:after="0" w:line="276" w:lineRule="auto"/>
        <w:jc w:val="both"/>
        <w:rPr>
          <w:del w:id="7646" w:author="Rachel Shipsey" w:date="2025-06-08T12:58:00Z"/>
          <w:rFonts w:ascii="Calibri" w:eastAsia="Times New Roman" w:hAnsi="Calibri" w:cs="Calibri"/>
          <w:color w:val="1B1C1D"/>
        </w:rPr>
        <w:pPrChange w:id="7647" w:author="Rachel Shipsey" w:date="2025-06-23T15:41:00Z">
          <w:pPr>
            <w:spacing w:after="0" w:line="240" w:lineRule="auto"/>
          </w:pPr>
        </w:pPrChange>
      </w:pPr>
      <w:del w:id="7648" w:author="Rachel Shipsey" w:date="2025-06-08T12:58:00Z">
        <w:r w:rsidRPr="000605C7" w:rsidDel="00DB40D3">
          <w:rPr>
            <w:rFonts w:ascii="Calibri" w:eastAsia="Times New Roman" w:hAnsi="Calibri" w:cs="Calibri"/>
            <w:color w:val="1B1C1D"/>
          </w:rPr>
          <w:delText>By comparing these indicators against pre-defined targets, census managers can proactively allocate resources, address bottlenecks, and ensure the enumeration stays on schedule and maintains quality.</w:delText>
        </w:r>
        <w:bookmarkStart w:id="7649" w:name="_Toc201238086"/>
        <w:bookmarkStart w:id="7650" w:name="_Toc201319482"/>
        <w:bookmarkEnd w:id="7649"/>
        <w:bookmarkEnd w:id="7650"/>
      </w:del>
    </w:p>
    <w:p w14:paraId="53E8BB3E" w14:textId="77777777" w:rsidR="009C6208" w:rsidRPr="00051A85" w:rsidDel="00DB40D3" w:rsidRDefault="009C6208">
      <w:pPr>
        <w:pStyle w:val="ListParagraph"/>
        <w:spacing w:after="0" w:line="276" w:lineRule="auto"/>
        <w:jc w:val="both"/>
        <w:rPr>
          <w:del w:id="7651" w:author="Rachel Shipsey" w:date="2025-06-08T12:58:00Z"/>
          <w:rFonts w:ascii="Calibri" w:eastAsia="Times New Roman" w:hAnsi="Calibri" w:cs="Calibri"/>
          <w:bCs/>
          <w:color w:val="1B1C1D"/>
        </w:rPr>
        <w:pPrChange w:id="7652" w:author="Rachel Shipsey" w:date="2025-06-23T15:41:00Z">
          <w:pPr>
            <w:spacing w:after="0" w:line="240" w:lineRule="auto"/>
            <w:ind w:left="720"/>
          </w:pPr>
        </w:pPrChange>
      </w:pPr>
      <w:bookmarkStart w:id="7653" w:name="_Toc201238087"/>
      <w:bookmarkStart w:id="7654" w:name="_Toc201319483"/>
      <w:bookmarkEnd w:id="7653"/>
      <w:bookmarkEnd w:id="7654"/>
    </w:p>
    <w:p w14:paraId="22640F2B" w14:textId="4C023A40" w:rsidR="009C6208" w:rsidRPr="00532B90" w:rsidDel="00DB40D3" w:rsidRDefault="009C6208">
      <w:pPr>
        <w:pStyle w:val="ListParagraph"/>
        <w:spacing w:after="0" w:line="276" w:lineRule="auto"/>
        <w:jc w:val="both"/>
        <w:rPr>
          <w:del w:id="7655" w:author="Rachel Shipsey" w:date="2025-06-08T12:58:00Z"/>
          <w:rFonts w:ascii="Calibri" w:eastAsia="Times New Roman" w:hAnsi="Calibri" w:cs="Calibri"/>
          <w:bCs/>
          <w:color w:val="1B1C1D"/>
        </w:rPr>
        <w:pPrChange w:id="7656" w:author="Rachel Shipsey" w:date="2025-06-23T15:41:00Z">
          <w:pPr>
            <w:pStyle w:val="ListParagraph"/>
            <w:numPr>
              <w:ilvl w:val="2"/>
              <w:numId w:val="211"/>
            </w:numPr>
            <w:spacing w:after="0" w:line="240" w:lineRule="auto"/>
            <w:ind w:left="3294" w:hanging="720"/>
          </w:pPr>
        </w:pPrChange>
      </w:pPr>
      <w:del w:id="7657" w:author="Rachel Shipsey" w:date="2025-06-08T12:58:00Z">
        <w:r w:rsidRPr="00532B90" w:rsidDel="00DB40D3">
          <w:rPr>
            <w:bdr w:val="none" w:sz="0" w:space="0" w:color="auto" w:frame="1"/>
          </w:rPr>
          <w:delText>Enumerator Tracking</w:delText>
        </w:r>
        <w:r w:rsidRPr="00532B90" w:rsidDel="00DB40D3">
          <w:rPr>
            <w:rFonts w:ascii="Calibri" w:eastAsia="Times New Roman" w:hAnsi="Calibri" w:cs="Calibri"/>
            <w:bCs/>
            <w:color w:val="1B1C1D"/>
          </w:rPr>
          <w:delText xml:space="preserve"> </w:delText>
        </w:r>
        <w:bookmarkStart w:id="7658" w:name="_Toc201238088"/>
        <w:bookmarkStart w:id="7659" w:name="_Toc201319484"/>
        <w:bookmarkEnd w:id="7658"/>
        <w:bookmarkEnd w:id="7659"/>
      </w:del>
    </w:p>
    <w:p w14:paraId="73A6AFB2" w14:textId="77777777" w:rsidR="009C6208" w:rsidRPr="000605C7" w:rsidDel="00DB40D3" w:rsidRDefault="009C6208">
      <w:pPr>
        <w:pStyle w:val="ListParagraph"/>
        <w:spacing w:after="0" w:line="276" w:lineRule="auto"/>
        <w:jc w:val="both"/>
        <w:rPr>
          <w:del w:id="7660" w:author="Rachel Shipsey" w:date="2025-06-08T12:58:00Z"/>
          <w:rFonts w:ascii="Calibri" w:eastAsia="Times New Roman" w:hAnsi="Calibri" w:cs="Calibri"/>
          <w:color w:val="1B1C1D"/>
        </w:rPr>
        <w:pPrChange w:id="7661" w:author="Rachel Shipsey" w:date="2025-06-23T15:41:00Z">
          <w:pPr>
            <w:spacing w:after="0" w:line="240" w:lineRule="auto"/>
            <w:ind w:left="360"/>
          </w:pPr>
        </w:pPrChange>
      </w:pPr>
      <w:del w:id="7662" w:author="Rachel Shipsey" w:date="2025-06-08T12:58:00Z">
        <w:r w:rsidRPr="000605C7" w:rsidDel="00DB40D3">
          <w:rPr>
            <w:rFonts w:ascii="Calibri" w:eastAsia="Times New Roman" w:hAnsi="Calibri" w:cs="Calibri"/>
            <w:color w:val="1B1C1D"/>
          </w:rPr>
          <w:delText>The integration of GPS technology into digital enumeration devices allows for the tracking of enumerator movements.</w:delText>
        </w:r>
        <w:r w:rsidDel="00DB40D3">
          <w:rPr>
            <w:rFonts w:ascii="Calibri" w:eastAsia="Times New Roman" w:hAnsi="Calibri" w:cs="Calibri"/>
            <w:color w:val="1B1C1D"/>
          </w:rPr>
          <w:delText xml:space="preserve"> </w:delText>
        </w:r>
        <w:r w:rsidRPr="000605C7" w:rsidDel="00DB40D3">
          <w:rPr>
            <w:rFonts w:ascii="Calibri" w:eastAsia="Times New Roman" w:hAnsi="Calibri" w:cs="Calibri"/>
            <w:color w:val="1B1C1D"/>
          </w:rPr>
          <w:delText xml:space="preserve">This has several benefits: </w:delText>
        </w:r>
        <w:bookmarkStart w:id="7663" w:name="_Toc201238089"/>
        <w:bookmarkStart w:id="7664" w:name="_Toc201319485"/>
        <w:bookmarkEnd w:id="7663"/>
        <w:bookmarkEnd w:id="7664"/>
      </w:del>
    </w:p>
    <w:p w14:paraId="5CAF4004" w14:textId="77777777" w:rsidR="009C6208" w:rsidRPr="000605C7" w:rsidDel="00DB40D3" w:rsidRDefault="009C6208">
      <w:pPr>
        <w:pStyle w:val="ListParagraph"/>
        <w:spacing w:after="0" w:line="276" w:lineRule="auto"/>
        <w:jc w:val="both"/>
        <w:rPr>
          <w:del w:id="7665" w:author="Rachel Shipsey" w:date="2025-06-08T12:58:00Z"/>
          <w:rFonts w:ascii="Calibri" w:eastAsia="Times New Roman" w:hAnsi="Calibri" w:cs="Calibri"/>
          <w:color w:val="1B1C1D"/>
        </w:rPr>
        <w:pPrChange w:id="7666" w:author="Rachel Shipsey" w:date="2025-06-23T15:41:00Z">
          <w:pPr>
            <w:numPr>
              <w:numId w:val="161"/>
            </w:numPr>
            <w:tabs>
              <w:tab w:val="num" w:pos="1080"/>
            </w:tabs>
            <w:spacing w:after="120" w:line="240" w:lineRule="auto"/>
            <w:ind w:left="1080" w:hanging="360"/>
          </w:pPr>
        </w:pPrChange>
      </w:pPr>
      <w:del w:id="7667" w:author="Rachel Shipsey" w:date="2025-06-08T12:58:00Z">
        <w:r w:rsidRPr="000605C7" w:rsidDel="00DB40D3">
          <w:rPr>
            <w:rFonts w:ascii="Calibri" w:eastAsia="Times New Roman" w:hAnsi="Calibri" w:cs="Calibri"/>
            <w:color w:val="1B1C1D"/>
          </w:rPr>
          <w:delText>It helps to ensure comprehensive coverage of assigned enumeration areas, minimizing the risk of omissions.</w:delText>
        </w:r>
        <w:bookmarkStart w:id="7668" w:name="_Toc201238090"/>
        <w:bookmarkStart w:id="7669" w:name="_Toc201319486"/>
        <w:bookmarkEnd w:id="7668"/>
        <w:bookmarkEnd w:id="7669"/>
      </w:del>
    </w:p>
    <w:p w14:paraId="4A37B923" w14:textId="77777777" w:rsidR="009C6208" w:rsidRPr="000605C7" w:rsidDel="00DB40D3" w:rsidRDefault="009C6208">
      <w:pPr>
        <w:pStyle w:val="ListParagraph"/>
        <w:spacing w:after="0" w:line="276" w:lineRule="auto"/>
        <w:jc w:val="both"/>
        <w:rPr>
          <w:del w:id="7670" w:author="Rachel Shipsey" w:date="2025-06-08T12:58:00Z"/>
          <w:rFonts w:ascii="Calibri" w:eastAsia="Times New Roman" w:hAnsi="Calibri" w:cs="Calibri"/>
          <w:color w:val="1B1C1D"/>
        </w:rPr>
        <w:pPrChange w:id="7671" w:author="Rachel Shipsey" w:date="2025-06-23T15:41:00Z">
          <w:pPr>
            <w:numPr>
              <w:numId w:val="161"/>
            </w:numPr>
            <w:tabs>
              <w:tab w:val="num" w:pos="1080"/>
            </w:tabs>
            <w:spacing w:after="120" w:line="240" w:lineRule="auto"/>
            <w:ind w:left="1080" w:hanging="360"/>
          </w:pPr>
        </w:pPrChange>
      </w:pPr>
      <w:del w:id="7672" w:author="Rachel Shipsey" w:date="2025-06-08T12:58:00Z">
        <w:r w:rsidRPr="000605C7" w:rsidDel="00DB40D3">
          <w:rPr>
            <w:rFonts w:ascii="Calibri" w:eastAsia="Times New Roman" w:hAnsi="Calibri" w:cs="Calibri"/>
            <w:color w:val="1B1C1D"/>
          </w:rPr>
          <w:delText>It provides supervisors with a tool to monitor enumerator progress and identify areas where they may be facing difficulties or require support.</w:delText>
        </w:r>
        <w:bookmarkStart w:id="7673" w:name="_Toc201238091"/>
        <w:bookmarkStart w:id="7674" w:name="_Toc201319487"/>
        <w:bookmarkEnd w:id="7673"/>
        <w:bookmarkEnd w:id="7674"/>
      </w:del>
    </w:p>
    <w:p w14:paraId="56C64BD4" w14:textId="77777777" w:rsidR="009C6208" w:rsidRPr="000605C7" w:rsidDel="00DB40D3" w:rsidRDefault="009C6208">
      <w:pPr>
        <w:pStyle w:val="ListParagraph"/>
        <w:spacing w:after="0" w:line="276" w:lineRule="auto"/>
        <w:jc w:val="both"/>
        <w:rPr>
          <w:del w:id="7675" w:author="Rachel Shipsey" w:date="2025-06-08T12:58:00Z"/>
          <w:rFonts w:ascii="Calibri" w:eastAsia="Times New Roman" w:hAnsi="Calibri" w:cs="Calibri"/>
          <w:color w:val="1B1C1D"/>
        </w:rPr>
        <w:pPrChange w:id="7676" w:author="Rachel Shipsey" w:date="2025-06-23T15:41:00Z">
          <w:pPr>
            <w:numPr>
              <w:numId w:val="161"/>
            </w:numPr>
            <w:tabs>
              <w:tab w:val="num" w:pos="1080"/>
            </w:tabs>
            <w:spacing w:after="120" w:line="240" w:lineRule="auto"/>
            <w:ind w:left="1080" w:hanging="360"/>
          </w:pPr>
        </w:pPrChange>
      </w:pPr>
      <w:del w:id="7677" w:author="Rachel Shipsey" w:date="2025-06-08T12:58:00Z">
        <w:r w:rsidRPr="000605C7" w:rsidDel="00DB40D3">
          <w:rPr>
            <w:rFonts w:ascii="Calibri" w:eastAsia="Times New Roman" w:hAnsi="Calibri" w:cs="Calibri"/>
            <w:color w:val="1B1C1D"/>
          </w:rPr>
          <w:delText>It can enhance the security of enumerators, particularly in challenging or remote areas.</w:delText>
        </w:r>
        <w:bookmarkStart w:id="7678" w:name="_Toc201238092"/>
        <w:bookmarkStart w:id="7679" w:name="_Toc201319488"/>
        <w:bookmarkEnd w:id="7678"/>
        <w:bookmarkEnd w:id="7679"/>
      </w:del>
    </w:p>
    <w:p w14:paraId="1057F53C" w14:textId="77777777" w:rsidR="009C6208" w:rsidRPr="000605C7" w:rsidDel="00DB40D3" w:rsidRDefault="009C6208">
      <w:pPr>
        <w:pStyle w:val="ListParagraph"/>
        <w:spacing w:after="0" w:line="276" w:lineRule="auto"/>
        <w:jc w:val="both"/>
        <w:rPr>
          <w:del w:id="7680" w:author="Rachel Shipsey" w:date="2025-06-08T12:58:00Z"/>
          <w:rFonts w:ascii="Calibri" w:eastAsia="Times New Roman" w:hAnsi="Calibri" w:cs="Calibri"/>
          <w:color w:val="1B1C1D"/>
        </w:rPr>
        <w:pPrChange w:id="7681" w:author="Rachel Shipsey" w:date="2025-06-23T15:41:00Z">
          <w:pPr>
            <w:spacing w:after="120" w:line="240" w:lineRule="auto"/>
          </w:pPr>
        </w:pPrChange>
      </w:pPr>
      <w:del w:id="7682" w:author="Rachel Shipsey" w:date="2025-06-08T12:58:00Z">
        <w:r w:rsidDel="00DB40D3">
          <w:rPr>
            <w:rFonts w:ascii="Calibri" w:eastAsia="Times New Roman" w:hAnsi="Calibri" w:cs="Calibri"/>
            <w:color w:val="1B1C1D"/>
          </w:rPr>
          <w:delText xml:space="preserve">      </w:delText>
        </w:r>
        <w:r w:rsidRPr="000605C7" w:rsidDel="00DB40D3">
          <w:rPr>
            <w:rFonts w:ascii="Calibri" w:eastAsia="Times New Roman" w:hAnsi="Calibri" w:cs="Calibri"/>
            <w:color w:val="1B1C1D"/>
          </w:rPr>
          <w:delText>Software and technologies used for enumerator tracking</w:delText>
        </w:r>
        <w:r w:rsidDel="00DB40D3">
          <w:rPr>
            <w:rFonts w:ascii="Calibri" w:eastAsia="Times New Roman" w:hAnsi="Calibri" w:cs="Calibri"/>
            <w:color w:val="1B1C1D"/>
          </w:rPr>
          <w:delText xml:space="preserve"> include:</w:delText>
        </w:r>
        <w:bookmarkStart w:id="7683" w:name="_Toc201238093"/>
        <w:bookmarkStart w:id="7684" w:name="_Toc201319489"/>
        <w:bookmarkEnd w:id="7683"/>
        <w:bookmarkEnd w:id="7684"/>
      </w:del>
    </w:p>
    <w:p w14:paraId="1967C3E2" w14:textId="77777777" w:rsidR="009C6208" w:rsidRPr="000605C7" w:rsidDel="00DB40D3" w:rsidRDefault="009C6208">
      <w:pPr>
        <w:pStyle w:val="ListParagraph"/>
        <w:spacing w:after="0" w:line="276" w:lineRule="auto"/>
        <w:jc w:val="both"/>
        <w:rPr>
          <w:del w:id="7685" w:author="Rachel Shipsey" w:date="2025-06-08T12:58:00Z"/>
          <w:rFonts w:ascii="Calibri" w:eastAsia="Times New Roman" w:hAnsi="Calibri" w:cs="Calibri"/>
          <w:color w:val="1B1C1D"/>
        </w:rPr>
        <w:pPrChange w:id="7686" w:author="Rachel Shipsey" w:date="2025-06-23T15:41:00Z">
          <w:pPr>
            <w:numPr>
              <w:numId w:val="159"/>
            </w:numPr>
            <w:tabs>
              <w:tab w:val="num" w:pos="1080"/>
            </w:tabs>
            <w:spacing w:after="0" w:line="240" w:lineRule="auto"/>
            <w:ind w:left="1080" w:hanging="360"/>
          </w:pPr>
        </w:pPrChange>
      </w:pPr>
      <w:del w:id="7687" w:author="Rachel Shipsey" w:date="2025-06-08T12:58:00Z">
        <w:r w:rsidRPr="000605C7" w:rsidDel="00DB40D3">
          <w:rPr>
            <w:rFonts w:ascii="Calibri" w:eastAsia="Times New Roman" w:hAnsi="Calibri" w:cs="Calibri"/>
            <w:color w:val="1B1C1D"/>
            <w:bdr w:val="none" w:sz="0" w:space="0" w:color="auto" w:frame="1"/>
          </w:rPr>
          <w:delText>ArcGIS Survey123</w:delText>
        </w:r>
        <w:r w:rsidRPr="000605C7" w:rsidDel="00DB40D3">
          <w:rPr>
            <w:rFonts w:ascii="Calibri" w:eastAsia="Times New Roman" w:hAnsi="Calibri" w:cs="Calibri"/>
            <w:color w:val="1B1C1D"/>
          </w:rPr>
          <w:delText>: This tool, mentioned in the e-census handbook, can capture and track location data during enumeration.</w:delText>
        </w:r>
        <w:bookmarkStart w:id="7688" w:name="_Toc201238094"/>
        <w:bookmarkStart w:id="7689" w:name="_Toc201319490"/>
        <w:bookmarkEnd w:id="7688"/>
        <w:bookmarkEnd w:id="7689"/>
      </w:del>
    </w:p>
    <w:p w14:paraId="3CD27AB6" w14:textId="77777777" w:rsidR="009C6208" w:rsidDel="00DB40D3" w:rsidRDefault="009C6208">
      <w:pPr>
        <w:pStyle w:val="ListParagraph"/>
        <w:spacing w:after="0" w:line="276" w:lineRule="auto"/>
        <w:jc w:val="both"/>
        <w:rPr>
          <w:del w:id="7690" w:author="Rachel Shipsey" w:date="2025-06-08T12:58:00Z"/>
          <w:rFonts w:ascii="Calibri" w:eastAsia="Times New Roman" w:hAnsi="Calibri" w:cs="Calibri"/>
          <w:color w:val="1B1C1D"/>
        </w:rPr>
        <w:pPrChange w:id="7691" w:author="Rachel Shipsey" w:date="2025-06-23T15:41:00Z">
          <w:pPr>
            <w:numPr>
              <w:numId w:val="159"/>
            </w:numPr>
            <w:tabs>
              <w:tab w:val="num" w:pos="1080"/>
            </w:tabs>
            <w:spacing w:after="0" w:line="240" w:lineRule="auto"/>
            <w:ind w:left="1080" w:hanging="360"/>
          </w:pPr>
        </w:pPrChange>
      </w:pPr>
      <w:del w:id="7692" w:author="Rachel Shipsey" w:date="2025-06-08T12:58:00Z">
        <w:r w:rsidRPr="000605C7" w:rsidDel="00DB40D3">
          <w:rPr>
            <w:rFonts w:ascii="Calibri" w:eastAsia="Times New Roman" w:hAnsi="Calibri" w:cs="Calibri"/>
            <w:color w:val="1B1C1D"/>
            <w:bdr w:val="none" w:sz="0" w:space="0" w:color="auto" w:frame="1"/>
          </w:rPr>
          <w:delText>Custom-developed mobile applications</w:delText>
        </w:r>
        <w:r w:rsidRPr="000605C7" w:rsidDel="00DB40D3">
          <w:rPr>
            <w:rFonts w:ascii="Calibri" w:eastAsia="Times New Roman" w:hAnsi="Calibri" w:cs="Calibri"/>
            <w:color w:val="1B1C1D"/>
          </w:rPr>
          <w:delText>: Some countries may develop their own applications with GPS tracking functionality.</w:delText>
        </w:r>
        <w:bookmarkStart w:id="7693" w:name="_Toc201238095"/>
        <w:bookmarkStart w:id="7694" w:name="_Toc201319491"/>
        <w:bookmarkEnd w:id="7693"/>
        <w:bookmarkEnd w:id="7694"/>
      </w:del>
    </w:p>
    <w:p w14:paraId="71BA6823" w14:textId="77777777" w:rsidR="009C6208" w:rsidRPr="000605C7" w:rsidDel="00DB40D3" w:rsidRDefault="009C6208">
      <w:pPr>
        <w:pStyle w:val="ListParagraph"/>
        <w:spacing w:after="0" w:line="276" w:lineRule="auto"/>
        <w:jc w:val="both"/>
        <w:rPr>
          <w:del w:id="7695" w:author="Rachel Shipsey" w:date="2025-06-08T12:58:00Z"/>
          <w:rFonts w:ascii="Calibri" w:eastAsia="Times New Roman" w:hAnsi="Calibri" w:cs="Calibri"/>
          <w:color w:val="1B1C1D"/>
        </w:rPr>
        <w:pPrChange w:id="7696" w:author="Rachel Shipsey" w:date="2025-06-23T15:41:00Z">
          <w:pPr>
            <w:spacing w:after="0" w:line="240" w:lineRule="auto"/>
            <w:ind w:left="1080"/>
          </w:pPr>
        </w:pPrChange>
      </w:pPr>
      <w:bookmarkStart w:id="7697" w:name="_Toc201238096"/>
      <w:bookmarkStart w:id="7698" w:name="_Toc201319492"/>
      <w:bookmarkEnd w:id="7697"/>
      <w:bookmarkEnd w:id="7698"/>
    </w:p>
    <w:p w14:paraId="173A069F" w14:textId="65955960" w:rsidR="009C6208" w:rsidRPr="0031426F" w:rsidDel="00DB40D3" w:rsidRDefault="009C6208">
      <w:pPr>
        <w:pStyle w:val="ListParagraph"/>
        <w:spacing w:after="0" w:line="276" w:lineRule="auto"/>
        <w:jc w:val="both"/>
        <w:rPr>
          <w:del w:id="7699" w:author="Rachel Shipsey" w:date="2025-06-08T12:58:00Z"/>
        </w:rPr>
        <w:pPrChange w:id="7700" w:author="Rachel Shipsey" w:date="2025-06-23T15:41:00Z">
          <w:pPr>
            <w:pStyle w:val="ListParagraph"/>
            <w:numPr>
              <w:ilvl w:val="2"/>
              <w:numId w:val="211"/>
            </w:numPr>
            <w:spacing w:after="0" w:line="240" w:lineRule="auto"/>
            <w:ind w:left="3294" w:hanging="720"/>
          </w:pPr>
        </w:pPrChange>
      </w:pPr>
      <w:del w:id="7701" w:author="Rachel Shipsey" w:date="2025-06-08T12:58:00Z">
        <w:r w:rsidRPr="0031426F" w:rsidDel="00DB40D3">
          <w:rPr>
            <w:bdr w:val="none" w:sz="0" w:space="0" w:color="auto" w:frame="1"/>
          </w:rPr>
          <w:delText xml:space="preserve"> Data Transmission and Management</w:delText>
        </w:r>
        <w:r w:rsidRPr="0031426F" w:rsidDel="00DB40D3">
          <w:delText xml:space="preserve"> </w:delText>
        </w:r>
        <w:bookmarkStart w:id="7702" w:name="_Toc201238097"/>
        <w:bookmarkStart w:id="7703" w:name="_Toc201319493"/>
        <w:bookmarkEnd w:id="7702"/>
        <w:bookmarkEnd w:id="7703"/>
      </w:del>
    </w:p>
    <w:p w14:paraId="281CB7A3" w14:textId="77777777" w:rsidR="009C6208" w:rsidRPr="000605C7" w:rsidDel="00DB40D3" w:rsidRDefault="009C6208">
      <w:pPr>
        <w:pStyle w:val="ListParagraph"/>
        <w:spacing w:after="0" w:line="276" w:lineRule="auto"/>
        <w:jc w:val="both"/>
        <w:rPr>
          <w:del w:id="7704" w:author="Rachel Shipsey" w:date="2025-06-08T12:58:00Z"/>
          <w:rFonts w:ascii="Calibri" w:eastAsia="Times New Roman" w:hAnsi="Calibri" w:cs="Calibri"/>
          <w:color w:val="1B1C1D"/>
        </w:rPr>
        <w:pPrChange w:id="7705" w:author="Rachel Shipsey" w:date="2025-06-23T15:41:00Z">
          <w:pPr>
            <w:spacing w:after="0" w:line="240" w:lineRule="auto"/>
            <w:ind w:left="360"/>
          </w:pPr>
        </w:pPrChange>
      </w:pPr>
      <w:del w:id="7706" w:author="Rachel Shipsey" w:date="2025-06-08T12:58:00Z">
        <w:r w:rsidRPr="000605C7" w:rsidDel="00DB40D3">
          <w:rPr>
            <w:rFonts w:ascii="Calibri" w:eastAsia="Times New Roman" w:hAnsi="Calibri" w:cs="Calibri"/>
            <w:color w:val="1B1C1D"/>
          </w:rPr>
          <w:delText>Digital enumeration facilitates the efficient and secure transmission of collected data from field devices to central servers.</w:delText>
        </w:r>
        <w:r w:rsidDel="00DB40D3">
          <w:rPr>
            <w:rFonts w:ascii="Calibri" w:eastAsia="Times New Roman" w:hAnsi="Calibri" w:cs="Calibri"/>
            <w:color w:val="1B1C1D"/>
          </w:rPr>
          <w:delText xml:space="preserve"> </w:delText>
        </w:r>
        <w:r w:rsidRPr="000605C7" w:rsidDel="00DB40D3">
          <w:rPr>
            <w:rFonts w:ascii="Calibri" w:eastAsia="Times New Roman" w:hAnsi="Calibri" w:cs="Calibri"/>
            <w:color w:val="1B1C1D"/>
          </w:rPr>
          <w:delText>This eliminates the need for manual data entry, reducing the potential for errors and accelerating the data processing timeline.</w:delText>
        </w:r>
        <w:bookmarkStart w:id="7707" w:name="_Toc201238098"/>
        <w:bookmarkStart w:id="7708" w:name="_Toc201319494"/>
        <w:bookmarkEnd w:id="7707"/>
        <w:bookmarkEnd w:id="7708"/>
      </w:del>
    </w:p>
    <w:p w14:paraId="70BDB2B1" w14:textId="77777777" w:rsidR="009C6208" w:rsidDel="00DB40D3" w:rsidRDefault="009C6208">
      <w:pPr>
        <w:pStyle w:val="ListParagraph"/>
        <w:spacing w:after="0" w:line="276" w:lineRule="auto"/>
        <w:jc w:val="both"/>
        <w:rPr>
          <w:del w:id="7709" w:author="Rachel Shipsey" w:date="2025-06-08T12:58:00Z"/>
          <w:rFonts w:ascii="Calibri" w:eastAsia="Times New Roman" w:hAnsi="Calibri" w:cs="Calibri"/>
          <w:color w:val="1B1C1D"/>
        </w:rPr>
        <w:pPrChange w:id="7710" w:author="Rachel Shipsey" w:date="2025-06-23T15:41:00Z">
          <w:pPr>
            <w:spacing w:after="120" w:line="240" w:lineRule="auto"/>
          </w:pPr>
        </w:pPrChange>
      </w:pPr>
      <w:bookmarkStart w:id="7711" w:name="_Toc201238099"/>
      <w:bookmarkStart w:id="7712" w:name="_Toc201319495"/>
      <w:bookmarkEnd w:id="7711"/>
      <w:bookmarkEnd w:id="7712"/>
    </w:p>
    <w:p w14:paraId="387D1F45" w14:textId="77777777" w:rsidR="009C6208" w:rsidRPr="000605C7" w:rsidDel="00DB40D3" w:rsidRDefault="009C6208">
      <w:pPr>
        <w:pStyle w:val="ListParagraph"/>
        <w:spacing w:after="0" w:line="276" w:lineRule="auto"/>
        <w:jc w:val="both"/>
        <w:rPr>
          <w:del w:id="7713" w:author="Rachel Shipsey" w:date="2025-06-08T12:58:00Z"/>
          <w:rFonts w:ascii="Calibri" w:eastAsia="Times New Roman" w:hAnsi="Calibri" w:cs="Calibri"/>
          <w:color w:val="1B1C1D"/>
        </w:rPr>
        <w:pPrChange w:id="7714" w:author="Rachel Shipsey" w:date="2025-06-23T15:41:00Z">
          <w:pPr>
            <w:spacing w:after="120" w:line="240" w:lineRule="auto"/>
            <w:ind w:firstLine="360"/>
          </w:pPr>
        </w:pPrChange>
      </w:pPr>
      <w:del w:id="7715" w:author="Rachel Shipsey" w:date="2025-06-08T12:58:00Z">
        <w:r w:rsidRPr="000605C7" w:rsidDel="00DB40D3">
          <w:rPr>
            <w:rFonts w:ascii="Calibri" w:eastAsia="Times New Roman" w:hAnsi="Calibri" w:cs="Calibri"/>
            <w:color w:val="1B1C1D"/>
          </w:rPr>
          <w:delText>Data transmission method</w:delText>
        </w:r>
        <w:r w:rsidDel="00DB40D3">
          <w:rPr>
            <w:rFonts w:ascii="Calibri" w:eastAsia="Times New Roman" w:hAnsi="Calibri" w:cs="Calibri"/>
            <w:color w:val="1B1C1D"/>
          </w:rPr>
          <w:delText>s include:</w:delText>
        </w:r>
        <w:r w:rsidRPr="000605C7" w:rsidDel="00DB40D3">
          <w:rPr>
            <w:rFonts w:ascii="Calibri" w:eastAsia="Times New Roman" w:hAnsi="Calibri" w:cs="Calibri"/>
            <w:color w:val="1B1C1D"/>
          </w:rPr>
          <w:delText xml:space="preserve"> </w:delText>
        </w:r>
        <w:bookmarkStart w:id="7716" w:name="_Toc201238100"/>
        <w:bookmarkStart w:id="7717" w:name="_Toc201319496"/>
        <w:bookmarkEnd w:id="7716"/>
        <w:bookmarkEnd w:id="7717"/>
      </w:del>
    </w:p>
    <w:p w14:paraId="3325745B" w14:textId="77777777" w:rsidR="009C6208" w:rsidRPr="000605C7" w:rsidDel="00DB40D3" w:rsidRDefault="009C6208">
      <w:pPr>
        <w:pStyle w:val="ListParagraph"/>
        <w:spacing w:after="0" w:line="276" w:lineRule="auto"/>
        <w:jc w:val="both"/>
        <w:rPr>
          <w:del w:id="7718" w:author="Rachel Shipsey" w:date="2025-06-08T12:58:00Z"/>
          <w:rFonts w:ascii="Calibri" w:eastAsia="Times New Roman" w:hAnsi="Calibri" w:cs="Calibri"/>
          <w:color w:val="1B1C1D"/>
        </w:rPr>
        <w:pPrChange w:id="7719" w:author="Rachel Shipsey" w:date="2025-06-23T15:41:00Z">
          <w:pPr>
            <w:numPr>
              <w:ilvl w:val="2"/>
              <w:numId w:val="164"/>
            </w:numPr>
            <w:spacing w:after="0" w:line="240" w:lineRule="auto"/>
            <w:ind w:left="1080" w:hanging="360"/>
          </w:pPr>
        </w:pPrChange>
      </w:pPr>
      <w:del w:id="7720" w:author="Rachel Shipsey" w:date="2025-06-08T12:58:00Z">
        <w:r w:rsidRPr="000605C7" w:rsidDel="00DB40D3">
          <w:rPr>
            <w:rFonts w:ascii="Calibri" w:eastAsia="Times New Roman" w:hAnsi="Calibri" w:cs="Calibri"/>
            <w:color w:val="1B1C1D"/>
            <w:bdr w:val="none" w:sz="0" w:space="0" w:color="auto" w:frame="1"/>
          </w:rPr>
          <w:delText>Mobile networks</w:delText>
        </w:r>
        <w:r w:rsidRPr="000605C7" w:rsidDel="00DB40D3">
          <w:rPr>
            <w:rFonts w:ascii="Calibri" w:eastAsia="Times New Roman" w:hAnsi="Calibri" w:cs="Calibri"/>
            <w:color w:val="1B1C1D"/>
          </w:rPr>
          <w:delText>: Utilizing cellular data connections to transmit data in real-time or at regular intervals.</w:delText>
        </w:r>
        <w:bookmarkStart w:id="7721" w:name="_Toc201238101"/>
        <w:bookmarkStart w:id="7722" w:name="_Toc201319497"/>
        <w:bookmarkEnd w:id="7721"/>
        <w:bookmarkEnd w:id="7722"/>
      </w:del>
    </w:p>
    <w:p w14:paraId="3EED9C2D" w14:textId="77777777" w:rsidR="009C6208" w:rsidRPr="000605C7" w:rsidDel="00DB40D3" w:rsidRDefault="009C6208">
      <w:pPr>
        <w:pStyle w:val="ListParagraph"/>
        <w:spacing w:after="0" w:line="276" w:lineRule="auto"/>
        <w:jc w:val="both"/>
        <w:rPr>
          <w:del w:id="7723" w:author="Rachel Shipsey" w:date="2025-06-08T12:58:00Z"/>
          <w:rFonts w:ascii="Calibri" w:eastAsia="Times New Roman" w:hAnsi="Calibri" w:cs="Calibri"/>
          <w:color w:val="1B1C1D"/>
        </w:rPr>
        <w:pPrChange w:id="7724" w:author="Rachel Shipsey" w:date="2025-06-23T15:41:00Z">
          <w:pPr>
            <w:numPr>
              <w:ilvl w:val="2"/>
              <w:numId w:val="164"/>
            </w:numPr>
            <w:spacing w:after="0" w:line="240" w:lineRule="auto"/>
            <w:ind w:left="1080" w:hanging="360"/>
          </w:pPr>
        </w:pPrChange>
      </w:pPr>
      <w:del w:id="7725" w:author="Rachel Shipsey" w:date="2025-06-08T12:58:00Z">
        <w:r w:rsidRPr="000605C7" w:rsidDel="00DB40D3">
          <w:rPr>
            <w:rFonts w:ascii="Calibri" w:eastAsia="Times New Roman" w:hAnsi="Calibri" w:cs="Calibri"/>
            <w:color w:val="1B1C1D"/>
            <w:bdr w:val="none" w:sz="0" w:space="0" w:color="auto" w:frame="1"/>
          </w:rPr>
          <w:delText>Wi-Fi hotspots</w:delText>
        </w:r>
        <w:r w:rsidRPr="000605C7" w:rsidDel="00DB40D3">
          <w:rPr>
            <w:rFonts w:ascii="Calibri" w:eastAsia="Times New Roman" w:hAnsi="Calibri" w:cs="Calibri"/>
            <w:color w:val="1B1C1D"/>
          </w:rPr>
          <w:delText>: Designating specific locations where enumerators can connect to Wi-Fi to upload data.</w:delText>
        </w:r>
        <w:bookmarkStart w:id="7726" w:name="_Toc201238102"/>
        <w:bookmarkStart w:id="7727" w:name="_Toc201319498"/>
        <w:bookmarkEnd w:id="7726"/>
        <w:bookmarkEnd w:id="7727"/>
      </w:del>
    </w:p>
    <w:p w14:paraId="3C8D5160" w14:textId="77777777" w:rsidR="009C6208" w:rsidDel="00DB40D3" w:rsidRDefault="009C6208">
      <w:pPr>
        <w:pStyle w:val="ListParagraph"/>
        <w:spacing w:after="0" w:line="276" w:lineRule="auto"/>
        <w:jc w:val="both"/>
        <w:rPr>
          <w:del w:id="7728" w:author="Rachel Shipsey" w:date="2025-06-08T12:58:00Z"/>
          <w:rFonts w:ascii="Calibri" w:eastAsia="Times New Roman" w:hAnsi="Calibri" w:cs="Calibri"/>
          <w:color w:val="1B1C1D"/>
        </w:rPr>
        <w:pPrChange w:id="7729" w:author="Rachel Shipsey" w:date="2025-06-23T15:41:00Z">
          <w:pPr>
            <w:numPr>
              <w:ilvl w:val="2"/>
              <w:numId w:val="164"/>
            </w:numPr>
            <w:spacing w:after="0" w:line="240" w:lineRule="auto"/>
            <w:ind w:left="1080" w:hanging="360"/>
          </w:pPr>
        </w:pPrChange>
      </w:pPr>
      <w:del w:id="7730" w:author="Rachel Shipsey" w:date="2025-06-08T12:58:00Z">
        <w:r w:rsidRPr="000605C7" w:rsidDel="00DB40D3">
          <w:rPr>
            <w:rFonts w:ascii="Calibri" w:eastAsia="Times New Roman" w:hAnsi="Calibri" w:cs="Calibri"/>
            <w:color w:val="1B1C1D"/>
            <w:bdr w:val="none" w:sz="0" w:space="0" w:color="auto" w:frame="1"/>
          </w:rPr>
          <w:delText>Bluetooth transfer</w:delText>
        </w:r>
        <w:r w:rsidRPr="000605C7" w:rsidDel="00DB40D3">
          <w:rPr>
            <w:rFonts w:ascii="Calibri" w:eastAsia="Times New Roman" w:hAnsi="Calibri" w:cs="Calibri"/>
            <w:color w:val="1B1C1D"/>
          </w:rPr>
          <w:delText>: Enabling data transfer between enumerator devices and supervisor devices, particularly in areas with limited connectivity.</w:delText>
        </w:r>
        <w:bookmarkStart w:id="7731" w:name="_Toc201238103"/>
        <w:bookmarkStart w:id="7732" w:name="_Toc201319499"/>
        <w:bookmarkEnd w:id="7731"/>
        <w:bookmarkEnd w:id="7732"/>
      </w:del>
    </w:p>
    <w:p w14:paraId="1477A05A" w14:textId="77777777" w:rsidR="009C6208" w:rsidRPr="000605C7" w:rsidDel="00DB40D3" w:rsidRDefault="009C6208">
      <w:pPr>
        <w:pStyle w:val="ListParagraph"/>
        <w:spacing w:after="0" w:line="276" w:lineRule="auto"/>
        <w:jc w:val="both"/>
        <w:rPr>
          <w:del w:id="7733" w:author="Rachel Shipsey" w:date="2025-06-08T12:58:00Z"/>
          <w:rFonts w:ascii="Calibri" w:eastAsia="Times New Roman" w:hAnsi="Calibri" w:cs="Calibri"/>
          <w:color w:val="1B1C1D"/>
        </w:rPr>
        <w:pPrChange w:id="7734" w:author="Rachel Shipsey" w:date="2025-06-23T15:41:00Z">
          <w:pPr>
            <w:spacing w:after="0" w:line="240" w:lineRule="auto"/>
            <w:ind w:left="1080"/>
          </w:pPr>
        </w:pPrChange>
      </w:pPr>
      <w:bookmarkStart w:id="7735" w:name="_Toc201238104"/>
      <w:bookmarkStart w:id="7736" w:name="_Toc201319500"/>
      <w:bookmarkEnd w:id="7735"/>
      <w:bookmarkEnd w:id="7736"/>
    </w:p>
    <w:p w14:paraId="4C4F5351" w14:textId="77777777" w:rsidR="009C6208" w:rsidDel="00DB40D3" w:rsidRDefault="009C6208">
      <w:pPr>
        <w:pStyle w:val="ListParagraph"/>
        <w:spacing w:after="0" w:line="276" w:lineRule="auto"/>
        <w:jc w:val="both"/>
        <w:rPr>
          <w:del w:id="7737" w:author="Rachel Shipsey" w:date="2025-06-08T12:58:00Z"/>
          <w:rFonts w:ascii="Calibri" w:eastAsia="Times New Roman" w:hAnsi="Calibri" w:cs="Calibri"/>
          <w:color w:val="1B1C1D"/>
        </w:rPr>
        <w:pPrChange w:id="7738" w:author="Rachel Shipsey" w:date="2025-06-23T15:41:00Z">
          <w:pPr>
            <w:spacing w:after="0" w:line="240" w:lineRule="auto"/>
            <w:ind w:left="200"/>
          </w:pPr>
        </w:pPrChange>
      </w:pPr>
      <w:del w:id="7739" w:author="Rachel Shipsey" w:date="2025-06-08T12:58:00Z">
        <w:r w:rsidRPr="000605C7" w:rsidDel="00DB40D3">
          <w:rPr>
            <w:rFonts w:ascii="Calibri" w:eastAsia="Times New Roman" w:hAnsi="Calibri" w:cs="Calibri"/>
            <w:color w:val="1B1C1D"/>
          </w:rPr>
          <w:delText>Built-in data validation rules within the digital collection applications (CAPI) enable real-time data</w:delText>
        </w:r>
        <w:r w:rsidDel="00DB40D3">
          <w:rPr>
            <w:rFonts w:ascii="Calibri" w:eastAsia="Times New Roman" w:hAnsi="Calibri" w:cs="Calibri"/>
            <w:color w:val="1B1C1D"/>
          </w:rPr>
          <w:delText xml:space="preserve"> q</w:delText>
        </w:r>
        <w:r w:rsidRPr="000605C7" w:rsidDel="00DB40D3">
          <w:rPr>
            <w:rFonts w:ascii="Calibri" w:eastAsia="Times New Roman" w:hAnsi="Calibri" w:cs="Calibri"/>
            <w:color w:val="1B1C1D"/>
          </w:rPr>
          <w:delText>uality checks, ensuring that data is complete and consistent before it is transmitted.</w:delText>
        </w:r>
        <w:r w:rsidDel="00DB40D3">
          <w:rPr>
            <w:rFonts w:ascii="Calibri" w:eastAsia="Times New Roman" w:hAnsi="Calibri" w:cs="Calibri"/>
            <w:color w:val="1B1C1D"/>
          </w:rPr>
          <w:delText xml:space="preserve"> </w:delText>
        </w:r>
        <w:r w:rsidRPr="000605C7" w:rsidDel="00DB40D3">
          <w:rPr>
            <w:rFonts w:ascii="Calibri" w:eastAsia="Times New Roman" w:hAnsi="Calibri" w:cs="Calibri"/>
            <w:color w:val="1B1C1D"/>
          </w:rPr>
          <w:delText>Effective data transmission strategies are crucial, considering factors such as network availability, data security protocols (e.g., encryption), and data volume.</w:delText>
        </w:r>
        <w:bookmarkStart w:id="7740" w:name="_Toc201238105"/>
        <w:bookmarkStart w:id="7741" w:name="_Toc201319501"/>
        <w:bookmarkEnd w:id="7740"/>
        <w:bookmarkEnd w:id="7741"/>
      </w:del>
    </w:p>
    <w:p w14:paraId="0A2B02E8" w14:textId="77777777" w:rsidR="0038495C" w:rsidDel="00DB40D3" w:rsidRDefault="0038495C">
      <w:pPr>
        <w:pStyle w:val="ListParagraph"/>
        <w:spacing w:after="0" w:line="276" w:lineRule="auto"/>
        <w:jc w:val="both"/>
        <w:rPr>
          <w:del w:id="7742" w:author="Rachel Shipsey" w:date="2025-06-08T12:58:00Z"/>
        </w:rPr>
        <w:pPrChange w:id="7743" w:author="Rachel Shipsey" w:date="2025-06-23T15:41:00Z">
          <w:pPr/>
        </w:pPrChange>
      </w:pPr>
      <w:bookmarkStart w:id="7744" w:name="_Toc201238106"/>
      <w:bookmarkStart w:id="7745" w:name="_Toc201319502"/>
      <w:bookmarkEnd w:id="7744"/>
      <w:bookmarkEnd w:id="7745"/>
    </w:p>
    <w:p w14:paraId="625A8B01" w14:textId="77777777" w:rsidR="0038495C" w:rsidDel="00DB40D3" w:rsidRDefault="0038495C">
      <w:pPr>
        <w:pStyle w:val="ListParagraph"/>
        <w:spacing w:after="0" w:line="276" w:lineRule="auto"/>
        <w:jc w:val="both"/>
        <w:rPr>
          <w:del w:id="7746" w:author="Rachel Shipsey" w:date="2025-06-08T12:58:00Z"/>
        </w:rPr>
        <w:pPrChange w:id="7747" w:author="Rachel Shipsey" w:date="2025-06-23T15:41:00Z">
          <w:pPr/>
        </w:pPrChange>
      </w:pPr>
      <w:bookmarkStart w:id="7748" w:name="_Toc201238107"/>
      <w:bookmarkStart w:id="7749" w:name="_Toc201319503"/>
      <w:bookmarkEnd w:id="7748"/>
      <w:bookmarkEnd w:id="7749"/>
    </w:p>
    <w:p w14:paraId="00C0A191" w14:textId="23439542" w:rsidR="0038495C" w:rsidRPr="000B5301" w:rsidDel="00DB40D3" w:rsidRDefault="00090294">
      <w:pPr>
        <w:pStyle w:val="ListParagraph"/>
        <w:spacing w:after="0" w:line="276" w:lineRule="auto"/>
        <w:jc w:val="both"/>
        <w:rPr>
          <w:del w:id="7750" w:author="Rachel Shipsey" w:date="2025-06-08T12:58:00Z"/>
        </w:rPr>
        <w:pPrChange w:id="7751" w:author="Rachel Shipsey" w:date="2025-06-23T15:41:00Z">
          <w:pPr>
            <w:pStyle w:val="Heading4"/>
          </w:pPr>
        </w:pPrChange>
      </w:pPr>
      <w:del w:id="7752" w:author="Rachel Shipsey" w:date="2025-06-03T19:23:00Z">
        <w:r w:rsidRPr="000B5301" w:rsidDel="00D45D29">
          <w:delText>8.2</w:delText>
        </w:r>
        <w:r w:rsidR="0038495C" w:rsidRPr="000B5301" w:rsidDel="00D45D29">
          <w:delText xml:space="preserve"> </w:delText>
        </w:r>
      </w:del>
      <w:del w:id="7753" w:author="Rachel Shipsey" w:date="2025-06-08T12:58:00Z">
        <w:r w:rsidR="0038495C" w:rsidRPr="000B5301" w:rsidDel="00DB40D3">
          <w:delText>Selected Country experience</w:delText>
        </w:r>
        <w:bookmarkStart w:id="7754" w:name="_Toc201238108"/>
        <w:bookmarkStart w:id="7755" w:name="_Toc201319504"/>
        <w:bookmarkEnd w:id="7754"/>
        <w:bookmarkEnd w:id="7755"/>
      </w:del>
    </w:p>
    <w:p w14:paraId="7902DBCA" w14:textId="77777777" w:rsidR="0038495C" w:rsidDel="00DB40D3" w:rsidRDefault="0038495C">
      <w:pPr>
        <w:pStyle w:val="ListParagraph"/>
        <w:spacing w:after="0" w:line="276" w:lineRule="auto"/>
        <w:jc w:val="both"/>
        <w:rPr>
          <w:del w:id="7756" w:author="Rachel Shipsey" w:date="2025-06-08T12:58:00Z"/>
          <w:rFonts w:cs="Arial"/>
        </w:rPr>
        <w:pPrChange w:id="7757" w:author="Rachel Shipsey" w:date="2025-06-23T15:41:00Z">
          <w:pPr>
            <w:jc w:val="both"/>
          </w:pPr>
        </w:pPrChange>
      </w:pPr>
      <w:bookmarkStart w:id="7758" w:name="_Toc201238109"/>
      <w:bookmarkStart w:id="7759" w:name="_Toc201319505"/>
      <w:bookmarkEnd w:id="7758"/>
      <w:bookmarkEnd w:id="7759"/>
    </w:p>
    <w:p w14:paraId="7DB6C359" w14:textId="77777777" w:rsidR="0038495C" w:rsidRPr="00E31AD1" w:rsidDel="00DB40D3" w:rsidRDefault="0038495C">
      <w:pPr>
        <w:pStyle w:val="ListParagraph"/>
        <w:spacing w:after="0" w:line="276" w:lineRule="auto"/>
        <w:jc w:val="both"/>
        <w:rPr>
          <w:del w:id="7760" w:author="Rachel Shipsey" w:date="2025-06-08T12:58:00Z"/>
          <w:rFonts w:cs="Arial"/>
        </w:rPr>
        <w:pPrChange w:id="7761" w:author="Rachel Shipsey" w:date="2025-06-23T15:41:00Z">
          <w:pPr>
            <w:jc w:val="both"/>
          </w:pPr>
        </w:pPrChange>
      </w:pPr>
      <w:del w:id="7762" w:author="Rachel Shipsey" w:date="2025-06-08T12:58:00Z">
        <w:r w:rsidRPr="00E31AD1" w:rsidDel="00DB40D3">
          <w:rPr>
            <w:rFonts w:cs="Arial"/>
          </w:rPr>
          <w:delText>Countries that conducted a digital census in the 2020 round used automated provisioning of tablets. It is noted that Kenya simplified it further to work without full time internet connectivity while Botswana used an alternative to ECA app with enhanced security features</w:delText>
        </w:r>
        <w:r w:rsidDel="00DB40D3">
          <w:rPr>
            <w:rFonts w:cs="Arial"/>
          </w:rPr>
          <w:delText xml:space="preserve">. </w:delText>
        </w:r>
        <w:r w:rsidRPr="00E31AD1" w:rsidDel="00DB40D3">
          <w:rPr>
            <w:rFonts w:cs="Arial"/>
          </w:rPr>
          <w:delText>Below are some country experiences with provisioning of tablets:</w:delText>
        </w:r>
        <w:bookmarkStart w:id="7763" w:name="_Toc201238110"/>
        <w:bookmarkStart w:id="7764" w:name="_Toc201319506"/>
        <w:bookmarkEnd w:id="7763"/>
        <w:bookmarkEnd w:id="7764"/>
      </w:del>
    </w:p>
    <w:p w14:paraId="67713985" w14:textId="77777777" w:rsidR="0038495C" w:rsidRPr="00E31AD1" w:rsidDel="00DB40D3" w:rsidRDefault="0038495C">
      <w:pPr>
        <w:pStyle w:val="ListParagraph"/>
        <w:spacing w:after="0" w:line="276" w:lineRule="auto"/>
        <w:jc w:val="both"/>
        <w:rPr>
          <w:del w:id="7765" w:author="Rachel Shipsey" w:date="2025-06-08T12:58:00Z"/>
          <w:rFonts w:cs="Arial"/>
        </w:rPr>
        <w:pPrChange w:id="7766" w:author="Rachel Shipsey" w:date="2025-06-23T15:41:00Z">
          <w:pPr>
            <w:jc w:val="both"/>
          </w:pPr>
        </w:pPrChange>
      </w:pPr>
      <w:del w:id="7767" w:author="Rachel Shipsey" w:date="2025-06-08T12:58:00Z">
        <w:r w:rsidRPr="00E31AD1" w:rsidDel="00DB40D3">
          <w:rPr>
            <w:rFonts w:cs="Arial"/>
          </w:rPr>
          <w:delText>Kenya</w:delText>
        </w:r>
        <w:bookmarkStart w:id="7768" w:name="_Toc201238111"/>
        <w:bookmarkStart w:id="7769" w:name="_Toc201319507"/>
        <w:bookmarkEnd w:id="7768"/>
        <w:bookmarkEnd w:id="7769"/>
      </w:del>
    </w:p>
    <w:p w14:paraId="7DB89DD2" w14:textId="77777777" w:rsidR="0038495C" w:rsidRPr="00580026" w:rsidDel="00DB40D3" w:rsidRDefault="0038495C">
      <w:pPr>
        <w:pStyle w:val="ListParagraph"/>
        <w:spacing w:after="0" w:line="276" w:lineRule="auto"/>
        <w:jc w:val="both"/>
        <w:rPr>
          <w:del w:id="7770" w:author="Rachel Shipsey" w:date="2025-06-08T12:58:00Z"/>
          <w:rFonts w:cs="Arial"/>
          <w:sz w:val="20"/>
          <w:szCs w:val="20"/>
        </w:rPr>
        <w:pPrChange w:id="7771" w:author="Rachel Shipsey" w:date="2025-06-23T15:41:00Z">
          <w:pPr>
            <w:pBdr>
              <w:top w:val="single" w:sz="4" w:space="1" w:color="000000"/>
              <w:left w:val="single" w:sz="4" w:space="4" w:color="000000"/>
              <w:bottom w:val="single" w:sz="4" w:space="1" w:color="000000"/>
              <w:right w:val="single" w:sz="4" w:space="4" w:color="000000"/>
            </w:pBdr>
            <w:shd w:val="clear" w:color="auto" w:fill="C6D9F1"/>
            <w:spacing w:line="240" w:lineRule="auto"/>
            <w:jc w:val="both"/>
          </w:pPr>
        </w:pPrChange>
      </w:pPr>
      <w:del w:id="7772" w:author="Rachel Shipsey" w:date="2025-06-08T12:58:00Z">
        <w:r w:rsidRPr="00580026" w:rsidDel="00DB40D3">
          <w:rPr>
            <w:rFonts w:cs="Arial"/>
            <w:sz w:val="20"/>
            <w:szCs w:val="20"/>
          </w:rPr>
          <w:delText xml:space="preserve">The provisioning process was highly automated and required minimal human interaction. A network was set up to connect all the various hardware together so that the provisioning process can take place in a scalable and reliable manner. The network was relatively simple and self-contained and did not require Internet connectivity. After provisioning of the tablets, quality assurance was done to check if the provisioned tablets were ready for enumeration in the field again this was highly automated and required minimal human interaction such as pressing the volume button. </w:delText>
        </w:r>
        <w:bookmarkStart w:id="7773" w:name="_Toc201238112"/>
        <w:bookmarkStart w:id="7774" w:name="_Toc201319508"/>
        <w:bookmarkEnd w:id="7773"/>
        <w:bookmarkEnd w:id="7774"/>
      </w:del>
    </w:p>
    <w:p w14:paraId="2E8B80D2" w14:textId="77777777" w:rsidR="0038495C" w:rsidRPr="00E31AD1" w:rsidDel="00DB40D3" w:rsidRDefault="0038495C">
      <w:pPr>
        <w:pStyle w:val="ListParagraph"/>
        <w:spacing w:after="0" w:line="276" w:lineRule="auto"/>
        <w:jc w:val="both"/>
        <w:rPr>
          <w:del w:id="7775" w:author="Rachel Shipsey" w:date="2025-06-08T12:58:00Z"/>
          <w:rFonts w:cs="Arial"/>
        </w:rPr>
        <w:pPrChange w:id="7776" w:author="Rachel Shipsey" w:date="2025-06-23T15:41:00Z">
          <w:pPr>
            <w:jc w:val="both"/>
          </w:pPr>
        </w:pPrChange>
      </w:pPr>
      <w:del w:id="7777" w:author="Rachel Shipsey" w:date="2025-06-08T12:58:00Z">
        <w:r w:rsidRPr="00E31AD1" w:rsidDel="00DB40D3">
          <w:rPr>
            <w:rFonts w:cs="Arial"/>
          </w:rPr>
          <w:delText>Botswana</w:delText>
        </w:r>
        <w:bookmarkStart w:id="7778" w:name="_Toc201238113"/>
        <w:bookmarkStart w:id="7779" w:name="_Toc201319509"/>
        <w:bookmarkEnd w:id="7778"/>
        <w:bookmarkEnd w:id="7779"/>
      </w:del>
    </w:p>
    <w:p w14:paraId="38D9B1C3" w14:textId="77777777" w:rsidR="0038495C" w:rsidRPr="00580026" w:rsidDel="00DB40D3" w:rsidRDefault="0038495C">
      <w:pPr>
        <w:pStyle w:val="ListParagraph"/>
        <w:spacing w:after="0" w:line="276" w:lineRule="auto"/>
        <w:jc w:val="both"/>
        <w:rPr>
          <w:del w:id="7780" w:author="Rachel Shipsey" w:date="2025-06-08T12:58:00Z"/>
          <w:rFonts w:cs="Arial"/>
          <w:sz w:val="20"/>
          <w:szCs w:val="20"/>
        </w:rPr>
        <w:pPrChange w:id="7781" w:author="Rachel Shipsey" w:date="2025-06-23T15:41:00Z">
          <w:pPr>
            <w:pBdr>
              <w:top w:val="single" w:sz="4" w:space="1" w:color="000000"/>
              <w:left w:val="single" w:sz="4" w:space="4" w:color="000000"/>
              <w:bottom w:val="single" w:sz="4" w:space="1" w:color="000000"/>
              <w:right w:val="single" w:sz="4" w:space="4" w:color="000000"/>
            </w:pBdr>
            <w:shd w:val="clear" w:color="auto" w:fill="C6D9F1"/>
            <w:spacing w:line="240" w:lineRule="auto"/>
            <w:jc w:val="both"/>
          </w:pPr>
        </w:pPrChange>
      </w:pPr>
      <w:del w:id="7782" w:author="Rachel Shipsey" w:date="2025-06-08T12:58:00Z">
        <w:r w:rsidRPr="00580026" w:rsidDel="00DB40D3">
          <w:rPr>
            <w:rFonts w:cs="Arial"/>
            <w:sz w:val="20"/>
            <w:szCs w:val="20"/>
          </w:rPr>
          <w:delText>The Manage Engine Mobile Device Manager plus App (MDM) was used to remotely manage the devices. It included features like device enrolment, App Management, Remote Troubleshooting, device security, location tracking and Audit Reports. It also helps in wiping the data in case the device is stolen or lost. A standard MDM tool can also track inventory of devices and perform real-time monitoring and reporting. A virtual server for MDM system was created. To allow for troubleshooting in the field, all Statistics Botswana IT Officers were given rights to log in to the system with their Domain Credentials to create Zoho account and use Zoho Assist.</w:delText>
        </w:r>
        <w:bookmarkStart w:id="7783" w:name="_Toc201238114"/>
        <w:bookmarkStart w:id="7784" w:name="_Toc201319510"/>
        <w:bookmarkEnd w:id="7783"/>
        <w:bookmarkEnd w:id="7784"/>
      </w:del>
    </w:p>
    <w:p w14:paraId="12854588" w14:textId="6CDF0165" w:rsidR="0038495C" w:rsidRPr="000B5301" w:rsidDel="00DB40D3" w:rsidRDefault="0038495C">
      <w:pPr>
        <w:pStyle w:val="ListParagraph"/>
        <w:spacing w:after="0" w:line="276" w:lineRule="auto"/>
        <w:jc w:val="both"/>
        <w:rPr>
          <w:del w:id="7785" w:author="Rachel Shipsey" w:date="2025-06-08T12:58:00Z"/>
        </w:rPr>
        <w:pPrChange w:id="7786" w:author="Rachel Shipsey" w:date="2025-06-23T15:41:00Z">
          <w:pPr>
            <w:pStyle w:val="Heading4"/>
          </w:pPr>
        </w:pPrChange>
      </w:pPr>
      <w:del w:id="7787" w:author="Rachel Shipsey" w:date="2025-06-03T19:24:00Z">
        <w:r w:rsidRPr="000B5301" w:rsidDel="000B5301">
          <w:delText xml:space="preserve">9.2.1.2 </w:delText>
        </w:r>
      </w:del>
      <w:del w:id="7788" w:author="Rachel Shipsey" w:date="2025-06-08T12:58:00Z">
        <w:r w:rsidRPr="000B5301" w:rsidDel="00DB40D3">
          <w:delText>Lessons Learnt</w:delText>
        </w:r>
        <w:bookmarkStart w:id="7789" w:name="_Toc201238115"/>
        <w:bookmarkStart w:id="7790" w:name="_Toc201319511"/>
        <w:bookmarkEnd w:id="7789"/>
        <w:bookmarkEnd w:id="7790"/>
      </w:del>
    </w:p>
    <w:p w14:paraId="1DC93505" w14:textId="77777777" w:rsidR="0038495C" w:rsidDel="00DB40D3" w:rsidRDefault="0038495C">
      <w:pPr>
        <w:pStyle w:val="ListParagraph"/>
        <w:spacing w:after="0" w:line="276" w:lineRule="auto"/>
        <w:jc w:val="both"/>
        <w:rPr>
          <w:del w:id="7791" w:author="Rachel Shipsey" w:date="2025-06-08T12:58:00Z"/>
          <w:rFonts w:cs="Arial"/>
          <w:color w:val="000000"/>
        </w:rPr>
        <w:pPrChange w:id="7792" w:author="Rachel Shipsey" w:date="2025-06-23T15:41:00Z">
          <w:pPr>
            <w:pBdr>
              <w:top w:val="nil"/>
              <w:left w:val="nil"/>
              <w:bottom w:val="nil"/>
              <w:right w:val="nil"/>
              <w:between w:val="nil"/>
            </w:pBdr>
            <w:spacing w:after="0" w:line="276" w:lineRule="auto"/>
            <w:jc w:val="both"/>
          </w:pPr>
        </w:pPrChange>
      </w:pPr>
      <w:bookmarkStart w:id="7793" w:name="_Toc201238116"/>
      <w:bookmarkStart w:id="7794" w:name="_Toc201319512"/>
      <w:bookmarkEnd w:id="7793"/>
      <w:bookmarkEnd w:id="7794"/>
    </w:p>
    <w:p w14:paraId="4B03C6A6" w14:textId="77777777" w:rsidR="0038495C" w:rsidRPr="00E31AD1" w:rsidDel="00DB40D3" w:rsidRDefault="0038495C">
      <w:pPr>
        <w:pStyle w:val="ListParagraph"/>
        <w:spacing w:after="0" w:line="276" w:lineRule="auto"/>
        <w:jc w:val="both"/>
        <w:rPr>
          <w:del w:id="7795" w:author="Rachel Shipsey" w:date="2025-06-08T12:58:00Z"/>
          <w:rFonts w:cs="Arial"/>
          <w:color w:val="000000"/>
        </w:rPr>
        <w:pPrChange w:id="7796" w:author="Rachel Shipsey" w:date="2025-06-23T15:41:00Z">
          <w:pPr>
            <w:pBdr>
              <w:top w:val="nil"/>
              <w:left w:val="nil"/>
              <w:bottom w:val="nil"/>
              <w:right w:val="nil"/>
              <w:between w:val="nil"/>
            </w:pBdr>
            <w:spacing w:after="0" w:line="276" w:lineRule="auto"/>
            <w:jc w:val="both"/>
          </w:pPr>
        </w:pPrChange>
      </w:pPr>
      <w:del w:id="7797" w:author="Rachel Shipsey" w:date="2025-06-08T12:58:00Z">
        <w:r w:rsidRPr="00E31AD1" w:rsidDel="00DB40D3">
          <w:rPr>
            <w:rFonts w:cs="Arial"/>
            <w:color w:val="000000"/>
          </w:rPr>
          <w:delText>The need to have a high-speed bandwidth considering that multiple tablets (as many as 200) were connecting to the network simultaneously and each one was downloading files of considerable size. Kenya suggested to use devices that support a bandwidth of 10Gbps to achieve an overall speed of 10Gbps bandwidth throughout the network.</w:delText>
        </w:r>
        <w:bookmarkStart w:id="7798" w:name="_Toc201238117"/>
        <w:bookmarkStart w:id="7799" w:name="_Toc201319513"/>
        <w:bookmarkEnd w:id="7798"/>
        <w:bookmarkEnd w:id="7799"/>
      </w:del>
    </w:p>
    <w:p w14:paraId="6AE8B33B" w14:textId="1AFE0C39" w:rsidR="0038495C" w:rsidRPr="000B5301" w:rsidDel="00DB40D3" w:rsidRDefault="0038495C">
      <w:pPr>
        <w:pStyle w:val="ListParagraph"/>
        <w:spacing w:after="0" w:line="276" w:lineRule="auto"/>
        <w:jc w:val="both"/>
        <w:rPr>
          <w:del w:id="7800" w:author="Rachel Shipsey" w:date="2025-06-08T12:58:00Z"/>
        </w:rPr>
        <w:pPrChange w:id="7801" w:author="Rachel Shipsey" w:date="2025-06-23T15:41:00Z">
          <w:pPr>
            <w:pStyle w:val="Heading4"/>
          </w:pPr>
        </w:pPrChange>
      </w:pPr>
      <w:del w:id="7802" w:author="Rachel Shipsey" w:date="2025-06-03T19:24:00Z">
        <w:r w:rsidRPr="000B5301" w:rsidDel="000B5301">
          <w:delText xml:space="preserve">9.2.1.3 </w:delText>
        </w:r>
      </w:del>
      <w:del w:id="7803" w:author="Rachel Shipsey" w:date="2025-06-08T12:58:00Z">
        <w:r w:rsidRPr="000B5301" w:rsidDel="00DB40D3">
          <w:delText>Recommendations</w:delText>
        </w:r>
        <w:bookmarkStart w:id="7804" w:name="_Toc201238118"/>
        <w:bookmarkStart w:id="7805" w:name="_Toc201319514"/>
        <w:bookmarkEnd w:id="7804"/>
        <w:bookmarkEnd w:id="7805"/>
      </w:del>
    </w:p>
    <w:p w14:paraId="7C30D1F8" w14:textId="77777777" w:rsidR="0038495C" w:rsidDel="00DB40D3" w:rsidRDefault="0038495C">
      <w:pPr>
        <w:pStyle w:val="ListParagraph"/>
        <w:spacing w:after="0" w:line="276" w:lineRule="auto"/>
        <w:jc w:val="both"/>
        <w:rPr>
          <w:del w:id="7806" w:author="Rachel Shipsey" w:date="2025-06-08T12:58:00Z"/>
          <w:rFonts w:cs="Arial"/>
          <w:color w:val="000000"/>
        </w:rPr>
        <w:pPrChange w:id="7807" w:author="Rachel Shipsey" w:date="2025-06-23T15:41:00Z">
          <w:pPr>
            <w:pBdr>
              <w:top w:val="nil"/>
              <w:left w:val="nil"/>
              <w:bottom w:val="nil"/>
              <w:right w:val="nil"/>
              <w:between w:val="nil"/>
            </w:pBdr>
            <w:spacing w:after="0" w:line="276" w:lineRule="auto"/>
            <w:ind w:left="709"/>
            <w:jc w:val="both"/>
          </w:pPr>
        </w:pPrChange>
      </w:pPr>
      <w:bookmarkStart w:id="7808" w:name="_Toc201238119"/>
      <w:bookmarkStart w:id="7809" w:name="_Toc201319515"/>
      <w:bookmarkEnd w:id="7808"/>
      <w:bookmarkEnd w:id="7809"/>
    </w:p>
    <w:p w14:paraId="77F41AE4" w14:textId="77777777" w:rsidR="0038495C" w:rsidRPr="00E31AD1" w:rsidDel="00DB40D3" w:rsidRDefault="0038495C">
      <w:pPr>
        <w:pStyle w:val="ListParagraph"/>
        <w:spacing w:after="0" w:line="276" w:lineRule="auto"/>
        <w:jc w:val="both"/>
        <w:rPr>
          <w:del w:id="7810" w:author="Rachel Shipsey" w:date="2025-06-08T12:58:00Z"/>
          <w:rFonts w:cs="Arial"/>
          <w:color w:val="000000"/>
        </w:rPr>
        <w:pPrChange w:id="7811" w:author="Rachel Shipsey" w:date="2025-06-23T15:41:00Z">
          <w:pPr>
            <w:numPr>
              <w:numId w:val="81"/>
            </w:numPr>
            <w:pBdr>
              <w:top w:val="nil"/>
              <w:left w:val="nil"/>
              <w:bottom w:val="nil"/>
              <w:right w:val="nil"/>
              <w:between w:val="nil"/>
            </w:pBdr>
            <w:spacing w:after="0" w:line="276" w:lineRule="auto"/>
            <w:ind w:left="709" w:hanging="360"/>
            <w:jc w:val="both"/>
          </w:pPr>
        </w:pPrChange>
      </w:pPr>
      <w:del w:id="7812" w:author="Rachel Shipsey" w:date="2025-06-08T12:58:00Z">
        <w:r w:rsidDel="00DB40D3">
          <w:rPr>
            <w:rFonts w:cs="Arial"/>
            <w:color w:val="000000"/>
          </w:rPr>
          <w:delText xml:space="preserve">Countries </w:delText>
        </w:r>
        <w:r w:rsidRPr="00E31AD1" w:rsidDel="00DB40D3">
          <w:rPr>
            <w:rFonts w:cs="Arial"/>
            <w:color w:val="000000"/>
          </w:rPr>
          <w:delText>are encouraged to use a high-speed</w:delText>
        </w:r>
        <w:r w:rsidDel="00DB40D3">
          <w:rPr>
            <w:rFonts w:cs="Arial"/>
            <w:color w:val="000000"/>
          </w:rPr>
          <w:delText xml:space="preserve"> </w:delText>
        </w:r>
        <w:r w:rsidRPr="00E31AD1" w:rsidDel="00DB40D3">
          <w:rPr>
            <w:rFonts w:cs="Arial"/>
            <w:color w:val="000000"/>
          </w:rPr>
          <w:delText>bandwidth that is not internet dependent considering that multiple tablets are connected to the network simultaneously during provisioning of tablets to minimize costs as was the case in Kenya.</w:delText>
        </w:r>
        <w:bookmarkStart w:id="7813" w:name="_Toc201238120"/>
        <w:bookmarkStart w:id="7814" w:name="_Toc201319516"/>
        <w:bookmarkEnd w:id="7813"/>
        <w:bookmarkEnd w:id="7814"/>
      </w:del>
    </w:p>
    <w:p w14:paraId="6AB88A25" w14:textId="77777777" w:rsidR="0038495C" w:rsidRPr="00E31AD1" w:rsidDel="00DB40D3" w:rsidRDefault="0038495C">
      <w:pPr>
        <w:pStyle w:val="ListParagraph"/>
        <w:spacing w:after="0" w:line="276" w:lineRule="auto"/>
        <w:jc w:val="both"/>
        <w:rPr>
          <w:del w:id="7815" w:author="Rachel Shipsey" w:date="2025-06-08T12:58:00Z"/>
          <w:rFonts w:cs="Arial"/>
          <w:color w:val="000000"/>
        </w:rPr>
        <w:pPrChange w:id="7816" w:author="Rachel Shipsey" w:date="2025-06-23T15:41:00Z">
          <w:pPr>
            <w:numPr>
              <w:numId w:val="81"/>
            </w:numPr>
            <w:pBdr>
              <w:top w:val="nil"/>
              <w:left w:val="nil"/>
              <w:bottom w:val="nil"/>
              <w:right w:val="nil"/>
              <w:between w:val="nil"/>
            </w:pBdr>
            <w:spacing w:after="0" w:line="276" w:lineRule="auto"/>
            <w:ind w:left="720" w:hanging="360"/>
            <w:jc w:val="both"/>
          </w:pPr>
        </w:pPrChange>
      </w:pPr>
      <w:del w:id="7817" w:author="Rachel Shipsey" w:date="2025-06-08T12:58:00Z">
        <w:r w:rsidRPr="00E31AD1" w:rsidDel="00DB40D3">
          <w:rPr>
            <w:rFonts w:cs="Arial"/>
            <w:color w:val="000000"/>
          </w:rPr>
          <w:delText xml:space="preserve">The mobile device management software should be procured well on time to avoid last-minute device enrollment because without device </w:delText>
        </w:r>
        <w:r w:rsidDel="00DB40D3">
          <w:rPr>
            <w:rFonts w:cs="Arial"/>
            <w:color w:val="000000"/>
          </w:rPr>
          <w:delText>e</w:delText>
        </w:r>
        <w:r w:rsidRPr="00E31AD1" w:rsidDel="00DB40D3">
          <w:rPr>
            <w:rFonts w:cs="Arial"/>
            <w:color w:val="000000"/>
          </w:rPr>
          <w:delText>nrolment, it is not possible to manage or install Apps in the devices and this delays the entire process.</w:delText>
        </w:r>
        <w:bookmarkStart w:id="7818" w:name="_Toc201238121"/>
        <w:bookmarkStart w:id="7819" w:name="_Toc201319517"/>
        <w:bookmarkEnd w:id="7818"/>
        <w:bookmarkEnd w:id="7819"/>
      </w:del>
    </w:p>
    <w:p w14:paraId="4498AE3E" w14:textId="77777777" w:rsidR="0038495C" w:rsidDel="00DB40D3" w:rsidRDefault="0038495C">
      <w:pPr>
        <w:pStyle w:val="ListParagraph"/>
        <w:spacing w:after="0" w:line="276" w:lineRule="auto"/>
        <w:jc w:val="both"/>
        <w:rPr>
          <w:del w:id="7820" w:author="Rachel Shipsey" w:date="2025-06-08T12:58:00Z"/>
          <w:rFonts w:cs="Arial"/>
          <w:color w:val="000000" w:themeColor="text1"/>
        </w:rPr>
        <w:pPrChange w:id="7821" w:author="Rachel Shipsey" w:date="2025-06-23T15:41:00Z">
          <w:pPr>
            <w:numPr>
              <w:numId w:val="81"/>
            </w:numPr>
            <w:pBdr>
              <w:top w:val="nil"/>
              <w:left w:val="nil"/>
              <w:bottom w:val="nil"/>
              <w:right w:val="nil"/>
              <w:between w:val="nil"/>
            </w:pBdr>
            <w:spacing w:after="0" w:line="276" w:lineRule="auto"/>
            <w:ind w:left="709" w:hanging="360"/>
            <w:jc w:val="both"/>
          </w:pPr>
        </w:pPrChange>
      </w:pPr>
      <w:del w:id="7822" w:author="Rachel Shipsey" w:date="2025-06-08T12:58:00Z">
        <w:r w:rsidRPr="7B4121B4" w:rsidDel="00DB40D3">
          <w:rPr>
            <w:rFonts w:cs="Arial"/>
            <w:color w:val="000000" w:themeColor="text1"/>
          </w:rPr>
          <w:delText xml:space="preserve">Unique identification for the tablets should be based on geocodes. This is key because batching of tablets should be done down to the sublocation level for easy tracking and allocation as was the case in Kenya and Botswana. </w:delText>
        </w:r>
        <w:bookmarkStart w:id="7823" w:name="_Toc201238122"/>
        <w:bookmarkStart w:id="7824" w:name="_Toc201319518"/>
        <w:bookmarkEnd w:id="7823"/>
        <w:bookmarkEnd w:id="7824"/>
      </w:del>
    </w:p>
    <w:p w14:paraId="30616394" w14:textId="77777777" w:rsidR="0038495C" w:rsidDel="00DB40D3" w:rsidRDefault="0038495C">
      <w:pPr>
        <w:pStyle w:val="ListParagraph"/>
        <w:spacing w:after="0" w:line="276" w:lineRule="auto"/>
        <w:jc w:val="both"/>
        <w:rPr>
          <w:del w:id="7825" w:author="Rachel Shipsey" w:date="2025-06-08T12:58:00Z"/>
          <w:rFonts w:cs="Arial"/>
          <w:color w:val="000000" w:themeColor="text1"/>
        </w:rPr>
        <w:pPrChange w:id="7826" w:author="Rachel Shipsey" w:date="2025-06-23T15:41:00Z">
          <w:pPr>
            <w:numPr>
              <w:numId w:val="81"/>
            </w:numPr>
            <w:pBdr>
              <w:top w:val="nil"/>
              <w:left w:val="nil"/>
              <w:bottom w:val="nil"/>
              <w:right w:val="nil"/>
              <w:between w:val="nil"/>
            </w:pBdr>
            <w:spacing w:after="0" w:line="276" w:lineRule="auto"/>
            <w:ind w:left="709" w:hanging="360"/>
            <w:jc w:val="both"/>
          </w:pPr>
        </w:pPrChange>
      </w:pPr>
      <w:del w:id="7827" w:author="Rachel Shipsey" w:date="2025-06-08T12:58:00Z">
        <w:r w:rsidRPr="7B4121B4" w:rsidDel="00DB40D3">
          <w:rPr>
            <w:rFonts w:cs="Arial"/>
            <w:color w:val="000000" w:themeColor="text1"/>
          </w:rPr>
          <w:delText>The process of tablets provisioning could be reviewed to reduce costs further in this activity by reducing the manual requirements.</w:delText>
        </w:r>
        <w:bookmarkStart w:id="7828" w:name="_Toc201238123"/>
        <w:bookmarkStart w:id="7829" w:name="_Toc201319519"/>
        <w:bookmarkEnd w:id="7828"/>
        <w:bookmarkEnd w:id="7829"/>
      </w:del>
    </w:p>
    <w:p w14:paraId="2336038D" w14:textId="77777777" w:rsidR="0038495C" w:rsidRPr="00E31AD1" w:rsidDel="00DB40D3" w:rsidRDefault="0038495C">
      <w:pPr>
        <w:pStyle w:val="ListParagraph"/>
        <w:spacing w:after="0" w:line="276" w:lineRule="auto"/>
        <w:jc w:val="both"/>
        <w:rPr>
          <w:del w:id="7830" w:author="Rachel Shipsey" w:date="2025-06-08T12:58:00Z"/>
          <w:rFonts w:cs="Arial"/>
          <w:color w:val="000000"/>
        </w:rPr>
        <w:pPrChange w:id="7831" w:author="Rachel Shipsey" w:date="2025-06-23T15:41:00Z">
          <w:pPr>
            <w:pBdr>
              <w:top w:val="nil"/>
              <w:left w:val="nil"/>
              <w:bottom w:val="nil"/>
              <w:right w:val="nil"/>
              <w:between w:val="nil"/>
            </w:pBdr>
            <w:spacing w:after="0" w:line="276" w:lineRule="auto"/>
            <w:ind w:left="709"/>
            <w:jc w:val="both"/>
          </w:pPr>
        </w:pPrChange>
      </w:pPr>
      <w:bookmarkStart w:id="7832" w:name="_Toc201238124"/>
      <w:bookmarkStart w:id="7833" w:name="_Toc201319520"/>
      <w:bookmarkEnd w:id="7832"/>
      <w:bookmarkEnd w:id="7833"/>
    </w:p>
    <w:p w14:paraId="5BC00038" w14:textId="38FFE7DE" w:rsidR="0038495C" w:rsidRPr="0038495C" w:rsidDel="00DB40D3" w:rsidRDefault="0038495C">
      <w:pPr>
        <w:pStyle w:val="ListParagraph"/>
        <w:spacing w:after="0" w:line="276" w:lineRule="auto"/>
        <w:jc w:val="both"/>
        <w:rPr>
          <w:del w:id="7834" w:author="Rachel Shipsey" w:date="2025-06-08T12:58:00Z"/>
          <w:bCs/>
        </w:rPr>
        <w:pPrChange w:id="7835" w:author="Rachel Shipsey" w:date="2025-06-23T15:41:00Z">
          <w:pPr/>
        </w:pPrChange>
      </w:pPr>
      <w:bookmarkStart w:id="7836" w:name="_Toc201238125"/>
      <w:bookmarkStart w:id="7837" w:name="_Toc201319521"/>
      <w:bookmarkEnd w:id="7836"/>
      <w:bookmarkEnd w:id="7837"/>
    </w:p>
    <w:p w14:paraId="2872227D" w14:textId="14235735" w:rsidR="003D5042" w:rsidRPr="00C158A8" w:rsidDel="00C158A8" w:rsidRDefault="003D5042">
      <w:pPr>
        <w:pStyle w:val="ListParagraph"/>
        <w:spacing w:after="0" w:line="276" w:lineRule="auto"/>
        <w:jc w:val="both"/>
        <w:rPr>
          <w:del w:id="7838" w:author="Rachel Shipsey" w:date="2025-06-03T19:25:00Z"/>
          <w:rFonts w:cs="Arial"/>
          <w:b/>
          <w:strike/>
          <w:color w:val="538135" w:themeColor="accent6" w:themeShade="BF"/>
          <w:sz w:val="28"/>
          <w:szCs w:val="28"/>
          <w:rPrChange w:id="7839" w:author="Rachel Shipsey" w:date="2025-06-03T19:25:00Z">
            <w:rPr>
              <w:del w:id="7840" w:author="Rachel Shipsey" w:date="2025-06-03T19:25:00Z"/>
              <w:rFonts w:cs="Arial"/>
              <w:b w:val="0"/>
              <w:bCs/>
              <w:color w:val="538135" w:themeColor="accent6" w:themeShade="BF"/>
              <w:sz w:val="28"/>
              <w:szCs w:val="28"/>
            </w:rPr>
          </w:rPrChange>
        </w:rPr>
        <w:pPrChange w:id="7841" w:author="Rachel Shipsey" w:date="2025-06-23T15:41:00Z">
          <w:pPr>
            <w:pStyle w:val="Heading1"/>
          </w:pPr>
        </w:pPrChange>
      </w:pPr>
      <w:commentRangeStart w:id="7842"/>
      <w:del w:id="7843" w:author="Rachel Shipsey" w:date="2025-06-03T19:25:00Z">
        <w:r w:rsidRPr="00C158A8" w:rsidDel="00C158A8">
          <w:rPr>
            <w:rFonts w:eastAsiaTheme="majorEastAsia" w:cs="Arial"/>
            <w:strike/>
            <w:color w:val="538135" w:themeColor="accent6" w:themeShade="BF"/>
            <w:sz w:val="28"/>
            <w:szCs w:val="28"/>
            <w:rPrChange w:id="7844" w:author="Rachel Shipsey" w:date="2025-06-03T19:25:00Z">
              <w:rPr>
                <w:rFonts w:cs="Arial"/>
                <w:bCs/>
                <w:color w:val="538135" w:themeColor="accent6" w:themeShade="BF"/>
                <w:sz w:val="28"/>
                <w:szCs w:val="28"/>
              </w:rPr>
            </w:rPrChange>
          </w:rPr>
          <w:delText>6.3 Remuneration</w:delText>
        </w:r>
        <w:bookmarkStart w:id="7845" w:name="_Toc201238126"/>
        <w:bookmarkStart w:id="7846" w:name="_Toc201319522"/>
        <w:bookmarkEnd w:id="7845"/>
        <w:bookmarkEnd w:id="7846"/>
      </w:del>
    </w:p>
    <w:p w14:paraId="3DA1D433" w14:textId="1461F846" w:rsidR="003D5042" w:rsidRPr="00C158A8" w:rsidDel="00DB40D3" w:rsidRDefault="003D5042">
      <w:pPr>
        <w:pStyle w:val="ListParagraph"/>
        <w:spacing w:after="0" w:line="276" w:lineRule="auto"/>
        <w:jc w:val="both"/>
        <w:rPr>
          <w:del w:id="7847" w:author="Rachel Shipsey" w:date="2025-06-08T12:58:00Z"/>
          <w:rFonts w:cs="Arial"/>
          <w:b/>
          <w:strike/>
          <w:sz w:val="22"/>
          <w:rPrChange w:id="7848" w:author="Rachel Shipsey" w:date="2025-06-03T19:25:00Z">
            <w:rPr>
              <w:del w:id="7849" w:author="Rachel Shipsey" w:date="2025-06-08T12:58:00Z"/>
              <w:rFonts w:cs="Arial"/>
              <w:b w:val="0"/>
              <w:bCs/>
              <w:sz w:val="22"/>
              <w:szCs w:val="22"/>
            </w:rPr>
          </w:rPrChange>
        </w:rPr>
        <w:pPrChange w:id="7850" w:author="Rachel Shipsey" w:date="2025-06-23T15:41:00Z">
          <w:pPr>
            <w:pStyle w:val="Heading2"/>
          </w:pPr>
        </w:pPrChange>
      </w:pPr>
      <w:del w:id="7851" w:author="Rachel Shipsey" w:date="2025-06-03T19:25:00Z">
        <w:r w:rsidRPr="00C158A8" w:rsidDel="00C158A8">
          <w:rPr>
            <w:rFonts w:eastAsiaTheme="majorEastAsia" w:cs="Arial"/>
            <w:b/>
            <w:strike/>
            <w:sz w:val="22"/>
            <w:szCs w:val="32"/>
            <w:rPrChange w:id="7852" w:author="Rachel Shipsey" w:date="2025-06-03T19:25:00Z">
              <w:rPr>
                <w:rFonts w:cs="Arial"/>
                <w:b w:val="0"/>
                <w:bCs/>
                <w:sz w:val="22"/>
              </w:rPr>
            </w:rPrChange>
          </w:rPr>
          <w:delText>6.3.1</w:delText>
        </w:r>
      </w:del>
      <w:del w:id="7853" w:author="Rachel Shipsey" w:date="2025-06-08T12:58:00Z">
        <w:r w:rsidRPr="00C158A8" w:rsidDel="00DB40D3">
          <w:rPr>
            <w:rFonts w:eastAsiaTheme="majorEastAsia" w:cs="Arial"/>
            <w:b/>
            <w:strike/>
            <w:sz w:val="22"/>
            <w:szCs w:val="32"/>
            <w:rPrChange w:id="7854" w:author="Rachel Shipsey" w:date="2025-06-03T19:25:00Z">
              <w:rPr>
                <w:rFonts w:cs="Arial"/>
                <w:b w:val="0"/>
                <w:bCs/>
                <w:sz w:val="22"/>
              </w:rPr>
            </w:rPrChange>
          </w:rPr>
          <w:delText xml:space="preserve"> Introduction</w:delText>
        </w:r>
        <w:bookmarkStart w:id="7855" w:name="_Toc201238127"/>
        <w:bookmarkStart w:id="7856" w:name="_Toc201319523"/>
        <w:bookmarkEnd w:id="7855"/>
        <w:bookmarkEnd w:id="7856"/>
      </w:del>
    </w:p>
    <w:p w14:paraId="04568A9D" w14:textId="77777777" w:rsidR="003D5042" w:rsidRPr="00C158A8" w:rsidDel="00DB40D3" w:rsidRDefault="003D5042">
      <w:pPr>
        <w:pStyle w:val="ListParagraph"/>
        <w:spacing w:after="0" w:line="276" w:lineRule="auto"/>
        <w:jc w:val="both"/>
        <w:rPr>
          <w:del w:id="7857" w:author="Rachel Shipsey" w:date="2025-06-08T12:58:00Z"/>
          <w:rFonts w:eastAsia="Times New Roman" w:cs="Arial"/>
          <w:b/>
          <w:strike/>
          <w:color w:val="000000"/>
          <w:sz w:val="32"/>
          <w:szCs w:val="32"/>
          <w:rPrChange w:id="7858" w:author="Rachel Shipsey" w:date="2025-06-03T19:25:00Z">
            <w:rPr>
              <w:del w:id="7859" w:author="Rachel Shipsey" w:date="2025-06-08T12:58:00Z"/>
              <w:rFonts w:eastAsia="Times New Roman" w:cs="Arial"/>
              <w:color w:val="000000"/>
            </w:rPr>
          </w:rPrChange>
        </w:rPr>
        <w:pPrChange w:id="7860" w:author="Rachel Shipsey" w:date="2025-06-23T15:41:00Z">
          <w:pPr>
            <w:spacing w:line="240" w:lineRule="auto"/>
            <w:jc w:val="both"/>
          </w:pPr>
        </w:pPrChange>
      </w:pPr>
      <w:del w:id="7861" w:author="Rachel Shipsey" w:date="2025-06-08T12:58:00Z">
        <w:r w:rsidRPr="00C158A8" w:rsidDel="00DB40D3">
          <w:rPr>
            <w:rFonts w:eastAsia="Times New Roman" w:cs="Arial"/>
            <w:b/>
            <w:strike/>
            <w:color w:val="000000" w:themeColor="text1"/>
            <w:sz w:val="32"/>
            <w:szCs w:val="32"/>
            <w:rPrChange w:id="7862" w:author="Rachel Shipsey" w:date="2025-06-03T19:25:00Z">
              <w:rPr>
                <w:rFonts w:eastAsia="Times New Roman" w:cs="Arial"/>
                <w:color w:val="000000" w:themeColor="text1"/>
              </w:rPr>
            </w:rPrChange>
          </w:rPr>
          <w:delText xml:space="preserve">It is worth noting that the size of the remuneration package affects the number and quality of staff who will apply for the census jobs. This in turn affects the overall quality of the data collected. Therefore, the remuneration should be attractive but not over stretch the budget. The bulk of the census budget goes to payment of census personnel due to the large numbers involved. </w:delText>
        </w:r>
        <w:bookmarkStart w:id="7863" w:name="_Toc201238128"/>
        <w:bookmarkStart w:id="7864" w:name="_Toc201319524"/>
        <w:bookmarkEnd w:id="7863"/>
        <w:bookmarkEnd w:id="7864"/>
      </w:del>
    </w:p>
    <w:p w14:paraId="07105399" w14:textId="77777777" w:rsidR="003D5042" w:rsidRPr="00C158A8" w:rsidDel="00DB40D3" w:rsidRDefault="003D5042">
      <w:pPr>
        <w:pStyle w:val="ListParagraph"/>
        <w:spacing w:after="0" w:line="276" w:lineRule="auto"/>
        <w:jc w:val="both"/>
        <w:rPr>
          <w:del w:id="7865" w:author="Rachel Shipsey" w:date="2025-06-08T12:58:00Z"/>
          <w:rFonts w:eastAsia="Times New Roman" w:cs="Arial"/>
          <w:strike/>
          <w:color w:val="000000"/>
          <w:sz w:val="32"/>
          <w:szCs w:val="32"/>
          <w:rPrChange w:id="7866" w:author="Rachel Shipsey" w:date="2025-06-03T19:25:00Z">
            <w:rPr>
              <w:del w:id="7867" w:author="Rachel Shipsey" w:date="2025-06-08T12:58:00Z"/>
              <w:rFonts w:eastAsia="Times New Roman" w:cs="Arial"/>
              <w:b/>
              <w:bCs/>
              <w:color w:val="000000"/>
            </w:rPr>
          </w:rPrChange>
        </w:rPr>
        <w:pPrChange w:id="7868" w:author="Rachel Shipsey" w:date="2025-06-23T15:41:00Z">
          <w:pPr>
            <w:spacing w:line="240" w:lineRule="auto"/>
            <w:jc w:val="both"/>
          </w:pPr>
        </w:pPrChange>
      </w:pPr>
      <w:del w:id="7869" w:author="Rachel Shipsey" w:date="2025-06-08T12:58:00Z">
        <w:r w:rsidRPr="00C158A8" w:rsidDel="00DB40D3">
          <w:rPr>
            <w:rFonts w:eastAsia="Times New Roman" w:cs="Arial"/>
            <w:strike/>
            <w:color w:val="000000"/>
            <w:sz w:val="32"/>
            <w:szCs w:val="32"/>
            <w:rPrChange w:id="7870" w:author="Rachel Shipsey" w:date="2025-06-03T19:25:00Z">
              <w:rPr>
                <w:rFonts w:eastAsia="Times New Roman" w:cs="Arial"/>
                <w:b/>
                <w:bCs/>
                <w:color w:val="000000"/>
              </w:rPr>
            </w:rPrChange>
          </w:rPr>
          <w:delText>Key consideration in handling renumeration</w:delText>
        </w:r>
        <w:bookmarkStart w:id="7871" w:name="_Toc201238129"/>
        <w:bookmarkStart w:id="7872" w:name="_Toc201319525"/>
        <w:bookmarkEnd w:id="7871"/>
        <w:bookmarkEnd w:id="7872"/>
      </w:del>
    </w:p>
    <w:p w14:paraId="1863CEA7" w14:textId="77777777" w:rsidR="003D5042" w:rsidRPr="00C158A8" w:rsidDel="00DB40D3" w:rsidRDefault="003D5042">
      <w:pPr>
        <w:pStyle w:val="ListParagraph"/>
        <w:spacing w:after="0" w:line="276" w:lineRule="auto"/>
        <w:jc w:val="both"/>
        <w:rPr>
          <w:del w:id="7873" w:author="Rachel Shipsey" w:date="2025-06-08T12:58:00Z"/>
          <w:rFonts w:eastAsia="Times New Roman" w:cs="Arial"/>
          <w:b/>
          <w:strike/>
          <w:color w:val="000000"/>
          <w:sz w:val="32"/>
          <w:szCs w:val="32"/>
          <w:rPrChange w:id="7874" w:author="Rachel Shipsey" w:date="2025-06-03T19:25:00Z">
            <w:rPr>
              <w:del w:id="7875" w:author="Rachel Shipsey" w:date="2025-06-08T12:58:00Z"/>
              <w:rFonts w:eastAsia="Times New Roman" w:cs="Arial"/>
              <w:color w:val="000000"/>
            </w:rPr>
          </w:rPrChange>
        </w:rPr>
        <w:pPrChange w:id="7876" w:author="Rachel Shipsey" w:date="2025-06-23T15:41:00Z">
          <w:pPr>
            <w:pStyle w:val="ListParagraph"/>
            <w:numPr>
              <w:numId w:val="49"/>
            </w:numPr>
            <w:spacing w:line="240" w:lineRule="auto"/>
            <w:ind w:hanging="360"/>
            <w:jc w:val="both"/>
          </w:pPr>
        </w:pPrChange>
      </w:pPr>
      <w:del w:id="7877" w:author="Rachel Shipsey" w:date="2025-06-08T12:58:00Z">
        <w:r w:rsidRPr="00C158A8" w:rsidDel="00DB40D3">
          <w:rPr>
            <w:rFonts w:eastAsia="Times New Roman" w:cs="Arial"/>
            <w:b/>
            <w:strike/>
            <w:color w:val="000000"/>
            <w:sz w:val="32"/>
            <w:szCs w:val="32"/>
            <w:rPrChange w:id="7878" w:author="Rachel Shipsey" w:date="2025-06-03T19:25:00Z">
              <w:rPr>
                <w:rFonts w:eastAsia="Times New Roman" w:cs="Arial"/>
                <w:color w:val="000000"/>
              </w:rPr>
            </w:rPrChange>
          </w:rPr>
          <w:delText xml:space="preserve">While setting up the remuneration package, it is important for the census agency to apply the appropriate market rates, especially drawing from the country specific experiences in undertaking similar activities. </w:delText>
        </w:r>
        <w:bookmarkStart w:id="7879" w:name="_Toc201238130"/>
        <w:bookmarkStart w:id="7880" w:name="_Toc201319526"/>
        <w:bookmarkEnd w:id="7879"/>
        <w:bookmarkEnd w:id="7880"/>
      </w:del>
    </w:p>
    <w:p w14:paraId="47FBADBD" w14:textId="77777777" w:rsidR="003D5042" w:rsidRPr="00C158A8" w:rsidDel="00DB40D3" w:rsidRDefault="003D5042">
      <w:pPr>
        <w:pStyle w:val="ListParagraph"/>
        <w:spacing w:after="0" w:line="276" w:lineRule="auto"/>
        <w:jc w:val="both"/>
        <w:rPr>
          <w:del w:id="7881" w:author="Rachel Shipsey" w:date="2025-06-08T12:58:00Z"/>
          <w:rFonts w:eastAsia="Times New Roman" w:cs="Arial"/>
          <w:b/>
          <w:strike/>
          <w:color w:val="000000"/>
          <w:sz w:val="32"/>
          <w:szCs w:val="32"/>
          <w:rPrChange w:id="7882" w:author="Rachel Shipsey" w:date="2025-06-03T19:25:00Z">
            <w:rPr>
              <w:del w:id="7883" w:author="Rachel Shipsey" w:date="2025-06-08T12:58:00Z"/>
              <w:rFonts w:eastAsia="Times New Roman" w:cs="Arial"/>
              <w:color w:val="000000"/>
            </w:rPr>
          </w:rPrChange>
        </w:rPr>
        <w:pPrChange w:id="7884" w:author="Rachel Shipsey" w:date="2025-06-23T15:41:00Z">
          <w:pPr>
            <w:pStyle w:val="ListParagraph"/>
            <w:numPr>
              <w:numId w:val="49"/>
            </w:numPr>
            <w:spacing w:line="240" w:lineRule="auto"/>
            <w:ind w:hanging="360"/>
            <w:jc w:val="both"/>
          </w:pPr>
        </w:pPrChange>
      </w:pPr>
      <w:del w:id="7885" w:author="Rachel Shipsey" w:date="2025-06-08T12:58:00Z">
        <w:r w:rsidRPr="00C158A8" w:rsidDel="00DB40D3">
          <w:rPr>
            <w:rFonts w:eastAsia="Times New Roman" w:cs="Arial"/>
            <w:b/>
            <w:strike/>
            <w:color w:val="000000"/>
            <w:sz w:val="32"/>
            <w:szCs w:val="32"/>
            <w:rPrChange w:id="7886" w:author="Rachel Shipsey" w:date="2025-06-03T19:25:00Z">
              <w:rPr>
                <w:rFonts w:eastAsia="Times New Roman" w:cs="Arial"/>
                <w:color w:val="000000"/>
              </w:rPr>
            </w:rPrChange>
          </w:rPr>
          <w:delText>The set remuneration package and modalities for payments should be communicated to the census staff early enough, preferably at the time of the job advertisement.</w:delText>
        </w:r>
        <w:bookmarkStart w:id="7887" w:name="_Toc201238131"/>
        <w:bookmarkStart w:id="7888" w:name="_Toc201319527"/>
        <w:bookmarkEnd w:id="7887"/>
        <w:bookmarkEnd w:id="7888"/>
      </w:del>
    </w:p>
    <w:p w14:paraId="1D451A08" w14:textId="77777777" w:rsidR="003D5042" w:rsidRPr="00C158A8" w:rsidDel="00DB40D3" w:rsidRDefault="003D5042">
      <w:pPr>
        <w:pStyle w:val="ListParagraph"/>
        <w:spacing w:after="0" w:line="276" w:lineRule="auto"/>
        <w:jc w:val="both"/>
        <w:rPr>
          <w:del w:id="7889" w:author="Rachel Shipsey" w:date="2025-06-08T12:58:00Z"/>
          <w:rFonts w:eastAsia="Times New Roman" w:cs="Arial"/>
          <w:b/>
          <w:strike/>
          <w:color w:val="000000"/>
          <w:sz w:val="32"/>
          <w:szCs w:val="32"/>
          <w:rPrChange w:id="7890" w:author="Rachel Shipsey" w:date="2025-06-03T19:25:00Z">
            <w:rPr>
              <w:del w:id="7891" w:author="Rachel Shipsey" w:date="2025-06-08T12:58:00Z"/>
              <w:rFonts w:eastAsia="Times New Roman" w:cs="Arial"/>
              <w:color w:val="000000"/>
            </w:rPr>
          </w:rPrChange>
        </w:rPr>
        <w:pPrChange w:id="7892" w:author="Rachel Shipsey" w:date="2025-06-23T15:41:00Z">
          <w:pPr>
            <w:pStyle w:val="ListParagraph"/>
            <w:numPr>
              <w:numId w:val="49"/>
            </w:numPr>
            <w:spacing w:line="240" w:lineRule="auto"/>
            <w:ind w:hanging="360"/>
            <w:jc w:val="both"/>
          </w:pPr>
        </w:pPrChange>
      </w:pPr>
      <w:del w:id="7893" w:author="Rachel Shipsey" w:date="2025-06-08T12:58:00Z">
        <w:r w:rsidRPr="00C158A8" w:rsidDel="00DB40D3">
          <w:rPr>
            <w:rFonts w:eastAsia="Times New Roman" w:cs="Arial"/>
            <w:b/>
            <w:strike/>
            <w:color w:val="000000"/>
            <w:sz w:val="32"/>
            <w:szCs w:val="32"/>
            <w:rPrChange w:id="7894" w:author="Rachel Shipsey" w:date="2025-06-03T19:25:00Z">
              <w:rPr>
                <w:rFonts w:eastAsia="Times New Roman" w:cs="Arial"/>
                <w:color w:val="000000"/>
              </w:rPr>
            </w:rPrChange>
          </w:rPr>
          <w:delText xml:space="preserve">The staff should have an electronic money transaction account to ensure payments are made to the final beneficiaries. </w:delText>
        </w:r>
        <w:bookmarkStart w:id="7895" w:name="_Toc201238132"/>
        <w:bookmarkStart w:id="7896" w:name="_Toc201319528"/>
        <w:bookmarkEnd w:id="7895"/>
        <w:bookmarkEnd w:id="7896"/>
      </w:del>
    </w:p>
    <w:p w14:paraId="7F046DBC" w14:textId="77777777" w:rsidR="003D5042" w:rsidRPr="00C158A8" w:rsidDel="00DB40D3" w:rsidRDefault="003D5042">
      <w:pPr>
        <w:pStyle w:val="ListParagraph"/>
        <w:spacing w:after="0" w:line="276" w:lineRule="auto"/>
        <w:jc w:val="both"/>
        <w:rPr>
          <w:del w:id="7897" w:author="Rachel Shipsey" w:date="2025-06-08T12:58:00Z"/>
          <w:rFonts w:cs="Arial"/>
          <w:b/>
          <w:strike/>
          <w:sz w:val="22"/>
          <w:rPrChange w:id="7898" w:author="Rachel Shipsey" w:date="2025-06-03T19:25:00Z">
            <w:rPr>
              <w:del w:id="7899" w:author="Rachel Shipsey" w:date="2025-06-08T12:58:00Z"/>
              <w:rFonts w:cs="Arial"/>
              <w:b w:val="0"/>
              <w:bCs/>
              <w:sz w:val="22"/>
              <w:szCs w:val="22"/>
            </w:rPr>
          </w:rPrChange>
        </w:rPr>
        <w:pPrChange w:id="7900" w:author="Rachel Shipsey" w:date="2025-06-23T15:41:00Z">
          <w:pPr>
            <w:pStyle w:val="Heading2"/>
          </w:pPr>
        </w:pPrChange>
      </w:pPr>
      <w:del w:id="7901" w:author="Rachel Shipsey" w:date="2025-06-08T12:58:00Z">
        <w:r w:rsidRPr="00C158A8" w:rsidDel="00DB40D3">
          <w:rPr>
            <w:rFonts w:eastAsiaTheme="majorEastAsia" w:cs="Arial"/>
            <w:b/>
            <w:strike/>
            <w:sz w:val="22"/>
            <w:szCs w:val="32"/>
            <w:rPrChange w:id="7902" w:author="Rachel Shipsey" w:date="2025-06-03T19:25:00Z">
              <w:rPr>
                <w:rFonts w:cs="Arial"/>
                <w:b w:val="0"/>
                <w:bCs/>
                <w:sz w:val="22"/>
              </w:rPr>
            </w:rPrChange>
          </w:rPr>
          <w:delText>6.3.2 Selected country experiences</w:delText>
        </w:r>
        <w:bookmarkStart w:id="7903" w:name="_Toc201238133"/>
        <w:bookmarkStart w:id="7904" w:name="_Toc201319529"/>
        <w:bookmarkEnd w:id="7903"/>
        <w:bookmarkEnd w:id="7904"/>
      </w:del>
    </w:p>
    <w:p w14:paraId="67F2B46A" w14:textId="77777777" w:rsidR="003D5042" w:rsidRPr="00C158A8" w:rsidDel="00DB40D3" w:rsidRDefault="003D5042">
      <w:pPr>
        <w:pStyle w:val="ListParagraph"/>
        <w:spacing w:after="0" w:line="276" w:lineRule="auto"/>
        <w:jc w:val="both"/>
        <w:rPr>
          <w:del w:id="7905" w:author="Rachel Shipsey" w:date="2025-06-08T12:58:00Z"/>
          <w:rFonts w:eastAsia="Times New Roman" w:cs="Arial"/>
          <w:strike/>
          <w:color w:val="000000"/>
          <w:sz w:val="32"/>
          <w:szCs w:val="32"/>
          <w:rPrChange w:id="7906" w:author="Rachel Shipsey" w:date="2025-06-03T19:25:00Z">
            <w:rPr>
              <w:del w:id="7907" w:author="Rachel Shipsey" w:date="2025-06-08T12:58:00Z"/>
              <w:rFonts w:eastAsia="Times New Roman" w:cs="Arial"/>
              <w:b/>
              <w:bCs/>
              <w:color w:val="000000"/>
            </w:rPr>
          </w:rPrChange>
        </w:rPr>
        <w:pPrChange w:id="7908" w:author="Rachel Shipsey" w:date="2025-06-23T15:41:00Z">
          <w:pPr>
            <w:spacing w:line="240" w:lineRule="auto"/>
            <w:jc w:val="both"/>
          </w:pPr>
        </w:pPrChange>
      </w:pPr>
      <w:del w:id="7909" w:author="Rachel Shipsey" w:date="2025-06-08T12:58:00Z">
        <w:r w:rsidRPr="00C158A8" w:rsidDel="00DB40D3">
          <w:rPr>
            <w:rFonts w:eastAsia="Times New Roman" w:cs="Arial"/>
            <w:strike/>
            <w:color w:val="000000"/>
            <w:sz w:val="32"/>
            <w:szCs w:val="32"/>
            <w:rPrChange w:id="7910" w:author="Rachel Shipsey" w:date="2025-06-03T19:25:00Z">
              <w:rPr>
                <w:rFonts w:eastAsia="Times New Roman" w:cs="Arial"/>
                <w:b/>
                <w:bCs/>
                <w:color w:val="000000"/>
              </w:rPr>
            </w:rPrChange>
          </w:rPr>
          <w:delText>Namibia</w:delText>
        </w:r>
        <w:bookmarkStart w:id="7911" w:name="_Toc201238134"/>
        <w:bookmarkStart w:id="7912" w:name="_Toc201319530"/>
        <w:bookmarkEnd w:id="7911"/>
        <w:bookmarkEnd w:id="7912"/>
      </w:del>
    </w:p>
    <w:p w14:paraId="65002EBB" w14:textId="77777777" w:rsidR="003D5042" w:rsidRPr="00C158A8" w:rsidDel="00DB40D3" w:rsidRDefault="003D5042">
      <w:pPr>
        <w:pStyle w:val="ListParagraph"/>
        <w:spacing w:after="0" w:line="276" w:lineRule="auto"/>
        <w:jc w:val="both"/>
        <w:rPr>
          <w:del w:id="7913" w:author="Rachel Shipsey" w:date="2025-06-08T12:58:00Z"/>
          <w:rFonts w:eastAsia="Times New Roman" w:cs="Arial"/>
          <w:b/>
          <w:strike/>
          <w:color w:val="000000"/>
          <w:sz w:val="20"/>
          <w:szCs w:val="20"/>
          <w:lang w:val="en-GB" w:eastAsia="en-GB"/>
          <w:rPrChange w:id="7914" w:author="Rachel Shipsey" w:date="2025-06-03T19:25:00Z">
            <w:rPr>
              <w:del w:id="7915" w:author="Rachel Shipsey" w:date="2025-06-08T12:58:00Z"/>
              <w:rFonts w:eastAsia="Times New Roman" w:cs="Arial"/>
              <w:color w:val="000000"/>
              <w:sz w:val="20"/>
              <w:szCs w:val="20"/>
              <w:lang w:val="en-GB" w:eastAsia="en-GB"/>
            </w:rPr>
          </w:rPrChange>
        </w:rPr>
        <w:pPrChange w:id="7916"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7917" w:author="Rachel Shipsey" w:date="2025-06-08T12:58:00Z">
        <w:r w:rsidRPr="00C158A8" w:rsidDel="00DB40D3">
          <w:rPr>
            <w:rFonts w:eastAsia="Times New Roman" w:cs="Arial"/>
            <w:b/>
            <w:strike/>
            <w:color w:val="000000" w:themeColor="text1"/>
            <w:sz w:val="20"/>
            <w:szCs w:val="20"/>
            <w:rPrChange w:id="7918" w:author="Rachel Shipsey" w:date="2025-06-03T19:25:00Z">
              <w:rPr>
                <w:rFonts w:eastAsia="Times New Roman" w:cs="Arial"/>
                <w:color w:val="000000" w:themeColor="text1"/>
                <w:sz w:val="20"/>
                <w:szCs w:val="20"/>
              </w:rPr>
            </w:rPrChange>
          </w:rPr>
          <w:delText>All payments for the census pilot were handled by the National Statistics Agency’s finance department with the advice from HR and field operations division. All temporary staff who were recruited under the census pilot were paid a daily wage rate, daily field allowance,</w:delText>
        </w:r>
        <w:r w:rsidRPr="00C158A8" w:rsidDel="00DB40D3">
          <w:rPr>
            <w:rFonts w:eastAsia="Times New Roman" w:cs="Arial"/>
            <w:b/>
            <w:strike/>
            <w:color w:val="000000" w:themeColor="text1"/>
            <w:sz w:val="20"/>
            <w:szCs w:val="20"/>
            <w:lang w:val="en-GB" w:eastAsia="en-GB"/>
            <w:rPrChange w:id="7919" w:author="Rachel Shipsey" w:date="2025-06-03T19:25:00Z">
              <w:rPr>
                <w:rFonts w:eastAsia="Times New Roman" w:cs="Arial"/>
                <w:color w:val="000000" w:themeColor="text1"/>
                <w:sz w:val="20"/>
                <w:szCs w:val="20"/>
                <w:lang w:val="en-GB" w:eastAsia="en-GB"/>
              </w:rPr>
            </w:rPrChange>
          </w:rPr>
          <w:delText xml:space="preserve"> daily training allowance, transport allowance for all field staff working in urban EAs as well as airtime allowance. All team supervisors who were collecting vehicles away from their duty stations were paid transport allowance. </w:delText>
        </w:r>
        <w:bookmarkStart w:id="7920" w:name="_Toc201238135"/>
        <w:bookmarkStart w:id="7921" w:name="_Toc201319531"/>
        <w:bookmarkEnd w:id="7920"/>
        <w:bookmarkEnd w:id="7921"/>
      </w:del>
    </w:p>
    <w:p w14:paraId="530DAF2C" w14:textId="77777777" w:rsidR="003D5042" w:rsidRPr="00C158A8" w:rsidDel="00DB40D3" w:rsidRDefault="003D5042">
      <w:pPr>
        <w:pStyle w:val="ListParagraph"/>
        <w:spacing w:after="0" w:line="276" w:lineRule="auto"/>
        <w:jc w:val="both"/>
        <w:rPr>
          <w:del w:id="7922" w:author="Rachel Shipsey" w:date="2025-06-08T12:58:00Z"/>
          <w:rFonts w:eastAsiaTheme="majorEastAsia" w:cs="Arial"/>
          <w:b/>
          <w:strike/>
          <w:sz w:val="20"/>
          <w:szCs w:val="20"/>
          <w:rPrChange w:id="7923" w:author="Rachel Shipsey" w:date="2025-06-03T19:25:00Z">
            <w:rPr>
              <w:del w:id="7924" w:author="Rachel Shipsey" w:date="2025-06-08T12:58:00Z"/>
              <w:rFonts w:cs="Arial"/>
              <w:sz w:val="20"/>
              <w:szCs w:val="20"/>
            </w:rPr>
          </w:rPrChange>
        </w:rPr>
        <w:pPrChange w:id="7925"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7926" w:author="Rachel Shipsey" w:date="2025-06-08T12:58:00Z">
        <w:r w:rsidRPr="00C158A8" w:rsidDel="00DB40D3">
          <w:rPr>
            <w:rFonts w:eastAsia="Times New Roman" w:cs="Arial"/>
            <w:b/>
            <w:strike/>
            <w:color w:val="000000"/>
            <w:sz w:val="20"/>
            <w:szCs w:val="20"/>
            <w:lang w:val="en-GB" w:eastAsia="en-GB"/>
            <w:rPrChange w:id="7927" w:author="Rachel Shipsey" w:date="2025-06-03T19:25:00Z">
              <w:rPr>
                <w:rFonts w:eastAsia="Times New Roman" w:cs="Arial"/>
                <w:color w:val="000000"/>
                <w:sz w:val="20"/>
                <w:szCs w:val="20"/>
                <w:lang w:val="en-GB" w:eastAsia="en-GB"/>
              </w:rPr>
            </w:rPrChange>
          </w:rPr>
          <w:delText xml:space="preserve">Payments of field allowances were made in two instalments - </w:delText>
        </w:r>
        <w:r w:rsidRPr="00C158A8" w:rsidDel="00DB40D3">
          <w:rPr>
            <w:rFonts w:eastAsiaTheme="majorEastAsia" w:cs="Arial"/>
            <w:b/>
            <w:strike/>
            <w:sz w:val="20"/>
            <w:szCs w:val="20"/>
            <w:lang w:val="en-ZA"/>
            <w:rPrChange w:id="7928" w:author="Rachel Shipsey" w:date="2025-06-03T19:25:00Z">
              <w:rPr>
                <w:rFonts w:cs="Arial"/>
                <w:sz w:val="20"/>
                <w:szCs w:val="20"/>
                <w:lang w:val="en-ZA"/>
              </w:rPr>
            </w:rPrChange>
          </w:rPr>
          <w:delText>50</w:delText>
        </w:r>
        <w:r w:rsidRPr="00C158A8" w:rsidDel="00DB40D3">
          <w:rPr>
            <w:rFonts w:eastAsiaTheme="majorEastAsia" w:cs="Arial"/>
            <w:b/>
            <w:strike/>
            <w:sz w:val="20"/>
            <w:szCs w:val="20"/>
            <w:lang w:val="en-ZA"/>
            <w:rPrChange w:id="7929" w:author="Rachel Shipsey" w:date="2025-06-03T19:25:00Z">
              <w:rPr>
                <w:rFonts w:cs="Arial"/>
                <w:bCs/>
                <w:sz w:val="20"/>
                <w:szCs w:val="20"/>
                <w:lang w:val="en-ZA"/>
              </w:rPr>
            </w:rPrChange>
          </w:rPr>
          <w:delText>%</w:delText>
        </w:r>
        <w:r w:rsidRPr="00C158A8" w:rsidDel="00DB40D3">
          <w:rPr>
            <w:rFonts w:eastAsiaTheme="majorEastAsia" w:cs="Arial"/>
            <w:b/>
            <w:strike/>
            <w:sz w:val="20"/>
            <w:szCs w:val="20"/>
            <w:lang w:val="en-ZA"/>
            <w:rPrChange w:id="7930" w:author="Rachel Shipsey" w:date="2025-06-03T19:25:00Z">
              <w:rPr>
                <w:rFonts w:cs="Arial"/>
                <w:sz w:val="20"/>
                <w:szCs w:val="20"/>
                <w:lang w:val="en-ZA"/>
              </w:rPr>
            </w:rPrChange>
          </w:rPr>
          <w:delText xml:space="preserve"> was paid at the start of the field work and the remaining 50% was paid in the middle of the field work.  </w:delText>
        </w:r>
        <w:r w:rsidRPr="00C158A8" w:rsidDel="00DB40D3">
          <w:rPr>
            <w:rFonts w:eastAsiaTheme="majorEastAsia" w:cs="Arial"/>
            <w:b/>
            <w:strike/>
            <w:sz w:val="20"/>
            <w:szCs w:val="20"/>
            <w:lang w:val="en-ZA"/>
            <w:rPrChange w:id="7931" w:author="Rachel Shipsey" w:date="2025-06-03T19:25:00Z">
              <w:rPr>
                <w:rFonts w:cs="Arial"/>
                <w:bCs/>
                <w:sz w:val="20"/>
                <w:szCs w:val="20"/>
                <w:lang w:val="en-ZA"/>
              </w:rPr>
            </w:rPrChange>
          </w:rPr>
          <w:delText xml:space="preserve">Airtime was paid with the monthly salary </w:delText>
        </w:r>
        <w:r w:rsidRPr="00C158A8" w:rsidDel="00DB40D3">
          <w:rPr>
            <w:rFonts w:eastAsiaTheme="majorEastAsia" w:cs="Arial"/>
            <w:b/>
            <w:strike/>
            <w:sz w:val="20"/>
            <w:szCs w:val="20"/>
            <w:lang w:val="en-ZA"/>
            <w:rPrChange w:id="7932" w:author="Rachel Shipsey" w:date="2025-06-03T19:25:00Z">
              <w:rPr>
                <w:rFonts w:cs="Arial"/>
                <w:sz w:val="20"/>
                <w:szCs w:val="20"/>
                <w:lang w:val="en-ZA"/>
              </w:rPr>
            </w:rPrChange>
          </w:rPr>
          <w:delText xml:space="preserve">pro-rated or in full, depending on the employment contract start date. </w:delText>
        </w:r>
        <w:r w:rsidRPr="00C158A8" w:rsidDel="00DB40D3">
          <w:rPr>
            <w:rFonts w:eastAsiaTheme="majorEastAsia" w:cs="Arial"/>
            <w:b/>
            <w:strike/>
            <w:sz w:val="20"/>
            <w:szCs w:val="20"/>
            <w:rPrChange w:id="7933" w:author="Rachel Shipsey" w:date="2025-06-03T19:25:00Z">
              <w:rPr>
                <w:rFonts w:cs="Arial"/>
                <w:sz w:val="20"/>
                <w:szCs w:val="20"/>
              </w:rPr>
            </w:rPrChange>
          </w:rPr>
          <w:delText xml:space="preserve">All legal deductions were made as prescribed by the law.  </w:delText>
        </w:r>
        <w:bookmarkStart w:id="7934" w:name="_Toc201238136"/>
        <w:bookmarkStart w:id="7935" w:name="_Toc201319532"/>
        <w:bookmarkEnd w:id="7934"/>
        <w:bookmarkEnd w:id="7935"/>
      </w:del>
    </w:p>
    <w:p w14:paraId="4F0612C2" w14:textId="77777777" w:rsidR="003D5042" w:rsidRPr="00C158A8" w:rsidDel="00DB40D3" w:rsidRDefault="003D5042">
      <w:pPr>
        <w:pStyle w:val="ListParagraph"/>
        <w:spacing w:after="0" w:line="276" w:lineRule="auto"/>
        <w:jc w:val="both"/>
        <w:rPr>
          <w:del w:id="7936" w:author="Rachel Shipsey" w:date="2025-06-08T12:58:00Z"/>
          <w:rFonts w:eastAsiaTheme="majorEastAsia" w:cs="Arial"/>
          <w:strike/>
          <w:sz w:val="32"/>
          <w:szCs w:val="32"/>
          <w:rPrChange w:id="7937" w:author="Rachel Shipsey" w:date="2025-06-03T19:25:00Z">
            <w:rPr>
              <w:del w:id="7938" w:author="Rachel Shipsey" w:date="2025-06-08T12:58:00Z"/>
              <w:rFonts w:cs="Arial"/>
              <w:b/>
              <w:bCs/>
            </w:rPr>
          </w:rPrChange>
        </w:rPr>
        <w:pPrChange w:id="7939" w:author="Rachel Shipsey" w:date="2025-06-23T15:41:00Z">
          <w:pPr>
            <w:spacing w:line="240" w:lineRule="auto"/>
          </w:pPr>
        </w:pPrChange>
      </w:pPr>
      <w:del w:id="7940" w:author="Rachel Shipsey" w:date="2025-06-08T12:58:00Z">
        <w:r w:rsidRPr="00C158A8" w:rsidDel="00DB40D3">
          <w:rPr>
            <w:rFonts w:eastAsiaTheme="majorEastAsia" w:cs="Arial"/>
            <w:strike/>
            <w:sz w:val="32"/>
            <w:szCs w:val="32"/>
            <w:rPrChange w:id="7941" w:author="Rachel Shipsey" w:date="2025-06-03T19:25:00Z">
              <w:rPr>
                <w:rFonts w:cs="Arial"/>
                <w:b/>
                <w:bCs/>
              </w:rPr>
            </w:rPrChange>
          </w:rPr>
          <w:delText>Kenya</w:delText>
        </w:r>
        <w:bookmarkStart w:id="7942" w:name="_Toc201238137"/>
        <w:bookmarkStart w:id="7943" w:name="_Toc201319533"/>
        <w:bookmarkEnd w:id="7942"/>
        <w:bookmarkEnd w:id="7943"/>
      </w:del>
    </w:p>
    <w:p w14:paraId="370A8C45" w14:textId="77777777" w:rsidR="003D5042" w:rsidRPr="00C158A8" w:rsidDel="00DB40D3" w:rsidRDefault="003D5042">
      <w:pPr>
        <w:pStyle w:val="ListParagraph"/>
        <w:spacing w:after="0" w:line="276" w:lineRule="auto"/>
        <w:jc w:val="both"/>
        <w:rPr>
          <w:del w:id="7944" w:author="Rachel Shipsey" w:date="2025-06-08T12:58:00Z"/>
          <w:rFonts w:eastAsia="Arial" w:cs="Arial"/>
          <w:b/>
          <w:strike/>
          <w:sz w:val="20"/>
          <w:szCs w:val="20"/>
          <w:rPrChange w:id="7945" w:author="Rachel Shipsey" w:date="2025-06-03T19:25:00Z">
            <w:rPr>
              <w:del w:id="7946" w:author="Rachel Shipsey" w:date="2025-06-08T12:58:00Z"/>
              <w:rFonts w:eastAsia="Arial" w:cs="Arial"/>
              <w:sz w:val="20"/>
              <w:szCs w:val="20"/>
            </w:rPr>
          </w:rPrChange>
        </w:rPr>
        <w:pPrChange w:id="794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7948" w:author="Rachel Shipsey" w:date="2025-06-08T12:58:00Z">
        <w:r w:rsidRPr="00C158A8" w:rsidDel="00DB40D3">
          <w:rPr>
            <w:rFonts w:eastAsia="Arial" w:cs="Arial"/>
            <w:b/>
            <w:strike/>
            <w:sz w:val="20"/>
            <w:szCs w:val="20"/>
            <w:rPrChange w:id="7949" w:author="Rachel Shipsey" w:date="2025-06-03T19:25:00Z">
              <w:rPr>
                <w:rFonts w:eastAsia="Arial" w:cs="Arial"/>
                <w:sz w:val="20"/>
                <w:szCs w:val="20"/>
              </w:rPr>
            </w:rPrChange>
          </w:rPr>
          <w:delText xml:space="preserve">The census personnel were paid as per the approved 2019 KPHC rates. The rates were applied throughout the census period. The payments were made directly to personal bank accounts or mobile phone numbers. Statutory deductions were applicable. No cash payments were made except for the NGAOs during mapping and sensitization exercises. </w:delText>
        </w:r>
        <w:bookmarkStart w:id="7950" w:name="_Toc201238138"/>
        <w:bookmarkStart w:id="7951" w:name="_Toc201319534"/>
        <w:bookmarkEnd w:id="7950"/>
        <w:bookmarkEnd w:id="7951"/>
      </w:del>
    </w:p>
    <w:p w14:paraId="2AB40D35" w14:textId="77777777" w:rsidR="003D5042" w:rsidRPr="00C158A8" w:rsidDel="00DB40D3" w:rsidRDefault="003D5042">
      <w:pPr>
        <w:pStyle w:val="ListParagraph"/>
        <w:spacing w:after="0" w:line="276" w:lineRule="auto"/>
        <w:jc w:val="both"/>
        <w:rPr>
          <w:del w:id="7952" w:author="Rachel Shipsey" w:date="2025-06-08T12:58:00Z"/>
          <w:rFonts w:cs="Arial"/>
          <w:b/>
          <w:strike/>
          <w:sz w:val="22"/>
          <w:rPrChange w:id="7953" w:author="Rachel Shipsey" w:date="2025-06-03T19:25:00Z">
            <w:rPr>
              <w:del w:id="7954" w:author="Rachel Shipsey" w:date="2025-06-08T12:58:00Z"/>
              <w:rFonts w:cs="Arial"/>
              <w:b w:val="0"/>
              <w:bCs/>
              <w:sz w:val="22"/>
              <w:szCs w:val="22"/>
            </w:rPr>
          </w:rPrChange>
        </w:rPr>
        <w:pPrChange w:id="7955" w:author="Rachel Shipsey" w:date="2025-06-23T15:41:00Z">
          <w:pPr>
            <w:pStyle w:val="Heading2"/>
          </w:pPr>
        </w:pPrChange>
      </w:pPr>
      <w:del w:id="7956" w:author="Rachel Shipsey" w:date="2025-06-08T12:58:00Z">
        <w:r w:rsidRPr="00C158A8" w:rsidDel="00DB40D3">
          <w:rPr>
            <w:rFonts w:eastAsiaTheme="majorEastAsia" w:cs="Arial"/>
            <w:b/>
            <w:strike/>
            <w:sz w:val="22"/>
            <w:szCs w:val="32"/>
            <w:rPrChange w:id="7957" w:author="Rachel Shipsey" w:date="2025-06-03T19:25:00Z">
              <w:rPr>
                <w:rFonts w:cs="Arial"/>
                <w:b w:val="0"/>
                <w:bCs/>
                <w:sz w:val="22"/>
              </w:rPr>
            </w:rPrChange>
          </w:rPr>
          <w:delText>6.3.3 Lesson learnt.</w:delText>
        </w:r>
        <w:bookmarkStart w:id="7958" w:name="_Toc201238139"/>
        <w:bookmarkStart w:id="7959" w:name="_Toc201319535"/>
        <w:bookmarkEnd w:id="7958"/>
        <w:bookmarkEnd w:id="7959"/>
      </w:del>
    </w:p>
    <w:p w14:paraId="586B716F" w14:textId="77777777" w:rsidR="003D5042" w:rsidRPr="00C158A8" w:rsidDel="00DB40D3" w:rsidRDefault="003D5042">
      <w:pPr>
        <w:pStyle w:val="ListParagraph"/>
        <w:spacing w:after="0" w:line="276" w:lineRule="auto"/>
        <w:jc w:val="both"/>
        <w:rPr>
          <w:del w:id="7960" w:author="Rachel Shipsey" w:date="2025-06-08T12:58:00Z"/>
          <w:rFonts w:eastAsiaTheme="majorEastAsia" w:cs="Arial"/>
          <w:b/>
          <w:strike/>
          <w:sz w:val="32"/>
          <w:szCs w:val="32"/>
          <w:rPrChange w:id="7961" w:author="Rachel Shipsey" w:date="2025-06-03T19:25:00Z">
            <w:rPr>
              <w:del w:id="7962" w:author="Rachel Shipsey" w:date="2025-06-08T12:58:00Z"/>
              <w:rFonts w:cs="Arial"/>
            </w:rPr>
          </w:rPrChange>
        </w:rPr>
        <w:pPrChange w:id="7963" w:author="Rachel Shipsey" w:date="2025-06-23T15:41:00Z">
          <w:pPr>
            <w:pStyle w:val="ListParagraph"/>
            <w:numPr>
              <w:numId w:val="3"/>
            </w:numPr>
            <w:spacing w:line="240" w:lineRule="auto"/>
            <w:ind w:hanging="360"/>
            <w:jc w:val="both"/>
          </w:pPr>
        </w:pPrChange>
      </w:pPr>
      <w:del w:id="7964" w:author="Rachel Shipsey" w:date="2025-06-08T12:58:00Z">
        <w:r w:rsidRPr="00C158A8" w:rsidDel="00DB40D3">
          <w:rPr>
            <w:rFonts w:eastAsiaTheme="majorEastAsia" w:cs="Arial"/>
            <w:b/>
            <w:strike/>
            <w:sz w:val="32"/>
            <w:szCs w:val="32"/>
            <w:rPrChange w:id="7965" w:author="Rachel Shipsey" w:date="2025-06-03T19:25:00Z">
              <w:rPr>
                <w:rFonts w:cs="Arial"/>
              </w:rPr>
            </w:rPrChange>
          </w:rPr>
          <w:delText>There were delays with payment of field allowance due to a limited payroll system to cater for many field staff.</w:delText>
        </w:r>
        <w:bookmarkStart w:id="7966" w:name="_Toc201238140"/>
        <w:bookmarkStart w:id="7967" w:name="_Toc201319536"/>
        <w:bookmarkEnd w:id="7966"/>
        <w:bookmarkEnd w:id="7967"/>
      </w:del>
    </w:p>
    <w:p w14:paraId="2CEB9E98" w14:textId="77777777" w:rsidR="003D5042" w:rsidRPr="00C158A8" w:rsidDel="00DB40D3" w:rsidRDefault="003D5042">
      <w:pPr>
        <w:pStyle w:val="ListParagraph"/>
        <w:spacing w:after="0" w:line="276" w:lineRule="auto"/>
        <w:jc w:val="both"/>
        <w:rPr>
          <w:del w:id="7968" w:author="Rachel Shipsey" w:date="2025-06-08T12:58:00Z"/>
          <w:rFonts w:eastAsiaTheme="majorEastAsia" w:cs="Arial"/>
          <w:b/>
          <w:strike/>
          <w:sz w:val="32"/>
          <w:szCs w:val="32"/>
          <w:rPrChange w:id="7969" w:author="Rachel Shipsey" w:date="2025-06-03T19:25:00Z">
            <w:rPr>
              <w:del w:id="7970" w:author="Rachel Shipsey" w:date="2025-06-08T12:58:00Z"/>
              <w:rFonts w:cs="Arial"/>
            </w:rPr>
          </w:rPrChange>
        </w:rPr>
        <w:pPrChange w:id="7971" w:author="Rachel Shipsey" w:date="2025-06-23T15:41:00Z">
          <w:pPr>
            <w:pStyle w:val="ListParagraph"/>
            <w:numPr>
              <w:numId w:val="3"/>
            </w:numPr>
            <w:spacing w:line="240" w:lineRule="auto"/>
            <w:ind w:hanging="360"/>
            <w:jc w:val="both"/>
          </w:pPr>
        </w:pPrChange>
      </w:pPr>
      <w:del w:id="7972" w:author="Rachel Shipsey" w:date="2025-06-08T12:58:00Z">
        <w:r w:rsidRPr="00C158A8" w:rsidDel="00DB40D3">
          <w:rPr>
            <w:rFonts w:eastAsiaTheme="majorEastAsia" w:cs="Arial"/>
            <w:b/>
            <w:strike/>
            <w:sz w:val="32"/>
            <w:szCs w:val="32"/>
            <w:rPrChange w:id="7973" w:author="Rachel Shipsey" w:date="2025-06-03T19:25:00Z">
              <w:rPr>
                <w:rFonts w:cs="Arial"/>
              </w:rPr>
            </w:rPrChange>
          </w:rPr>
          <w:delText xml:space="preserve">Use of an electronic payment platform makes it easier to manage the bulky payments expected during the census process. </w:delText>
        </w:r>
        <w:bookmarkStart w:id="7974" w:name="_Toc201238141"/>
        <w:bookmarkStart w:id="7975" w:name="_Toc201319537"/>
        <w:bookmarkEnd w:id="7974"/>
        <w:bookmarkEnd w:id="7975"/>
      </w:del>
    </w:p>
    <w:p w14:paraId="662FFCF1" w14:textId="77777777" w:rsidR="003D5042" w:rsidRPr="00C158A8" w:rsidDel="00DB40D3" w:rsidRDefault="003D5042">
      <w:pPr>
        <w:pStyle w:val="ListParagraph"/>
        <w:spacing w:after="0" w:line="276" w:lineRule="auto"/>
        <w:jc w:val="both"/>
        <w:rPr>
          <w:del w:id="7976" w:author="Rachel Shipsey" w:date="2025-06-08T12:58:00Z"/>
          <w:rFonts w:cs="Arial"/>
          <w:b/>
          <w:strike/>
          <w:sz w:val="22"/>
          <w:rPrChange w:id="7977" w:author="Rachel Shipsey" w:date="2025-06-03T19:25:00Z">
            <w:rPr>
              <w:del w:id="7978" w:author="Rachel Shipsey" w:date="2025-06-08T12:58:00Z"/>
              <w:rFonts w:cs="Arial"/>
              <w:b w:val="0"/>
              <w:bCs/>
              <w:sz w:val="22"/>
              <w:szCs w:val="22"/>
            </w:rPr>
          </w:rPrChange>
        </w:rPr>
        <w:pPrChange w:id="7979" w:author="Rachel Shipsey" w:date="2025-06-23T15:41:00Z">
          <w:pPr>
            <w:pStyle w:val="Heading2"/>
          </w:pPr>
        </w:pPrChange>
      </w:pPr>
      <w:del w:id="7980" w:author="Rachel Shipsey" w:date="2025-06-08T12:58:00Z">
        <w:r w:rsidRPr="00C158A8" w:rsidDel="00DB40D3">
          <w:rPr>
            <w:rFonts w:eastAsiaTheme="majorEastAsia" w:cs="Arial"/>
            <w:b/>
            <w:strike/>
            <w:sz w:val="22"/>
            <w:szCs w:val="32"/>
            <w:rPrChange w:id="7981" w:author="Rachel Shipsey" w:date="2025-06-03T19:25:00Z">
              <w:rPr>
                <w:rFonts w:cs="Arial"/>
                <w:b w:val="0"/>
                <w:bCs/>
                <w:sz w:val="22"/>
              </w:rPr>
            </w:rPrChange>
          </w:rPr>
          <w:delText>6.3.4 Recommendation</w:delText>
        </w:r>
        <w:bookmarkStart w:id="7982" w:name="_Toc201238142"/>
        <w:bookmarkStart w:id="7983" w:name="_Toc201319538"/>
        <w:bookmarkEnd w:id="7982"/>
        <w:bookmarkEnd w:id="7983"/>
      </w:del>
    </w:p>
    <w:p w14:paraId="5A078D94" w14:textId="77777777" w:rsidR="003D5042" w:rsidRPr="00C158A8" w:rsidDel="00DB40D3" w:rsidRDefault="003D5042">
      <w:pPr>
        <w:pStyle w:val="ListParagraph"/>
        <w:spacing w:after="0" w:line="276" w:lineRule="auto"/>
        <w:jc w:val="both"/>
        <w:rPr>
          <w:del w:id="7984" w:author="Rachel Shipsey" w:date="2025-06-08T12:58:00Z"/>
          <w:rFonts w:eastAsiaTheme="majorEastAsia" w:cs="Arial"/>
          <w:b/>
          <w:strike/>
          <w:sz w:val="32"/>
          <w:szCs w:val="32"/>
          <w:rPrChange w:id="7985" w:author="Rachel Shipsey" w:date="2025-06-03T19:25:00Z">
            <w:rPr>
              <w:del w:id="7986" w:author="Rachel Shipsey" w:date="2025-06-08T12:58:00Z"/>
              <w:rFonts w:cs="Arial"/>
            </w:rPr>
          </w:rPrChange>
        </w:rPr>
        <w:pPrChange w:id="7987" w:author="Rachel Shipsey" w:date="2025-06-23T15:41:00Z">
          <w:pPr>
            <w:jc w:val="both"/>
          </w:pPr>
        </w:pPrChange>
      </w:pPr>
      <w:del w:id="7988" w:author="Rachel Shipsey" w:date="2025-06-08T12:58:00Z">
        <w:r w:rsidRPr="00C158A8" w:rsidDel="00DB40D3">
          <w:rPr>
            <w:rFonts w:eastAsiaTheme="majorEastAsia" w:cs="Arial"/>
            <w:b/>
            <w:strike/>
            <w:sz w:val="32"/>
            <w:szCs w:val="32"/>
            <w:rPrChange w:id="7989" w:author="Rachel Shipsey" w:date="2025-06-03T19:25:00Z">
              <w:rPr>
                <w:rFonts w:cs="Arial"/>
              </w:rPr>
            </w:rPrChange>
          </w:rPr>
          <w:delText>Mechanisms to undertake verification of the details of the various census personnel need to be in place to ensure that payments are not made to wrong persons and are done in a timely manner.</w:delText>
        </w:r>
        <w:bookmarkStart w:id="7990" w:name="_Toc201238143"/>
        <w:bookmarkStart w:id="7991" w:name="_Toc201319539"/>
        <w:bookmarkEnd w:id="7990"/>
        <w:bookmarkEnd w:id="7991"/>
      </w:del>
    </w:p>
    <w:p w14:paraId="6ECF5369" w14:textId="77777777" w:rsidR="003D5042" w:rsidRPr="00C158A8" w:rsidDel="00DB40D3" w:rsidRDefault="003D5042">
      <w:pPr>
        <w:pStyle w:val="ListParagraph"/>
        <w:spacing w:after="0" w:line="276" w:lineRule="auto"/>
        <w:jc w:val="both"/>
        <w:rPr>
          <w:del w:id="7992" w:author="Rachel Shipsey" w:date="2025-06-08T12:58:00Z"/>
          <w:rFonts w:cs="Arial"/>
          <w:b/>
          <w:strike/>
          <w:color w:val="538135" w:themeColor="accent6" w:themeShade="BF"/>
          <w:sz w:val="28"/>
          <w:szCs w:val="28"/>
          <w:rPrChange w:id="7993" w:author="Rachel Shipsey" w:date="2025-06-03T19:25:00Z">
            <w:rPr>
              <w:del w:id="7994" w:author="Rachel Shipsey" w:date="2025-06-08T12:58:00Z"/>
              <w:rFonts w:cs="Arial"/>
              <w:b w:val="0"/>
              <w:bCs/>
              <w:color w:val="538135" w:themeColor="accent6" w:themeShade="BF"/>
              <w:sz w:val="28"/>
              <w:szCs w:val="28"/>
            </w:rPr>
          </w:rPrChange>
        </w:rPr>
        <w:pPrChange w:id="7995" w:author="Rachel Shipsey" w:date="2025-06-23T15:41:00Z">
          <w:pPr>
            <w:pStyle w:val="Heading1"/>
          </w:pPr>
        </w:pPrChange>
      </w:pPr>
      <w:del w:id="7996" w:author="Rachel Shipsey" w:date="2025-06-08T12:58:00Z">
        <w:r w:rsidRPr="00C158A8" w:rsidDel="00DB40D3">
          <w:rPr>
            <w:rFonts w:eastAsiaTheme="majorEastAsia" w:cs="Arial"/>
            <w:b/>
            <w:strike/>
            <w:color w:val="538135" w:themeColor="accent6" w:themeShade="BF"/>
            <w:sz w:val="28"/>
            <w:szCs w:val="28"/>
            <w:rPrChange w:id="7997" w:author="Rachel Shipsey" w:date="2025-06-03T19:25:00Z">
              <w:rPr>
                <w:rFonts w:cs="Arial"/>
                <w:b w:val="0"/>
                <w:bCs/>
                <w:color w:val="538135" w:themeColor="accent6" w:themeShade="BF"/>
                <w:sz w:val="28"/>
                <w:szCs w:val="28"/>
              </w:rPr>
            </w:rPrChange>
          </w:rPr>
          <w:delText>6.4 Conclusion</w:delText>
        </w:r>
        <w:bookmarkStart w:id="7998" w:name="_Toc201238144"/>
        <w:bookmarkStart w:id="7999" w:name="_Toc201319540"/>
        <w:bookmarkEnd w:id="7998"/>
        <w:bookmarkEnd w:id="7999"/>
      </w:del>
    </w:p>
    <w:p w14:paraId="31EED945" w14:textId="7FB9FD83" w:rsidR="00970C87" w:rsidRPr="00C158A8" w:rsidDel="00DB40D3" w:rsidRDefault="003D5042">
      <w:pPr>
        <w:pStyle w:val="ListParagraph"/>
        <w:spacing w:after="0" w:line="276" w:lineRule="auto"/>
        <w:jc w:val="both"/>
        <w:rPr>
          <w:del w:id="8000" w:author="Rachel Shipsey" w:date="2025-06-08T12:58:00Z"/>
          <w:rFonts w:eastAsiaTheme="majorEastAsia" w:cs="Arial"/>
          <w:b/>
          <w:strike/>
          <w:sz w:val="32"/>
          <w:szCs w:val="32"/>
          <w:rPrChange w:id="8001" w:author="Rachel Shipsey" w:date="2025-06-03T19:25:00Z">
            <w:rPr>
              <w:del w:id="8002" w:author="Rachel Shipsey" w:date="2025-06-08T12:58:00Z"/>
              <w:rFonts w:cs="Arial"/>
            </w:rPr>
          </w:rPrChange>
        </w:rPr>
        <w:pPrChange w:id="8003" w:author="Rachel Shipsey" w:date="2025-06-23T15:41:00Z">
          <w:pPr>
            <w:spacing w:after="0" w:line="240" w:lineRule="auto"/>
            <w:jc w:val="both"/>
          </w:pPr>
        </w:pPrChange>
      </w:pPr>
      <w:del w:id="8004" w:author="Rachel Shipsey" w:date="2025-06-08T12:58:00Z">
        <w:r w:rsidRPr="00C158A8" w:rsidDel="00DB40D3">
          <w:rPr>
            <w:rFonts w:eastAsiaTheme="majorEastAsia" w:cs="Arial"/>
            <w:b/>
            <w:strike/>
            <w:sz w:val="32"/>
            <w:szCs w:val="32"/>
            <w:rPrChange w:id="8005" w:author="Rachel Shipsey" w:date="2025-06-03T19:25:00Z">
              <w:rPr>
                <w:rFonts w:cs="Arial"/>
              </w:rPr>
            </w:rPrChange>
          </w:rPr>
          <w:delText>Successful recruitment and training processes impact the quality of the census data collected. Recruitment guidelines should be developed in time to guide the entire recruitment and training process. It is important to keep in mind the IT literacy of the participants depending on the level of engagement. Timely recruitment and training are key to successful implementation of the census process. Training modalities to be used must be piloted and tested well in time to ensure that the training is effective. Remuneration of the personnel should be competitive to ensure highly qualified people apply and are engaged in the census processes. The use of electronic payments should be embraced, and thorough verification of details carried out to ensure timely disbursement of funds to the right people</w:delText>
        </w:r>
        <w:r w:rsidR="00E26810" w:rsidRPr="00C158A8" w:rsidDel="00DB40D3">
          <w:rPr>
            <w:rFonts w:eastAsiaTheme="majorEastAsia" w:cs="Arial"/>
            <w:b/>
            <w:strike/>
            <w:sz w:val="32"/>
            <w:szCs w:val="32"/>
            <w:rPrChange w:id="8006" w:author="Rachel Shipsey" w:date="2025-06-03T19:25:00Z">
              <w:rPr>
                <w:rFonts w:cs="Arial"/>
              </w:rPr>
            </w:rPrChange>
          </w:rPr>
          <w:delText>.</w:delText>
        </w:r>
        <w:bookmarkStart w:id="8007" w:name="_Toc201238145"/>
        <w:bookmarkStart w:id="8008" w:name="_Toc201319541"/>
        <w:bookmarkEnd w:id="8007"/>
        <w:bookmarkEnd w:id="8008"/>
      </w:del>
    </w:p>
    <w:p w14:paraId="2EBCC31D" w14:textId="4564F3C4" w:rsidR="00E26810" w:rsidRPr="00C158A8" w:rsidDel="00DB40D3" w:rsidRDefault="00E26810">
      <w:pPr>
        <w:pStyle w:val="ListParagraph"/>
        <w:spacing w:after="0" w:line="276" w:lineRule="auto"/>
        <w:jc w:val="both"/>
        <w:rPr>
          <w:del w:id="8009" w:author="Rachel Shipsey" w:date="2025-06-08T12:58:00Z"/>
          <w:rFonts w:eastAsiaTheme="majorEastAsia" w:cs="Arial"/>
          <w:b/>
          <w:strike/>
          <w:sz w:val="32"/>
          <w:szCs w:val="32"/>
          <w:rPrChange w:id="8010" w:author="Rachel Shipsey" w:date="2025-06-03T19:25:00Z">
            <w:rPr>
              <w:del w:id="8011" w:author="Rachel Shipsey" w:date="2025-06-08T12:58:00Z"/>
              <w:rFonts w:cs="Arial"/>
            </w:rPr>
          </w:rPrChange>
        </w:rPr>
        <w:pPrChange w:id="8012" w:author="Rachel Shipsey" w:date="2025-06-23T15:41:00Z">
          <w:pPr/>
        </w:pPrChange>
      </w:pPr>
      <w:del w:id="8013" w:author="Rachel Shipsey" w:date="2025-06-08T12:58:00Z">
        <w:r w:rsidRPr="00C158A8" w:rsidDel="00DB40D3">
          <w:rPr>
            <w:rFonts w:eastAsiaTheme="majorEastAsia" w:cs="Arial"/>
            <w:b/>
            <w:strike/>
            <w:sz w:val="32"/>
            <w:szCs w:val="32"/>
            <w:rPrChange w:id="8014" w:author="Rachel Shipsey" w:date="2025-06-03T19:25:00Z">
              <w:rPr>
                <w:rFonts w:cs="Arial"/>
              </w:rPr>
            </w:rPrChange>
          </w:rPr>
          <w:br w:type="page"/>
        </w:r>
        <w:commentRangeEnd w:id="7842"/>
        <w:r w:rsidR="00F02DE7" w:rsidRPr="00C158A8" w:rsidDel="00DB40D3">
          <w:rPr>
            <w:rStyle w:val="CommentReference"/>
            <w:rFonts w:eastAsiaTheme="majorEastAsia" w:cs="Arial"/>
            <w:b/>
            <w:strike/>
            <w:sz w:val="32"/>
            <w:szCs w:val="32"/>
            <w:rPrChange w:id="8015" w:author="Rachel Shipsey" w:date="2025-06-03T19:25:00Z">
              <w:rPr>
                <w:rStyle w:val="CommentReference"/>
              </w:rPr>
            </w:rPrChange>
          </w:rPr>
          <w:commentReference w:id="7842"/>
        </w:r>
      </w:del>
    </w:p>
    <w:p w14:paraId="046D4E9C" w14:textId="3A7B9D50" w:rsidR="00093EB0" w:rsidRPr="005D10C5" w:rsidDel="00F73B66" w:rsidRDefault="00A92944">
      <w:pPr>
        <w:pStyle w:val="ListParagraph"/>
        <w:spacing w:after="0" w:line="276" w:lineRule="auto"/>
        <w:jc w:val="both"/>
        <w:rPr>
          <w:del w:id="8016" w:author="Rachel Shipsey" w:date="2025-06-10T17:29:00Z"/>
          <w:moveTo w:id="8017" w:author="Rachel Shipsey" w:date="2025-06-09T09:49:00Z"/>
        </w:rPr>
        <w:pPrChange w:id="8018" w:author="Rachel Shipsey" w:date="2025-06-23T15:41:00Z">
          <w:pPr/>
        </w:pPrChange>
      </w:pPr>
      <w:bookmarkStart w:id="8019" w:name="_Enumeration_and_Logistics"/>
      <w:bookmarkEnd w:id="8019"/>
      <w:del w:id="8020" w:author="Rachel Shipsey" w:date="2025-06-20T10:34:00Z">
        <w:r w:rsidRPr="00C158A8" w:rsidDel="003079F5">
          <w:rPr>
            <w:rFonts w:asciiTheme="minorBidi" w:hAnsiTheme="minorBidi" w:cstheme="majorBidi"/>
            <w:sz w:val="32"/>
            <w:szCs w:val="32"/>
            <w:rPrChange w:id="8021" w:author="Rachel Shipsey" w:date="2025-06-03T19:25:00Z">
              <w:rPr>
                <w:rFonts w:cs="Arial"/>
                <w:bCs/>
                <w:sz w:val="28"/>
                <w:szCs w:val="28"/>
              </w:rPr>
            </w:rPrChange>
          </w:rPr>
          <w:delText>CHAPTER</w:delText>
        </w:r>
        <w:r w:rsidRPr="4871BC61" w:rsidDel="003079F5">
          <w:delText xml:space="preserve"> </w:delText>
        </w:r>
        <w:r w:rsidR="00F717D1" w:rsidDel="003079F5">
          <w:delText xml:space="preserve">EIGHT </w:delText>
        </w:r>
      </w:del>
      <w:ins w:id="8022" w:author="Rachel Elizabeth" w:date="2025-05-19T16:49:00Z">
        <w:del w:id="8023" w:author="Rachel Shipsey" w:date="2025-06-20T10:34:00Z">
          <w:r w:rsidR="003E5F95" w:rsidDel="003079F5">
            <w:delText>NINE</w:delText>
          </w:r>
        </w:del>
        <w:del w:id="8024" w:author="Rachel Shipsey" w:date="2025-06-10T17:29:00Z">
          <w:r w:rsidR="003E5F95" w:rsidDel="00F73B66">
            <w:delText xml:space="preserve"> </w:delText>
          </w:r>
        </w:del>
      </w:ins>
      <w:del w:id="8025" w:author="Rachel Shipsey" w:date="2025-06-10T17:29:00Z">
        <w:r w:rsidR="00F717D1" w:rsidDel="00F73B66">
          <w:delText>(NEW)</w:delText>
        </w:r>
      </w:del>
      <w:del w:id="8026" w:author="Rachel Shipsey" w:date="2025-06-20T10:34:00Z">
        <w:r w:rsidRPr="4871BC61" w:rsidDel="003079F5">
          <w:delText xml:space="preserve">: </w:delText>
        </w:r>
      </w:del>
      <w:del w:id="8027" w:author="Rachel Shipsey" w:date="2025-06-23T15:21:00Z">
        <w:r w:rsidDel="008D26A9">
          <w:delText xml:space="preserve">Field </w:delText>
        </w:r>
        <w:r w:rsidR="00F717D1" w:rsidDel="008D26A9">
          <w:delText>Operations</w:delText>
        </w:r>
      </w:del>
      <w:bookmarkStart w:id="8028" w:name="_Toc201319542"/>
      <w:ins w:id="8029" w:author="Pamela Kakande Nabukhonzo" w:date="2025-06-03T13:51:00Z">
        <w:del w:id="8030" w:author="Rachel Shipsey" w:date="2025-06-23T15:21:00Z">
          <w:r w:rsidR="003E5A24" w:rsidDel="008D26A9">
            <w:delText>E</w:delText>
          </w:r>
          <w:r w:rsidR="00AD0347" w:rsidDel="008D26A9">
            <w:delText>numeration</w:delText>
          </w:r>
        </w:del>
      </w:ins>
      <w:del w:id="8031" w:author="Rachel Shipsey" w:date="2025-06-23T15:21:00Z">
        <w:r w:rsidR="00F717D1" w:rsidDel="008D26A9">
          <w:delText xml:space="preserve"> </w:delText>
        </w:r>
      </w:del>
      <w:bookmarkEnd w:id="8028"/>
      <w:del w:id="8032" w:author="Rachel Shipsey" w:date="2025-06-09T09:50:00Z">
        <w:r w:rsidR="00F717D1" w:rsidDel="00093EB0">
          <w:delText>and Logistics</w:delText>
        </w:r>
      </w:del>
      <w:moveToRangeStart w:id="8033" w:author="Rachel Shipsey" w:date="2025-06-09T09:49:00Z" w:name="move200355012"/>
      <w:moveTo w:id="8034" w:author="Rachel Shipsey" w:date="2025-06-09T09:49:00Z">
        <w:del w:id="8035" w:author="Rachel Shipsey" w:date="2025-06-10T17:29:00Z">
          <w:r w:rsidR="00093EB0" w:rsidDel="00F73B66">
            <w:delText xml:space="preserve">OLD </w:delText>
          </w:r>
          <w:commentRangeStart w:id="8036"/>
          <w:r w:rsidR="00093EB0" w:rsidRPr="4871BC61" w:rsidDel="00F73B66">
            <w:delText xml:space="preserve">CHAPTER TEN: Enumeration </w:delText>
          </w:r>
          <w:commentRangeEnd w:id="8036"/>
          <w:r w:rsidR="00093EB0" w:rsidRPr="005D10C5" w:rsidDel="00F73B66">
            <w:rPr>
              <w:rStyle w:val="CommentReference"/>
              <w:sz w:val="24"/>
              <w:szCs w:val="22"/>
            </w:rPr>
            <w:commentReference w:id="8036"/>
          </w:r>
        </w:del>
      </w:moveTo>
    </w:p>
    <w:p w14:paraId="706D632D" w14:textId="77777777" w:rsidR="00093EB0" w:rsidRPr="00DC2FFF" w:rsidDel="00F73B66" w:rsidRDefault="00093EB0">
      <w:pPr>
        <w:pStyle w:val="ListParagraph"/>
        <w:spacing w:after="0" w:line="276" w:lineRule="auto"/>
        <w:jc w:val="both"/>
        <w:rPr>
          <w:del w:id="8037" w:author="Rachel Shipsey" w:date="2025-06-10T17:29:00Z"/>
          <w:moveTo w:id="8038" w:author="Rachel Shipsey" w:date="2025-06-09T09:49:00Z"/>
          <w:rFonts w:cs="Arial"/>
          <w:bCs/>
          <w:sz w:val="22"/>
        </w:rPr>
        <w:pPrChange w:id="8039" w:author="Rachel Shipsey" w:date="2025-06-23T15:41:00Z">
          <w:pPr/>
        </w:pPrChange>
      </w:pPr>
      <w:moveTo w:id="8040" w:author="Rachel Shipsey" w:date="2025-06-09T09:49:00Z">
        <w:del w:id="8041" w:author="Rachel Shipsey" w:date="2025-06-10T17:29:00Z">
          <w:r w:rsidDel="00F73B66">
            <w:delText xml:space="preserve">OLD </w:delText>
          </w:r>
          <w:r w:rsidRPr="4871BC61" w:rsidDel="00F73B66">
            <w:delText>10.0 Introduction  </w:delText>
          </w:r>
        </w:del>
      </w:moveTo>
    </w:p>
    <w:p w14:paraId="2F82B181" w14:textId="334EDE8E" w:rsidR="00093EB0" w:rsidDel="008D26A9" w:rsidRDefault="00093EB0">
      <w:pPr>
        <w:pStyle w:val="ListParagraph"/>
        <w:spacing w:after="0" w:line="276" w:lineRule="auto"/>
        <w:jc w:val="both"/>
        <w:rPr>
          <w:del w:id="8042" w:author="Rachel Shipsey" w:date="2025-06-23T15:21:00Z"/>
          <w:moveTo w:id="8043" w:author="Rachel Shipsey" w:date="2025-06-09T09:49:00Z"/>
          <w:rFonts w:cs="Arial"/>
        </w:rPr>
        <w:pPrChange w:id="8044" w:author="Rachel Shipsey" w:date="2025-06-23T15:41:00Z">
          <w:pPr>
            <w:spacing w:after="0" w:line="276" w:lineRule="auto"/>
            <w:jc w:val="both"/>
          </w:pPr>
        </w:pPrChange>
      </w:pPr>
    </w:p>
    <w:p w14:paraId="43E07AF4" w14:textId="19AB6F8A" w:rsidR="00093EB0" w:rsidRPr="00DC2FFF" w:rsidDel="008D26A9" w:rsidRDefault="00093EB0">
      <w:pPr>
        <w:pStyle w:val="ListParagraph"/>
        <w:spacing w:after="0" w:line="276" w:lineRule="auto"/>
        <w:jc w:val="both"/>
        <w:rPr>
          <w:del w:id="8045" w:author="Rachel Shipsey" w:date="2025-06-23T15:21:00Z"/>
          <w:moveTo w:id="8046" w:author="Rachel Shipsey" w:date="2025-06-09T09:49:00Z"/>
          <w:rFonts w:cs="Arial"/>
        </w:rPr>
        <w:pPrChange w:id="8047" w:author="Rachel Shipsey" w:date="2025-06-23T15:41:00Z">
          <w:pPr>
            <w:spacing w:after="0" w:line="276" w:lineRule="auto"/>
            <w:jc w:val="both"/>
          </w:pPr>
        </w:pPrChange>
      </w:pPr>
      <w:moveTo w:id="8048" w:author="Rachel Shipsey" w:date="2025-06-09T09:49:00Z">
        <w:del w:id="8049" w:author="Rachel Shipsey" w:date="2025-06-23T15:21:00Z">
          <w:r w:rsidRPr="00DC2FFF" w:rsidDel="008D26A9">
            <w:rPr>
              <w:rFonts w:cs="Arial"/>
            </w:rPr>
            <w:delText xml:space="preserve">The enumeration phase is among the most important stages for a population and housing census that happens after years of preparatory activities. The main objective of enumeration is to ensure that all individuals are covered and enumerated only once to achieve a proper description of the total population of a country and its geographical distribution within the country. </w:delText>
          </w:r>
        </w:del>
      </w:moveTo>
    </w:p>
    <w:p w14:paraId="15D9BB5C" w14:textId="60E2C684" w:rsidR="00093EB0" w:rsidRPr="00DC2FFF" w:rsidDel="008D26A9" w:rsidRDefault="00093EB0">
      <w:pPr>
        <w:pStyle w:val="ListParagraph"/>
        <w:spacing w:after="0" w:line="276" w:lineRule="auto"/>
        <w:jc w:val="both"/>
        <w:rPr>
          <w:del w:id="8050" w:author="Rachel Shipsey" w:date="2025-06-23T15:21:00Z"/>
          <w:moveTo w:id="8051" w:author="Rachel Shipsey" w:date="2025-06-09T09:49:00Z"/>
          <w:rFonts w:cs="Arial"/>
        </w:rPr>
        <w:pPrChange w:id="8052" w:author="Rachel Shipsey" w:date="2025-06-23T15:41:00Z">
          <w:pPr>
            <w:spacing w:after="0" w:line="276" w:lineRule="auto"/>
            <w:jc w:val="both"/>
          </w:pPr>
        </w:pPrChange>
      </w:pPr>
    </w:p>
    <w:p w14:paraId="5CF56E4B" w14:textId="00D6A0C7" w:rsidR="00093EB0" w:rsidRPr="00DC2FFF" w:rsidDel="007826E9" w:rsidRDefault="00093EB0">
      <w:pPr>
        <w:pStyle w:val="ListParagraph"/>
        <w:spacing w:after="0" w:line="276" w:lineRule="auto"/>
        <w:jc w:val="both"/>
        <w:rPr>
          <w:del w:id="8053" w:author="Rachel Shipsey" w:date="2025-06-10T17:42:00Z"/>
          <w:moveTo w:id="8054" w:author="Rachel Shipsey" w:date="2025-06-09T09:49:00Z"/>
          <w:rFonts w:cs="Arial"/>
        </w:rPr>
        <w:pPrChange w:id="8055" w:author="Rachel Shipsey" w:date="2025-06-23T15:41:00Z">
          <w:pPr>
            <w:spacing w:after="0" w:line="276" w:lineRule="auto"/>
            <w:jc w:val="both"/>
          </w:pPr>
        </w:pPrChange>
      </w:pPr>
      <w:moveTo w:id="8056" w:author="Rachel Shipsey" w:date="2025-06-09T09:49:00Z">
        <w:del w:id="8057" w:author="Rachel Shipsey" w:date="2025-06-23T15:21:00Z">
          <w:r w:rsidRPr="7B4121B4" w:rsidDel="008D26A9">
            <w:rPr>
              <w:rFonts w:cs="Arial"/>
            </w:rPr>
            <w:delText xml:space="preserve">Census enumeration is conducted on either a de facto or de jure </w:delText>
          </w:r>
        </w:del>
        <w:del w:id="8058" w:author="Rachel Shipsey" w:date="2025-06-10T17:38:00Z">
          <w:r w:rsidRPr="7B4121B4" w:rsidDel="003B003C">
            <w:rPr>
              <w:rFonts w:cs="Arial"/>
            </w:rPr>
            <w:delText xml:space="preserve">basis </w:delText>
          </w:r>
        </w:del>
        <w:del w:id="8059" w:author="Rachel Shipsey" w:date="2025-06-23T15:21:00Z">
          <w:r w:rsidRPr="7B4121B4" w:rsidDel="008D26A9">
            <w:rPr>
              <w:rFonts w:cs="Arial"/>
            </w:rPr>
            <w:delText xml:space="preserve">based on a specific reference date. The enumeration takes place over a varying period </w:delText>
          </w:r>
          <w:commentRangeStart w:id="8060"/>
          <w:r w:rsidRPr="7B4121B4" w:rsidDel="008D26A9">
            <w:rPr>
              <w:rFonts w:cs="Arial"/>
            </w:rPr>
            <w:delText xml:space="preserve">of </w:delText>
          </w:r>
        </w:del>
        <w:del w:id="8061" w:author="Rachel Shipsey" w:date="2025-06-10T17:38:00Z">
          <w:r w:rsidRPr="7B4121B4" w:rsidDel="00B219CA">
            <w:rPr>
              <w:rFonts w:cs="Arial"/>
            </w:rPr>
            <w:delText>days across various countries.</w:delText>
          </w:r>
        </w:del>
        <w:del w:id="8062" w:author="Rachel Shipsey" w:date="2025-06-23T15:21:00Z">
          <w:r w:rsidRPr="7B4121B4" w:rsidDel="008D26A9">
            <w:rPr>
              <w:rFonts w:cs="Arial"/>
            </w:rPr>
            <w:delText xml:space="preserve"> </w:delText>
          </w:r>
        </w:del>
      </w:moveTo>
      <w:commentRangeEnd w:id="8060"/>
      <w:del w:id="8063" w:author="Rachel Shipsey" w:date="2025-06-23T15:21:00Z">
        <w:r w:rsidR="00B219CA" w:rsidRPr="7B4121B4" w:rsidDel="008D26A9">
          <w:rPr>
            <w:rStyle w:val="CommentReference"/>
            <w:rFonts w:cs="Arial"/>
            <w:sz w:val="24"/>
            <w:szCs w:val="22"/>
          </w:rPr>
          <w:commentReference w:id="8060"/>
        </w:r>
      </w:del>
      <w:moveTo w:id="8064" w:author="Rachel Shipsey" w:date="2025-06-09T09:49:00Z">
        <w:del w:id="8065" w:author="Rachel Shipsey" w:date="2025-06-10T17:39:00Z">
          <w:r w:rsidRPr="7B4121B4" w:rsidDel="00F6073D">
            <w:rPr>
              <w:rFonts w:cs="Arial"/>
            </w:rPr>
            <w:delText>The enumeration days range from one to two weeks depending on several factors.</w:delText>
          </w:r>
        </w:del>
        <w:del w:id="8066" w:author="Rachel Shipsey" w:date="2025-06-23T15:21:00Z">
          <w:r w:rsidRPr="7B4121B4" w:rsidDel="008D26A9">
            <w:rPr>
              <w:rFonts w:cs="Arial"/>
            </w:rPr>
            <w:delText xml:space="preserve"> A period of one additional week may be considered in cases where unexpected challenges or difficulties are encountered during the field enumeration exercise. A census relies on successful enumeration within a strict time-bound period.</w:delText>
          </w:r>
        </w:del>
      </w:moveTo>
    </w:p>
    <w:p w14:paraId="4A8FD229" w14:textId="29ABC3DD" w:rsidR="00A666F3" w:rsidRPr="00DC2FFF" w:rsidDel="008D26A9" w:rsidRDefault="00A666F3">
      <w:pPr>
        <w:pStyle w:val="ListParagraph"/>
        <w:spacing w:after="0" w:line="276" w:lineRule="auto"/>
        <w:jc w:val="both"/>
        <w:rPr>
          <w:del w:id="8067" w:author="Rachel Shipsey" w:date="2025-06-23T15:21:00Z"/>
          <w:moveTo w:id="8068" w:author="Rachel Shipsey" w:date="2025-06-09T09:49:00Z"/>
          <w:rFonts w:cs="Arial"/>
        </w:rPr>
        <w:pPrChange w:id="8069" w:author="Rachel Shipsey" w:date="2025-06-23T15:41:00Z">
          <w:pPr>
            <w:spacing w:after="0" w:line="276" w:lineRule="auto"/>
            <w:jc w:val="both"/>
          </w:pPr>
        </w:pPrChange>
      </w:pPr>
    </w:p>
    <w:p w14:paraId="4A964EF6" w14:textId="622775EB" w:rsidR="00093EB0" w:rsidRPr="00DC2FFF" w:rsidDel="008D26A9" w:rsidRDefault="00093EB0">
      <w:pPr>
        <w:pStyle w:val="ListParagraph"/>
        <w:spacing w:after="0" w:line="276" w:lineRule="auto"/>
        <w:jc w:val="both"/>
        <w:rPr>
          <w:del w:id="8070" w:author="Rachel Shipsey" w:date="2025-06-23T15:21:00Z"/>
          <w:moveTo w:id="8071" w:author="Rachel Shipsey" w:date="2025-06-09T09:49:00Z"/>
          <w:rFonts w:cs="Arial"/>
        </w:rPr>
        <w:pPrChange w:id="8072" w:author="Rachel Shipsey" w:date="2025-06-23T15:41:00Z">
          <w:pPr>
            <w:spacing w:after="0" w:line="276" w:lineRule="auto"/>
            <w:jc w:val="both"/>
          </w:pPr>
        </w:pPrChange>
      </w:pPr>
      <w:moveTo w:id="8073" w:author="Rachel Shipsey" w:date="2025-06-09T09:49:00Z">
        <w:del w:id="8074" w:author="Rachel Shipsey" w:date="2025-06-23T15:21:00Z">
          <w:r w:rsidRPr="00DC2FFF" w:rsidDel="008D26A9">
            <w:rPr>
              <w:rFonts w:cs="Arial"/>
            </w:rPr>
            <w:delText>This chapter points out selected country experiences, lessons learned and recommends on what should be done during a digital census enumeration. It focuses on the areas of pre-enumeration listing of households, EA identification,</w:delText>
          </w:r>
        </w:del>
        <w:del w:id="8075" w:author="Rachel Shipsey" w:date="2025-06-11T15:46:00Z">
          <w:r w:rsidRPr="00DC2FFF" w:rsidDel="00EB0EBF">
            <w:rPr>
              <w:rFonts w:cs="Arial"/>
            </w:rPr>
            <w:delText xml:space="preserve"> </w:delText>
          </w:r>
        </w:del>
        <w:del w:id="8076" w:author="Rachel Shipsey" w:date="2025-06-23T15:21:00Z">
          <w:r w:rsidRPr="00DC2FFF" w:rsidDel="008D26A9">
            <w:rPr>
              <w:rFonts w:cs="Arial"/>
            </w:rPr>
            <w:delText xml:space="preserve">data </w:delText>
          </w:r>
        </w:del>
        <w:del w:id="8077" w:author="Rachel Shipsey" w:date="2025-06-11T15:46:00Z">
          <w:r w:rsidRPr="00DC2FFF" w:rsidDel="00EB0EBF">
            <w:rPr>
              <w:rFonts w:cs="Arial"/>
            </w:rPr>
            <w:delText xml:space="preserve">collection and data quality assurance. </w:delText>
          </w:r>
        </w:del>
      </w:moveTo>
    </w:p>
    <w:p w14:paraId="03600D96" w14:textId="1EE3B162" w:rsidR="00093EB0" w:rsidRPr="00DC2FFF" w:rsidDel="008D26A9" w:rsidRDefault="00093EB0">
      <w:pPr>
        <w:pStyle w:val="ListParagraph"/>
        <w:spacing w:after="0" w:line="276" w:lineRule="auto"/>
        <w:jc w:val="both"/>
        <w:rPr>
          <w:del w:id="8078" w:author="Rachel Shipsey" w:date="2025-06-23T15:21:00Z"/>
          <w:moveTo w:id="8079" w:author="Rachel Shipsey" w:date="2025-06-09T09:49:00Z"/>
          <w:rStyle w:val="cf01"/>
          <w:rFonts w:ascii="Arial" w:hAnsi="Arial" w:cs="Arial"/>
          <w:b/>
          <w:bCs/>
          <w:sz w:val="22"/>
          <w:szCs w:val="22"/>
        </w:rPr>
        <w:pPrChange w:id="8080" w:author="Rachel Shipsey" w:date="2025-06-23T15:41:00Z">
          <w:pPr>
            <w:spacing w:after="0" w:line="276" w:lineRule="auto"/>
            <w:jc w:val="both"/>
          </w:pPr>
        </w:pPrChange>
      </w:pPr>
    </w:p>
    <w:p w14:paraId="16F5DB48" w14:textId="1F10604A" w:rsidR="00093EB0" w:rsidRPr="002F1E3E" w:rsidDel="008D26A9" w:rsidRDefault="00093EB0">
      <w:pPr>
        <w:pStyle w:val="ListParagraph"/>
        <w:spacing w:after="0" w:line="276" w:lineRule="auto"/>
        <w:jc w:val="both"/>
        <w:rPr>
          <w:del w:id="8081" w:author="Rachel Shipsey" w:date="2025-06-23T15:21:00Z"/>
          <w:moveTo w:id="8082" w:author="Rachel Shipsey" w:date="2025-06-09T09:49:00Z"/>
        </w:rPr>
        <w:pPrChange w:id="8083" w:author="Rachel Shipsey" w:date="2025-06-23T15:41:00Z">
          <w:pPr>
            <w:spacing w:after="0" w:line="276" w:lineRule="auto"/>
            <w:jc w:val="both"/>
          </w:pPr>
        </w:pPrChange>
      </w:pPr>
      <w:bookmarkStart w:id="8084" w:name="_Toc201319544"/>
      <w:moveTo w:id="8085" w:author="Rachel Shipsey" w:date="2025-06-09T09:49:00Z">
        <w:del w:id="8086" w:author="Rachel Shipsey" w:date="2025-06-23T15:21:00Z">
          <w:r w:rsidRPr="002F1E3E" w:rsidDel="008D26A9">
            <w:rPr>
              <w:rStyle w:val="cf01"/>
              <w:rFonts w:ascii="Arial" w:hAnsi="Arial" w:cs="Arial"/>
              <w:sz w:val="22"/>
              <w:szCs w:val="22"/>
            </w:rPr>
            <w:delText>Enumeration during the non-digital vs digital era</w:delText>
          </w:r>
          <w:bookmarkEnd w:id="8084"/>
        </w:del>
      </w:moveTo>
    </w:p>
    <w:p w14:paraId="70EA1DF0" w14:textId="1AF3DBF4" w:rsidR="00093EB0" w:rsidRPr="00DC2FFF" w:rsidDel="008D26A9" w:rsidRDefault="00093EB0">
      <w:pPr>
        <w:pStyle w:val="ListParagraph"/>
        <w:spacing w:after="0" w:line="276" w:lineRule="auto"/>
        <w:jc w:val="both"/>
        <w:rPr>
          <w:del w:id="8087" w:author="Rachel Shipsey" w:date="2025-06-23T15:21:00Z"/>
          <w:moveTo w:id="8088" w:author="Rachel Shipsey" w:date="2025-06-09T09:49:00Z"/>
          <w:rFonts w:cs="Arial"/>
          <w:highlight w:val="yellow"/>
        </w:rPr>
        <w:pPrChange w:id="8089" w:author="Rachel Shipsey" w:date="2025-06-23T15:41:00Z">
          <w:pPr>
            <w:spacing w:after="0" w:line="276" w:lineRule="auto"/>
            <w:jc w:val="both"/>
          </w:pPr>
        </w:pPrChange>
      </w:pPr>
      <w:moveTo w:id="8090" w:author="Rachel Shipsey" w:date="2025-06-09T09:49:00Z">
        <w:del w:id="8091" w:author="Rachel Shipsey" w:date="2025-06-23T15:21:00Z">
          <w:r w:rsidRPr="70E65BEE" w:rsidDel="008D26A9">
            <w:rPr>
              <w:rFonts w:cs="Arial"/>
            </w:rPr>
            <w:delText xml:space="preserve">In the digital era, the traditional method of enumerating the population through face-to-face interviews is done using handheld devices </w:delText>
          </w:r>
        </w:del>
        <w:del w:id="8092" w:author="Rachel Shipsey" w:date="2025-06-11T14:09:00Z">
          <w:r w:rsidRPr="70E65BEE" w:rsidDel="007C21A0">
            <w:rPr>
              <w:rFonts w:cs="Arial"/>
            </w:rPr>
            <w:delText xml:space="preserve">to </w:delText>
          </w:r>
        </w:del>
        <w:del w:id="8093" w:author="Rachel Shipsey" w:date="2025-06-23T15:21:00Z">
          <w:r w:rsidRPr="70E65BEE" w:rsidDel="008D26A9">
            <w:rPr>
              <w:rFonts w:cs="Arial"/>
            </w:rPr>
            <w:delText xml:space="preserve">automatically capture </w:delText>
          </w:r>
        </w:del>
        <w:del w:id="8094" w:author="Rachel Shipsey" w:date="2025-06-11T14:09:00Z">
          <w:r w:rsidRPr="70E65BEE" w:rsidDel="00524454">
            <w:rPr>
              <w:rFonts w:cs="Arial"/>
            </w:rPr>
            <w:delText xml:space="preserve">and transmit </w:delText>
          </w:r>
          <w:r w:rsidRPr="70E65BEE" w:rsidDel="007C21A0">
            <w:rPr>
              <w:rFonts w:cs="Arial"/>
            </w:rPr>
            <w:delText xml:space="preserve">the data </w:delText>
          </w:r>
        </w:del>
        <w:del w:id="8095" w:author="Rachel Shipsey" w:date="2025-06-23T15:21:00Z">
          <w:r w:rsidRPr="70E65BEE" w:rsidDel="008D26A9">
            <w:rPr>
              <w:rFonts w:cs="Arial"/>
            </w:rPr>
            <w:delText>as opposed to using a paper questionnaire.</w:delText>
          </w:r>
        </w:del>
        <w:del w:id="8096" w:author="Rachel Shipsey" w:date="2025-06-11T14:05:00Z">
          <w:r w:rsidRPr="70E65BEE" w:rsidDel="005864C1">
            <w:rPr>
              <w:rFonts w:cs="Arial"/>
            </w:rPr>
            <w:delText xml:space="preserve"> </w:delText>
          </w:r>
        </w:del>
        <w:del w:id="8097" w:author="Rachel Shipsey" w:date="2025-06-11T14:07:00Z">
          <w:r w:rsidRPr="70E65BEE" w:rsidDel="00F51740">
            <w:rPr>
              <w:rFonts w:cs="Arial"/>
            </w:rPr>
            <w:delText>On the other hand, t</w:delText>
          </w:r>
          <w:r w:rsidRPr="70E65BEE" w:rsidDel="00F51740">
            <w:rPr>
              <w:rFonts w:cs="Arial"/>
              <w:highlight w:val="yellow"/>
            </w:rPr>
            <w:delText>he self-enumeration method can now be applied using the Internet. This saves on data management time as there are fewer errors and omissions in the data.</w:delText>
          </w:r>
          <w:r w:rsidRPr="70E65BEE" w:rsidDel="00F51740">
            <w:rPr>
              <w:rFonts w:cs="Arial"/>
            </w:rPr>
            <w:delText xml:space="preserve"> </w:delText>
          </w:r>
          <w:r w:rsidRPr="70E65BEE" w:rsidDel="00F51740">
            <w:rPr>
              <w:rFonts w:cs="Arial"/>
              <w:highlight w:val="yellow"/>
            </w:rPr>
            <w:delText>COME BACK TO THIS. IF WE HAVE EXMAPLES EXPAND, OTHERWISE SAY THAT WE DON’T?</w:delText>
          </w:r>
          <w:r w:rsidRPr="70E65BEE" w:rsidDel="00F51740">
            <w:rPr>
              <w:rFonts w:cs="Arial"/>
            </w:rPr>
            <w:delText xml:space="preserve">  </w:delText>
          </w:r>
        </w:del>
      </w:moveTo>
    </w:p>
    <w:p w14:paraId="608B76A6" w14:textId="1849E1E1" w:rsidR="00093EB0" w:rsidRPr="00DC2FFF" w:rsidDel="008D26A9" w:rsidRDefault="00093EB0">
      <w:pPr>
        <w:pStyle w:val="ListParagraph"/>
        <w:spacing w:after="0" w:line="276" w:lineRule="auto"/>
        <w:jc w:val="both"/>
        <w:rPr>
          <w:del w:id="8098" w:author="Rachel Shipsey" w:date="2025-06-23T15:21:00Z"/>
          <w:moveTo w:id="8099" w:author="Rachel Shipsey" w:date="2025-06-09T09:49:00Z"/>
          <w:rFonts w:cs="Arial"/>
        </w:rPr>
        <w:pPrChange w:id="8100" w:author="Rachel Shipsey" w:date="2025-06-23T15:41:00Z">
          <w:pPr>
            <w:spacing w:after="0" w:line="276" w:lineRule="auto"/>
            <w:jc w:val="both"/>
          </w:pPr>
        </w:pPrChange>
      </w:pPr>
    </w:p>
    <w:p w14:paraId="61539EE3" w14:textId="4034D2B8" w:rsidR="00093EB0" w:rsidRPr="00DC2FFF" w:rsidDel="008D26A9" w:rsidRDefault="00093EB0">
      <w:pPr>
        <w:pStyle w:val="ListParagraph"/>
        <w:spacing w:after="0" w:line="276" w:lineRule="auto"/>
        <w:jc w:val="both"/>
        <w:rPr>
          <w:del w:id="8101" w:author="Rachel Shipsey" w:date="2025-06-23T15:21:00Z"/>
          <w:moveTo w:id="8102" w:author="Rachel Shipsey" w:date="2025-06-09T09:49:00Z"/>
          <w:rFonts w:cs="Arial"/>
        </w:rPr>
        <w:pPrChange w:id="8103" w:author="Rachel Shipsey" w:date="2025-06-23T15:41:00Z">
          <w:pPr>
            <w:spacing w:after="0" w:line="276" w:lineRule="auto"/>
            <w:jc w:val="both"/>
          </w:pPr>
        </w:pPrChange>
      </w:pPr>
      <w:moveTo w:id="8104" w:author="Rachel Shipsey" w:date="2025-06-09T09:49:00Z">
        <w:del w:id="8105" w:author="Rachel Shipsey" w:date="2025-06-11T14:08:00Z">
          <w:r w:rsidRPr="00DC2FFF" w:rsidDel="00F51740">
            <w:rPr>
              <w:rFonts w:cs="Arial"/>
            </w:rPr>
            <w:delText>Nevertheless,</w:delText>
          </w:r>
        </w:del>
        <w:del w:id="8106" w:author="Rachel Shipsey" w:date="2025-06-23T15:21:00Z">
          <w:r w:rsidRPr="00DC2FFF" w:rsidDel="008D26A9">
            <w:rPr>
              <w:rFonts w:cs="Arial"/>
            </w:rPr>
            <w:delText xml:space="preserve"> the </w:delText>
          </w:r>
        </w:del>
        <w:del w:id="8107" w:author="Rachel Shipsey" w:date="2025-06-11T14:10:00Z">
          <w:r w:rsidRPr="00DC2FFF" w:rsidDel="001F7717">
            <w:rPr>
              <w:rFonts w:cs="Arial"/>
            </w:rPr>
            <w:delText xml:space="preserve">support </w:delText>
          </w:r>
        </w:del>
        <w:del w:id="8108" w:author="Rachel Shipsey" w:date="2025-06-23T15:21:00Z">
          <w:r w:rsidRPr="00DC2FFF" w:rsidDel="008D26A9">
            <w:rPr>
              <w:rFonts w:cs="Arial"/>
            </w:rPr>
            <w:delText>of technology introduces the potential for one central disaster having an impact across the whole enumeration process, which is more devastating than in the non-digital census, where failures are more likely to have localized impacts. In addition, the failure of a significant part of the technology close to census day such as the central server can have a more serious impact and therefore a lot more preparation and testing is required compared to the non-digital census.</w:delText>
          </w:r>
        </w:del>
      </w:moveTo>
    </w:p>
    <w:p w14:paraId="1BA58E2E" w14:textId="7052A0CB" w:rsidR="00AD0F3C" w:rsidRPr="00DC2FFF" w:rsidDel="008D26A9" w:rsidRDefault="00AD0F3C">
      <w:pPr>
        <w:pStyle w:val="ListParagraph"/>
        <w:spacing w:after="0" w:line="276" w:lineRule="auto"/>
        <w:jc w:val="both"/>
        <w:rPr>
          <w:del w:id="8109" w:author="Rachel Shipsey" w:date="2025-06-23T15:21:00Z"/>
          <w:moveTo w:id="8110" w:author="Rachel Shipsey" w:date="2025-06-09T09:49:00Z"/>
          <w:rFonts w:cs="Arial"/>
        </w:rPr>
        <w:pPrChange w:id="8111" w:author="Rachel Shipsey" w:date="2025-06-23T15:41:00Z">
          <w:pPr>
            <w:spacing w:after="0" w:line="276" w:lineRule="auto"/>
            <w:jc w:val="both"/>
          </w:pPr>
        </w:pPrChange>
      </w:pPr>
    </w:p>
    <w:p w14:paraId="79268D15" w14:textId="781283A9" w:rsidR="00093EB0" w:rsidRPr="00DC2FFF" w:rsidDel="008D26A9" w:rsidRDefault="00093EB0">
      <w:pPr>
        <w:pStyle w:val="ListParagraph"/>
        <w:spacing w:after="0" w:line="276" w:lineRule="auto"/>
        <w:jc w:val="both"/>
        <w:rPr>
          <w:del w:id="8112" w:author="Rachel Shipsey" w:date="2025-06-23T15:21:00Z"/>
          <w:moveTo w:id="8113" w:author="Rachel Shipsey" w:date="2025-06-09T09:49:00Z"/>
        </w:rPr>
        <w:pPrChange w:id="8114" w:author="Rachel Shipsey" w:date="2025-06-23T15:41:00Z">
          <w:pPr>
            <w:spacing w:after="0" w:line="276" w:lineRule="auto"/>
            <w:jc w:val="both"/>
          </w:pPr>
        </w:pPrChange>
      </w:pPr>
      <w:bookmarkStart w:id="8115" w:name="_Toc201319545"/>
      <w:moveTo w:id="8116" w:author="Rachel Shipsey" w:date="2025-06-09T09:49:00Z">
        <w:del w:id="8117" w:author="Rachel Shipsey" w:date="2025-06-23T15:21:00Z">
          <w:r w:rsidRPr="00DC2FFF" w:rsidDel="008D26A9">
            <w:delText xml:space="preserve">Considerations for digital </w:delText>
          </w:r>
          <w:r w:rsidRPr="00C2194B" w:rsidDel="008D26A9">
            <w:rPr>
              <w:rStyle w:val="cf01"/>
              <w:rFonts w:ascii="Arial" w:hAnsi="Arial" w:cs="Arial"/>
              <w:sz w:val="22"/>
              <w:szCs w:val="22"/>
            </w:rPr>
            <w:delText>census enumeration</w:delText>
          </w:r>
          <w:bookmarkEnd w:id="8115"/>
        </w:del>
      </w:moveTo>
    </w:p>
    <w:p w14:paraId="56FF4E92" w14:textId="6401E9AF" w:rsidR="00093EB0" w:rsidRPr="00DC2FFF" w:rsidDel="00E55AFE" w:rsidRDefault="00093EB0">
      <w:pPr>
        <w:pStyle w:val="ListParagraph"/>
        <w:spacing w:after="0" w:line="276" w:lineRule="auto"/>
        <w:jc w:val="both"/>
        <w:rPr>
          <w:del w:id="8118" w:author="Rachel Shipsey" w:date="2025-06-11T14:17:00Z"/>
          <w:moveTo w:id="8119" w:author="Rachel Shipsey" w:date="2025-06-09T09:49:00Z"/>
          <w:rFonts w:cs="Arial"/>
        </w:rPr>
        <w:pPrChange w:id="8120" w:author="Rachel Shipsey" w:date="2025-06-23T15:41:00Z">
          <w:pPr>
            <w:spacing w:after="0" w:line="276" w:lineRule="auto"/>
            <w:jc w:val="both"/>
          </w:pPr>
        </w:pPrChange>
      </w:pPr>
      <w:moveTo w:id="8121" w:author="Rachel Shipsey" w:date="2025-06-09T09:49:00Z">
        <w:del w:id="8122" w:author="Rachel Shipsey" w:date="2025-06-11T14:17:00Z">
          <w:r w:rsidRPr="00DC2FFF" w:rsidDel="00E55AFE">
            <w:rPr>
              <w:rFonts w:cs="Arial"/>
            </w:rPr>
            <w:delText>Below is an outline of considerations that should be made in planning for and implementing the actual census enumeration, it is not exhaustive but has been aimed at by several countries:</w:delText>
          </w:r>
        </w:del>
      </w:moveTo>
    </w:p>
    <w:p w14:paraId="1D7EE6A4" w14:textId="2D1BB445" w:rsidR="009E332B" w:rsidRPr="000771B7" w:rsidDel="005C0619" w:rsidRDefault="00093EB0">
      <w:pPr>
        <w:pStyle w:val="ListParagraph"/>
        <w:spacing w:after="0" w:line="276" w:lineRule="auto"/>
        <w:jc w:val="both"/>
        <w:rPr>
          <w:del w:id="8123" w:author="Rachel Shipsey" w:date="2025-06-11T15:00:00Z"/>
          <w:moveTo w:id="8124" w:author="Rachel Shipsey" w:date="2025-06-09T09:49:00Z"/>
          <w:rFonts w:cs="Arial"/>
        </w:rPr>
        <w:pPrChange w:id="8125" w:author="Rachel Shipsey" w:date="2025-06-23T15:41:00Z">
          <w:pPr>
            <w:pStyle w:val="ListParagraph"/>
            <w:numPr>
              <w:numId w:val="86"/>
            </w:numPr>
            <w:spacing w:after="0" w:line="276" w:lineRule="auto"/>
            <w:ind w:left="360" w:hanging="360"/>
            <w:jc w:val="both"/>
          </w:pPr>
        </w:pPrChange>
      </w:pPr>
      <w:moveTo w:id="8126" w:author="Rachel Shipsey" w:date="2025-06-09T09:49:00Z">
        <w:del w:id="8127" w:author="Rachel Shipsey" w:date="2025-06-23T15:21:00Z">
          <w:r w:rsidRPr="000771B7" w:rsidDel="008D26A9">
            <w:rPr>
              <w:rFonts w:cs="Arial"/>
            </w:rPr>
            <w:delText>Countries should develop appropriate enumeration procedures that will ensure that full coverage of the population is attained, within the predetermined budget and set timelines as well as maximiz</w:delText>
          </w:r>
        </w:del>
        <w:del w:id="8128" w:author="Rachel Shipsey" w:date="2025-06-11T14:22:00Z">
          <w:r w:rsidRPr="000771B7" w:rsidDel="006D13B0">
            <w:rPr>
              <w:rFonts w:cs="Arial"/>
            </w:rPr>
            <w:delText>e</w:delText>
          </w:r>
        </w:del>
        <w:del w:id="8129" w:author="Rachel Shipsey" w:date="2025-06-23T15:21:00Z">
          <w:r w:rsidRPr="000771B7" w:rsidDel="008D26A9">
            <w:rPr>
              <w:rFonts w:cs="Arial"/>
            </w:rPr>
            <w:delText xml:space="preserve"> efficiency and cost-effectiveness. </w:delText>
          </w:r>
        </w:del>
      </w:moveTo>
    </w:p>
    <w:p w14:paraId="1D9A4095" w14:textId="1E8DAE90" w:rsidR="00093EB0" w:rsidRPr="00603E63" w:rsidDel="00024E04" w:rsidRDefault="00093EB0">
      <w:pPr>
        <w:pStyle w:val="ListParagraph"/>
        <w:spacing w:after="0" w:line="276" w:lineRule="auto"/>
        <w:jc w:val="both"/>
        <w:rPr>
          <w:del w:id="8130" w:author="Rachel Shipsey" w:date="2025-06-11T14:52:00Z"/>
          <w:moveTo w:id="8131" w:author="Rachel Shipsey" w:date="2025-06-09T09:49:00Z"/>
          <w:rFonts w:cs="Arial"/>
          <w:color w:val="FF0000"/>
          <w:rPrChange w:id="8132" w:author="Rachel Shipsey" w:date="2025-06-11T14:42:00Z">
            <w:rPr>
              <w:del w:id="8133" w:author="Rachel Shipsey" w:date="2025-06-11T14:52:00Z"/>
              <w:moveTo w:id="8134" w:author="Rachel Shipsey" w:date="2025-06-09T09:49:00Z"/>
            </w:rPr>
          </w:rPrChange>
        </w:rPr>
        <w:pPrChange w:id="8135" w:author="Rachel Shipsey" w:date="2025-06-23T15:41:00Z">
          <w:pPr>
            <w:pStyle w:val="ListParagraph"/>
            <w:numPr>
              <w:numId w:val="86"/>
            </w:numPr>
            <w:spacing w:after="0" w:line="276" w:lineRule="auto"/>
            <w:ind w:left="360" w:hanging="360"/>
            <w:jc w:val="both"/>
          </w:pPr>
        </w:pPrChange>
      </w:pPr>
      <w:moveTo w:id="8136" w:author="Rachel Shipsey" w:date="2025-06-09T09:49:00Z">
        <w:del w:id="8137" w:author="Rachel Shipsey" w:date="2025-06-11T14:52:00Z">
          <w:r w:rsidRPr="00603E63" w:rsidDel="00024E04">
            <w:rPr>
              <w:rFonts w:cs="Arial"/>
              <w:color w:val="FF0000"/>
              <w:rPrChange w:id="8138" w:author="Rachel Shipsey" w:date="2025-06-11T14:42:00Z">
                <w:rPr/>
              </w:rPrChange>
            </w:rPr>
            <w:delText xml:space="preserve">The census enumeration should aim to achieve the highest response rates and good data quality, </w:delText>
          </w:r>
        </w:del>
      </w:moveTo>
    </w:p>
    <w:p w14:paraId="41AC558B" w14:textId="3C6E982A" w:rsidR="00093EB0" w:rsidRPr="00603E63" w:rsidDel="00024E04" w:rsidRDefault="00093EB0">
      <w:pPr>
        <w:pStyle w:val="ListParagraph"/>
        <w:spacing w:after="0" w:line="276" w:lineRule="auto"/>
        <w:jc w:val="both"/>
        <w:rPr>
          <w:del w:id="8139" w:author="Rachel Shipsey" w:date="2025-06-11T14:52:00Z"/>
          <w:moveTo w:id="8140" w:author="Rachel Shipsey" w:date="2025-06-09T09:49:00Z"/>
          <w:rFonts w:cs="Arial"/>
          <w:color w:val="FF0000"/>
          <w:rPrChange w:id="8141" w:author="Rachel Shipsey" w:date="2025-06-11T14:42:00Z">
            <w:rPr>
              <w:del w:id="8142" w:author="Rachel Shipsey" w:date="2025-06-11T14:52:00Z"/>
              <w:moveTo w:id="8143" w:author="Rachel Shipsey" w:date="2025-06-09T09:49:00Z"/>
              <w:rFonts w:cs="Arial"/>
            </w:rPr>
          </w:rPrChange>
        </w:rPr>
        <w:pPrChange w:id="8144" w:author="Rachel Shipsey" w:date="2025-06-23T15:41:00Z">
          <w:pPr>
            <w:pStyle w:val="ListParagraph"/>
            <w:numPr>
              <w:ilvl w:val="1"/>
              <w:numId w:val="86"/>
            </w:numPr>
            <w:spacing w:after="0" w:line="276" w:lineRule="auto"/>
            <w:ind w:left="1080" w:hanging="360"/>
            <w:jc w:val="both"/>
          </w:pPr>
        </w:pPrChange>
      </w:pPr>
      <w:moveTo w:id="8145" w:author="Rachel Shipsey" w:date="2025-06-09T09:49:00Z">
        <w:del w:id="8146" w:author="Rachel Shipsey" w:date="2025-06-11T14:52:00Z">
          <w:r w:rsidRPr="00603E63" w:rsidDel="00024E04">
            <w:rPr>
              <w:rFonts w:cs="Arial"/>
              <w:color w:val="FF0000"/>
              <w:rPrChange w:id="8147" w:author="Rachel Shipsey" w:date="2025-06-11T14:42:00Z">
                <w:rPr>
                  <w:rFonts w:cs="Arial"/>
                </w:rPr>
              </w:rPrChange>
            </w:rPr>
            <w:delText xml:space="preserve">A good publicity campaign should continue during the enumeration phase. This should emphasize the benefit of the census to the community and how confidentiality and privacy will be ensured. Ensure local leaders are involved in the enumeration and that they cooperate with the NSO to assist in community acceptance of the census. See more on </w:delText>
          </w:r>
          <w:r w:rsidRPr="00603E63" w:rsidDel="00024E04">
            <w:rPr>
              <w:color w:val="FF0000"/>
              <w:rPrChange w:id="8148" w:author="Rachel Shipsey" w:date="2025-06-11T14:42:00Z">
                <w:rPr/>
              </w:rPrChange>
            </w:rPr>
            <w:fldChar w:fldCharType="begin"/>
          </w:r>
          <w:r w:rsidRPr="00603E63" w:rsidDel="00024E04">
            <w:rPr>
              <w:color w:val="FF0000"/>
              <w:rPrChange w:id="8149" w:author="Rachel Shipsey" w:date="2025-06-11T14:42:00Z">
                <w:rPr/>
              </w:rPrChange>
            </w:rPr>
            <w:delInstrText>HYPERLINK \l "_8.2_Publicity_and"</w:delInstrText>
          </w:r>
        </w:del>
      </w:moveTo>
      <w:ins w:id="8150" w:author="Rachel Shipsey" w:date="2025-06-09T09:49:00Z">
        <w:del w:id="8151" w:author="Rachel Shipsey" w:date="2025-06-11T14:52:00Z">
          <w:r w:rsidRPr="00603E63" w:rsidDel="00024E04">
            <w:rPr>
              <w:color w:val="FF0000"/>
              <w:rPrChange w:id="8152" w:author="Rachel Shipsey" w:date="2025-06-11T14:42:00Z">
                <w:rPr>
                  <w:color w:val="FF0000"/>
                </w:rPr>
              </w:rPrChange>
            </w:rPr>
          </w:r>
        </w:del>
      </w:ins>
      <w:moveTo w:id="8153" w:author="Rachel Shipsey" w:date="2025-06-09T09:49:00Z">
        <w:del w:id="8154" w:author="Rachel Shipsey" w:date="2025-06-11T14:52:00Z">
          <w:r w:rsidRPr="00603E63" w:rsidDel="00024E04">
            <w:rPr>
              <w:color w:val="FF0000"/>
              <w:rPrChange w:id="8155" w:author="Rachel Shipsey" w:date="2025-06-11T14:42:00Z">
                <w:rPr>
                  <w:rStyle w:val="Hyperlink"/>
                  <w:rFonts w:cs="Arial"/>
                </w:rPr>
              </w:rPrChange>
            </w:rPr>
            <w:fldChar w:fldCharType="separate"/>
          </w:r>
          <w:r w:rsidRPr="00603E63" w:rsidDel="00024E04">
            <w:rPr>
              <w:rStyle w:val="Hyperlink"/>
              <w:rFonts w:cs="Arial"/>
              <w:color w:val="FF0000"/>
              <w:rPrChange w:id="8156" w:author="Rachel Shipsey" w:date="2025-06-11T14:42:00Z">
                <w:rPr>
                  <w:rStyle w:val="Hyperlink"/>
                  <w:rFonts w:cs="Arial"/>
                </w:rPr>
              </w:rPrChange>
            </w:rPr>
            <w:delText>publicity</w:delText>
          </w:r>
          <w:r w:rsidRPr="00603E63" w:rsidDel="00024E04">
            <w:rPr>
              <w:rStyle w:val="Hyperlink"/>
              <w:rFonts w:cs="Arial"/>
              <w:color w:val="FF0000"/>
              <w:rPrChange w:id="8157" w:author="Rachel Shipsey" w:date="2025-06-11T14:42:00Z">
                <w:rPr>
                  <w:rStyle w:val="Hyperlink"/>
                  <w:rFonts w:cs="Arial"/>
                </w:rPr>
              </w:rPrChange>
            </w:rPr>
            <w:fldChar w:fldCharType="end"/>
          </w:r>
          <w:r w:rsidRPr="00603E63" w:rsidDel="00024E04">
            <w:rPr>
              <w:rFonts w:cs="Arial"/>
              <w:color w:val="FF0000"/>
              <w:rPrChange w:id="8158" w:author="Rachel Shipsey" w:date="2025-06-11T14:42:00Z">
                <w:rPr>
                  <w:rFonts w:cs="Arial"/>
                </w:rPr>
              </w:rPrChange>
            </w:rPr>
            <w:delText>.</w:delText>
          </w:r>
        </w:del>
      </w:moveTo>
    </w:p>
    <w:p w14:paraId="0B5A7EEE" w14:textId="4B6D8449" w:rsidR="00093EB0" w:rsidRPr="00506A2C" w:rsidDel="00024E04" w:rsidRDefault="00093EB0">
      <w:pPr>
        <w:pStyle w:val="ListParagraph"/>
        <w:spacing w:after="0" w:line="276" w:lineRule="auto"/>
        <w:jc w:val="both"/>
        <w:rPr>
          <w:del w:id="8159" w:author="Rachel Shipsey" w:date="2025-06-11T14:52:00Z"/>
          <w:moveTo w:id="8160" w:author="Rachel Shipsey" w:date="2025-06-09T09:49:00Z"/>
          <w:rFonts w:cs="Arial"/>
          <w:color w:val="FF0000"/>
          <w:rPrChange w:id="8161" w:author="Rachel Shipsey" w:date="2025-06-11T14:45:00Z">
            <w:rPr>
              <w:del w:id="8162" w:author="Rachel Shipsey" w:date="2025-06-11T14:52:00Z"/>
              <w:moveTo w:id="8163" w:author="Rachel Shipsey" w:date="2025-06-09T09:49:00Z"/>
              <w:rFonts w:cs="Arial"/>
            </w:rPr>
          </w:rPrChange>
        </w:rPr>
        <w:pPrChange w:id="8164" w:author="Rachel Shipsey" w:date="2025-06-23T15:41:00Z">
          <w:pPr>
            <w:pStyle w:val="ListParagraph"/>
            <w:numPr>
              <w:ilvl w:val="1"/>
              <w:numId w:val="86"/>
            </w:numPr>
            <w:spacing w:after="0" w:line="276" w:lineRule="auto"/>
            <w:ind w:left="1080" w:hanging="360"/>
            <w:jc w:val="both"/>
          </w:pPr>
        </w:pPrChange>
      </w:pPr>
      <w:moveTo w:id="8165" w:author="Rachel Shipsey" w:date="2025-06-09T09:49:00Z">
        <w:del w:id="8166" w:author="Rachel Shipsey" w:date="2025-06-11T14:52:00Z">
          <w:r w:rsidRPr="00506A2C" w:rsidDel="00024E04">
            <w:rPr>
              <w:rFonts w:cs="Arial"/>
              <w:color w:val="FF0000"/>
              <w:rPrChange w:id="8167" w:author="Rachel Shipsey" w:date="2025-06-11T14:45:00Z">
                <w:rPr>
                  <w:rFonts w:cs="Arial"/>
                </w:rPr>
              </w:rPrChange>
            </w:rPr>
            <w:delText xml:space="preserve">Use dashboards for effective real-time monitoring of the data collections process, and of the quality of the data being collected. This will require effective HQ/coordinator/supervisor/field-staff working arrangements. See also </w:delText>
          </w:r>
          <w:r w:rsidRPr="00506A2C" w:rsidDel="00024E04">
            <w:rPr>
              <w:color w:val="FF0000"/>
              <w:rPrChange w:id="8168" w:author="Rachel Shipsey" w:date="2025-06-11T14:45:00Z">
                <w:rPr/>
              </w:rPrChange>
            </w:rPr>
            <w:fldChar w:fldCharType="begin"/>
          </w:r>
          <w:r w:rsidRPr="00506A2C" w:rsidDel="00024E04">
            <w:rPr>
              <w:color w:val="FF0000"/>
              <w:rPrChange w:id="8169" w:author="Rachel Shipsey" w:date="2025-06-11T14:45:00Z">
                <w:rPr/>
              </w:rPrChange>
            </w:rPr>
            <w:delInstrText>HYPERLINK \l "_9.2.2_Census_and"</w:delInstrText>
          </w:r>
        </w:del>
      </w:moveTo>
      <w:ins w:id="8170" w:author="Rachel Shipsey" w:date="2025-06-09T09:49:00Z">
        <w:del w:id="8171" w:author="Rachel Shipsey" w:date="2025-06-11T14:52:00Z">
          <w:r w:rsidRPr="00506A2C" w:rsidDel="00024E04">
            <w:rPr>
              <w:color w:val="FF0000"/>
              <w:rPrChange w:id="8172" w:author="Rachel Shipsey" w:date="2025-06-11T14:45:00Z">
                <w:rPr>
                  <w:color w:val="FF0000"/>
                </w:rPr>
              </w:rPrChange>
            </w:rPr>
          </w:r>
        </w:del>
      </w:ins>
      <w:moveTo w:id="8173" w:author="Rachel Shipsey" w:date="2025-06-09T09:49:00Z">
        <w:del w:id="8174" w:author="Rachel Shipsey" w:date="2025-06-11T14:52:00Z">
          <w:r w:rsidRPr="00506A2C" w:rsidDel="00024E04">
            <w:rPr>
              <w:color w:val="FF0000"/>
              <w:rPrChange w:id="8175" w:author="Rachel Shipsey" w:date="2025-06-11T14:45:00Z">
                <w:rPr>
                  <w:rStyle w:val="Hyperlink"/>
                  <w:rFonts w:cs="Arial"/>
                </w:rPr>
              </w:rPrChange>
            </w:rPr>
            <w:fldChar w:fldCharType="separate"/>
          </w:r>
          <w:r w:rsidRPr="00506A2C" w:rsidDel="00024E04">
            <w:rPr>
              <w:rStyle w:val="Hyperlink"/>
              <w:rFonts w:cs="Arial"/>
              <w:color w:val="FF0000"/>
              <w:rPrChange w:id="8176" w:author="Rachel Shipsey" w:date="2025-06-11T14:45:00Z">
                <w:rPr>
                  <w:rStyle w:val="Hyperlink"/>
                  <w:rFonts w:cs="Arial"/>
                </w:rPr>
              </w:rPrChange>
            </w:rPr>
            <w:delText>dashboards</w:delText>
          </w:r>
          <w:r w:rsidRPr="00506A2C" w:rsidDel="00024E04">
            <w:rPr>
              <w:rStyle w:val="Hyperlink"/>
              <w:rFonts w:cs="Arial"/>
              <w:color w:val="FF0000"/>
              <w:rPrChange w:id="8177" w:author="Rachel Shipsey" w:date="2025-06-11T14:45:00Z">
                <w:rPr>
                  <w:rStyle w:val="Hyperlink"/>
                  <w:rFonts w:cs="Arial"/>
                </w:rPr>
              </w:rPrChange>
            </w:rPr>
            <w:fldChar w:fldCharType="end"/>
          </w:r>
          <w:r w:rsidRPr="00506A2C" w:rsidDel="00024E04">
            <w:rPr>
              <w:rFonts w:cs="Arial"/>
              <w:color w:val="FF0000"/>
              <w:rPrChange w:id="8178" w:author="Rachel Shipsey" w:date="2025-06-11T14:45:00Z">
                <w:rPr>
                  <w:rFonts w:cs="Arial"/>
                </w:rPr>
              </w:rPrChange>
            </w:rPr>
            <w:delText xml:space="preserve"> and data quality monitoring.   To include hyperlink to sections on dashboard and </w:delText>
          </w:r>
          <w:r w:rsidRPr="00506A2C" w:rsidDel="00024E04">
            <w:rPr>
              <w:color w:val="FF0000"/>
              <w:rPrChange w:id="8179" w:author="Rachel Shipsey" w:date="2025-06-11T14:45:00Z">
                <w:rPr/>
              </w:rPrChange>
            </w:rPr>
            <w:fldChar w:fldCharType="begin"/>
          </w:r>
          <w:r w:rsidRPr="00506A2C" w:rsidDel="00024E04">
            <w:rPr>
              <w:color w:val="FF0000"/>
              <w:rPrChange w:id="8180" w:author="Rachel Shipsey" w:date="2025-06-11T14:45:00Z">
                <w:rPr/>
              </w:rPrChange>
            </w:rPr>
            <w:delInstrText>HYPERLINK \l "_10.4_Data_quality"</w:delInstrText>
          </w:r>
        </w:del>
      </w:moveTo>
      <w:ins w:id="8181" w:author="Rachel Shipsey" w:date="2025-06-09T09:49:00Z">
        <w:del w:id="8182" w:author="Rachel Shipsey" w:date="2025-06-11T14:52:00Z">
          <w:r w:rsidRPr="00506A2C" w:rsidDel="00024E04">
            <w:rPr>
              <w:color w:val="FF0000"/>
              <w:rPrChange w:id="8183" w:author="Rachel Shipsey" w:date="2025-06-11T14:45:00Z">
                <w:rPr>
                  <w:color w:val="FF0000"/>
                </w:rPr>
              </w:rPrChange>
            </w:rPr>
          </w:r>
        </w:del>
      </w:ins>
      <w:moveTo w:id="8184" w:author="Rachel Shipsey" w:date="2025-06-09T09:49:00Z">
        <w:del w:id="8185" w:author="Rachel Shipsey" w:date="2025-06-11T14:52:00Z">
          <w:r w:rsidRPr="00506A2C" w:rsidDel="00024E04">
            <w:rPr>
              <w:color w:val="FF0000"/>
              <w:rPrChange w:id="8186" w:author="Rachel Shipsey" w:date="2025-06-11T14:45:00Z">
                <w:rPr>
                  <w:rStyle w:val="Hyperlink"/>
                  <w:rFonts w:cs="Arial"/>
                </w:rPr>
              </w:rPrChange>
            </w:rPr>
            <w:fldChar w:fldCharType="separate"/>
          </w:r>
          <w:r w:rsidRPr="00506A2C" w:rsidDel="00024E04">
            <w:rPr>
              <w:rStyle w:val="Hyperlink"/>
              <w:rFonts w:cs="Arial"/>
              <w:color w:val="FF0000"/>
              <w:rPrChange w:id="8187" w:author="Rachel Shipsey" w:date="2025-06-11T14:45:00Z">
                <w:rPr>
                  <w:rStyle w:val="Hyperlink"/>
                  <w:rFonts w:cs="Arial"/>
                </w:rPr>
              </w:rPrChange>
            </w:rPr>
            <w:delText>data quality monitoring</w:delText>
          </w:r>
          <w:r w:rsidRPr="00506A2C" w:rsidDel="00024E04">
            <w:rPr>
              <w:rStyle w:val="Hyperlink"/>
              <w:rFonts w:cs="Arial"/>
              <w:color w:val="FF0000"/>
              <w:rPrChange w:id="8188" w:author="Rachel Shipsey" w:date="2025-06-11T14:45:00Z">
                <w:rPr>
                  <w:rStyle w:val="Hyperlink"/>
                  <w:rFonts w:cs="Arial"/>
                </w:rPr>
              </w:rPrChange>
            </w:rPr>
            <w:fldChar w:fldCharType="end"/>
          </w:r>
          <w:r w:rsidRPr="00506A2C" w:rsidDel="00024E04">
            <w:rPr>
              <w:rFonts w:cs="Arial"/>
              <w:color w:val="FF0000"/>
              <w:rPrChange w:id="8189" w:author="Rachel Shipsey" w:date="2025-06-11T14:45:00Z">
                <w:rPr>
                  <w:rFonts w:cs="Arial"/>
                </w:rPr>
              </w:rPrChange>
            </w:rPr>
            <w:delText xml:space="preserve">. </w:delText>
          </w:r>
        </w:del>
      </w:moveTo>
    </w:p>
    <w:p w14:paraId="29C4243D" w14:textId="58CDB671" w:rsidR="00093EB0" w:rsidRPr="00DC2FFF" w:rsidDel="00024E04" w:rsidRDefault="00093EB0">
      <w:pPr>
        <w:pStyle w:val="ListParagraph"/>
        <w:spacing w:after="0" w:line="276" w:lineRule="auto"/>
        <w:jc w:val="both"/>
        <w:rPr>
          <w:del w:id="8190" w:author="Rachel Shipsey" w:date="2025-06-11T14:52:00Z"/>
          <w:moveTo w:id="8191" w:author="Rachel Shipsey" w:date="2025-06-09T09:49:00Z"/>
          <w:rFonts w:eastAsia="Arial" w:cs="Arial"/>
        </w:rPr>
        <w:pPrChange w:id="8192" w:author="Rachel Shipsey" w:date="2025-06-23T15:41:00Z">
          <w:pPr>
            <w:pStyle w:val="ListParagraph"/>
            <w:numPr>
              <w:numId w:val="86"/>
            </w:numPr>
            <w:spacing w:after="0" w:line="276" w:lineRule="auto"/>
            <w:ind w:left="360" w:hanging="360"/>
            <w:jc w:val="both"/>
          </w:pPr>
        </w:pPrChange>
      </w:pPr>
      <w:moveTo w:id="8193" w:author="Rachel Shipsey" w:date="2025-06-09T09:49:00Z">
        <w:del w:id="8194" w:author="Rachel Shipsey" w:date="2025-06-11T14:52:00Z">
          <w:r w:rsidRPr="002265BA" w:rsidDel="00024E04">
            <w:rPr>
              <w:rFonts w:eastAsia="Arial" w:cs="Arial"/>
              <w:color w:val="FF0000"/>
              <w:rPrChange w:id="8195" w:author="Rachel Shipsey" w:date="2025-06-11T14:27:00Z">
                <w:rPr>
                  <w:rFonts w:eastAsia="Arial" w:cs="Arial"/>
                </w:rPr>
              </w:rPrChange>
            </w:rPr>
            <w:delText>Take steps to ensure the safety of the enumerators and their data collection gadgets</w:delText>
          </w:r>
          <w:r w:rsidRPr="70E65BEE" w:rsidDel="00024E04">
            <w:rPr>
              <w:rFonts w:eastAsia="Arial" w:cs="Arial"/>
            </w:rPr>
            <w:delText>.</w:delText>
          </w:r>
        </w:del>
      </w:moveTo>
    </w:p>
    <w:p w14:paraId="64AEFF57" w14:textId="4378C45A" w:rsidR="00093EB0" w:rsidRPr="00DC7757" w:rsidDel="00024E04" w:rsidRDefault="00093EB0">
      <w:pPr>
        <w:pStyle w:val="ListParagraph"/>
        <w:spacing w:after="0" w:line="276" w:lineRule="auto"/>
        <w:jc w:val="both"/>
        <w:rPr>
          <w:del w:id="8196" w:author="Rachel Shipsey" w:date="2025-06-11T14:52:00Z"/>
          <w:moveTo w:id="8197" w:author="Rachel Shipsey" w:date="2025-06-09T09:49:00Z"/>
          <w:rFonts w:eastAsia="Arial" w:cs="Arial"/>
          <w:color w:val="FF0000"/>
          <w:rPrChange w:id="8198" w:author="Rachel Shipsey" w:date="2025-06-11T14:49:00Z">
            <w:rPr>
              <w:del w:id="8199" w:author="Rachel Shipsey" w:date="2025-06-11T14:52:00Z"/>
              <w:moveTo w:id="8200" w:author="Rachel Shipsey" w:date="2025-06-09T09:49:00Z"/>
              <w:rFonts w:eastAsia="Arial" w:cs="Arial"/>
            </w:rPr>
          </w:rPrChange>
        </w:rPr>
        <w:pPrChange w:id="8201" w:author="Rachel Shipsey" w:date="2025-06-23T15:41:00Z">
          <w:pPr>
            <w:pStyle w:val="ListParagraph"/>
            <w:numPr>
              <w:numId w:val="86"/>
            </w:numPr>
            <w:spacing w:after="0" w:line="276" w:lineRule="auto"/>
            <w:ind w:left="360" w:hanging="360"/>
            <w:jc w:val="both"/>
          </w:pPr>
        </w:pPrChange>
      </w:pPr>
      <w:moveTo w:id="8202" w:author="Rachel Shipsey" w:date="2025-06-09T09:49:00Z">
        <w:del w:id="8203" w:author="Rachel Shipsey" w:date="2025-06-11T14:52:00Z">
          <w:r w:rsidRPr="00DC7757" w:rsidDel="00024E04">
            <w:rPr>
              <w:rFonts w:eastAsia="Arial" w:cs="Arial"/>
              <w:color w:val="FF0000"/>
              <w:rPrChange w:id="8204" w:author="Rachel Shipsey" w:date="2025-06-11T14:49:00Z">
                <w:rPr>
                  <w:rFonts w:eastAsia="Arial" w:cs="Arial"/>
                </w:rPr>
              </w:rPrChange>
            </w:rPr>
            <w:delText xml:space="preserve">Good training and guidelines for the enumerators are essential so that the data gathered is consistent and of a high quality. See also </w:delText>
          </w:r>
          <w:r w:rsidRPr="00DC7757" w:rsidDel="00024E04">
            <w:rPr>
              <w:color w:val="FF0000"/>
              <w:rPrChange w:id="8205" w:author="Rachel Shipsey" w:date="2025-06-11T14:49:00Z">
                <w:rPr/>
              </w:rPrChange>
            </w:rPr>
            <w:fldChar w:fldCharType="begin"/>
          </w:r>
          <w:r w:rsidRPr="00DC7757" w:rsidDel="00024E04">
            <w:rPr>
              <w:color w:val="FF0000"/>
              <w:rPrChange w:id="8206" w:author="Rachel Shipsey" w:date="2025-06-11T14:49:00Z">
                <w:rPr/>
              </w:rPrChange>
            </w:rPr>
            <w:delInstrText>HYPERLINK \l "_6.2_Training"</w:delInstrText>
          </w:r>
        </w:del>
      </w:moveTo>
      <w:ins w:id="8207" w:author="Rachel Shipsey" w:date="2025-06-09T09:49:00Z">
        <w:del w:id="8208" w:author="Rachel Shipsey" w:date="2025-06-11T14:52:00Z">
          <w:r w:rsidRPr="00DC7757" w:rsidDel="00024E04">
            <w:rPr>
              <w:color w:val="FF0000"/>
              <w:rPrChange w:id="8209" w:author="Rachel Shipsey" w:date="2025-06-11T14:49:00Z">
                <w:rPr>
                  <w:color w:val="FF0000"/>
                </w:rPr>
              </w:rPrChange>
            </w:rPr>
          </w:r>
        </w:del>
      </w:ins>
      <w:moveTo w:id="8210" w:author="Rachel Shipsey" w:date="2025-06-09T09:49:00Z">
        <w:del w:id="8211" w:author="Rachel Shipsey" w:date="2025-06-11T14:52:00Z">
          <w:r w:rsidRPr="00DC7757" w:rsidDel="00024E04">
            <w:rPr>
              <w:color w:val="FF0000"/>
              <w:rPrChange w:id="8212" w:author="Rachel Shipsey" w:date="2025-06-11T14:49:00Z">
                <w:rPr>
                  <w:rStyle w:val="Hyperlink"/>
                  <w:rFonts w:eastAsia="Arial" w:cs="Arial"/>
                </w:rPr>
              </w:rPrChange>
            </w:rPr>
            <w:fldChar w:fldCharType="separate"/>
          </w:r>
          <w:r w:rsidRPr="00DC7757" w:rsidDel="00024E04">
            <w:rPr>
              <w:rStyle w:val="Hyperlink"/>
              <w:rFonts w:eastAsia="Arial" w:cs="Arial"/>
              <w:color w:val="FF0000"/>
              <w:rPrChange w:id="8213" w:author="Rachel Shipsey" w:date="2025-06-11T14:49:00Z">
                <w:rPr>
                  <w:rStyle w:val="Hyperlink"/>
                  <w:rFonts w:eastAsia="Arial" w:cs="Arial"/>
                </w:rPr>
              </w:rPrChange>
            </w:rPr>
            <w:delText>training</w:delText>
          </w:r>
          <w:r w:rsidRPr="00DC7757" w:rsidDel="00024E04">
            <w:rPr>
              <w:rStyle w:val="Hyperlink"/>
              <w:rFonts w:eastAsia="Arial" w:cs="Arial"/>
              <w:color w:val="FF0000"/>
              <w:rPrChange w:id="8214" w:author="Rachel Shipsey" w:date="2025-06-11T14:49:00Z">
                <w:rPr>
                  <w:rStyle w:val="Hyperlink"/>
                  <w:rFonts w:eastAsia="Arial" w:cs="Arial"/>
                </w:rPr>
              </w:rPrChange>
            </w:rPr>
            <w:fldChar w:fldCharType="end"/>
          </w:r>
          <w:r w:rsidRPr="00DC7757" w:rsidDel="00024E04">
            <w:rPr>
              <w:rFonts w:eastAsia="Arial" w:cs="Arial"/>
              <w:color w:val="FF0000"/>
              <w:rPrChange w:id="8215" w:author="Rachel Shipsey" w:date="2025-06-11T14:49:00Z">
                <w:rPr>
                  <w:rFonts w:eastAsia="Arial" w:cs="Arial"/>
                </w:rPr>
              </w:rPrChange>
            </w:rPr>
            <w:delText xml:space="preserve">. In particular: </w:delText>
          </w:r>
        </w:del>
      </w:moveTo>
    </w:p>
    <w:p w14:paraId="28869BE0" w14:textId="3AE14C36" w:rsidR="00093EB0" w:rsidRPr="00DC7757" w:rsidDel="00024E04" w:rsidRDefault="00093EB0">
      <w:pPr>
        <w:pStyle w:val="ListParagraph"/>
        <w:spacing w:after="0" w:line="276" w:lineRule="auto"/>
        <w:jc w:val="both"/>
        <w:rPr>
          <w:del w:id="8216" w:author="Rachel Shipsey" w:date="2025-06-11T14:52:00Z"/>
          <w:moveTo w:id="8217" w:author="Rachel Shipsey" w:date="2025-06-09T09:49:00Z"/>
          <w:rFonts w:eastAsia="Arial" w:cs="Arial"/>
          <w:color w:val="FF0000"/>
          <w:rPrChange w:id="8218" w:author="Rachel Shipsey" w:date="2025-06-11T14:49:00Z">
            <w:rPr>
              <w:del w:id="8219" w:author="Rachel Shipsey" w:date="2025-06-11T14:52:00Z"/>
              <w:moveTo w:id="8220" w:author="Rachel Shipsey" w:date="2025-06-09T09:49:00Z"/>
              <w:rFonts w:eastAsia="Arial" w:cs="Arial"/>
            </w:rPr>
          </w:rPrChange>
        </w:rPr>
        <w:pPrChange w:id="8221" w:author="Rachel Shipsey" w:date="2025-06-23T15:41:00Z">
          <w:pPr>
            <w:pStyle w:val="ListParagraph"/>
            <w:numPr>
              <w:ilvl w:val="1"/>
              <w:numId w:val="86"/>
            </w:numPr>
            <w:ind w:left="1080" w:hanging="360"/>
            <w:jc w:val="both"/>
          </w:pPr>
        </w:pPrChange>
      </w:pPr>
      <w:moveTo w:id="8222" w:author="Rachel Shipsey" w:date="2025-06-09T09:49:00Z">
        <w:del w:id="8223" w:author="Rachel Shipsey" w:date="2025-06-11T14:52:00Z">
          <w:r w:rsidRPr="00DC7757" w:rsidDel="00024E04">
            <w:rPr>
              <w:rFonts w:eastAsia="Arial" w:cs="Arial"/>
              <w:color w:val="FF0000"/>
              <w:rPrChange w:id="8224" w:author="Rachel Shipsey" w:date="2025-06-11T14:49:00Z">
                <w:rPr>
                  <w:rFonts w:eastAsia="Arial" w:cs="Arial"/>
                </w:rPr>
              </w:rPrChange>
            </w:rPr>
            <w:delText xml:space="preserve">The enumeration procedures should give a clear description of the place of enumeration – this can be the place where the person is present or the place of usual residence. There should be clear instructions to the enumerators about all possible cases that may create confusion when identifying the place of enumeration. This is to ensure that every individual has only one place of enumeration and thus avoid double counting.  </w:delText>
          </w:r>
        </w:del>
      </w:moveTo>
    </w:p>
    <w:p w14:paraId="7618F29F" w14:textId="77777777" w:rsidR="00093EB0" w:rsidRPr="00DC7757" w:rsidDel="00024E04" w:rsidRDefault="00093EB0">
      <w:pPr>
        <w:pStyle w:val="ListParagraph"/>
        <w:spacing w:after="0" w:line="276" w:lineRule="auto"/>
        <w:jc w:val="both"/>
        <w:rPr>
          <w:del w:id="8225" w:author="Rachel Shipsey" w:date="2025-06-11T14:52:00Z"/>
          <w:moveTo w:id="8226" w:author="Rachel Shipsey" w:date="2025-06-09T09:49:00Z"/>
          <w:rFonts w:eastAsia="Arial" w:cs="Arial"/>
          <w:color w:val="FF0000"/>
          <w:rPrChange w:id="8227" w:author="Rachel Shipsey" w:date="2025-06-11T14:49:00Z">
            <w:rPr>
              <w:del w:id="8228" w:author="Rachel Shipsey" w:date="2025-06-11T14:52:00Z"/>
              <w:moveTo w:id="8229" w:author="Rachel Shipsey" w:date="2025-06-09T09:49:00Z"/>
              <w:rFonts w:eastAsia="Arial" w:cs="Arial"/>
            </w:rPr>
          </w:rPrChange>
        </w:rPr>
        <w:pPrChange w:id="8230" w:author="Rachel Shipsey" w:date="2025-06-23T15:41:00Z">
          <w:pPr>
            <w:pStyle w:val="ListParagraph"/>
            <w:numPr>
              <w:ilvl w:val="1"/>
              <w:numId w:val="86"/>
            </w:numPr>
            <w:ind w:left="1080" w:hanging="360"/>
            <w:jc w:val="both"/>
          </w:pPr>
        </w:pPrChange>
      </w:pPr>
      <w:moveTo w:id="8231" w:author="Rachel Shipsey" w:date="2025-06-09T09:49:00Z">
        <w:del w:id="8232" w:author="Rachel Shipsey" w:date="2025-06-11T14:52:00Z">
          <w:r w:rsidRPr="00DC7757" w:rsidDel="00024E04">
            <w:rPr>
              <w:rFonts w:eastAsia="Arial" w:cs="Arial"/>
              <w:color w:val="FF0000"/>
              <w:rPrChange w:id="8233" w:author="Rachel Shipsey" w:date="2025-06-11T14:49:00Z">
                <w:rPr>
                  <w:rFonts w:eastAsia="Arial" w:cs="Arial"/>
                </w:rPr>
              </w:rPrChange>
            </w:rPr>
            <w:delText xml:space="preserve">There should be guidelines in place to explain who will be included in or excluded from the enumeration.  </w:delText>
          </w:r>
        </w:del>
      </w:moveTo>
    </w:p>
    <w:p w14:paraId="346E931D" w14:textId="6ADA85DD" w:rsidR="00093EB0" w:rsidDel="00024E04" w:rsidRDefault="00093EB0">
      <w:pPr>
        <w:pStyle w:val="ListParagraph"/>
        <w:spacing w:after="0" w:line="276" w:lineRule="auto"/>
        <w:jc w:val="both"/>
        <w:rPr>
          <w:del w:id="8234" w:author="Rachel Shipsey" w:date="2025-06-11T14:53:00Z"/>
          <w:moveTo w:id="8235" w:author="Rachel Shipsey" w:date="2025-06-09T09:49:00Z"/>
          <w:rFonts w:eastAsia="Arial" w:cs="Arial"/>
        </w:rPr>
        <w:pPrChange w:id="8236" w:author="Rachel Shipsey" w:date="2025-06-23T15:41:00Z">
          <w:pPr>
            <w:pStyle w:val="ListParagraph"/>
            <w:numPr>
              <w:numId w:val="86"/>
            </w:numPr>
            <w:ind w:left="360" w:hanging="360"/>
            <w:jc w:val="both"/>
          </w:pPr>
        </w:pPrChange>
      </w:pPr>
      <w:moveTo w:id="8237" w:author="Rachel Shipsey" w:date="2025-06-09T09:49:00Z">
        <w:del w:id="8238" w:author="Rachel Shipsey" w:date="2025-06-11T14:53:00Z">
          <w:r w:rsidRPr="70E65BEE" w:rsidDel="00024E04">
            <w:rPr>
              <w:rFonts w:eastAsia="Arial" w:cs="Arial"/>
            </w:rPr>
            <w:delText xml:space="preserve">There should be clear criteria and instructions for enumerating special population groups. Where special population groups are identified for special enumeration, there should be specific strategies devised and procedures in place to ensure their inclusion in the census. Such groups include migrants, nomads, defense forces and persons in restricted areas, homeless persons, diplomats etc. as detailed in the census management handbook. See also </w:delText>
          </w:r>
          <w:r w:rsidRPr="70E65BEE" w:rsidDel="00024E04">
            <w:rPr>
              <w:rFonts w:eastAsia="Arial" w:cs="Arial"/>
              <w:highlight w:val="yellow"/>
            </w:rPr>
            <w:delText>special population groups</w:delText>
          </w:r>
          <w:r w:rsidRPr="70E65BEE" w:rsidDel="00024E04">
            <w:rPr>
              <w:rFonts w:eastAsia="Arial" w:cs="Arial"/>
            </w:rPr>
            <w:delText xml:space="preserve">. </w:delText>
          </w:r>
        </w:del>
      </w:moveTo>
    </w:p>
    <w:p w14:paraId="110E85D2" w14:textId="525B60CA" w:rsidR="00093EB0" w:rsidRPr="00B556C0" w:rsidDel="002137BC" w:rsidRDefault="00093EB0">
      <w:pPr>
        <w:pStyle w:val="ListParagraph"/>
        <w:spacing w:after="0" w:line="276" w:lineRule="auto"/>
        <w:jc w:val="both"/>
        <w:rPr>
          <w:del w:id="8239" w:author="Rachel Shipsey" w:date="2025-06-11T14:55:00Z"/>
          <w:moveTo w:id="8240" w:author="Rachel Shipsey" w:date="2025-06-09T09:49:00Z"/>
          <w:rFonts w:eastAsia="Arial" w:cs="Arial"/>
        </w:rPr>
        <w:pPrChange w:id="8241" w:author="Rachel Shipsey" w:date="2025-06-23T15:41:00Z">
          <w:pPr>
            <w:pStyle w:val="ListParagraph"/>
            <w:numPr>
              <w:numId w:val="86"/>
            </w:numPr>
            <w:ind w:left="360" w:hanging="360"/>
            <w:jc w:val="both"/>
          </w:pPr>
        </w:pPrChange>
      </w:pPr>
      <w:moveTo w:id="8242" w:author="Rachel Shipsey" w:date="2025-06-09T09:49:00Z">
        <w:del w:id="8243" w:author="Rachel Shipsey" w:date="2025-06-11T14:55:00Z">
          <w:r w:rsidRPr="7B4121B4" w:rsidDel="002137BC">
            <w:rPr>
              <w:rFonts w:eastAsia="Arial" w:cs="Arial"/>
            </w:rPr>
            <w:delText xml:space="preserve">The enumeration exercise should observe the fundamental principles of official statistics, and specifically should ensure confidentiality of census data among the enumerators. See also </w:delText>
          </w:r>
          <w:r w:rsidRPr="00D5305A" w:rsidDel="002137BC">
            <w:rPr>
              <w:rFonts w:eastAsia="Arial" w:cs="Arial"/>
              <w:highlight w:val="yellow"/>
            </w:rPr>
            <w:delText>security and confidentiality</w:delText>
          </w:r>
          <w:r w:rsidRPr="00B556C0" w:rsidDel="002137BC">
            <w:rPr>
              <w:rFonts w:eastAsia="Arial" w:cs="Arial"/>
            </w:rPr>
            <w:delText xml:space="preserve">. </w:delText>
          </w:r>
        </w:del>
      </w:moveTo>
    </w:p>
    <w:p w14:paraId="75308B4C" w14:textId="76420953" w:rsidR="00093EB0" w:rsidRPr="002F4AE6" w:rsidDel="008D26A9" w:rsidRDefault="00093EB0">
      <w:pPr>
        <w:pStyle w:val="ListParagraph"/>
        <w:spacing w:after="0" w:line="276" w:lineRule="auto"/>
        <w:jc w:val="both"/>
        <w:rPr>
          <w:del w:id="8244" w:author="Rachel Shipsey" w:date="2025-06-23T15:21:00Z"/>
          <w:moveTo w:id="8245" w:author="Rachel Shipsey" w:date="2025-06-09T09:49:00Z"/>
          <w:rFonts w:eastAsia="Arial" w:cs="Arial"/>
        </w:rPr>
        <w:pPrChange w:id="8246" w:author="Rachel Shipsey" w:date="2025-06-23T15:41:00Z">
          <w:pPr>
            <w:pStyle w:val="ListParagraph"/>
            <w:numPr>
              <w:numId w:val="86"/>
            </w:numPr>
            <w:ind w:left="360" w:hanging="360"/>
            <w:jc w:val="both"/>
          </w:pPr>
        </w:pPrChange>
      </w:pPr>
      <w:moveTo w:id="8247" w:author="Rachel Shipsey" w:date="2025-06-09T09:49:00Z">
        <w:del w:id="8248" w:author="Rachel Shipsey" w:date="2025-06-11T15:05:00Z">
          <w:r w:rsidRPr="70E65BEE" w:rsidDel="00800FEC">
            <w:rPr>
              <w:rFonts w:eastAsia="Arial" w:cs="Arial"/>
            </w:rPr>
            <w:delText>There should be a process for</w:delText>
          </w:r>
        </w:del>
        <w:del w:id="8249" w:author="Rachel Shipsey" w:date="2025-06-23T15:21:00Z">
          <w:r w:rsidRPr="70E65BEE" w:rsidDel="008D26A9">
            <w:rPr>
              <w:rFonts w:eastAsia="Arial" w:cs="Arial"/>
            </w:rPr>
            <w:delText xml:space="preserve"> documenting the experiences and lessons learned to inform the next round of census. Any major gaps that occurred in the previous census </w:delText>
          </w:r>
          <w:r w:rsidRPr="002F4AE6" w:rsidDel="008D26A9">
            <w:rPr>
              <w:rFonts w:eastAsia="Arial" w:cs="Arial"/>
            </w:rPr>
            <w:delText xml:space="preserve">enumeration should be addressed to ensure a relatively higher coverage rate. </w:delText>
          </w:r>
        </w:del>
      </w:moveTo>
    </w:p>
    <w:p w14:paraId="05EE1A1E" w14:textId="0481F88C" w:rsidR="00AB4B73" w:rsidRPr="00DE21DB" w:rsidDel="008D26A9" w:rsidRDefault="00AB4B73">
      <w:pPr>
        <w:pStyle w:val="ListParagraph"/>
        <w:spacing w:after="0" w:line="276" w:lineRule="auto"/>
        <w:jc w:val="both"/>
        <w:rPr>
          <w:ins w:id="8250" w:author="Pamela Kakande Nabukhonzo" w:date="2025-06-18T21:09:00Z"/>
          <w:del w:id="8251" w:author="Rachel Shipsey" w:date="2025-06-23T15:21:00Z"/>
          <w:rFonts w:cs="Arial"/>
        </w:rPr>
        <w:pPrChange w:id="8252" w:author="Rachel Shipsey" w:date="2025-06-23T15:41:00Z">
          <w:pPr>
            <w:spacing w:line="276" w:lineRule="auto"/>
            <w:jc w:val="both"/>
          </w:pPr>
        </w:pPrChange>
      </w:pPr>
      <w:commentRangeStart w:id="8253"/>
      <w:ins w:id="8254" w:author="Pamela Kakande Nabukhonzo" w:date="2025-06-18T21:09:00Z">
        <w:del w:id="8255" w:author="Rachel Shipsey" w:date="2025-06-23T15:21:00Z">
          <w:r w:rsidRPr="00DE21DB" w:rsidDel="008D26A9">
            <w:rPr>
              <w:rFonts w:cs="Arial"/>
            </w:rPr>
            <w:delText>The census implementing agencies should put in place the following considerations:</w:delText>
          </w:r>
        </w:del>
      </w:ins>
    </w:p>
    <w:p w14:paraId="1A6C99A9" w14:textId="442B59EB" w:rsidR="00AB4B73" w:rsidRPr="00DE21DB" w:rsidDel="008D26A9" w:rsidRDefault="00AB4B73">
      <w:pPr>
        <w:pStyle w:val="ListParagraph"/>
        <w:spacing w:after="0" w:line="276" w:lineRule="auto"/>
        <w:jc w:val="both"/>
        <w:rPr>
          <w:ins w:id="8256" w:author="Pamela Kakande Nabukhonzo" w:date="2025-06-18T21:09:00Z"/>
          <w:del w:id="8257" w:author="Rachel Shipsey" w:date="2025-06-23T15:21:00Z"/>
          <w:rFonts w:cs="Arial"/>
        </w:rPr>
        <w:pPrChange w:id="8258" w:author="Rachel Shipsey" w:date="2025-06-23T15:41:00Z">
          <w:pPr>
            <w:pStyle w:val="ListParagraph"/>
            <w:numPr>
              <w:numId w:val="52"/>
            </w:numPr>
            <w:spacing w:line="276" w:lineRule="auto"/>
            <w:ind w:left="450" w:hanging="360"/>
            <w:jc w:val="both"/>
          </w:pPr>
        </w:pPrChange>
      </w:pPr>
      <w:ins w:id="8259" w:author="Pamela Kakande Nabukhonzo" w:date="2025-06-18T21:09:00Z">
        <w:del w:id="8260" w:author="Rachel Shipsey" w:date="2025-06-23T15:21:00Z">
          <w:r w:rsidRPr="7B4121B4" w:rsidDel="008D26A9">
            <w:rPr>
              <w:rFonts w:cs="Arial"/>
              <w:b/>
              <w:bCs/>
            </w:rPr>
            <w:delText>Committee formation</w:delText>
          </w:r>
          <w:r w:rsidRPr="7B4121B4" w:rsidDel="008D26A9">
            <w:rPr>
              <w:rFonts w:cs="Arial"/>
            </w:rPr>
            <w:delText xml:space="preserve"> - A census logistics committee to plan and implement all the logistical activities and processes. Census logistics requires timely completion of a census implementation plan and careful linking of the different activities of census phases.</w:delText>
          </w:r>
        </w:del>
      </w:ins>
    </w:p>
    <w:p w14:paraId="534FBB0A" w14:textId="6EF60990" w:rsidR="00AB4B73" w:rsidRPr="00DE21DB" w:rsidDel="008D26A9" w:rsidRDefault="00AB4B73">
      <w:pPr>
        <w:pStyle w:val="ListParagraph"/>
        <w:spacing w:after="0" w:line="276" w:lineRule="auto"/>
        <w:jc w:val="both"/>
        <w:rPr>
          <w:ins w:id="8261" w:author="Pamela Kakande Nabukhonzo" w:date="2025-06-18T21:09:00Z"/>
          <w:del w:id="8262" w:author="Rachel Shipsey" w:date="2025-06-23T15:21:00Z"/>
          <w:rFonts w:cs="Arial"/>
        </w:rPr>
        <w:pPrChange w:id="8263" w:author="Rachel Shipsey" w:date="2025-06-23T15:41:00Z">
          <w:pPr>
            <w:pStyle w:val="ListParagraph"/>
            <w:numPr>
              <w:numId w:val="52"/>
            </w:numPr>
            <w:spacing w:line="276" w:lineRule="auto"/>
            <w:ind w:left="450" w:hanging="360"/>
            <w:jc w:val="both"/>
          </w:pPr>
        </w:pPrChange>
      </w:pPr>
      <w:ins w:id="8264" w:author="Pamela Kakande Nabukhonzo" w:date="2025-06-18T21:09:00Z">
        <w:del w:id="8265" w:author="Rachel Shipsey" w:date="2025-06-23T15:21:00Z">
          <w:r w:rsidRPr="00DE21DB" w:rsidDel="008D26A9">
            <w:rPr>
              <w:rFonts w:cs="Arial"/>
              <w:b/>
              <w:bCs/>
            </w:rPr>
            <w:delText>Procurement</w:delText>
          </w:r>
          <w:r w:rsidRPr="00DE21DB" w:rsidDel="008D26A9">
            <w:rPr>
              <w:rFonts w:cs="Arial"/>
            </w:rPr>
            <w:delText xml:space="preserve"> - Early planning for procurement of all the census materials and equipment is key to the success of census implementation.  However, this is also dependent on availability of financial resources. </w:delText>
          </w:r>
        </w:del>
      </w:ins>
    </w:p>
    <w:p w14:paraId="34C755E3" w14:textId="1DC95645" w:rsidR="00AB4B73" w:rsidRPr="00DE21DB" w:rsidDel="008D26A9" w:rsidRDefault="00AB4B73">
      <w:pPr>
        <w:pStyle w:val="ListParagraph"/>
        <w:spacing w:after="0" w:line="276" w:lineRule="auto"/>
        <w:jc w:val="both"/>
        <w:rPr>
          <w:ins w:id="8266" w:author="Pamela Kakande Nabukhonzo" w:date="2025-06-18T21:09:00Z"/>
          <w:del w:id="8267" w:author="Rachel Shipsey" w:date="2025-06-23T15:21:00Z"/>
          <w:rFonts w:cs="Arial"/>
        </w:rPr>
        <w:pPrChange w:id="8268" w:author="Rachel Shipsey" w:date="2025-06-23T15:41:00Z">
          <w:pPr>
            <w:pStyle w:val="ListParagraph"/>
            <w:numPr>
              <w:numId w:val="52"/>
            </w:numPr>
            <w:spacing w:line="276" w:lineRule="auto"/>
            <w:ind w:left="450" w:hanging="360"/>
            <w:jc w:val="both"/>
          </w:pPr>
        </w:pPrChange>
      </w:pPr>
      <w:ins w:id="8269" w:author="Pamela Kakande Nabukhonzo" w:date="2025-06-18T21:09:00Z">
        <w:del w:id="8270" w:author="Rachel Shipsey" w:date="2025-06-23T15:21:00Z">
          <w:r w:rsidRPr="7B4121B4" w:rsidDel="008D26A9">
            <w:rPr>
              <w:rFonts w:cs="Arial"/>
              <w:b/>
              <w:bCs/>
            </w:rPr>
            <w:delText>Transportation</w:delText>
          </w:r>
          <w:r w:rsidRPr="7B4121B4" w:rsidDel="008D26A9">
            <w:rPr>
              <w:rFonts w:cs="Arial"/>
            </w:rPr>
            <w:delText xml:space="preserve"> - A well-thought-out secure transportation requirements plan for the tablets to ensure that the tablets get to the right geographic destination. </w:delText>
          </w:r>
        </w:del>
      </w:ins>
    </w:p>
    <w:p w14:paraId="5E36A47A" w14:textId="09D013F7" w:rsidR="00AB4B73" w:rsidRPr="00DE21DB" w:rsidDel="008D26A9" w:rsidRDefault="00AB4B73">
      <w:pPr>
        <w:pStyle w:val="ListParagraph"/>
        <w:spacing w:after="0" w:line="276" w:lineRule="auto"/>
        <w:jc w:val="both"/>
        <w:rPr>
          <w:ins w:id="8271" w:author="Pamela Kakande Nabukhonzo" w:date="2025-06-18T21:09:00Z"/>
          <w:del w:id="8272" w:author="Rachel Shipsey" w:date="2025-06-23T15:21:00Z"/>
          <w:rFonts w:cs="Arial"/>
        </w:rPr>
        <w:pPrChange w:id="8273" w:author="Rachel Shipsey" w:date="2025-06-23T15:41:00Z">
          <w:pPr>
            <w:pStyle w:val="ListParagraph"/>
            <w:numPr>
              <w:numId w:val="52"/>
            </w:numPr>
            <w:spacing w:line="276" w:lineRule="auto"/>
            <w:ind w:left="450" w:hanging="360"/>
            <w:jc w:val="both"/>
          </w:pPr>
        </w:pPrChange>
      </w:pPr>
      <w:ins w:id="8274" w:author="Pamela Kakande Nabukhonzo" w:date="2025-06-18T21:09:00Z">
        <w:del w:id="8275" w:author="Rachel Shipsey" w:date="2025-06-23T15:21:00Z">
          <w:r w:rsidRPr="7B4121B4" w:rsidDel="008D26A9">
            <w:rPr>
              <w:rFonts w:cs="Arial"/>
              <w:b/>
              <w:bCs/>
            </w:rPr>
            <w:delText>Storage</w:delText>
          </w:r>
          <w:r w:rsidRPr="7B4121B4" w:rsidDel="008D26A9">
            <w:rPr>
              <w:rFonts w:cs="Arial"/>
            </w:rPr>
            <w:delText xml:space="preserve"> - There should be security and storage arrangements at the regional offices for delivery from the central office and collection point after enumeration. An assessment of the quantity of each of the items is important for planning for the storage space before dispatching to the field and storage after field work before disposal and transport logistics to and from the field. </w:delText>
          </w:r>
        </w:del>
      </w:ins>
    </w:p>
    <w:p w14:paraId="7150D34E" w14:textId="1C6DB013" w:rsidR="00AB4B73" w:rsidRPr="00DE21DB" w:rsidDel="008D26A9" w:rsidRDefault="00AB4B73">
      <w:pPr>
        <w:pStyle w:val="ListParagraph"/>
        <w:spacing w:after="0" w:line="276" w:lineRule="auto"/>
        <w:jc w:val="both"/>
        <w:rPr>
          <w:ins w:id="8276" w:author="Pamela Kakande Nabukhonzo" w:date="2025-06-18T21:09:00Z"/>
          <w:del w:id="8277" w:author="Rachel Shipsey" w:date="2025-06-23T15:21:00Z"/>
          <w:rFonts w:cs="Arial"/>
        </w:rPr>
        <w:pPrChange w:id="8278" w:author="Rachel Shipsey" w:date="2025-06-23T15:41:00Z">
          <w:pPr>
            <w:pStyle w:val="ListParagraph"/>
            <w:numPr>
              <w:numId w:val="52"/>
            </w:numPr>
            <w:ind w:left="450" w:hanging="360"/>
            <w:jc w:val="both"/>
          </w:pPr>
        </w:pPrChange>
      </w:pPr>
      <w:ins w:id="8279" w:author="Pamela Kakande Nabukhonzo" w:date="2025-06-18T21:09:00Z">
        <w:del w:id="8280" w:author="Rachel Shipsey" w:date="2025-06-23T15:21:00Z">
          <w:r w:rsidRPr="00DE21DB" w:rsidDel="008D26A9">
            <w:rPr>
              <w:rFonts w:cs="Arial"/>
              <w:b/>
              <w:bCs/>
            </w:rPr>
            <w:delText>Collaboration</w:delText>
          </w:r>
          <w:r w:rsidRPr="00DE21DB" w:rsidDel="008D26A9">
            <w:rPr>
              <w:rFonts w:cs="Arial"/>
            </w:rPr>
            <w:delText xml:space="preserve"> - Census implementing agencies should consider collaborating with other government institutions that can support in providing logistics arrangements such as transportation, use of existing infrastructure like school classrooms for training, warehousing services for storage of census materials at both national and sub-national level etc. </w:delText>
          </w:r>
        </w:del>
      </w:ins>
    </w:p>
    <w:p w14:paraId="44C74242" w14:textId="06A8643F" w:rsidR="00AB4B73" w:rsidRPr="00DE21DB" w:rsidDel="008D26A9" w:rsidRDefault="00AB4B73">
      <w:pPr>
        <w:pStyle w:val="ListParagraph"/>
        <w:spacing w:after="0" w:line="276" w:lineRule="auto"/>
        <w:jc w:val="both"/>
        <w:rPr>
          <w:ins w:id="8281" w:author="Pamela Kakande Nabukhonzo" w:date="2025-06-18T21:09:00Z"/>
          <w:del w:id="8282" w:author="Rachel Shipsey" w:date="2025-06-23T15:21:00Z"/>
          <w:rFonts w:cs="Arial"/>
        </w:rPr>
        <w:pPrChange w:id="8283" w:author="Rachel Shipsey" w:date="2025-06-23T15:41:00Z">
          <w:pPr>
            <w:pStyle w:val="ListParagraph"/>
            <w:numPr>
              <w:numId w:val="52"/>
            </w:numPr>
            <w:ind w:left="360" w:hanging="180"/>
            <w:jc w:val="both"/>
          </w:pPr>
        </w:pPrChange>
      </w:pPr>
      <w:ins w:id="8284" w:author="Pamela Kakande Nabukhonzo" w:date="2025-06-18T21:09:00Z">
        <w:del w:id="8285" w:author="Rachel Shipsey" w:date="2025-06-23T15:21:00Z">
          <w:r w:rsidRPr="7B4121B4" w:rsidDel="008D26A9">
            <w:rPr>
              <w:rFonts w:cs="Arial"/>
              <w:b/>
              <w:bCs/>
            </w:rPr>
            <w:delText xml:space="preserve">Contracting out </w:delText>
          </w:r>
          <w:r w:rsidRPr="7B4121B4" w:rsidDel="008D26A9">
            <w:rPr>
              <w:rFonts w:cs="Arial"/>
            </w:rPr>
            <w:delText>– categorize the core and non-core activities that may need to be contracted out as a way of increasing efficiency where methods and technologies are not available internally. Ensure proper understanding and management of elements that contribute to final data quality and maintain confidentiality.</w:delText>
          </w:r>
          <w:commentRangeEnd w:id="8253"/>
          <w:r w:rsidR="00553EA8" w:rsidRPr="00DE21DB" w:rsidDel="008D26A9">
            <w:rPr>
              <w:rStyle w:val="CommentReference"/>
              <w:rFonts w:cs="Arial"/>
              <w:sz w:val="24"/>
              <w:szCs w:val="22"/>
            </w:rPr>
            <w:commentReference w:id="8253"/>
          </w:r>
        </w:del>
      </w:ins>
    </w:p>
    <w:p w14:paraId="76844E42" w14:textId="051A6A48" w:rsidR="00C2194B" w:rsidRPr="00C2194B" w:rsidDel="008D26A9" w:rsidRDefault="00093EB0">
      <w:pPr>
        <w:pStyle w:val="ListParagraph"/>
        <w:spacing w:after="0" w:line="276" w:lineRule="auto"/>
        <w:jc w:val="both"/>
        <w:rPr>
          <w:del w:id="8286" w:author="Rachel Shipsey" w:date="2025-06-23T15:21:00Z"/>
          <w:moveTo w:id="8287" w:author="Rachel Shipsey" w:date="2025-06-09T09:49:00Z"/>
          <w:rFonts w:eastAsia="Arial" w:cs="Arial"/>
          <w:highlight w:val="yellow"/>
          <w:rPrChange w:id="8288" w:author="Rachel Shipsey" w:date="2025-06-11T14:17:00Z">
            <w:rPr>
              <w:del w:id="8289" w:author="Rachel Shipsey" w:date="2025-06-23T15:21:00Z"/>
              <w:moveTo w:id="8290" w:author="Rachel Shipsey" w:date="2025-06-09T09:49:00Z"/>
              <w:highlight w:val="yellow"/>
            </w:rPr>
          </w:rPrChange>
        </w:rPr>
        <w:pPrChange w:id="8291" w:author="Rachel Shipsey" w:date="2025-06-23T15:41:00Z">
          <w:pPr>
            <w:pStyle w:val="ListParagraph"/>
            <w:numPr>
              <w:numId w:val="86"/>
            </w:numPr>
            <w:ind w:left="360" w:hanging="360"/>
            <w:jc w:val="both"/>
          </w:pPr>
        </w:pPrChange>
      </w:pPr>
      <w:moveTo w:id="8292" w:author="Rachel Shipsey" w:date="2025-06-09T09:49:00Z">
        <w:del w:id="8293" w:author="Rachel Shipsey" w:date="2025-06-11T15:07:00Z">
          <w:r w:rsidRPr="002F4AE6" w:rsidDel="003323B1">
            <w:rPr>
              <w:rFonts w:eastAsia="Arial" w:cs="Arial"/>
            </w:rPr>
            <w:delText>Finally, there should be a mechanism to ensure that the census enumeration procedures</w:delText>
          </w:r>
          <w:r w:rsidRPr="70E65BEE" w:rsidDel="003323B1">
            <w:rPr>
              <w:rFonts w:eastAsia="Arial" w:cs="Arial"/>
            </w:rPr>
            <w:delText xml:space="preserve"> are complied with and are consistent across all the regions of the country.</w:delText>
          </w:r>
        </w:del>
      </w:moveTo>
    </w:p>
    <w:p w14:paraId="209B758E" w14:textId="3D4192D4" w:rsidR="00093EB0" w:rsidRPr="00DC2FFF" w:rsidDel="008D26A9" w:rsidRDefault="0079062E">
      <w:pPr>
        <w:pStyle w:val="ListParagraph"/>
        <w:spacing w:after="0" w:line="276" w:lineRule="auto"/>
        <w:jc w:val="both"/>
        <w:rPr>
          <w:del w:id="8294" w:author="Rachel Shipsey" w:date="2025-06-23T15:21:00Z"/>
          <w:moveTo w:id="8295" w:author="Rachel Shipsey" w:date="2025-06-09T09:49:00Z"/>
        </w:rPr>
        <w:pPrChange w:id="8296" w:author="Rachel Shipsey" w:date="2025-06-23T15:41:00Z">
          <w:pPr/>
        </w:pPrChange>
      </w:pPr>
      <w:bookmarkStart w:id="8297" w:name="_Toc201319546"/>
      <w:ins w:id="8298" w:author="Pamela Kakande Nabukhonzo" w:date="2025-06-18T00:00:00Z">
        <w:del w:id="8299" w:author="Rachel Shipsey" w:date="2025-06-23T15:21:00Z">
          <w:r w:rsidDel="008D26A9">
            <w:delText xml:space="preserve">and logistics </w:delText>
          </w:r>
        </w:del>
      </w:ins>
      <w:bookmarkStart w:id="8300" w:name="_Pre-enumeration_listing_of"/>
      <w:bookmarkEnd w:id="8297"/>
      <w:bookmarkEnd w:id="8300"/>
      <w:moveTo w:id="8301" w:author="Rachel Shipsey" w:date="2025-06-09T09:49:00Z">
        <w:del w:id="8302" w:author="Rachel Shipsey" w:date="2025-06-11T15:08:00Z">
          <w:r w:rsidR="00093EB0" w:rsidDel="00AE0C89">
            <w:delText xml:space="preserve">OLD </w:delText>
          </w:r>
          <w:r w:rsidR="00093EB0" w:rsidRPr="4871BC61" w:rsidDel="00AE0C89">
            <w:delText xml:space="preserve">10.1 </w:delText>
          </w:r>
        </w:del>
        <w:bookmarkStart w:id="8303" w:name="_Toc201319547"/>
        <w:del w:id="8304" w:author="Rachel Shipsey" w:date="2025-06-23T15:21:00Z">
          <w:r w:rsidR="00093EB0" w:rsidRPr="4871BC61" w:rsidDel="008D26A9">
            <w:delText>Pre-enumeration listing of households.</w:delText>
          </w:r>
          <w:bookmarkEnd w:id="8303"/>
        </w:del>
      </w:moveTo>
    </w:p>
    <w:p w14:paraId="06F992C5" w14:textId="7CE6B197" w:rsidR="00093EB0" w:rsidRPr="00DC2FFF" w:rsidDel="008D26A9" w:rsidRDefault="00093EB0">
      <w:pPr>
        <w:pStyle w:val="ListParagraph"/>
        <w:spacing w:after="0" w:line="276" w:lineRule="auto"/>
        <w:jc w:val="both"/>
        <w:rPr>
          <w:del w:id="8305" w:author="Rachel Shipsey" w:date="2025-06-23T15:21:00Z"/>
          <w:moveTo w:id="8306" w:author="Rachel Shipsey" w:date="2025-06-09T09:49:00Z"/>
          <w:rFonts w:cs="Arial"/>
        </w:rPr>
        <w:pPrChange w:id="8307" w:author="Rachel Shipsey" w:date="2025-06-23T15:41:00Z">
          <w:pPr>
            <w:spacing w:after="0" w:line="276" w:lineRule="auto"/>
            <w:jc w:val="both"/>
          </w:pPr>
        </w:pPrChange>
      </w:pPr>
      <w:moveTo w:id="8308" w:author="Rachel Shipsey" w:date="2025-06-09T09:49:00Z">
        <w:del w:id="8309" w:author="Rachel Shipsey" w:date="2025-06-23T15:21:00Z">
          <w:r w:rsidRPr="7B4121B4" w:rsidDel="008D26A9">
            <w:rPr>
              <w:rFonts w:cs="Arial"/>
            </w:rPr>
            <w:delText xml:space="preserve">The cartographic mapping undertaken prior to enumeration provides the number of EAs and management areas, estimated number of households and population as well as information about problem areas for planning purposes. </w:delText>
          </w:r>
          <w:r w:rsidRPr="7B4121B4" w:rsidDel="008D26A9">
            <w:rPr>
              <w:rFonts w:eastAsia="Arial" w:cs="Arial"/>
              <w:color w:val="000000" w:themeColor="text1"/>
            </w:rPr>
            <w:delText xml:space="preserve">(see </w:delText>
          </w:r>
          <w:commentRangeStart w:id="8310"/>
          <w:r w:rsidRPr="7B4121B4" w:rsidDel="008D26A9">
            <w:rPr>
              <w:rFonts w:eastAsia="Arial" w:cs="Arial"/>
              <w:color w:val="000000" w:themeColor="text1"/>
            </w:rPr>
            <w:delText>)</w:delText>
          </w:r>
          <w:r w:rsidRPr="7B4121B4" w:rsidDel="008D26A9">
            <w:rPr>
              <w:rFonts w:cs="Arial"/>
            </w:rPr>
            <w:delText xml:space="preserve"> </w:delText>
          </w:r>
        </w:del>
      </w:moveTo>
      <w:commentRangeEnd w:id="8310"/>
      <w:del w:id="8311" w:author="Rachel Shipsey" w:date="2025-06-23T15:21:00Z">
        <w:r w:rsidR="0054157C" w:rsidRPr="7B4121B4" w:rsidDel="008D26A9">
          <w:rPr>
            <w:rStyle w:val="CommentReference"/>
            <w:rFonts w:cs="Arial"/>
            <w:sz w:val="24"/>
            <w:szCs w:val="22"/>
          </w:rPr>
          <w:commentReference w:id="8310"/>
        </w:r>
      </w:del>
      <w:moveTo w:id="8312" w:author="Rachel Shipsey" w:date="2025-06-09T09:49:00Z">
        <w:del w:id="8313" w:author="Rachel Shipsey" w:date="2025-06-23T15:21:00Z">
          <w:r w:rsidRPr="7B4121B4" w:rsidDel="008D26A9">
            <w:rPr>
              <w:rFonts w:cs="Arial"/>
            </w:rPr>
            <w:delText xml:space="preserve">Close to the enumeration, a household listing may be undertaken to get a more accurate estimate of the number of households in each EA as a way of quality control to measure coverage. This pre-enumeration household listing is done right at the end of the training of enumerators and before the start of enumeration. An ideal EA should be conversed by an enumerator within one day during the pre-enumeration household listing exercise.  The listing exercise should preferably capture the GPS coordinate of the households, name of household head, number of usual members of the given household among other variables. </w:delText>
          </w:r>
        </w:del>
      </w:moveTo>
    </w:p>
    <w:p w14:paraId="2F803C4D" w14:textId="3937E54B" w:rsidR="00093EB0" w:rsidRPr="00DC2FFF" w:rsidDel="008D26A9" w:rsidRDefault="00093EB0">
      <w:pPr>
        <w:pStyle w:val="ListParagraph"/>
        <w:spacing w:after="0" w:line="276" w:lineRule="auto"/>
        <w:jc w:val="both"/>
        <w:rPr>
          <w:del w:id="8314" w:author="Rachel Shipsey" w:date="2025-06-23T15:21:00Z"/>
          <w:moveTo w:id="8315" w:author="Rachel Shipsey" w:date="2025-06-09T09:49:00Z"/>
          <w:rFonts w:cs="Arial"/>
        </w:rPr>
        <w:pPrChange w:id="8316" w:author="Rachel Shipsey" w:date="2025-06-23T15:41:00Z">
          <w:pPr>
            <w:spacing w:after="0" w:line="276" w:lineRule="auto"/>
            <w:jc w:val="both"/>
          </w:pPr>
        </w:pPrChange>
      </w:pPr>
    </w:p>
    <w:p w14:paraId="65961A4E" w14:textId="0F87E430" w:rsidR="00093EB0" w:rsidRPr="00DC2FFF" w:rsidDel="008D26A9" w:rsidRDefault="00093EB0">
      <w:pPr>
        <w:pStyle w:val="ListParagraph"/>
        <w:spacing w:after="0" w:line="276" w:lineRule="auto"/>
        <w:jc w:val="both"/>
        <w:rPr>
          <w:del w:id="8317" w:author="Rachel Shipsey" w:date="2025-06-23T15:21:00Z"/>
          <w:moveTo w:id="8318" w:author="Rachel Shipsey" w:date="2025-06-09T09:49:00Z"/>
          <w:rFonts w:cs="Arial"/>
        </w:rPr>
        <w:pPrChange w:id="8319" w:author="Rachel Shipsey" w:date="2025-06-23T15:41:00Z">
          <w:pPr>
            <w:spacing w:after="0" w:line="276" w:lineRule="auto"/>
            <w:jc w:val="both"/>
          </w:pPr>
        </w:pPrChange>
      </w:pPr>
      <w:moveTo w:id="8320" w:author="Rachel Shipsey" w:date="2025-06-09T09:49:00Z">
        <w:del w:id="8321" w:author="Rachel Shipsey" w:date="2025-06-23T15:21:00Z">
          <w:r w:rsidRPr="00DC2FFF" w:rsidDel="008D26A9">
            <w:rPr>
              <w:rFonts w:cs="Arial"/>
            </w:rPr>
            <w:delText>The objectives of pre-enumeration household listing exercise include to:</w:delText>
          </w:r>
        </w:del>
      </w:moveTo>
    </w:p>
    <w:p w14:paraId="4A7C155A" w14:textId="083BE42E" w:rsidR="00093EB0" w:rsidRPr="00DC2FFF" w:rsidDel="008D26A9" w:rsidRDefault="00093EB0">
      <w:pPr>
        <w:pStyle w:val="ListParagraph"/>
        <w:spacing w:after="0" w:line="276" w:lineRule="auto"/>
        <w:jc w:val="both"/>
        <w:rPr>
          <w:del w:id="8322" w:author="Rachel Shipsey" w:date="2025-06-23T15:21:00Z"/>
          <w:moveTo w:id="8323" w:author="Rachel Shipsey" w:date="2025-06-09T09:49:00Z"/>
          <w:rFonts w:cs="Arial"/>
        </w:rPr>
        <w:pPrChange w:id="8324" w:author="Rachel Shipsey" w:date="2025-06-23T15:41:00Z">
          <w:pPr>
            <w:spacing w:after="0" w:line="276" w:lineRule="auto"/>
            <w:ind w:left="720"/>
            <w:jc w:val="both"/>
          </w:pPr>
        </w:pPrChange>
      </w:pPr>
      <w:moveTo w:id="8325" w:author="Rachel Shipsey" w:date="2025-06-09T09:49:00Z">
        <w:del w:id="8326" w:author="Rachel Shipsey" w:date="2025-06-23T15:21:00Z">
          <w:r w:rsidRPr="00DC2FFF" w:rsidDel="008D26A9">
            <w:rPr>
              <w:rFonts w:cs="Arial"/>
            </w:rPr>
            <w:delText xml:space="preserve">● Aid in evaluating the expected workload during the planned days of enumeration. </w:delText>
          </w:r>
        </w:del>
      </w:moveTo>
    </w:p>
    <w:p w14:paraId="154BF092" w14:textId="25D12B74" w:rsidR="00093EB0" w:rsidRPr="00DC2FFF" w:rsidDel="008D26A9" w:rsidRDefault="00093EB0">
      <w:pPr>
        <w:pStyle w:val="ListParagraph"/>
        <w:spacing w:after="0" w:line="276" w:lineRule="auto"/>
        <w:jc w:val="both"/>
        <w:rPr>
          <w:del w:id="8327" w:author="Rachel Shipsey" w:date="2025-06-23T15:21:00Z"/>
          <w:moveTo w:id="8328" w:author="Rachel Shipsey" w:date="2025-06-09T09:49:00Z"/>
          <w:rFonts w:cs="Arial"/>
        </w:rPr>
        <w:pPrChange w:id="8329" w:author="Rachel Shipsey" w:date="2025-06-23T15:41:00Z">
          <w:pPr>
            <w:spacing w:after="0" w:line="276" w:lineRule="auto"/>
            <w:ind w:left="720"/>
            <w:jc w:val="both"/>
          </w:pPr>
        </w:pPrChange>
      </w:pPr>
      <w:moveTo w:id="8330" w:author="Rachel Shipsey" w:date="2025-06-09T09:49:00Z">
        <w:del w:id="8331" w:author="Rachel Shipsey" w:date="2025-06-23T15:21:00Z">
          <w:r w:rsidRPr="00DC2FFF" w:rsidDel="008D26A9">
            <w:rPr>
              <w:rFonts w:cs="Arial"/>
            </w:rPr>
            <w:delText xml:space="preserve">● Aid in monitoring the level of coverage as enumeration progressed.  </w:delText>
          </w:r>
        </w:del>
      </w:moveTo>
    </w:p>
    <w:p w14:paraId="1D58C079" w14:textId="22FB371A" w:rsidR="00093EB0" w:rsidRPr="00DC2FFF" w:rsidDel="008D26A9" w:rsidRDefault="00093EB0">
      <w:pPr>
        <w:pStyle w:val="ListParagraph"/>
        <w:spacing w:after="0" w:line="276" w:lineRule="auto"/>
        <w:jc w:val="both"/>
        <w:rPr>
          <w:del w:id="8332" w:author="Rachel Shipsey" w:date="2025-06-23T15:21:00Z"/>
          <w:moveTo w:id="8333" w:author="Rachel Shipsey" w:date="2025-06-09T09:49:00Z"/>
          <w:rFonts w:cs="Arial"/>
        </w:rPr>
        <w:pPrChange w:id="8334" w:author="Rachel Shipsey" w:date="2025-06-23T15:41:00Z">
          <w:pPr>
            <w:spacing w:after="0" w:line="276" w:lineRule="auto"/>
            <w:ind w:left="720"/>
            <w:jc w:val="both"/>
          </w:pPr>
        </w:pPrChange>
      </w:pPr>
      <w:moveTo w:id="8335" w:author="Rachel Shipsey" w:date="2025-06-09T09:49:00Z">
        <w:del w:id="8336" w:author="Rachel Shipsey" w:date="2025-06-23T15:21:00Z">
          <w:r w:rsidRPr="00DC2FFF" w:rsidDel="008D26A9">
            <w:rPr>
              <w:rFonts w:cs="Arial"/>
            </w:rPr>
            <w:delText xml:space="preserve">● Give a snapshot of the expected population. </w:delText>
          </w:r>
        </w:del>
      </w:moveTo>
    </w:p>
    <w:p w14:paraId="70DC949B" w14:textId="572D5F26" w:rsidR="00093EB0" w:rsidRPr="00DC2FFF" w:rsidDel="008D26A9" w:rsidRDefault="00093EB0">
      <w:pPr>
        <w:pStyle w:val="ListParagraph"/>
        <w:spacing w:after="0" w:line="276" w:lineRule="auto"/>
        <w:jc w:val="both"/>
        <w:rPr>
          <w:del w:id="8337" w:author="Rachel Shipsey" w:date="2025-06-23T15:21:00Z"/>
          <w:moveTo w:id="8338" w:author="Rachel Shipsey" w:date="2025-06-09T09:49:00Z"/>
          <w:rFonts w:cs="Arial"/>
        </w:rPr>
        <w:pPrChange w:id="8339" w:author="Rachel Shipsey" w:date="2025-06-23T15:41:00Z">
          <w:pPr>
            <w:spacing w:after="0" w:line="276" w:lineRule="auto"/>
            <w:ind w:left="720"/>
            <w:jc w:val="both"/>
          </w:pPr>
        </w:pPrChange>
      </w:pPr>
      <w:moveTo w:id="8340" w:author="Rachel Shipsey" w:date="2025-06-09T09:49:00Z">
        <w:del w:id="8341" w:author="Rachel Shipsey" w:date="2025-06-23T15:21:00Z">
          <w:r w:rsidRPr="00DC2FFF" w:rsidDel="008D26A9">
            <w:rPr>
              <w:rFonts w:cs="Arial"/>
            </w:rPr>
            <w:delText>● Gauge the effectiveness of data transmission to the server.</w:delText>
          </w:r>
        </w:del>
      </w:moveTo>
    </w:p>
    <w:p w14:paraId="593DF66B" w14:textId="02A80F79" w:rsidR="00093EB0" w:rsidRPr="00DC2FFF" w:rsidDel="008D26A9" w:rsidRDefault="00093EB0">
      <w:pPr>
        <w:pStyle w:val="ListParagraph"/>
        <w:spacing w:after="0" w:line="276" w:lineRule="auto"/>
        <w:jc w:val="both"/>
        <w:rPr>
          <w:del w:id="8342" w:author="Rachel Shipsey" w:date="2025-06-23T15:21:00Z"/>
          <w:moveTo w:id="8343" w:author="Rachel Shipsey" w:date="2025-06-09T09:49:00Z"/>
          <w:rFonts w:cs="Arial"/>
        </w:rPr>
        <w:pPrChange w:id="8344" w:author="Rachel Shipsey" w:date="2025-06-23T15:41:00Z">
          <w:pPr>
            <w:spacing w:after="0" w:line="276" w:lineRule="auto"/>
            <w:jc w:val="both"/>
          </w:pPr>
        </w:pPrChange>
      </w:pPr>
    </w:p>
    <w:p w14:paraId="164F6556" w14:textId="35FE1E54" w:rsidR="00245E78" w:rsidDel="008D26A9" w:rsidRDefault="00245E78">
      <w:pPr>
        <w:pStyle w:val="ListParagraph"/>
        <w:spacing w:after="0" w:line="276" w:lineRule="auto"/>
        <w:jc w:val="both"/>
        <w:rPr>
          <w:ins w:id="8345" w:author="Pamela Kakande Nabukhonzo" w:date="2025-06-18T20:59:00Z"/>
          <w:del w:id="8346" w:author="Rachel Shipsey" w:date="2025-06-23T15:21:00Z"/>
        </w:rPr>
        <w:pPrChange w:id="8347" w:author="Rachel Shipsey" w:date="2025-06-23T15:41:00Z">
          <w:pPr/>
        </w:pPrChange>
      </w:pPr>
    </w:p>
    <w:p w14:paraId="6D2E9758" w14:textId="3345BC8F" w:rsidR="006E743A" w:rsidDel="008D26A9" w:rsidRDefault="006E743A">
      <w:pPr>
        <w:pStyle w:val="ListParagraph"/>
        <w:spacing w:after="0" w:line="276" w:lineRule="auto"/>
        <w:jc w:val="both"/>
        <w:rPr>
          <w:ins w:id="8348" w:author="Pamela Kakande Nabukhonzo" w:date="2025-06-18T21:00:00Z"/>
          <w:del w:id="8349" w:author="Rachel Shipsey" w:date="2025-06-23T15:21:00Z"/>
        </w:rPr>
        <w:pPrChange w:id="8350" w:author="Rachel Shipsey" w:date="2025-06-23T15:41:00Z">
          <w:pPr/>
        </w:pPrChange>
      </w:pPr>
      <w:ins w:id="8351" w:author="Pamela Kakande Nabukhonzo" w:date="2025-06-18T21:00:00Z">
        <w:del w:id="8352" w:author="Rachel Shipsey" w:date="2025-06-23T15:21:00Z">
          <w:r w:rsidDel="008D26A9">
            <w:delText>In the 2020 PHC round, a few African countries started to explore multimodal enumeration methods such as face-to-face interview with an electronic questionnaire, telephone interview, self-enumeration with a paper questionnaire collected by enumerators, self-enumeration with a paper questionnaire returned by mail, self-enumeration via the Internet, register-based enumeration, and use of pre-existing administrative records. These data collection approaches can either substitute or complement the traditional face-to-face or used in combination (multi-mode method).</w:delText>
          </w:r>
        </w:del>
      </w:ins>
    </w:p>
    <w:p w14:paraId="19FAFFE2" w14:textId="0B0C6838" w:rsidR="006E743A" w:rsidDel="008D26A9" w:rsidRDefault="006E743A">
      <w:pPr>
        <w:pStyle w:val="ListParagraph"/>
        <w:spacing w:after="0" w:line="276" w:lineRule="auto"/>
        <w:jc w:val="both"/>
        <w:rPr>
          <w:ins w:id="8353" w:author="Pamela Kakande Nabukhonzo" w:date="2025-06-18T21:00:00Z"/>
          <w:del w:id="8354" w:author="Rachel Shipsey" w:date="2025-06-23T15:21:00Z"/>
        </w:rPr>
        <w:pPrChange w:id="8355" w:author="Rachel Shipsey" w:date="2025-06-23T15:41:00Z">
          <w:pPr/>
        </w:pPrChange>
      </w:pPr>
      <w:ins w:id="8356" w:author="Pamela Kakande Nabukhonzo" w:date="2025-06-18T21:00:00Z">
        <w:del w:id="8357" w:author="Rachel Shipsey" w:date="2025-06-23T15:21:00Z">
          <w:r w:rsidDel="008D26A9">
            <w:delText>During data collection, the following should be in place:</w:delText>
          </w:r>
        </w:del>
      </w:ins>
    </w:p>
    <w:p w14:paraId="4D372F1B" w14:textId="6278AB41" w:rsidR="006E743A" w:rsidDel="008D26A9" w:rsidRDefault="006E743A">
      <w:pPr>
        <w:pStyle w:val="ListParagraph"/>
        <w:spacing w:after="0" w:line="276" w:lineRule="auto"/>
        <w:jc w:val="both"/>
        <w:rPr>
          <w:ins w:id="8358" w:author="Pamela Kakande Nabukhonzo" w:date="2025-06-18T21:00:00Z"/>
          <w:del w:id="8359" w:author="Rachel Shipsey" w:date="2025-06-23T15:21:00Z"/>
        </w:rPr>
        <w:pPrChange w:id="8360" w:author="Rachel Shipsey" w:date="2025-06-23T15:41:00Z">
          <w:pPr/>
        </w:pPrChange>
      </w:pPr>
      <w:ins w:id="8361" w:author="Pamela Kakande Nabukhonzo" w:date="2025-06-18T21:00:00Z">
        <w:del w:id="8362" w:author="Rachel Shipsey" w:date="2025-06-23T15:21:00Z">
          <w:r w:rsidDel="008D26A9">
            <w:delText>A hierarchical field organization structure, the central level being responsible for monitoring the enumeration of the entire country, the regional level focusing on preparing and conducting the data collection process, the local level mainly to provide census enumerators and their immediate supervisors within their operational area during the enumeration. The local level should have IT-related skills.</w:delText>
          </w:r>
        </w:del>
      </w:ins>
    </w:p>
    <w:p w14:paraId="59170CE1" w14:textId="4A1D7C61" w:rsidR="006E743A" w:rsidDel="008D26A9" w:rsidRDefault="006E743A">
      <w:pPr>
        <w:pStyle w:val="ListParagraph"/>
        <w:spacing w:after="0" w:line="276" w:lineRule="auto"/>
        <w:jc w:val="both"/>
        <w:rPr>
          <w:ins w:id="8363" w:author="Pamela Kakande Nabukhonzo" w:date="2025-06-18T21:00:00Z"/>
          <w:del w:id="8364" w:author="Rachel Shipsey" w:date="2025-06-23T15:21:00Z"/>
        </w:rPr>
        <w:pPrChange w:id="8365" w:author="Rachel Shipsey" w:date="2025-06-23T15:41:00Z">
          <w:pPr/>
        </w:pPrChange>
      </w:pPr>
      <w:ins w:id="8366" w:author="Pamela Kakande Nabukhonzo" w:date="2025-06-18T21:00:00Z">
        <w:del w:id="8367" w:author="Rachel Shipsey" w:date="2025-06-23T15:21:00Z">
          <w:r w:rsidDel="008D26A9">
            <w:delText>A real time online monitoring tool for successful field enumeration, it is desirable to transfer data immediately after completing the enumeration of each household. This tool can be set up at the regional level to complement the national system. ECA has provided support to countries in this area through field monitoring dashboards, issue trackers and set up of call centres.</w:delText>
          </w:r>
        </w:del>
      </w:ins>
    </w:p>
    <w:p w14:paraId="1E491809" w14:textId="66C6C2A1" w:rsidR="007D4AC3" w:rsidDel="008D26A9" w:rsidRDefault="006E743A">
      <w:pPr>
        <w:pStyle w:val="ListParagraph"/>
        <w:spacing w:after="0" w:line="276" w:lineRule="auto"/>
        <w:jc w:val="both"/>
        <w:rPr>
          <w:ins w:id="8368" w:author="Pamela Kakande Nabukhonzo" w:date="2025-06-18T00:03:00Z"/>
          <w:del w:id="8369" w:author="Rachel Shipsey" w:date="2025-06-23T15:21:00Z"/>
        </w:rPr>
        <w:pPrChange w:id="8370" w:author="Rachel Shipsey" w:date="2025-06-23T15:41:00Z">
          <w:pPr>
            <w:pStyle w:val="Heading3"/>
            <w:numPr>
              <w:numId w:val="328"/>
            </w:numPr>
            <w:ind w:left="2160" w:hanging="360"/>
          </w:pPr>
        </w:pPrChange>
      </w:pPr>
      <w:ins w:id="8371" w:author="Pamela Kakande Nabukhonzo" w:date="2025-06-18T21:00:00Z">
        <w:del w:id="8372" w:author="Rachel Shipsey" w:date="2025-06-23T15:21:00Z">
          <w:r w:rsidDel="008D26A9">
            <w:delText>A well-documented data transmission plan to support enumeration efforts.</w:delText>
          </w:r>
        </w:del>
      </w:ins>
      <w:bookmarkStart w:id="8373" w:name="_Toc201319550"/>
      <w:ins w:id="8374" w:author="Pamela Kakande Nabukhonzo" w:date="2025-06-18T00:05:00Z">
        <w:del w:id="8375" w:author="Rachel Shipsey" w:date="2025-06-23T15:21:00Z">
          <w:r w:rsidR="0094005A" w:rsidDel="008D26A9">
            <w:delText>Device provisioning</w:delText>
          </w:r>
        </w:del>
      </w:ins>
      <w:bookmarkEnd w:id="8373"/>
    </w:p>
    <w:p w14:paraId="3FC4B555" w14:textId="02D82E7D" w:rsidR="007D4AC3" w:rsidRPr="007D4AC3" w:rsidDel="008D26A9" w:rsidRDefault="007D4AC3">
      <w:pPr>
        <w:pStyle w:val="ListParagraph"/>
        <w:spacing w:after="0" w:line="276" w:lineRule="auto"/>
        <w:jc w:val="both"/>
        <w:rPr>
          <w:ins w:id="8376" w:author="Pamela Kakande Nabukhonzo" w:date="2025-06-18T00:03:00Z"/>
          <w:del w:id="8377" w:author="Rachel Shipsey" w:date="2025-06-23T15:21:00Z"/>
        </w:rPr>
        <w:pPrChange w:id="8378" w:author="Rachel Shipsey" w:date="2025-06-23T15:41:00Z">
          <w:pPr/>
        </w:pPrChange>
      </w:pPr>
      <w:ins w:id="8379" w:author="Pamela Kakande Nabukhonzo" w:date="2025-06-18T00:03:00Z">
        <w:del w:id="8380" w:author="Rachel Shipsey" w:date="2025-06-23T15:21:00Z">
          <w:r w:rsidRPr="007D4AC3" w:rsidDel="008D26A9">
            <w:delText>A critical, often underestimated, area is the logistical challenge of preparing and distributing the technology</w:delText>
          </w:r>
        </w:del>
      </w:ins>
      <w:ins w:id="8381" w:author="Pamela Kakande Nabukhonzo" w:date="2025-06-18T00:04:00Z">
        <w:del w:id="8382" w:author="Rachel Shipsey" w:date="2025-06-23T15:21:00Z">
          <w:r w:rsidDel="008D26A9">
            <w:delText xml:space="preserve"> for the enumeration exercise</w:delText>
          </w:r>
        </w:del>
      </w:ins>
      <w:ins w:id="8383" w:author="Pamela Kakande Nabukhonzo" w:date="2025-06-18T00:03:00Z">
        <w:del w:id="8384" w:author="Rachel Shipsey" w:date="2025-06-23T15:21:00Z">
          <w:r w:rsidRPr="007D4AC3" w:rsidDel="008D26A9">
            <w:delText>.</w:delText>
          </w:r>
        </w:del>
      </w:ins>
    </w:p>
    <w:p w14:paraId="786D5491" w14:textId="5FCEAA60" w:rsidR="007D4AC3" w:rsidRPr="007D4AC3" w:rsidDel="008D26A9" w:rsidRDefault="007D4AC3">
      <w:pPr>
        <w:pStyle w:val="ListParagraph"/>
        <w:spacing w:after="0" w:line="276" w:lineRule="auto"/>
        <w:jc w:val="both"/>
        <w:rPr>
          <w:ins w:id="8385" w:author="Pamela Kakande Nabukhonzo" w:date="2025-06-18T00:03:00Z"/>
          <w:del w:id="8386" w:author="Rachel Shipsey" w:date="2025-06-23T15:21:00Z"/>
        </w:rPr>
        <w:pPrChange w:id="8387" w:author="Rachel Shipsey" w:date="2025-06-23T15:41:00Z">
          <w:pPr>
            <w:numPr>
              <w:numId w:val="326"/>
            </w:numPr>
            <w:tabs>
              <w:tab w:val="num" w:pos="720"/>
            </w:tabs>
            <w:ind w:left="720" w:hanging="360"/>
          </w:pPr>
        </w:pPrChange>
      </w:pPr>
      <w:ins w:id="8388" w:author="Pamela Kakande Nabukhonzo" w:date="2025-06-18T00:03:00Z">
        <w:del w:id="8389" w:author="Rachel Shipsey" w:date="2025-06-23T15:21:00Z">
          <w:r w:rsidRPr="007D4AC3" w:rsidDel="008D26A9">
            <w:rPr>
              <w:b/>
            </w:rPr>
            <w:delText>Device Provisioning:</w:delText>
          </w:r>
          <w:r w:rsidRPr="007D4AC3" w:rsidDel="008D26A9">
            <w:delText xml:space="preserve"> This is a complex process that involves unboxing, charging, and loading unique software packages and enumeration area maps onto each individual device. </w:delText>
          </w:r>
        </w:del>
      </w:ins>
    </w:p>
    <w:p w14:paraId="3923474E" w14:textId="3B45A8DE" w:rsidR="00093EB0" w:rsidDel="001566A1" w:rsidRDefault="00093EB0">
      <w:pPr>
        <w:pStyle w:val="ListParagraph"/>
        <w:spacing w:after="0" w:line="276" w:lineRule="auto"/>
        <w:jc w:val="both"/>
        <w:rPr>
          <w:del w:id="8390" w:author="Rachel Shipsey" w:date="2025-06-11T15:18:00Z"/>
          <w:rFonts w:eastAsia="Arial"/>
        </w:rPr>
        <w:pPrChange w:id="8391" w:author="Rachel Shipsey" w:date="2025-06-23T15:41:00Z">
          <w:pPr>
            <w:spacing w:after="0" w:line="276" w:lineRule="auto"/>
            <w:jc w:val="both"/>
          </w:pPr>
        </w:pPrChange>
      </w:pPr>
      <w:moveTo w:id="8392" w:author="Rachel Shipsey" w:date="2025-06-09T09:49:00Z">
        <w:del w:id="8393" w:author="Rachel Shipsey" w:date="2025-06-11T15:18:00Z">
          <w:r w:rsidDel="0092314B">
            <w:rPr>
              <w:rFonts w:eastAsia="Arial"/>
            </w:rPr>
            <w:delText xml:space="preserve">OLD </w:delText>
          </w:r>
          <w:r w:rsidRPr="4871BC61" w:rsidDel="0092314B">
            <w:rPr>
              <w:rFonts w:eastAsia="Arial"/>
            </w:rPr>
            <w:delText>10.1.1</w:delText>
          </w:r>
          <w:r w:rsidDel="0092314B">
            <w:tab/>
          </w:r>
          <w:r w:rsidRPr="4871BC61" w:rsidDel="0092314B">
            <w:delText>Selected country experiences</w:delText>
          </w:r>
        </w:del>
      </w:moveTo>
    </w:p>
    <w:p w14:paraId="2A75F624" w14:textId="64F3CD25" w:rsidR="006905B5" w:rsidDel="008D26A9" w:rsidRDefault="006905B5">
      <w:pPr>
        <w:pStyle w:val="ListParagraph"/>
        <w:spacing w:after="0" w:line="276" w:lineRule="auto"/>
        <w:jc w:val="both"/>
        <w:rPr>
          <w:ins w:id="8394" w:author="Pamela Kakande Nabukhonzo" w:date="2025-06-17T23:08:00Z"/>
          <w:del w:id="8395" w:author="Rachel Shipsey" w:date="2025-06-23T15:21:00Z"/>
        </w:rPr>
        <w:pPrChange w:id="8396" w:author="Rachel Shipsey" w:date="2025-06-23T15:41:00Z">
          <w:pPr>
            <w:shd w:val="clear" w:color="auto" w:fill="FFFFFF"/>
            <w:spacing w:line="300" w:lineRule="atLeast"/>
            <w:textAlignment w:val="baseline"/>
          </w:pPr>
        </w:pPrChange>
      </w:pPr>
    </w:p>
    <w:p w14:paraId="638DF348" w14:textId="4032D4D5" w:rsidR="006965C7" w:rsidRPr="001C5F6C" w:rsidDel="008D26A9" w:rsidRDefault="006965C7">
      <w:pPr>
        <w:pStyle w:val="ListParagraph"/>
        <w:spacing w:after="0" w:line="276" w:lineRule="auto"/>
        <w:jc w:val="both"/>
        <w:rPr>
          <w:ins w:id="8397" w:author="Pamela Kakande Nabukhonzo" w:date="2025-06-17T23:08:00Z"/>
          <w:del w:id="8398" w:author="Rachel Shipsey" w:date="2025-06-23T15:21:00Z"/>
          <w:rFonts w:eastAsia="Times New Roman" w:cs="Arial"/>
          <w:color w:val="000000"/>
          <w:szCs w:val="24"/>
        </w:rPr>
        <w:pPrChange w:id="8399" w:author="Rachel Shipsey" w:date="2025-06-23T15:41:00Z">
          <w:pPr>
            <w:spacing w:line="276" w:lineRule="auto"/>
            <w:jc w:val="both"/>
          </w:pPr>
        </w:pPrChange>
      </w:pPr>
      <w:ins w:id="8400" w:author="Pamela Kakande Nabukhonzo" w:date="2025-06-17T23:08:00Z">
        <w:del w:id="8401" w:author="Rachel Shipsey" w:date="2025-06-23T15:21:00Z">
          <w:r w:rsidRPr="001C5F6C" w:rsidDel="008D26A9">
            <w:rPr>
              <w:rFonts w:eastAsia="Times New Roman" w:cs="Arial"/>
              <w:color w:val="000000"/>
              <w:szCs w:val="24"/>
            </w:rPr>
            <w:delText xml:space="preserve">To ensure smooth and efficient handling and transportation of census materials countrywide, a Census Logistics Team was duly constituted in early </w:delText>
          </w:r>
          <w:r w:rsidR="00B465AE" w:rsidRPr="001C5F6C" w:rsidDel="008D26A9">
            <w:rPr>
              <w:rFonts w:eastAsia="Times New Roman" w:cs="Arial"/>
              <w:color w:val="000000"/>
              <w:szCs w:val="24"/>
            </w:rPr>
            <w:delText>June</w:delText>
          </w:r>
          <w:r w:rsidRPr="001C5F6C" w:rsidDel="008D26A9">
            <w:rPr>
              <w:rFonts w:eastAsia="Times New Roman" w:cs="Arial"/>
              <w:color w:val="000000"/>
              <w:szCs w:val="24"/>
            </w:rPr>
            <w:delText xml:space="preserve"> 2022. The logistic team proved to be of great importance </w:delText>
          </w:r>
          <w:r w:rsidR="00B465AE" w:rsidRPr="001C5F6C" w:rsidDel="008D26A9">
            <w:rPr>
              <w:rFonts w:eastAsia="Times New Roman" w:cs="Arial"/>
              <w:color w:val="000000"/>
              <w:szCs w:val="24"/>
            </w:rPr>
            <w:delText>when</w:delText>
          </w:r>
          <w:r w:rsidRPr="001C5F6C" w:rsidDel="008D26A9">
            <w:rPr>
              <w:rFonts w:eastAsia="Times New Roman" w:cs="Arial"/>
              <w:color w:val="000000"/>
              <w:szCs w:val="24"/>
            </w:rPr>
            <w:delText xml:space="preserve"> delays in procurement and delivery of some materials emerged.  The team had then to work around the clock to ensure that </w:delText>
          </w:r>
        </w:del>
      </w:ins>
      <w:ins w:id="8402" w:author="Pamela Kakande Nabukhonzo" w:date="2025-06-17T23:09:00Z">
        <w:del w:id="8403" w:author="Rachel Shipsey" w:date="2025-06-23T15:21:00Z">
          <w:r w:rsidR="00B465AE" w:rsidRPr="001C5F6C" w:rsidDel="008D26A9">
            <w:rPr>
              <w:rFonts w:eastAsia="Times New Roman" w:cs="Arial"/>
              <w:color w:val="000000"/>
              <w:szCs w:val="24"/>
            </w:rPr>
            <w:delText>the materials</w:delText>
          </w:r>
        </w:del>
      </w:ins>
      <w:ins w:id="8404" w:author="Pamela Kakande Nabukhonzo" w:date="2025-06-17T23:08:00Z">
        <w:del w:id="8405" w:author="Rachel Shipsey" w:date="2025-06-23T15:21:00Z">
          <w:r w:rsidRPr="001C5F6C" w:rsidDel="008D26A9">
            <w:rPr>
              <w:rFonts w:eastAsia="Times New Roman" w:cs="Arial"/>
              <w:color w:val="000000"/>
              <w:szCs w:val="24"/>
            </w:rPr>
            <w:delText xml:space="preserve"> reached all places in time. </w:delText>
          </w:r>
        </w:del>
      </w:ins>
    </w:p>
    <w:p w14:paraId="3B70EC4E" w14:textId="69405D75" w:rsidR="006965C7" w:rsidDel="008D26A9" w:rsidRDefault="006965C7">
      <w:pPr>
        <w:pStyle w:val="ListParagraph"/>
        <w:spacing w:after="0" w:line="276" w:lineRule="auto"/>
        <w:jc w:val="both"/>
        <w:rPr>
          <w:ins w:id="8406" w:author="Pamela Kakande Nabukhonzo" w:date="2025-06-17T23:08:00Z"/>
          <w:del w:id="8407" w:author="Rachel Shipsey" w:date="2025-06-23T15:21:00Z"/>
          <w:rFonts w:cs="Arial"/>
          <w:szCs w:val="24"/>
        </w:rPr>
        <w:pPrChange w:id="8408" w:author="Rachel Shipsey" w:date="2025-06-23T15:41:00Z">
          <w:pPr>
            <w:spacing w:line="276" w:lineRule="auto"/>
            <w:jc w:val="both"/>
          </w:pPr>
        </w:pPrChange>
      </w:pPr>
      <w:ins w:id="8409" w:author="Pamela Kakande Nabukhonzo" w:date="2025-06-17T23:08:00Z">
        <w:del w:id="8410" w:author="Rachel Shipsey" w:date="2025-06-23T15:21:00Z">
          <w:r w:rsidRPr="001C5F6C" w:rsidDel="008D26A9">
            <w:rPr>
              <w:rFonts w:cs="Arial"/>
              <w:szCs w:val="24"/>
            </w:rPr>
            <w:delText xml:space="preserve">The Regional Census Coordinators received the equipment then dispatched to the districts. The District Census Coordinators were responsible </w:delText>
          </w:r>
        </w:del>
      </w:ins>
      <w:ins w:id="8411" w:author="Pamela Kakande Nabukhonzo" w:date="2025-06-17T23:09:00Z">
        <w:del w:id="8412" w:author="Rachel Shipsey" w:date="2025-06-23T15:21:00Z">
          <w:r w:rsidR="00B465AE" w:rsidRPr="001C5F6C" w:rsidDel="008D26A9">
            <w:rPr>
              <w:rFonts w:cs="Arial"/>
              <w:szCs w:val="24"/>
            </w:rPr>
            <w:delText>for receiving</w:delText>
          </w:r>
        </w:del>
      </w:ins>
      <w:ins w:id="8413" w:author="Pamela Kakande Nabukhonzo" w:date="2025-06-17T23:08:00Z">
        <w:del w:id="8414" w:author="Rachel Shipsey" w:date="2025-06-23T15:21:00Z">
          <w:r w:rsidRPr="001C5F6C" w:rsidDel="008D26A9">
            <w:rPr>
              <w:rFonts w:cs="Arial"/>
              <w:szCs w:val="24"/>
            </w:rPr>
            <w:delText xml:space="preserve"> the materials and</w:delText>
          </w:r>
          <w:r w:rsidRPr="001E066F" w:rsidDel="008D26A9">
            <w:delText xml:space="preserve"> </w:delText>
          </w:r>
          <w:r w:rsidRPr="001E066F" w:rsidDel="008D26A9">
            <w:rPr>
              <w:rFonts w:cs="Arial"/>
              <w:szCs w:val="24"/>
            </w:rPr>
            <w:delText xml:space="preserve">handover to the supervisors within the district, the supervisor was responsible </w:delText>
          </w:r>
        </w:del>
      </w:ins>
      <w:ins w:id="8415" w:author="Pamela Kakande Nabukhonzo" w:date="2025-06-17T23:09:00Z">
        <w:del w:id="8416" w:author="Rachel Shipsey" w:date="2025-06-23T15:21:00Z">
          <w:r w:rsidR="00B465AE" w:rsidRPr="001E066F" w:rsidDel="008D26A9">
            <w:rPr>
              <w:rFonts w:cs="Arial"/>
              <w:szCs w:val="24"/>
            </w:rPr>
            <w:delText>for handing over</w:delText>
          </w:r>
        </w:del>
      </w:ins>
      <w:ins w:id="8417" w:author="Pamela Kakande Nabukhonzo" w:date="2025-06-17T23:08:00Z">
        <w:del w:id="8418" w:author="Rachel Shipsey" w:date="2025-06-23T15:21:00Z">
          <w:r w:rsidRPr="001E066F" w:rsidDel="008D26A9">
            <w:rPr>
              <w:rFonts w:cs="Arial"/>
              <w:szCs w:val="24"/>
            </w:rPr>
            <w:delText xml:space="preserve"> to the enumerators. The materials that census enumerators were required to return </w:delText>
          </w:r>
        </w:del>
      </w:ins>
      <w:ins w:id="8419" w:author="Pamela Kakande Nabukhonzo" w:date="2025-06-17T23:09:00Z">
        <w:del w:id="8420" w:author="Rachel Shipsey" w:date="2025-06-23T15:21:00Z">
          <w:r w:rsidR="00B465AE" w:rsidRPr="001E066F" w:rsidDel="008D26A9">
            <w:rPr>
              <w:rFonts w:cs="Arial"/>
              <w:szCs w:val="24"/>
            </w:rPr>
            <w:delText>include</w:delText>
          </w:r>
        </w:del>
      </w:ins>
      <w:ins w:id="8421" w:author="Pamela Kakande Nabukhonzo" w:date="2025-06-17T23:08:00Z">
        <w:del w:id="8422" w:author="Rachel Shipsey" w:date="2025-06-23T15:21:00Z">
          <w:r w:rsidRPr="001E066F" w:rsidDel="008D26A9">
            <w:rPr>
              <w:rFonts w:cs="Arial"/>
              <w:szCs w:val="24"/>
            </w:rPr>
            <w:delText xml:space="preserve"> tablets, power banks, identification cards and notebooks. The procedures of returning the materials followed the same channel from the enumerator to the region. At the region level the tablets were handled to the Regional Education Quality Control Officer and other materials returned to the headquarter office. During handover there were special forms for handover which were supposed to be signed by each part.</w:delText>
          </w:r>
        </w:del>
      </w:ins>
    </w:p>
    <w:p w14:paraId="285C0A9C" w14:textId="4247A88F" w:rsidR="001566A1" w:rsidDel="008D26A9" w:rsidRDefault="00E25086">
      <w:pPr>
        <w:pStyle w:val="ListParagraph"/>
        <w:spacing w:after="0" w:line="276" w:lineRule="auto"/>
        <w:jc w:val="both"/>
        <w:rPr>
          <w:ins w:id="8423" w:author="Pamela Kakande Nabukhonzo" w:date="2025-06-18T21:02:00Z"/>
          <w:del w:id="8424" w:author="Rachel Shipsey" w:date="2025-06-23T15:21:00Z"/>
          <w:rFonts w:eastAsia="Arial"/>
        </w:rPr>
        <w:pPrChange w:id="8425" w:author="Rachel Shipsey" w:date="2025-06-23T15:41:00Z">
          <w:pPr/>
        </w:pPrChange>
      </w:pPr>
      <w:ins w:id="8426" w:author="Pamela Kakande Nabukhonzo" w:date="2025-06-18T21:02:00Z">
        <w:del w:id="8427" w:author="Rachel Shipsey" w:date="2025-06-23T15:21:00Z">
          <w:r w:rsidDel="008D26A9">
            <w:rPr>
              <w:rFonts w:eastAsia="Arial"/>
            </w:rPr>
            <w:delText>Below are for data collection</w:delText>
          </w:r>
        </w:del>
      </w:ins>
    </w:p>
    <w:p w14:paraId="304C4B8F" w14:textId="5406E5FD" w:rsidR="00E25086" w:rsidRPr="00DC2FFF" w:rsidDel="008D26A9" w:rsidRDefault="00E25086">
      <w:pPr>
        <w:pStyle w:val="ListParagraph"/>
        <w:spacing w:after="0" w:line="276" w:lineRule="auto"/>
        <w:jc w:val="both"/>
        <w:rPr>
          <w:ins w:id="8428" w:author="Pamela Kakande Nabukhonzo" w:date="2025-06-18T21:02:00Z"/>
          <w:del w:id="8429" w:author="Rachel Shipsey" w:date="2025-06-23T15:21:00Z"/>
          <w:rFonts w:cs="Arial"/>
          <w:b/>
          <w:bCs/>
        </w:rPr>
        <w:pPrChange w:id="8430" w:author="Rachel Shipsey" w:date="2025-06-23T15:41:00Z">
          <w:pPr>
            <w:spacing w:after="0" w:line="276" w:lineRule="auto"/>
            <w:jc w:val="both"/>
          </w:pPr>
        </w:pPrChange>
      </w:pPr>
      <w:ins w:id="8431" w:author="Pamela Kakande Nabukhonzo" w:date="2025-06-18T21:02:00Z">
        <w:del w:id="8432" w:author="Rachel Shipsey" w:date="2025-06-23T15:21:00Z">
          <w:r w:rsidRPr="00DC2FFF" w:rsidDel="008D26A9">
            <w:rPr>
              <w:rFonts w:cs="Arial"/>
              <w:b/>
              <w:bCs/>
            </w:rPr>
            <w:delText xml:space="preserve">Kenya </w:delText>
          </w:r>
        </w:del>
      </w:ins>
    </w:p>
    <w:p w14:paraId="79FB78EC" w14:textId="10500876" w:rsidR="00E25086" w:rsidRPr="005D10C5" w:rsidDel="008D26A9" w:rsidRDefault="00E25086">
      <w:pPr>
        <w:pStyle w:val="ListParagraph"/>
        <w:spacing w:after="0" w:line="276" w:lineRule="auto"/>
        <w:jc w:val="both"/>
        <w:rPr>
          <w:ins w:id="8433" w:author="Pamela Kakande Nabukhonzo" w:date="2025-06-18T21:02:00Z"/>
          <w:del w:id="8434" w:author="Rachel Shipsey" w:date="2025-06-23T15:21:00Z"/>
          <w:rFonts w:cs="Arial"/>
          <w:sz w:val="20"/>
          <w:szCs w:val="20"/>
        </w:rPr>
        <w:pPrChange w:id="8435"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ins w:id="8436" w:author="Pamela Kakande Nabukhonzo" w:date="2025-06-18T21:02:00Z">
        <w:del w:id="8437" w:author="Rachel Shipsey" w:date="2025-06-23T15:21:00Z">
          <w:r w:rsidRPr="005D10C5" w:rsidDel="008D26A9">
            <w:rPr>
              <w:rFonts w:cs="Arial"/>
              <w:sz w:val="20"/>
              <w:szCs w:val="20"/>
            </w:rPr>
            <w:delText>The 2019 KPHC adopted a de facto approach where all persons within the boundaries of Kenya were enumerated based on where they spent the census reference night (24</w:delText>
          </w:r>
          <w:r w:rsidRPr="005D10C5" w:rsidDel="008D26A9">
            <w:rPr>
              <w:rFonts w:cs="Arial"/>
              <w:sz w:val="20"/>
              <w:szCs w:val="20"/>
              <w:vertAlign w:val="superscript"/>
            </w:rPr>
            <w:delText>th</w:delText>
          </w:r>
          <w:r w:rsidRPr="005D10C5" w:rsidDel="008D26A9">
            <w:rPr>
              <w:rFonts w:cs="Arial"/>
              <w:sz w:val="20"/>
              <w:szCs w:val="20"/>
            </w:rPr>
            <w:delText>/25</w:delText>
          </w:r>
          <w:r w:rsidRPr="005D10C5" w:rsidDel="008D26A9">
            <w:rPr>
              <w:rFonts w:cs="Arial"/>
              <w:sz w:val="20"/>
              <w:szCs w:val="20"/>
              <w:vertAlign w:val="superscript"/>
            </w:rPr>
            <w:delText>th</w:delText>
          </w:r>
          <w:r w:rsidRPr="005D10C5" w:rsidDel="008D26A9">
            <w:rPr>
              <w:rFonts w:cs="Arial"/>
              <w:sz w:val="20"/>
              <w:szCs w:val="20"/>
            </w:rPr>
            <w:delText xml:space="preserve"> August 2019) and continued for seven days up to 31</w:delText>
          </w:r>
          <w:r w:rsidRPr="005D10C5" w:rsidDel="008D26A9">
            <w:rPr>
              <w:rFonts w:cs="Arial"/>
              <w:sz w:val="20"/>
              <w:szCs w:val="20"/>
              <w:vertAlign w:val="superscript"/>
            </w:rPr>
            <w:delText>st</w:delText>
          </w:r>
          <w:r w:rsidRPr="005D10C5" w:rsidDel="008D26A9">
            <w:rPr>
              <w:rFonts w:cs="Arial"/>
              <w:sz w:val="20"/>
              <w:szCs w:val="20"/>
            </w:rPr>
            <w:delText xml:space="preserve"> August 2019. A mop up exercise was conducted for two days (1</w:delText>
          </w:r>
          <w:r w:rsidRPr="005D10C5" w:rsidDel="008D26A9">
            <w:rPr>
              <w:rFonts w:cs="Arial"/>
              <w:sz w:val="20"/>
              <w:szCs w:val="20"/>
              <w:vertAlign w:val="superscript"/>
            </w:rPr>
            <w:delText>st</w:delText>
          </w:r>
          <w:r w:rsidRPr="005D10C5" w:rsidDel="008D26A9">
            <w:rPr>
              <w:rFonts w:cs="Arial"/>
              <w:sz w:val="20"/>
              <w:szCs w:val="20"/>
            </w:rPr>
            <w:delText xml:space="preserve"> and 2</w:delText>
          </w:r>
          <w:r w:rsidRPr="005D10C5" w:rsidDel="008D26A9">
            <w:rPr>
              <w:rFonts w:cs="Arial"/>
              <w:sz w:val="20"/>
              <w:szCs w:val="20"/>
              <w:vertAlign w:val="superscript"/>
            </w:rPr>
            <w:delText>nd</w:delText>
          </w:r>
          <w:r w:rsidRPr="005D10C5" w:rsidDel="008D26A9">
            <w:rPr>
              <w:rFonts w:cs="Arial"/>
              <w:sz w:val="20"/>
              <w:szCs w:val="20"/>
            </w:rPr>
            <w:delText xml:space="preserve"> September 2019) to ensure that all persons were enumerated. Data was collected through the canvasser method and captured using mobile devices (tablets).</w:delText>
          </w:r>
        </w:del>
      </w:ins>
    </w:p>
    <w:p w14:paraId="3F5AFCFB" w14:textId="69616158" w:rsidR="00E25086" w:rsidRPr="005D10C5" w:rsidDel="008D26A9" w:rsidRDefault="00E25086">
      <w:pPr>
        <w:pStyle w:val="ListParagraph"/>
        <w:spacing w:after="0" w:line="276" w:lineRule="auto"/>
        <w:jc w:val="both"/>
        <w:rPr>
          <w:ins w:id="8438" w:author="Pamela Kakande Nabukhonzo" w:date="2025-06-18T21:02:00Z"/>
          <w:del w:id="8439" w:author="Rachel Shipsey" w:date="2025-06-23T15:21:00Z"/>
          <w:rFonts w:cs="Arial"/>
          <w:sz w:val="20"/>
          <w:szCs w:val="20"/>
        </w:rPr>
        <w:pPrChange w:id="8440"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p>
    <w:p w14:paraId="20A7FDC8" w14:textId="1178A4C1" w:rsidR="00E25086" w:rsidRPr="005D10C5" w:rsidDel="008D26A9" w:rsidRDefault="00E25086">
      <w:pPr>
        <w:pStyle w:val="ListParagraph"/>
        <w:spacing w:after="0" w:line="276" w:lineRule="auto"/>
        <w:jc w:val="both"/>
        <w:rPr>
          <w:ins w:id="8441" w:author="Pamela Kakande Nabukhonzo" w:date="2025-06-18T21:02:00Z"/>
          <w:del w:id="8442" w:author="Rachel Shipsey" w:date="2025-06-23T15:21:00Z"/>
          <w:rFonts w:cs="Arial"/>
          <w:sz w:val="20"/>
          <w:szCs w:val="20"/>
        </w:rPr>
        <w:pPrChange w:id="8443"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ins w:id="8444" w:author="Pamela Kakande Nabukhonzo" w:date="2025-06-18T21:02:00Z">
        <w:del w:id="8445" w:author="Rachel Shipsey" w:date="2025-06-23T15:21:00Z">
          <w:r w:rsidRPr="005D10C5" w:rsidDel="008D26A9">
            <w:rPr>
              <w:rFonts w:cs="Arial"/>
              <w:sz w:val="20"/>
              <w:szCs w:val="20"/>
            </w:rPr>
            <w:delText>Whereas the enumeration of the population living in conventional households continued throughout the census week, enumeration of special population (travelers, vagrants/outdoor sleepers, hotels, prison inmates, remand homes, police cells, hospital inpatients, and children’s homes) was strictly done on the census night using short questionnaires; while enumeration in the special areas such as army barracks, GSU camps, police lines, prisons, NYS camps, monasteries and convents was done by enumerators drawn from those institutions using hybrid questionnaires. Dignitaries and other VIPs were mainly enumerated within the first two days. After each household was enumerated, the enumerator added letter “E” on the structure and household number earlier written during pre-enumeration household listing on doors to indicate that the household had been enumerated (e.g., S015/030/E).</w:delText>
          </w:r>
        </w:del>
      </w:ins>
    </w:p>
    <w:p w14:paraId="67BF97E7" w14:textId="5C553A55" w:rsidR="00E25086" w:rsidRPr="005D10C5" w:rsidDel="008D26A9" w:rsidRDefault="00E25086">
      <w:pPr>
        <w:pStyle w:val="ListParagraph"/>
        <w:spacing w:after="0" w:line="276" w:lineRule="auto"/>
        <w:jc w:val="both"/>
        <w:rPr>
          <w:ins w:id="8446" w:author="Pamela Kakande Nabukhonzo" w:date="2025-06-18T21:02:00Z"/>
          <w:del w:id="8447" w:author="Rachel Shipsey" w:date="2025-06-23T15:21:00Z"/>
          <w:rFonts w:cs="Arial"/>
          <w:sz w:val="20"/>
          <w:szCs w:val="20"/>
        </w:rPr>
        <w:pPrChange w:id="8448"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p>
    <w:p w14:paraId="3C33663D" w14:textId="0490E557" w:rsidR="00E25086" w:rsidRPr="005D10C5" w:rsidDel="008D26A9" w:rsidRDefault="00E25086">
      <w:pPr>
        <w:pStyle w:val="ListParagraph"/>
        <w:spacing w:after="0" w:line="276" w:lineRule="auto"/>
        <w:jc w:val="both"/>
        <w:rPr>
          <w:ins w:id="8449" w:author="Pamela Kakande Nabukhonzo" w:date="2025-06-18T21:02:00Z"/>
          <w:del w:id="8450" w:author="Rachel Shipsey" w:date="2025-06-23T15:21:00Z"/>
          <w:rFonts w:cs="Arial"/>
          <w:sz w:val="20"/>
          <w:szCs w:val="20"/>
        </w:rPr>
        <w:pPrChange w:id="8451"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ins w:id="8452" w:author="Pamela Kakande Nabukhonzo" w:date="2025-06-18T21:02:00Z">
        <w:del w:id="8453" w:author="Rachel Shipsey" w:date="2025-06-23T15:21:00Z">
          <w:r w:rsidRPr="005D10C5" w:rsidDel="008D26A9">
            <w:rPr>
              <w:rFonts w:cs="Arial"/>
              <w:sz w:val="20"/>
              <w:szCs w:val="20"/>
            </w:rPr>
            <w:delText>The collected data was sent to the central server by enumerators after completion of every household or several households depending on the availability of internet connectivity. Coordinators, ICT, and content supervisors supported by County and Sub County census committee members coordinated and supervised the exercise.  In the event of a tablet’s failure to send the data to the server, the enumerators shared their data via Bluetooth with their respective content supervisors, who eventually sent it to the server.</w:delText>
          </w:r>
        </w:del>
      </w:ins>
    </w:p>
    <w:p w14:paraId="1AE60C87" w14:textId="45BAE132" w:rsidR="00E25086" w:rsidRPr="00DC2FFF" w:rsidDel="008D26A9" w:rsidRDefault="00E25086">
      <w:pPr>
        <w:pStyle w:val="ListParagraph"/>
        <w:spacing w:after="0" w:line="276" w:lineRule="auto"/>
        <w:jc w:val="both"/>
        <w:rPr>
          <w:ins w:id="8454" w:author="Pamela Kakande Nabukhonzo" w:date="2025-06-18T21:02:00Z"/>
          <w:del w:id="8455" w:author="Rachel Shipsey" w:date="2025-06-23T15:21:00Z"/>
          <w:rFonts w:cs="Arial"/>
        </w:rPr>
        <w:pPrChange w:id="8456" w:author="Rachel Shipsey" w:date="2025-06-23T15:41:00Z">
          <w:pPr>
            <w:spacing w:after="0" w:line="276" w:lineRule="auto"/>
            <w:jc w:val="both"/>
          </w:pPr>
        </w:pPrChange>
      </w:pPr>
    </w:p>
    <w:p w14:paraId="067B4CC5" w14:textId="3CDD6723" w:rsidR="00E25086" w:rsidRPr="00DC2FFF" w:rsidDel="008D26A9" w:rsidRDefault="00E25086">
      <w:pPr>
        <w:pStyle w:val="ListParagraph"/>
        <w:spacing w:after="0" w:line="276" w:lineRule="auto"/>
        <w:jc w:val="both"/>
        <w:rPr>
          <w:ins w:id="8457" w:author="Pamela Kakande Nabukhonzo" w:date="2025-06-18T21:02:00Z"/>
          <w:del w:id="8458" w:author="Rachel Shipsey" w:date="2025-06-23T15:21:00Z"/>
          <w:rFonts w:cs="Arial"/>
          <w:b/>
          <w:bCs/>
        </w:rPr>
        <w:pPrChange w:id="8459" w:author="Rachel Shipsey" w:date="2025-06-23T15:41:00Z">
          <w:pPr>
            <w:spacing w:after="0" w:line="276" w:lineRule="auto"/>
            <w:jc w:val="both"/>
          </w:pPr>
        </w:pPrChange>
      </w:pPr>
      <w:ins w:id="8460" w:author="Pamela Kakande Nabukhonzo" w:date="2025-06-18T21:02:00Z">
        <w:del w:id="8461" w:author="Rachel Shipsey" w:date="2025-06-23T15:21:00Z">
          <w:r w:rsidRPr="00DC2FFF" w:rsidDel="008D26A9">
            <w:rPr>
              <w:rFonts w:cs="Arial"/>
              <w:b/>
              <w:bCs/>
            </w:rPr>
            <w:delText>South Africa</w:delText>
          </w:r>
        </w:del>
      </w:ins>
    </w:p>
    <w:p w14:paraId="433CDE1C" w14:textId="735ED267" w:rsidR="00E25086" w:rsidRPr="005D10C5" w:rsidDel="008D26A9" w:rsidRDefault="00E25086">
      <w:pPr>
        <w:pStyle w:val="ListParagraph"/>
        <w:spacing w:after="0" w:line="276" w:lineRule="auto"/>
        <w:jc w:val="both"/>
        <w:rPr>
          <w:ins w:id="8462" w:author="Pamela Kakande Nabukhonzo" w:date="2025-06-18T21:02:00Z"/>
          <w:del w:id="8463" w:author="Rachel Shipsey" w:date="2025-06-23T15:21:00Z"/>
          <w:rFonts w:cs="Arial"/>
          <w:sz w:val="20"/>
          <w:szCs w:val="20"/>
        </w:rPr>
        <w:pPrChange w:id="8464"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ins w:id="8465" w:author="Pamela Kakande Nabukhonzo" w:date="2025-06-18T21:02:00Z">
        <w:del w:id="8466" w:author="Rachel Shipsey" w:date="2025-06-23T15:21:00Z">
          <w:r w:rsidRPr="005D10C5" w:rsidDel="008D26A9">
            <w:rPr>
              <w:rFonts w:cs="Arial"/>
              <w:sz w:val="20"/>
              <w:szCs w:val="20"/>
            </w:rPr>
            <w:delText xml:space="preserve">STATSA conducted a fully digital census de facto census, i.e. all people in South Africa were counted from where they were on the designated census night (02 February 2022). A multi-modal approach to data collection was used with three alternative methods for households to participate -Computer Assisted Personal interview (CAPI) which involved face-to-face interviews with a census fieldworker who visited households and collected data from populations in transit/travelling, homeless and Special Dwelling Institutions (Hotels, B&amp;B, guest houses, hospitals, police and military barracks, Prisons and boarding schools, nursing homes, etc.). Computer Assisted Web Interview (CAWI) were used to enable the respondent to complete the census questionnaire online after registering. Computer Assisted Telephonic Interview (CATI) was also used, where the respondent completed the census questionnaire telephonically with the assistance of a STATSA official. </w:delText>
          </w:r>
        </w:del>
      </w:ins>
    </w:p>
    <w:p w14:paraId="1121A906" w14:textId="17BAAB29" w:rsidR="00E25086" w:rsidRPr="005D10C5" w:rsidDel="008D26A9" w:rsidRDefault="00E25086">
      <w:pPr>
        <w:pStyle w:val="ListParagraph"/>
        <w:spacing w:after="0" w:line="276" w:lineRule="auto"/>
        <w:jc w:val="both"/>
        <w:rPr>
          <w:ins w:id="8467" w:author="Pamela Kakande Nabukhonzo" w:date="2025-06-18T21:02:00Z"/>
          <w:del w:id="8468" w:author="Rachel Shipsey" w:date="2025-06-23T15:21:00Z"/>
          <w:rFonts w:cs="Arial"/>
          <w:sz w:val="20"/>
          <w:szCs w:val="20"/>
        </w:rPr>
        <w:pPrChange w:id="8469"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p>
    <w:p w14:paraId="535DFE48" w14:textId="5352A2EE" w:rsidR="00E25086" w:rsidRPr="005D10C5" w:rsidDel="008D26A9" w:rsidRDefault="00E25086">
      <w:pPr>
        <w:pStyle w:val="ListParagraph"/>
        <w:spacing w:after="0" w:line="276" w:lineRule="auto"/>
        <w:jc w:val="both"/>
        <w:rPr>
          <w:ins w:id="8470" w:author="Pamela Kakande Nabukhonzo" w:date="2025-06-18T21:02:00Z"/>
          <w:del w:id="8471" w:author="Rachel Shipsey" w:date="2025-06-23T15:21:00Z"/>
          <w:rFonts w:cs="Arial"/>
          <w:sz w:val="20"/>
          <w:szCs w:val="20"/>
        </w:rPr>
        <w:pPrChange w:id="8472"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ins w:id="8473" w:author="Pamela Kakande Nabukhonzo" w:date="2025-06-18T21:02:00Z">
        <w:del w:id="8474" w:author="Rachel Shipsey" w:date="2025-06-23T15:21:00Z">
          <w:r w:rsidRPr="005D10C5" w:rsidDel="008D26A9">
            <w:rPr>
              <w:rFonts w:cs="Arial"/>
              <w:sz w:val="20"/>
              <w:szCs w:val="20"/>
            </w:rPr>
            <w:delText>Household registrations increased significantly in the days preceding the original close of registration which coincided with the first week of enumeration, Stats SA official’s quote on the advantages of CAWI. “It appears that once households realized how quick and easy it is to complete the online Census form, word got around prompting the spike in registrations. There have been numerous requests to the call Centre for us to reopen registration. The online form can be completed on a computer or smartphone and is data free to the user. Stats SA says the form is simple to complete and will take about ten to 45 minutes, depending on the size of the household.”</w:delText>
          </w:r>
        </w:del>
      </w:ins>
    </w:p>
    <w:p w14:paraId="19734C69" w14:textId="16C0B88E" w:rsidR="00093EB0" w:rsidRPr="00DC2FFF" w:rsidDel="00E746B0" w:rsidRDefault="00E25086">
      <w:pPr>
        <w:pStyle w:val="ListParagraph"/>
        <w:spacing w:after="0" w:line="276" w:lineRule="auto"/>
        <w:jc w:val="both"/>
        <w:rPr>
          <w:del w:id="8475" w:author="Rachel Shipsey" w:date="2025-06-11T15:32:00Z"/>
          <w:moveTo w:id="8476" w:author="Rachel Shipsey" w:date="2025-06-09T09:49:00Z"/>
          <w:rFonts w:cs="Arial"/>
        </w:rPr>
        <w:pPrChange w:id="8477" w:author="Rachel Shipsey" w:date="2025-06-23T15:41:00Z">
          <w:pPr>
            <w:spacing w:after="0" w:line="276" w:lineRule="auto"/>
            <w:jc w:val="both"/>
          </w:pPr>
        </w:pPrChange>
      </w:pPr>
      <w:ins w:id="8478" w:author="Pamela Kakande Nabukhonzo" w:date="2025-06-18T21:02:00Z">
        <w:del w:id="8479" w:author="Rachel Shipsey" w:date="2025-06-23T15:21:00Z">
          <w:r w:rsidDel="008D26A9">
            <w:rPr>
              <w:rFonts w:cs="Arial"/>
            </w:rPr>
            <w:delText>Below are for logistics management</w:delText>
          </w:r>
        </w:del>
      </w:ins>
      <w:moveTo w:id="8480" w:author="Rachel Shipsey" w:date="2025-06-09T09:49:00Z">
        <w:del w:id="8481" w:author="Rachel Shipsey" w:date="2025-06-11T15:32:00Z">
          <w:r w:rsidR="00093EB0" w:rsidRPr="00DC2FFF" w:rsidDel="00E746B0">
            <w:rPr>
              <w:rFonts w:cs="Arial"/>
            </w:rPr>
            <w:delText>As part of the pre-enumeration listing of households, it is important to undertake a clear publicity of the exercise to the public. Below are some highlights of selected countries experiences regarding implementation of the pre-enumeration household listing.</w:delText>
          </w:r>
        </w:del>
      </w:moveTo>
    </w:p>
    <w:p w14:paraId="77472026" w14:textId="7A74D3E2" w:rsidR="00093EB0" w:rsidRPr="00DC2FFF" w:rsidDel="008D26A9" w:rsidRDefault="00093EB0">
      <w:pPr>
        <w:pStyle w:val="ListParagraph"/>
        <w:spacing w:after="0" w:line="276" w:lineRule="auto"/>
        <w:jc w:val="both"/>
        <w:rPr>
          <w:del w:id="8482" w:author="Rachel Shipsey" w:date="2025-06-23T15:21:00Z"/>
          <w:moveTo w:id="8483" w:author="Rachel Shipsey" w:date="2025-06-09T09:49:00Z"/>
          <w:rFonts w:cs="Arial"/>
          <w:b/>
          <w:bCs/>
        </w:rPr>
        <w:pPrChange w:id="8484" w:author="Rachel Shipsey" w:date="2025-06-23T15:41:00Z">
          <w:pPr>
            <w:spacing w:after="0" w:line="276" w:lineRule="auto"/>
            <w:jc w:val="both"/>
          </w:pPr>
        </w:pPrChange>
      </w:pPr>
    </w:p>
    <w:p w14:paraId="7EA940FF" w14:textId="4157A14F" w:rsidR="00093EB0" w:rsidRPr="00DC2FFF" w:rsidDel="008D26A9" w:rsidRDefault="00093EB0">
      <w:pPr>
        <w:pStyle w:val="ListParagraph"/>
        <w:spacing w:after="0" w:line="276" w:lineRule="auto"/>
        <w:jc w:val="both"/>
        <w:rPr>
          <w:del w:id="8485" w:author="Rachel Shipsey" w:date="2025-06-23T15:21:00Z"/>
          <w:moveTo w:id="8486" w:author="Rachel Shipsey" w:date="2025-06-09T09:49:00Z"/>
          <w:rFonts w:cs="Arial"/>
          <w:b/>
          <w:bCs/>
        </w:rPr>
        <w:pPrChange w:id="8487" w:author="Rachel Shipsey" w:date="2025-06-23T15:41:00Z">
          <w:pPr>
            <w:pBdr>
              <w:bottom w:val="doubleWave" w:sz="6" w:space="1" w:color="2F5496" w:themeColor="accent1" w:themeShade="BF"/>
            </w:pBdr>
            <w:spacing w:after="0" w:line="276" w:lineRule="auto"/>
            <w:jc w:val="both"/>
          </w:pPr>
        </w:pPrChange>
      </w:pPr>
      <w:moveTo w:id="8488" w:author="Rachel Shipsey" w:date="2025-06-09T09:49:00Z">
        <w:del w:id="8489" w:author="Rachel Shipsey" w:date="2025-06-23T15:21:00Z">
          <w:r w:rsidRPr="00DC2FFF" w:rsidDel="008D26A9">
            <w:rPr>
              <w:rFonts w:cs="Arial"/>
              <w:b/>
              <w:bCs/>
            </w:rPr>
            <w:delText>Kenya</w:delText>
          </w:r>
        </w:del>
      </w:moveTo>
    </w:p>
    <w:p w14:paraId="3E2F65C1" w14:textId="2B794D67" w:rsidR="00093EB0" w:rsidRPr="005D10C5" w:rsidDel="008D26A9" w:rsidRDefault="00093EB0">
      <w:pPr>
        <w:pStyle w:val="ListParagraph"/>
        <w:spacing w:after="0" w:line="276" w:lineRule="auto"/>
        <w:jc w:val="both"/>
        <w:rPr>
          <w:del w:id="8490" w:author="Rachel Shipsey" w:date="2025-06-23T15:21:00Z"/>
          <w:moveTo w:id="8491" w:author="Rachel Shipsey" w:date="2025-06-09T09:49:00Z"/>
          <w:rFonts w:cs="Arial"/>
          <w:sz w:val="20"/>
          <w:szCs w:val="20"/>
        </w:rPr>
        <w:pPrChange w:id="8492" w:author="Rachel Shipsey" w:date="2025-06-23T15:41:00Z">
          <w:pPr>
            <w:shd w:val="clear" w:color="auto" w:fill="D9E2F3" w:themeFill="accent1" w:themeFillTint="33"/>
            <w:spacing w:after="0" w:line="240" w:lineRule="auto"/>
            <w:jc w:val="both"/>
          </w:pPr>
        </w:pPrChange>
      </w:pPr>
      <w:moveTo w:id="8493" w:author="Rachel Shipsey" w:date="2025-06-09T09:49:00Z">
        <w:del w:id="8494" w:author="Rachel Shipsey" w:date="2025-06-23T15:21:00Z">
          <w:r w:rsidRPr="70E65BEE" w:rsidDel="008D26A9">
            <w:rPr>
              <w:rFonts w:cs="Arial"/>
              <w:sz w:val="20"/>
              <w:szCs w:val="20"/>
            </w:rPr>
            <w:delText>Pre-enumeration listing of households involved visiting, identifying, and listing all the households within the EA. It was undertaken for two days on 22</w:delText>
          </w:r>
          <w:r w:rsidRPr="70E65BEE" w:rsidDel="008D26A9">
            <w:rPr>
              <w:rFonts w:cs="Arial"/>
              <w:sz w:val="20"/>
              <w:szCs w:val="20"/>
              <w:vertAlign w:val="superscript"/>
            </w:rPr>
            <w:delText>nd</w:delText>
          </w:r>
          <w:r w:rsidRPr="70E65BEE" w:rsidDel="008D26A9">
            <w:rPr>
              <w:rFonts w:cs="Arial"/>
              <w:sz w:val="20"/>
              <w:szCs w:val="20"/>
            </w:rPr>
            <w:delText xml:space="preserve"> and 23</w:delText>
          </w:r>
          <w:r w:rsidRPr="70E65BEE" w:rsidDel="008D26A9">
            <w:rPr>
              <w:rFonts w:cs="Arial"/>
              <w:sz w:val="20"/>
              <w:szCs w:val="20"/>
              <w:vertAlign w:val="superscript"/>
            </w:rPr>
            <w:delText>rd</w:delText>
          </w:r>
          <w:r w:rsidRPr="70E65BEE" w:rsidDel="008D26A9">
            <w:rPr>
              <w:rFonts w:cs="Arial"/>
              <w:sz w:val="20"/>
              <w:szCs w:val="20"/>
            </w:rPr>
            <w:delText xml:space="preserve"> August 2019 immediately after concluding EA identification. In the households, enumerators informed the respondents that the listing would be followed by actual census enumeration, starting on the night of the 24</w:delText>
          </w:r>
          <w:r w:rsidRPr="70E65BEE" w:rsidDel="008D26A9">
            <w:rPr>
              <w:rFonts w:cs="Arial"/>
              <w:sz w:val="20"/>
              <w:szCs w:val="20"/>
              <w:vertAlign w:val="superscript"/>
            </w:rPr>
            <w:delText>th</w:delText>
          </w:r>
          <w:r w:rsidRPr="70E65BEE" w:rsidDel="008D26A9">
            <w:rPr>
              <w:rFonts w:cs="Arial"/>
              <w:sz w:val="20"/>
              <w:szCs w:val="20"/>
            </w:rPr>
            <w:delText xml:space="preserve"> /25</w:delText>
          </w:r>
          <w:r w:rsidRPr="70E65BEE" w:rsidDel="008D26A9">
            <w:rPr>
              <w:rFonts w:cs="Arial"/>
              <w:sz w:val="20"/>
              <w:szCs w:val="20"/>
              <w:vertAlign w:val="superscript"/>
            </w:rPr>
            <w:delText>th</w:delText>
          </w:r>
          <w:r w:rsidRPr="70E65BEE" w:rsidDel="008D26A9">
            <w:rPr>
              <w:rFonts w:cs="Arial"/>
              <w:sz w:val="20"/>
              <w:szCs w:val="20"/>
            </w:rPr>
            <w:delText xml:space="preserve"> August 2019. Households missed during pre-enumeration household listing were covered, along with the actual enumeration. The actual implementation involved using an uploaded pre-enumeration household listing questionnaire in the CAPI, the enumerator captured the following variables: GPS Coordinates of the main structure of the respective household; Structure number; Household number; Name of household head; Total number of usual members in the household (de jure). </w:delText>
          </w:r>
        </w:del>
      </w:moveTo>
    </w:p>
    <w:p w14:paraId="3B5F8557" w14:textId="679B319F" w:rsidR="00093EB0" w:rsidRPr="005D10C5" w:rsidDel="008D26A9" w:rsidRDefault="00093EB0">
      <w:pPr>
        <w:pStyle w:val="ListParagraph"/>
        <w:spacing w:after="0" w:line="276" w:lineRule="auto"/>
        <w:jc w:val="both"/>
        <w:rPr>
          <w:del w:id="8495" w:author="Rachel Shipsey" w:date="2025-06-23T15:21:00Z"/>
          <w:moveTo w:id="8496" w:author="Rachel Shipsey" w:date="2025-06-09T09:49:00Z"/>
          <w:rFonts w:cs="Arial"/>
          <w:sz w:val="20"/>
          <w:szCs w:val="20"/>
        </w:rPr>
        <w:pPrChange w:id="8497" w:author="Rachel Shipsey" w:date="2025-06-23T15:41:00Z">
          <w:pPr>
            <w:shd w:val="clear" w:color="auto" w:fill="D9E2F3" w:themeFill="accent1" w:themeFillTint="33"/>
            <w:spacing w:after="0" w:line="240" w:lineRule="auto"/>
            <w:jc w:val="both"/>
          </w:pPr>
        </w:pPrChange>
      </w:pPr>
    </w:p>
    <w:p w14:paraId="5A8B277B" w14:textId="4EEEBEE1" w:rsidR="00093EB0" w:rsidRPr="005D10C5" w:rsidDel="008D26A9" w:rsidRDefault="00093EB0">
      <w:pPr>
        <w:pStyle w:val="ListParagraph"/>
        <w:spacing w:after="0" w:line="276" w:lineRule="auto"/>
        <w:jc w:val="both"/>
        <w:rPr>
          <w:del w:id="8498" w:author="Rachel Shipsey" w:date="2025-06-23T15:21:00Z"/>
          <w:moveTo w:id="8499" w:author="Rachel Shipsey" w:date="2025-06-09T09:49:00Z"/>
          <w:rFonts w:cs="Arial"/>
          <w:sz w:val="20"/>
          <w:szCs w:val="20"/>
        </w:rPr>
        <w:pPrChange w:id="8500" w:author="Rachel Shipsey" w:date="2025-06-23T15:41:00Z">
          <w:pPr>
            <w:shd w:val="clear" w:color="auto" w:fill="D9E2F3" w:themeFill="accent1" w:themeFillTint="33"/>
            <w:spacing w:after="0" w:line="240" w:lineRule="auto"/>
            <w:jc w:val="both"/>
          </w:pPr>
        </w:pPrChange>
      </w:pPr>
      <w:moveTo w:id="8501" w:author="Rachel Shipsey" w:date="2025-06-09T09:49:00Z">
        <w:del w:id="8502" w:author="Rachel Shipsey" w:date="2025-06-23T15:21:00Z">
          <w:r w:rsidRPr="005D10C5" w:rsidDel="008D26A9">
            <w:rPr>
              <w:rFonts w:cs="Arial"/>
              <w:sz w:val="20"/>
              <w:szCs w:val="20"/>
            </w:rPr>
            <w:delText xml:space="preserve">The inbuilt application automatically generated structure and household numbers that started with an S. The enumerators used these numbers to generate a three-digit number for the structure, then a slash followed by a three-digit number for the household. For example, if the structure number was fifteen, and household number was thirty, the enumerator wrote the generated as S015/030. All the structures in the EAs were numbered in a systematic manner to avoid omissions or duplications. The enumerator either used chalk, felt pen and/or card to number all the structures somewhere conspicuous but where it could not be easily tampered with. </w:delText>
          </w:r>
        </w:del>
      </w:moveTo>
    </w:p>
    <w:p w14:paraId="27768176" w14:textId="381D8CC7" w:rsidR="00093EB0" w:rsidRPr="005D10C5" w:rsidDel="008D26A9" w:rsidRDefault="00093EB0">
      <w:pPr>
        <w:pStyle w:val="ListParagraph"/>
        <w:spacing w:after="0" w:line="276" w:lineRule="auto"/>
        <w:jc w:val="both"/>
        <w:rPr>
          <w:del w:id="8503" w:author="Rachel Shipsey" w:date="2025-06-23T15:21:00Z"/>
          <w:moveTo w:id="8504" w:author="Rachel Shipsey" w:date="2025-06-09T09:49:00Z"/>
          <w:rFonts w:cs="Arial"/>
          <w:sz w:val="20"/>
          <w:szCs w:val="20"/>
        </w:rPr>
        <w:pPrChange w:id="8505" w:author="Rachel Shipsey" w:date="2025-06-23T15:41:00Z">
          <w:pPr>
            <w:shd w:val="clear" w:color="auto" w:fill="D9E2F3" w:themeFill="accent1" w:themeFillTint="33"/>
            <w:spacing w:after="0" w:line="240" w:lineRule="auto"/>
            <w:jc w:val="both"/>
          </w:pPr>
        </w:pPrChange>
      </w:pPr>
    </w:p>
    <w:p w14:paraId="094D5E25" w14:textId="25C37233" w:rsidR="00C70092" w:rsidRPr="005D10C5" w:rsidDel="008D26A9" w:rsidRDefault="00093EB0">
      <w:pPr>
        <w:pStyle w:val="ListParagraph"/>
        <w:spacing w:after="0" w:line="276" w:lineRule="auto"/>
        <w:jc w:val="both"/>
        <w:rPr>
          <w:del w:id="8506" w:author="Rachel Shipsey" w:date="2025-06-23T15:21:00Z"/>
          <w:moveTo w:id="8507" w:author="Rachel Shipsey" w:date="2025-06-09T09:49:00Z"/>
          <w:rFonts w:cs="Arial"/>
          <w:sz w:val="20"/>
          <w:szCs w:val="20"/>
        </w:rPr>
        <w:pPrChange w:id="8508"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moveTo w:id="8509" w:author="Rachel Shipsey" w:date="2025-06-09T09:49:00Z">
        <w:del w:id="8510" w:author="Rachel Shipsey" w:date="2025-06-23T15:21:00Z">
          <w:r w:rsidRPr="005D10C5" w:rsidDel="008D26A9">
            <w:rPr>
              <w:rFonts w:cs="Arial"/>
              <w:sz w:val="20"/>
              <w:szCs w:val="20"/>
            </w:rPr>
            <w:delText>The enumerators got the opportunity to know and create rapport with the village elders and potential respondents. This also helped them to identify dignitaries, VIPs and any institutions or non-conventional households within the EA. It is during this period that the special area enumerators assigned to cover non-conventional households’ such as travelers, vagrants/outdoor sleepers, hotels, army camps/barracks, GSU camps, prisons, KWS camps, remand homes, police cells, hospitals, children’s homes, convents, and monasteries identified the location of the areas assigned.</w:delText>
          </w:r>
        </w:del>
      </w:moveTo>
    </w:p>
    <w:p w14:paraId="16BD47A1" w14:textId="2C70300B" w:rsidR="007E1DEA" w:rsidRPr="00AF4A2B" w:rsidDel="008D26A9" w:rsidRDefault="007E1DEA">
      <w:pPr>
        <w:pStyle w:val="ListParagraph"/>
        <w:spacing w:after="0" w:line="276" w:lineRule="auto"/>
        <w:jc w:val="both"/>
        <w:rPr>
          <w:del w:id="8511" w:author="Rachel Shipsey" w:date="2025-06-23T15:21:00Z"/>
          <w:moveTo w:id="8512" w:author="Rachel Shipsey" w:date="2025-06-09T09:49:00Z"/>
          <w:rFonts w:cstheme="majorBidi"/>
        </w:rPr>
        <w:pPrChange w:id="8513" w:author="Rachel Shipsey" w:date="2025-06-23T15:41:00Z">
          <w:pPr>
            <w:spacing w:after="0" w:line="276" w:lineRule="auto"/>
            <w:jc w:val="both"/>
          </w:pPr>
        </w:pPrChange>
      </w:pPr>
      <w:bookmarkStart w:id="8514" w:name="_Toc201238156"/>
      <w:bookmarkStart w:id="8515" w:name="_Toc201319552"/>
      <w:bookmarkStart w:id="8516" w:name="_Toc201238157"/>
      <w:bookmarkStart w:id="8517" w:name="_Toc201319553"/>
      <w:bookmarkEnd w:id="8514"/>
      <w:bookmarkEnd w:id="8515"/>
      <w:bookmarkEnd w:id="8516"/>
      <w:bookmarkEnd w:id="8517"/>
    </w:p>
    <w:p w14:paraId="0AA272EF" w14:textId="66EFECB0" w:rsidR="00093EB0" w:rsidDel="00CE3EA0" w:rsidRDefault="00093EB0">
      <w:pPr>
        <w:pStyle w:val="ListParagraph"/>
        <w:spacing w:after="0" w:line="276" w:lineRule="auto"/>
        <w:jc w:val="both"/>
        <w:rPr>
          <w:del w:id="8518" w:author="Rachel Shipsey" w:date="2025-06-11T15:33:00Z"/>
        </w:rPr>
        <w:pPrChange w:id="8519" w:author="Rachel Shipsey" w:date="2025-06-23T15:41:00Z">
          <w:pPr/>
        </w:pPrChange>
      </w:pPr>
      <w:moveTo w:id="8520" w:author="Rachel Shipsey" w:date="2025-06-09T09:49:00Z">
        <w:del w:id="8521" w:author="Rachel Shipsey" w:date="2025-06-11T15:33:00Z">
          <w:r w:rsidRPr="4871BC61" w:rsidDel="00CE3EA0">
            <w:delText>10.1.2</w:delText>
          </w:r>
          <w:r w:rsidDel="00CE3EA0">
            <w:tab/>
          </w:r>
          <w:r w:rsidRPr="4871BC61" w:rsidDel="00CE3EA0">
            <w:delText>Lessons Learnt</w:delText>
          </w:r>
        </w:del>
      </w:moveTo>
    </w:p>
    <w:p w14:paraId="04250BB1" w14:textId="1EA583FE" w:rsidR="00C70092" w:rsidRPr="000771B7" w:rsidDel="008D26A9" w:rsidRDefault="00093EB0">
      <w:pPr>
        <w:pStyle w:val="ListParagraph"/>
        <w:spacing w:after="0" w:line="276" w:lineRule="auto"/>
        <w:jc w:val="both"/>
        <w:rPr>
          <w:del w:id="8522" w:author="Rachel Shipsey" w:date="2025-06-23T15:21:00Z"/>
          <w:moveTo w:id="8523" w:author="Rachel Shipsey" w:date="2025-06-09T09:49:00Z"/>
          <w:rFonts w:cs="Arial"/>
        </w:rPr>
        <w:pPrChange w:id="8524" w:author="Rachel Shipsey" w:date="2025-06-23T15:41:00Z">
          <w:pPr>
            <w:pStyle w:val="ListParagraph"/>
            <w:numPr>
              <w:numId w:val="93"/>
            </w:numPr>
            <w:spacing w:line="276" w:lineRule="auto"/>
            <w:ind w:left="360" w:hanging="360"/>
            <w:jc w:val="both"/>
          </w:pPr>
        </w:pPrChange>
      </w:pPr>
      <w:bookmarkStart w:id="8525" w:name="_Toc201319555"/>
      <w:bookmarkEnd w:id="8525"/>
      <w:moveTo w:id="8526" w:author="Rachel Shipsey" w:date="2025-06-09T09:49:00Z">
        <w:del w:id="8527" w:author="Rachel Shipsey" w:date="2025-06-23T15:21:00Z">
          <w:r w:rsidRPr="000771B7" w:rsidDel="008D26A9">
            <w:rPr>
              <w:rFonts w:cs="Arial"/>
            </w:rPr>
            <w:delText>I</w:delText>
          </w:r>
        </w:del>
        <w:del w:id="8528" w:author="Rachel Shipsey" w:date="2025-06-11T15:34:00Z">
          <w:r w:rsidRPr="000771B7" w:rsidDel="00C70092">
            <w:rPr>
              <w:rFonts w:cs="Arial"/>
            </w:rPr>
            <w:delText>t</w:delText>
          </w:r>
        </w:del>
        <w:del w:id="8529" w:author="Rachel Shipsey" w:date="2025-06-23T15:21:00Z">
          <w:r w:rsidRPr="000771B7" w:rsidDel="008D26A9">
            <w:rPr>
              <w:rFonts w:cs="Arial"/>
            </w:rPr>
            <w:delText xml:space="preserve"> was noted that there was i</w:delText>
          </w:r>
          <w:r w:rsidRPr="000771B7" w:rsidDel="008D26A9">
            <w:rPr>
              <w:rFonts w:eastAsia="Arial" w:cs="Arial"/>
              <w:color w:val="000000"/>
            </w:rPr>
            <w:delText xml:space="preserve">nadequate publicity for the two days’ pre-enumeration listing of households. </w:delText>
          </w:r>
          <w:r w:rsidRPr="000771B7" w:rsidDel="008D26A9">
            <w:rPr>
              <w:rFonts w:cs="Arial"/>
            </w:rPr>
            <w:delText>Although, the teams were accompanied to the households by village elders who introduced them to the households.</w:delText>
          </w:r>
          <w:r w:rsidRPr="000771B7" w:rsidDel="008D26A9">
            <w:rPr>
              <w:rFonts w:eastAsia="Arial" w:cs="Arial"/>
              <w:color w:val="000000"/>
            </w:rPr>
            <w:delText xml:space="preserve">  This could cause confusion in the community by households thinking that this is the actual enumeration coupled with the earlier mapping exercise that may have visited the same household head.</w:delText>
          </w:r>
          <w:r w:rsidRPr="000771B7" w:rsidDel="008D26A9">
            <w:rPr>
              <w:rFonts w:cs="Arial"/>
            </w:rPr>
            <w:delText xml:space="preserve"> </w:delText>
          </w:r>
        </w:del>
      </w:moveTo>
    </w:p>
    <w:p w14:paraId="06F53F82" w14:textId="1627DA52" w:rsidR="009163B0" w:rsidRPr="000771B7" w:rsidDel="009163B0" w:rsidRDefault="00093EB0">
      <w:pPr>
        <w:pStyle w:val="ListParagraph"/>
        <w:spacing w:after="0" w:line="276" w:lineRule="auto"/>
        <w:jc w:val="both"/>
        <w:rPr>
          <w:del w:id="8530" w:author="Rachel Shipsey" w:date="2025-06-11T15:37:00Z"/>
          <w:moveTo w:id="8531" w:author="Rachel Shipsey" w:date="2025-06-09T09:49:00Z"/>
          <w:rFonts w:cs="Arial"/>
        </w:rPr>
        <w:pPrChange w:id="8532" w:author="Rachel Shipsey" w:date="2025-06-23T15:41:00Z">
          <w:pPr>
            <w:pStyle w:val="ListParagraph"/>
            <w:numPr>
              <w:numId w:val="93"/>
            </w:numPr>
            <w:spacing w:line="276" w:lineRule="auto"/>
            <w:ind w:left="360" w:hanging="360"/>
            <w:jc w:val="both"/>
          </w:pPr>
        </w:pPrChange>
      </w:pPr>
      <w:moveTo w:id="8533" w:author="Rachel Shipsey" w:date="2025-06-09T09:49:00Z">
        <w:del w:id="8534" w:author="Rachel Shipsey" w:date="2025-06-23T15:21:00Z">
          <w:r w:rsidRPr="00C70092" w:rsidDel="008D26A9">
            <w:rPr>
              <w:rFonts w:eastAsia="Arial" w:cs="Arial"/>
              <w:color w:val="000000"/>
              <w:rPrChange w:id="8535" w:author="Rachel Shipsey" w:date="2025-06-11T15:34:00Z">
                <w:rPr/>
              </w:rPrChange>
            </w:rPr>
            <w:delText>Large EAs took longer time to navigate and may lead to fatigue among the enumerators ahead of the actual census enumeration. The EA demarcation should also consider the time considerations required for pre-enumeration household listing.</w:delText>
          </w:r>
        </w:del>
      </w:moveTo>
    </w:p>
    <w:p w14:paraId="21BE783F" w14:textId="696FAF44" w:rsidR="009163B0" w:rsidRPr="000771B7" w:rsidDel="008D26A9" w:rsidRDefault="00093EB0">
      <w:pPr>
        <w:pStyle w:val="ListParagraph"/>
        <w:spacing w:after="0" w:line="276" w:lineRule="auto"/>
        <w:jc w:val="both"/>
        <w:rPr>
          <w:del w:id="8536" w:author="Rachel Shipsey" w:date="2025-06-23T15:21:00Z"/>
          <w:moveTo w:id="8537" w:author="Rachel Shipsey" w:date="2025-06-09T09:49:00Z"/>
          <w:rFonts w:cs="Arial"/>
        </w:rPr>
        <w:pPrChange w:id="8538" w:author="Rachel Shipsey" w:date="2025-06-23T15:41:00Z">
          <w:pPr>
            <w:pStyle w:val="ListParagraph"/>
            <w:numPr>
              <w:numId w:val="93"/>
            </w:numPr>
            <w:spacing w:line="276" w:lineRule="auto"/>
            <w:ind w:left="360" w:hanging="360"/>
            <w:jc w:val="both"/>
          </w:pPr>
        </w:pPrChange>
      </w:pPr>
      <w:moveTo w:id="8539" w:author="Rachel Shipsey" w:date="2025-06-09T09:49:00Z">
        <w:del w:id="8540" w:author="Rachel Shipsey" w:date="2025-06-23T15:21:00Z">
          <w:r w:rsidRPr="00C70092" w:rsidDel="008D26A9">
            <w:rPr>
              <w:rFonts w:eastAsia="Arial" w:cs="Arial"/>
              <w:color w:val="000000"/>
              <w:rPrChange w:id="8541" w:author="Rachel Shipsey" w:date="2025-06-11T15:34:00Z">
                <w:rPr/>
              </w:rPrChange>
            </w:rPr>
            <w:delText>Weak GPS signals in forested areas, around tall buildings and ASAL areas affected the accuracy of the readings. Kenya had no mitigation measure to this but in future a system that uses tapped coordinates can be employed to ensure complete and accurate GPS readings.</w:delText>
          </w:r>
        </w:del>
      </w:moveTo>
    </w:p>
    <w:p w14:paraId="65573BFD" w14:textId="6C920101" w:rsidR="009163B0" w:rsidDel="008D26A9" w:rsidRDefault="009163B0">
      <w:pPr>
        <w:pStyle w:val="ListParagraph"/>
        <w:spacing w:after="0" w:line="276" w:lineRule="auto"/>
        <w:jc w:val="both"/>
        <w:rPr>
          <w:ins w:id="8542" w:author="Pamela Kakande Nabukhonzo" w:date="2025-06-18T00:11:00Z"/>
          <w:del w:id="8543" w:author="Rachel Shipsey" w:date="2025-06-23T15:21:00Z"/>
          <w:rFonts w:cs="Arial"/>
        </w:rPr>
        <w:pPrChange w:id="8544" w:author="Rachel Shipsey" w:date="2025-06-23T15:41:00Z">
          <w:pPr>
            <w:pStyle w:val="ListParagraph"/>
            <w:numPr>
              <w:numId w:val="292"/>
            </w:numPr>
            <w:ind w:hanging="360"/>
            <w:jc w:val="both"/>
          </w:pPr>
        </w:pPrChange>
      </w:pPr>
    </w:p>
    <w:p w14:paraId="1DA56F20" w14:textId="4581B827" w:rsidR="008F10E7" w:rsidRPr="00DC2FFF" w:rsidDel="008D26A9" w:rsidRDefault="0072444D">
      <w:pPr>
        <w:pStyle w:val="ListParagraph"/>
        <w:spacing w:after="0" w:line="276" w:lineRule="auto"/>
        <w:jc w:val="both"/>
        <w:rPr>
          <w:ins w:id="8545" w:author="Pamela Kakande Nabukhonzo" w:date="2025-06-18T21:04:00Z"/>
          <w:del w:id="8546" w:author="Rachel Shipsey" w:date="2025-06-23T15:21:00Z"/>
          <w:rFonts w:cs="Arial"/>
        </w:rPr>
        <w:pPrChange w:id="8547" w:author="Rachel Shipsey" w:date="2025-06-23T15:41:00Z">
          <w:pPr>
            <w:pStyle w:val="ListParagraph"/>
            <w:numPr>
              <w:numId w:val="292"/>
            </w:numPr>
            <w:spacing w:after="0" w:line="276" w:lineRule="auto"/>
            <w:ind w:hanging="360"/>
            <w:jc w:val="both"/>
          </w:pPr>
        </w:pPrChange>
      </w:pPr>
      <w:ins w:id="8548" w:author="Pamela Kakande Nabukhonzo" w:date="2025-06-18T00:11:00Z">
        <w:del w:id="8549" w:author="Rachel Shipsey" w:date="2025-06-23T15:21:00Z">
          <w:r w:rsidDel="008D26A9">
            <w:rPr>
              <w:rFonts w:cs="Arial"/>
            </w:rPr>
            <w:delText>In relation to logistics, the following was noted:</w:delText>
          </w:r>
          <w:r w:rsidRPr="00DE21DB" w:rsidDel="008D26A9">
            <w:rPr>
              <w:rFonts w:cs="Arial"/>
            </w:rPr>
            <w:delText>The latemobile</w:delText>
          </w:r>
        </w:del>
      </w:ins>
      <w:commentRangeStart w:id="8550"/>
      <w:ins w:id="8551" w:author="Pamela Kakande Nabukhonzo" w:date="2025-06-18T21:04:00Z">
        <w:del w:id="8552" w:author="Rachel Shipsey" w:date="2025-06-23T15:21:00Z">
          <w:r w:rsidR="008F10E7" w:rsidRPr="00DC2FFF" w:rsidDel="008D26A9">
            <w:rPr>
              <w:rFonts w:cs="Arial"/>
            </w:rPr>
            <w:delText xml:space="preserve">Digital enumeration was affected by gadget related concerns such as: </w:delText>
          </w:r>
        </w:del>
      </w:ins>
    </w:p>
    <w:p w14:paraId="6EA4E415" w14:textId="2DB233F1" w:rsidR="008F10E7" w:rsidRPr="00DC2FFF" w:rsidDel="008D26A9" w:rsidRDefault="008F10E7">
      <w:pPr>
        <w:pStyle w:val="ListParagraph"/>
        <w:spacing w:after="0" w:line="276" w:lineRule="auto"/>
        <w:jc w:val="both"/>
        <w:rPr>
          <w:ins w:id="8553" w:author="Pamela Kakande Nabukhonzo" w:date="2025-06-18T21:04:00Z"/>
          <w:del w:id="8554" w:author="Rachel Shipsey" w:date="2025-06-23T15:21:00Z"/>
          <w:rFonts w:cs="Arial"/>
        </w:rPr>
        <w:pPrChange w:id="8555" w:author="Rachel Shipsey" w:date="2025-06-23T15:41:00Z">
          <w:pPr>
            <w:pStyle w:val="ListParagraph"/>
            <w:numPr>
              <w:ilvl w:val="2"/>
              <w:numId w:val="292"/>
            </w:numPr>
            <w:spacing w:after="0" w:line="276" w:lineRule="auto"/>
            <w:ind w:left="2160" w:hanging="360"/>
            <w:jc w:val="both"/>
          </w:pPr>
        </w:pPrChange>
      </w:pPr>
      <w:ins w:id="8556" w:author="Pamela Kakande Nabukhonzo" w:date="2025-06-18T21:04:00Z">
        <w:del w:id="8557" w:author="Rachel Shipsey" w:date="2025-06-23T15:21:00Z">
          <w:r w:rsidRPr="00DC2FFF" w:rsidDel="008D26A9">
            <w:rPr>
              <w:rFonts w:cs="Arial"/>
            </w:rPr>
            <w:delText xml:space="preserve">Failure in real time data transmission to the central server arising from poor network connectivity, </w:delText>
          </w:r>
        </w:del>
      </w:ins>
    </w:p>
    <w:p w14:paraId="46CEE214" w14:textId="39272D4B" w:rsidR="008F10E7" w:rsidRPr="00DC2FFF" w:rsidDel="008D26A9" w:rsidRDefault="008F10E7">
      <w:pPr>
        <w:pStyle w:val="ListParagraph"/>
        <w:spacing w:after="0" w:line="276" w:lineRule="auto"/>
        <w:jc w:val="both"/>
        <w:rPr>
          <w:ins w:id="8558" w:author="Pamela Kakande Nabukhonzo" w:date="2025-06-18T21:04:00Z"/>
          <w:del w:id="8559" w:author="Rachel Shipsey" w:date="2025-06-23T15:21:00Z"/>
          <w:rFonts w:cs="Arial"/>
        </w:rPr>
        <w:pPrChange w:id="8560" w:author="Rachel Shipsey" w:date="2025-06-23T15:41:00Z">
          <w:pPr>
            <w:pStyle w:val="ListParagraph"/>
            <w:numPr>
              <w:ilvl w:val="2"/>
              <w:numId w:val="292"/>
            </w:numPr>
            <w:spacing w:after="0" w:line="276" w:lineRule="auto"/>
            <w:ind w:left="2160" w:hanging="360"/>
            <w:jc w:val="both"/>
          </w:pPr>
        </w:pPrChange>
      </w:pPr>
      <w:ins w:id="8561" w:author="Pamela Kakande Nabukhonzo" w:date="2025-06-18T21:04:00Z">
        <w:del w:id="8562" w:author="Rachel Shipsey" w:date="2025-06-23T15:21:00Z">
          <w:r w:rsidRPr="70E65BEE" w:rsidDel="008D26A9">
            <w:rPr>
              <w:rFonts w:cs="Arial"/>
            </w:rPr>
            <w:delText xml:space="preserve">Failure to update and data sharing between the enumerators and content supervisors affected by blockage of the application and late introduction of Mobile Device Management software. </w:delText>
          </w:r>
        </w:del>
      </w:ins>
    </w:p>
    <w:p w14:paraId="09C3FB33" w14:textId="627009DF" w:rsidR="008F10E7" w:rsidRPr="00DC2FFF" w:rsidDel="008D26A9" w:rsidRDefault="008F10E7">
      <w:pPr>
        <w:pStyle w:val="ListParagraph"/>
        <w:spacing w:after="0" w:line="276" w:lineRule="auto"/>
        <w:jc w:val="both"/>
        <w:rPr>
          <w:ins w:id="8563" w:author="Pamela Kakande Nabukhonzo" w:date="2025-06-18T21:04:00Z"/>
          <w:del w:id="8564" w:author="Rachel Shipsey" w:date="2025-06-23T15:21:00Z"/>
          <w:rFonts w:cs="Arial"/>
        </w:rPr>
        <w:pPrChange w:id="8565" w:author="Rachel Shipsey" w:date="2025-06-23T15:41:00Z">
          <w:pPr>
            <w:pStyle w:val="ListParagraph"/>
            <w:numPr>
              <w:ilvl w:val="2"/>
              <w:numId w:val="292"/>
            </w:numPr>
            <w:spacing w:after="0" w:line="276" w:lineRule="auto"/>
            <w:ind w:left="2160" w:hanging="360"/>
            <w:jc w:val="both"/>
          </w:pPr>
        </w:pPrChange>
      </w:pPr>
      <w:ins w:id="8566" w:author="Pamela Kakande Nabukhonzo" w:date="2025-06-18T21:04:00Z">
        <w:del w:id="8567" w:author="Rachel Shipsey" w:date="2025-06-23T15:21:00Z">
          <w:r w:rsidRPr="00DC2FFF" w:rsidDel="008D26A9">
            <w:rPr>
              <w:rFonts w:cs="Arial"/>
            </w:rPr>
            <w:delText>Interference and slowing down of the enumeration process because for some devices, sim cards kept popping out. (Case in Kenya)</w:delText>
          </w:r>
        </w:del>
      </w:ins>
    </w:p>
    <w:p w14:paraId="3E889683" w14:textId="56462AD3" w:rsidR="008F10E7" w:rsidRPr="00DC2FFF" w:rsidDel="008D26A9" w:rsidRDefault="008F10E7">
      <w:pPr>
        <w:pStyle w:val="ListParagraph"/>
        <w:spacing w:after="0" w:line="276" w:lineRule="auto"/>
        <w:jc w:val="both"/>
        <w:rPr>
          <w:ins w:id="8568" w:author="Pamela Kakande Nabukhonzo" w:date="2025-06-18T21:04:00Z"/>
          <w:del w:id="8569" w:author="Rachel Shipsey" w:date="2025-06-23T15:21:00Z"/>
          <w:rFonts w:cs="Arial"/>
        </w:rPr>
        <w:pPrChange w:id="8570" w:author="Rachel Shipsey" w:date="2025-06-23T15:41:00Z">
          <w:pPr>
            <w:pStyle w:val="ListParagraph"/>
            <w:numPr>
              <w:ilvl w:val="2"/>
              <w:numId w:val="292"/>
            </w:numPr>
            <w:spacing w:after="0" w:line="276" w:lineRule="auto"/>
            <w:ind w:left="2160" w:hanging="360"/>
            <w:jc w:val="both"/>
          </w:pPr>
        </w:pPrChange>
      </w:pPr>
      <w:ins w:id="8571" w:author="Pamela Kakande Nabukhonzo" w:date="2025-06-18T21:04:00Z">
        <w:del w:id="8572" w:author="Rachel Shipsey" w:date="2025-06-23T15:21:00Z">
          <w:r w:rsidRPr="00DC2FFF" w:rsidDel="008D26A9">
            <w:rPr>
              <w:rFonts w:cs="Arial"/>
            </w:rPr>
            <w:delText>Continuous updating of the census software posed some challenges and the system stabilized after installation of Census live. (Case in Kenya)</w:delText>
          </w:r>
        </w:del>
      </w:ins>
    </w:p>
    <w:p w14:paraId="19030844" w14:textId="73E868AD" w:rsidR="008F10E7" w:rsidRPr="00DC2FFF" w:rsidDel="008D26A9" w:rsidRDefault="008F10E7">
      <w:pPr>
        <w:pStyle w:val="ListParagraph"/>
        <w:spacing w:after="0" w:line="276" w:lineRule="auto"/>
        <w:jc w:val="both"/>
        <w:rPr>
          <w:ins w:id="8573" w:author="Pamela Kakande Nabukhonzo" w:date="2025-06-18T21:04:00Z"/>
          <w:del w:id="8574" w:author="Rachel Shipsey" w:date="2025-06-23T15:21:00Z"/>
          <w:rFonts w:cs="Arial"/>
        </w:rPr>
        <w:pPrChange w:id="8575" w:author="Rachel Shipsey" w:date="2025-06-23T15:41:00Z">
          <w:pPr>
            <w:pStyle w:val="ListParagraph"/>
            <w:numPr>
              <w:numId w:val="292"/>
            </w:numPr>
            <w:spacing w:after="0" w:line="276" w:lineRule="auto"/>
            <w:ind w:hanging="360"/>
            <w:jc w:val="both"/>
          </w:pPr>
        </w:pPrChange>
      </w:pPr>
      <w:ins w:id="8576" w:author="Pamela Kakande Nabukhonzo" w:date="2025-06-18T21:04:00Z">
        <w:del w:id="8577" w:author="Rachel Shipsey" w:date="2025-06-23T15:21:00Z">
          <w:r w:rsidRPr="00DC2FFF" w:rsidDel="008D26A9">
            <w:rPr>
              <w:rFonts w:cs="Arial"/>
            </w:rPr>
            <w:delText>Logistical challenges may affect enumeration if not handled appropriately such as:</w:delText>
          </w:r>
        </w:del>
      </w:ins>
    </w:p>
    <w:p w14:paraId="2460E907" w14:textId="6BC27AFD" w:rsidR="008F10E7" w:rsidRPr="00DC2FFF" w:rsidDel="008D26A9" w:rsidRDefault="008F10E7">
      <w:pPr>
        <w:pStyle w:val="ListParagraph"/>
        <w:spacing w:after="0" w:line="276" w:lineRule="auto"/>
        <w:jc w:val="both"/>
        <w:rPr>
          <w:ins w:id="8578" w:author="Pamela Kakande Nabukhonzo" w:date="2025-06-18T21:04:00Z"/>
          <w:del w:id="8579" w:author="Rachel Shipsey" w:date="2025-06-23T15:21:00Z"/>
          <w:rFonts w:cs="Arial"/>
        </w:rPr>
        <w:pPrChange w:id="8580" w:author="Rachel Shipsey" w:date="2025-06-23T15:41:00Z">
          <w:pPr>
            <w:pStyle w:val="ListParagraph"/>
            <w:numPr>
              <w:ilvl w:val="2"/>
              <w:numId w:val="292"/>
            </w:numPr>
            <w:spacing w:after="0" w:line="276" w:lineRule="auto"/>
            <w:ind w:left="2160" w:hanging="360"/>
            <w:jc w:val="both"/>
          </w:pPr>
        </w:pPrChange>
      </w:pPr>
      <w:ins w:id="8581" w:author="Pamela Kakande Nabukhonzo" w:date="2025-06-18T21:04:00Z">
        <w:del w:id="8582" w:author="Rachel Shipsey" w:date="2025-06-23T15:21:00Z">
          <w:r w:rsidRPr="00DC2FFF" w:rsidDel="008D26A9">
            <w:rPr>
              <w:rFonts w:cs="Arial"/>
            </w:rPr>
            <w:delText>Inadequate transport for ICT Supervisors, administrators, and census committee members hampered effective monitoring during enumeration.</w:delText>
          </w:r>
        </w:del>
      </w:ins>
    </w:p>
    <w:p w14:paraId="34D88098" w14:textId="2C3D9A6F" w:rsidR="008F10E7" w:rsidRPr="00DC2FFF" w:rsidDel="008D26A9" w:rsidRDefault="008F10E7">
      <w:pPr>
        <w:pStyle w:val="ListParagraph"/>
        <w:spacing w:after="0" w:line="276" w:lineRule="auto"/>
        <w:jc w:val="both"/>
        <w:rPr>
          <w:ins w:id="8583" w:author="Pamela Kakande Nabukhonzo" w:date="2025-06-18T21:04:00Z"/>
          <w:del w:id="8584" w:author="Rachel Shipsey" w:date="2025-06-23T15:21:00Z"/>
          <w:rFonts w:cs="Arial"/>
        </w:rPr>
        <w:pPrChange w:id="8585" w:author="Rachel Shipsey" w:date="2025-06-23T15:41:00Z">
          <w:pPr>
            <w:pStyle w:val="ListParagraph"/>
            <w:numPr>
              <w:ilvl w:val="2"/>
              <w:numId w:val="292"/>
            </w:numPr>
            <w:spacing w:after="0" w:line="276" w:lineRule="auto"/>
            <w:ind w:left="2160" w:hanging="360"/>
            <w:jc w:val="both"/>
          </w:pPr>
        </w:pPrChange>
      </w:pPr>
      <w:ins w:id="8586" w:author="Pamela Kakande Nabukhonzo" w:date="2025-06-18T21:04:00Z">
        <w:del w:id="8587" w:author="Rachel Shipsey" w:date="2025-06-23T15:21:00Z">
          <w:r w:rsidRPr="00DC2FFF" w:rsidDel="008D26A9">
            <w:rPr>
              <w:rFonts w:cs="Arial"/>
            </w:rPr>
            <w:delText>Having few people with knowledge of troubleshooting the CAPI application during enumeration.</w:delText>
          </w:r>
        </w:del>
      </w:ins>
    </w:p>
    <w:p w14:paraId="70CA12E5" w14:textId="6D338D20" w:rsidR="008F10E7" w:rsidRPr="00DC2FFF" w:rsidDel="008D26A9" w:rsidRDefault="008F10E7">
      <w:pPr>
        <w:pStyle w:val="ListParagraph"/>
        <w:spacing w:after="0" w:line="276" w:lineRule="auto"/>
        <w:jc w:val="both"/>
        <w:rPr>
          <w:ins w:id="8588" w:author="Pamela Kakande Nabukhonzo" w:date="2025-06-18T21:04:00Z"/>
          <w:del w:id="8589" w:author="Rachel Shipsey" w:date="2025-06-23T15:21:00Z"/>
          <w:rFonts w:cs="Arial"/>
        </w:rPr>
        <w:pPrChange w:id="8590" w:author="Rachel Shipsey" w:date="2025-06-23T15:41:00Z">
          <w:pPr>
            <w:pStyle w:val="ListParagraph"/>
            <w:numPr>
              <w:ilvl w:val="2"/>
              <w:numId w:val="292"/>
            </w:numPr>
            <w:spacing w:after="0" w:line="276" w:lineRule="auto"/>
            <w:ind w:left="2160" w:hanging="360"/>
            <w:jc w:val="both"/>
          </w:pPr>
        </w:pPrChange>
      </w:pPr>
      <w:ins w:id="8591" w:author="Pamela Kakande Nabukhonzo" w:date="2025-06-18T21:04:00Z">
        <w:del w:id="8592" w:author="Rachel Shipsey" w:date="2025-06-23T15:21:00Z">
          <w:r w:rsidRPr="00DC2FFF" w:rsidDel="008D26A9">
            <w:rPr>
              <w:rFonts w:cs="Arial"/>
            </w:rPr>
            <w:delText>Need to have more than one enumerator assigned to an EA with over 150 households can arise and if managed can cause major challenges to the enumerators and supervisors to cover.</w:delText>
          </w:r>
        </w:del>
      </w:ins>
    </w:p>
    <w:p w14:paraId="1343C691" w14:textId="390E77C0" w:rsidR="008F10E7" w:rsidRPr="00DC2FFF" w:rsidDel="008D26A9" w:rsidRDefault="008F10E7">
      <w:pPr>
        <w:pStyle w:val="ListParagraph"/>
        <w:spacing w:after="0" w:line="276" w:lineRule="auto"/>
        <w:jc w:val="both"/>
        <w:rPr>
          <w:ins w:id="8593" w:author="Pamela Kakande Nabukhonzo" w:date="2025-06-18T21:04:00Z"/>
          <w:del w:id="8594" w:author="Rachel Shipsey" w:date="2025-06-23T15:21:00Z"/>
          <w:rFonts w:cs="Arial"/>
        </w:rPr>
        <w:pPrChange w:id="8595" w:author="Rachel Shipsey" w:date="2025-06-23T15:41:00Z">
          <w:pPr>
            <w:pStyle w:val="ListParagraph"/>
            <w:numPr>
              <w:numId w:val="292"/>
            </w:numPr>
            <w:spacing w:after="0" w:line="276" w:lineRule="auto"/>
            <w:ind w:hanging="360"/>
            <w:jc w:val="both"/>
          </w:pPr>
        </w:pPrChange>
      </w:pPr>
      <w:ins w:id="8596" w:author="Pamela Kakande Nabukhonzo" w:date="2025-06-18T21:04:00Z">
        <w:del w:id="8597" w:author="Rachel Shipsey" w:date="2025-06-23T15:21:00Z">
          <w:r w:rsidRPr="00DC2FFF" w:rsidDel="008D26A9">
            <w:rPr>
              <w:rFonts w:cs="Arial"/>
            </w:rPr>
            <w:delText xml:space="preserve">Some respondent refusals may arise during enumeration for instance in Kenya, the “Kavonokia” Sect members in Kitui and Tharaka Nithi counties refused to be enumerated. At the same time, there may be respondents reporting not to have been enumerated during and after the enumeration period. </w:delText>
          </w:r>
        </w:del>
      </w:ins>
      <w:commentRangeEnd w:id="8550"/>
      <w:ins w:id="8598" w:author="Pamela Kakande Nabukhonzo" w:date="2025-06-18T21:05:00Z">
        <w:del w:id="8599" w:author="Rachel Shipsey" w:date="2025-06-23T15:21:00Z">
          <w:r w:rsidR="00941282" w:rsidRPr="00DC2FFF" w:rsidDel="008D26A9">
            <w:rPr>
              <w:rStyle w:val="CommentReference"/>
              <w:rFonts w:cs="Arial"/>
              <w:sz w:val="24"/>
              <w:szCs w:val="22"/>
            </w:rPr>
            <w:commentReference w:id="8550"/>
          </w:r>
        </w:del>
      </w:ins>
    </w:p>
    <w:p w14:paraId="66B1A518" w14:textId="36EBB439" w:rsidR="00093EB0" w:rsidRPr="00DC2FFF" w:rsidDel="009163B0" w:rsidRDefault="00093EB0">
      <w:pPr>
        <w:pStyle w:val="ListParagraph"/>
        <w:spacing w:after="0" w:line="276" w:lineRule="auto"/>
        <w:jc w:val="both"/>
        <w:rPr>
          <w:del w:id="8600" w:author="Rachel Shipsey" w:date="2025-06-11T15:36:00Z"/>
          <w:moveTo w:id="8601" w:author="Rachel Shipsey" w:date="2025-06-09T09:49:00Z"/>
          <w:rFonts w:eastAsia="Arial" w:cs="Arial"/>
          <w:bCs/>
          <w:color w:val="00B0F0"/>
          <w:sz w:val="22"/>
        </w:rPr>
        <w:pPrChange w:id="8602" w:author="Rachel Shipsey" w:date="2025-06-23T15:41:00Z">
          <w:pPr/>
        </w:pPrChange>
      </w:pPr>
      <w:moveTo w:id="8603" w:author="Rachel Shipsey" w:date="2025-06-09T09:49:00Z">
        <w:del w:id="8604" w:author="Rachel Shipsey" w:date="2025-06-11T15:36:00Z">
          <w:r w:rsidDel="009163B0">
            <w:delText xml:space="preserve">OLD </w:delText>
          </w:r>
          <w:r w:rsidRPr="4871BC61" w:rsidDel="009163B0">
            <w:delText>10.1.3</w:delText>
          </w:r>
          <w:r w:rsidDel="009163B0">
            <w:tab/>
          </w:r>
          <w:r w:rsidRPr="4871BC61" w:rsidDel="009163B0">
            <w:delText>Recommendations</w:delText>
          </w:r>
        </w:del>
      </w:moveTo>
    </w:p>
    <w:p w14:paraId="168E7C19" w14:textId="10C2AF55" w:rsidR="009163B0" w:rsidRPr="000771B7" w:rsidDel="009163B0" w:rsidRDefault="00093EB0">
      <w:pPr>
        <w:pStyle w:val="ListParagraph"/>
        <w:spacing w:after="0" w:line="276" w:lineRule="auto"/>
        <w:jc w:val="both"/>
        <w:rPr>
          <w:del w:id="8605" w:author="Rachel Shipsey" w:date="2025-06-11T15:36:00Z"/>
          <w:moveTo w:id="8606" w:author="Rachel Shipsey" w:date="2025-06-09T09:49:00Z"/>
          <w:rFonts w:cs="Arial"/>
        </w:rPr>
        <w:pPrChange w:id="8607" w:author="Rachel Shipsey" w:date="2025-06-23T15:41:00Z">
          <w:pPr>
            <w:spacing w:line="276" w:lineRule="auto"/>
            <w:jc w:val="both"/>
          </w:pPr>
        </w:pPrChange>
      </w:pPr>
      <w:moveTo w:id="8608" w:author="Rachel Shipsey" w:date="2025-06-09T09:49:00Z">
        <w:del w:id="8609" w:author="Rachel Shipsey" w:date="2025-06-23T15:21:00Z">
          <w:r w:rsidRPr="000771B7" w:rsidDel="008D26A9">
            <w:rPr>
              <w:rFonts w:cs="Arial"/>
            </w:rPr>
            <w:delText>It is recommended that the pre-enumeration listing of households is done soon after the training and completed the day before enumeration starts and should have the community well informed. It should be done electronically for quick results.</w:delText>
          </w:r>
        </w:del>
      </w:moveTo>
    </w:p>
    <w:p w14:paraId="46869D46" w14:textId="45506A84" w:rsidR="00093EB0" w:rsidRPr="00DC2FFF" w:rsidDel="009A7724" w:rsidRDefault="00093EB0">
      <w:pPr>
        <w:pStyle w:val="ListParagraph"/>
        <w:spacing w:after="0" w:line="276" w:lineRule="auto"/>
        <w:jc w:val="both"/>
        <w:rPr>
          <w:del w:id="8610" w:author="Rachel Shipsey" w:date="2025-06-11T15:16:00Z"/>
          <w:moveTo w:id="8611" w:author="Rachel Shipsey" w:date="2025-06-09T09:49:00Z"/>
          <w:rFonts w:cs="Arial"/>
          <w:bCs/>
          <w:sz w:val="22"/>
        </w:rPr>
        <w:pPrChange w:id="8612" w:author="Rachel Shipsey" w:date="2025-06-23T15:41:00Z">
          <w:pPr/>
        </w:pPrChange>
      </w:pPr>
      <w:moveTo w:id="8613" w:author="Rachel Shipsey" w:date="2025-06-09T09:49:00Z">
        <w:del w:id="8614" w:author="Rachel Shipsey" w:date="2025-06-11T15:16:00Z">
          <w:r w:rsidDel="009A7724">
            <w:delText xml:space="preserve">OLD </w:delText>
          </w:r>
          <w:r w:rsidRPr="4871BC61" w:rsidDel="009A7724">
            <w:delText>10.2 EA identification</w:delText>
          </w:r>
        </w:del>
      </w:moveTo>
    </w:p>
    <w:p w14:paraId="354C5DB9" w14:textId="39132CA2" w:rsidR="00093EB0" w:rsidRPr="00DC2FFF" w:rsidDel="009A7724" w:rsidRDefault="00093EB0">
      <w:pPr>
        <w:pStyle w:val="ListParagraph"/>
        <w:spacing w:after="0" w:line="276" w:lineRule="auto"/>
        <w:jc w:val="both"/>
        <w:rPr>
          <w:del w:id="8615" w:author="Rachel Shipsey" w:date="2025-06-11T15:16:00Z"/>
          <w:moveTo w:id="8616" w:author="Rachel Shipsey" w:date="2025-06-09T09:49:00Z"/>
          <w:rFonts w:cs="Arial"/>
        </w:rPr>
        <w:pPrChange w:id="8617" w:author="Rachel Shipsey" w:date="2025-06-23T15:41:00Z">
          <w:pPr>
            <w:spacing w:after="0" w:line="276" w:lineRule="auto"/>
            <w:jc w:val="both"/>
          </w:pPr>
        </w:pPrChange>
      </w:pPr>
    </w:p>
    <w:p w14:paraId="4DB44D23" w14:textId="0E593A7B" w:rsidR="00093EB0" w:rsidRPr="00DC2FFF" w:rsidDel="009A7724" w:rsidRDefault="00093EB0">
      <w:pPr>
        <w:pStyle w:val="ListParagraph"/>
        <w:spacing w:after="0" w:line="276" w:lineRule="auto"/>
        <w:jc w:val="both"/>
        <w:rPr>
          <w:del w:id="8618" w:author="Rachel Shipsey" w:date="2025-06-11T15:16:00Z"/>
          <w:moveTo w:id="8619" w:author="Rachel Shipsey" w:date="2025-06-09T09:49:00Z"/>
          <w:rFonts w:cs="Arial"/>
          <w:highlight w:val="yellow"/>
        </w:rPr>
        <w:pPrChange w:id="8620" w:author="Rachel Shipsey" w:date="2025-06-23T15:41:00Z">
          <w:pPr>
            <w:spacing w:after="0" w:line="276" w:lineRule="auto"/>
            <w:jc w:val="both"/>
          </w:pPr>
        </w:pPrChange>
      </w:pPr>
      <w:moveTo w:id="8621" w:author="Rachel Shipsey" w:date="2025-06-09T09:49:00Z">
        <w:del w:id="8622" w:author="Rachel Shipsey" w:date="2025-06-11T15:16:00Z">
          <w:r w:rsidRPr="70E65BEE" w:rsidDel="009A7724">
            <w:rPr>
              <w:rFonts w:cs="Arial"/>
            </w:rPr>
            <w:delText xml:space="preserve">Most of the censuses in Africa during the 2020 PHC round used geospatial data during enumeration. Maps showing EAs provide a means to ensure full coverage of the census and support supervision of enumeration activities. During the census, maps assist enumerators to easily identify their assigned EAs. EA identification is the process of establishing census enumeration unit boundaries. For example, see </w:delText>
          </w:r>
          <w:r w:rsidRPr="70E65BEE" w:rsidDel="009A7724">
            <w:rPr>
              <w:rFonts w:cs="Arial"/>
              <w:highlight w:val="yellow"/>
            </w:rPr>
            <w:delText>LINK TO A MAP OF AN EA.  .</w:delText>
          </w:r>
        </w:del>
      </w:moveTo>
    </w:p>
    <w:p w14:paraId="190003C5" w14:textId="10253D01" w:rsidR="00093EB0" w:rsidRPr="00DC2FFF" w:rsidDel="009A7724" w:rsidRDefault="00093EB0">
      <w:pPr>
        <w:pStyle w:val="ListParagraph"/>
        <w:spacing w:after="0" w:line="276" w:lineRule="auto"/>
        <w:jc w:val="both"/>
        <w:rPr>
          <w:del w:id="8623" w:author="Rachel Shipsey" w:date="2025-06-11T15:16:00Z"/>
          <w:moveTo w:id="8624" w:author="Rachel Shipsey" w:date="2025-06-09T09:49:00Z"/>
          <w:rFonts w:cs="Arial"/>
          <w:highlight w:val="yellow"/>
        </w:rPr>
        <w:pPrChange w:id="8625" w:author="Rachel Shipsey" w:date="2025-06-23T15:41:00Z">
          <w:pPr>
            <w:spacing w:after="0" w:line="276" w:lineRule="auto"/>
            <w:jc w:val="both"/>
          </w:pPr>
        </w:pPrChange>
      </w:pPr>
    </w:p>
    <w:p w14:paraId="309D5E0E" w14:textId="7E0052AD" w:rsidR="00093EB0" w:rsidRPr="00DC2FFF" w:rsidDel="009A7724" w:rsidRDefault="00093EB0">
      <w:pPr>
        <w:pStyle w:val="ListParagraph"/>
        <w:spacing w:after="0" w:line="276" w:lineRule="auto"/>
        <w:jc w:val="both"/>
        <w:rPr>
          <w:del w:id="8626" w:author="Rachel Shipsey" w:date="2025-06-11T15:16:00Z"/>
          <w:moveTo w:id="8627" w:author="Rachel Shipsey" w:date="2025-06-09T09:49:00Z"/>
          <w:rFonts w:cs="Arial"/>
        </w:rPr>
        <w:pPrChange w:id="8628" w:author="Rachel Shipsey" w:date="2025-06-23T15:41:00Z">
          <w:pPr>
            <w:spacing w:after="0" w:line="276" w:lineRule="auto"/>
            <w:jc w:val="both"/>
          </w:pPr>
        </w:pPrChange>
      </w:pPr>
      <w:moveTo w:id="8629" w:author="Rachel Shipsey" w:date="2025-06-09T09:49:00Z">
        <w:del w:id="8630" w:author="Rachel Shipsey" w:date="2025-06-11T15:16:00Z">
          <w:r w:rsidRPr="7B4121B4" w:rsidDel="009A7724">
            <w:rPr>
              <w:rFonts w:cs="Arial"/>
            </w:rPr>
            <w:delText xml:space="preserve">In the digital era, high resolution maps of the respective areas of work are uploaded on enumerators and supervisor’s tablets using various software that are compatible with the data collection application. The handheld devices therefore contain EA maps with addresses detailing assignments for geo tracking to ensure complete coverage of an EA as well as satellite imagery for housing unit identification. </w:delText>
          </w:r>
        </w:del>
      </w:moveTo>
    </w:p>
    <w:p w14:paraId="202E0F7C" w14:textId="15EC5956" w:rsidR="00093EB0" w:rsidRPr="00DC2FFF" w:rsidDel="009A7724" w:rsidRDefault="00093EB0">
      <w:pPr>
        <w:pStyle w:val="ListParagraph"/>
        <w:spacing w:after="0" w:line="276" w:lineRule="auto"/>
        <w:jc w:val="both"/>
        <w:rPr>
          <w:del w:id="8631" w:author="Rachel Shipsey" w:date="2025-06-11T15:16:00Z"/>
          <w:moveTo w:id="8632" w:author="Rachel Shipsey" w:date="2025-06-09T09:49:00Z"/>
        </w:rPr>
        <w:pPrChange w:id="8633" w:author="Rachel Shipsey" w:date="2025-06-23T15:41:00Z">
          <w:pPr>
            <w:spacing w:after="0" w:line="276" w:lineRule="auto"/>
            <w:jc w:val="both"/>
          </w:pPr>
        </w:pPrChange>
      </w:pPr>
      <w:moveTo w:id="8634" w:author="Rachel Shipsey" w:date="2025-06-09T09:49:00Z">
        <w:del w:id="8635" w:author="Rachel Shipsey" w:date="2025-06-11T15:16:00Z">
          <w:r w:rsidRPr="70E65BEE" w:rsidDel="009A7724">
            <w:rPr>
              <w:rFonts w:cs="Arial"/>
            </w:rPr>
            <w:delText xml:space="preserve"> </w:delText>
          </w:r>
        </w:del>
      </w:moveTo>
    </w:p>
    <w:p w14:paraId="2214DE11" w14:textId="370A739B" w:rsidR="00093EB0" w:rsidRPr="00DC2FFF" w:rsidDel="009A7724" w:rsidRDefault="00093EB0">
      <w:pPr>
        <w:pStyle w:val="ListParagraph"/>
        <w:spacing w:after="0" w:line="276" w:lineRule="auto"/>
        <w:jc w:val="both"/>
        <w:rPr>
          <w:del w:id="8636" w:author="Rachel Shipsey" w:date="2025-06-11T15:16:00Z"/>
          <w:moveTo w:id="8637" w:author="Rachel Shipsey" w:date="2025-06-09T09:49:00Z"/>
        </w:rPr>
        <w:pPrChange w:id="8638" w:author="Rachel Shipsey" w:date="2025-06-23T15:41:00Z">
          <w:pPr>
            <w:spacing w:after="0" w:line="276" w:lineRule="auto"/>
            <w:jc w:val="both"/>
          </w:pPr>
        </w:pPrChange>
      </w:pPr>
      <w:moveTo w:id="8639" w:author="Rachel Shipsey" w:date="2025-06-09T09:49:00Z">
        <w:del w:id="8640" w:author="Rachel Shipsey" w:date="2025-06-11T15:16:00Z">
          <w:r w:rsidRPr="70E65BEE" w:rsidDel="009A7724">
            <w:rPr>
              <w:rFonts w:cs="Arial"/>
            </w:rPr>
            <w:delText xml:space="preserve">The objectives of using maps during enumeration is to: </w:delText>
          </w:r>
        </w:del>
      </w:moveTo>
    </w:p>
    <w:p w14:paraId="1597F9BC" w14:textId="57681EE9" w:rsidR="00093EB0" w:rsidRPr="00DC2FFF" w:rsidDel="009A7724" w:rsidRDefault="00093EB0">
      <w:pPr>
        <w:pStyle w:val="ListParagraph"/>
        <w:spacing w:after="0" w:line="276" w:lineRule="auto"/>
        <w:jc w:val="both"/>
        <w:rPr>
          <w:del w:id="8641" w:author="Rachel Shipsey" w:date="2025-06-11T15:16:00Z"/>
          <w:moveTo w:id="8642" w:author="Rachel Shipsey" w:date="2025-06-09T09:49:00Z"/>
        </w:rPr>
        <w:pPrChange w:id="8643" w:author="Rachel Shipsey" w:date="2025-06-23T15:41:00Z">
          <w:pPr>
            <w:pStyle w:val="ListParagraph"/>
            <w:numPr>
              <w:numId w:val="5"/>
            </w:numPr>
            <w:spacing w:after="0" w:line="276" w:lineRule="auto"/>
            <w:ind w:hanging="360"/>
            <w:jc w:val="both"/>
          </w:pPr>
        </w:pPrChange>
      </w:pPr>
      <w:moveTo w:id="8644" w:author="Rachel Shipsey" w:date="2025-06-09T09:49:00Z">
        <w:del w:id="8645" w:author="Rachel Shipsey" w:date="2025-06-11T15:16:00Z">
          <w:r w:rsidRPr="70E65BEE" w:rsidDel="009A7724">
            <w:rPr>
              <w:rFonts w:cs="Arial"/>
            </w:rPr>
            <w:delText xml:space="preserve">Ensure that correct EAs are identified and locate the structures and households. </w:delText>
          </w:r>
        </w:del>
      </w:moveTo>
    </w:p>
    <w:p w14:paraId="025466AF" w14:textId="5472DF36" w:rsidR="00093EB0" w:rsidRPr="00DC2FFF" w:rsidDel="009A7724" w:rsidRDefault="00093EB0">
      <w:pPr>
        <w:pStyle w:val="ListParagraph"/>
        <w:spacing w:after="0" w:line="276" w:lineRule="auto"/>
        <w:jc w:val="both"/>
        <w:rPr>
          <w:del w:id="8646" w:author="Rachel Shipsey" w:date="2025-06-11T15:16:00Z"/>
          <w:moveTo w:id="8647" w:author="Rachel Shipsey" w:date="2025-06-09T09:49:00Z"/>
        </w:rPr>
        <w:pPrChange w:id="8648" w:author="Rachel Shipsey" w:date="2025-06-23T15:41:00Z">
          <w:pPr>
            <w:pStyle w:val="ListParagraph"/>
            <w:numPr>
              <w:numId w:val="5"/>
            </w:numPr>
            <w:spacing w:after="0" w:line="276" w:lineRule="auto"/>
            <w:ind w:hanging="360"/>
            <w:jc w:val="both"/>
          </w:pPr>
        </w:pPrChange>
      </w:pPr>
      <w:moveTo w:id="8649" w:author="Rachel Shipsey" w:date="2025-06-09T09:49:00Z">
        <w:del w:id="8650" w:author="Rachel Shipsey" w:date="2025-06-11T15:16:00Z">
          <w:r w:rsidRPr="70E65BEE" w:rsidDel="009A7724">
            <w:rPr>
              <w:rFonts w:cs="Arial"/>
            </w:rPr>
            <w:delText xml:space="preserve">Ensure there is completeness of enumeration coverage. </w:delText>
          </w:r>
        </w:del>
      </w:moveTo>
    </w:p>
    <w:p w14:paraId="7AF402B0" w14:textId="0F0E533E" w:rsidR="00093EB0" w:rsidRPr="00DC2FFF" w:rsidDel="009A7724" w:rsidRDefault="00093EB0">
      <w:pPr>
        <w:pStyle w:val="ListParagraph"/>
        <w:spacing w:after="0" w:line="276" w:lineRule="auto"/>
        <w:jc w:val="both"/>
        <w:rPr>
          <w:del w:id="8651" w:author="Rachel Shipsey" w:date="2025-06-11T15:16:00Z"/>
          <w:moveTo w:id="8652" w:author="Rachel Shipsey" w:date="2025-06-09T09:49:00Z"/>
        </w:rPr>
        <w:pPrChange w:id="8653" w:author="Rachel Shipsey" w:date="2025-06-23T15:41:00Z">
          <w:pPr>
            <w:pStyle w:val="ListParagraph"/>
            <w:numPr>
              <w:numId w:val="5"/>
            </w:numPr>
            <w:spacing w:after="0" w:line="276" w:lineRule="auto"/>
            <w:ind w:hanging="360"/>
            <w:jc w:val="both"/>
          </w:pPr>
        </w:pPrChange>
      </w:pPr>
      <w:moveTo w:id="8654" w:author="Rachel Shipsey" w:date="2025-06-09T09:49:00Z">
        <w:del w:id="8655" w:author="Rachel Shipsey" w:date="2025-06-11T15:16:00Z">
          <w:r w:rsidRPr="70E65BEE" w:rsidDel="009A7724">
            <w:rPr>
              <w:rFonts w:cs="Arial"/>
            </w:rPr>
            <w:delText xml:space="preserve">Aid the enumerator to move systematically within the EA.  </w:delText>
          </w:r>
        </w:del>
      </w:moveTo>
    </w:p>
    <w:p w14:paraId="7E182634" w14:textId="3F6743B9" w:rsidR="00093EB0" w:rsidRPr="00DC2FFF" w:rsidDel="009A7724" w:rsidRDefault="00093EB0">
      <w:pPr>
        <w:pStyle w:val="ListParagraph"/>
        <w:spacing w:after="0" w:line="276" w:lineRule="auto"/>
        <w:jc w:val="both"/>
        <w:rPr>
          <w:del w:id="8656" w:author="Rachel Shipsey" w:date="2025-06-11T15:16:00Z"/>
          <w:moveTo w:id="8657" w:author="Rachel Shipsey" w:date="2025-06-09T09:49:00Z"/>
        </w:rPr>
        <w:pPrChange w:id="8658" w:author="Rachel Shipsey" w:date="2025-06-23T15:41:00Z">
          <w:pPr>
            <w:pStyle w:val="ListParagraph"/>
            <w:numPr>
              <w:numId w:val="5"/>
            </w:numPr>
            <w:spacing w:after="0" w:line="276" w:lineRule="auto"/>
            <w:ind w:hanging="360"/>
            <w:jc w:val="both"/>
          </w:pPr>
        </w:pPrChange>
      </w:pPr>
      <w:moveTo w:id="8659" w:author="Rachel Shipsey" w:date="2025-06-09T09:49:00Z">
        <w:del w:id="8660" w:author="Rachel Shipsey" w:date="2025-06-11T15:16:00Z">
          <w:r w:rsidRPr="70E65BEE" w:rsidDel="009A7724">
            <w:rPr>
              <w:rFonts w:cs="Arial"/>
            </w:rPr>
            <w:delText xml:space="preserve">Assist supervisors to allocate work, monitor progress and supervise the enumerators. </w:delText>
          </w:r>
        </w:del>
      </w:moveTo>
    </w:p>
    <w:p w14:paraId="7F7E8B01" w14:textId="45402393" w:rsidR="00093EB0" w:rsidRPr="00DC2FFF" w:rsidDel="009163B0" w:rsidRDefault="00093EB0">
      <w:pPr>
        <w:pStyle w:val="ListParagraph"/>
        <w:spacing w:after="0" w:line="276" w:lineRule="auto"/>
        <w:jc w:val="both"/>
        <w:rPr>
          <w:del w:id="8661" w:author="Rachel Shipsey" w:date="2025-06-11T15:36:00Z"/>
          <w:moveTo w:id="8662" w:author="Rachel Shipsey" w:date="2025-06-09T09:49:00Z"/>
          <w:rFonts w:cs="Arial"/>
        </w:rPr>
        <w:pPrChange w:id="8663" w:author="Rachel Shipsey" w:date="2025-06-23T15:41:00Z">
          <w:pPr>
            <w:spacing w:after="0" w:line="276" w:lineRule="auto"/>
            <w:jc w:val="both"/>
          </w:pPr>
        </w:pPrChange>
      </w:pPr>
    </w:p>
    <w:p w14:paraId="34A797C8" w14:textId="17CD0156" w:rsidR="00093EB0" w:rsidRPr="00DC2FFF" w:rsidDel="008D26A9" w:rsidRDefault="00093EB0">
      <w:pPr>
        <w:pStyle w:val="ListParagraph"/>
        <w:spacing w:after="0" w:line="276" w:lineRule="auto"/>
        <w:jc w:val="both"/>
        <w:rPr>
          <w:del w:id="8664" w:author="Rachel Shipsey" w:date="2025-06-23T15:21:00Z"/>
          <w:moveTo w:id="8665" w:author="Rachel Shipsey" w:date="2025-06-09T09:49:00Z"/>
          <w:rFonts w:cs="Arial"/>
        </w:rPr>
        <w:pPrChange w:id="8666" w:author="Rachel Shipsey" w:date="2025-06-23T15:41:00Z">
          <w:pPr>
            <w:spacing w:after="0" w:line="276" w:lineRule="auto"/>
            <w:jc w:val="both"/>
          </w:pPr>
        </w:pPrChange>
      </w:pPr>
    </w:p>
    <w:p w14:paraId="1C769539" w14:textId="7EC209E6" w:rsidR="00093EB0" w:rsidRPr="009163B0" w:rsidDel="009163B0" w:rsidRDefault="00093EB0">
      <w:pPr>
        <w:pStyle w:val="ListParagraph"/>
        <w:spacing w:after="0" w:line="276" w:lineRule="auto"/>
        <w:jc w:val="both"/>
        <w:rPr>
          <w:del w:id="8667" w:author="Rachel Shipsey" w:date="2025-06-11T15:36:00Z"/>
          <w:moveTo w:id="8668" w:author="Rachel Shipsey" w:date="2025-06-09T09:49:00Z"/>
          <w:rFonts w:eastAsia="Arial" w:cs="Arial"/>
          <w:bCs/>
          <w:color w:val="00B0F0"/>
          <w:sz w:val="22"/>
        </w:rPr>
        <w:pPrChange w:id="8669" w:author="Rachel Shipsey" w:date="2025-06-23T15:41:00Z">
          <w:pPr/>
        </w:pPrChange>
      </w:pPr>
      <w:moveTo w:id="8670" w:author="Rachel Shipsey" w:date="2025-06-09T09:49:00Z">
        <w:del w:id="8671" w:author="Rachel Shipsey" w:date="2025-06-11T15:36:00Z">
          <w:r w:rsidRPr="009163B0" w:rsidDel="009163B0">
            <w:rPr>
              <w:rFonts w:eastAsia="Arial"/>
            </w:rPr>
            <w:delText>OLD 10.2.1</w:delText>
          </w:r>
          <w:r w:rsidDel="009163B0">
            <w:tab/>
          </w:r>
          <w:r w:rsidRPr="4871BC61" w:rsidDel="009163B0">
            <w:delText>Selected country experiences</w:delText>
          </w:r>
        </w:del>
      </w:moveTo>
    </w:p>
    <w:p w14:paraId="0C475CB7" w14:textId="58A90809" w:rsidR="00093EB0" w:rsidRPr="00DC2FFF" w:rsidDel="008D26A9" w:rsidRDefault="00093EB0">
      <w:pPr>
        <w:pStyle w:val="ListParagraph"/>
        <w:spacing w:after="0" w:line="276" w:lineRule="auto"/>
        <w:jc w:val="both"/>
        <w:rPr>
          <w:del w:id="8672" w:author="Rachel Shipsey" w:date="2025-06-23T15:21:00Z"/>
          <w:moveTo w:id="8673" w:author="Rachel Shipsey" w:date="2025-06-09T09:49:00Z"/>
          <w:rFonts w:cs="Arial"/>
        </w:rPr>
        <w:pPrChange w:id="8674" w:author="Rachel Shipsey" w:date="2025-06-23T15:41:00Z">
          <w:pPr>
            <w:spacing w:after="0" w:line="276" w:lineRule="auto"/>
            <w:jc w:val="both"/>
          </w:pPr>
        </w:pPrChange>
      </w:pPr>
      <w:moveTo w:id="8675" w:author="Rachel Shipsey" w:date="2025-06-09T09:49:00Z">
        <w:del w:id="8676" w:author="Rachel Shipsey" w:date="2025-06-23T15:21:00Z">
          <w:r w:rsidRPr="00DC2FFF" w:rsidDel="008D26A9">
            <w:rPr>
              <w:rFonts w:cs="Arial"/>
            </w:rPr>
            <w:delText>It was noted that although it is a digital census, the hard copy map print outs may need to</w:delText>
          </w:r>
          <w:r w:rsidDel="008D26A9">
            <w:rPr>
              <w:rFonts w:cs="Arial"/>
            </w:rPr>
            <w:delText xml:space="preserve"> be</w:delText>
          </w:r>
          <w:r w:rsidRPr="00DC2FFF" w:rsidDel="008D26A9">
            <w:rPr>
              <w:rFonts w:cs="Arial"/>
            </w:rPr>
            <w:delText xml:space="preserve"> availed to the enumerators depending on the circumstances and findings from the pilot census. Therefore, a budget and for printing maps should be put into consideration especially for urban areas. Below are some highlights of selected country experiences:</w:delText>
          </w:r>
        </w:del>
      </w:moveTo>
    </w:p>
    <w:p w14:paraId="28BC8404" w14:textId="67A62BD1" w:rsidR="00093EB0" w:rsidRPr="00DC2FFF" w:rsidDel="008D26A9" w:rsidRDefault="00093EB0">
      <w:pPr>
        <w:pStyle w:val="ListParagraph"/>
        <w:spacing w:after="0" w:line="276" w:lineRule="auto"/>
        <w:jc w:val="both"/>
        <w:rPr>
          <w:del w:id="8677" w:author="Rachel Shipsey" w:date="2025-06-23T15:21:00Z"/>
          <w:moveTo w:id="8678" w:author="Rachel Shipsey" w:date="2025-06-09T09:49:00Z"/>
          <w:rFonts w:cs="Arial"/>
          <w:b/>
          <w:bCs/>
        </w:rPr>
        <w:pPrChange w:id="8679" w:author="Rachel Shipsey" w:date="2025-06-23T15:41:00Z">
          <w:pPr>
            <w:spacing w:after="0" w:line="276" w:lineRule="auto"/>
            <w:jc w:val="both"/>
          </w:pPr>
        </w:pPrChange>
      </w:pPr>
    </w:p>
    <w:p w14:paraId="63215562" w14:textId="1CDA204B" w:rsidR="00093EB0" w:rsidRPr="009163B0" w:rsidDel="00C70092" w:rsidRDefault="00093EB0">
      <w:pPr>
        <w:pStyle w:val="ListParagraph"/>
        <w:spacing w:after="0" w:line="276" w:lineRule="auto"/>
        <w:jc w:val="both"/>
        <w:rPr>
          <w:del w:id="8680" w:author="Rachel Shipsey" w:date="2025-06-11T15:35:00Z"/>
          <w:moveTo w:id="8681" w:author="Rachel Shipsey" w:date="2025-06-09T09:49:00Z"/>
          <w:rFonts w:cs="Arial"/>
          <w:b/>
          <w:bCs/>
          <w:rPrChange w:id="8682" w:author="Rachel Shipsey" w:date="2025-06-11T15:37:00Z">
            <w:rPr>
              <w:del w:id="8683" w:author="Rachel Shipsey" w:date="2025-06-11T15:35:00Z"/>
              <w:moveTo w:id="8684" w:author="Rachel Shipsey" w:date="2025-06-09T09:49:00Z"/>
            </w:rPr>
          </w:rPrChange>
        </w:rPr>
        <w:pPrChange w:id="8685" w:author="Rachel Shipsey" w:date="2025-06-23T15:41:00Z">
          <w:pPr>
            <w:spacing w:after="0" w:line="276" w:lineRule="auto"/>
            <w:jc w:val="both"/>
          </w:pPr>
        </w:pPrChange>
      </w:pPr>
      <w:moveTo w:id="8686" w:author="Rachel Shipsey" w:date="2025-06-09T09:49:00Z">
        <w:del w:id="8687" w:author="Rachel Shipsey" w:date="2025-06-11T15:35:00Z">
          <w:r w:rsidRPr="009163B0" w:rsidDel="00C70092">
            <w:rPr>
              <w:rFonts w:cs="Arial"/>
              <w:b/>
              <w:bCs/>
              <w:rPrChange w:id="8688" w:author="Rachel Shipsey" w:date="2025-06-11T15:37:00Z">
                <w:rPr/>
              </w:rPrChange>
            </w:rPr>
            <w:delText>Kenya</w:delText>
          </w:r>
        </w:del>
      </w:moveTo>
    </w:p>
    <w:p w14:paraId="10D578D4" w14:textId="34240C39" w:rsidR="00093EB0" w:rsidRPr="005D10C5" w:rsidDel="00C70092" w:rsidRDefault="00093EB0">
      <w:pPr>
        <w:pStyle w:val="ListParagraph"/>
        <w:spacing w:after="0" w:line="276" w:lineRule="auto"/>
        <w:jc w:val="both"/>
        <w:rPr>
          <w:del w:id="8689" w:author="Rachel Shipsey" w:date="2025-06-11T15:35:00Z"/>
          <w:moveTo w:id="8690" w:author="Rachel Shipsey" w:date="2025-06-09T09:49:00Z"/>
          <w:sz w:val="20"/>
          <w:szCs w:val="20"/>
        </w:rPr>
        <w:pPrChange w:id="8691"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moveTo w:id="8692" w:author="Rachel Shipsey" w:date="2025-06-09T09:49:00Z">
        <w:del w:id="8693" w:author="Rachel Shipsey" w:date="2025-06-11T15:35:00Z">
          <w:r w:rsidRPr="005D10C5" w:rsidDel="00C70092">
            <w:rPr>
              <w:sz w:val="20"/>
              <w:szCs w:val="20"/>
            </w:rPr>
            <w:delText>An enumerator was assigned an EA and was required to be accompanied by a village elder. With the guidance of the assistant chiefs and the village elders, the enumerators used the EA maps to identify their enumeration areas. Both hard and soft copy digital EA maps were produced for census enumeration purposes.  Two soft copy pdf maps, one for the sub-location and the other for the EA were uploaded into the tablets for rural areas only. For urban areas such as Nairobi, Mombasa and Kisumu cities, hard copy maps were used because soft copy maps were too huge for uploading and lacked clarity. Thus, both soft and hard copy maps of an EA were used for the identification of the EAs.</w:delText>
          </w:r>
        </w:del>
      </w:moveTo>
    </w:p>
    <w:p w14:paraId="688929E4" w14:textId="3E3B3ABC" w:rsidR="00093EB0" w:rsidRPr="00DC2FFF" w:rsidDel="009163B0" w:rsidRDefault="00093EB0">
      <w:pPr>
        <w:pStyle w:val="ListParagraph"/>
        <w:spacing w:after="0" w:line="276" w:lineRule="auto"/>
        <w:jc w:val="both"/>
        <w:rPr>
          <w:del w:id="8694" w:author="Rachel Shipsey" w:date="2025-06-11T15:37:00Z"/>
          <w:moveTo w:id="8695" w:author="Rachel Shipsey" w:date="2025-06-09T09:49:00Z"/>
        </w:rPr>
        <w:pPrChange w:id="8696" w:author="Rachel Shipsey" w:date="2025-06-23T15:41:00Z">
          <w:pPr>
            <w:spacing w:after="0" w:line="276" w:lineRule="auto"/>
            <w:jc w:val="both"/>
          </w:pPr>
        </w:pPrChange>
      </w:pPr>
    </w:p>
    <w:p w14:paraId="7118F79A" w14:textId="548DA3D9" w:rsidR="00093EB0" w:rsidRPr="00DC2FFF" w:rsidDel="009163B0" w:rsidRDefault="00093EB0">
      <w:pPr>
        <w:pStyle w:val="ListParagraph"/>
        <w:spacing w:after="0" w:line="276" w:lineRule="auto"/>
        <w:jc w:val="both"/>
        <w:rPr>
          <w:del w:id="8697" w:author="Rachel Shipsey" w:date="2025-06-11T15:37:00Z"/>
          <w:moveTo w:id="8698" w:author="Rachel Shipsey" w:date="2025-06-09T09:49:00Z"/>
          <w:rFonts w:eastAsia="Arial"/>
          <w:color w:val="00B0F0"/>
          <w:sz w:val="22"/>
        </w:rPr>
        <w:pPrChange w:id="8699" w:author="Rachel Shipsey" w:date="2025-06-23T15:41:00Z">
          <w:pPr/>
        </w:pPrChange>
      </w:pPr>
      <w:moveTo w:id="8700" w:author="Rachel Shipsey" w:date="2025-06-09T09:49:00Z">
        <w:del w:id="8701" w:author="Rachel Shipsey" w:date="2025-06-11T15:37:00Z">
          <w:r w:rsidDel="009163B0">
            <w:rPr>
              <w:rFonts w:eastAsia="Arial"/>
            </w:rPr>
            <w:delText xml:space="preserve">OLD </w:delText>
          </w:r>
          <w:r w:rsidRPr="4871BC61" w:rsidDel="009163B0">
            <w:rPr>
              <w:rFonts w:eastAsia="Arial"/>
            </w:rPr>
            <w:delText>10.2.2</w:delText>
          </w:r>
          <w:r w:rsidDel="009163B0">
            <w:tab/>
          </w:r>
          <w:r w:rsidRPr="4871BC61" w:rsidDel="009163B0">
            <w:delText>Lessons Learnt</w:delText>
          </w:r>
        </w:del>
      </w:moveTo>
    </w:p>
    <w:p w14:paraId="65DFBEBD" w14:textId="58D390E0" w:rsidR="00093EB0" w:rsidRPr="00DC2FFF" w:rsidDel="009163B0" w:rsidRDefault="00093EB0">
      <w:pPr>
        <w:pStyle w:val="ListParagraph"/>
        <w:spacing w:after="0" w:line="276" w:lineRule="auto"/>
        <w:jc w:val="both"/>
        <w:rPr>
          <w:del w:id="8702" w:author="Rachel Shipsey" w:date="2025-06-11T15:37:00Z"/>
          <w:moveTo w:id="8703" w:author="Rachel Shipsey" w:date="2025-06-09T09:49:00Z"/>
        </w:rPr>
        <w:pPrChange w:id="8704" w:author="Rachel Shipsey" w:date="2025-06-23T15:41:00Z">
          <w:pPr>
            <w:spacing w:after="0" w:line="276" w:lineRule="auto"/>
            <w:jc w:val="both"/>
          </w:pPr>
        </w:pPrChange>
      </w:pPr>
    </w:p>
    <w:p w14:paraId="53A532CC" w14:textId="4993DC81" w:rsidR="00093EB0" w:rsidRPr="00DC2FFF" w:rsidDel="009163B0" w:rsidRDefault="00093EB0">
      <w:pPr>
        <w:pStyle w:val="ListParagraph"/>
        <w:spacing w:after="0" w:line="276" w:lineRule="auto"/>
        <w:jc w:val="both"/>
        <w:rPr>
          <w:del w:id="8705" w:author="Rachel Shipsey" w:date="2025-06-11T15:37:00Z"/>
          <w:moveTo w:id="8706" w:author="Rachel Shipsey" w:date="2025-06-09T09:49:00Z"/>
        </w:rPr>
        <w:pPrChange w:id="8707" w:author="Rachel Shipsey" w:date="2025-06-23T15:41:00Z">
          <w:pPr>
            <w:pStyle w:val="ListParagraph"/>
            <w:numPr>
              <w:numId w:val="94"/>
            </w:numPr>
            <w:ind w:left="180" w:hanging="360"/>
            <w:jc w:val="both"/>
          </w:pPr>
        </w:pPrChange>
      </w:pPr>
      <w:moveTo w:id="8708" w:author="Rachel Shipsey" w:date="2025-06-09T09:49:00Z">
        <w:del w:id="8709" w:author="Rachel Shipsey" w:date="2025-06-11T15:37:00Z">
          <w:r w:rsidRPr="70E65BEE" w:rsidDel="009163B0">
            <w:delText xml:space="preserve">Enumerators experienced difficulties with the EA maps such as in identifying EA boundaries in some urban areas while in other areas, EAs along county boundaries overlapped. The enumerators were supported by the local leaders to allay the problem. </w:delText>
          </w:r>
        </w:del>
      </w:moveTo>
    </w:p>
    <w:p w14:paraId="039AA9A9" w14:textId="702DF4E5" w:rsidR="00093EB0" w:rsidRPr="00DC2FFF" w:rsidDel="009163B0" w:rsidRDefault="00093EB0">
      <w:pPr>
        <w:pStyle w:val="ListParagraph"/>
        <w:spacing w:after="0" w:line="276" w:lineRule="auto"/>
        <w:jc w:val="both"/>
        <w:rPr>
          <w:del w:id="8710" w:author="Rachel Shipsey" w:date="2025-06-11T15:37:00Z"/>
          <w:moveTo w:id="8711" w:author="Rachel Shipsey" w:date="2025-06-09T09:49:00Z"/>
        </w:rPr>
        <w:pPrChange w:id="8712" w:author="Rachel Shipsey" w:date="2025-06-23T15:41:00Z">
          <w:pPr>
            <w:pStyle w:val="ListParagraph"/>
            <w:numPr>
              <w:numId w:val="94"/>
            </w:numPr>
            <w:ind w:left="180" w:hanging="360"/>
            <w:jc w:val="both"/>
          </w:pPr>
        </w:pPrChange>
      </w:pPr>
      <w:moveTo w:id="8713" w:author="Rachel Shipsey" w:date="2025-06-09T09:49:00Z">
        <w:del w:id="8714" w:author="Rachel Shipsey" w:date="2025-06-11T15:37:00Z">
          <w:r w:rsidRPr="70E65BEE" w:rsidDel="009163B0">
            <w:delText>In some instances, the application on the tablets could not read maps in PDF format implying the system was not interactive. In such cases, hard copy maps were required yet the teams also experience delays in delivery of printed maps to the field. Hence forcing enumerators to use the uploaded EA maps with their inherent challenges. This predisposes coverage concerns.</w:delText>
          </w:r>
        </w:del>
      </w:moveTo>
    </w:p>
    <w:p w14:paraId="5F6B5AEF" w14:textId="7341C05D" w:rsidR="00093EB0" w:rsidRPr="00DC2FFF" w:rsidDel="009163B0" w:rsidRDefault="00093EB0">
      <w:pPr>
        <w:pStyle w:val="ListParagraph"/>
        <w:spacing w:after="0" w:line="276" w:lineRule="auto"/>
        <w:jc w:val="both"/>
        <w:rPr>
          <w:del w:id="8715" w:author="Rachel Shipsey" w:date="2025-06-11T15:37:00Z"/>
          <w:moveTo w:id="8716" w:author="Rachel Shipsey" w:date="2025-06-09T09:49:00Z"/>
          <w:rFonts w:eastAsia="Arial"/>
          <w:color w:val="00B0F0"/>
          <w:sz w:val="22"/>
        </w:rPr>
        <w:pPrChange w:id="8717" w:author="Rachel Shipsey" w:date="2025-06-23T15:41:00Z">
          <w:pPr/>
        </w:pPrChange>
      </w:pPr>
      <w:moveTo w:id="8718" w:author="Rachel Shipsey" w:date="2025-06-09T09:49:00Z">
        <w:del w:id="8719" w:author="Rachel Shipsey" w:date="2025-06-11T15:37:00Z">
          <w:r w:rsidDel="009163B0">
            <w:rPr>
              <w:rFonts w:eastAsia="Arial"/>
            </w:rPr>
            <w:delText xml:space="preserve">OLD </w:delText>
          </w:r>
          <w:r w:rsidRPr="4871BC61" w:rsidDel="009163B0">
            <w:rPr>
              <w:rFonts w:eastAsia="Arial"/>
            </w:rPr>
            <w:delText>10.2.3</w:delText>
          </w:r>
          <w:r w:rsidDel="009163B0">
            <w:tab/>
          </w:r>
          <w:r w:rsidRPr="4871BC61" w:rsidDel="009163B0">
            <w:delText>Recommendations</w:delText>
          </w:r>
        </w:del>
      </w:moveTo>
    </w:p>
    <w:p w14:paraId="7E9A3E54" w14:textId="09988C6E" w:rsidR="009163B0" w:rsidDel="008D26A9" w:rsidRDefault="00093EB0">
      <w:pPr>
        <w:pStyle w:val="ListParagraph"/>
        <w:spacing w:after="0" w:line="276" w:lineRule="auto"/>
        <w:jc w:val="both"/>
        <w:rPr>
          <w:ins w:id="8720" w:author="Pamela Kakande Nabukhonzo" w:date="2025-06-18T00:05:00Z"/>
          <w:del w:id="8721" w:author="Rachel Shipsey" w:date="2025-06-23T15:21:00Z"/>
        </w:rPr>
        <w:pPrChange w:id="8722" w:author="Rachel Shipsey" w:date="2025-06-23T15:41:00Z">
          <w:pPr>
            <w:pStyle w:val="ListParagraph"/>
            <w:numPr>
              <w:numId w:val="295"/>
            </w:numPr>
            <w:ind w:hanging="360"/>
          </w:pPr>
        </w:pPrChange>
      </w:pPr>
      <w:moveTo w:id="8723" w:author="Rachel Shipsey" w:date="2025-06-09T09:49:00Z">
        <w:del w:id="8724" w:author="Rachel Shipsey" w:date="2025-06-11T15:37:00Z">
          <w:r w:rsidRPr="005D10C5" w:rsidDel="009163B0">
            <w:delText>Based on the above encounters, t</w:delText>
          </w:r>
        </w:del>
        <w:del w:id="8725" w:author="Rachel Shipsey" w:date="2025-06-23T15:21:00Z">
          <w:r w:rsidRPr="005D10C5" w:rsidDel="008D26A9">
            <w:delText xml:space="preserve">he cartographic mapping process should be done well in advance of the enumeration and the pilot census should target the likely boundary problematic areas and test the map reading application thoroughly so that a uniform solution is </w:delText>
          </w:r>
        </w:del>
        <w:del w:id="8726" w:author="Rachel Shipsey" w:date="2025-06-11T15:38:00Z">
          <w:r w:rsidRPr="005D10C5" w:rsidDel="00BA0FFF">
            <w:delText>got upfront</w:delText>
          </w:r>
        </w:del>
        <w:del w:id="8727" w:author="Rachel Shipsey" w:date="2025-06-23T15:21:00Z">
          <w:r w:rsidRPr="005D10C5" w:rsidDel="008D26A9">
            <w:delText>.</w:delText>
          </w:r>
        </w:del>
      </w:moveTo>
    </w:p>
    <w:p w14:paraId="6317CA2F" w14:textId="64015505" w:rsidR="006E3FAA" w:rsidRPr="006E3FAA" w:rsidDel="008D26A9" w:rsidRDefault="00A41A81">
      <w:pPr>
        <w:pStyle w:val="ListParagraph"/>
        <w:spacing w:after="0" w:line="276" w:lineRule="auto"/>
        <w:jc w:val="both"/>
        <w:rPr>
          <w:ins w:id="8728" w:author="Pamela Kakande Nabukhonzo" w:date="2025-06-18T00:07:00Z"/>
          <w:del w:id="8729" w:author="Rachel Shipsey" w:date="2025-06-23T15:21:00Z"/>
        </w:rPr>
        <w:pPrChange w:id="8730" w:author="Rachel Shipsey" w:date="2025-06-23T15:41:00Z">
          <w:pPr>
            <w:pStyle w:val="ListParagraph"/>
            <w:numPr>
              <w:numId w:val="295"/>
            </w:numPr>
            <w:ind w:hanging="360"/>
            <w:jc w:val="both"/>
          </w:pPr>
        </w:pPrChange>
      </w:pPr>
      <w:ins w:id="8731" w:author="Pamela Kakande Nabukhonzo" w:date="2025-06-18T00:06:00Z">
        <w:del w:id="8732" w:author="Rachel Shipsey" w:date="2025-06-23T15:21:00Z">
          <w:r w:rsidDel="008D26A9">
            <w:delText>In terms of logistics management</w:delText>
          </w:r>
          <w:r w:rsidR="00DF33F5" w:rsidDel="008D26A9">
            <w:delText xml:space="preserve"> before, during and after enumeration, its recommended:</w:delText>
          </w:r>
        </w:del>
      </w:ins>
      <w:ins w:id="8733" w:author="Pamela Kakande Nabukhonzo" w:date="2025-06-18T00:07:00Z">
        <w:del w:id="8734" w:author="Rachel Shipsey" w:date="2025-06-23T15:21:00Z">
          <w:r w:rsidR="00513635" w:rsidDel="008D26A9">
            <w:delText>For</w:delText>
          </w:r>
        </w:del>
      </w:ins>
      <w:ins w:id="8735" w:author="Pamela Kakande Nabukhonzo" w:date="2025-06-18T00:08:00Z">
        <w:del w:id="8736" w:author="Rachel Shipsey" w:date="2025-06-23T15:21:00Z">
          <w:r w:rsidR="00513635" w:rsidDel="008D26A9">
            <w:delText xml:space="preserve"> i</w:delText>
          </w:r>
        </w:del>
      </w:ins>
      <w:ins w:id="8737" w:author="Pamela Kakande Nabukhonzo" w:date="2025-06-18T00:07:00Z">
        <w:del w:id="8738" w:author="Rachel Shipsey" w:date="2025-06-23T15:21:00Z">
          <w:r w:rsidR="006E3FAA" w:rsidRPr="00513635" w:rsidDel="008D26A9">
            <w:rPr>
              <w:rPrChange w:id="8739" w:author="Pamela Kakande Nabukhonzo" w:date="2025-06-18T00:07:00Z">
                <w:rPr>
                  <w:b/>
                  <w:bCs/>
                </w:rPr>
              </w:rPrChange>
            </w:rPr>
            <w:delText xml:space="preserve">ntegrated </w:delText>
          </w:r>
        </w:del>
      </w:ins>
      <w:ins w:id="8740" w:author="Pamela Kakande Nabukhonzo" w:date="2025-06-18T00:08:00Z">
        <w:del w:id="8741" w:author="Rachel Shipsey" w:date="2025-06-23T15:21:00Z">
          <w:r w:rsidR="00513635" w:rsidDel="008D26A9">
            <w:delText>l</w:delText>
          </w:r>
        </w:del>
      </w:ins>
      <w:ins w:id="8742" w:author="Pamela Kakande Nabukhonzo" w:date="2025-06-18T00:07:00Z">
        <w:del w:id="8743" w:author="Rachel Shipsey" w:date="2025-06-23T15:21:00Z">
          <w:r w:rsidR="006E3FAA" w:rsidRPr="00513635" w:rsidDel="008D26A9">
            <w:rPr>
              <w:rPrChange w:id="8744" w:author="Pamela Kakande Nabukhonzo" w:date="2025-06-18T00:07:00Z">
                <w:rPr>
                  <w:b/>
                  <w:bCs/>
                </w:rPr>
              </w:rPrChange>
            </w:rPr>
            <w:delText>ogistics</w:delText>
          </w:r>
        </w:del>
      </w:ins>
      <w:ins w:id="8745" w:author="Pamela Kakande Nabukhonzo" w:date="2025-06-18T00:08:00Z">
        <w:del w:id="8746" w:author="Rachel Shipsey" w:date="2025-06-23T15:21:00Z">
          <w:r w:rsidR="00513635" w:rsidDel="008D26A9">
            <w:delText>, a</w:delText>
          </w:r>
        </w:del>
      </w:ins>
      <w:ins w:id="8747" w:author="Pamela Kakande Nabukhonzo" w:date="2025-06-18T00:07:00Z">
        <w:del w:id="8748" w:author="Rachel Shipsey" w:date="2025-06-23T15:21:00Z">
          <w:r w:rsidR="006E3FAA" w:rsidRPr="007D4AC3" w:rsidDel="008D26A9">
            <w:delText xml:space="preserve"> comprehensive logistics plan is needed for the secure distribution of the</w:delText>
          </w:r>
        </w:del>
      </w:ins>
      <w:ins w:id="8749" w:author="Pamela Kakande Nabukhonzo" w:date="2025-06-18T00:08:00Z">
        <w:del w:id="8750" w:author="Rachel Shipsey" w:date="2025-06-23T15:21:00Z">
          <w:r w:rsidR="00513635" w:rsidDel="008D26A9">
            <w:delText xml:space="preserve"> data collection</w:delText>
          </w:r>
        </w:del>
      </w:ins>
      <w:ins w:id="8751" w:author="Pamela Kakande Nabukhonzo" w:date="2025-06-18T00:07:00Z">
        <w:del w:id="8752" w:author="Rachel Shipsey" w:date="2025-06-23T15:21:00Z">
          <w:r w:rsidR="006E3FAA" w:rsidRPr="007D4AC3" w:rsidDel="008D26A9">
            <w:delText xml:space="preserve"> devices</w:delText>
          </w:r>
        </w:del>
      </w:ins>
      <w:ins w:id="8753" w:author="Pamela Kakande Nabukhonzo" w:date="2025-06-18T00:08:00Z">
        <w:del w:id="8754" w:author="Rachel Shipsey" w:date="2025-06-23T15:21:00Z">
          <w:r w:rsidR="00513635" w:rsidDel="008D26A9">
            <w:delText xml:space="preserve"> (tablets, phones etc)</w:delText>
          </w:r>
        </w:del>
      </w:ins>
      <w:ins w:id="8755" w:author="Pamela Kakande Nabukhonzo" w:date="2025-06-18T00:07:00Z">
        <w:del w:id="8756" w:author="Rachel Shipsey" w:date="2025-06-23T15:21:00Z">
          <w:r w:rsidR="006E3FAA" w:rsidRPr="007D4AC3" w:rsidDel="008D26A9">
            <w:delText xml:space="preserve"> to every enumerator across the country and a reverse logistics plan for their collection post-enumeration.</w:delText>
          </w:r>
        </w:del>
      </w:ins>
    </w:p>
    <w:p w14:paraId="5B63CD02" w14:textId="162AD5D2" w:rsidR="007E1DEA" w:rsidDel="007E1DEA" w:rsidRDefault="00FD2594">
      <w:pPr>
        <w:pStyle w:val="ListParagraph"/>
        <w:spacing w:after="0" w:line="276" w:lineRule="auto"/>
        <w:jc w:val="both"/>
        <w:rPr>
          <w:del w:id="8757" w:author="Rachel Shipsey" w:date="2025-06-11T15:41:00Z"/>
        </w:rPr>
        <w:pPrChange w:id="8758" w:author="Rachel Shipsey" w:date="2025-06-23T15:41:00Z">
          <w:pPr>
            <w:pStyle w:val="ListParagraph"/>
          </w:pPr>
        </w:pPrChange>
      </w:pPr>
      <w:ins w:id="8759" w:author="Pamela Kakande Nabukhonzo" w:date="2025-06-18T00:08:00Z">
        <w:del w:id="8760" w:author="Rachel Shipsey" w:date="2025-06-23T15:21:00Z">
          <w:r w:rsidRPr="007E1DEA" w:rsidDel="008D26A9">
            <w:rPr>
              <w:rFonts w:cs="Arial"/>
            </w:rPr>
            <w:delText>good</w:delText>
          </w:r>
        </w:del>
      </w:ins>
    </w:p>
    <w:p w14:paraId="40A3C7AD" w14:textId="0459935D" w:rsidR="00A35FA0" w:rsidDel="008D26A9" w:rsidRDefault="00A35FA0">
      <w:pPr>
        <w:pStyle w:val="ListParagraph"/>
        <w:spacing w:after="0" w:line="276" w:lineRule="auto"/>
        <w:jc w:val="both"/>
        <w:rPr>
          <w:ins w:id="8761" w:author="Pamela Kakande Nabukhonzo" w:date="2025-06-18T21:06:00Z"/>
          <w:del w:id="8762" w:author="Rachel Shipsey" w:date="2025-06-23T15:21:00Z"/>
        </w:rPr>
        <w:pPrChange w:id="8763" w:author="Rachel Shipsey" w:date="2025-06-23T15:41:00Z">
          <w:pPr>
            <w:spacing w:line="276" w:lineRule="auto"/>
            <w:ind w:left="720"/>
          </w:pPr>
        </w:pPrChange>
      </w:pPr>
    </w:p>
    <w:p w14:paraId="71A85D8A" w14:textId="39ADAD59" w:rsidR="00A35FA0" w:rsidRPr="00DC2FFF" w:rsidDel="008D26A9" w:rsidRDefault="00A35FA0">
      <w:pPr>
        <w:pStyle w:val="ListParagraph"/>
        <w:spacing w:after="0" w:line="276" w:lineRule="auto"/>
        <w:jc w:val="both"/>
        <w:rPr>
          <w:ins w:id="8764" w:author="Pamela Kakande Nabukhonzo" w:date="2025-06-18T21:06:00Z"/>
          <w:del w:id="8765" w:author="Rachel Shipsey" w:date="2025-06-23T15:21:00Z"/>
          <w:rFonts w:cs="Arial"/>
        </w:rPr>
        <w:pPrChange w:id="8766" w:author="Rachel Shipsey" w:date="2025-06-23T15:41:00Z">
          <w:pPr>
            <w:spacing w:after="0" w:line="276" w:lineRule="auto"/>
            <w:jc w:val="both"/>
          </w:pPr>
        </w:pPrChange>
      </w:pPr>
      <w:commentRangeStart w:id="8767"/>
      <w:ins w:id="8768" w:author="Pamela Kakande Nabukhonzo" w:date="2025-06-18T21:06:00Z">
        <w:del w:id="8769" w:author="Rachel Shipsey" w:date="2025-06-23T15:21:00Z">
          <w:r w:rsidRPr="00DC2FFF" w:rsidDel="008D26A9">
            <w:rPr>
              <w:rFonts w:cs="Arial"/>
            </w:rPr>
            <w:delText>Based on the country experiences and lessons learnt from the data collection processes, countries should develop a risk management plan for the enumeration phase, and the following recommendations are made:</w:delText>
          </w:r>
        </w:del>
      </w:ins>
    </w:p>
    <w:p w14:paraId="63196AF8" w14:textId="6A48A01D" w:rsidR="00A35FA0" w:rsidRPr="00DC2FFF" w:rsidDel="008D26A9" w:rsidRDefault="00A35FA0">
      <w:pPr>
        <w:pStyle w:val="ListParagraph"/>
        <w:spacing w:after="0" w:line="276" w:lineRule="auto"/>
        <w:jc w:val="both"/>
        <w:rPr>
          <w:ins w:id="8770" w:author="Pamela Kakande Nabukhonzo" w:date="2025-06-18T21:06:00Z"/>
          <w:del w:id="8771" w:author="Rachel Shipsey" w:date="2025-06-23T15:21:00Z"/>
          <w:rFonts w:cs="Arial"/>
        </w:rPr>
        <w:pPrChange w:id="8772" w:author="Rachel Shipsey" w:date="2025-06-23T15:41:00Z">
          <w:pPr>
            <w:spacing w:after="0" w:line="276" w:lineRule="auto"/>
            <w:jc w:val="both"/>
          </w:pPr>
        </w:pPrChange>
      </w:pPr>
      <w:ins w:id="8773" w:author="Pamela Kakande Nabukhonzo" w:date="2025-06-18T21:06:00Z">
        <w:del w:id="8774" w:author="Rachel Shipsey" w:date="2025-06-23T15:21:00Z">
          <w:r w:rsidRPr="00DC2FFF" w:rsidDel="008D26A9">
            <w:rPr>
              <w:rFonts w:cs="Arial"/>
            </w:rPr>
            <w:delText xml:space="preserve"> </w:delText>
          </w:r>
        </w:del>
      </w:ins>
    </w:p>
    <w:p w14:paraId="6129A567" w14:textId="0B7E5A52" w:rsidR="00A35FA0" w:rsidRPr="00DC2FFF" w:rsidDel="008D26A9" w:rsidRDefault="00A35FA0">
      <w:pPr>
        <w:pStyle w:val="ListParagraph"/>
        <w:spacing w:after="0" w:line="276" w:lineRule="auto"/>
        <w:jc w:val="both"/>
        <w:rPr>
          <w:ins w:id="8775" w:author="Pamela Kakande Nabukhonzo" w:date="2025-06-18T21:06:00Z"/>
          <w:del w:id="8776" w:author="Rachel Shipsey" w:date="2025-06-23T15:21:00Z"/>
          <w:rFonts w:cs="Arial"/>
        </w:rPr>
        <w:pPrChange w:id="8777" w:author="Rachel Shipsey" w:date="2025-06-23T15:41:00Z">
          <w:pPr>
            <w:pStyle w:val="ListParagraph"/>
            <w:numPr>
              <w:numId w:val="90"/>
            </w:numPr>
            <w:spacing w:after="0" w:line="276" w:lineRule="auto"/>
            <w:ind w:hanging="360"/>
            <w:jc w:val="both"/>
          </w:pPr>
        </w:pPrChange>
      </w:pPr>
      <w:ins w:id="8778" w:author="Pamela Kakande Nabukhonzo" w:date="2025-06-18T21:06:00Z">
        <w:del w:id="8779" w:author="Rachel Shipsey" w:date="2025-06-23T15:21:00Z">
          <w:r w:rsidRPr="00DC2FFF" w:rsidDel="008D26A9">
            <w:rPr>
              <w:rFonts w:cs="Arial"/>
            </w:rPr>
            <w:delText xml:space="preserve">In case of failure of some gadgets to send data to the server, there should be a clear strategy on alternative ways of how data can be sent such as: utilizing blue tooth sharing with supervisors or manually extracting data from the tablets. although the latter has a risk of total loss in case the tablet is lost. The ICT programmers come in handy for possible solutions and should always be available in sufficient numbers as well as the local administrators who can arbitrate in case of respondent refusals. </w:delText>
          </w:r>
        </w:del>
      </w:ins>
    </w:p>
    <w:p w14:paraId="15BB3D2F" w14:textId="4DE9A1F6" w:rsidR="00A35FA0" w:rsidRPr="00DC2FFF" w:rsidDel="008D26A9" w:rsidRDefault="00A35FA0">
      <w:pPr>
        <w:pStyle w:val="ListParagraph"/>
        <w:spacing w:after="0" w:line="276" w:lineRule="auto"/>
        <w:jc w:val="both"/>
        <w:rPr>
          <w:ins w:id="8780" w:author="Pamela Kakande Nabukhonzo" w:date="2025-06-18T21:06:00Z"/>
          <w:del w:id="8781" w:author="Rachel Shipsey" w:date="2025-06-23T15:21:00Z"/>
          <w:rFonts w:cs="Arial"/>
        </w:rPr>
        <w:pPrChange w:id="8782" w:author="Rachel Shipsey" w:date="2025-06-23T15:41:00Z">
          <w:pPr>
            <w:pStyle w:val="ListParagraph"/>
            <w:numPr>
              <w:numId w:val="90"/>
            </w:numPr>
            <w:spacing w:after="0" w:line="276" w:lineRule="auto"/>
            <w:ind w:hanging="360"/>
            <w:jc w:val="both"/>
          </w:pPr>
        </w:pPrChange>
      </w:pPr>
      <w:ins w:id="8783" w:author="Pamela Kakande Nabukhonzo" w:date="2025-06-18T21:06:00Z">
        <w:del w:id="8784" w:author="Rachel Shipsey" w:date="2025-06-23T15:21:00Z">
          <w:r w:rsidRPr="70E65BEE" w:rsidDel="008D26A9">
            <w:rPr>
              <w:rFonts w:eastAsia="Arial" w:cs="Arial"/>
              <w:color w:val="000000" w:themeColor="text1"/>
            </w:rPr>
            <w:delText xml:space="preserve">A toll-free line provided to the public to make calls to the census call centre at headquarters should be in place to easy communication between the office and the community during enumeration. </w:delText>
          </w:r>
        </w:del>
      </w:ins>
    </w:p>
    <w:p w14:paraId="4B26E29B" w14:textId="1BA60B7A" w:rsidR="00A35FA0" w:rsidDel="008D26A9" w:rsidRDefault="00A35FA0">
      <w:pPr>
        <w:pStyle w:val="ListParagraph"/>
        <w:spacing w:after="0" w:line="276" w:lineRule="auto"/>
        <w:jc w:val="both"/>
        <w:rPr>
          <w:ins w:id="8785" w:author="Pamela Kakande Nabukhonzo" w:date="2025-06-18T21:06:00Z"/>
          <w:del w:id="8786" w:author="Rachel Shipsey" w:date="2025-06-23T15:21:00Z"/>
          <w:rFonts w:cs="Arial"/>
        </w:rPr>
        <w:pPrChange w:id="8787" w:author="Rachel Shipsey" w:date="2025-06-23T15:41:00Z">
          <w:pPr>
            <w:pStyle w:val="ListParagraph"/>
            <w:numPr>
              <w:numId w:val="90"/>
            </w:numPr>
            <w:spacing w:after="0" w:line="276" w:lineRule="auto"/>
            <w:ind w:hanging="360"/>
            <w:jc w:val="both"/>
          </w:pPr>
        </w:pPrChange>
      </w:pPr>
      <w:ins w:id="8788" w:author="Pamela Kakande Nabukhonzo" w:date="2025-06-18T21:06:00Z">
        <w:del w:id="8789" w:author="Rachel Shipsey" w:date="2025-06-23T15:21:00Z">
          <w:r w:rsidRPr="70E65BEE" w:rsidDel="008D26A9">
            <w:rPr>
              <w:rFonts w:cs="Arial"/>
            </w:rPr>
            <w:delText>For refusals in enumeration, be clear about the mandatory nature of the census, about why it's important to be counted etc – use a mixture of convincing messaging and legal aspects.</w:delText>
          </w:r>
          <w:commentRangeEnd w:id="8767"/>
          <w:r w:rsidR="005D0BB4" w:rsidDel="008D26A9">
            <w:rPr>
              <w:rStyle w:val="CommentReference"/>
              <w:rFonts w:cs="Arial"/>
              <w:sz w:val="24"/>
              <w:szCs w:val="22"/>
            </w:rPr>
            <w:commentReference w:id="8767"/>
          </w:r>
        </w:del>
      </w:ins>
    </w:p>
    <w:p w14:paraId="2584C94F" w14:textId="4C130822" w:rsidR="00A35FA0" w:rsidDel="008D26A9" w:rsidRDefault="00A35FA0">
      <w:pPr>
        <w:pStyle w:val="ListParagraph"/>
        <w:spacing w:after="0" w:line="276" w:lineRule="auto"/>
        <w:jc w:val="both"/>
        <w:rPr>
          <w:ins w:id="8790" w:author="Pamela Kakande Nabukhonzo" w:date="2025-06-18T21:06:00Z"/>
          <w:del w:id="8791" w:author="Rachel Shipsey" w:date="2025-06-23T15:21:00Z"/>
        </w:rPr>
        <w:pPrChange w:id="8792" w:author="Rachel Shipsey" w:date="2025-06-23T15:41:00Z">
          <w:pPr>
            <w:spacing w:line="276" w:lineRule="auto"/>
          </w:pPr>
        </w:pPrChange>
      </w:pPr>
    </w:p>
    <w:p w14:paraId="4F24CCED" w14:textId="6516AF30" w:rsidR="002C0812" w:rsidRPr="000771B7" w:rsidDel="007E1DEA" w:rsidRDefault="002C0812">
      <w:pPr>
        <w:pStyle w:val="ListParagraph"/>
        <w:spacing w:after="0" w:line="276" w:lineRule="auto"/>
        <w:jc w:val="both"/>
        <w:rPr>
          <w:ins w:id="8793" w:author="Pamela Kakande Nabukhonzo" w:date="2025-06-09T22:20:00Z"/>
          <w:del w:id="8794" w:author="Rachel Shipsey" w:date="2025-06-11T15:40:00Z"/>
          <w:bCs/>
        </w:rPr>
        <w:pPrChange w:id="8795" w:author="Rachel Shipsey" w:date="2025-06-23T15:41:00Z">
          <w:pPr>
            <w:pStyle w:val="Heading2"/>
            <w:numPr>
              <w:ilvl w:val="0"/>
              <w:numId w:val="0"/>
            </w:numPr>
            <w:ind w:left="0" w:firstLine="0"/>
          </w:pPr>
        </w:pPrChange>
      </w:pPr>
    </w:p>
    <w:p w14:paraId="156F0B69" w14:textId="7BB5CD49" w:rsidR="0031350F" w:rsidRPr="007E1DEA" w:rsidDel="007E1DEA" w:rsidRDefault="0031350F">
      <w:pPr>
        <w:pStyle w:val="ListParagraph"/>
        <w:spacing w:after="0" w:line="276" w:lineRule="auto"/>
        <w:jc w:val="both"/>
        <w:rPr>
          <w:ins w:id="8796" w:author="Pamela Kakande Nabukhonzo" w:date="2025-06-09T22:20:00Z"/>
          <w:del w:id="8797" w:author="Rachel Shipsey" w:date="2025-06-11T15:40:00Z"/>
          <w:b/>
          <w:bCs/>
          <w:rPrChange w:id="8798" w:author="Rachel Shipsey" w:date="2025-06-11T15:40:00Z">
            <w:rPr>
              <w:ins w:id="8799" w:author="Pamela Kakande Nabukhonzo" w:date="2025-06-09T22:20:00Z"/>
              <w:del w:id="8800" w:author="Rachel Shipsey" w:date="2025-06-11T15:40:00Z"/>
            </w:rPr>
          </w:rPrChange>
        </w:rPr>
        <w:pPrChange w:id="8801" w:author="Rachel Shipsey" w:date="2025-06-23T15:41:00Z">
          <w:pPr/>
        </w:pPrChange>
      </w:pPr>
      <w:ins w:id="8802" w:author="Pamela Kakande Nabukhonzo" w:date="2025-06-09T22:20:00Z">
        <w:del w:id="8803" w:author="Rachel Shipsey" w:date="2025-06-11T15:40:00Z">
          <w:r w:rsidRPr="007E1DEA" w:rsidDel="007E1DEA">
            <w:rPr>
              <w:b/>
              <w:bCs/>
              <w:rPrChange w:id="8804" w:author="Rachel Shipsey" w:date="2025-06-11T15:40:00Z">
                <w:rPr/>
              </w:rPrChange>
            </w:rPr>
            <w:delText>Tanzania</w:delText>
          </w:r>
        </w:del>
      </w:ins>
    </w:p>
    <w:p w14:paraId="669784A0" w14:textId="489DD50B" w:rsidR="0031350F" w:rsidRPr="001C5F6C" w:rsidDel="007E1DEA" w:rsidRDefault="0031350F">
      <w:pPr>
        <w:pStyle w:val="ListParagraph"/>
        <w:spacing w:after="0" w:line="276" w:lineRule="auto"/>
        <w:jc w:val="both"/>
        <w:rPr>
          <w:ins w:id="8805" w:author="Pamela Kakande Nabukhonzo" w:date="2025-06-09T22:20:00Z"/>
          <w:del w:id="8806" w:author="Rachel Shipsey" w:date="2025-06-11T15:40:00Z"/>
          <w:rFonts w:cs="Arial"/>
          <w:b/>
          <w:bCs/>
          <w:szCs w:val="24"/>
        </w:rPr>
        <w:pPrChange w:id="8807" w:author="Rachel Shipsey" w:date="2025-06-23T15:41:00Z">
          <w:pPr>
            <w:spacing w:line="276" w:lineRule="auto"/>
          </w:pPr>
        </w:pPrChange>
      </w:pPr>
      <w:ins w:id="8808" w:author="Pamela Kakande Nabukhonzo" w:date="2025-06-09T22:20:00Z">
        <w:del w:id="8809" w:author="Rachel Shipsey" w:date="2025-06-11T15:40:00Z">
          <w:r w:rsidRPr="001C5F6C" w:rsidDel="007E1DEA">
            <w:rPr>
              <w:rFonts w:cs="Arial"/>
              <w:b/>
              <w:bCs/>
              <w:szCs w:val="24"/>
            </w:rPr>
            <w:delText>Committee Formation</w:delText>
          </w:r>
        </w:del>
      </w:ins>
    </w:p>
    <w:p w14:paraId="5DC7EDA7" w14:textId="2A7811B7" w:rsidR="0031350F" w:rsidRPr="001C5F6C" w:rsidDel="007E1DEA" w:rsidRDefault="0031350F">
      <w:pPr>
        <w:pStyle w:val="ListParagraph"/>
        <w:spacing w:after="0" w:line="276" w:lineRule="auto"/>
        <w:jc w:val="both"/>
        <w:rPr>
          <w:ins w:id="8810" w:author="Pamela Kakande Nabukhonzo" w:date="2025-06-09T22:20:00Z"/>
          <w:del w:id="8811" w:author="Rachel Shipsey" w:date="2025-06-11T15:40:00Z"/>
          <w:rFonts w:cs="Arial"/>
          <w:szCs w:val="24"/>
        </w:rPr>
        <w:pPrChange w:id="8812" w:author="Rachel Shipsey" w:date="2025-06-23T15:41:00Z">
          <w:pPr>
            <w:spacing w:line="276" w:lineRule="auto"/>
          </w:pPr>
        </w:pPrChange>
      </w:pPr>
      <w:ins w:id="8813" w:author="Pamela Kakande Nabukhonzo" w:date="2025-06-09T22:20:00Z">
        <w:del w:id="8814" w:author="Rachel Shipsey" w:date="2025-06-11T15:40:00Z">
          <w:r w:rsidRPr="001C5F6C" w:rsidDel="007E1DEA">
            <w:rPr>
              <w:rFonts w:cs="Arial"/>
              <w:szCs w:val="24"/>
            </w:rPr>
            <w:delText>The logistics committee for the 2022 PHC was created on June 20, 2022 with members from various Government Ministries, Departments and Institutions. Along with other duties, the committee was responsible for distributing the Census equipment during the second and third level training period and during enumeration throughout the country in parallel with returning the equipment which were supposed to be returned to the NBS Headquarters immediately after completion of the census exercise.</w:delText>
          </w:r>
        </w:del>
      </w:ins>
    </w:p>
    <w:p w14:paraId="59F4FF5A" w14:textId="09087F7B" w:rsidR="0031350F" w:rsidRPr="001C5F6C" w:rsidDel="007E1DEA" w:rsidRDefault="0031350F">
      <w:pPr>
        <w:pStyle w:val="ListParagraph"/>
        <w:spacing w:after="0" w:line="276" w:lineRule="auto"/>
        <w:jc w:val="both"/>
        <w:rPr>
          <w:ins w:id="8815" w:author="Pamela Kakande Nabukhonzo" w:date="2025-06-09T22:20:00Z"/>
          <w:del w:id="8816" w:author="Rachel Shipsey" w:date="2025-06-11T15:40:00Z"/>
          <w:rFonts w:cs="Arial"/>
          <w:b/>
          <w:bCs/>
          <w:szCs w:val="24"/>
        </w:rPr>
        <w:pPrChange w:id="8817" w:author="Rachel Shipsey" w:date="2025-06-23T15:41:00Z">
          <w:pPr>
            <w:spacing w:line="276" w:lineRule="auto"/>
          </w:pPr>
        </w:pPrChange>
      </w:pPr>
      <w:ins w:id="8818" w:author="Pamela Kakande Nabukhonzo" w:date="2025-06-09T22:20:00Z">
        <w:del w:id="8819" w:author="Rachel Shipsey" w:date="2025-06-11T15:40:00Z">
          <w:r w:rsidRPr="001C5F6C" w:rsidDel="007E1DEA">
            <w:rPr>
              <w:rFonts w:cs="Arial"/>
              <w:b/>
              <w:bCs/>
              <w:szCs w:val="24"/>
            </w:rPr>
            <w:delText>Transportation</w:delText>
          </w:r>
        </w:del>
      </w:ins>
    </w:p>
    <w:p w14:paraId="26F4F7D0" w14:textId="64784F63" w:rsidR="0031350F" w:rsidRPr="001C5F6C" w:rsidDel="007E1DEA" w:rsidRDefault="0031350F">
      <w:pPr>
        <w:pStyle w:val="ListParagraph"/>
        <w:spacing w:after="0" w:line="276" w:lineRule="auto"/>
        <w:jc w:val="both"/>
        <w:rPr>
          <w:ins w:id="8820" w:author="Pamela Kakande Nabukhonzo" w:date="2025-06-09T22:20:00Z"/>
          <w:del w:id="8821" w:author="Rachel Shipsey" w:date="2025-06-11T15:40:00Z"/>
          <w:rFonts w:cs="Arial"/>
          <w:szCs w:val="24"/>
        </w:rPr>
        <w:pPrChange w:id="8822" w:author="Rachel Shipsey" w:date="2025-06-23T15:41:00Z">
          <w:pPr>
            <w:spacing w:line="276" w:lineRule="auto"/>
          </w:pPr>
        </w:pPrChange>
      </w:pPr>
      <w:ins w:id="8823" w:author="Pamela Kakande Nabukhonzo" w:date="2025-06-09T22:20:00Z">
        <w:del w:id="8824" w:author="Rachel Shipsey" w:date="2025-06-11T15:40:00Z">
          <w:r w:rsidRPr="001C5F6C" w:rsidDel="007E1DEA">
            <w:rPr>
              <w:rFonts w:cs="Arial"/>
              <w:szCs w:val="24"/>
            </w:rPr>
            <w:delText xml:space="preserve">The logistics committee transported the Census materials using trucks and vans from NBS, Prime Minister's Office, Tanzania National Army and National Electoral Commission. Also, the Postal Corporation Office was involved in transporting equipment, especially the tablets in order to ensure such equipment are available in field on time. </w:delText>
          </w:r>
        </w:del>
      </w:ins>
    </w:p>
    <w:p w14:paraId="1ED3B16B" w14:textId="6D4688FF" w:rsidR="0031350F" w:rsidRPr="001C5F6C" w:rsidDel="007E1DEA" w:rsidRDefault="0031350F">
      <w:pPr>
        <w:pStyle w:val="ListParagraph"/>
        <w:spacing w:after="0" w:line="276" w:lineRule="auto"/>
        <w:jc w:val="both"/>
        <w:rPr>
          <w:ins w:id="8825" w:author="Pamela Kakande Nabukhonzo" w:date="2025-06-09T22:20:00Z"/>
          <w:del w:id="8826" w:author="Rachel Shipsey" w:date="2025-06-11T15:40:00Z"/>
          <w:rFonts w:cs="Arial"/>
          <w:szCs w:val="24"/>
        </w:rPr>
        <w:pPrChange w:id="8827" w:author="Rachel Shipsey" w:date="2025-06-23T15:41:00Z">
          <w:pPr>
            <w:spacing w:line="276" w:lineRule="auto"/>
          </w:pPr>
        </w:pPrChange>
      </w:pPr>
      <w:ins w:id="8828" w:author="Pamela Kakande Nabukhonzo" w:date="2025-06-09T22:20:00Z">
        <w:del w:id="8829" w:author="Rachel Shipsey" w:date="2025-06-11T15:40:00Z">
          <w:r w:rsidRPr="001C5F6C" w:rsidDel="007E1DEA">
            <w:rPr>
              <w:rFonts w:cs="Arial"/>
              <w:szCs w:val="24"/>
            </w:rPr>
            <w:delText>As one of the successes of publicity and awareness raised by the government, one of the private transportation company namely “TUTUME logistic company” volunteered to transport the census equipment for free as part of their contribution to the Government.</w:delText>
          </w:r>
        </w:del>
      </w:ins>
    </w:p>
    <w:p w14:paraId="67C045BF" w14:textId="02766E31" w:rsidR="007F1CD8" w:rsidRPr="007F1CD8" w:rsidDel="007E1DEA" w:rsidRDefault="0031350F">
      <w:pPr>
        <w:pStyle w:val="ListParagraph"/>
        <w:spacing w:after="0" w:line="276" w:lineRule="auto"/>
        <w:jc w:val="both"/>
        <w:rPr>
          <w:ins w:id="8830" w:author="Pamela Kakande Nabukhonzo" w:date="2025-06-09T22:20:00Z"/>
          <w:del w:id="8831" w:author="Rachel Shipsey" w:date="2025-06-11T15:40:00Z"/>
          <w:rFonts w:cs="Arial"/>
          <w:szCs w:val="24"/>
        </w:rPr>
        <w:pPrChange w:id="8832" w:author="Rachel Shipsey" w:date="2025-06-23T15:41:00Z">
          <w:pPr/>
        </w:pPrChange>
      </w:pPr>
      <w:ins w:id="8833" w:author="Pamela Kakande Nabukhonzo" w:date="2025-06-09T22:20:00Z">
        <w:del w:id="8834" w:author="Rachel Shipsey" w:date="2025-06-11T15:40:00Z">
          <w:r w:rsidRPr="001C5F6C" w:rsidDel="007E1DEA">
            <w:rPr>
              <w:rFonts w:cs="Arial"/>
              <w:szCs w:val="24"/>
            </w:rPr>
            <w:delText>Approximately 1,800 vehicles were used during the enumeration exercise. Vehicles used in census activities includes office vehicles and vehicles borrowed from other government institutions. Alternative modes of transportation, such as boats and motorcycles, were used in difficult and risky areas during the actual census exercise. Fuel and</w:delText>
          </w:r>
          <w:r w:rsidR="007F1CD8" w:rsidDel="007E1DEA">
            <w:rPr>
              <w:rFonts w:cs="Arial"/>
              <w:szCs w:val="24"/>
            </w:rPr>
            <w:delText xml:space="preserve"> </w:delText>
          </w:r>
          <w:r w:rsidR="007F1CD8" w:rsidRPr="007F1CD8" w:rsidDel="007E1DEA">
            <w:rPr>
              <w:rFonts w:cs="Arial"/>
              <w:szCs w:val="24"/>
            </w:rPr>
            <w:delText>maintenance of office and non-office vehicles was covered in the census budget.</w:delText>
          </w:r>
        </w:del>
      </w:ins>
    </w:p>
    <w:p w14:paraId="5640A87F" w14:textId="60D17F3E" w:rsidR="007F1CD8" w:rsidRPr="007F1CD8" w:rsidDel="007E1DEA" w:rsidRDefault="007F1CD8">
      <w:pPr>
        <w:pStyle w:val="ListParagraph"/>
        <w:spacing w:after="0" w:line="276" w:lineRule="auto"/>
        <w:jc w:val="both"/>
        <w:rPr>
          <w:ins w:id="8835" w:author="Pamela Kakande Nabukhonzo" w:date="2025-06-09T22:20:00Z"/>
          <w:del w:id="8836" w:author="Rachel Shipsey" w:date="2025-06-11T15:40:00Z"/>
          <w:rFonts w:cs="Arial"/>
          <w:szCs w:val="24"/>
        </w:rPr>
        <w:pPrChange w:id="8837" w:author="Rachel Shipsey" w:date="2025-06-23T15:41:00Z">
          <w:pPr/>
        </w:pPrChange>
      </w:pPr>
      <w:ins w:id="8838" w:author="Pamela Kakande Nabukhonzo" w:date="2025-06-09T22:20:00Z">
        <w:del w:id="8839" w:author="Rachel Shipsey" w:date="2025-06-11T15:40:00Z">
          <w:r w:rsidRPr="007F1CD8" w:rsidDel="007E1DEA">
            <w:rPr>
              <w:rFonts w:cs="Arial"/>
              <w:szCs w:val="24"/>
            </w:rPr>
            <w:delText xml:space="preserve">Helicopter from the Tanzanian People's Army was also used in transporting equipment, especially tablets and Light Reflectors which were used as a uniform to the enumerators during the census exercise. </w:delText>
          </w:r>
        </w:del>
      </w:ins>
    </w:p>
    <w:p w14:paraId="098CF080" w14:textId="2BEB8A64" w:rsidR="007F1CD8" w:rsidRPr="007F1CD8" w:rsidDel="007E1DEA" w:rsidRDefault="007F1CD8">
      <w:pPr>
        <w:pStyle w:val="ListParagraph"/>
        <w:spacing w:after="0" w:line="276" w:lineRule="auto"/>
        <w:jc w:val="both"/>
        <w:rPr>
          <w:ins w:id="8840" w:author="Pamela Kakande Nabukhonzo" w:date="2025-06-09T22:20:00Z"/>
          <w:del w:id="8841" w:author="Rachel Shipsey" w:date="2025-06-11T15:40:00Z"/>
          <w:rFonts w:cs="Arial"/>
          <w:szCs w:val="24"/>
        </w:rPr>
        <w:pPrChange w:id="8842" w:author="Rachel Shipsey" w:date="2025-06-23T15:41:00Z">
          <w:pPr/>
        </w:pPrChange>
      </w:pPr>
      <w:ins w:id="8843" w:author="Pamela Kakande Nabukhonzo" w:date="2025-06-09T22:20:00Z">
        <w:del w:id="8844" w:author="Rachel Shipsey" w:date="2025-06-11T15:40:00Z">
          <w:r w:rsidRPr="007F1CD8" w:rsidDel="007E1DEA">
            <w:rPr>
              <w:rFonts w:cs="Arial"/>
              <w:szCs w:val="24"/>
            </w:rPr>
            <w:delText xml:space="preserve">Materials and equipment transported includes the </w:delText>
          </w:r>
        </w:del>
      </w:ins>
    </w:p>
    <w:p w14:paraId="7EF3023D" w14:textId="34CF809B" w:rsidR="007F1CD8" w:rsidRPr="007F1CD8" w:rsidDel="007E1DEA" w:rsidRDefault="007F1CD8">
      <w:pPr>
        <w:pStyle w:val="ListParagraph"/>
        <w:spacing w:after="0" w:line="276" w:lineRule="auto"/>
        <w:jc w:val="both"/>
        <w:rPr>
          <w:ins w:id="8845" w:author="Pamela Kakande Nabukhonzo" w:date="2025-06-09T22:20:00Z"/>
          <w:del w:id="8846" w:author="Rachel Shipsey" w:date="2025-06-11T15:40:00Z"/>
          <w:rFonts w:cs="Arial"/>
          <w:szCs w:val="24"/>
        </w:rPr>
        <w:pPrChange w:id="8847" w:author="Rachel Shipsey" w:date="2025-06-23T15:41:00Z">
          <w:pPr/>
        </w:pPrChange>
      </w:pPr>
      <w:ins w:id="8848" w:author="Pamela Kakande Nabukhonzo" w:date="2025-06-09T22:20:00Z">
        <w:del w:id="8849" w:author="Rachel Shipsey" w:date="2025-06-11T15:40:00Z">
          <w:r w:rsidRPr="007F1CD8" w:rsidDel="007E1DEA">
            <w:rPr>
              <w:rFonts w:cs="Arial"/>
              <w:szCs w:val="24"/>
            </w:rPr>
            <w:delText>•</w:delText>
          </w:r>
          <w:r w:rsidRPr="007F1CD8" w:rsidDel="007E1DEA">
            <w:rPr>
              <w:rFonts w:cs="Arial"/>
              <w:szCs w:val="24"/>
            </w:rPr>
            <w:tab/>
            <w:delText xml:space="preserve">Publicity materials such as brochures and posters, together with </w:delText>
          </w:r>
        </w:del>
      </w:ins>
      <w:ins w:id="8850" w:author="Pamela Kakande Nabukhonzo" w:date="2025-06-09T22:22:00Z">
        <w:del w:id="8851" w:author="Rachel Shipsey" w:date="2025-06-11T15:40:00Z">
          <w:r w:rsidR="006977E6" w:rsidRPr="007F1CD8" w:rsidDel="007E1DEA">
            <w:rPr>
              <w:rFonts w:cs="Arial"/>
              <w:szCs w:val="24"/>
            </w:rPr>
            <w:delText>printed</w:delText>
          </w:r>
        </w:del>
      </w:ins>
      <w:ins w:id="8852" w:author="Pamela Kakande Nabukhonzo" w:date="2025-06-09T22:20:00Z">
        <w:del w:id="8853" w:author="Rachel Shipsey" w:date="2025-06-11T15:40:00Z">
          <w:r w:rsidRPr="007F1CD8" w:rsidDel="007E1DEA">
            <w:rPr>
              <w:rFonts w:cs="Arial"/>
              <w:szCs w:val="24"/>
            </w:rPr>
            <w:delText xml:space="preserve"> equipment handover forms.</w:delText>
          </w:r>
        </w:del>
      </w:ins>
    </w:p>
    <w:p w14:paraId="195EE1A5" w14:textId="4F7B2CC4" w:rsidR="0031350F" w:rsidDel="007E1DEA" w:rsidRDefault="007F1CD8">
      <w:pPr>
        <w:pStyle w:val="ListParagraph"/>
        <w:spacing w:after="0" w:line="276" w:lineRule="auto"/>
        <w:jc w:val="both"/>
        <w:rPr>
          <w:ins w:id="8854" w:author="Pamela Kakande Nabukhonzo" w:date="2025-06-09T22:20:00Z"/>
          <w:del w:id="8855" w:author="Rachel Shipsey" w:date="2025-06-11T15:40:00Z"/>
        </w:rPr>
        <w:pPrChange w:id="8856" w:author="Rachel Shipsey" w:date="2025-06-23T15:41:00Z">
          <w:pPr>
            <w:pStyle w:val="Heading2"/>
            <w:numPr>
              <w:ilvl w:val="0"/>
              <w:numId w:val="0"/>
            </w:numPr>
            <w:ind w:left="0" w:firstLine="0"/>
          </w:pPr>
        </w:pPrChange>
      </w:pPr>
      <w:ins w:id="8857" w:author="Pamela Kakande Nabukhonzo" w:date="2025-06-09T22:20:00Z">
        <w:del w:id="8858" w:author="Rachel Shipsey" w:date="2025-06-11T15:40:00Z">
          <w:r w:rsidRPr="007F1CD8" w:rsidDel="007E1DEA">
            <w:rPr>
              <w:rFonts w:cs="Arial"/>
              <w:szCs w:val="24"/>
            </w:rPr>
            <w:delText>•</w:delText>
          </w:r>
          <w:r w:rsidRPr="007F1CD8" w:rsidDel="007E1DEA">
            <w:rPr>
              <w:rFonts w:cs="Arial"/>
              <w:szCs w:val="24"/>
            </w:rPr>
            <w:tab/>
            <w:delText>The training materials such as census manuals, power banks, plastic bags, brochures, notebooks, identification badges, chalk, pens and cards (for building enumeration, callback, and travellers’ cards).</w:delText>
          </w:r>
        </w:del>
      </w:ins>
    </w:p>
    <w:p w14:paraId="0C0766AD" w14:textId="7FD42B64" w:rsidR="00093EB0" w:rsidDel="008D26A9" w:rsidRDefault="00093EB0">
      <w:pPr>
        <w:pStyle w:val="ListParagraph"/>
        <w:spacing w:after="0" w:line="276" w:lineRule="auto"/>
        <w:jc w:val="both"/>
        <w:rPr>
          <w:del w:id="8859" w:author="Rachel Shipsey" w:date="2025-06-23T15:21:00Z"/>
          <w:moveTo w:id="8860" w:author="Rachel Shipsey" w:date="2025-06-09T09:49:00Z"/>
          <w:rFonts w:cs="Arial"/>
        </w:rPr>
        <w:pPrChange w:id="8861" w:author="Rachel Shipsey" w:date="2025-06-23T15:41:00Z">
          <w:pPr/>
        </w:pPrChange>
      </w:pPr>
      <w:moveTo w:id="8862" w:author="Rachel Shipsey" w:date="2025-06-09T09:49:00Z">
        <w:del w:id="8863" w:author="Rachel Shipsey" w:date="2025-06-23T15:21:00Z">
          <w:r w:rsidDel="008D26A9">
            <w:rPr>
              <w:rFonts w:cs="Arial"/>
            </w:rPr>
            <w:br w:type="page"/>
          </w:r>
        </w:del>
      </w:moveTo>
    </w:p>
    <w:p w14:paraId="04B5196A" w14:textId="5E7A6CE8" w:rsidR="00215BFC" w:rsidRPr="00215BFC" w:rsidDel="00DE377D" w:rsidRDefault="00215BFC">
      <w:pPr>
        <w:pStyle w:val="ListParagraph"/>
        <w:spacing w:after="0" w:line="276" w:lineRule="auto"/>
        <w:jc w:val="both"/>
        <w:rPr>
          <w:del w:id="8864" w:author="Rachel Shipsey" w:date="2025-06-08T12:59:00Z"/>
        </w:rPr>
        <w:pPrChange w:id="8865" w:author="Rachel Shipsey" w:date="2025-06-23T15:41:00Z">
          <w:pPr>
            <w:pStyle w:val="Heading1"/>
            <w:pBdr>
              <w:bottom w:val="single" w:sz="4" w:space="1" w:color="auto"/>
            </w:pBdr>
          </w:pPr>
        </w:pPrChange>
      </w:pPr>
      <w:bookmarkStart w:id="8866" w:name="_Toc201238162"/>
      <w:bookmarkStart w:id="8867" w:name="_Toc201319558"/>
      <w:bookmarkEnd w:id="8866"/>
      <w:bookmarkEnd w:id="8867"/>
      <w:moveToRangeEnd w:id="8033"/>
    </w:p>
    <w:p w14:paraId="319C41E7" w14:textId="15D3C3E3" w:rsidR="00A92944" w:rsidRPr="000A054D" w:rsidDel="000A054D" w:rsidRDefault="00A92944">
      <w:pPr>
        <w:pStyle w:val="ListParagraph"/>
        <w:spacing w:after="0" w:line="276" w:lineRule="auto"/>
        <w:jc w:val="both"/>
        <w:rPr>
          <w:del w:id="8868" w:author="Rachel Shipsey" w:date="2025-06-03T19:25:00Z"/>
          <w:rFonts w:asciiTheme="minorBidi" w:hAnsiTheme="minorBidi" w:cstheme="majorBidi"/>
          <w:b/>
          <w:sz w:val="28"/>
          <w:szCs w:val="26"/>
          <w:rPrChange w:id="8869" w:author="Rachel Shipsey" w:date="2025-06-03T19:25:00Z">
            <w:rPr>
              <w:del w:id="8870" w:author="Rachel Shipsey" w:date="2025-06-03T19:25:00Z"/>
              <w:rFonts w:cs="Arial"/>
              <w:b w:val="0"/>
              <w:bCs/>
              <w:sz w:val="22"/>
              <w:szCs w:val="22"/>
            </w:rPr>
          </w:rPrChange>
        </w:rPr>
        <w:pPrChange w:id="8871" w:author="Rachel Shipsey" w:date="2025-06-23T15:41:00Z">
          <w:pPr>
            <w:pStyle w:val="Heading2"/>
          </w:pPr>
        </w:pPrChange>
      </w:pPr>
      <w:bookmarkStart w:id="8872" w:name="_Toc201238163"/>
      <w:bookmarkStart w:id="8873" w:name="_Toc201319559"/>
      <w:bookmarkEnd w:id="8872"/>
      <w:bookmarkEnd w:id="8873"/>
    </w:p>
    <w:p w14:paraId="52990180" w14:textId="77777777" w:rsidR="00A92944" w:rsidRPr="000A054D" w:rsidDel="00215BFC" w:rsidRDefault="00A92944">
      <w:pPr>
        <w:pStyle w:val="ListParagraph"/>
        <w:spacing w:after="0" w:line="276" w:lineRule="auto"/>
        <w:jc w:val="both"/>
        <w:rPr>
          <w:del w:id="8874" w:author="Rachel Shipsey" w:date="2025-06-08T12:59:00Z"/>
          <w:rFonts w:asciiTheme="minorBidi" w:hAnsiTheme="minorBidi" w:cstheme="majorBidi"/>
          <w:b/>
          <w:sz w:val="28"/>
          <w:szCs w:val="26"/>
          <w:rPrChange w:id="8875" w:author="Rachel Shipsey" w:date="2025-06-03T19:25:00Z">
            <w:rPr>
              <w:del w:id="8876" w:author="Rachel Shipsey" w:date="2025-06-08T12:59:00Z"/>
              <w:rFonts w:cs="Arial"/>
              <w:b w:val="0"/>
              <w:bCs/>
              <w:sz w:val="22"/>
              <w:szCs w:val="22"/>
            </w:rPr>
          </w:rPrChange>
        </w:rPr>
        <w:pPrChange w:id="8877" w:author="Rachel Shipsey" w:date="2025-06-23T15:41:00Z">
          <w:pPr>
            <w:pStyle w:val="Heading2"/>
            <w:numPr>
              <w:ilvl w:val="0"/>
              <w:numId w:val="158"/>
            </w:numPr>
            <w:ind w:left="1440" w:hanging="360"/>
          </w:pPr>
        </w:pPrChange>
      </w:pPr>
      <w:commentRangeStart w:id="8878"/>
      <w:del w:id="8879" w:author="Rachel Shipsey" w:date="2025-06-08T12:59:00Z">
        <w:r w:rsidRPr="000A054D" w:rsidDel="00215BFC">
          <w:rPr>
            <w:rFonts w:eastAsiaTheme="majorEastAsia" w:cstheme="majorBidi"/>
            <w:b/>
            <w:sz w:val="28"/>
            <w:szCs w:val="26"/>
            <w:rPrChange w:id="8880" w:author="Rachel Shipsey" w:date="2025-06-03T19:25:00Z">
              <w:rPr>
                <w:rFonts w:cs="Arial"/>
                <w:b w:val="0"/>
                <w:bCs/>
                <w:sz w:val="22"/>
              </w:rPr>
            </w:rPrChange>
          </w:rPr>
          <w:delText>Introduction</w:delText>
        </w:r>
        <w:commentRangeEnd w:id="8878"/>
        <w:r w:rsidR="00B14BF9" w:rsidRPr="000A054D" w:rsidDel="00215BFC">
          <w:rPr>
            <w:rStyle w:val="CommentReference"/>
            <w:rFonts w:asciiTheme="minorBidi" w:eastAsiaTheme="majorEastAsia" w:hAnsiTheme="minorBidi" w:cstheme="majorBidi"/>
            <w:sz w:val="28"/>
            <w:szCs w:val="26"/>
            <w:rPrChange w:id="8881" w:author="Rachel Shipsey" w:date="2025-06-03T19:25:00Z">
              <w:rPr>
                <w:rStyle w:val="CommentReference"/>
                <w:rFonts w:asciiTheme="minorHAnsi" w:hAnsiTheme="minorHAnsi"/>
                <w:b w:val="0"/>
              </w:rPr>
            </w:rPrChange>
          </w:rPr>
          <w:commentReference w:id="8878"/>
        </w:r>
        <w:bookmarkStart w:id="8882" w:name="_Toc201238164"/>
        <w:bookmarkStart w:id="8883" w:name="_Toc201319560"/>
        <w:bookmarkEnd w:id="8882"/>
        <w:bookmarkEnd w:id="8883"/>
      </w:del>
    </w:p>
    <w:p w14:paraId="1FD2FE3B" w14:textId="77777777" w:rsidR="002B59E4" w:rsidDel="00215BFC" w:rsidRDefault="002B59E4">
      <w:pPr>
        <w:pStyle w:val="ListParagraph"/>
        <w:spacing w:after="0" w:line="276" w:lineRule="auto"/>
        <w:jc w:val="both"/>
        <w:rPr>
          <w:del w:id="8884" w:author="Rachel Shipsey" w:date="2025-06-08T12:59:00Z"/>
          <w:rFonts w:ascii="Calibri" w:eastAsia="Times New Roman" w:hAnsi="Calibri" w:cs="Calibri"/>
          <w:color w:val="1B1C1D"/>
        </w:rPr>
        <w:pPrChange w:id="8885" w:author="Rachel Shipsey" w:date="2025-06-23T15:41:00Z">
          <w:pPr>
            <w:spacing w:after="240" w:line="240" w:lineRule="auto"/>
          </w:pPr>
        </w:pPrChange>
      </w:pPr>
      <w:del w:id="8886" w:author="Rachel Shipsey" w:date="2025-06-08T12:59:00Z">
        <w:r w:rsidRPr="002B59E4" w:rsidDel="00215BFC">
          <w:rPr>
            <w:rFonts w:ascii="Calibri" w:eastAsia="Times New Roman" w:hAnsi="Calibri" w:cs="Calibri"/>
            <w:color w:val="1B1C1D"/>
          </w:rPr>
          <w:delText>Effective field operations and logistics are foundational to a successful census. In the digital age, this extends beyond traditional logistical concerns to encompass the strategic integration of technology. This chapter explores the pivotal role of digital tools and strategies in optimizing field operations and logistics, enhancing efficiency, accuracy, and real-time oversight.</w:delText>
        </w:r>
        <w:bookmarkStart w:id="8887" w:name="_Toc201238165"/>
        <w:bookmarkStart w:id="8888" w:name="_Toc201319561"/>
        <w:bookmarkEnd w:id="8887"/>
        <w:bookmarkEnd w:id="8888"/>
      </w:del>
    </w:p>
    <w:p w14:paraId="49A8B5B4" w14:textId="58C86267" w:rsidR="00CF7FC8" w:rsidDel="00215BFC" w:rsidRDefault="00CF7FC8">
      <w:pPr>
        <w:pStyle w:val="ListParagraph"/>
        <w:spacing w:after="0" w:line="276" w:lineRule="auto"/>
        <w:jc w:val="both"/>
        <w:rPr>
          <w:del w:id="8889" w:author="Rachel Shipsey" w:date="2025-06-08T12:59:00Z"/>
        </w:rPr>
        <w:pPrChange w:id="8890" w:author="Rachel Shipsey" w:date="2025-06-23T15:41:00Z">
          <w:pPr>
            <w:spacing w:after="240" w:line="240" w:lineRule="auto"/>
          </w:pPr>
        </w:pPrChange>
      </w:pPr>
      <w:commentRangeStart w:id="8891"/>
      <w:del w:id="8892" w:author="Rachel Shipsey" w:date="2025-06-08T12:59:00Z">
        <w:r w:rsidRPr="00CF7FC8" w:rsidDel="00215BFC">
          <w:delText xml:space="preserve">Considerations for </w:delText>
        </w:r>
        <w:r w:rsidR="00E64D94" w:rsidDel="00215BFC">
          <w:delText>field operations</w:delText>
        </w:r>
      </w:del>
      <w:ins w:id="8893" w:author="Pamela Kakande Nabukhonzo" w:date="2025-06-05T15:58:00Z">
        <w:del w:id="8894" w:author="Rachel Shipsey" w:date="2025-06-08T12:59:00Z">
          <w:r w:rsidR="00F66CAC" w:rsidDel="00215BFC">
            <w:delText>enumeration</w:delText>
          </w:r>
        </w:del>
      </w:ins>
      <w:del w:id="8895" w:author="Rachel Shipsey" w:date="2025-06-08T12:59:00Z">
        <w:r w:rsidR="00E64D94" w:rsidDel="00215BFC">
          <w:delText xml:space="preserve"> and </w:delText>
        </w:r>
      </w:del>
      <w:ins w:id="8896" w:author="Pamela Kakande Nabukhonzo" w:date="2025-06-05T15:58:00Z">
        <w:del w:id="8897" w:author="Rachel Shipsey" w:date="2025-06-08T12:59:00Z">
          <w:r w:rsidR="00F66CAC" w:rsidDel="00215BFC">
            <w:delText xml:space="preserve">field </w:delText>
          </w:r>
        </w:del>
      </w:ins>
      <w:del w:id="8898" w:author="Rachel Shipsey" w:date="2025-06-08T12:59:00Z">
        <w:r w:rsidR="00E64D94" w:rsidDel="00215BFC">
          <w:delText xml:space="preserve">logistics in </w:delText>
        </w:r>
        <w:r w:rsidRPr="00CF7FC8" w:rsidDel="00215BFC">
          <w:delText xml:space="preserve">a digital </w:delText>
        </w:r>
        <w:r w:rsidRPr="000A054D" w:rsidDel="00215BFC">
          <w:delText>census</w:delText>
        </w:r>
        <w:commentRangeEnd w:id="8891"/>
        <w:r w:rsidR="003A4FC0" w:rsidDel="00215BFC">
          <w:rPr>
            <w:rStyle w:val="CommentReference"/>
            <w:sz w:val="22"/>
            <w:szCs w:val="24"/>
          </w:rPr>
          <w:commentReference w:id="8891"/>
        </w:r>
        <w:bookmarkStart w:id="8899" w:name="_Toc201238166"/>
        <w:bookmarkStart w:id="8900" w:name="_Toc201319562"/>
        <w:bookmarkEnd w:id="8899"/>
        <w:bookmarkEnd w:id="8900"/>
      </w:del>
    </w:p>
    <w:p w14:paraId="0415D775" w14:textId="67B9A96C" w:rsidR="008063D8" w:rsidRPr="00DE65E9" w:rsidDel="00215BFC" w:rsidRDefault="00BE1FBC">
      <w:pPr>
        <w:pStyle w:val="ListParagraph"/>
        <w:spacing w:after="0" w:line="276" w:lineRule="auto"/>
        <w:jc w:val="both"/>
        <w:rPr>
          <w:del w:id="8901" w:author="Rachel Shipsey" w:date="2025-06-08T12:59:00Z"/>
          <w:rFonts w:ascii="Calibri" w:eastAsia="Times New Roman" w:hAnsi="Calibri" w:cs="Calibri"/>
          <w:color w:val="1B1C1D"/>
        </w:rPr>
        <w:pPrChange w:id="8902" w:author="Rachel Shipsey" w:date="2025-06-23T15:41:00Z">
          <w:pPr>
            <w:pStyle w:val="ListParagraph"/>
            <w:numPr>
              <w:numId w:val="169"/>
            </w:numPr>
            <w:tabs>
              <w:tab w:val="num" w:pos="720"/>
            </w:tabs>
            <w:spacing w:after="240" w:line="240" w:lineRule="auto"/>
            <w:ind w:hanging="360"/>
          </w:pPr>
        </w:pPrChange>
      </w:pPr>
      <w:del w:id="8903" w:author="Rachel Shipsey" w:date="2025-06-08T12:59:00Z">
        <w:r w:rsidRPr="00DE65E9" w:rsidDel="00215BFC">
          <w:rPr>
            <w:rFonts w:ascii="Calibri" w:eastAsia="Times New Roman" w:hAnsi="Calibri" w:cs="Calibri"/>
            <w:color w:val="1B1C1D"/>
          </w:rPr>
          <w:delText xml:space="preserve">Consider which indicators/metrics </w:delText>
        </w:r>
        <w:r w:rsidR="003F6517" w:rsidDel="00215BFC">
          <w:rPr>
            <w:rFonts w:ascii="Calibri" w:eastAsia="Times New Roman" w:hAnsi="Calibri" w:cs="Calibri"/>
            <w:color w:val="1B1C1D"/>
          </w:rPr>
          <w:delText>will be</w:delText>
        </w:r>
        <w:r w:rsidRPr="00DE65E9" w:rsidDel="00215BFC">
          <w:rPr>
            <w:rFonts w:ascii="Calibri" w:eastAsia="Times New Roman" w:hAnsi="Calibri" w:cs="Calibri"/>
            <w:color w:val="1B1C1D"/>
          </w:rPr>
          <w:delText xml:space="preserve"> most useful</w:delText>
        </w:r>
        <w:r w:rsidR="003F6517" w:rsidDel="00215BFC">
          <w:rPr>
            <w:rFonts w:ascii="Calibri" w:eastAsia="Times New Roman" w:hAnsi="Calibri" w:cs="Calibri"/>
            <w:color w:val="1B1C1D"/>
          </w:rPr>
          <w:delText xml:space="preserve"> for census managers</w:delText>
        </w:r>
        <w:r w:rsidRPr="00DE65E9" w:rsidDel="00215BFC">
          <w:rPr>
            <w:rFonts w:ascii="Calibri" w:eastAsia="Times New Roman" w:hAnsi="Calibri" w:cs="Calibri"/>
            <w:color w:val="1B1C1D"/>
          </w:rPr>
          <w:delText xml:space="preserve"> when designing your </w:delText>
        </w:r>
        <w:r w:rsidR="00DE65E9" w:rsidRPr="00DE65E9" w:rsidDel="00215BFC">
          <w:rPr>
            <w:rFonts w:ascii="Calibri" w:eastAsia="Times New Roman" w:hAnsi="Calibri" w:cs="Calibri"/>
            <w:color w:val="1B1C1D"/>
          </w:rPr>
          <w:delText>monitoring dashboards</w:delText>
        </w:r>
        <w:r w:rsidR="00C57ECE" w:rsidDel="00215BFC">
          <w:rPr>
            <w:rFonts w:ascii="Calibri" w:eastAsia="Times New Roman" w:hAnsi="Calibri" w:cs="Calibri"/>
            <w:color w:val="1B1C1D"/>
          </w:rPr>
          <w:delText xml:space="preserve"> both in terms of trouble shooting and reallocation of resource, and in keeping your senior stakeholders well</w:delText>
        </w:r>
        <w:r w:rsidR="0000617B" w:rsidDel="00215BFC">
          <w:rPr>
            <w:rFonts w:ascii="Calibri" w:eastAsia="Times New Roman" w:hAnsi="Calibri" w:cs="Calibri"/>
            <w:color w:val="1B1C1D"/>
          </w:rPr>
          <w:delText xml:space="preserve"> informed.</w:delText>
        </w:r>
        <w:bookmarkStart w:id="8904" w:name="_Toc201238167"/>
        <w:bookmarkStart w:id="8905" w:name="_Toc201319563"/>
        <w:bookmarkEnd w:id="8904"/>
        <w:bookmarkEnd w:id="8905"/>
      </w:del>
    </w:p>
    <w:p w14:paraId="245F7169" w14:textId="2363DC81" w:rsidR="00DE65E9" w:rsidDel="00215BFC" w:rsidRDefault="0000617B">
      <w:pPr>
        <w:pStyle w:val="ListParagraph"/>
        <w:spacing w:after="0" w:line="276" w:lineRule="auto"/>
        <w:jc w:val="both"/>
        <w:rPr>
          <w:del w:id="8906" w:author="Rachel Shipsey" w:date="2025-06-08T12:59:00Z"/>
          <w:rFonts w:ascii="Calibri" w:eastAsia="Times New Roman" w:hAnsi="Calibri" w:cs="Calibri"/>
          <w:color w:val="1B1C1D"/>
        </w:rPr>
        <w:pPrChange w:id="8907" w:author="Rachel Shipsey" w:date="2025-06-23T15:41:00Z">
          <w:pPr>
            <w:pStyle w:val="ListParagraph"/>
            <w:numPr>
              <w:numId w:val="169"/>
            </w:numPr>
            <w:tabs>
              <w:tab w:val="num" w:pos="720"/>
            </w:tabs>
            <w:spacing w:after="240" w:line="240" w:lineRule="auto"/>
            <w:ind w:hanging="360"/>
          </w:pPr>
        </w:pPrChange>
      </w:pPr>
      <w:del w:id="8908" w:author="Rachel Shipsey" w:date="2025-06-08T12:59:00Z">
        <w:r w:rsidRPr="003151B4" w:rsidDel="00215BFC">
          <w:rPr>
            <w:rFonts w:ascii="Calibri" w:eastAsia="Times New Roman" w:hAnsi="Calibri" w:cs="Calibri"/>
            <w:color w:val="1B1C1D"/>
          </w:rPr>
          <w:delText xml:space="preserve">Consider which software and tools are most appropriate for your country. </w:delText>
        </w:r>
        <w:r w:rsidR="003151B4" w:rsidDel="00215BFC">
          <w:rPr>
            <w:rFonts w:ascii="Calibri" w:eastAsia="Times New Roman" w:hAnsi="Calibri" w:cs="Calibri"/>
            <w:color w:val="1B1C1D"/>
          </w:rPr>
          <w:delText xml:space="preserve">Should you integrate </w:delText>
        </w:r>
        <w:r w:rsidR="00192ACC" w:rsidDel="00215BFC">
          <w:rPr>
            <w:rFonts w:ascii="Calibri" w:eastAsia="Times New Roman" w:hAnsi="Calibri" w:cs="Calibri"/>
            <w:color w:val="1B1C1D"/>
          </w:rPr>
          <w:delText>GPS</w:delText>
        </w:r>
        <w:r w:rsidR="003151B4" w:rsidDel="00215BFC">
          <w:rPr>
            <w:rFonts w:ascii="Calibri" w:eastAsia="Times New Roman" w:hAnsi="Calibri" w:cs="Calibri"/>
            <w:color w:val="1B1C1D"/>
          </w:rPr>
          <w:delText xml:space="preserve"> tracking into your </w:delText>
        </w:r>
        <w:r w:rsidR="00192ACC" w:rsidDel="00215BFC">
          <w:rPr>
            <w:rFonts w:ascii="Calibri" w:eastAsia="Times New Roman" w:hAnsi="Calibri" w:cs="Calibri"/>
            <w:color w:val="1B1C1D"/>
          </w:rPr>
          <w:delText>enumeration devices? What is the cost versus benefit of doing so?</w:delText>
        </w:r>
        <w:bookmarkStart w:id="8909" w:name="_Toc201238168"/>
        <w:bookmarkStart w:id="8910" w:name="_Toc201319564"/>
        <w:bookmarkEnd w:id="8909"/>
        <w:bookmarkEnd w:id="8910"/>
      </w:del>
    </w:p>
    <w:p w14:paraId="4EDCEB53" w14:textId="0FC7DB1F" w:rsidR="00DF4732" w:rsidDel="00215BFC" w:rsidRDefault="00A51A26">
      <w:pPr>
        <w:pStyle w:val="ListParagraph"/>
        <w:spacing w:after="0" w:line="276" w:lineRule="auto"/>
        <w:jc w:val="both"/>
        <w:rPr>
          <w:del w:id="8911" w:author="Rachel Shipsey" w:date="2025-06-08T12:59:00Z"/>
          <w:rFonts w:ascii="Calibri" w:eastAsia="Times New Roman" w:hAnsi="Calibri" w:cs="Calibri"/>
          <w:color w:val="1B1C1D"/>
        </w:rPr>
        <w:pPrChange w:id="8912" w:author="Rachel Shipsey" w:date="2025-06-23T15:41:00Z">
          <w:pPr>
            <w:pStyle w:val="ListParagraph"/>
            <w:numPr>
              <w:numId w:val="169"/>
            </w:numPr>
            <w:tabs>
              <w:tab w:val="num" w:pos="720"/>
            </w:tabs>
            <w:spacing w:after="240" w:line="240" w:lineRule="auto"/>
            <w:ind w:hanging="360"/>
          </w:pPr>
        </w:pPrChange>
      </w:pPr>
      <w:del w:id="8913" w:author="Rachel Shipsey" w:date="2025-06-08T12:59:00Z">
        <w:r w:rsidDel="00215BFC">
          <w:rPr>
            <w:rFonts w:ascii="Calibri" w:eastAsia="Times New Roman" w:hAnsi="Calibri" w:cs="Calibri"/>
            <w:color w:val="1B1C1D"/>
          </w:rPr>
          <w:delText>Consider how you will transmit and manage your data. How will you account for areas with no or poor internet coverage?</w:delText>
        </w:r>
        <w:bookmarkStart w:id="8914" w:name="_Toc201238169"/>
        <w:bookmarkStart w:id="8915" w:name="_Toc201319565"/>
        <w:bookmarkEnd w:id="8914"/>
        <w:bookmarkEnd w:id="8915"/>
      </w:del>
    </w:p>
    <w:p w14:paraId="78FC8046" w14:textId="1A94AA7F" w:rsidR="003A79C9" w:rsidDel="00215BFC" w:rsidRDefault="003A79C9">
      <w:pPr>
        <w:pStyle w:val="ListParagraph"/>
        <w:spacing w:after="0" w:line="276" w:lineRule="auto"/>
        <w:jc w:val="both"/>
        <w:rPr>
          <w:del w:id="8916" w:author="Rachel Shipsey" w:date="2025-06-08T12:59:00Z"/>
          <w:rFonts w:ascii="Calibri" w:eastAsia="Times New Roman" w:hAnsi="Calibri" w:cs="Calibri"/>
          <w:color w:val="1B1C1D"/>
        </w:rPr>
        <w:pPrChange w:id="8917" w:author="Rachel Shipsey" w:date="2025-06-23T15:41:00Z">
          <w:pPr>
            <w:pStyle w:val="ListParagraph"/>
            <w:numPr>
              <w:numId w:val="169"/>
            </w:numPr>
            <w:tabs>
              <w:tab w:val="num" w:pos="720"/>
            </w:tabs>
            <w:spacing w:after="240" w:line="240" w:lineRule="auto"/>
            <w:ind w:hanging="360"/>
          </w:pPr>
        </w:pPrChange>
      </w:pPr>
      <w:del w:id="8918" w:author="Rachel Shipsey" w:date="2025-06-08T12:59:00Z">
        <w:r w:rsidDel="00215BFC">
          <w:rPr>
            <w:rFonts w:ascii="Calibri" w:eastAsia="Times New Roman" w:hAnsi="Calibri" w:cs="Calibri"/>
            <w:color w:val="1B1C1D"/>
          </w:rPr>
          <w:delText>Consider how to recruit sufficient IT literate enumerators, and what your mitigation strategy will be if you are unable to do so.</w:delText>
        </w:r>
        <w:bookmarkStart w:id="8919" w:name="_Toc201238170"/>
        <w:bookmarkStart w:id="8920" w:name="_Toc201319566"/>
        <w:bookmarkEnd w:id="8919"/>
        <w:bookmarkEnd w:id="8920"/>
      </w:del>
    </w:p>
    <w:p w14:paraId="22AE55F1" w14:textId="667F51AB" w:rsidR="003A79C9" w:rsidRPr="003151B4" w:rsidDel="00215BFC" w:rsidRDefault="003C1DDD">
      <w:pPr>
        <w:pStyle w:val="ListParagraph"/>
        <w:spacing w:after="0" w:line="276" w:lineRule="auto"/>
        <w:jc w:val="both"/>
        <w:rPr>
          <w:del w:id="8921" w:author="Rachel Shipsey" w:date="2025-06-08T12:59:00Z"/>
          <w:rFonts w:ascii="Calibri" w:eastAsia="Times New Roman" w:hAnsi="Calibri" w:cs="Calibri"/>
          <w:color w:val="1B1C1D"/>
        </w:rPr>
        <w:pPrChange w:id="8922" w:author="Rachel Shipsey" w:date="2025-06-23T15:41:00Z">
          <w:pPr>
            <w:pStyle w:val="ListParagraph"/>
            <w:numPr>
              <w:numId w:val="169"/>
            </w:numPr>
            <w:tabs>
              <w:tab w:val="num" w:pos="720"/>
            </w:tabs>
            <w:spacing w:after="240" w:line="240" w:lineRule="auto"/>
            <w:ind w:hanging="360"/>
          </w:pPr>
        </w:pPrChange>
      </w:pPr>
      <w:del w:id="8923" w:author="Rachel Shipsey" w:date="2025-06-08T12:59:00Z">
        <w:r w:rsidDel="00215BFC">
          <w:rPr>
            <w:rFonts w:ascii="Calibri" w:eastAsia="Times New Roman" w:hAnsi="Calibri" w:cs="Calibri"/>
            <w:color w:val="1B1C1D"/>
          </w:rPr>
          <w:delText xml:space="preserve">Consider how your data quality could be improved by the use of </w:delText>
        </w:r>
        <w:r w:rsidR="00A758E4" w:rsidDel="00215BFC">
          <w:rPr>
            <w:rFonts w:ascii="Calibri" w:eastAsia="Times New Roman" w:hAnsi="Calibri" w:cs="Calibri"/>
            <w:color w:val="1B1C1D"/>
          </w:rPr>
          <w:delText>good routing and automated checks built into your CAPI devices.</w:delText>
        </w:r>
        <w:bookmarkStart w:id="8924" w:name="_Toc201238171"/>
        <w:bookmarkStart w:id="8925" w:name="_Toc201319567"/>
        <w:bookmarkEnd w:id="8924"/>
        <w:bookmarkEnd w:id="8925"/>
      </w:del>
    </w:p>
    <w:p w14:paraId="745F9221" w14:textId="77777777" w:rsidR="007C1F75" w:rsidDel="00215BFC" w:rsidRDefault="007C1F75">
      <w:pPr>
        <w:pStyle w:val="ListParagraph"/>
        <w:spacing w:after="0" w:line="276" w:lineRule="auto"/>
        <w:jc w:val="both"/>
        <w:rPr>
          <w:del w:id="8926" w:author="Rachel Shipsey" w:date="2025-06-08T12:59:00Z"/>
          <w:rFonts w:ascii="Calibri" w:eastAsia="Times New Roman" w:hAnsi="Calibri" w:cs="Calibri"/>
          <w:color w:val="1B1C1D"/>
        </w:rPr>
        <w:pPrChange w:id="8927" w:author="Rachel Shipsey" w:date="2025-06-23T15:41:00Z">
          <w:pPr>
            <w:pStyle w:val="ListParagraph"/>
            <w:spacing w:after="240" w:line="240" w:lineRule="auto"/>
          </w:pPr>
        </w:pPrChange>
      </w:pPr>
      <w:bookmarkStart w:id="8928" w:name="_Toc201238172"/>
      <w:bookmarkStart w:id="8929" w:name="_Toc201319568"/>
      <w:bookmarkEnd w:id="8928"/>
      <w:bookmarkEnd w:id="8929"/>
    </w:p>
    <w:p w14:paraId="40881EA7" w14:textId="5684A043" w:rsidR="002E37C3" w:rsidRPr="00DF515B" w:rsidDel="00215BFC" w:rsidRDefault="002E37C3">
      <w:pPr>
        <w:pStyle w:val="ListParagraph"/>
        <w:spacing w:after="0" w:line="276" w:lineRule="auto"/>
        <w:jc w:val="both"/>
        <w:rPr>
          <w:del w:id="8930" w:author="Rachel Shipsey" w:date="2025-06-08T12:59:00Z"/>
        </w:rPr>
        <w:pPrChange w:id="8931" w:author="Rachel Shipsey" w:date="2025-06-23T15:41:00Z">
          <w:pPr>
            <w:spacing w:after="240" w:line="240" w:lineRule="auto"/>
          </w:pPr>
        </w:pPrChange>
      </w:pPr>
      <w:bookmarkStart w:id="8932" w:name="_Toc201238173"/>
      <w:bookmarkStart w:id="8933" w:name="_Toc201319569"/>
      <w:bookmarkEnd w:id="8932"/>
      <w:bookmarkEnd w:id="8933"/>
    </w:p>
    <w:p w14:paraId="362D0CCE" w14:textId="3163AE07" w:rsidR="006826A8" w:rsidRPr="00DA2094" w:rsidDel="00215BFC" w:rsidRDefault="004F4439">
      <w:pPr>
        <w:pStyle w:val="ListParagraph"/>
        <w:spacing w:after="0" w:line="276" w:lineRule="auto"/>
        <w:jc w:val="both"/>
        <w:rPr>
          <w:del w:id="8934" w:author="Rachel Shipsey" w:date="2025-06-08T12:59:00Z"/>
        </w:rPr>
        <w:pPrChange w:id="8935" w:author="Rachel Shipsey" w:date="2025-06-23T15:41:00Z">
          <w:pPr>
            <w:pStyle w:val="Heading2"/>
            <w:numPr>
              <w:ilvl w:val="0"/>
              <w:numId w:val="158"/>
            </w:numPr>
            <w:ind w:left="1440" w:hanging="360"/>
          </w:pPr>
        </w:pPrChange>
      </w:pPr>
      <w:commentRangeStart w:id="8936"/>
      <w:commentRangeStart w:id="8937"/>
      <w:commentRangeStart w:id="8938"/>
      <w:del w:id="8939" w:author="Rachel Shipsey" w:date="2025-06-08T12:59:00Z">
        <w:r w:rsidRPr="00DA2094" w:rsidDel="00215BFC">
          <w:delText>Digi</w:delText>
        </w:r>
        <w:r w:rsidR="004A2EC6" w:rsidRPr="00DA2094" w:rsidDel="00215BFC">
          <w:delText xml:space="preserve">tal Aspects of </w:delText>
        </w:r>
        <w:r w:rsidR="004A2EC6" w:rsidRPr="004254F0" w:rsidDel="00215BFC">
          <w:rPr>
            <w:rFonts w:eastAsiaTheme="majorEastAsia" w:cstheme="majorBidi"/>
            <w:b/>
            <w:sz w:val="28"/>
            <w:szCs w:val="26"/>
            <w:rPrChange w:id="8940" w:author="Rachel Shipsey" w:date="2025-06-03T19:26:00Z">
              <w:rPr>
                <w:b w:val="0"/>
                <w:bCs/>
                <w:sz w:val="22"/>
              </w:rPr>
            </w:rPrChange>
          </w:rPr>
          <w:delText>Enumeration</w:delText>
        </w:r>
        <w:commentRangeEnd w:id="8936"/>
        <w:r w:rsidR="00A05870" w:rsidRPr="00DA2094" w:rsidDel="00215BFC">
          <w:rPr>
            <w:rStyle w:val="CommentReference"/>
            <w:sz w:val="28"/>
            <w:szCs w:val="26"/>
          </w:rPr>
          <w:commentReference w:id="8936"/>
        </w:r>
        <w:commentRangeEnd w:id="8937"/>
        <w:r w:rsidR="00386B04" w:rsidRPr="00DA2094" w:rsidDel="00215BFC">
          <w:rPr>
            <w:rStyle w:val="CommentReference"/>
            <w:sz w:val="28"/>
            <w:szCs w:val="26"/>
          </w:rPr>
          <w:commentReference w:id="8937"/>
        </w:r>
        <w:bookmarkStart w:id="8941" w:name="_Toc201238174"/>
        <w:bookmarkStart w:id="8942" w:name="_Toc201319570"/>
        <w:bookmarkEnd w:id="8941"/>
        <w:bookmarkEnd w:id="8942"/>
      </w:del>
    </w:p>
    <w:p w14:paraId="73484E87" w14:textId="77777777" w:rsidR="0097755C" w:rsidRPr="000605C7" w:rsidDel="00215BFC" w:rsidRDefault="0097755C">
      <w:pPr>
        <w:pStyle w:val="ListParagraph"/>
        <w:spacing w:after="0" w:line="276" w:lineRule="auto"/>
        <w:jc w:val="both"/>
        <w:rPr>
          <w:del w:id="8943" w:author="Rachel Shipsey" w:date="2025-06-08T12:59:00Z"/>
          <w:rFonts w:ascii="Calibri" w:eastAsia="Times New Roman" w:hAnsi="Calibri" w:cs="Calibri"/>
          <w:color w:val="1B1C1D"/>
        </w:rPr>
        <w:pPrChange w:id="8944" w:author="Rachel Shipsey" w:date="2025-06-23T15:41:00Z">
          <w:pPr>
            <w:spacing w:after="120" w:line="240" w:lineRule="auto"/>
          </w:pPr>
        </w:pPrChange>
      </w:pPr>
      <w:del w:id="8945" w:author="Rachel Shipsey" w:date="2025-06-08T12:59:00Z">
        <w:r w:rsidRPr="000605C7" w:rsidDel="00215BFC">
          <w:rPr>
            <w:rFonts w:ascii="Calibri" w:eastAsia="Times New Roman" w:hAnsi="Calibri" w:cs="Calibri"/>
            <w:color w:val="1B1C1D"/>
          </w:rPr>
          <w:delText>Digital technologies have fundamentally reshaped census enumeration.</w:delText>
        </w:r>
        <w:commentRangeEnd w:id="8938"/>
        <w:r w:rsidR="003B7BA5" w:rsidRPr="000605C7" w:rsidDel="00215BFC">
          <w:rPr>
            <w:rStyle w:val="CommentReference"/>
            <w:rFonts w:ascii="Calibri" w:eastAsia="Times New Roman" w:hAnsi="Calibri" w:cs="Calibri"/>
            <w:color w:val="1B1C1D"/>
            <w:sz w:val="24"/>
            <w:szCs w:val="22"/>
          </w:rPr>
          <w:commentReference w:id="8938"/>
        </w:r>
        <w:bookmarkStart w:id="8946" w:name="_Toc201238175"/>
        <w:bookmarkStart w:id="8947" w:name="_Toc201319571"/>
        <w:bookmarkEnd w:id="8946"/>
        <w:bookmarkEnd w:id="8947"/>
      </w:del>
    </w:p>
    <w:p w14:paraId="7ABAC8D2" w14:textId="77777777" w:rsidR="00F2412F" w:rsidDel="00215BFC" w:rsidRDefault="00F2412F">
      <w:pPr>
        <w:pStyle w:val="ListParagraph"/>
        <w:spacing w:after="0" w:line="276" w:lineRule="auto"/>
        <w:jc w:val="both"/>
        <w:rPr>
          <w:del w:id="8948" w:author="Rachel Shipsey" w:date="2025-06-08T12:59:00Z"/>
          <w:rFonts w:ascii="Calibri" w:eastAsia="Times New Roman" w:hAnsi="Calibri" w:cs="Calibri"/>
          <w:color w:val="1B1C1D"/>
        </w:rPr>
        <w:pPrChange w:id="8949" w:author="Rachel Shipsey" w:date="2025-06-23T15:41:00Z">
          <w:pPr>
            <w:spacing w:after="0" w:line="240" w:lineRule="auto"/>
            <w:ind w:left="200"/>
          </w:pPr>
        </w:pPrChange>
      </w:pPr>
      <w:bookmarkStart w:id="8950" w:name="_Toc201238176"/>
      <w:bookmarkStart w:id="8951" w:name="_Toc201319572"/>
      <w:bookmarkEnd w:id="8950"/>
      <w:bookmarkEnd w:id="8951"/>
    </w:p>
    <w:p w14:paraId="7E740CB4" w14:textId="6B95A74A" w:rsidR="00EB0AC6" w:rsidRPr="00FF2AC1" w:rsidDel="00215BFC" w:rsidRDefault="00EB0AC6">
      <w:pPr>
        <w:pStyle w:val="ListParagraph"/>
        <w:spacing w:after="0" w:line="276" w:lineRule="auto"/>
        <w:jc w:val="both"/>
        <w:rPr>
          <w:del w:id="8952" w:author="Rachel Shipsey" w:date="2025-06-08T12:59:00Z"/>
        </w:rPr>
        <w:pPrChange w:id="8953" w:author="Rachel Shipsey" w:date="2025-06-23T15:41:00Z">
          <w:pPr>
            <w:pStyle w:val="ListParagraph"/>
            <w:numPr>
              <w:numId w:val="211"/>
            </w:numPr>
            <w:spacing w:after="0" w:line="240" w:lineRule="auto"/>
            <w:ind w:left="1494" w:hanging="360"/>
          </w:pPr>
        </w:pPrChange>
      </w:pPr>
      <w:commentRangeStart w:id="8954"/>
      <w:del w:id="8955" w:author="Rachel Shipsey" w:date="2025-06-08T12:59:00Z">
        <w:r w:rsidRPr="00FF2AC1" w:rsidDel="00215BFC">
          <w:rPr>
            <w:bdr w:val="none" w:sz="0" w:space="0" w:color="auto" w:frame="1"/>
          </w:rPr>
          <w:delText>IT Literate Enumerators</w:delText>
        </w:r>
        <w:bookmarkStart w:id="8956" w:name="_Toc201238177"/>
        <w:bookmarkStart w:id="8957" w:name="_Toc201319573"/>
        <w:bookmarkEnd w:id="8956"/>
        <w:bookmarkEnd w:id="8957"/>
      </w:del>
    </w:p>
    <w:p w14:paraId="4B09633D" w14:textId="01DEDB0F" w:rsidR="00030470" w:rsidDel="00215BFC" w:rsidRDefault="00EB0AC6">
      <w:pPr>
        <w:pStyle w:val="ListParagraph"/>
        <w:spacing w:after="0" w:line="276" w:lineRule="auto"/>
        <w:jc w:val="both"/>
        <w:rPr>
          <w:del w:id="8958" w:author="Rachel Shipsey" w:date="2025-06-08T12:59:00Z"/>
          <w:rFonts w:ascii="Calibri" w:eastAsia="Times New Roman" w:hAnsi="Calibri" w:cs="Calibri"/>
          <w:color w:val="1B1C1D"/>
        </w:rPr>
        <w:pPrChange w:id="8959" w:author="Rachel Shipsey" w:date="2025-06-23T15:41:00Z">
          <w:pPr>
            <w:spacing w:after="120" w:line="240" w:lineRule="auto"/>
          </w:pPr>
        </w:pPrChange>
      </w:pPr>
      <w:del w:id="8960" w:author="Rachel Shipsey" w:date="2025-06-08T12:59:00Z">
        <w:r w:rsidRPr="000605C7" w:rsidDel="00215BFC">
          <w:rPr>
            <w:rFonts w:ascii="Calibri" w:eastAsia="Times New Roman" w:hAnsi="Calibri" w:cs="Calibri"/>
            <w:color w:val="1B1C1D"/>
          </w:rPr>
          <w:delText>The effective use of digital tools in a census necessitates a workforce of IT-literate enumerators.</w:delText>
        </w:r>
        <w:r w:rsidR="00CB188C" w:rsidDel="00215BFC">
          <w:rPr>
            <w:rFonts w:ascii="Calibri" w:eastAsia="Times New Roman" w:hAnsi="Calibri" w:cs="Calibri"/>
            <w:color w:val="1B1C1D"/>
          </w:rPr>
          <w:delText xml:space="preserve"> </w:delText>
        </w:r>
        <w:r w:rsidR="00C438CD" w:rsidDel="00215BFC">
          <w:rPr>
            <w:rFonts w:ascii="Calibri" w:eastAsia="Times New Roman" w:hAnsi="Calibri" w:cs="Calibri"/>
            <w:color w:val="1B1C1D"/>
          </w:rPr>
          <w:delText xml:space="preserve">Also </w:delText>
        </w:r>
        <w:r w:rsidR="00C438CD" w:rsidRPr="0044108D" w:rsidDel="00215BFC">
          <w:rPr>
            <w:rFonts w:ascii="Calibri" w:eastAsia="Times New Roman" w:hAnsi="Calibri" w:cs="Calibri"/>
            <w:color w:val="1B1C1D"/>
          </w:rPr>
          <w:delText>see  LINK TO RECRUITMENT AND TRAINING CHAPTER</w:delText>
        </w:r>
        <w:r w:rsidR="00C438CD" w:rsidDel="00215BFC">
          <w:rPr>
            <w:rFonts w:ascii="Calibri" w:eastAsia="Times New Roman" w:hAnsi="Calibri" w:cs="Calibri"/>
            <w:color w:val="1B1C1D"/>
          </w:rPr>
          <w:delText xml:space="preserve">. </w:delText>
        </w:r>
        <w:r w:rsidRPr="000605C7" w:rsidDel="00215BFC">
          <w:rPr>
            <w:rFonts w:ascii="Calibri" w:eastAsia="Times New Roman" w:hAnsi="Calibri" w:cs="Calibri"/>
            <w:color w:val="1B1C1D"/>
          </w:rPr>
          <w:delText>Enumerators must possess a range of digital skills</w:delText>
        </w:r>
        <w:r w:rsidR="00030470" w:rsidDel="00215BFC">
          <w:rPr>
            <w:rFonts w:ascii="Calibri" w:eastAsia="Times New Roman" w:hAnsi="Calibri" w:cs="Calibri"/>
            <w:color w:val="1B1C1D"/>
          </w:rPr>
          <w:delText>, including</w:delText>
        </w:r>
        <w:r w:rsidR="00C438CD" w:rsidDel="00215BFC">
          <w:rPr>
            <w:rFonts w:ascii="Calibri" w:eastAsia="Times New Roman" w:hAnsi="Calibri" w:cs="Calibri"/>
            <w:color w:val="1B1C1D"/>
          </w:rPr>
          <w:delText>:</w:delText>
        </w:r>
        <w:bookmarkStart w:id="8961" w:name="_Toc201238178"/>
        <w:bookmarkStart w:id="8962" w:name="_Toc201319574"/>
        <w:bookmarkEnd w:id="8961"/>
        <w:bookmarkEnd w:id="8962"/>
      </w:del>
    </w:p>
    <w:p w14:paraId="41234077" w14:textId="38A5C87E" w:rsidR="00EB0AC6" w:rsidRPr="00030470" w:rsidDel="00215BFC" w:rsidRDefault="00EB0AC6">
      <w:pPr>
        <w:pStyle w:val="ListParagraph"/>
        <w:spacing w:after="0" w:line="276" w:lineRule="auto"/>
        <w:jc w:val="both"/>
        <w:rPr>
          <w:del w:id="8963" w:author="Rachel Shipsey" w:date="2025-06-08T12:59:00Z"/>
          <w:rFonts w:ascii="Calibri" w:eastAsia="Times New Roman" w:hAnsi="Calibri" w:cs="Calibri"/>
          <w:color w:val="1B1C1D"/>
        </w:rPr>
        <w:pPrChange w:id="8964" w:author="Rachel Shipsey" w:date="2025-06-23T15:41:00Z">
          <w:pPr>
            <w:pStyle w:val="ListParagraph"/>
            <w:numPr>
              <w:numId w:val="175"/>
            </w:numPr>
            <w:spacing w:after="120" w:line="240" w:lineRule="auto"/>
            <w:ind w:left="1080" w:hanging="360"/>
          </w:pPr>
        </w:pPrChange>
      </w:pPr>
      <w:del w:id="8965" w:author="Rachel Shipsey" w:date="2025-06-08T12:59:00Z">
        <w:r w:rsidRPr="00030470" w:rsidDel="00215BFC">
          <w:rPr>
            <w:rFonts w:ascii="Calibri" w:eastAsia="Times New Roman" w:hAnsi="Calibri" w:cs="Calibri"/>
            <w:color w:val="1B1C1D"/>
          </w:rPr>
          <w:delText>Proficiency in using tablets or other data collection devices.</w:delText>
        </w:r>
        <w:bookmarkStart w:id="8966" w:name="_Toc201238179"/>
        <w:bookmarkStart w:id="8967" w:name="_Toc201319575"/>
        <w:bookmarkEnd w:id="8966"/>
        <w:bookmarkEnd w:id="8967"/>
      </w:del>
    </w:p>
    <w:p w14:paraId="006CE94E" w14:textId="77777777" w:rsidR="00EB0AC6" w:rsidRPr="000605C7" w:rsidDel="00215BFC" w:rsidRDefault="00EB0AC6">
      <w:pPr>
        <w:pStyle w:val="ListParagraph"/>
        <w:spacing w:after="0" w:line="276" w:lineRule="auto"/>
        <w:jc w:val="both"/>
        <w:rPr>
          <w:del w:id="8968" w:author="Rachel Shipsey" w:date="2025-06-08T12:59:00Z"/>
          <w:rFonts w:ascii="Calibri" w:eastAsia="Times New Roman" w:hAnsi="Calibri" w:cs="Calibri"/>
          <w:color w:val="1B1C1D"/>
        </w:rPr>
        <w:pPrChange w:id="8969" w:author="Rachel Shipsey" w:date="2025-06-23T15:41:00Z">
          <w:pPr>
            <w:numPr>
              <w:numId w:val="176"/>
            </w:numPr>
            <w:tabs>
              <w:tab w:val="num" w:pos="1080"/>
            </w:tabs>
            <w:spacing w:after="0" w:line="240" w:lineRule="auto"/>
            <w:ind w:left="1080" w:hanging="360"/>
          </w:pPr>
        </w:pPrChange>
      </w:pPr>
      <w:del w:id="8970" w:author="Rachel Shipsey" w:date="2025-06-08T12:59:00Z">
        <w:r w:rsidRPr="000605C7" w:rsidDel="00215BFC">
          <w:rPr>
            <w:rFonts w:ascii="Calibri" w:eastAsia="Times New Roman" w:hAnsi="Calibri" w:cs="Calibri"/>
            <w:color w:val="1B1C1D"/>
          </w:rPr>
          <w:delText>Navigating data collection applications (CAPI).</w:delText>
        </w:r>
        <w:bookmarkStart w:id="8971" w:name="_Toc201238180"/>
        <w:bookmarkStart w:id="8972" w:name="_Toc201319576"/>
        <w:bookmarkEnd w:id="8971"/>
        <w:bookmarkEnd w:id="8972"/>
      </w:del>
    </w:p>
    <w:p w14:paraId="6D3F012B" w14:textId="77777777" w:rsidR="00EB0AC6" w:rsidRPr="000605C7" w:rsidDel="00215BFC" w:rsidRDefault="00EB0AC6">
      <w:pPr>
        <w:pStyle w:val="ListParagraph"/>
        <w:spacing w:after="0" w:line="276" w:lineRule="auto"/>
        <w:jc w:val="both"/>
        <w:rPr>
          <w:del w:id="8973" w:author="Rachel Shipsey" w:date="2025-06-08T12:59:00Z"/>
          <w:rFonts w:ascii="Calibri" w:eastAsia="Times New Roman" w:hAnsi="Calibri" w:cs="Calibri"/>
          <w:color w:val="1B1C1D"/>
        </w:rPr>
        <w:pPrChange w:id="8974" w:author="Rachel Shipsey" w:date="2025-06-23T15:41:00Z">
          <w:pPr>
            <w:numPr>
              <w:numId w:val="176"/>
            </w:numPr>
            <w:tabs>
              <w:tab w:val="num" w:pos="1080"/>
            </w:tabs>
            <w:spacing w:after="0" w:line="240" w:lineRule="auto"/>
            <w:ind w:left="1080" w:hanging="360"/>
          </w:pPr>
        </w:pPrChange>
      </w:pPr>
      <w:del w:id="8975" w:author="Rachel Shipsey" w:date="2025-06-08T12:59:00Z">
        <w:r w:rsidRPr="000605C7" w:rsidDel="00215BFC">
          <w:rPr>
            <w:rFonts w:ascii="Calibri" w:eastAsia="Times New Roman" w:hAnsi="Calibri" w:cs="Calibri"/>
            <w:color w:val="1B1C1D"/>
          </w:rPr>
          <w:delText>Understanding data security protocols.</w:delText>
        </w:r>
        <w:bookmarkStart w:id="8976" w:name="_Toc201238181"/>
        <w:bookmarkStart w:id="8977" w:name="_Toc201319577"/>
        <w:bookmarkEnd w:id="8976"/>
        <w:bookmarkEnd w:id="8977"/>
      </w:del>
    </w:p>
    <w:p w14:paraId="251CB26E" w14:textId="77777777" w:rsidR="00EB0AC6" w:rsidRPr="000605C7" w:rsidDel="00215BFC" w:rsidRDefault="00EB0AC6">
      <w:pPr>
        <w:pStyle w:val="ListParagraph"/>
        <w:spacing w:after="0" w:line="276" w:lineRule="auto"/>
        <w:jc w:val="both"/>
        <w:rPr>
          <w:del w:id="8978" w:author="Rachel Shipsey" w:date="2025-06-08T12:59:00Z"/>
          <w:rFonts w:ascii="Calibri" w:eastAsia="Times New Roman" w:hAnsi="Calibri" w:cs="Calibri"/>
          <w:color w:val="1B1C1D"/>
        </w:rPr>
        <w:pPrChange w:id="8979" w:author="Rachel Shipsey" w:date="2025-06-23T15:41:00Z">
          <w:pPr>
            <w:numPr>
              <w:numId w:val="176"/>
            </w:numPr>
            <w:tabs>
              <w:tab w:val="num" w:pos="1080"/>
            </w:tabs>
            <w:spacing w:after="0" w:line="240" w:lineRule="auto"/>
            <w:ind w:left="1080" w:hanging="360"/>
          </w:pPr>
        </w:pPrChange>
      </w:pPr>
      <w:del w:id="8980" w:author="Rachel Shipsey" w:date="2025-06-08T12:59:00Z">
        <w:r w:rsidRPr="000605C7" w:rsidDel="00215BFC">
          <w:rPr>
            <w:rFonts w:ascii="Calibri" w:eastAsia="Times New Roman" w:hAnsi="Calibri" w:cs="Calibri"/>
            <w:color w:val="1B1C1D"/>
          </w:rPr>
          <w:delText>Basic troubleshooting.</w:delText>
        </w:r>
        <w:bookmarkStart w:id="8981" w:name="_Toc201238182"/>
        <w:bookmarkStart w:id="8982" w:name="_Toc201319578"/>
        <w:bookmarkEnd w:id="8981"/>
        <w:bookmarkEnd w:id="8982"/>
      </w:del>
    </w:p>
    <w:p w14:paraId="40C11DDC" w14:textId="77777777" w:rsidR="000C38E9" w:rsidDel="00215BFC" w:rsidRDefault="000C38E9">
      <w:pPr>
        <w:pStyle w:val="ListParagraph"/>
        <w:spacing w:after="0" w:line="276" w:lineRule="auto"/>
        <w:jc w:val="both"/>
        <w:rPr>
          <w:del w:id="8983" w:author="Rachel Shipsey" w:date="2025-06-08T12:59:00Z"/>
          <w:rFonts w:ascii="Calibri" w:eastAsia="Times New Roman" w:hAnsi="Calibri" w:cs="Calibri"/>
          <w:color w:val="1B1C1D"/>
        </w:rPr>
        <w:pPrChange w:id="8984" w:author="Rachel Shipsey" w:date="2025-06-23T15:41:00Z">
          <w:pPr>
            <w:spacing w:after="0" w:line="240" w:lineRule="auto"/>
          </w:pPr>
        </w:pPrChange>
      </w:pPr>
      <w:bookmarkStart w:id="8985" w:name="_Toc201238183"/>
      <w:bookmarkStart w:id="8986" w:name="_Toc201319579"/>
      <w:bookmarkEnd w:id="8985"/>
      <w:bookmarkEnd w:id="8986"/>
    </w:p>
    <w:p w14:paraId="619C1408" w14:textId="1E29B2E8" w:rsidR="00EB0AC6" w:rsidRPr="000605C7" w:rsidDel="00215BFC" w:rsidRDefault="00EB0AC6">
      <w:pPr>
        <w:pStyle w:val="ListParagraph"/>
        <w:spacing w:after="0" w:line="276" w:lineRule="auto"/>
        <w:jc w:val="both"/>
        <w:rPr>
          <w:del w:id="8987" w:author="Rachel Shipsey" w:date="2025-06-08T12:59:00Z"/>
          <w:rFonts w:ascii="Calibri" w:eastAsia="Times New Roman" w:hAnsi="Calibri" w:cs="Calibri"/>
          <w:color w:val="1B1C1D"/>
        </w:rPr>
        <w:pPrChange w:id="8988" w:author="Rachel Shipsey" w:date="2025-06-23T15:41:00Z">
          <w:pPr>
            <w:spacing w:after="0" w:line="240" w:lineRule="auto"/>
          </w:pPr>
        </w:pPrChange>
      </w:pPr>
      <w:del w:id="8989" w:author="Rachel Shipsey" w:date="2025-06-08T12:59:00Z">
        <w:r w:rsidRPr="000605C7" w:rsidDel="00215BFC">
          <w:rPr>
            <w:rFonts w:ascii="Calibri" w:eastAsia="Times New Roman" w:hAnsi="Calibri" w:cs="Calibri"/>
            <w:color w:val="1B1C1D"/>
          </w:rPr>
          <w:delText>Comprehensive training programs are essential to equip enumerators with these skills and ensure they are comfortable using the technology.</w:delText>
        </w:r>
        <w:r w:rsidR="00E069C9" w:rsidDel="00215BFC">
          <w:rPr>
            <w:rFonts w:ascii="Calibri" w:eastAsia="Times New Roman" w:hAnsi="Calibri" w:cs="Calibri"/>
            <w:color w:val="1B1C1D"/>
          </w:rPr>
          <w:delText xml:space="preserve"> Employing I</w:delText>
        </w:r>
        <w:r w:rsidRPr="000605C7" w:rsidDel="00215BFC">
          <w:rPr>
            <w:rFonts w:ascii="Calibri" w:eastAsia="Times New Roman" w:hAnsi="Calibri" w:cs="Calibri"/>
            <w:color w:val="1B1C1D"/>
          </w:rPr>
          <w:delText>T-literate enumerators contribute</w:delText>
        </w:r>
        <w:r w:rsidR="00E069C9" w:rsidDel="00215BFC">
          <w:rPr>
            <w:rFonts w:ascii="Calibri" w:eastAsia="Times New Roman" w:hAnsi="Calibri" w:cs="Calibri"/>
            <w:color w:val="1B1C1D"/>
          </w:rPr>
          <w:delText>s</w:delText>
        </w:r>
        <w:r w:rsidRPr="000605C7" w:rsidDel="00215BFC">
          <w:rPr>
            <w:rFonts w:ascii="Calibri" w:eastAsia="Times New Roman" w:hAnsi="Calibri" w:cs="Calibri"/>
            <w:color w:val="1B1C1D"/>
          </w:rPr>
          <w:delText xml:space="preserve"> significantly to data quality by: </w:delText>
        </w:r>
        <w:bookmarkStart w:id="8990" w:name="_Toc201238184"/>
        <w:bookmarkStart w:id="8991" w:name="_Toc201319580"/>
        <w:bookmarkEnd w:id="8990"/>
        <w:bookmarkEnd w:id="8991"/>
      </w:del>
    </w:p>
    <w:p w14:paraId="3BB97469" w14:textId="77777777" w:rsidR="00EB0AC6" w:rsidRPr="000C38E9" w:rsidDel="00215BFC" w:rsidRDefault="00EB0AC6">
      <w:pPr>
        <w:pStyle w:val="ListParagraph"/>
        <w:spacing w:after="0" w:line="276" w:lineRule="auto"/>
        <w:jc w:val="both"/>
        <w:rPr>
          <w:del w:id="8992" w:author="Rachel Shipsey" w:date="2025-06-08T12:59:00Z"/>
          <w:rFonts w:ascii="Calibri" w:eastAsia="Times New Roman" w:hAnsi="Calibri" w:cs="Calibri"/>
          <w:color w:val="1B1C1D"/>
        </w:rPr>
        <w:pPrChange w:id="8993" w:author="Rachel Shipsey" w:date="2025-06-23T15:41:00Z">
          <w:pPr>
            <w:pStyle w:val="ListParagraph"/>
            <w:numPr>
              <w:numId w:val="177"/>
            </w:numPr>
            <w:tabs>
              <w:tab w:val="num" w:pos="1080"/>
            </w:tabs>
            <w:spacing w:after="0" w:line="240" w:lineRule="auto"/>
            <w:ind w:left="1080" w:hanging="360"/>
          </w:pPr>
        </w:pPrChange>
      </w:pPr>
      <w:del w:id="8994" w:author="Rachel Shipsey" w:date="2025-06-08T12:59:00Z">
        <w:r w:rsidRPr="000C38E9" w:rsidDel="00215BFC">
          <w:rPr>
            <w:rFonts w:ascii="Calibri" w:eastAsia="Times New Roman" w:hAnsi="Calibri" w:cs="Calibri"/>
            <w:color w:val="1B1C1D"/>
          </w:rPr>
          <w:delText>Reducing errors in data collection and entry.</w:delText>
        </w:r>
        <w:bookmarkStart w:id="8995" w:name="_Toc201238185"/>
        <w:bookmarkStart w:id="8996" w:name="_Toc201319581"/>
        <w:bookmarkEnd w:id="8995"/>
        <w:bookmarkEnd w:id="8996"/>
      </w:del>
    </w:p>
    <w:p w14:paraId="54B3C380" w14:textId="77777777" w:rsidR="00EB0AC6" w:rsidRPr="000C38E9" w:rsidDel="00215BFC" w:rsidRDefault="00EB0AC6">
      <w:pPr>
        <w:pStyle w:val="ListParagraph"/>
        <w:spacing w:after="0" w:line="276" w:lineRule="auto"/>
        <w:jc w:val="both"/>
        <w:rPr>
          <w:del w:id="8997" w:author="Rachel Shipsey" w:date="2025-06-08T12:59:00Z"/>
          <w:rFonts w:ascii="Calibri" w:eastAsia="Times New Roman" w:hAnsi="Calibri" w:cs="Calibri"/>
          <w:color w:val="1B1C1D"/>
        </w:rPr>
        <w:pPrChange w:id="8998" w:author="Rachel Shipsey" w:date="2025-06-23T15:41:00Z">
          <w:pPr>
            <w:pStyle w:val="ListParagraph"/>
            <w:numPr>
              <w:numId w:val="177"/>
            </w:numPr>
            <w:tabs>
              <w:tab w:val="num" w:pos="1080"/>
            </w:tabs>
            <w:spacing w:after="0" w:line="240" w:lineRule="auto"/>
            <w:ind w:left="1080" w:hanging="360"/>
          </w:pPr>
        </w:pPrChange>
      </w:pPr>
      <w:del w:id="8999" w:author="Rachel Shipsey" w:date="2025-06-08T12:59:00Z">
        <w:r w:rsidRPr="000C38E9" w:rsidDel="00215BFC">
          <w:rPr>
            <w:rFonts w:ascii="Calibri" w:eastAsia="Times New Roman" w:hAnsi="Calibri" w:cs="Calibri"/>
            <w:color w:val="1B1C1D"/>
          </w:rPr>
          <w:delText>Ensuring accurate and complete data capture.</w:delText>
        </w:r>
        <w:bookmarkStart w:id="9000" w:name="_Toc201238186"/>
        <w:bookmarkStart w:id="9001" w:name="_Toc201319582"/>
        <w:bookmarkEnd w:id="9000"/>
        <w:bookmarkEnd w:id="9001"/>
      </w:del>
    </w:p>
    <w:p w14:paraId="6B3327D8" w14:textId="7A092619" w:rsidR="00EB0AC6" w:rsidRPr="000C38E9" w:rsidDel="00215BFC" w:rsidRDefault="00EB0AC6">
      <w:pPr>
        <w:pStyle w:val="ListParagraph"/>
        <w:spacing w:after="0" w:line="276" w:lineRule="auto"/>
        <w:jc w:val="both"/>
        <w:rPr>
          <w:del w:id="9002" w:author="Rachel Shipsey" w:date="2025-06-08T12:59:00Z"/>
          <w:rFonts w:ascii="Calibri" w:eastAsia="Times New Roman" w:hAnsi="Calibri" w:cs="Calibri"/>
          <w:color w:val="1B1C1D"/>
        </w:rPr>
        <w:pPrChange w:id="9003" w:author="Rachel Shipsey" w:date="2025-06-23T15:41:00Z">
          <w:pPr>
            <w:pStyle w:val="ListParagraph"/>
            <w:numPr>
              <w:numId w:val="177"/>
            </w:numPr>
            <w:tabs>
              <w:tab w:val="num" w:pos="1080"/>
            </w:tabs>
            <w:spacing w:after="120" w:line="240" w:lineRule="auto"/>
            <w:ind w:left="1080" w:hanging="360"/>
          </w:pPr>
        </w:pPrChange>
      </w:pPr>
      <w:del w:id="9004" w:author="Rachel Shipsey" w:date="2025-06-08T12:59:00Z">
        <w:r w:rsidRPr="000C38E9" w:rsidDel="00215BFC">
          <w:rPr>
            <w:rFonts w:ascii="Calibri" w:eastAsia="Times New Roman" w:hAnsi="Calibri" w:cs="Calibri"/>
            <w:color w:val="1B1C1D"/>
          </w:rPr>
          <w:delText>Adhering to data collection protocols and standards</w:delText>
        </w:r>
        <w:commentRangeEnd w:id="8954"/>
        <w:r w:rsidR="004C22DE" w:rsidRPr="000C38E9" w:rsidDel="00215BFC">
          <w:rPr>
            <w:rStyle w:val="CommentReference"/>
            <w:rFonts w:ascii="Calibri" w:eastAsia="Times New Roman" w:hAnsi="Calibri" w:cs="Calibri"/>
            <w:color w:val="1B1C1D"/>
            <w:sz w:val="24"/>
            <w:szCs w:val="22"/>
          </w:rPr>
          <w:commentReference w:id="8954"/>
        </w:r>
        <w:bookmarkStart w:id="9005" w:name="_Toc201238187"/>
        <w:bookmarkStart w:id="9006" w:name="_Toc201319583"/>
        <w:bookmarkEnd w:id="9005"/>
        <w:bookmarkEnd w:id="9006"/>
      </w:del>
    </w:p>
    <w:p w14:paraId="3F4B7FE6" w14:textId="77777777" w:rsidR="00FF2AC1" w:rsidDel="00215BFC" w:rsidRDefault="00FF2AC1">
      <w:pPr>
        <w:pStyle w:val="ListParagraph"/>
        <w:spacing w:after="0" w:line="276" w:lineRule="auto"/>
        <w:jc w:val="both"/>
        <w:rPr>
          <w:del w:id="9007" w:author="Rachel Shipsey" w:date="2025-06-08T12:59:00Z"/>
          <w:rFonts w:ascii="Calibri" w:eastAsia="Times New Roman" w:hAnsi="Calibri" w:cs="Calibri"/>
          <w:color w:val="1B1C1D"/>
          <w:bdr w:val="none" w:sz="0" w:space="0" w:color="auto" w:frame="1"/>
        </w:rPr>
        <w:pPrChange w:id="9008" w:author="Rachel Shipsey" w:date="2025-06-23T15:41:00Z">
          <w:pPr>
            <w:spacing w:after="0" w:line="240" w:lineRule="auto"/>
          </w:pPr>
        </w:pPrChange>
      </w:pPr>
      <w:bookmarkStart w:id="9009" w:name="_Toc201238188"/>
      <w:bookmarkStart w:id="9010" w:name="_Toc201319584"/>
      <w:bookmarkEnd w:id="9009"/>
      <w:bookmarkEnd w:id="9010"/>
    </w:p>
    <w:p w14:paraId="3086B2BD" w14:textId="313F3260" w:rsidR="00EB0AC6" w:rsidRPr="00F057F4" w:rsidDel="00215BFC" w:rsidRDefault="00EB0AC6">
      <w:pPr>
        <w:pStyle w:val="ListParagraph"/>
        <w:spacing w:after="0" w:line="276" w:lineRule="auto"/>
        <w:jc w:val="both"/>
        <w:rPr>
          <w:del w:id="9011" w:author="Rachel Shipsey" w:date="2025-06-08T12:59:00Z"/>
        </w:rPr>
        <w:pPrChange w:id="9012" w:author="Rachel Shipsey" w:date="2025-06-23T15:41:00Z">
          <w:pPr>
            <w:pStyle w:val="ListParagraph"/>
            <w:numPr>
              <w:numId w:val="211"/>
            </w:numPr>
            <w:spacing w:after="0" w:line="240" w:lineRule="auto"/>
            <w:ind w:left="1494" w:hanging="360"/>
          </w:pPr>
        </w:pPrChange>
      </w:pPr>
      <w:commentRangeStart w:id="9013"/>
      <w:del w:id="9014" w:author="Rachel Shipsey" w:date="2025-06-08T12:59:00Z">
        <w:r w:rsidRPr="00F057F4" w:rsidDel="00215BFC">
          <w:rPr>
            <w:bdr w:val="none" w:sz="0" w:space="0" w:color="auto" w:frame="1"/>
          </w:rPr>
          <w:delText>Quality Management Using IT</w:delText>
        </w:r>
        <w:commentRangeEnd w:id="9013"/>
        <w:r w:rsidR="00B07BD9" w:rsidRPr="00F057F4" w:rsidDel="00215BFC">
          <w:rPr>
            <w:rStyle w:val="CommentReference"/>
            <w:sz w:val="22"/>
            <w:szCs w:val="24"/>
          </w:rPr>
          <w:commentReference w:id="9013"/>
        </w:r>
        <w:bookmarkStart w:id="9015" w:name="_Toc201238189"/>
        <w:bookmarkStart w:id="9016" w:name="_Toc201319585"/>
        <w:bookmarkEnd w:id="9015"/>
        <w:bookmarkEnd w:id="9016"/>
      </w:del>
    </w:p>
    <w:p w14:paraId="696C24CA" w14:textId="69D6C0E0" w:rsidR="00EB0AC6" w:rsidRPr="000605C7" w:rsidDel="00215BFC" w:rsidRDefault="00EB0AC6">
      <w:pPr>
        <w:pStyle w:val="ListParagraph"/>
        <w:spacing w:after="0" w:line="276" w:lineRule="auto"/>
        <w:jc w:val="both"/>
        <w:rPr>
          <w:del w:id="9017" w:author="Rachel Shipsey" w:date="2025-06-08T12:59:00Z"/>
          <w:rFonts w:ascii="Calibri" w:eastAsia="Times New Roman" w:hAnsi="Calibri" w:cs="Calibri"/>
          <w:color w:val="1B1C1D"/>
        </w:rPr>
        <w:pPrChange w:id="9018" w:author="Rachel Shipsey" w:date="2025-06-23T15:41:00Z">
          <w:pPr>
            <w:spacing w:after="120" w:line="240" w:lineRule="auto"/>
          </w:pPr>
        </w:pPrChange>
      </w:pPr>
      <w:del w:id="9019" w:author="Rachel Shipsey" w:date="2025-06-08T12:59:00Z">
        <w:r w:rsidRPr="000605C7" w:rsidDel="00215BFC">
          <w:rPr>
            <w:rFonts w:ascii="Calibri" w:eastAsia="Times New Roman" w:hAnsi="Calibri" w:cs="Calibri"/>
            <w:color w:val="1B1C1D"/>
          </w:rPr>
          <w:delText>Digital technologies provide powerful tools for enhancing quality management throughout the enumeration process.</w:delText>
        </w:r>
        <w:r w:rsidR="0062079A" w:rsidDel="00215BFC">
          <w:rPr>
            <w:rFonts w:ascii="Calibri" w:eastAsia="Times New Roman" w:hAnsi="Calibri" w:cs="Calibri"/>
            <w:color w:val="1B1C1D"/>
          </w:rPr>
          <w:delText xml:space="preserve"> </w:delText>
        </w:r>
        <w:r w:rsidRPr="000605C7" w:rsidDel="00215BFC">
          <w:rPr>
            <w:rFonts w:ascii="Calibri" w:eastAsia="Times New Roman" w:hAnsi="Calibri" w:cs="Calibri"/>
            <w:color w:val="1B1C1D"/>
          </w:rPr>
          <w:delText xml:space="preserve">Digital data collection systems can incorporate automated validation rules to check for: </w:delText>
        </w:r>
        <w:bookmarkStart w:id="9020" w:name="_Toc201238190"/>
        <w:bookmarkStart w:id="9021" w:name="_Toc201319586"/>
        <w:bookmarkEnd w:id="9020"/>
        <w:bookmarkEnd w:id="9021"/>
      </w:del>
    </w:p>
    <w:p w14:paraId="74CC3F82" w14:textId="77777777" w:rsidR="00EB0AC6" w:rsidRPr="000605C7" w:rsidDel="00215BFC" w:rsidRDefault="00EB0AC6">
      <w:pPr>
        <w:pStyle w:val="ListParagraph"/>
        <w:spacing w:after="0" w:line="276" w:lineRule="auto"/>
        <w:jc w:val="both"/>
        <w:rPr>
          <w:del w:id="9022" w:author="Rachel Shipsey" w:date="2025-06-08T12:59:00Z"/>
          <w:rFonts w:ascii="Calibri" w:eastAsia="Times New Roman" w:hAnsi="Calibri" w:cs="Calibri"/>
          <w:color w:val="1B1C1D"/>
        </w:rPr>
        <w:pPrChange w:id="9023" w:author="Rachel Shipsey" w:date="2025-06-23T15:41:00Z">
          <w:pPr>
            <w:numPr>
              <w:numId w:val="167"/>
            </w:numPr>
            <w:tabs>
              <w:tab w:val="num" w:pos="720"/>
            </w:tabs>
            <w:spacing w:after="0" w:line="240" w:lineRule="auto"/>
            <w:ind w:left="720" w:hanging="360"/>
          </w:pPr>
        </w:pPrChange>
      </w:pPr>
      <w:del w:id="9024" w:author="Rachel Shipsey" w:date="2025-06-08T12:59:00Z">
        <w:r w:rsidRPr="000605C7" w:rsidDel="00215BFC">
          <w:rPr>
            <w:rFonts w:ascii="Calibri" w:eastAsia="Times New Roman" w:hAnsi="Calibri" w:cs="Calibri"/>
            <w:color w:val="1B1C1D"/>
          </w:rPr>
          <w:delText>Completeness (ensuring all required fields are filled).</w:delText>
        </w:r>
        <w:bookmarkStart w:id="9025" w:name="_Toc201238191"/>
        <w:bookmarkStart w:id="9026" w:name="_Toc201319587"/>
        <w:bookmarkEnd w:id="9025"/>
        <w:bookmarkEnd w:id="9026"/>
      </w:del>
    </w:p>
    <w:p w14:paraId="5AAD4E2B" w14:textId="77777777" w:rsidR="00EB0AC6" w:rsidRPr="000605C7" w:rsidDel="00215BFC" w:rsidRDefault="00EB0AC6">
      <w:pPr>
        <w:pStyle w:val="ListParagraph"/>
        <w:spacing w:after="0" w:line="276" w:lineRule="auto"/>
        <w:jc w:val="both"/>
        <w:rPr>
          <w:del w:id="9027" w:author="Rachel Shipsey" w:date="2025-06-08T12:59:00Z"/>
          <w:rFonts w:ascii="Calibri" w:eastAsia="Times New Roman" w:hAnsi="Calibri" w:cs="Calibri"/>
          <w:color w:val="1B1C1D"/>
        </w:rPr>
        <w:pPrChange w:id="9028" w:author="Rachel Shipsey" w:date="2025-06-23T15:41:00Z">
          <w:pPr>
            <w:numPr>
              <w:numId w:val="167"/>
            </w:numPr>
            <w:tabs>
              <w:tab w:val="num" w:pos="720"/>
            </w:tabs>
            <w:spacing w:after="0" w:line="240" w:lineRule="auto"/>
            <w:ind w:left="720" w:hanging="360"/>
          </w:pPr>
        </w:pPrChange>
      </w:pPr>
      <w:del w:id="9029" w:author="Rachel Shipsey" w:date="2025-06-08T12:59:00Z">
        <w:r w:rsidRPr="000605C7" w:rsidDel="00215BFC">
          <w:rPr>
            <w:rFonts w:ascii="Calibri" w:eastAsia="Times New Roman" w:hAnsi="Calibri" w:cs="Calibri"/>
            <w:color w:val="1B1C1D"/>
          </w:rPr>
          <w:delText>Consistency (checking for logical inconsistencies between responses).</w:delText>
        </w:r>
        <w:bookmarkStart w:id="9030" w:name="_Toc201238192"/>
        <w:bookmarkStart w:id="9031" w:name="_Toc201319588"/>
        <w:bookmarkEnd w:id="9030"/>
        <w:bookmarkEnd w:id="9031"/>
      </w:del>
    </w:p>
    <w:p w14:paraId="459CAFD9" w14:textId="77777777" w:rsidR="00EB0AC6" w:rsidRPr="000605C7" w:rsidDel="00215BFC" w:rsidRDefault="00EB0AC6">
      <w:pPr>
        <w:pStyle w:val="ListParagraph"/>
        <w:spacing w:after="0" w:line="276" w:lineRule="auto"/>
        <w:jc w:val="both"/>
        <w:rPr>
          <w:del w:id="9032" w:author="Rachel Shipsey" w:date="2025-06-08T12:59:00Z"/>
          <w:rFonts w:ascii="Calibri" w:eastAsia="Times New Roman" w:hAnsi="Calibri" w:cs="Calibri"/>
          <w:color w:val="1B1C1D"/>
        </w:rPr>
        <w:pPrChange w:id="9033" w:author="Rachel Shipsey" w:date="2025-06-23T15:41:00Z">
          <w:pPr>
            <w:numPr>
              <w:numId w:val="167"/>
            </w:numPr>
            <w:tabs>
              <w:tab w:val="num" w:pos="720"/>
            </w:tabs>
            <w:spacing w:after="120" w:line="240" w:lineRule="auto"/>
            <w:ind w:left="720" w:hanging="360"/>
          </w:pPr>
        </w:pPrChange>
      </w:pPr>
      <w:del w:id="9034" w:author="Rachel Shipsey" w:date="2025-06-08T12:59:00Z">
        <w:r w:rsidRPr="000605C7" w:rsidDel="00215BFC">
          <w:rPr>
            <w:rFonts w:ascii="Calibri" w:eastAsia="Times New Roman" w:hAnsi="Calibri" w:cs="Calibri"/>
            <w:color w:val="1B1C1D"/>
          </w:rPr>
          <w:delText>Accuracy (verifying data against predefined ranges or lists).</w:delText>
        </w:r>
        <w:bookmarkStart w:id="9035" w:name="_Toc201238193"/>
        <w:bookmarkStart w:id="9036" w:name="_Toc201319589"/>
        <w:bookmarkEnd w:id="9035"/>
        <w:bookmarkEnd w:id="9036"/>
      </w:del>
    </w:p>
    <w:p w14:paraId="2712E4B6" w14:textId="3B03B9F7" w:rsidR="00EB0AC6" w:rsidRPr="00BF0A9D" w:rsidDel="00215BFC" w:rsidRDefault="00EB0AC6">
      <w:pPr>
        <w:pStyle w:val="ListParagraph"/>
        <w:spacing w:after="0" w:line="276" w:lineRule="auto"/>
        <w:jc w:val="both"/>
        <w:rPr>
          <w:del w:id="9037" w:author="Rachel Shipsey" w:date="2025-06-08T12:59:00Z"/>
          <w:rFonts w:ascii="Calibri" w:eastAsia="Times New Roman" w:hAnsi="Calibri" w:cs="Calibri"/>
          <w:color w:val="1B1C1D"/>
        </w:rPr>
        <w:pPrChange w:id="9038" w:author="Rachel Shipsey" w:date="2025-06-23T15:41:00Z">
          <w:pPr>
            <w:pStyle w:val="ListParagraph"/>
            <w:numPr>
              <w:numId w:val="167"/>
            </w:numPr>
            <w:tabs>
              <w:tab w:val="num" w:pos="720"/>
            </w:tabs>
            <w:spacing w:after="120" w:line="240" w:lineRule="auto"/>
            <w:ind w:hanging="360"/>
          </w:pPr>
        </w:pPrChange>
      </w:pPr>
      <w:del w:id="9039" w:author="Rachel Shipsey" w:date="2025-06-08T12:59:00Z">
        <w:r w:rsidRPr="00BF0A9D" w:rsidDel="00215BFC">
          <w:rPr>
            <w:rFonts w:ascii="Calibri" w:eastAsia="Times New Roman" w:hAnsi="Calibri" w:cs="Calibri"/>
            <w:color w:val="1B1C1D"/>
          </w:rPr>
          <w:delText>Examples of validation checks</w:delText>
        </w:r>
        <w:r w:rsidR="00BA0814" w:rsidDel="00215BFC">
          <w:rPr>
            <w:rFonts w:ascii="Calibri" w:eastAsia="Times New Roman" w:hAnsi="Calibri" w:cs="Calibri"/>
            <w:color w:val="1B1C1D"/>
          </w:rPr>
          <w:delText xml:space="preserve"> include:</w:delText>
        </w:r>
        <w:r w:rsidRPr="00BF0A9D" w:rsidDel="00215BFC">
          <w:rPr>
            <w:rFonts w:ascii="Calibri" w:eastAsia="Times New Roman" w:hAnsi="Calibri" w:cs="Calibri"/>
            <w:color w:val="1B1C1D"/>
          </w:rPr>
          <w:delText xml:space="preserve"> </w:delText>
        </w:r>
        <w:bookmarkStart w:id="9040" w:name="_Toc201238194"/>
        <w:bookmarkStart w:id="9041" w:name="_Toc201319590"/>
        <w:bookmarkEnd w:id="9040"/>
        <w:bookmarkEnd w:id="9041"/>
      </w:del>
    </w:p>
    <w:p w14:paraId="1ADCDB88" w14:textId="77777777" w:rsidR="00EB0AC6" w:rsidRPr="000605C7" w:rsidDel="00215BFC" w:rsidRDefault="00EB0AC6">
      <w:pPr>
        <w:pStyle w:val="ListParagraph"/>
        <w:spacing w:after="0" w:line="276" w:lineRule="auto"/>
        <w:jc w:val="both"/>
        <w:rPr>
          <w:del w:id="9042" w:author="Rachel Shipsey" w:date="2025-06-08T12:59:00Z"/>
          <w:rFonts w:ascii="Calibri" w:eastAsia="Times New Roman" w:hAnsi="Calibri" w:cs="Calibri"/>
          <w:color w:val="1B1C1D"/>
        </w:rPr>
        <w:pPrChange w:id="9043" w:author="Rachel Shipsey" w:date="2025-06-23T15:41:00Z">
          <w:pPr>
            <w:numPr>
              <w:ilvl w:val="1"/>
              <w:numId w:val="167"/>
            </w:numPr>
            <w:tabs>
              <w:tab w:val="num" w:pos="1440"/>
            </w:tabs>
            <w:spacing w:after="120" w:line="240" w:lineRule="auto"/>
            <w:ind w:left="1440" w:hanging="360"/>
          </w:pPr>
        </w:pPrChange>
      </w:pPr>
      <w:del w:id="9044" w:author="Rachel Shipsey" w:date="2025-06-08T12:59:00Z">
        <w:r w:rsidRPr="000605C7" w:rsidDel="00215BFC">
          <w:rPr>
            <w:rFonts w:ascii="Calibri" w:eastAsia="Times New Roman" w:hAnsi="Calibri" w:cs="Calibri"/>
            <w:color w:val="1B1C1D"/>
          </w:rPr>
          <w:delText>Age within a reasonable range.</w:delText>
        </w:r>
        <w:bookmarkStart w:id="9045" w:name="_Toc201238195"/>
        <w:bookmarkStart w:id="9046" w:name="_Toc201319591"/>
        <w:bookmarkEnd w:id="9045"/>
        <w:bookmarkEnd w:id="9046"/>
      </w:del>
    </w:p>
    <w:p w14:paraId="25DEB9D7" w14:textId="77777777" w:rsidR="00EB0AC6" w:rsidRPr="000605C7" w:rsidDel="00215BFC" w:rsidRDefault="00EB0AC6">
      <w:pPr>
        <w:pStyle w:val="ListParagraph"/>
        <w:spacing w:after="0" w:line="276" w:lineRule="auto"/>
        <w:jc w:val="both"/>
        <w:rPr>
          <w:del w:id="9047" w:author="Rachel Shipsey" w:date="2025-06-08T12:59:00Z"/>
          <w:rFonts w:ascii="Calibri" w:eastAsia="Times New Roman" w:hAnsi="Calibri" w:cs="Calibri"/>
          <w:color w:val="1B1C1D"/>
        </w:rPr>
        <w:pPrChange w:id="9048" w:author="Rachel Shipsey" w:date="2025-06-23T15:41:00Z">
          <w:pPr>
            <w:numPr>
              <w:ilvl w:val="1"/>
              <w:numId w:val="167"/>
            </w:numPr>
            <w:tabs>
              <w:tab w:val="num" w:pos="1440"/>
            </w:tabs>
            <w:spacing w:after="120" w:line="240" w:lineRule="auto"/>
            <w:ind w:left="1440" w:hanging="360"/>
          </w:pPr>
        </w:pPrChange>
      </w:pPr>
      <w:del w:id="9049" w:author="Rachel Shipsey" w:date="2025-06-08T12:59:00Z">
        <w:r w:rsidRPr="000605C7" w:rsidDel="00215BFC">
          <w:rPr>
            <w:rFonts w:ascii="Calibri" w:eastAsia="Times New Roman" w:hAnsi="Calibri" w:cs="Calibri"/>
            <w:color w:val="1B1C1D"/>
          </w:rPr>
          <w:delText>Consistency between age and education level.</w:delText>
        </w:r>
        <w:bookmarkStart w:id="9050" w:name="_Toc201238196"/>
        <w:bookmarkStart w:id="9051" w:name="_Toc201319592"/>
        <w:bookmarkEnd w:id="9050"/>
        <w:bookmarkEnd w:id="9051"/>
      </w:del>
    </w:p>
    <w:p w14:paraId="6C8C20E1" w14:textId="77777777" w:rsidR="00EB0AC6" w:rsidRPr="000605C7" w:rsidDel="00215BFC" w:rsidRDefault="00EB0AC6">
      <w:pPr>
        <w:pStyle w:val="ListParagraph"/>
        <w:spacing w:after="0" w:line="276" w:lineRule="auto"/>
        <w:jc w:val="both"/>
        <w:rPr>
          <w:del w:id="9052" w:author="Rachel Shipsey" w:date="2025-06-08T12:59:00Z"/>
          <w:rFonts w:ascii="Calibri" w:eastAsia="Times New Roman" w:hAnsi="Calibri" w:cs="Calibri"/>
          <w:color w:val="1B1C1D"/>
        </w:rPr>
        <w:pPrChange w:id="9053" w:author="Rachel Shipsey" w:date="2025-06-23T15:41:00Z">
          <w:pPr>
            <w:spacing w:after="0" w:line="240" w:lineRule="auto"/>
          </w:pPr>
        </w:pPrChange>
      </w:pPr>
      <w:del w:id="9054" w:author="Rachel Shipsey" w:date="2025-06-08T12:59:00Z">
        <w:r w:rsidRPr="000605C7" w:rsidDel="00215BFC">
          <w:rPr>
            <w:rFonts w:ascii="Calibri" w:eastAsia="Times New Roman" w:hAnsi="Calibri" w:cs="Calibri"/>
            <w:color w:val="1B1C1D"/>
          </w:rPr>
          <w:delText>Automated checks reduce the need for manual review and correction, improving efficiency and data quality.</w:delText>
        </w:r>
        <w:bookmarkStart w:id="9055" w:name="_Toc201238197"/>
        <w:bookmarkStart w:id="9056" w:name="_Toc201319593"/>
        <w:bookmarkEnd w:id="9055"/>
        <w:bookmarkEnd w:id="9056"/>
      </w:del>
    </w:p>
    <w:p w14:paraId="7B6AD342" w14:textId="77777777" w:rsidR="00C81EF8" w:rsidRPr="00C81EF8" w:rsidDel="00215BFC" w:rsidRDefault="00C81EF8">
      <w:pPr>
        <w:pStyle w:val="ListParagraph"/>
        <w:spacing w:after="0" w:line="276" w:lineRule="auto"/>
        <w:jc w:val="both"/>
        <w:rPr>
          <w:del w:id="9057" w:author="Rachel Shipsey" w:date="2025-06-08T12:59:00Z"/>
          <w:rFonts w:ascii="Calibri" w:eastAsia="Times New Roman" w:hAnsi="Calibri" w:cs="Calibri"/>
          <w:color w:val="1B1C1D"/>
        </w:rPr>
        <w:pPrChange w:id="9058" w:author="Rachel Shipsey" w:date="2025-06-23T15:41:00Z">
          <w:pPr>
            <w:spacing w:after="0" w:line="240" w:lineRule="auto"/>
            <w:ind w:left="720"/>
          </w:pPr>
        </w:pPrChange>
      </w:pPr>
      <w:bookmarkStart w:id="9059" w:name="_Toc201238198"/>
      <w:bookmarkStart w:id="9060" w:name="_Toc201319594"/>
      <w:bookmarkEnd w:id="9059"/>
      <w:bookmarkEnd w:id="9060"/>
    </w:p>
    <w:p w14:paraId="56D64548" w14:textId="4CC97725" w:rsidR="00EB0AC6" w:rsidRPr="00BA0814" w:rsidDel="00215BFC" w:rsidRDefault="00EB0AC6">
      <w:pPr>
        <w:pStyle w:val="ListParagraph"/>
        <w:spacing w:after="0" w:line="276" w:lineRule="auto"/>
        <w:jc w:val="both"/>
        <w:rPr>
          <w:del w:id="9061" w:author="Rachel Shipsey" w:date="2025-06-08T12:59:00Z"/>
          <w:rFonts w:ascii="Calibri" w:eastAsia="Times New Roman" w:hAnsi="Calibri" w:cs="Calibri"/>
          <w:color w:val="1B1C1D"/>
        </w:rPr>
        <w:pPrChange w:id="9062" w:author="Rachel Shipsey" w:date="2025-06-23T15:41:00Z">
          <w:pPr>
            <w:pStyle w:val="ListParagraph"/>
            <w:numPr>
              <w:numId w:val="211"/>
            </w:numPr>
            <w:spacing w:after="0" w:line="240" w:lineRule="auto"/>
            <w:ind w:left="1494" w:hanging="360"/>
          </w:pPr>
        </w:pPrChange>
      </w:pPr>
      <w:commentRangeStart w:id="9063"/>
      <w:del w:id="9064" w:author="Rachel Shipsey" w:date="2025-06-08T12:59:00Z">
        <w:r w:rsidRPr="00BA0814" w:rsidDel="00215BFC">
          <w:rPr>
            <w:bdr w:val="none" w:sz="0" w:space="0" w:color="auto" w:frame="1"/>
          </w:rPr>
          <w:delText>Supervisory Tools</w:delText>
        </w:r>
        <w:r w:rsidRPr="00BA0814" w:rsidDel="00215BFC">
          <w:rPr>
            <w:rFonts w:ascii="Calibri" w:eastAsia="Times New Roman" w:hAnsi="Calibri" w:cs="Calibri"/>
            <w:color w:val="1B1C1D"/>
          </w:rPr>
          <w:delText xml:space="preserve"> </w:delText>
        </w:r>
        <w:commentRangeEnd w:id="9063"/>
        <w:r w:rsidR="008D1A97" w:rsidRPr="00BA0814" w:rsidDel="00215BFC">
          <w:rPr>
            <w:rStyle w:val="CommentReference"/>
            <w:rFonts w:ascii="Calibri" w:eastAsia="Times New Roman" w:hAnsi="Calibri" w:cs="Calibri"/>
            <w:color w:val="1B1C1D"/>
            <w:sz w:val="22"/>
            <w:szCs w:val="24"/>
          </w:rPr>
          <w:commentReference w:id="9063"/>
        </w:r>
        <w:bookmarkStart w:id="9065" w:name="_Toc201238199"/>
        <w:bookmarkStart w:id="9066" w:name="_Toc201319595"/>
        <w:bookmarkEnd w:id="9065"/>
        <w:bookmarkEnd w:id="9066"/>
      </w:del>
    </w:p>
    <w:p w14:paraId="6580F6B7" w14:textId="1064531E" w:rsidR="00EB0AC6" w:rsidRPr="000605C7" w:rsidDel="00215BFC" w:rsidRDefault="00EB0AC6">
      <w:pPr>
        <w:pStyle w:val="ListParagraph"/>
        <w:spacing w:after="0" w:line="276" w:lineRule="auto"/>
        <w:jc w:val="both"/>
        <w:rPr>
          <w:del w:id="9067" w:author="Rachel Shipsey" w:date="2025-06-08T12:59:00Z"/>
          <w:rFonts w:ascii="Calibri" w:eastAsia="Times New Roman" w:hAnsi="Calibri" w:cs="Calibri"/>
          <w:color w:val="1B1C1D"/>
        </w:rPr>
        <w:pPrChange w:id="9068" w:author="Rachel Shipsey" w:date="2025-06-23T15:41:00Z">
          <w:pPr>
            <w:spacing w:after="120" w:line="240" w:lineRule="auto"/>
          </w:pPr>
        </w:pPrChange>
      </w:pPr>
      <w:del w:id="9069" w:author="Rachel Shipsey" w:date="2025-06-08T12:59:00Z">
        <w:r w:rsidRPr="000605C7" w:rsidDel="00215BFC">
          <w:rPr>
            <w:rFonts w:ascii="Calibri" w:eastAsia="Times New Roman" w:hAnsi="Calibri" w:cs="Calibri"/>
            <w:color w:val="1B1C1D"/>
          </w:rPr>
          <w:delText>Digital platforms provide supervisors with tools to</w:delText>
        </w:r>
        <w:r w:rsidR="0023024E" w:rsidDel="00215BFC">
          <w:rPr>
            <w:rFonts w:ascii="Calibri" w:eastAsia="Times New Roman" w:hAnsi="Calibri" w:cs="Calibri"/>
            <w:color w:val="1B1C1D"/>
          </w:rPr>
          <w:delText xml:space="preserve"> m</w:delText>
        </w:r>
        <w:r w:rsidRPr="000605C7" w:rsidDel="00215BFC">
          <w:rPr>
            <w:rFonts w:ascii="Calibri" w:eastAsia="Times New Roman" w:hAnsi="Calibri" w:cs="Calibri"/>
            <w:color w:val="1B1C1D"/>
          </w:rPr>
          <w:delText>onitor enumerator progress and performance</w:delText>
        </w:r>
        <w:r w:rsidR="00D75DC9" w:rsidDel="00215BFC">
          <w:rPr>
            <w:rFonts w:ascii="Calibri" w:eastAsia="Times New Roman" w:hAnsi="Calibri" w:cs="Calibri"/>
            <w:color w:val="1B1C1D"/>
          </w:rPr>
          <w:delText>, t</w:delText>
        </w:r>
        <w:r w:rsidRPr="000605C7" w:rsidDel="00215BFC">
          <w:rPr>
            <w:rFonts w:ascii="Calibri" w:eastAsia="Times New Roman" w:hAnsi="Calibri" w:cs="Calibri"/>
            <w:color w:val="1B1C1D"/>
          </w:rPr>
          <w:delText>rack coverage and identify areas that may have been missed</w:delText>
        </w:r>
        <w:r w:rsidR="00D75DC9" w:rsidDel="00215BFC">
          <w:rPr>
            <w:rFonts w:ascii="Calibri" w:eastAsia="Times New Roman" w:hAnsi="Calibri" w:cs="Calibri"/>
            <w:color w:val="1B1C1D"/>
          </w:rPr>
          <w:delText>, and r</w:delText>
        </w:r>
        <w:r w:rsidRPr="000605C7" w:rsidDel="00215BFC">
          <w:rPr>
            <w:rFonts w:ascii="Calibri" w:eastAsia="Times New Roman" w:hAnsi="Calibri" w:cs="Calibri"/>
            <w:color w:val="1B1C1D"/>
          </w:rPr>
          <w:delText>eview data submitted by enumerators and provide feedback.</w:delText>
        </w:r>
        <w:bookmarkStart w:id="9070" w:name="_Toc201238200"/>
        <w:bookmarkStart w:id="9071" w:name="_Toc201319596"/>
        <w:bookmarkEnd w:id="9070"/>
        <w:bookmarkEnd w:id="9071"/>
      </w:del>
    </w:p>
    <w:p w14:paraId="0DE19427" w14:textId="65C63261" w:rsidR="00EB0AC6" w:rsidDel="00215BFC" w:rsidRDefault="00EB0AC6">
      <w:pPr>
        <w:pStyle w:val="ListParagraph"/>
        <w:spacing w:after="0" w:line="276" w:lineRule="auto"/>
        <w:jc w:val="both"/>
        <w:rPr>
          <w:del w:id="9072" w:author="Rachel Shipsey" w:date="2025-06-08T12:59:00Z"/>
          <w:rFonts w:ascii="Calibri" w:eastAsia="Times New Roman" w:hAnsi="Calibri" w:cs="Calibri"/>
          <w:color w:val="1B1C1D"/>
        </w:rPr>
        <w:pPrChange w:id="9073" w:author="Rachel Shipsey" w:date="2025-06-23T15:41:00Z">
          <w:pPr>
            <w:spacing w:after="120" w:line="240" w:lineRule="auto"/>
          </w:pPr>
        </w:pPrChange>
      </w:pPr>
      <w:del w:id="9074" w:author="Rachel Shipsey" w:date="2025-06-08T12:59:00Z">
        <w:r w:rsidRPr="000605C7" w:rsidDel="00215BFC">
          <w:rPr>
            <w:rFonts w:ascii="Calibri" w:eastAsia="Times New Roman" w:hAnsi="Calibri" w:cs="Calibri"/>
            <w:color w:val="1B1C1D"/>
          </w:rPr>
          <w:delText>Examples of supervisory tools</w:delText>
        </w:r>
        <w:r w:rsidR="00CF512C" w:rsidDel="00215BFC">
          <w:rPr>
            <w:rFonts w:ascii="Calibri" w:eastAsia="Times New Roman" w:hAnsi="Calibri" w:cs="Calibri"/>
            <w:color w:val="1B1C1D"/>
          </w:rPr>
          <w:delText xml:space="preserve"> include</w:delText>
        </w:r>
        <w:r w:rsidR="00D75DC9" w:rsidDel="00215BFC">
          <w:rPr>
            <w:rFonts w:ascii="Calibri" w:eastAsia="Times New Roman" w:hAnsi="Calibri" w:cs="Calibri"/>
            <w:color w:val="1B1C1D"/>
          </w:rPr>
          <w:delText xml:space="preserve"> s</w:delText>
        </w:r>
        <w:r w:rsidRPr="000605C7" w:rsidDel="00215BFC">
          <w:rPr>
            <w:rFonts w:ascii="Calibri" w:eastAsia="Times New Roman" w:hAnsi="Calibri" w:cs="Calibri"/>
            <w:color w:val="1B1C1D"/>
            <w:bdr w:val="none" w:sz="0" w:space="0" w:color="auto" w:frame="1"/>
          </w:rPr>
          <w:delText>upervisor dashboards</w:delText>
        </w:r>
        <w:r w:rsidR="00D75DC9" w:rsidDel="00215BFC">
          <w:rPr>
            <w:rFonts w:ascii="Calibri" w:eastAsia="Times New Roman" w:hAnsi="Calibri" w:cs="Calibri"/>
            <w:color w:val="1B1C1D"/>
            <w:bdr w:val="none" w:sz="0" w:space="0" w:color="auto" w:frame="1"/>
          </w:rPr>
          <w:delText xml:space="preserve"> which</w:delText>
        </w:r>
        <w:r w:rsidRPr="000605C7" w:rsidDel="00215BFC">
          <w:rPr>
            <w:rFonts w:ascii="Calibri" w:eastAsia="Times New Roman" w:hAnsi="Calibri" w:cs="Calibri"/>
            <w:color w:val="1B1C1D"/>
          </w:rPr>
          <w:delText xml:space="preserve"> </w:delText>
        </w:r>
        <w:r w:rsidR="00CF512C" w:rsidDel="00215BFC">
          <w:rPr>
            <w:rFonts w:ascii="Calibri" w:eastAsia="Times New Roman" w:hAnsi="Calibri" w:cs="Calibri"/>
            <w:color w:val="1B1C1D"/>
          </w:rPr>
          <w:delText>di</w:delText>
        </w:r>
        <w:r w:rsidRPr="000605C7" w:rsidDel="00215BFC">
          <w:rPr>
            <w:rFonts w:ascii="Calibri" w:eastAsia="Times New Roman" w:hAnsi="Calibri" w:cs="Calibri"/>
            <w:color w:val="1B1C1D"/>
          </w:rPr>
          <w:delText>splay enumerator activity, completion rates, and error flags</w:delText>
        </w:r>
        <w:r w:rsidR="007A1918" w:rsidDel="00215BFC">
          <w:rPr>
            <w:rFonts w:ascii="Calibri" w:eastAsia="Times New Roman" w:hAnsi="Calibri" w:cs="Calibri"/>
            <w:color w:val="1B1C1D"/>
          </w:rPr>
          <w:delText>;  and r</w:delText>
        </w:r>
        <w:r w:rsidRPr="000605C7" w:rsidDel="00215BFC">
          <w:rPr>
            <w:rFonts w:ascii="Calibri" w:eastAsia="Times New Roman" w:hAnsi="Calibri" w:cs="Calibri"/>
            <w:color w:val="1B1C1D"/>
            <w:bdr w:val="none" w:sz="0" w:space="0" w:color="auto" w:frame="1"/>
          </w:rPr>
          <w:delText>e-interview module</w:delText>
        </w:r>
        <w:r w:rsidR="00CF512C" w:rsidDel="00215BFC">
          <w:rPr>
            <w:rFonts w:ascii="Calibri" w:eastAsia="Times New Roman" w:hAnsi="Calibri" w:cs="Calibri"/>
            <w:color w:val="1B1C1D"/>
            <w:bdr w:val="none" w:sz="0" w:space="0" w:color="auto" w:frame="1"/>
          </w:rPr>
          <w:delText>s which a</w:delText>
        </w:r>
        <w:r w:rsidRPr="000605C7" w:rsidDel="00215BFC">
          <w:rPr>
            <w:rFonts w:ascii="Calibri" w:eastAsia="Times New Roman" w:hAnsi="Calibri" w:cs="Calibri"/>
            <w:color w:val="1B1C1D"/>
          </w:rPr>
          <w:delText>llow supervisors to conduct follow-up interviews to verify data accuracy.</w:delText>
        </w:r>
        <w:bookmarkStart w:id="9075" w:name="_Toc201238201"/>
        <w:bookmarkStart w:id="9076" w:name="_Toc201319597"/>
        <w:bookmarkEnd w:id="9075"/>
        <w:bookmarkEnd w:id="9076"/>
      </w:del>
    </w:p>
    <w:p w14:paraId="47F76996" w14:textId="77777777" w:rsidR="00784C50" w:rsidRPr="00784C50" w:rsidDel="00215BFC" w:rsidRDefault="00784C50">
      <w:pPr>
        <w:pStyle w:val="ListParagraph"/>
        <w:spacing w:after="0" w:line="276" w:lineRule="auto"/>
        <w:jc w:val="both"/>
        <w:rPr>
          <w:del w:id="9077" w:author="Rachel Shipsey" w:date="2025-06-08T12:59:00Z"/>
          <w:rFonts w:ascii="Calibri" w:eastAsia="Times New Roman" w:hAnsi="Calibri" w:cs="Calibri"/>
          <w:b/>
          <w:bCs/>
          <w:color w:val="1B1C1D"/>
        </w:rPr>
        <w:pPrChange w:id="9078" w:author="Rachel Shipsey" w:date="2025-06-23T15:41:00Z">
          <w:pPr>
            <w:spacing w:after="0" w:line="240" w:lineRule="auto"/>
            <w:ind w:left="720"/>
          </w:pPr>
        </w:pPrChange>
      </w:pPr>
      <w:bookmarkStart w:id="9079" w:name="_Toc201238202"/>
      <w:bookmarkStart w:id="9080" w:name="_Toc201319598"/>
      <w:bookmarkEnd w:id="9079"/>
      <w:bookmarkEnd w:id="9080"/>
    </w:p>
    <w:p w14:paraId="21FD6766" w14:textId="120BCD28" w:rsidR="00EB0AC6" w:rsidRPr="00784C50" w:rsidDel="00215BFC" w:rsidRDefault="00EB0AC6">
      <w:pPr>
        <w:pStyle w:val="ListParagraph"/>
        <w:spacing w:after="0" w:line="276" w:lineRule="auto"/>
        <w:jc w:val="both"/>
        <w:rPr>
          <w:del w:id="9081" w:author="Rachel Shipsey" w:date="2025-06-08T12:59:00Z"/>
          <w:rFonts w:ascii="Calibri" w:eastAsia="Times New Roman" w:hAnsi="Calibri" w:cs="Calibri"/>
          <w:color w:val="1B1C1D"/>
        </w:rPr>
        <w:pPrChange w:id="9082" w:author="Rachel Shipsey" w:date="2025-06-23T15:41:00Z">
          <w:pPr>
            <w:pStyle w:val="ListParagraph"/>
            <w:numPr>
              <w:numId w:val="211"/>
            </w:numPr>
            <w:spacing w:after="0" w:line="240" w:lineRule="auto"/>
            <w:ind w:left="1494" w:hanging="360"/>
          </w:pPr>
        </w:pPrChange>
      </w:pPr>
      <w:del w:id="9083" w:author="Rachel Shipsey" w:date="2025-06-08T12:59:00Z">
        <w:r w:rsidRPr="00784C50" w:rsidDel="00215BFC">
          <w:rPr>
            <w:bdr w:val="none" w:sz="0" w:space="0" w:color="auto" w:frame="1"/>
          </w:rPr>
          <w:delText>Data Quality Indicators</w:delText>
        </w:r>
        <w:r w:rsidRPr="00784C50" w:rsidDel="00215BFC">
          <w:rPr>
            <w:rFonts w:ascii="Calibri" w:eastAsia="Times New Roman" w:hAnsi="Calibri" w:cs="Calibri"/>
            <w:color w:val="1B1C1D"/>
          </w:rPr>
          <w:delText xml:space="preserve"> </w:delText>
        </w:r>
        <w:bookmarkStart w:id="9084" w:name="_Toc201238203"/>
        <w:bookmarkStart w:id="9085" w:name="_Toc201319599"/>
        <w:bookmarkEnd w:id="9084"/>
        <w:bookmarkEnd w:id="9085"/>
      </w:del>
    </w:p>
    <w:p w14:paraId="13B0D053" w14:textId="38090A7D" w:rsidR="00EB0AC6" w:rsidRPr="000605C7" w:rsidDel="00215BFC" w:rsidRDefault="00EB0AC6">
      <w:pPr>
        <w:pStyle w:val="ListParagraph"/>
        <w:spacing w:after="0" w:line="276" w:lineRule="auto"/>
        <w:jc w:val="both"/>
        <w:rPr>
          <w:del w:id="9086" w:author="Rachel Shipsey" w:date="2025-06-08T12:59:00Z"/>
          <w:rFonts w:ascii="Calibri" w:eastAsia="Times New Roman" w:hAnsi="Calibri" w:cs="Calibri"/>
          <w:color w:val="1B1C1D"/>
        </w:rPr>
        <w:pPrChange w:id="9087" w:author="Rachel Shipsey" w:date="2025-06-23T15:41:00Z">
          <w:pPr>
            <w:spacing w:after="120" w:line="240" w:lineRule="auto"/>
          </w:pPr>
        </w:pPrChange>
      </w:pPr>
      <w:del w:id="9088" w:author="Rachel Shipsey" w:date="2025-06-08T12:59:00Z">
        <w:r w:rsidRPr="000605C7" w:rsidDel="00215BFC">
          <w:rPr>
            <w:rFonts w:ascii="Calibri" w:eastAsia="Times New Roman" w:hAnsi="Calibri" w:cs="Calibri"/>
            <w:color w:val="1B1C1D"/>
          </w:rPr>
          <w:delText>Digital dashboards can be used to display key data quality indicators in real-time, such as</w:delText>
        </w:r>
        <w:r w:rsidR="0056517B" w:rsidDel="00215BFC">
          <w:rPr>
            <w:rFonts w:ascii="Calibri" w:eastAsia="Times New Roman" w:hAnsi="Calibri" w:cs="Calibri"/>
            <w:color w:val="1B1C1D"/>
          </w:rPr>
          <w:delText xml:space="preserve"> e</w:delText>
        </w:r>
        <w:r w:rsidRPr="000605C7" w:rsidDel="00215BFC">
          <w:rPr>
            <w:rFonts w:ascii="Calibri" w:eastAsia="Times New Roman" w:hAnsi="Calibri" w:cs="Calibri"/>
            <w:color w:val="1B1C1D"/>
          </w:rPr>
          <w:delText>rror rates (e.g., percentage of questionnaires with inconsistencies)</w:delText>
        </w:r>
        <w:r w:rsidR="0056517B" w:rsidDel="00215BFC">
          <w:rPr>
            <w:rFonts w:ascii="Calibri" w:eastAsia="Times New Roman" w:hAnsi="Calibri" w:cs="Calibri"/>
            <w:color w:val="1B1C1D"/>
          </w:rPr>
          <w:delText>, i</w:delText>
        </w:r>
        <w:r w:rsidRPr="000605C7" w:rsidDel="00215BFC">
          <w:rPr>
            <w:rFonts w:ascii="Calibri" w:eastAsia="Times New Roman" w:hAnsi="Calibri" w:cs="Calibri"/>
            <w:color w:val="1B1C1D"/>
          </w:rPr>
          <w:delText>nconsistency rates (e.g., percentage of conflicting responses)</w:delText>
        </w:r>
        <w:r w:rsidR="0056517B" w:rsidDel="00215BFC">
          <w:rPr>
            <w:rFonts w:ascii="Calibri" w:eastAsia="Times New Roman" w:hAnsi="Calibri" w:cs="Calibri"/>
            <w:color w:val="1B1C1D"/>
          </w:rPr>
          <w:delText>; c</w:delText>
        </w:r>
        <w:r w:rsidRPr="000605C7" w:rsidDel="00215BFC">
          <w:rPr>
            <w:rFonts w:ascii="Calibri" w:eastAsia="Times New Roman" w:hAnsi="Calibri" w:cs="Calibri"/>
            <w:color w:val="1B1C1D"/>
          </w:rPr>
          <w:delText>ompletion rates (e.g., percentage of households enumerated)</w:delText>
        </w:r>
        <w:r w:rsidR="0056517B" w:rsidDel="00215BFC">
          <w:rPr>
            <w:rFonts w:ascii="Calibri" w:eastAsia="Times New Roman" w:hAnsi="Calibri" w:cs="Calibri"/>
            <w:color w:val="1B1C1D"/>
          </w:rPr>
          <w:delText xml:space="preserve"> and t</w:delText>
        </w:r>
        <w:r w:rsidRPr="000605C7" w:rsidDel="00215BFC">
          <w:rPr>
            <w:rFonts w:ascii="Calibri" w:eastAsia="Times New Roman" w:hAnsi="Calibri" w:cs="Calibri"/>
            <w:color w:val="1B1C1D"/>
          </w:rPr>
          <w:delText>ime taken per interview.</w:delText>
        </w:r>
        <w:r w:rsidR="00897144" w:rsidDel="00215BFC">
          <w:rPr>
            <w:rFonts w:ascii="Calibri" w:eastAsia="Times New Roman" w:hAnsi="Calibri" w:cs="Calibri"/>
            <w:color w:val="1B1C1D"/>
          </w:rPr>
          <w:delText xml:space="preserve"> </w:delText>
        </w:r>
        <w:r w:rsidRPr="000605C7" w:rsidDel="00215BFC">
          <w:rPr>
            <w:rFonts w:ascii="Calibri" w:eastAsia="Times New Roman" w:hAnsi="Calibri" w:cs="Calibri"/>
            <w:color w:val="1B1C1D"/>
          </w:rPr>
          <w:delText>Examples of software or technologies</w:delText>
        </w:r>
        <w:r w:rsidR="00897144" w:rsidDel="00215BFC">
          <w:rPr>
            <w:rFonts w:ascii="Calibri" w:eastAsia="Times New Roman" w:hAnsi="Calibri" w:cs="Calibri"/>
            <w:color w:val="1B1C1D"/>
          </w:rPr>
          <w:delText xml:space="preserve"> include:</w:delText>
        </w:r>
        <w:bookmarkStart w:id="9089" w:name="_Toc201238204"/>
        <w:bookmarkStart w:id="9090" w:name="_Toc201319600"/>
        <w:bookmarkEnd w:id="9089"/>
        <w:bookmarkEnd w:id="9090"/>
      </w:del>
    </w:p>
    <w:p w14:paraId="0134C192" w14:textId="77777777" w:rsidR="00EB0AC6" w:rsidRPr="000605C7" w:rsidDel="00215BFC" w:rsidRDefault="00EB0AC6">
      <w:pPr>
        <w:pStyle w:val="ListParagraph"/>
        <w:spacing w:after="0" w:line="276" w:lineRule="auto"/>
        <w:jc w:val="both"/>
        <w:rPr>
          <w:del w:id="9091" w:author="Rachel Shipsey" w:date="2025-06-08T12:59:00Z"/>
          <w:rFonts w:ascii="Calibri" w:eastAsia="Times New Roman" w:hAnsi="Calibri" w:cs="Calibri"/>
          <w:color w:val="1B1C1D"/>
        </w:rPr>
        <w:pPrChange w:id="9092" w:author="Rachel Shipsey" w:date="2025-06-23T15:41:00Z">
          <w:pPr>
            <w:numPr>
              <w:numId w:val="167"/>
            </w:numPr>
            <w:tabs>
              <w:tab w:val="num" w:pos="720"/>
            </w:tabs>
            <w:spacing w:after="120" w:line="240" w:lineRule="auto"/>
            <w:ind w:left="720" w:hanging="360"/>
          </w:pPr>
        </w:pPrChange>
      </w:pPr>
      <w:del w:id="9093" w:author="Rachel Shipsey" w:date="2025-06-08T12:59:00Z">
        <w:r w:rsidRPr="000605C7" w:rsidDel="00215BFC">
          <w:rPr>
            <w:rFonts w:ascii="Calibri" w:eastAsia="Times New Roman" w:hAnsi="Calibri" w:cs="Calibri"/>
            <w:color w:val="1B1C1D"/>
          </w:rPr>
          <w:delText>Statistical software packages (e.g., Stata, R, SPSS) for calculating and visualizing quality indicators.</w:delText>
        </w:r>
        <w:bookmarkStart w:id="9094" w:name="_Toc201238205"/>
        <w:bookmarkStart w:id="9095" w:name="_Toc201319601"/>
        <w:bookmarkEnd w:id="9094"/>
        <w:bookmarkEnd w:id="9095"/>
      </w:del>
    </w:p>
    <w:p w14:paraId="5FF2A11B" w14:textId="77777777" w:rsidR="00EB0AC6" w:rsidDel="00215BFC" w:rsidRDefault="00EB0AC6">
      <w:pPr>
        <w:pStyle w:val="ListParagraph"/>
        <w:spacing w:after="0" w:line="276" w:lineRule="auto"/>
        <w:jc w:val="both"/>
        <w:rPr>
          <w:del w:id="9096" w:author="Rachel Shipsey" w:date="2025-06-08T12:59:00Z"/>
          <w:rFonts w:ascii="Calibri" w:eastAsia="Times New Roman" w:hAnsi="Calibri" w:cs="Calibri"/>
          <w:color w:val="1B1C1D"/>
        </w:rPr>
        <w:pPrChange w:id="9097" w:author="Rachel Shipsey" w:date="2025-06-23T15:41:00Z">
          <w:pPr>
            <w:numPr>
              <w:numId w:val="167"/>
            </w:numPr>
            <w:tabs>
              <w:tab w:val="num" w:pos="720"/>
            </w:tabs>
            <w:spacing w:after="120" w:line="240" w:lineRule="auto"/>
            <w:ind w:left="720" w:hanging="360"/>
          </w:pPr>
        </w:pPrChange>
      </w:pPr>
      <w:del w:id="9098" w:author="Rachel Shipsey" w:date="2025-06-08T12:59:00Z">
        <w:r w:rsidRPr="000605C7" w:rsidDel="00215BFC">
          <w:rPr>
            <w:rFonts w:ascii="Calibri" w:eastAsia="Times New Roman" w:hAnsi="Calibri" w:cs="Calibri"/>
            <w:color w:val="1B1C1D"/>
          </w:rPr>
          <w:delText>Database management systems (e.g., PostgreSQL) for storing and querying data.</w:delText>
        </w:r>
        <w:bookmarkStart w:id="9099" w:name="_Toc201238206"/>
        <w:bookmarkStart w:id="9100" w:name="_Toc201319602"/>
        <w:bookmarkEnd w:id="9099"/>
        <w:bookmarkEnd w:id="9100"/>
      </w:del>
    </w:p>
    <w:p w14:paraId="48DB273A" w14:textId="77777777" w:rsidR="00897144" w:rsidRPr="000605C7" w:rsidDel="00215BFC" w:rsidRDefault="00897144">
      <w:pPr>
        <w:pStyle w:val="ListParagraph"/>
        <w:spacing w:after="0" w:line="276" w:lineRule="auto"/>
        <w:jc w:val="both"/>
        <w:rPr>
          <w:del w:id="9101" w:author="Rachel Shipsey" w:date="2025-06-08T12:59:00Z"/>
          <w:rFonts w:ascii="Calibri" w:eastAsia="Times New Roman" w:hAnsi="Calibri" w:cs="Calibri"/>
          <w:color w:val="1B1C1D"/>
        </w:rPr>
        <w:pPrChange w:id="9102" w:author="Rachel Shipsey" w:date="2025-06-23T15:41:00Z">
          <w:pPr>
            <w:spacing w:after="120" w:line="240" w:lineRule="auto"/>
          </w:pPr>
        </w:pPrChange>
      </w:pPr>
      <w:bookmarkStart w:id="9103" w:name="_Toc201238207"/>
      <w:bookmarkStart w:id="9104" w:name="_Toc201319603"/>
      <w:bookmarkEnd w:id="9103"/>
      <w:bookmarkEnd w:id="9104"/>
    </w:p>
    <w:p w14:paraId="6D02F02E" w14:textId="4EA4C86B" w:rsidR="00F2412F" w:rsidDel="00215BFC" w:rsidRDefault="00F2412F">
      <w:pPr>
        <w:pStyle w:val="ListParagraph"/>
        <w:spacing w:after="0" w:line="276" w:lineRule="auto"/>
        <w:jc w:val="both"/>
        <w:rPr>
          <w:del w:id="9105" w:author="Rachel Shipsey" w:date="2025-06-08T12:59:00Z"/>
        </w:rPr>
        <w:pPrChange w:id="9106" w:author="Rachel Shipsey" w:date="2025-06-23T15:41:00Z">
          <w:pPr>
            <w:pStyle w:val="Heading2"/>
            <w:numPr>
              <w:ilvl w:val="0"/>
              <w:numId w:val="158"/>
            </w:numPr>
            <w:ind w:left="1440" w:hanging="360"/>
          </w:pPr>
        </w:pPrChange>
      </w:pPr>
      <w:commentRangeStart w:id="9107"/>
      <w:commentRangeStart w:id="9108"/>
      <w:del w:id="9109" w:author="Rachel Shipsey" w:date="2025-06-08T12:59:00Z">
        <w:r w:rsidRPr="004254F0" w:rsidDel="00215BFC">
          <w:rPr>
            <w:rFonts w:eastAsiaTheme="majorEastAsia" w:cstheme="majorBidi"/>
            <w:b/>
            <w:sz w:val="28"/>
            <w:szCs w:val="26"/>
            <w:rPrChange w:id="9110" w:author="Rachel Shipsey" w:date="2025-06-03T19:26:00Z">
              <w:rPr>
                <w:rFonts w:cs="Arial"/>
                <w:b w:val="0"/>
                <w:bCs/>
                <w:sz w:val="22"/>
              </w:rPr>
            </w:rPrChange>
          </w:rPr>
          <w:delText>Selected</w:delText>
        </w:r>
        <w:r w:rsidDel="00215BFC">
          <w:delText xml:space="preserve"> Country experiences</w:delText>
        </w:r>
        <w:commentRangeEnd w:id="9107"/>
        <w:r w:rsidDel="00215BFC">
          <w:rPr>
            <w:rStyle w:val="CommentReference"/>
            <w:sz w:val="28"/>
            <w:szCs w:val="26"/>
          </w:rPr>
          <w:commentReference w:id="9107"/>
        </w:r>
        <w:commentRangeEnd w:id="9108"/>
        <w:r w:rsidR="005D3995" w:rsidDel="00215BFC">
          <w:rPr>
            <w:rStyle w:val="CommentReference"/>
            <w:sz w:val="28"/>
            <w:szCs w:val="26"/>
          </w:rPr>
          <w:commentReference w:id="9108"/>
        </w:r>
        <w:bookmarkStart w:id="9112" w:name="_Toc201238208"/>
        <w:bookmarkStart w:id="9113" w:name="_Toc201319604"/>
        <w:bookmarkEnd w:id="9112"/>
        <w:bookmarkEnd w:id="9113"/>
      </w:del>
    </w:p>
    <w:p w14:paraId="7C927132" w14:textId="77777777" w:rsidR="005726AA" w:rsidDel="00215BFC" w:rsidRDefault="005726AA">
      <w:pPr>
        <w:pStyle w:val="ListParagraph"/>
        <w:spacing w:after="0" w:line="276" w:lineRule="auto"/>
        <w:jc w:val="both"/>
        <w:rPr>
          <w:del w:id="9114" w:author="Rachel Shipsey" w:date="2025-06-08T12:59:00Z"/>
        </w:rPr>
        <w:pPrChange w:id="9115" w:author="Rachel Shipsey" w:date="2025-06-23T15:41:00Z">
          <w:pPr/>
        </w:pPrChange>
      </w:pPr>
      <w:bookmarkStart w:id="9116" w:name="_Toc201238209"/>
      <w:bookmarkStart w:id="9117" w:name="_Toc201319605"/>
      <w:bookmarkEnd w:id="9116"/>
      <w:bookmarkEnd w:id="9117"/>
    </w:p>
    <w:p w14:paraId="36ED8F61" w14:textId="4B141A65" w:rsidR="005726AA" w:rsidDel="00215BFC" w:rsidRDefault="005726AA">
      <w:pPr>
        <w:pStyle w:val="ListParagraph"/>
        <w:spacing w:after="0" w:line="276" w:lineRule="auto"/>
        <w:jc w:val="both"/>
        <w:rPr>
          <w:del w:id="9118" w:author="Rachel Shipsey" w:date="2025-06-08T12:59:00Z"/>
          <w:b/>
          <w:bCs/>
        </w:rPr>
        <w:pPrChange w:id="9119" w:author="Rachel Shipsey" w:date="2025-06-23T15:41:00Z">
          <w:pPr/>
        </w:pPrChange>
      </w:pPr>
      <w:del w:id="9120" w:author="Rachel Shipsey" w:date="2025-06-08T12:59:00Z">
        <w:r w:rsidRPr="005726AA" w:rsidDel="00215BFC">
          <w:rPr>
            <w:b/>
            <w:bCs/>
          </w:rPr>
          <w:delText>Tanzania</w:delText>
        </w:r>
        <w:r w:rsidDel="00215BFC">
          <w:rPr>
            <w:b/>
            <w:bCs/>
          </w:rPr>
          <w:delText xml:space="preserve"> – provisioning of tablets (this is </w:delText>
        </w:r>
        <w:r w:rsidR="00B24DA4" w:rsidDel="00215BFC">
          <w:rPr>
            <w:b/>
            <w:bCs/>
          </w:rPr>
          <w:delText>not mentioned at all in the chapter). Should this case study be included in chapter 7 instead?</w:delText>
        </w:r>
        <w:bookmarkStart w:id="9121" w:name="_Toc201238210"/>
        <w:bookmarkStart w:id="9122" w:name="_Toc201319606"/>
        <w:bookmarkEnd w:id="9121"/>
        <w:bookmarkEnd w:id="9122"/>
      </w:del>
    </w:p>
    <w:p w14:paraId="5C92DE7A" w14:textId="35E9F0D9" w:rsidR="005726AA" w:rsidDel="00215BFC" w:rsidRDefault="00D34137">
      <w:pPr>
        <w:pStyle w:val="ListParagraph"/>
        <w:spacing w:after="0" w:line="276" w:lineRule="auto"/>
        <w:jc w:val="both"/>
        <w:rPr>
          <w:del w:id="9123" w:author="Rachel Shipsey" w:date="2025-06-08T12:59:00Z"/>
          <w:b/>
          <w:bCs/>
        </w:rPr>
        <w:pPrChange w:id="9124" w:author="Rachel Shipsey" w:date="2025-06-23T15:41:00Z">
          <w:pPr/>
        </w:pPrChange>
      </w:pPr>
      <w:del w:id="9125" w:author="Rachel Shipsey" w:date="2025-06-08T12:59:00Z">
        <w:r w:rsidDel="00215BFC">
          <w:rPr>
            <w:b/>
            <w:bCs/>
          </w:rPr>
          <w:delText xml:space="preserve">Tanzania – alternative means for data collection </w:delText>
        </w:r>
        <w:r w:rsidR="0082707A" w:rsidDel="00215BFC">
          <w:rPr>
            <w:b/>
            <w:bCs/>
          </w:rPr>
          <w:delText>–</w:delText>
        </w:r>
        <w:r w:rsidDel="00215BFC">
          <w:rPr>
            <w:b/>
            <w:bCs/>
          </w:rPr>
          <w:delText xml:space="preserve"> likewise</w:delText>
        </w:r>
        <w:r w:rsidR="0082707A" w:rsidDel="00215BFC">
          <w:rPr>
            <w:b/>
            <w:bCs/>
          </w:rPr>
          <w:delText xml:space="preserve"> this feels more like chapter 7.</w:delText>
        </w:r>
        <w:bookmarkStart w:id="9126" w:name="_Toc201238211"/>
        <w:bookmarkStart w:id="9127" w:name="_Toc201319607"/>
        <w:bookmarkEnd w:id="9126"/>
        <w:bookmarkEnd w:id="9127"/>
      </w:del>
    </w:p>
    <w:p w14:paraId="69BFCFEB" w14:textId="5209EF12" w:rsidR="00DA6FB9" w:rsidRPr="005726AA" w:rsidDel="00215BFC" w:rsidRDefault="00DA6FB9">
      <w:pPr>
        <w:pStyle w:val="ListParagraph"/>
        <w:spacing w:after="0" w:line="276" w:lineRule="auto"/>
        <w:jc w:val="both"/>
        <w:rPr>
          <w:del w:id="9128" w:author="Rachel Shipsey" w:date="2025-06-08T12:59:00Z"/>
          <w:b/>
          <w:bCs/>
        </w:rPr>
        <w:pPrChange w:id="9129" w:author="Rachel Shipsey" w:date="2025-06-23T15:41:00Z">
          <w:pPr/>
        </w:pPrChange>
      </w:pPr>
      <w:del w:id="9130" w:author="Rachel Shipsey" w:date="2025-06-08T12:59:00Z">
        <w:r w:rsidDel="00215BFC">
          <w:rPr>
            <w:b/>
            <w:bCs/>
          </w:rPr>
          <w:delText>So we don’t really have a case study for this chapter.</w:delText>
        </w:r>
        <w:bookmarkStart w:id="9131" w:name="_Toc201238212"/>
        <w:bookmarkStart w:id="9132" w:name="_Toc201319608"/>
        <w:bookmarkEnd w:id="9131"/>
        <w:bookmarkEnd w:id="9132"/>
      </w:del>
    </w:p>
    <w:tbl>
      <w:tblPr>
        <w:tblW w:w="15300" w:type="dxa"/>
        <w:tblInd w:w="-11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00"/>
        <w:gridCol w:w="1700"/>
        <w:gridCol w:w="1700"/>
        <w:gridCol w:w="1700"/>
        <w:gridCol w:w="1700"/>
        <w:gridCol w:w="1700"/>
        <w:gridCol w:w="1700"/>
        <w:gridCol w:w="1700"/>
        <w:gridCol w:w="1700"/>
      </w:tblGrid>
      <w:tr w:rsidR="00F2412F" w:rsidRPr="00181788" w:rsidDel="00215BFC" w14:paraId="4CEACF6C" w14:textId="325DCB08">
        <w:trPr>
          <w:trHeight w:val="972"/>
          <w:del w:id="9133" w:author="Rachel Shipsey" w:date="2025-06-08T12:59:00Z"/>
        </w:trPr>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4C4F3F2" w14:textId="77777777" w:rsidR="00F2412F" w:rsidRPr="00181788" w:rsidDel="00215BFC" w:rsidRDefault="00F2412F">
            <w:pPr>
              <w:pStyle w:val="ListParagraph"/>
              <w:spacing w:after="0" w:line="276" w:lineRule="auto"/>
              <w:jc w:val="both"/>
              <w:rPr>
                <w:del w:id="9134" w:author="Rachel Shipsey" w:date="2025-06-08T12:59:00Z"/>
                <w:rFonts w:ascii="Google Sans Text" w:eastAsia="Google Sans Text" w:hAnsi="Google Sans Text" w:cs="Google Sans Text"/>
                <w:b/>
                <w:color w:val="1B1C1D"/>
                <w:sz w:val="16"/>
                <w:szCs w:val="16"/>
              </w:rPr>
              <w:pPrChange w:id="9135" w:author="Rachel Shipsey" w:date="2025-06-23T15:41:00Z">
                <w:pPr>
                  <w:pBdr>
                    <w:top w:val="nil"/>
                    <w:left w:val="nil"/>
                    <w:bottom w:val="nil"/>
                    <w:right w:val="nil"/>
                    <w:between w:val="nil"/>
                  </w:pBdr>
                  <w:spacing w:after="0" w:line="240" w:lineRule="auto"/>
                </w:pPr>
              </w:pPrChange>
            </w:pPr>
            <w:del w:id="9136" w:author="Rachel Shipsey" w:date="2025-06-08T12:59:00Z">
              <w:r w:rsidRPr="00181788" w:rsidDel="00215BFC">
                <w:rPr>
                  <w:rFonts w:ascii="Google Sans Text" w:eastAsia="Google Sans Text" w:hAnsi="Google Sans Text" w:cs="Google Sans Text"/>
                  <w:b/>
                  <w:color w:val="1B1C1D"/>
                  <w:sz w:val="16"/>
                  <w:szCs w:val="16"/>
                </w:rPr>
                <w:delText>What was the activity/task?</w:delText>
              </w:r>
              <w:bookmarkStart w:id="9137" w:name="_Toc201238213"/>
              <w:bookmarkStart w:id="9138" w:name="_Toc201319609"/>
              <w:bookmarkEnd w:id="9137"/>
              <w:bookmarkEnd w:id="9138"/>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2CF5FA9" w14:textId="77777777" w:rsidR="00F2412F" w:rsidRPr="00181788" w:rsidDel="00215BFC" w:rsidRDefault="00F2412F">
            <w:pPr>
              <w:pStyle w:val="ListParagraph"/>
              <w:spacing w:after="0" w:line="276" w:lineRule="auto"/>
              <w:jc w:val="both"/>
              <w:rPr>
                <w:del w:id="9139" w:author="Rachel Shipsey" w:date="2025-06-08T12:59:00Z"/>
                <w:rFonts w:ascii="Google Sans Text" w:eastAsia="Google Sans Text" w:hAnsi="Google Sans Text" w:cs="Google Sans Text"/>
                <w:b/>
                <w:color w:val="1B1C1D"/>
                <w:sz w:val="16"/>
                <w:szCs w:val="16"/>
              </w:rPr>
              <w:pPrChange w:id="9140" w:author="Rachel Shipsey" w:date="2025-06-23T15:41:00Z">
                <w:pPr>
                  <w:pBdr>
                    <w:top w:val="nil"/>
                    <w:left w:val="nil"/>
                    <w:bottom w:val="nil"/>
                    <w:right w:val="nil"/>
                    <w:between w:val="nil"/>
                  </w:pBdr>
                  <w:spacing w:after="0" w:line="240" w:lineRule="auto"/>
                </w:pPr>
              </w:pPrChange>
            </w:pPr>
            <w:del w:id="9141" w:author="Rachel Shipsey" w:date="2025-06-08T12:59:00Z">
              <w:r w:rsidRPr="00181788" w:rsidDel="00215BFC">
                <w:rPr>
                  <w:rFonts w:ascii="Google Sans Text" w:eastAsia="Google Sans Text" w:hAnsi="Google Sans Text" w:cs="Google Sans Text"/>
                  <w:b/>
                  <w:color w:val="1B1C1D"/>
                  <w:sz w:val="16"/>
                  <w:szCs w:val="16"/>
                </w:rPr>
                <w:delText>How was it executed? (Digitalization and Innovation)</w:delText>
              </w:r>
              <w:bookmarkStart w:id="9142" w:name="_Toc201238214"/>
              <w:bookmarkStart w:id="9143" w:name="_Toc201319610"/>
              <w:bookmarkEnd w:id="9142"/>
              <w:bookmarkEnd w:id="9143"/>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8959A94" w14:textId="77777777" w:rsidR="00F2412F" w:rsidRPr="00181788" w:rsidDel="00215BFC" w:rsidRDefault="00F2412F">
            <w:pPr>
              <w:pStyle w:val="ListParagraph"/>
              <w:spacing w:after="0" w:line="276" w:lineRule="auto"/>
              <w:jc w:val="both"/>
              <w:rPr>
                <w:del w:id="9144" w:author="Rachel Shipsey" w:date="2025-06-08T12:59:00Z"/>
                <w:rFonts w:ascii="Google Sans Text" w:eastAsia="Google Sans Text" w:hAnsi="Google Sans Text" w:cs="Google Sans Text"/>
                <w:b/>
                <w:color w:val="1B1C1D"/>
                <w:sz w:val="16"/>
                <w:szCs w:val="16"/>
              </w:rPr>
              <w:pPrChange w:id="9145" w:author="Rachel Shipsey" w:date="2025-06-23T15:41:00Z">
                <w:pPr>
                  <w:pBdr>
                    <w:top w:val="nil"/>
                    <w:left w:val="nil"/>
                    <w:bottom w:val="nil"/>
                    <w:right w:val="nil"/>
                    <w:between w:val="nil"/>
                  </w:pBdr>
                  <w:spacing w:after="0" w:line="240" w:lineRule="auto"/>
                </w:pPr>
              </w:pPrChange>
            </w:pPr>
            <w:del w:id="9146" w:author="Rachel Shipsey" w:date="2025-06-08T12:59:00Z">
              <w:r w:rsidRPr="00181788" w:rsidDel="00215BFC">
                <w:rPr>
                  <w:rFonts w:ascii="Google Sans Text" w:eastAsia="Google Sans Text" w:hAnsi="Google Sans Text" w:cs="Google Sans Text"/>
                  <w:b/>
                  <w:color w:val="1B1C1D"/>
                  <w:sz w:val="16"/>
                  <w:szCs w:val="16"/>
                </w:rPr>
                <w:delText>Impact of Approach</w:delText>
              </w:r>
              <w:bookmarkStart w:id="9147" w:name="_Toc201238215"/>
              <w:bookmarkStart w:id="9148" w:name="_Toc201319611"/>
              <w:bookmarkEnd w:id="9147"/>
              <w:bookmarkEnd w:id="9148"/>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E5804D7" w14:textId="77777777" w:rsidR="00F2412F" w:rsidRPr="00181788" w:rsidDel="00215BFC" w:rsidRDefault="00F2412F">
            <w:pPr>
              <w:pStyle w:val="ListParagraph"/>
              <w:spacing w:after="0" w:line="276" w:lineRule="auto"/>
              <w:jc w:val="both"/>
              <w:rPr>
                <w:del w:id="9149" w:author="Rachel Shipsey" w:date="2025-06-08T12:59:00Z"/>
                <w:rFonts w:ascii="Google Sans Text" w:eastAsia="Google Sans Text" w:hAnsi="Google Sans Text" w:cs="Google Sans Text"/>
                <w:b/>
                <w:color w:val="1B1C1D"/>
                <w:sz w:val="16"/>
                <w:szCs w:val="16"/>
              </w:rPr>
              <w:pPrChange w:id="9150" w:author="Rachel Shipsey" w:date="2025-06-23T15:41:00Z">
                <w:pPr>
                  <w:pBdr>
                    <w:top w:val="nil"/>
                    <w:left w:val="nil"/>
                    <w:bottom w:val="nil"/>
                    <w:right w:val="nil"/>
                    <w:between w:val="nil"/>
                  </w:pBdr>
                  <w:spacing w:after="0" w:line="240" w:lineRule="auto"/>
                </w:pPr>
              </w:pPrChange>
            </w:pPr>
            <w:del w:id="9151" w:author="Rachel Shipsey" w:date="2025-06-08T12:59:00Z">
              <w:r w:rsidRPr="00181788" w:rsidDel="00215BFC">
                <w:rPr>
                  <w:rFonts w:ascii="Google Sans Text" w:eastAsia="Google Sans Text" w:hAnsi="Google Sans Text" w:cs="Google Sans Text"/>
                  <w:b/>
                  <w:color w:val="1B1C1D"/>
                  <w:sz w:val="16"/>
                  <w:szCs w:val="16"/>
                </w:rPr>
                <w:delText>Quality and Security</w:delText>
              </w:r>
              <w:bookmarkStart w:id="9152" w:name="_Toc201238216"/>
              <w:bookmarkStart w:id="9153" w:name="_Toc201319612"/>
              <w:bookmarkEnd w:id="9152"/>
              <w:bookmarkEnd w:id="9153"/>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1BEAD96" w14:textId="77777777" w:rsidR="00F2412F" w:rsidRPr="00181788" w:rsidDel="00215BFC" w:rsidRDefault="00F2412F">
            <w:pPr>
              <w:pStyle w:val="ListParagraph"/>
              <w:spacing w:after="0" w:line="276" w:lineRule="auto"/>
              <w:jc w:val="both"/>
              <w:rPr>
                <w:del w:id="9154" w:author="Rachel Shipsey" w:date="2025-06-08T12:59:00Z"/>
                <w:rFonts w:ascii="Google Sans Text" w:eastAsia="Google Sans Text" w:hAnsi="Google Sans Text" w:cs="Google Sans Text"/>
                <w:b/>
                <w:color w:val="1B1C1D"/>
                <w:sz w:val="16"/>
                <w:szCs w:val="16"/>
              </w:rPr>
              <w:pPrChange w:id="9155" w:author="Rachel Shipsey" w:date="2025-06-23T15:41:00Z">
                <w:pPr>
                  <w:pBdr>
                    <w:top w:val="nil"/>
                    <w:left w:val="nil"/>
                    <w:bottom w:val="nil"/>
                    <w:right w:val="nil"/>
                    <w:between w:val="nil"/>
                  </w:pBdr>
                  <w:spacing w:after="0" w:line="240" w:lineRule="auto"/>
                </w:pPr>
              </w:pPrChange>
            </w:pPr>
            <w:del w:id="9156" w:author="Rachel Shipsey" w:date="2025-06-08T12:59:00Z">
              <w:r w:rsidRPr="00181788" w:rsidDel="00215BFC">
                <w:rPr>
                  <w:rFonts w:ascii="Google Sans Text" w:eastAsia="Google Sans Text" w:hAnsi="Google Sans Text" w:cs="Google Sans Text"/>
                  <w:b/>
                  <w:color w:val="1B1C1D"/>
                  <w:sz w:val="16"/>
                  <w:szCs w:val="16"/>
                </w:rPr>
                <w:delText>Downsides and Challenges</w:delText>
              </w:r>
              <w:bookmarkStart w:id="9157" w:name="_Toc201238217"/>
              <w:bookmarkStart w:id="9158" w:name="_Toc201319613"/>
              <w:bookmarkEnd w:id="9157"/>
              <w:bookmarkEnd w:id="9158"/>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B16022C" w14:textId="77777777" w:rsidR="00F2412F" w:rsidRPr="00181788" w:rsidDel="00215BFC" w:rsidRDefault="00F2412F">
            <w:pPr>
              <w:pStyle w:val="ListParagraph"/>
              <w:spacing w:after="0" w:line="276" w:lineRule="auto"/>
              <w:jc w:val="both"/>
              <w:rPr>
                <w:del w:id="9159" w:author="Rachel Shipsey" w:date="2025-06-08T12:59:00Z"/>
                <w:rFonts w:ascii="Google Sans Text" w:eastAsia="Google Sans Text" w:hAnsi="Google Sans Text" w:cs="Google Sans Text"/>
                <w:b/>
                <w:color w:val="1B1C1D"/>
                <w:sz w:val="16"/>
                <w:szCs w:val="16"/>
              </w:rPr>
              <w:pPrChange w:id="9160" w:author="Rachel Shipsey" w:date="2025-06-23T15:41:00Z">
                <w:pPr>
                  <w:pBdr>
                    <w:top w:val="nil"/>
                    <w:left w:val="nil"/>
                    <w:bottom w:val="nil"/>
                    <w:right w:val="nil"/>
                    <w:between w:val="nil"/>
                  </w:pBdr>
                  <w:spacing w:after="0" w:line="240" w:lineRule="auto"/>
                </w:pPr>
              </w:pPrChange>
            </w:pPr>
            <w:del w:id="9161" w:author="Rachel Shipsey" w:date="2025-06-08T12:59:00Z">
              <w:r w:rsidRPr="00181788" w:rsidDel="00215BFC">
                <w:rPr>
                  <w:rFonts w:ascii="Google Sans Text" w:eastAsia="Google Sans Text" w:hAnsi="Google Sans Text" w:cs="Google Sans Text"/>
                  <w:b/>
                  <w:color w:val="1B1C1D"/>
                  <w:sz w:val="16"/>
                  <w:szCs w:val="16"/>
                </w:rPr>
                <w:delText>How Challenges Were Overcome</w:delText>
              </w:r>
              <w:bookmarkStart w:id="9162" w:name="_Toc201238218"/>
              <w:bookmarkStart w:id="9163" w:name="_Toc201319614"/>
              <w:bookmarkEnd w:id="9162"/>
              <w:bookmarkEnd w:id="9163"/>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65E320A" w14:textId="77777777" w:rsidR="00F2412F" w:rsidRPr="00181788" w:rsidDel="00215BFC" w:rsidRDefault="00F2412F">
            <w:pPr>
              <w:pStyle w:val="ListParagraph"/>
              <w:spacing w:after="0" w:line="276" w:lineRule="auto"/>
              <w:jc w:val="both"/>
              <w:rPr>
                <w:del w:id="9164" w:author="Rachel Shipsey" w:date="2025-06-08T12:59:00Z"/>
                <w:rFonts w:ascii="Google Sans Text" w:eastAsia="Google Sans Text" w:hAnsi="Google Sans Text" w:cs="Google Sans Text"/>
                <w:b/>
                <w:color w:val="1B1C1D"/>
                <w:sz w:val="16"/>
                <w:szCs w:val="16"/>
              </w:rPr>
              <w:pPrChange w:id="9165" w:author="Rachel Shipsey" w:date="2025-06-23T15:41:00Z">
                <w:pPr>
                  <w:pBdr>
                    <w:top w:val="nil"/>
                    <w:left w:val="nil"/>
                    <w:bottom w:val="nil"/>
                    <w:right w:val="nil"/>
                    <w:between w:val="nil"/>
                  </w:pBdr>
                  <w:spacing w:after="0" w:line="240" w:lineRule="auto"/>
                </w:pPr>
              </w:pPrChange>
            </w:pPr>
            <w:del w:id="9166" w:author="Rachel Shipsey" w:date="2025-06-08T12:59:00Z">
              <w:r w:rsidRPr="00181788" w:rsidDel="00215BFC">
                <w:rPr>
                  <w:rFonts w:ascii="Google Sans Text" w:eastAsia="Google Sans Text" w:hAnsi="Google Sans Text" w:cs="Google Sans Text"/>
                  <w:b/>
                  <w:color w:val="1B1C1D"/>
                  <w:sz w:val="16"/>
                  <w:szCs w:val="16"/>
                </w:rPr>
                <w:delText>Would You Use Again?</w:delText>
              </w:r>
              <w:bookmarkStart w:id="9167" w:name="_Toc201238219"/>
              <w:bookmarkStart w:id="9168" w:name="_Toc201319615"/>
              <w:bookmarkEnd w:id="9167"/>
              <w:bookmarkEnd w:id="9168"/>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B2A498" w14:textId="77777777" w:rsidR="00F2412F" w:rsidRPr="00181788" w:rsidDel="00215BFC" w:rsidRDefault="00F2412F">
            <w:pPr>
              <w:pStyle w:val="ListParagraph"/>
              <w:spacing w:after="0" w:line="276" w:lineRule="auto"/>
              <w:jc w:val="both"/>
              <w:rPr>
                <w:del w:id="9169" w:author="Rachel Shipsey" w:date="2025-06-08T12:59:00Z"/>
                <w:rFonts w:ascii="Google Sans Text" w:eastAsia="Google Sans Text" w:hAnsi="Google Sans Text" w:cs="Google Sans Text"/>
                <w:b/>
                <w:color w:val="1B1C1D"/>
                <w:sz w:val="16"/>
                <w:szCs w:val="16"/>
              </w:rPr>
              <w:pPrChange w:id="9170" w:author="Rachel Shipsey" w:date="2025-06-23T15:41:00Z">
                <w:pPr>
                  <w:pBdr>
                    <w:top w:val="nil"/>
                    <w:left w:val="nil"/>
                    <w:bottom w:val="nil"/>
                    <w:right w:val="nil"/>
                    <w:between w:val="nil"/>
                  </w:pBdr>
                  <w:spacing w:after="0" w:line="240" w:lineRule="auto"/>
                </w:pPr>
              </w:pPrChange>
            </w:pPr>
            <w:del w:id="9171" w:author="Rachel Shipsey" w:date="2025-06-08T12:59:00Z">
              <w:r w:rsidRPr="00181788" w:rsidDel="00215BFC">
                <w:rPr>
                  <w:rFonts w:ascii="Google Sans Text" w:eastAsia="Google Sans Text" w:hAnsi="Google Sans Text" w:cs="Google Sans Text"/>
                  <w:b/>
                  <w:color w:val="1B1C1D"/>
                  <w:sz w:val="16"/>
                  <w:szCs w:val="16"/>
                </w:rPr>
                <w:delText>Anything Differently?</w:delText>
              </w:r>
              <w:bookmarkStart w:id="9172" w:name="_Toc201238220"/>
              <w:bookmarkStart w:id="9173" w:name="_Toc201319616"/>
              <w:bookmarkEnd w:id="9172"/>
              <w:bookmarkEnd w:id="9173"/>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E61118A" w14:textId="77777777" w:rsidR="00F2412F" w:rsidRPr="00181788" w:rsidDel="00215BFC" w:rsidRDefault="00F2412F">
            <w:pPr>
              <w:pStyle w:val="ListParagraph"/>
              <w:spacing w:after="0" w:line="276" w:lineRule="auto"/>
              <w:jc w:val="both"/>
              <w:rPr>
                <w:del w:id="9174" w:author="Rachel Shipsey" w:date="2025-06-08T12:59:00Z"/>
                <w:rFonts w:ascii="Google Sans Text" w:eastAsia="Google Sans Text" w:hAnsi="Google Sans Text" w:cs="Google Sans Text"/>
                <w:b/>
                <w:color w:val="1B1C1D"/>
                <w:sz w:val="16"/>
                <w:szCs w:val="16"/>
              </w:rPr>
              <w:pPrChange w:id="9175" w:author="Rachel Shipsey" w:date="2025-06-23T15:41:00Z">
                <w:pPr>
                  <w:pBdr>
                    <w:top w:val="nil"/>
                    <w:left w:val="nil"/>
                    <w:bottom w:val="nil"/>
                    <w:right w:val="nil"/>
                    <w:between w:val="nil"/>
                  </w:pBdr>
                  <w:spacing w:after="0" w:line="240" w:lineRule="auto"/>
                </w:pPr>
              </w:pPrChange>
            </w:pPr>
            <w:del w:id="9176" w:author="Rachel Shipsey" w:date="2025-06-08T12:59:00Z">
              <w:r w:rsidRPr="00181788" w:rsidDel="00215BFC">
                <w:rPr>
                  <w:rFonts w:ascii="Google Sans Text" w:eastAsia="Google Sans Text" w:hAnsi="Google Sans Text" w:cs="Google Sans Text"/>
                  <w:b/>
                  <w:color w:val="1B1C1D"/>
                  <w:sz w:val="16"/>
                  <w:szCs w:val="16"/>
                </w:rPr>
                <w:delText>Recommend to Other Countries?</w:delText>
              </w:r>
              <w:bookmarkStart w:id="9177" w:name="_Toc201238221"/>
              <w:bookmarkStart w:id="9178" w:name="_Toc201319617"/>
              <w:bookmarkEnd w:id="9177"/>
              <w:bookmarkEnd w:id="9178"/>
            </w:del>
          </w:p>
        </w:tc>
        <w:bookmarkStart w:id="9179" w:name="_Toc201238222"/>
        <w:bookmarkStart w:id="9180" w:name="_Toc201319618"/>
        <w:bookmarkEnd w:id="9179"/>
        <w:bookmarkEnd w:id="9180"/>
      </w:tr>
      <w:tr w:rsidR="00F2412F" w:rsidRPr="00181788" w:rsidDel="00215BFC" w14:paraId="73977CC7" w14:textId="515F4F87">
        <w:trPr>
          <w:trHeight w:val="27"/>
          <w:del w:id="9181" w:author="Rachel Shipsey" w:date="2025-06-08T12:59:00Z"/>
        </w:trPr>
        <w:tc>
          <w:tcPr>
            <w:tcW w:w="15300" w:type="dxa"/>
            <w:gridSpan w:val="9"/>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724387A" w14:textId="77777777" w:rsidR="00F2412F" w:rsidRPr="004F09E9" w:rsidDel="00215BFC" w:rsidRDefault="00F2412F">
            <w:pPr>
              <w:pStyle w:val="ListParagraph"/>
              <w:spacing w:after="0" w:line="276" w:lineRule="auto"/>
              <w:jc w:val="both"/>
              <w:rPr>
                <w:del w:id="9182" w:author="Rachel Shipsey" w:date="2025-06-08T12:59:00Z"/>
                <w:rFonts w:ascii="Calibri" w:eastAsia="Times New Roman" w:hAnsi="Calibri" w:cs="Calibri"/>
                <w:color w:val="1B1C1D"/>
                <w:sz w:val="16"/>
                <w:szCs w:val="16"/>
              </w:rPr>
              <w:pPrChange w:id="9183" w:author="Rachel Shipsey" w:date="2025-06-23T15:41:00Z">
                <w:pPr>
                  <w:pStyle w:val="ListParagraph"/>
                  <w:numPr>
                    <w:ilvl w:val="2"/>
                    <w:numId w:val="165"/>
                  </w:numPr>
                  <w:spacing w:after="0" w:line="240" w:lineRule="auto"/>
                  <w:ind w:hanging="720"/>
                </w:pPr>
              </w:pPrChange>
            </w:pPr>
            <w:del w:id="9184" w:author="Rachel Shipsey" w:date="2025-06-08T12:59:00Z">
              <w:r w:rsidRPr="00181788" w:rsidDel="00215BFC">
                <w:rPr>
                  <w:rFonts w:ascii="Calibri" w:eastAsia="Times New Roman" w:hAnsi="Calibri" w:cs="Calibri"/>
                  <w:color w:val="1B1C1D"/>
                  <w:sz w:val="16"/>
                  <w:szCs w:val="16"/>
                  <w:bdr w:val="none" w:sz="0" w:space="0" w:color="auto" w:frame="1"/>
                </w:rPr>
                <w:delText>Provisioning of Tablets</w:delText>
              </w:r>
              <w:r w:rsidDel="00215BFC">
                <w:rPr>
                  <w:rFonts w:ascii="Calibri" w:eastAsia="Times New Roman" w:hAnsi="Calibri" w:cs="Calibri"/>
                  <w:color w:val="1B1C1D"/>
                  <w:sz w:val="16"/>
                  <w:szCs w:val="16"/>
                  <w:bdr w:val="none" w:sz="0" w:space="0" w:color="auto" w:frame="1"/>
                </w:rPr>
                <w:delText xml:space="preserve"> (Topic: </w:delText>
              </w:r>
              <w:r w:rsidRPr="004F09E9" w:rsidDel="00215BFC">
                <w:rPr>
                  <w:rFonts w:ascii="Calibri" w:eastAsia="Times New Roman" w:hAnsi="Calibri" w:cs="Calibri"/>
                  <w:color w:val="1B1C1D"/>
                  <w:sz w:val="16"/>
                  <w:szCs w:val="16"/>
                </w:rPr>
                <w:delText xml:space="preserve">Efficient and rapid provisioning of many tablets. Useful resources: Tanzania National Bureau of Statistics website: </w:delText>
              </w:r>
              <w:r w:rsidDel="00215BFC">
                <w:fldChar w:fldCharType="begin"/>
              </w:r>
              <w:r w:rsidDel="00215BFC">
                <w:delInstrText>HYPERLINK "http://www.nbs.go.tz"</w:delInstrText>
              </w:r>
              <w:r w:rsidDel="00215BFC">
                <w:fldChar w:fldCharType="separate"/>
              </w:r>
              <w:r w:rsidRPr="004F09E9" w:rsidDel="00215BFC">
                <w:rPr>
                  <w:rStyle w:val="Hyperlink"/>
                  <w:rFonts w:eastAsia="Times New Roman"/>
                  <w:sz w:val="16"/>
                  <w:szCs w:val="16"/>
                </w:rPr>
                <w:delText>www.nbs.go.tz</w:delText>
              </w:r>
              <w:r w:rsidDel="00215BFC">
                <w:fldChar w:fldCharType="end"/>
              </w:r>
              <w:r w:rsidRPr="004F09E9" w:rsidDel="00215BFC">
                <w:rPr>
                  <w:rFonts w:ascii="Calibri" w:eastAsia="Times New Roman" w:hAnsi="Calibri" w:cs="Calibri"/>
                  <w:color w:val="1B1C1D"/>
                  <w:sz w:val="16"/>
                  <w:szCs w:val="16"/>
                </w:rPr>
                <w:delText>)</w:delText>
              </w:r>
              <w:bookmarkStart w:id="9185" w:name="_Toc201238223"/>
              <w:bookmarkStart w:id="9186" w:name="_Toc201319619"/>
              <w:bookmarkEnd w:id="9185"/>
              <w:bookmarkEnd w:id="9186"/>
            </w:del>
          </w:p>
        </w:tc>
        <w:bookmarkStart w:id="9187" w:name="_Toc201238224"/>
        <w:bookmarkStart w:id="9188" w:name="_Toc201319620"/>
        <w:bookmarkEnd w:id="9187"/>
        <w:bookmarkEnd w:id="9188"/>
      </w:tr>
      <w:tr w:rsidR="00F2412F" w:rsidRPr="00181788" w:rsidDel="00215BFC" w14:paraId="2CC6CC25" w14:textId="1392F536">
        <w:trPr>
          <w:del w:id="9189" w:author="Rachel Shipsey" w:date="2025-06-08T12:59:00Z"/>
        </w:trPr>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59AE40B" w14:textId="77777777" w:rsidR="00F2412F" w:rsidRPr="00181788" w:rsidDel="00215BFC" w:rsidRDefault="00F2412F">
            <w:pPr>
              <w:pStyle w:val="ListParagraph"/>
              <w:spacing w:after="0" w:line="276" w:lineRule="auto"/>
              <w:jc w:val="both"/>
              <w:rPr>
                <w:del w:id="9190" w:author="Rachel Shipsey" w:date="2025-06-08T12:59:00Z"/>
                <w:rFonts w:ascii="Google Sans Text" w:eastAsia="Google Sans Text" w:hAnsi="Google Sans Text" w:cs="Google Sans Text"/>
                <w:color w:val="1B1C1D"/>
                <w:sz w:val="16"/>
                <w:szCs w:val="16"/>
              </w:rPr>
              <w:pPrChange w:id="9191" w:author="Rachel Shipsey" w:date="2025-06-23T15:41:00Z">
                <w:pPr>
                  <w:pBdr>
                    <w:top w:val="nil"/>
                    <w:left w:val="nil"/>
                    <w:bottom w:val="nil"/>
                    <w:right w:val="nil"/>
                    <w:between w:val="nil"/>
                  </w:pBdr>
                  <w:spacing w:after="0" w:line="240" w:lineRule="auto"/>
                </w:pPr>
              </w:pPrChange>
            </w:pPr>
            <w:del w:id="9192" w:author="Rachel Shipsey" w:date="2025-06-08T12:59:00Z">
              <w:r w:rsidRPr="00181788" w:rsidDel="00215BFC">
                <w:rPr>
                  <w:rFonts w:ascii="Google Sans Text" w:eastAsia="Google Sans Text" w:hAnsi="Google Sans Text" w:cs="Google Sans Text"/>
                  <w:color w:val="1B1C1D"/>
                  <w:sz w:val="16"/>
                  <w:szCs w:val="16"/>
                </w:rPr>
                <w:delText>Tanzania’s 2022 census required the provisioning of 205,000 tablets for enumerators, IT supervisors, and content supervisors. The task involved preparing the tablets with the necessary software (CAPI application), data files (questionnaires, maps), and security settings before deployment to the field.</w:delText>
              </w:r>
              <w:bookmarkStart w:id="9193" w:name="_Toc201238225"/>
              <w:bookmarkStart w:id="9194" w:name="_Toc201319621"/>
              <w:bookmarkEnd w:id="9193"/>
              <w:bookmarkEnd w:id="9194"/>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22B3650" w14:textId="77777777" w:rsidR="00F2412F" w:rsidRPr="00181788" w:rsidDel="00215BFC" w:rsidRDefault="00F2412F">
            <w:pPr>
              <w:pStyle w:val="ListParagraph"/>
              <w:spacing w:after="0" w:line="276" w:lineRule="auto"/>
              <w:jc w:val="both"/>
              <w:rPr>
                <w:del w:id="9195" w:author="Rachel Shipsey" w:date="2025-06-08T12:59:00Z"/>
                <w:rFonts w:ascii="Google Sans Text" w:eastAsia="Google Sans Text" w:hAnsi="Google Sans Text" w:cs="Google Sans Text"/>
                <w:color w:val="1B1C1D"/>
                <w:sz w:val="16"/>
                <w:szCs w:val="16"/>
              </w:rPr>
              <w:pPrChange w:id="9196" w:author="Rachel Shipsey" w:date="2025-06-23T15:41:00Z">
                <w:pPr>
                  <w:pBdr>
                    <w:top w:val="nil"/>
                    <w:left w:val="nil"/>
                    <w:bottom w:val="nil"/>
                    <w:right w:val="nil"/>
                    <w:between w:val="nil"/>
                  </w:pBdr>
                  <w:spacing w:after="0" w:line="240" w:lineRule="auto"/>
                </w:pPr>
              </w:pPrChange>
            </w:pPr>
            <w:del w:id="9197" w:author="Rachel Shipsey" w:date="2025-06-08T12:59:00Z">
              <w:r w:rsidRPr="00181788" w:rsidDel="00215BFC">
                <w:rPr>
                  <w:rFonts w:ascii="Google Sans Text" w:eastAsia="Google Sans Text" w:hAnsi="Google Sans Text" w:cs="Google Sans Text"/>
                  <w:color w:val="1B1C1D"/>
                  <w:sz w:val="16"/>
                  <w:szCs w:val="16"/>
                </w:rPr>
                <w:delText>Tanzania developed a custom provisioning tool, leveraging open-source technology. The system comprised 25-30 workstations, each with a computer connected to multiple tablets via USB hubs. The custom tool automated the installation of applications, files, security protocols, and collection of tablet information.</w:delText>
              </w:r>
              <w:bookmarkStart w:id="9198" w:name="_Toc201238226"/>
              <w:bookmarkStart w:id="9199" w:name="_Toc201319622"/>
              <w:bookmarkEnd w:id="9198"/>
              <w:bookmarkEnd w:id="9199"/>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ECF7D5D" w14:textId="77777777" w:rsidR="00F2412F" w:rsidRPr="00181788" w:rsidDel="00215BFC" w:rsidRDefault="00F2412F">
            <w:pPr>
              <w:pStyle w:val="ListParagraph"/>
              <w:spacing w:after="0" w:line="276" w:lineRule="auto"/>
              <w:jc w:val="both"/>
              <w:rPr>
                <w:del w:id="9200" w:author="Rachel Shipsey" w:date="2025-06-08T12:59:00Z"/>
                <w:rFonts w:ascii="Google Sans Text" w:eastAsia="Google Sans Text" w:hAnsi="Google Sans Text" w:cs="Google Sans Text"/>
                <w:color w:val="1B1C1D"/>
                <w:sz w:val="16"/>
                <w:szCs w:val="16"/>
              </w:rPr>
              <w:pPrChange w:id="9201" w:author="Rachel Shipsey" w:date="2025-06-23T15:41:00Z">
                <w:pPr>
                  <w:pBdr>
                    <w:top w:val="nil"/>
                    <w:left w:val="nil"/>
                    <w:bottom w:val="nil"/>
                    <w:right w:val="nil"/>
                    <w:between w:val="nil"/>
                  </w:pBdr>
                  <w:spacing w:after="0" w:line="240" w:lineRule="auto"/>
                </w:pPr>
              </w:pPrChange>
            </w:pPr>
            <w:del w:id="9202" w:author="Rachel Shipsey" w:date="2025-06-08T12:59:00Z">
              <w:r w:rsidRPr="00181788" w:rsidDel="00215BFC">
                <w:rPr>
                  <w:rFonts w:ascii="Google Sans Text" w:eastAsia="Google Sans Text" w:hAnsi="Google Sans Text" w:cs="Google Sans Text"/>
                  <w:color w:val="1B1C1D"/>
                  <w:sz w:val="16"/>
                  <w:szCs w:val="16"/>
                </w:rPr>
                <w:delText>The custom tool significantly increased provisioning speed, provisioning 10 tablets in 2 minutes at each workstation. It led to 90% savings in person-hours compared to available alternative solutions. The automated system enhanced quality control and monitoring of the provisioning process.</w:delText>
              </w:r>
              <w:bookmarkStart w:id="9203" w:name="_Toc201238227"/>
              <w:bookmarkStart w:id="9204" w:name="_Toc201319623"/>
              <w:bookmarkEnd w:id="9203"/>
              <w:bookmarkEnd w:id="9204"/>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90964F9" w14:textId="77777777" w:rsidR="00F2412F" w:rsidRPr="00181788" w:rsidDel="00215BFC" w:rsidRDefault="00F2412F">
            <w:pPr>
              <w:pStyle w:val="ListParagraph"/>
              <w:spacing w:after="0" w:line="276" w:lineRule="auto"/>
              <w:jc w:val="both"/>
              <w:rPr>
                <w:del w:id="9205" w:author="Rachel Shipsey" w:date="2025-06-08T12:59:00Z"/>
                <w:rFonts w:ascii="Google Sans Text" w:eastAsia="Google Sans Text" w:hAnsi="Google Sans Text" w:cs="Google Sans Text"/>
                <w:color w:val="1B1C1D"/>
                <w:sz w:val="16"/>
                <w:szCs w:val="16"/>
              </w:rPr>
              <w:pPrChange w:id="9206" w:author="Rachel Shipsey" w:date="2025-06-23T15:41:00Z">
                <w:pPr>
                  <w:pBdr>
                    <w:top w:val="nil"/>
                    <w:left w:val="nil"/>
                    <w:bottom w:val="nil"/>
                    <w:right w:val="nil"/>
                    <w:between w:val="nil"/>
                  </w:pBdr>
                  <w:spacing w:after="0" w:line="240" w:lineRule="auto"/>
                </w:pPr>
              </w:pPrChange>
            </w:pPr>
            <w:del w:id="9207" w:author="Rachel Shipsey" w:date="2025-06-08T12:59:00Z">
              <w:r w:rsidRPr="00181788" w:rsidDel="00215BFC">
                <w:rPr>
                  <w:rFonts w:ascii="Google Sans Text" w:eastAsia="Google Sans Text" w:hAnsi="Google Sans Text" w:cs="Google Sans Text"/>
                  <w:color w:val="1B1C1D"/>
                  <w:sz w:val="16"/>
                  <w:szCs w:val="16"/>
                </w:rPr>
                <w:delText>The system automated the setting of security protocols on the devices. Logs of the operation on each workstation were synced to a local server for monitoring and quality control.</w:delText>
              </w:r>
              <w:bookmarkStart w:id="9208" w:name="_Toc201238228"/>
              <w:bookmarkStart w:id="9209" w:name="_Toc201319624"/>
              <w:bookmarkEnd w:id="9208"/>
              <w:bookmarkEnd w:id="9209"/>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8739EF6" w14:textId="77777777" w:rsidR="00F2412F" w:rsidRPr="00181788" w:rsidDel="00215BFC" w:rsidRDefault="00F2412F">
            <w:pPr>
              <w:pStyle w:val="ListParagraph"/>
              <w:spacing w:after="0" w:line="276" w:lineRule="auto"/>
              <w:jc w:val="both"/>
              <w:rPr>
                <w:del w:id="9210" w:author="Rachel Shipsey" w:date="2025-06-08T12:59:00Z"/>
                <w:rFonts w:ascii="Google Sans Text" w:eastAsia="Google Sans Text" w:hAnsi="Google Sans Text" w:cs="Google Sans Text"/>
                <w:color w:val="1B1C1D"/>
                <w:sz w:val="16"/>
                <w:szCs w:val="16"/>
              </w:rPr>
              <w:pPrChange w:id="9211" w:author="Rachel Shipsey" w:date="2025-06-23T15:41:00Z">
                <w:pPr>
                  <w:pBdr>
                    <w:top w:val="nil"/>
                    <w:left w:val="nil"/>
                    <w:bottom w:val="nil"/>
                    <w:right w:val="nil"/>
                    <w:between w:val="nil"/>
                  </w:pBdr>
                  <w:spacing w:after="0" w:line="240" w:lineRule="auto"/>
                </w:pPr>
              </w:pPrChange>
            </w:pPr>
            <w:del w:id="9212" w:author="Rachel Shipsey" w:date="2025-06-08T12:59:00Z">
              <w:r w:rsidRPr="00181788" w:rsidDel="00215BFC">
                <w:rPr>
                  <w:rFonts w:ascii="Google Sans Text" w:eastAsia="Google Sans Text" w:hAnsi="Google Sans Text" w:cs="Google Sans Text"/>
                  <w:color w:val="1B1C1D"/>
                  <w:sz w:val="16"/>
                  <w:szCs w:val="16"/>
                </w:rPr>
                <w:delText>The initial challenge was achieving the target provisioning rate of all 205,000 tablets within seven days.</w:delText>
              </w:r>
              <w:bookmarkStart w:id="9213" w:name="_Toc201238229"/>
              <w:bookmarkStart w:id="9214" w:name="_Toc201319625"/>
              <w:bookmarkEnd w:id="9213"/>
              <w:bookmarkEnd w:id="9214"/>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6A642F9" w14:textId="77777777" w:rsidR="00F2412F" w:rsidRPr="00181788" w:rsidDel="00215BFC" w:rsidRDefault="00F2412F">
            <w:pPr>
              <w:pStyle w:val="ListParagraph"/>
              <w:spacing w:after="0" w:line="276" w:lineRule="auto"/>
              <w:jc w:val="both"/>
              <w:rPr>
                <w:del w:id="9215" w:author="Rachel Shipsey" w:date="2025-06-08T12:59:00Z"/>
                <w:rFonts w:ascii="Google Sans Text" w:eastAsia="Google Sans Text" w:hAnsi="Google Sans Text" w:cs="Google Sans Text"/>
                <w:color w:val="1B1C1D"/>
                <w:sz w:val="16"/>
                <w:szCs w:val="16"/>
              </w:rPr>
              <w:pPrChange w:id="9216" w:author="Rachel Shipsey" w:date="2025-06-23T15:41:00Z">
                <w:pPr>
                  <w:pBdr>
                    <w:top w:val="nil"/>
                    <w:left w:val="nil"/>
                    <w:bottom w:val="nil"/>
                    <w:right w:val="nil"/>
                    <w:between w:val="nil"/>
                  </w:pBdr>
                  <w:spacing w:after="0" w:line="240" w:lineRule="auto"/>
                </w:pPr>
              </w:pPrChange>
            </w:pPr>
            <w:del w:id="9217" w:author="Rachel Shipsey" w:date="2025-06-08T12:59:00Z">
              <w:r w:rsidRPr="00181788" w:rsidDel="00215BFC">
                <w:rPr>
                  <w:rFonts w:ascii="Google Sans Text" w:eastAsia="Google Sans Text" w:hAnsi="Google Sans Text" w:cs="Google Sans Text"/>
                  <w:color w:val="1B1C1D"/>
                  <w:sz w:val="16"/>
                  <w:szCs w:val="16"/>
                </w:rPr>
                <w:delText>This was overcome by developing the custom tool, which was tailored to Tanzania’s specific needs and resources.</w:delText>
              </w:r>
              <w:bookmarkStart w:id="9218" w:name="_Toc201238230"/>
              <w:bookmarkStart w:id="9219" w:name="_Toc201319626"/>
              <w:bookmarkEnd w:id="9218"/>
              <w:bookmarkEnd w:id="9219"/>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3640AD2" w14:textId="77777777" w:rsidR="00F2412F" w:rsidRPr="00181788" w:rsidDel="00215BFC" w:rsidRDefault="00F2412F">
            <w:pPr>
              <w:pStyle w:val="ListParagraph"/>
              <w:spacing w:after="0" w:line="276" w:lineRule="auto"/>
              <w:jc w:val="both"/>
              <w:rPr>
                <w:del w:id="9220" w:author="Rachel Shipsey" w:date="2025-06-08T12:59:00Z"/>
                <w:rFonts w:ascii="Google Sans Text" w:eastAsia="Google Sans Text" w:hAnsi="Google Sans Text" w:cs="Google Sans Text"/>
                <w:color w:val="1B1C1D"/>
                <w:sz w:val="16"/>
                <w:szCs w:val="16"/>
              </w:rPr>
              <w:pPrChange w:id="9221" w:author="Rachel Shipsey" w:date="2025-06-23T15:41:00Z">
                <w:pPr>
                  <w:pBdr>
                    <w:top w:val="nil"/>
                    <w:left w:val="nil"/>
                    <w:bottom w:val="nil"/>
                    <w:right w:val="nil"/>
                    <w:between w:val="nil"/>
                  </w:pBdr>
                  <w:spacing w:after="0" w:line="240" w:lineRule="auto"/>
                </w:pPr>
              </w:pPrChange>
            </w:pPr>
            <w:del w:id="9222" w:author="Rachel Shipsey" w:date="2025-06-08T12:59:00Z">
              <w:r w:rsidRPr="00181788" w:rsidDel="00215BFC">
                <w:rPr>
                  <w:rFonts w:ascii="Google Sans Text" w:eastAsia="Google Sans Text" w:hAnsi="Google Sans Text" w:cs="Google Sans Text"/>
                  <w:color w:val="1B1C1D"/>
                  <w:sz w:val="16"/>
                  <w:szCs w:val="16"/>
                </w:rPr>
                <w:delText>Tanzania intends to use a similar approach in future censuses, with potential advancements.</w:delText>
              </w:r>
              <w:bookmarkStart w:id="9223" w:name="_Toc201238231"/>
              <w:bookmarkStart w:id="9224" w:name="_Toc201319627"/>
              <w:bookmarkEnd w:id="9223"/>
              <w:bookmarkEnd w:id="9224"/>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FFFF541" w14:textId="77777777" w:rsidR="00F2412F" w:rsidRPr="00181788" w:rsidDel="00215BFC" w:rsidRDefault="00F2412F">
            <w:pPr>
              <w:pStyle w:val="ListParagraph"/>
              <w:spacing w:after="0" w:line="276" w:lineRule="auto"/>
              <w:jc w:val="both"/>
              <w:rPr>
                <w:del w:id="9225" w:author="Rachel Shipsey" w:date="2025-06-08T12:59:00Z"/>
                <w:rFonts w:ascii="Google Sans Text" w:eastAsia="Google Sans Text" w:hAnsi="Google Sans Text" w:cs="Google Sans Text"/>
                <w:color w:val="1B1C1D"/>
                <w:sz w:val="16"/>
                <w:szCs w:val="16"/>
              </w:rPr>
              <w:pPrChange w:id="9226" w:author="Rachel Shipsey" w:date="2025-06-23T15:41:00Z">
                <w:pPr>
                  <w:pBdr>
                    <w:top w:val="nil"/>
                    <w:left w:val="nil"/>
                    <w:bottom w:val="nil"/>
                    <w:right w:val="nil"/>
                    <w:between w:val="nil"/>
                  </w:pBdr>
                  <w:spacing w:after="0" w:line="240" w:lineRule="auto"/>
                </w:pPr>
              </w:pPrChange>
            </w:pPr>
            <w:del w:id="9227" w:author="Rachel Shipsey" w:date="2025-06-08T12:59:00Z">
              <w:r w:rsidRPr="00181788" w:rsidDel="00215BFC">
                <w:rPr>
                  <w:rFonts w:ascii="Google Sans Text" w:eastAsia="Google Sans Text" w:hAnsi="Google Sans Text" w:cs="Google Sans Text"/>
                  <w:color w:val="1B1C1D"/>
                  <w:sz w:val="16"/>
                  <w:szCs w:val="16"/>
                </w:rPr>
                <w:delText>Continuous improvement is implied.</w:delText>
              </w:r>
              <w:bookmarkStart w:id="9228" w:name="_Toc201238232"/>
              <w:bookmarkStart w:id="9229" w:name="_Toc201319628"/>
              <w:bookmarkEnd w:id="9228"/>
              <w:bookmarkEnd w:id="9229"/>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7085B9" w14:textId="77777777" w:rsidR="00F2412F" w:rsidRPr="00181788" w:rsidDel="00215BFC" w:rsidRDefault="00F2412F">
            <w:pPr>
              <w:pStyle w:val="ListParagraph"/>
              <w:spacing w:after="0" w:line="276" w:lineRule="auto"/>
              <w:jc w:val="both"/>
              <w:rPr>
                <w:del w:id="9230" w:author="Rachel Shipsey" w:date="2025-06-08T12:59:00Z"/>
                <w:rFonts w:ascii="Google Sans Text" w:eastAsia="Google Sans Text" w:hAnsi="Google Sans Text" w:cs="Google Sans Text"/>
                <w:color w:val="1B1C1D"/>
                <w:sz w:val="16"/>
                <w:szCs w:val="16"/>
              </w:rPr>
              <w:pPrChange w:id="9231" w:author="Rachel Shipsey" w:date="2025-06-23T15:41:00Z">
                <w:pPr>
                  <w:pBdr>
                    <w:top w:val="nil"/>
                    <w:left w:val="nil"/>
                    <w:bottom w:val="nil"/>
                    <w:right w:val="nil"/>
                    <w:between w:val="nil"/>
                  </w:pBdr>
                  <w:spacing w:after="0" w:line="240" w:lineRule="auto"/>
                </w:pPr>
              </w:pPrChange>
            </w:pPr>
            <w:del w:id="9232" w:author="Rachel Shipsey" w:date="2025-06-08T12:59:00Z">
              <w:r w:rsidRPr="00181788" w:rsidDel="00215BFC">
                <w:rPr>
                  <w:rFonts w:ascii="Google Sans Text" w:eastAsia="Google Sans Text" w:hAnsi="Google Sans Text" w:cs="Google Sans Text"/>
                  <w:color w:val="1B1C1D"/>
                  <w:sz w:val="16"/>
                  <w:szCs w:val="16"/>
                </w:rPr>
                <w:delText>The approach is highly recommended, especially for large-scale digital censuses. Tanzania advises other countries to consult with their local experts for adaptation.</w:delText>
              </w:r>
              <w:bookmarkStart w:id="9233" w:name="_Toc201238233"/>
              <w:bookmarkStart w:id="9234" w:name="_Toc201319629"/>
              <w:bookmarkEnd w:id="9233"/>
              <w:bookmarkEnd w:id="9234"/>
            </w:del>
          </w:p>
        </w:tc>
        <w:bookmarkStart w:id="9235" w:name="_Toc201238234"/>
        <w:bookmarkStart w:id="9236" w:name="_Toc201319630"/>
        <w:bookmarkEnd w:id="9235"/>
        <w:bookmarkEnd w:id="9236"/>
      </w:tr>
      <w:tr w:rsidR="00F2412F" w:rsidRPr="00181788" w:rsidDel="00215BFC" w14:paraId="4B90832C" w14:textId="30655855">
        <w:trPr>
          <w:del w:id="9237" w:author="Rachel Shipsey" w:date="2025-06-08T12:59:00Z"/>
        </w:trPr>
        <w:tc>
          <w:tcPr>
            <w:tcW w:w="15300" w:type="dxa"/>
            <w:gridSpan w:val="9"/>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1927B49" w14:textId="77777777" w:rsidR="00F2412F" w:rsidRPr="004F09E9" w:rsidDel="00215BFC" w:rsidRDefault="00F2412F">
            <w:pPr>
              <w:pStyle w:val="ListParagraph"/>
              <w:spacing w:after="0" w:line="276" w:lineRule="auto"/>
              <w:jc w:val="both"/>
              <w:rPr>
                <w:del w:id="9238" w:author="Rachel Shipsey" w:date="2025-06-08T12:59:00Z"/>
                <w:rFonts w:ascii="Calibri" w:eastAsia="Times New Roman" w:hAnsi="Calibri" w:cs="Calibri"/>
                <w:color w:val="1B1C1D"/>
                <w:sz w:val="16"/>
                <w:szCs w:val="16"/>
              </w:rPr>
              <w:pPrChange w:id="9239" w:author="Rachel Shipsey" w:date="2025-06-23T15:41:00Z">
                <w:pPr>
                  <w:pStyle w:val="ListParagraph"/>
                  <w:numPr>
                    <w:ilvl w:val="2"/>
                    <w:numId w:val="165"/>
                  </w:numPr>
                  <w:spacing w:after="0" w:line="240" w:lineRule="auto"/>
                  <w:ind w:hanging="720"/>
                </w:pPr>
              </w:pPrChange>
            </w:pPr>
            <w:del w:id="9240" w:author="Rachel Shipsey" w:date="2025-06-08T12:59:00Z">
              <w:r w:rsidRPr="00181788" w:rsidDel="00215BFC">
                <w:rPr>
                  <w:rFonts w:ascii="Calibri" w:eastAsia="Times New Roman" w:hAnsi="Calibri" w:cs="Calibri"/>
                  <w:color w:val="1B1C1D"/>
                  <w:sz w:val="16"/>
                  <w:szCs w:val="16"/>
                  <w:bdr w:val="none" w:sz="0" w:space="0" w:color="auto" w:frame="1"/>
                </w:rPr>
                <w:delText>Alternative Means for Data Collection</w:delText>
              </w:r>
              <w:r w:rsidDel="00215BFC">
                <w:rPr>
                  <w:rFonts w:ascii="Calibri" w:eastAsia="Times New Roman" w:hAnsi="Calibri" w:cs="Calibri"/>
                  <w:color w:val="1B1C1D"/>
                  <w:sz w:val="16"/>
                  <w:szCs w:val="16"/>
                  <w:bdr w:val="none" w:sz="0" w:space="0" w:color="auto" w:frame="1"/>
                </w:rPr>
                <w:delText xml:space="preserve"> (</w:delText>
              </w:r>
              <w:r w:rsidRPr="004F09E9" w:rsidDel="00215BFC">
                <w:rPr>
                  <w:rFonts w:ascii="Calibri" w:eastAsia="Times New Roman" w:hAnsi="Calibri" w:cs="Calibri"/>
                  <w:color w:val="1B1C1D"/>
                  <w:sz w:val="16"/>
                  <w:szCs w:val="16"/>
                </w:rPr>
                <w:delText>Topic: Development of a backup data collection system using enumerator-owned devices</w:delText>
              </w:r>
              <w:r w:rsidDel="00215BFC">
                <w:rPr>
                  <w:rFonts w:ascii="Calibri" w:eastAsia="Times New Roman" w:hAnsi="Calibri" w:cs="Calibri"/>
                  <w:color w:val="1B1C1D"/>
                  <w:sz w:val="16"/>
                  <w:szCs w:val="16"/>
                </w:rPr>
                <w:delText>)</w:delText>
              </w:r>
              <w:bookmarkStart w:id="9241" w:name="_Toc201238235"/>
              <w:bookmarkStart w:id="9242" w:name="_Toc201319631"/>
              <w:bookmarkEnd w:id="9241"/>
              <w:bookmarkEnd w:id="9242"/>
            </w:del>
          </w:p>
        </w:tc>
        <w:bookmarkStart w:id="9243" w:name="_Toc201238236"/>
        <w:bookmarkStart w:id="9244" w:name="_Toc201319632"/>
        <w:bookmarkEnd w:id="9243"/>
        <w:bookmarkEnd w:id="9244"/>
      </w:tr>
      <w:tr w:rsidR="00F2412F" w:rsidRPr="00181788" w:rsidDel="00215BFC" w14:paraId="79E060CA" w14:textId="172D3199">
        <w:trPr>
          <w:del w:id="9245" w:author="Rachel Shipsey" w:date="2025-06-08T12:59:00Z"/>
        </w:trPr>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2051F28" w14:textId="77777777" w:rsidR="00F2412F" w:rsidRPr="00181788" w:rsidDel="00215BFC" w:rsidRDefault="00F2412F">
            <w:pPr>
              <w:pStyle w:val="ListParagraph"/>
              <w:spacing w:after="0" w:line="276" w:lineRule="auto"/>
              <w:jc w:val="both"/>
              <w:rPr>
                <w:del w:id="9246" w:author="Rachel Shipsey" w:date="2025-06-08T12:59:00Z"/>
                <w:rFonts w:ascii="Google Sans Text" w:eastAsia="Google Sans Text" w:hAnsi="Google Sans Text" w:cs="Google Sans Text"/>
                <w:color w:val="1B1C1D"/>
                <w:sz w:val="16"/>
                <w:szCs w:val="16"/>
              </w:rPr>
              <w:pPrChange w:id="9247" w:author="Rachel Shipsey" w:date="2025-06-23T15:41:00Z">
                <w:pPr>
                  <w:pBdr>
                    <w:top w:val="nil"/>
                    <w:left w:val="nil"/>
                    <w:bottom w:val="nil"/>
                    <w:right w:val="nil"/>
                    <w:between w:val="nil"/>
                  </w:pBdr>
                  <w:spacing w:after="0" w:line="240" w:lineRule="auto"/>
                </w:pPr>
              </w:pPrChange>
            </w:pPr>
            <w:del w:id="9248" w:author="Rachel Shipsey" w:date="2025-06-08T12:59:00Z">
              <w:r w:rsidRPr="00181788" w:rsidDel="00215BFC">
                <w:rPr>
                  <w:rFonts w:ascii="Google Sans Text" w:eastAsia="Google Sans Text" w:hAnsi="Google Sans Text" w:cs="Google Sans Text"/>
                  <w:color w:val="1B1C1D"/>
                  <w:sz w:val="16"/>
                  <w:szCs w:val="16"/>
                </w:rPr>
                <w:delText>Tanzania developed a custom Android container that could be installed on enumerators’ personal mobile devices. This provided a backup solution in case of mass failure of census tablets.</w:delText>
              </w:r>
              <w:bookmarkStart w:id="9249" w:name="_Toc201238237"/>
              <w:bookmarkStart w:id="9250" w:name="_Toc201319633"/>
              <w:bookmarkEnd w:id="9249"/>
              <w:bookmarkEnd w:id="9250"/>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988F1CA" w14:textId="77777777" w:rsidR="00F2412F" w:rsidRPr="00181788" w:rsidDel="00215BFC" w:rsidRDefault="00F2412F">
            <w:pPr>
              <w:pStyle w:val="ListParagraph"/>
              <w:spacing w:after="0" w:line="276" w:lineRule="auto"/>
              <w:jc w:val="both"/>
              <w:rPr>
                <w:del w:id="9251" w:author="Rachel Shipsey" w:date="2025-06-08T12:59:00Z"/>
                <w:rFonts w:ascii="Google Sans Text" w:eastAsia="Google Sans Text" w:hAnsi="Google Sans Text" w:cs="Google Sans Text"/>
                <w:color w:val="1B1C1D"/>
                <w:sz w:val="16"/>
                <w:szCs w:val="16"/>
              </w:rPr>
              <w:pPrChange w:id="9252" w:author="Rachel Shipsey" w:date="2025-06-23T15:41:00Z">
                <w:pPr>
                  <w:pBdr>
                    <w:top w:val="nil"/>
                    <w:left w:val="nil"/>
                    <w:bottom w:val="nil"/>
                    <w:right w:val="nil"/>
                    <w:between w:val="nil"/>
                  </w:pBdr>
                  <w:spacing w:after="0" w:line="240" w:lineRule="auto"/>
                </w:pPr>
              </w:pPrChange>
            </w:pPr>
            <w:del w:id="9253" w:author="Rachel Shipsey" w:date="2025-06-08T12:59:00Z">
              <w:r w:rsidRPr="00181788" w:rsidDel="00215BFC">
                <w:rPr>
                  <w:rFonts w:ascii="Google Sans Text" w:eastAsia="Google Sans Text" w:hAnsi="Google Sans Text" w:cs="Google Sans Text"/>
                  <w:color w:val="1B1C1D"/>
                  <w:sz w:val="16"/>
                  <w:szCs w:val="16"/>
                </w:rPr>
                <w:delText>The Android container locked the mobile device for census use only for a specified period. Data was securely synced to the census servers.</w:delText>
              </w:r>
              <w:bookmarkStart w:id="9254" w:name="_Toc201238238"/>
              <w:bookmarkStart w:id="9255" w:name="_Toc201319634"/>
              <w:bookmarkEnd w:id="9254"/>
              <w:bookmarkEnd w:id="9255"/>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5B084F6" w14:textId="77777777" w:rsidR="00F2412F" w:rsidRPr="00181788" w:rsidDel="00215BFC" w:rsidRDefault="00F2412F">
            <w:pPr>
              <w:pStyle w:val="ListParagraph"/>
              <w:spacing w:after="0" w:line="276" w:lineRule="auto"/>
              <w:jc w:val="both"/>
              <w:rPr>
                <w:del w:id="9256" w:author="Rachel Shipsey" w:date="2025-06-08T12:59:00Z"/>
                <w:rFonts w:ascii="Google Sans Text" w:eastAsia="Google Sans Text" w:hAnsi="Google Sans Text" w:cs="Google Sans Text"/>
                <w:color w:val="1B1C1D"/>
                <w:sz w:val="16"/>
                <w:szCs w:val="16"/>
              </w:rPr>
              <w:pPrChange w:id="9257" w:author="Rachel Shipsey" w:date="2025-06-23T15:41:00Z">
                <w:pPr>
                  <w:pBdr>
                    <w:top w:val="nil"/>
                    <w:left w:val="nil"/>
                    <w:bottom w:val="nil"/>
                    <w:right w:val="nil"/>
                    <w:between w:val="nil"/>
                  </w:pBdr>
                  <w:spacing w:after="0" w:line="240" w:lineRule="auto"/>
                </w:pPr>
              </w:pPrChange>
            </w:pPr>
            <w:del w:id="9258" w:author="Rachel Shipsey" w:date="2025-06-08T12:59:00Z">
              <w:r w:rsidRPr="00181788" w:rsidDel="00215BFC">
                <w:rPr>
                  <w:rFonts w:ascii="Google Sans Text" w:eastAsia="Google Sans Text" w:hAnsi="Google Sans Text" w:cs="Google Sans Text"/>
                  <w:color w:val="1B1C1D"/>
                  <w:sz w:val="16"/>
                  <w:szCs w:val="16"/>
                </w:rPr>
                <w:delText>The pilot was successful and demonstrated the feasibility of using personal devices as a backup.</w:delText>
              </w:r>
              <w:bookmarkStart w:id="9259" w:name="_Toc201238239"/>
              <w:bookmarkStart w:id="9260" w:name="_Toc201319635"/>
              <w:bookmarkEnd w:id="9259"/>
              <w:bookmarkEnd w:id="9260"/>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FE9B326" w14:textId="77777777" w:rsidR="00F2412F" w:rsidRPr="00181788" w:rsidDel="00215BFC" w:rsidRDefault="00F2412F">
            <w:pPr>
              <w:pStyle w:val="ListParagraph"/>
              <w:spacing w:after="0" w:line="276" w:lineRule="auto"/>
              <w:jc w:val="both"/>
              <w:rPr>
                <w:del w:id="9261" w:author="Rachel Shipsey" w:date="2025-06-08T12:59:00Z"/>
                <w:rFonts w:ascii="Google Sans Text" w:eastAsia="Google Sans Text" w:hAnsi="Google Sans Text" w:cs="Google Sans Text"/>
                <w:color w:val="1B1C1D"/>
                <w:sz w:val="16"/>
                <w:szCs w:val="16"/>
              </w:rPr>
              <w:pPrChange w:id="9262" w:author="Rachel Shipsey" w:date="2025-06-23T15:41:00Z">
                <w:pPr>
                  <w:pBdr>
                    <w:top w:val="nil"/>
                    <w:left w:val="nil"/>
                    <w:bottom w:val="nil"/>
                    <w:right w:val="nil"/>
                    <w:between w:val="nil"/>
                  </w:pBdr>
                  <w:spacing w:after="0" w:line="240" w:lineRule="auto"/>
                </w:pPr>
              </w:pPrChange>
            </w:pPr>
            <w:del w:id="9263" w:author="Rachel Shipsey" w:date="2025-06-08T12:59:00Z">
              <w:r w:rsidRPr="00181788" w:rsidDel="00215BFC">
                <w:rPr>
                  <w:rFonts w:ascii="Google Sans Text" w:eastAsia="Google Sans Text" w:hAnsi="Google Sans Text" w:cs="Google Sans Text"/>
                  <w:color w:val="1B1C1D"/>
                  <w:sz w:val="16"/>
                  <w:szCs w:val="16"/>
                </w:rPr>
                <w:delText>The container secured the device and ensured data was synced securely to servers.</w:delText>
              </w:r>
              <w:bookmarkStart w:id="9264" w:name="_Toc201238240"/>
              <w:bookmarkStart w:id="9265" w:name="_Toc201319636"/>
              <w:bookmarkEnd w:id="9264"/>
              <w:bookmarkEnd w:id="9265"/>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38A9437" w14:textId="77777777" w:rsidR="00F2412F" w:rsidRPr="00181788" w:rsidDel="00215BFC" w:rsidRDefault="00F2412F">
            <w:pPr>
              <w:pStyle w:val="ListParagraph"/>
              <w:spacing w:after="0" w:line="276" w:lineRule="auto"/>
              <w:jc w:val="both"/>
              <w:rPr>
                <w:del w:id="9266" w:author="Rachel Shipsey" w:date="2025-06-08T12:59:00Z"/>
                <w:rFonts w:ascii="Google Sans Text" w:eastAsia="Google Sans Text" w:hAnsi="Google Sans Text" w:cs="Google Sans Text"/>
                <w:color w:val="1B1C1D"/>
                <w:sz w:val="16"/>
                <w:szCs w:val="16"/>
              </w:rPr>
              <w:pPrChange w:id="9267" w:author="Rachel Shipsey" w:date="2025-06-23T15:41:00Z">
                <w:pPr>
                  <w:pBdr>
                    <w:top w:val="nil"/>
                    <w:left w:val="nil"/>
                    <w:bottom w:val="nil"/>
                    <w:right w:val="nil"/>
                    <w:between w:val="nil"/>
                  </w:pBdr>
                  <w:spacing w:after="0" w:line="240" w:lineRule="auto"/>
                </w:pPr>
              </w:pPrChange>
            </w:pPr>
            <w:del w:id="9268" w:author="Rachel Shipsey" w:date="2025-06-08T12:59:00Z">
              <w:r w:rsidRPr="00181788" w:rsidDel="00215BFC">
                <w:rPr>
                  <w:rFonts w:ascii="Google Sans Text" w:eastAsia="Google Sans Text" w:hAnsi="Google Sans Text" w:cs="Google Sans Text"/>
                  <w:color w:val="1B1C1D"/>
                  <w:sz w:val="16"/>
                  <w:szCs w:val="16"/>
                </w:rPr>
                <w:delText>The tool wasn't used in the actual enumeration, so real-world challenges weren't fully explored.</w:delText>
              </w:r>
              <w:bookmarkStart w:id="9269" w:name="_Toc201238241"/>
              <w:bookmarkStart w:id="9270" w:name="_Toc201319637"/>
              <w:bookmarkEnd w:id="9269"/>
              <w:bookmarkEnd w:id="9270"/>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664F2E7" w14:textId="77777777" w:rsidR="00F2412F" w:rsidRPr="00181788" w:rsidDel="00215BFC" w:rsidRDefault="00F2412F">
            <w:pPr>
              <w:pStyle w:val="ListParagraph"/>
              <w:spacing w:after="0" w:line="276" w:lineRule="auto"/>
              <w:jc w:val="both"/>
              <w:rPr>
                <w:del w:id="9271" w:author="Rachel Shipsey" w:date="2025-06-08T12:59:00Z"/>
                <w:rFonts w:ascii="Google Sans Text" w:eastAsia="Google Sans Text" w:hAnsi="Google Sans Text" w:cs="Google Sans Text"/>
                <w:color w:val="1B1C1D"/>
                <w:sz w:val="16"/>
                <w:szCs w:val="16"/>
              </w:rPr>
              <w:pPrChange w:id="9272" w:author="Rachel Shipsey" w:date="2025-06-23T15:41:00Z">
                <w:pPr>
                  <w:pBdr>
                    <w:top w:val="nil"/>
                    <w:left w:val="nil"/>
                    <w:bottom w:val="nil"/>
                    <w:right w:val="nil"/>
                    <w:between w:val="nil"/>
                  </w:pBdr>
                  <w:spacing w:after="0" w:line="240" w:lineRule="auto"/>
                </w:pPr>
              </w:pPrChange>
            </w:pPr>
            <w:del w:id="9273" w:author="Rachel Shipsey" w:date="2025-06-08T12:59:00Z">
              <w:r w:rsidRPr="00181788" w:rsidDel="00215BFC">
                <w:rPr>
                  <w:rFonts w:ascii="Google Sans Text" w:eastAsia="Google Sans Text" w:hAnsi="Google Sans Text" w:cs="Google Sans Text"/>
                  <w:color w:val="1B1C1D"/>
                  <w:sz w:val="16"/>
                  <w:szCs w:val="16"/>
                </w:rPr>
                <w:delText>N/A (tool not fully deployed)</w:delText>
              </w:r>
              <w:bookmarkStart w:id="9274" w:name="_Toc201238242"/>
              <w:bookmarkStart w:id="9275" w:name="_Toc201319638"/>
              <w:bookmarkEnd w:id="9274"/>
              <w:bookmarkEnd w:id="9275"/>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9C73120" w14:textId="77777777" w:rsidR="00F2412F" w:rsidRPr="00181788" w:rsidDel="00215BFC" w:rsidRDefault="00F2412F">
            <w:pPr>
              <w:pStyle w:val="ListParagraph"/>
              <w:spacing w:after="0" w:line="276" w:lineRule="auto"/>
              <w:jc w:val="both"/>
              <w:rPr>
                <w:del w:id="9276" w:author="Rachel Shipsey" w:date="2025-06-08T12:59:00Z"/>
                <w:rFonts w:ascii="Google Sans Text" w:eastAsia="Google Sans Text" w:hAnsi="Google Sans Text" w:cs="Google Sans Text"/>
                <w:color w:val="1B1C1D"/>
                <w:sz w:val="16"/>
                <w:szCs w:val="16"/>
              </w:rPr>
              <w:pPrChange w:id="9277" w:author="Rachel Shipsey" w:date="2025-06-23T15:41:00Z">
                <w:pPr>
                  <w:pBdr>
                    <w:top w:val="nil"/>
                    <w:left w:val="nil"/>
                    <w:bottom w:val="nil"/>
                    <w:right w:val="nil"/>
                    <w:between w:val="nil"/>
                  </w:pBdr>
                  <w:spacing w:after="0" w:line="240" w:lineRule="auto"/>
                </w:pPr>
              </w:pPrChange>
            </w:pPr>
            <w:del w:id="9278" w:author="Rachel Shipsey" w:date="2025-06-08T12:59:00Z">
              <w:r w:rsidRPr="00181788" w:rsidDel="00215BFC">
                <w:rPr>
                  <w:rFonts w:ascii="Google Sans Text" w:eastAsia="Google Sans Text" w:hAnsi="Google Sans Text" w:cs="Google Sans Text"/>
                  <w:color w:val="1B1C1D"/>
                  <w:sz w:val="16"/>
                  <w:szCs w:val="16"/>
                </w:rPr>
                <w:delText>Yes, the tool was designed for contingency purposes.</w:delText>
              </w:r>
              <w:bookmarkStart w:id="9279" w:name="_Toc201238243"/>
              <w:bookmarkStart w:id="9280" w:name="_Toc201319639"/>
              <w:bookmarkEnd w:id="9279"/>
              <w:bookmarkEnd w:id="9280"/>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9B49515" w14:textId="77777777" w:rsidR="00F2412F" w:rsidRPr="00181788" w:rsidDel="00215BFC" w:rsidRDefault="00F2412F">
            <w:pPr>
              <w:pStyle w:val="ListParagraph"/>
              <w:spacing w:after="0" w:line="276" w:lineRule="auto"/>
              <w:jc w:val="both"/>
              <w:rPr>
                <w:del w:id="9281" w:author="Rachel Shipsey" w:date="2025-06-08T12:59:00Z"/>
                <w:rFonts w:ascii="Google Sans Text" w:eastAsia="Google Sans Text" w:hAnsi="Google Sans Text" w:cs="Google Sans Text"/>
                <w:color w:val="1B1C1D"/>
                <w:sz w:val="16"/>
                <w:szCs w:val="16"/>
              </w:rPr>
              <w:pPrChange w:id="9282" w:author="Rachel Shipsey" w:date="2025-06-23T15:41:00Z">
                <w:pPr>
                  <w:pBdr>
                    <w:top w:val="nil"/>
                    <w:left w:val="nil"/>
                    <w:bottom w:val="nil"/>
                    <w:right w:val="nil"/>
                    <w:between w:val="nil"/>
                  </w:pBdr>
                  <w:spacing w:after="0" w:line="240" w:lineRule="auto"/>
                </w:pPr>
              </w:pPrChange>
            </w:pPr>
            <w:del w:id="9283" w:author="Rachel Shipsey" w:date="2025-06-08T12:59:00Z">
              <w:r w:rsidRPr="00181788" w:rsidDel="00215BFC">
                <w:rPr>
                  <w:rFonts w:ascii="Google Sans Text" w:eastAsia="Google Sans Text" w:hAnsi="Google Sans Text" w:cs="Google Sans Text"/>
                  <w:color w:val="1B1C1D"/>
                  <w:sz w:val="16"/>
                  <w:szCs w:val="16"/>
                </w:rPr>
                <w:delText>Further testing and refinement in diverse scenarios would be beneficial.</w:delText>
              </w:r>
              <w:bookmarkStart w:id="9284" w:name="_Toc201238244"/>
              <w:bookmarkStart w:id="9285" w:name="_Toc201319640"/>
              <w:bookmarkEnd w:id="9284"/>
              <w:bookmarkEnd w:id="9285"/>
            </w:del>
          </w:p>
        </w:tc>
        <w:tc>
          <w:tcPr>
            <w:tcW w:w="170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FC81527" w14:textId="77777777" w:rsidR="00F2412F" w:rsidRPr="00181788" w:rsidDel="00215BFC" w:rsidRDefault="00F2412F">
            <w:pPr>
              <w:pStyle w:val="ListParagraph"/>
              <w:spacing w:after="0" w:line="276" w:lineRule="auto"/>
              <w:jc w:val="both"/>
              <w:rPr>
                <w:del w:id="9286" w:author="Rachel Shipsey" w:date="2025-06-08T12:59:00Z"/>
                <w:rFonts w:ascii="Google Sans Text" w:eastAsia="Google Sans Text" w:hAnsi="Google Sans Text" w:cs="Google Sans Text"/>
                <w:color w:val="1B1C1D"/>
                <w:sz w:val="16"/>
                <w:szCs w:val="16"/>
              </w:rPr>
              <w:pPrChange w:id="9287" w:author="Rachel Shipsey" w:date="2025-06-23T15:41:00Z">
                <w:pPr>
                  <w:pBdr>
                    <w:top w:val="nil"/>
                    <w:left w:val="nil"/>
                    <w:bottom w:val="nil"/>
                    <w:right w:val="nil"/>
                    <w:between w:val="nil"/>
                  </w:pBdr>
                  <w:spacing w:after="0" w:line="240" w:lineRule="auto"/>
                </w:pPr>
              </w:pPrChange>
            </w:pPr>
            <w:del w:id="9288" w:author="Rachel Shipsey" w:date="2025-06-08T12:59:00Z">
              <w:r w:rsidRPr="00181788" w:rsidDel="00215BFC">
                <w:rPr>
                  <w:rFonts w:ascii="Google Sans Text" w:eastAsia="Google Sans Text" w:hAnsi="Google Sans Text" w:cs="Google Sans Text"/>
                  <w:color w:val="1B1C1D"/>
                  <w:sz w:val="16"/>
                  <w:szCs w:val="16"/>
                </w:rPr>
                <w:delText>The approach is innovative and offers a potential solution for resource-constrained environments or emergency situations.</w:delText>
              </w:r>
              <w:bookmarkStart w:id="9289" w:name="_Toc201238245"/>
              <w:bookmarkStart w:id="9290" w:name="_Toc201319641"/>
              <w:bookmarkEnd w:id="9289"/>
              <w:bookmarkEnd w:id="9290"/>
            </w:del>
          </w:p>
        </w:tc>
        <w:bookmarkStart w:id="9291" w:name="_Toc201238246"/>
        <w:bookmarkStart w:id="9292" w:name="_Toc201319642"/>
        <w:bookmarkEnd w:id="9291"/>
        <w:bookmarkEnd w:id="9292"/>
      </w:tr>
    </w:tbl>
    <w:p w14:paraId="72C0E44A" w14:textId="77777777" w:rsidR="00F2412F" w:rsidDel="00215BFC" w:rsidRDefault="00F2412F">
      <w:pPr>
        <w:pStyle w:val="ListParagraph"/>
        <w:spacing w:after="0" w:line="276" w:lineRule="auto"/>
        <w:jc w:val="both"/>
        <w:rPr>
          <w:del w:id="9293" w:author="Rachel Shipsey" w:date="2025-06-08T12:59:00Z"/>
          <w:rFonts w:cs="Arial"/>
          <w:bCs/>
          <w:sz w:val="22"/>
        </w:rPr>
        <w:pPrChange w:id="9294" w:author="Rachel Shipsey" w:date="2025-06-23T15:41:00Z">
          <w:pPr>
            <w:pStyle w:val="Heading2"/>
            <w:ind w:left="1440"/>
          </w:pPr>
        </w:pPrChange>
      </w:pPr>
      <w:bookmarkStart w:id="9295" w:name="_Toc201238247"/>
      <w:bookmarkStart w:id="9296" w:name="_Toc201319643"/>
      <w:bookmarkEnd w:id="9295"/>
      <w:bookmarkEnd w:id="9296"/>
    </w:p>
    <w:p w14:paraId="792FC39C" w14:textId="57326156" w:rsidR="00A92944" w:rsidDel="00215BFC" w:rsidRDefault="00A92944">
      <w:pPr>
        <w:pStyle w:val="ListParagraph"/>
        <w:spacing w:after="0" w:line="276" w:lineRule="auto"/>
        <w:jc w:val="both"/>
        <w:rPr>
          <w:del w:id="9297" w:author="Rachel Shipsey" w:date="2025-06-08T12:59:00Z"/>
        </w:rPr>
        <w:pPrChange w:id="9298" w:author="Rachel Shipsey" w:date="2025-06-23T15:41:00Z">
          <w:pPr>
            <w:pStyle w:val="Heading2"/>
            <w:numPr>
              <w:ilvl w:val="0"/>
              <w:numId w:val="158"/>
            </w:numPr>
            <w:ind w:left="1440" w:hanging="360"/>
          </w:pPr>
        </w:pPrChange>
      </w:pPr>
      <w:commentRangeStart w:id="9299"/>
      <w:del w:id="9300" w:author="Rachel Shipsey" w:date="2025-06-08T12:59:00Z">
        <w:r w:rsidDel="00215BFC">
          <w:delText>Challenges and lessons learnt</w:delText>
        </w:r>
        <w:commentRangeEnd w:id="9299"/>
        <w:r w:rsidR="006166FF" w:rsidDel="00215BFC">
          <w:rPr>
            <w:rStyle w:val="CommentReference"/>
            <w:sz w:val="28"/>
            <w:szCs w:val="26"/>
          </w:rPr>
          <w:commentReference w:id="9299"/>
        </w:r>
        <w:bookmarkStart w:id="9301" w:name="_Toc201238248"/>
        <w:bookmarkStart w:id="9302" w:name="_Toc201319644"/>
        <w:bookmarkEnd w:id="9301"/>
        <w:bookmarkEnd w:id="9302"/>
      </w:del>
    </w:p>
    <w:p w14:paraId="1A9BBF82" w14:textId="114BB664" w:rsidR="0044108D" w:rsidDel="00215BFC" w:rsidRDefault="0044108D">
      <w:pPr>
        <w:pStyle w:val="ListParagraph"/>
        <w:spacing w:after="0" w:line="276" w:lineRule="auto"/>
        <w:jc w:val="both"/>
        <w:rPr>
          <w:del w:id="9303" w:author="Rachel Shipsey" w:date="2025-06-08T12:59:00Z"/>
          <w:rFonts w:ascii="Calibri" w:eastAsia="Times New Roman" w:hAnsi="Calibri" w:cs="Calibri"/>
          <w:color w:val="1B1C1D"/>
        </w:rPr>
        <w:pPrChange w:id="9304" w:author="Rachel Shipsey" w:date="2025-06-23T15:41:00Z">
          <w:pPr>
            <w:spacing w:after="120" w:line="240" w:lineRule="auto"/>
          </w:pPr>
        </w:pPrChange>
      </w:pPr>
      <w:del w:id="9305" w:author="Rachel Shipsey" w:date="2025-06-08T12:59:00Z">
        <w:r w:rsidRPr="0044108D" w:rsidDel="00215BFC">
          <w:rPr>
            <w:rFonts w:ascii="Calibri" w:eastAsia="Times New Roman" w:hAnsi="Calibri" w:cs="Calibri"/>
            <w:color w:val="1B1C1D"/>
          </w:rPr>
          <w:delText xml:space="preserve">Challenges in ensuring IT literacy among enumerators include varying levels of digital literacy in the population, and difficulties in recruiting individuals with the necessary IT skills. These challenges can be mitigated by using targeted recruitment campaigns, providing incentives for IT-skilled applicants, and creating accessible and effective training programs. </w:delText>
        </w:r>
        <w:r w:rsidR="00E9231A" w:rsidDel="00215BFC">
          <w:rPr>
            <w:rFonts w:ascii="Calibri" w:eastAsia="Times New Roman" w:hAnsi="Calibri" w:cs="Calibri"/>
            <w:color w:val="1B1C1D"/>
          </w:rPr>
          <w:delText>For</w:delText>
        </w:r>
        <w:r w:rsidRPr="0044108D" w:rsidDel="00215BFC">
          <w:rPr>
            <w:rFonts w:ascii="Calibri" w:eastAsia="Times New Roman" w:hAnsi="Calibri" w:cs="Calibri"/>
            <w:color w:val="1B1C1D"/>
          </w:rPr>
          <w:delText xml:space="preserve"> example, Burkina Faso faced challenges recruiting in areas with security concerns and as a result had to lower recruitment criteria, potentially impacting the IT literacy of enumerators. This highlights the need to balance security concerns with the need for qualified personnel.</w:delText>
        </w:r>
        <w:bookmarkStart w:id="9306" w:name="_Toc201238249"/>
        <w:bookmarkStart w:id="9307" w:name="_Toc201319645"/>
        <w:bookmarkEnd w:id="9306"/>
        <w:bookmarkEnd w:id="9307"/>
      </w:del>
    </w:p>
    <w:p w14:paraId="7451638E" w14:textId="77777777" w:rsidR="000D3D77" w:rsidDel="00215BFC" w:rsidRDefault="000D3D77">
      <w:pPr>
        <w:pStyle w:val="ListParagraph"/>
        <w:spacing w:after="0" w:line="276" w:lineRule="auto"/>
        <w:jc w:val="both"/>
        <w:rPr>
          <w:del w:id="9308" w:author="Rachel Shipsey" w:date="2025-06-08T12:59:00Z"/>
          <w:rFonts w:ascii="Calibri" w:eastAsia="Times New Roman" w:hAnsi="Calibri" w:cs="Calibri"/>
          <w:color w:val="1B1C1D"/>
        </w:rPr>
        <w:pPrChange w:id="9309" w:author="Rachel Shipsey" w:date="2025-06-23T15:41:00Z">
          <w:pPr>
            <w:spacing w:after="120" w:line="240" w:lineRule="auto"/>
          </w:pPr>
        </w:pPrChange>
      </w:pPr>
      <w:bookmarkStart w:id="9310" w:name="_Toc201238250"/>
      <w:bookmarkStart w:id="9311" w:name="_Toc201319646"/>
      <w:bookmarkEnd w:id="9310"/>
      <w:bookmarkEnd w:id="9311"/>
    </w:p>
    <w:p w14:paraId="52A28E83" w14:textId="1B4DA5C4" w:rsidR="000D3D77" w:rsidDel="00215BFC" w:rsidRDefault="000D3D77">
      <w:pPr>
        <w:pStyle w:val="ListParagraph"/>
        <w:spacing w:after="0" w:line="276" w:lineRule="auto"/>
        <w:jc w:val="both"/>
        <w:rPr>
          <w:del w:id="9312" w:author="Rachel Shipsey" w:date="2025-06-08T12:59:00Z"/>
          <w:rFonts w:ascii="Calibri" w:eastAsia="Times New Roman" w:hAnsi="Calibri" w:cs="Calibri"/>
          <w:color w:val="1B1C1D"/>
        </w:rPr>
        <w:pPrChange w:id="9313" w:author="Rachel Shipsey" w:date="2025-06-23T15:41:00Z">
          <w:pPr>
            <w:spacing w:after="120" w:line="240" w:lineRule="auto"/>
          </w:pPr>
        </w:pPrChange>
      </w:pPr>
      <w:commentRangeStart w:id="9314"/>
      <w:del w:id="9315" w:author="Rachel Shipsey" w:date="2025-06-08T12:59:00Z">
        <w:r w:rsidDel="00215BFC">
          <w:rPr>
            <w:rFonts w:ascii="Calibri" w:eastAsia="Times New Roman" w:hAnsi="Calibri" w:cs="Calibri"/>
            <w:color w:val="1B1C1D"/>
          </w:rPr>
          <w:delText xml:space="preserve">There have been challenges in </w:delText>
        </w:r>
        <w:r w:rsidR="00BD6941" w:rsidDel="00215BFC">
          <w:rPr>
            <w:rFonts w:ascii="Calibri" w:eastAsia="Times New Roman" w:hAnsi="Calibri" w:cs="Calibri"/>
            <w:color w:val="1B1C1D"/>
          </w:rPr>
          <w:delText>data transmission with not all data correctly</w:delText>
        </w:r>
        <w:r w:rsidR="008C51D5" w:rsidDel="00215BFC">
          <w:rPr>
            <w:rFonts w:ascii="Calibri" w:eastAsia="Times New Roman" w:hAnsi="Calibri" w:cs="Calibri"/>
            <w:color w:val="1B1C1D"/>
          </w:rPr>
          <w:delText xml:space="preserve"> received at the data center. This causes problems with census undercount if </w:delText>
        </w:r>
        <w:r w:rsidR="00BF0E05" w:rsidDel="00215BFC">
          <w:rPr>
            <w:rFonts w:ascii="Calibri" w:eastAsia="Times New Roman" w:hAnsi="Calibri" w:cs="Calibri"/>
            <w:color w:val="1B1C1D"/>
          </w:rPr>
          <w:delText>enumerated households are missing from the census data. Alternatively, if the problem is caught and the households renumerated, this can cause duplication in the census data.</w:delText>
        </w:r>
        <w:r w:rsidR="00A071E0" w:rsidDel="00215BFC">
          <w:rPr>
            <w:rFonts w:ascii="Calibri" w:eastAsia="Times New Roman" w:hAnsi="Calibri" w:cs="Calibri"/>
            <w:color w:val="1B1C1D"/>
          </w:rPr>
          <w:delText xml:space="preserve"> These challenges are often caused by poor internet connectivity. Ensure that you have a strategy for </w:delText>
        </w:r>
        <w:r w:rsidR="00011BA8" w:rsidDel="00215BFC">
          <w:rPr>
            <w:rFonts w:ascii="Calibri" w:eastAsia="Times New Roman" w:hAnsi="Calibri" w:cs="Calibri"/>
            <w:color w:val="1B1C1D"/>
          </w:rPr>
          <w:delText xml:space="preserve">dealing with loss of connectivity such as an off-line solution that </w:delText>
        </w:r>
        <w:r w:rsidR="007F34D5" w:rsidDel="00215BFC">
          <w:rPr>
            <w:rFonts w:ascii="Calibri" w:eastAsia="Times New Roman" w:hAnsi="Calibri" w:cs="Calibri"/>
            <w:color w:val="1B1C1D"/>
          </w:rPr>
          <w:delText>securely stores the data until there is</w:delText>
        </w:r>
        <w:r w:rsidR="00153138" w:rsidDel="00215BFC">
          <w:rPr>
            <w:rFonts w:ascii="Calibri" w:eastAsia="Times New Roman" w:hAnsi="Calibri" w:cs="Calibri"/>
            <w:color w:val="1B1C1D"/>
          </w:rPr>
          <w:delText xml:space="preserve"> a good enough Wi-Fi signal for transmission to be completed.</w:delText>
        </w:r>
        <w:commentRangeEnd w:id="9314"/>
        <w:r w:rsidR="003A68AA" w:rsidDel="00215BFC">
          <w:rPr>
            <w:rStyle w:val="CommentReference"/>
            <w:rFonts w:ascii="Calibri" w:eastAsia="Times New Roman" w:hAnsi="Calibri" w:cs="Calibri"/>
            <w:color w:val="1B1C1D"/>
            <w:sz w:val="24"/>
            <w:szCs w:val="22"/>
          </w:rPr>
          <w:commentReference w:id="9314"/>
        </w:r>
        <w:bookmarkStart w:id="9316" w:name="_Toc201238251"/>
        <w:bookmarkStart w:id="9317" w:name="_Toc201319647"/>
        <w:bookmarkEnd w:id="9316"/>
        <w:bookmarkEnd w:id="9317"/>
      </w:del>
    </w:p>
    <w:p w14:paraId="26692BA2" w14:textId="77777777" w:rsidR="00BF0E05" w:rsidRPr="0044108D" w:rsidDel="00215BFC" w:rsidRDefault="00BF0E05">
      <w:pPr>
        <w:pStyle w:val="ListParagraph"/>
        <w:spacing w:after="0" w:line="276" w:lineRule="auto"/>
        <w:jc w:val="both"/>
        <w:rPr>
          <w:del w:id="9318" w:author="Rachel Shipsey" w:date="2025-06-08T12:59:00Z"/>
          <w:rFonts w:ascii="Calibri" w:eastAsia="Times New Roman" w:hAnsi="Calibri" w:cs="Calibri"/>
          <w:color w:val="1B1C1D"/>
        </w:rPr>
        <w:pPrChange w:id="9319" w:author="Rachel Shipsey" w:date="2025-06-23T15:41:00Z">
          <w:pPr>
            <w:spacing w:after="120" w:line="240" w:lineRule="auto"/>
          </w:pPr>
        </w:pPrChange>
      </w:pPr>
      <w:bookmarkStart w:id="9320" w:name="_Toc201238252"/>
      <w:bookmarkStart w:id="9321" w:name="_Toc201319648"/>
      <w:bookmarkEnd w:id="9320"/>
      <w:bookmarkEnd w:id="9321"/>
    </w:p>
    <w:p w14:paraId="387029F0" w14:textId="297D33C2" w:rsidR="00A92944" w:rsidDel="00215BFC" w:rsidRDefault="00A92944">
      <w:pPr>
        <w:pStyle w:val="ListParagraph"/>
        <w:spacing w:after="0" w:line="276" w:lineRule="auto"/>
        <w:jc w:val="both"/>
        <w:rPr>
          <w:del w:id="9322" w:author="Rachel Shipsey" w:date="2025-06-08T12:59:00Z"/>
        </w:rPr>
        <w:pPrChange w:id="9323" w:author="Rachel Shipsey" w:date="2025-06-23T15:41:00Z">
          <w:pPr>
            <w:pStyle w:val="Heading2"/>
            <w:numPr>
              <w:ilvl w:val="0"/>
              <w:numId w:val="158"/>
            </w:numPr>
            <w:ind w:left="1440" w:hanging="360"/>
          </w:pPr>
        </w:pPrChange>
      </w:pPr>
      <w:del w:id="9324" w:author="Rachel Shipsey" w:date="2025-06-08T12:59:00Z">
        <w:r w:rsidRPr="004254F0" w:rsidDel="00215BFC">
          <w:rPr>
            <w:rFonts w:eastAsiaTheme="majorEastAsia" w:cstheme="majorBidi"/>
            <w:b/>
            <w:sz w:val="28"/>
            <w:szCs w:val="26"/>
            <w:rPrChange w:id="9325" w:author="Rachel Shipsey" w:date="2025-06-03T19:27:00Z">
              <w:rPr>
                <w:rFonts w:cs="Arial"/>
                <w:b w:val="0"/>
                <w:bCs/>
                <w:sz w:val="22"/>
              </w:rPr>
            </w:rPrChange>
          </w:rPr>
          <w:delText>Recommendations</w:delText>
        </w:r>
        <w:bookmarkStart w:id="9326" w:name="_Toc201238253"/>
        <w:bookmarkStart w:id="9327" w:name="_Toc201319649"/>
        <w:bookmarkEnd w:id="9326"/>
        <w:bookmarkEnd w:id="9327"/>
      </w:del>
    </w:p>
    <w:p w14:paraId="0310CF46" w14:textId="77777777" w:rsidR="0065142C" w:rsidRPr="000605C7" w:rsidDel="00215BFC" w:rsidRDefault="0065142C">
      <w:pPr>
        <w:pStyle w:val="ListParagraph"/>
        <w:spacing w:after="0" w:line="276" w:lineRule="auto"/>
        <w:jc w:val="both"/>
        <w:rPr>
          <w:del w:id="9328" w:author="Rachel Shipsey" w:date="2025-06-08T12:59:00Z"/>
          <w:rFonts w:ascii="Calibri" w:eastAsia="Times New Roman" w:hAnsi="Calibri" w:cs="Calibri"/>
          <w:color w:val="1B1C1D"/>
        </w:rPr>
        <w:pPrChange w:id="9329" w:author="Rachel Shipsey" w:date="2025-06-23T15:41:00Z">
          <w:pPr>
            <w:numPr>
              <w:numId w:val="168"/>
            </w:numPr>
            <w:spacing w:after="0" w:line="240" w:lineRule="auto"/>
            <w:ind w:left="720" w:hanging="360"/>
          </w:pPr>
        </w:pPrChange>
      </w:pPr>
      <w:del w:id="9330" w:author="Rachel Shipsey" w:date="2025-06-08T12:59:00Z">
        <w:r w:rsidRPr="000605C7" w:rsidDel="00215BFC">
          <w:rPr>
            <w:rFonts w:ascii="Calibri" w:eastAsia="Times New Roman" w:hAnsi="Calibri" w:cs="Calibri"/>
            <w:color w:val="1B1C1D"/>
          </w:rPr>
          <w:delText>Prioritize investments in digital infrastructure and tools to support efficient and high-quality field operations and logistics.</w:delText>
        </w:r>
        <w:bookmarkStart w:id="9331" w:name="_Toc201238254"/>
        <w:bookmarkStart w:id="9332" w:name="_Toc201319650"/>
        <w:bookmarkEnd w:id="9331"/>
        <w:bookmarkEnd w:id="9332"/>
      </w:del>
    </w:p>
    <w:p w14:paraId="36EC6B40" w14:textId="77777777" w:rsidR="0065142C" w:rsidRPr="000605C7" w:rsidDel="00215BFC" w:rsidRDefault="0065142C">
      <w:pPr>
        <w:pStyle w:val="ListParagraph"/>
        <w:spacing w:after="0" w:line="276" w:lineRule="auto"/>
        <w:jc w:val="both"/>
        <w:rPr>
          <w:del w:id="9333" w:author="Rachel Shipsey" w:date="2025-06-08T12:59:00Z"/>
          <w:rFonts w:ascii="Calibri" w:eastAsia="Times New Roman" w:hAnsi="Calibri" w:cs="Calibri"/>
          <w:color w:val="1B1C1D"/>
        </w:rPr>
        <w:pPrChange w:id="9334" w:author="Rachel Shipsey" w:date="2025-06-23T15:41:00Z">
          <w:pPr>
            <w:numPr>
              <w:numId w:val="168"/>
            </w:numPr>
            <w:spacing w:after="0" w:line="240" w:lineRule="auto"/>
            <w:ind w:left="720" w:hanging="360"/>
          </w:pPr>
        </w:pPrChange>
      </w:pPr>
      <w:del w:id="9335" w:author="Rachel Shipsey" w:date="2025-06-08T12:59:00Z">
        <w:r w:rsidRPr="000605C7" w:rsidDel="00215BFC">
          <w:rPr>
            <w:rFonts w:ascii="Calibri" w:eastAsia="Times New Roman" w:hAnsi="Calibri" w:cs="Calibri"/>
            <w:color w:val="1B1C1D"/>
          </w:rPr>
          <w:delText>Develop comprehensive training programs to ensure that all field personnel are proficient in the use of digital technologies.</w:delText>
        </w:r>
        <w:bookmarkStart w:id="9336" w:name="_Toc201238255"/>
        <w:bookmarkStart w:id="9337" w:name="_Toc201319651"/>
        <w:bookmarkEnd w:id="9336"/>
        <w:bookmarkEnd w:id="9337"/>
      </w:del>
    </w:p>
    <w:p w14:paraId="26DB4049" w14:textId="77777777" w:rsidR="0065142C" w:rsidRPr="000605C7" w:rsidDel="00215BFC" w:rsidRDefault="0065142C">
      <w:pPr>
        <w:pStyle w:val="ListParagraph"/>
        <w:spacing w:after="0" w:line="276" w:lineRule="auto"/>
        <w:jc w:val="both"/>
        <w:rPr>
          <w:del w:id="9338" w:author="Rachel Shipsey" w:date="2025-06-08T12:59:00Z"/>
          <w:rFonts w:ascii="Calibri" w:eastAsia="Times New Roman" w:hAnsi="Calibri" w:cs="Calibri"/>
          <w:color w:val="1B1C1D"/>
        </w:rPr>
        <w:pPrChange w:id="9339" w:author="Rachel Shipsey" w:date="2025-06-23T15:41:00Z">
          <w:pPr>
            <w:numPr>
              <w:numId w:val="168"/>
            </w:numPr>
            <w:spacing w:after="0" w:line="240" w:lineRule="auto"/>
            <w:ind w:left="720" w:hanging="360"/>
          </w:pPr>
        </w:pPrChange>
      </w:pPr>
      <w:del w:id="9340" w:author="Rachel Shipsey" w:date="2025-06-08T12:59:00Z">
        <w:r w:rsidRPr="000605C7" w:rsidDel="00215BFC">
          <w:rPr>
            <w:rFonts w:ascii="Calibri" w:eastAsia="Times New Roman" w:hAnsi="Calibri" w:cs="Calibri"/>
            <w:color w:val="1B1C1D"/>
          </w:rPr>
          <w:delText>Implement robust data security measures to protect the confidentiality and integrity of collected data.</w:delText>
        </w:r>
        <w:bookmarkStart w:id="9341" w:name="_Toc201238256"/>
        <w:bookmarkStart w:id="9342" w:name="_Toc201319652"/>
        <w:bookmarkEnd w:id="9341"/>
        <w:bookmarkEnd w:id="9342"/>
      </w:del>
    </w:p>
    <w:p w14:paraId="443DE651" w14:textId="77777777" w:rsidR="0065142C" w:rsidRPr="000605C7" w:rsidDel="00215BFC" w:rsidRDefault="0065142C">
      <w:pPr>
        <w:pStyle w:val="ListParagraph"/>
        <w:spacing w:after="0" w:line="276" w:lineRule="auto"/>
        <w:jc w:val="both"/>
        <w:rPr>
          <w:del w:id="9343" w:author="Rachel Shipsey" w:date="2025-06-08T12:59:00Z"/>
          <w:rFonts w:ascii="Calibri" w:eastAsia="Times New Roman" w:hAnsi="Calibri" w:cs="Calibri"/>
          <w:color w:val="1B1C1D"/>
        </w:rPr>
        <w:pPrChange w:id="9344" w:author="Rachel Shipsey" w:date="2025-06-23T15:41:00Z">
          <w:pPr>
            <w:numPr>
              <w:numId w:val="168"/>
            </w:numPr>
            <w:spacing w:after="0" w:line="240" w:lineRule="auto"/>
            <w:ind w:left="720" w:hanging="360"/>
          </w:pPr>
        </w:pPrChange>
      </w:pPr>
      <w:del w:id="9345" w:author="Rachel Shipsey" w:date="2025-06-08T12:59:00Z">
        <w:r w:rsidRPr="000605C7" w:rsidDel="00215BFC">
          <w:rPr>
            <w:rFonts w:ascii="Calibri" w:eastAsia="Times New Roman" w:hAnsi="Calibri" w:cs="Calibri"/>
            <w:color w:val="1B1C1D"/>
          </w:rPr>
          <w:delText>Establish clear protocols for data transmission, storage, and retrieval.</w:delText>
        </w:r>
        <w:bookmarkStart w:id="9346" w:name="_Toc201238257"/>
        <w:bookmarkStart w:id="9347" w:name="_Toc201319653"/>
        <w:bookmarkEnd w:id="9346"/>
        <w:bookmarkEnd w:id="9347"/>
      </w:del>
    </w:p>
    <w:p w14:paraId="49DCE506" w14:textId="15B99B4D" w:rsidR="0065142C" w:rsidDel="00215BFC" w:rsidRDefault="0065142C">
      <w:pPr>
        <w:pStyle w:val="ListParagraph"/>
        <w:spacing w:after="0" w:line="276" w:lineRule="auto"/>
        <w:jc w:val="both"/>
        <w:rPr>
          <w:del w:id="9348" w:author="Rachel Shipsey" w:date="2025-06-08T12:59:00Z"/>
        </w:rPr>
        <w:pPrChange w:id="9349" w:author="Rachel Shipsey" w:date="2025-06-23T15:41:00Z">
          <w:pPr>
            <w:pStyle w:val="ListParagraph"/>
            <w:numPr>
              <w:numId w:val="168"/>
            </w:numPr>
            <w:ind w:hanging="360"/>
          </w:pPr>
        </w:pPrChange>
      </w:pPr>
      <w:del w:id="9350" w:author="Rachel Shipsey" w:date="2025-06-08T12:59:00Z">
        <w:r w:rsidRPr="0065142C" w:rsidDel="00215BFC">
          <w:rPr>
            <w:rFonts w:ascii="Calibri" w:eastAsia="Times New Roman" w:hAnsi="Calibri" w:cs="Calibri"/>
            <w:color w:val="1B1C1D"/>
          </w:rPr>
          <w:delText>Continuously monitor and evaluate the effectiveness of digital field operation and logistics processes to</w:delText>
        </w:r>
        <w:bookmarkStart w:id="9351" w:name="_Toc201238258"/>
        <w:bookmarkStart w:id="9352" w:name="_Toc201319654"/>
        <w:bookmarkEnd w:id="9351"/>
        <w:bookmarkEnd w:id="9352"/>
      </w:del>
    </w:p>
    <w:p w14:paraId="679D0388" w14:textId="77777777" w:rsidR="0065142C" w:rsidRPr="0065142C" w:rsidDel="00215BFC" w:rsidRDefault="0065142C">
      <w:pPr>
        <w:pStyle w:val="ListParagraph"/>
        <w:spacing w:after="0" w:line="276" w:lineRule="auto"/>
        <w:jc w:val="both"/>
        <w:rPr>
          <w:del w:id="9353" w:author="Rachel Shipsey" w:date="2025-06-08T12:59:00Z"/>
        </w:rPr>
        <w:pPrChange w:id="9354" w:author="Rachel Shipsey" w:date="2025-06-23T15:41:00Z">
          <w:pPr/>
        </w:pPrChange>
      </w:pPr>
      <w:bookmarkStart w:id="9355" w:name="_Toc201238259"/>
      <w:bookmarkStart w:id="9356" w:name="_Toc201319655"/>
      <w:bookmarkEnd w:id="9355"/>
      <w:bookmarkEnd w:id="9356"/>
    </w:p>
    <w:p w14:paraId="4205B62D" w14:textId="7207570C" w:rsidR="00A92944" w:rsidRPr="002240CA" w:rsidDel="00215BFC" w:rsidRDefault="00A92944">
      <w:pPr>
        <w:pStyle w:val="ListParagraph"/>
        <w:spacing w:after="0" w:line="276" w:lineRule="auto"/>
        <w:jc w:val="both"/>
        <w:rPr>
          <w:del w:id="9357" w:author="Rachel Shipsey" w:date="2025-06-08T12:59:00Z"/>
        </w:rPr>
        <w:pPrChange w:id="9358" w:author="Rachel Shipsey" w:date="2025-06-23T15:41:00Z">
          <w:pPr>
            <w:pStyle w:val="Heading2"/>
            <w:numPr>
              <w:ilvl w:val="0"/>
              <w:numId w:val="158"/>
            </w:numPr>
            <w:ind w:left="1440" w:hanging="360"/>
          </w:pPr>
        </w:pPrChange>
      </w:pPr>
      <w:del w:id="9359" w:author="Rachel Shipsey" w:date="2025-06-08T12:59:00Z">
        <w:r w:rsidRPr="004254F0" w:rsidDel="00215BFC">
          <w:rPr>
            <w:rFonts w:eastAsiaTheme="majorEastAsia" w:cstheme="majorBidi"/>
            <w:b/>
            <w:sz w:val="28"/>
            <w:szCs w:val="26"/>
            <w:rPrChange w:id="9360" w:author="Rachel Shipsey" w:date="2025-06-03T19:27:00Z">
              <w:rPr>
                <w:rFonts w:cs="Arial"/>
                <w:b w:val="0"/>
                <w:bCs/>
                <w:sz w:val="22"/>
              </w:rPr>
            </w:rPrChange>
          </w:rPr>
          <w:delText>Resources</w:delText>
        </w:r>
        <w:bookmarkStart w:id="9361" w:name="_Toc201238260"/>
        <w:bookmarkStart w:id="9362" w:name="_Toc201319656"/>
        <w:bookmarkEnd w:id="9361"/>
        <w:bookmarkEnd w:id="9362"/>
      </w:del>
    </w:p>
    <w:p w14:paraId="702ABBF4" w14:textId="77777777" w:rsidR="00A92944" w:rsidDel="00215BFC" w:rsidRDefault="00A92944">
      <w:pPr>
        <w:pStyle w:val="ListParagraph"/>
        <w:spacing w:after="0" w:line="276" w:lineRule="auto"/>
        <w:jc w:val="both"/>
        <w:rPr>
          <w:del w:id="9363" w:author="Rachel Shipsey" w:date="2025-06-08T12:59:00Z"/>
        </w:rPr>
        <w:pPrChange w:id="9364" w:author="Rachel Shipsey" w:date="2025-06-23T15:41:00Z">
          <w:pPr/>
        </w:pPrChange>
      </w:pPr>
      <w:bookmarkStart w:id="9365" w:name="_Toc201238261"/>
      <w:bookmarkStart w:id="9366" w:name="_Toc201319657"/>
      <w:bookmarkEnd w:id="9365"/>
      <w:bookmarkEnd w:id="9366"/>
    </w:p>
    <w:p w14:paraId="3311E803" w14:textId="77777777" w:rsidR="00970C87" w:rsidRPr="00F443F5" w:rsidDel="00215BFC" w:rsidRDefault="00970C87">
      <w:pPr>
        <w:pStyle w:val="ListParagraph"/>
        <w:spacing w:after="0" w:line="276" w:lineRule="auto"/>
        <w:jc w:val="both"/>
        <w:rPr>
          <w:del w:id="9367" w:author="Rachel Shipsey" w:date="2025-06-08T12:59:00Z"/>
          <w:rFonts w:eastAsia="Times New Roman" w:cs="Arial"/>
          <w:b/>
          <w:bCs/>
          <w:color w:val="000000"/>
        </w:rPr>
        <w:pPrChange w:id="9368" w:author="Rachel Shipsey" w:date="2025-06-23T15:41:00Z">
          <w:pPr>
            <w:spacing w:after="0" w:line="240" w:lineRule="auto"/>
            <w:jc w:val="both"/>
          </w:pPr>
        </w:pPrChange>
      </w:pPr>
      <w:bookmarkStart w:id="9369" w:name="_Toc201238262"/>
      <w:bookmarkStart w:id="9370" w:name="_Toc201319658"/>
      <w:bookmarkEnd w:id="9369"/>
      <w:bookmarkEnd w:id="9370"/>
    </w:p>
    <w:p w14:paraId="50FE7A8E" w14:textId="77777777" w:rsidR="00970C87" w:rsidRPr="00F443F5" w:rsidDel="00215BFC" w:rsidRDefault="00970C87">
      <w:pPr>
        <w:pStyle w:val="ListParagraph"/>
        <w:spacing w:after="0" w:line="276" w:lineRule="auto"/>
        <w:jc w:val="both"/>
        <w:rPr>
          <w:del w:id="9371" w:author="Rachel Shipsey" w:date="2025-06-08T12:59:00Z"/>
          <w:rFonts w:eastAsia="Arial" w:cs="Arial"/>
        </w:rPr>
        <w:pPrChange w:id="9372" w:author="Rachel Shipsey" w:date="2025-06-23T15:41:00Z">
          <w:pPr>
            <w:spacing w:line="240" w:lineRule="auto"/>
            <w:jc w:val="both"/>
          </w:pPr>
        </w:pPrChange>
      </w:pPr>
      <w:bookmarkStart w:id="9373" w:name="_Toc201238263"/>
      <w:bookmarkStart w:id="9374" w:name="_Toc201319659"/>
      <w:bookmarkEnd w:id="9373"/>
      <w:bookmarkEnd w:id="9374"/>
    </w:p>
    <w:p w14:paraId="611F6BE2" w14:textId="418318BF" w:rsidR="00970C87" w:rsidRPr="00F443F5" w:rsidDel="00215BFC" w:rsidRDefault="00970C87">
      <w:pPr>
        <w:pStyle w:val="ListParagraph"/>
        <w:spacing w:after="0" w:line="276" w:lineRule="auto"/>
        <w:jc w:val="both"/>
        <w:rPr>
          <w:del w:id="9375" w:author="Rachel Shipsey" w:date="2025-06-08T12:59:00Z"/>
          <w:rFonts w:cs="Arial"/>
        </w:rPr>
        <w:pPrChange w:id="9376" w:author="Rachel Shipsey" w:date="2025-06-23T15:41:00Z">
          <w:pPr>
            <w:spacing w:line="240" w:lineRule="auto"/>
            <w:jc w:val="both"/>
          </w:pPr>
        </w:pPrChange>
      </w:pPr>
      <w:commentRangeStart w:id="9377"/>
      <w:del w:id="9378" w:author="Rachel Shipsey" w:date="2025-06-08T12:59:00Z">
        <w:r w:rsidRPr="7B4121B4" w:rsidDel="00215BFC">
          <w:rPr>
            <w:rFonts w:cs="Arial"/>
          </w:rPr>
          <w:delText xml:space="preserve">.  </w:delText>
        </w:r>
        <w:bookmarkStart w:id="9379" w:name="_Toc201238264"/>
        <w:bookmarkStart w:id="9380" w:name="_Toc201319660"/>
        <w:bookmarkEnd w:id="9379"/>
        <w:bookmarkEnd w:id="9380"/>
      </w:del>
    </w:p>
    <w:p w14:paraId="6485A98D" w14:textId="0D7A98E4" w:rsidR="00B46CB9" w:rsidDel="00215BFC" w:rsidRDefault="00970C87">
      <w:pPr>
        <w:pStyle w:val="ListParagraph"/>
        <w:spacing w:after="0" w:line="276" w:lineRule="auto"/>
        <w:jc w:val="both"/>
        <w:rPr>
          <w:del w:id="9381" w:author="Rachel Shipsey" w:date="2025-06-08T12:59:00Z"/>
          <w:rFonts w:cs="Arial"/>
        </w:rPr>
        <w:pPrChange w:id="9382" w:author="Rachel Shipsey" w:date="2025-06-23T15:41:00Z">
          <w:pPr/>
        </w:pPrChange>
      </w:pPr>
      <w:del w:id="9383" w:author="Rachel Shipsey" w:date="2025-06-08T12:59:00Z">
        <w:r w:rsidDel="00215BFC">
          <w:rPr>
            <w:rFonts w:cs="Arial"/>
          </w:rPr>
          <w:br w:type="page"/>
        </w:r>
        <w:commentRangeEnd w:id="9377"/>
        <w:r w:rsidR="00BD5202" w:rsidDel="00215BFC">
          <w:rPr>
            <w:rStyle w:val="CommentReference"/>
            <w:rFonts w:cs="Arial"/>
            <w:sz w:val="24"/>
            <w:szCs w:val="22"/>
          </w:rPr>
          <w:commentReference w:id="9377"/>
        </w:r>
      </w:del>
    </w:p>
    <w:p w14:paraId="691EA218" w14:textId="45A6676A" w:rsidR="00A62294" w:rsidRPr="00A62294" w:rsidDel="00460840" w:rsidRDefault="00A62294">
      <w:pPr>
        <w:pStyle w:val="ListParagraph"/>
        <w:spacing w:after="0" w:line="276" w:lineRule="auto"/>
        <w:jc w:val="both"/>
        <w:rPr>
          <w:del w:id="9384" w:author="Rachel Shipsey" w:date="2025-05-21T10:24:00Z"/>
          <w:rFonts w:cs="Arial"/>
          <w:bCs/>
          <w:sz w:val="28"/>
          <w:szCs w:val="28"/>
        </w:rPr>
        <w:pPrChange w:id="9385" w:author="Rachel Shipsey" w:date="2025-06-23T15:41:00Z">
          <w:pPr>
            <w:pStyle w:val="Heading1"/>
            <w:pBdr>
              <w:bottom w:val="single" w:sz="4" w:space="1" w:color="auto"/>
            </w:pBdr>
          </w:pPr>
        </w:pPrChange>
      </w:pPr>
      <w:commentRangeStart w:id="9386"/>
      <w:del w:id="9387" w:author="Rachel Shipsey" w:date="2025-05-21T10:24:00Z">
        <w:r w:rsidRPr="4871BC61" w:rsidDel="00460840">
          <w:rPr>
            <w:rFonts w:cs="Arial"/>
            <w:bCs/>
            <w:sz w:val="28"/>
            <w:szCs w:val="28"/>
          </w:rPr>
          <w:delText>CHAPTER SEVEN</w:delText>
        </w:r>
      </w:del>
      <w:ins w:id="9388" w:author="Rachel Elizabeth" w:date="2025-05-19T16:52:00Z">
        <w:del w:id="9389" w:author="Rachel Shipsey" w:date="2025-05-21T10:24:00Z">
          <w:r w:rsidR="006B5571" w:rsidDel="00460840">
            <w:rPr>
              <w:rFonts w:cs="Arial"/>
              <w:bCs/>
              <w:sz w:val="28"/>
              <w:szCs w:val="28"/>
            </w:rPr>
            <w:delText>Fourteen</w:delText>
          </w:r>
          <w:commentRangeEnd w:id="9386"/>
          <w:r w:rsidR="006B5571" w:rsidRPr="4871BC61" w:rsidDel="00460840">
            <w:rPr>
              <w:rStyle w:val="CommentReference"/>
              <w:rFonts w:cs="Arial"/>
              <w:bCs/>
              <w:sz w:val="28"/>
              <w:szCs w:val="28"/>
            </w:rPr>
            <w:commentReference w:id="9386"/>
          </w:r>
        </w:del>
      </w:ins>
      <w:del w:id="9390" w:author="Rachel Shipsey" w:date="2025-05-21T10:24:00Z">
        <w:r w:rsidRPr="4871BC61" w:rsidDel="00460840">
          <w:rPr>
            <w:rFonts w:cs="Arial"/>
            <w:bCs/>
            <w:sz w:val="28"/>
            <w:szCs w:val="28"/>
          </w:rPr>
          <w:delText xml:space="preserve">: Logistics, Financial Management and Procurement </w:delText>
        </w:r>
        <w:bookmarkStart w:id="9391" w:name="_Toc199770643"/>
        <w:bookmarkStart w:id="9392" w:name="_Toc201238265"/>
        <w:bookmarkStart w:id="9393" w:name="_Toc201319661"/>
        <w:bookmarkEnd w:id="9391"/>
        <w:bookmarkEnd w:id="9392"/>
        <w:bookmarkEnd w:id="9393"/>
      </w:del>
    </w:p>
    <w:p w14:paraId="573D6EF3" w14:textId="117EE6C6" w:rsidR="00A62294" w:rsidRPr="00A62294" w:rsidDel="00460840" w:rsidRDefault="00A62294">
      <w:pPr>
        <w:pStyle w:val="ListParagraph"/>
        <w:spacing w:after="0" w:line="276" w:lineRule="auto"/>
        <w:jc w:val="both"/>
        <w:rPr>
          <w:del w:id="9394" w:author="Rachel Shipsey" w:date="2025-05-21T10:24:00Z"/>
          <w:rFonts w:cs="Arial"/>
          <w:bCs/>
          <w:color w:val="538135" w:themeColor="accent6" w:themeShade="BF"/>
          <w:sz w:val="28"/>
          <w:szCs w:val="28"/>
        </w:rPr>
        <w:pPrChange w:id="9395" w:author="Rachel Shipsey" w:date="2025-06-23T15:41:00Z">
          <w:pPr>
            <w:pStyle w:val="Heading1"/>
          </w:pPr>
        </w:pPrChange>
      </w:pPr>
      <w:del w:id="9396" w:author="Rachel Shipsey" w:date="2025-05-21T10:24:00Z">
        <w:r w:rsidRPr="4871BC61" w:rsidDel="00460840">
          <w:rPr>
            <w:rFonts w:cs="Arial"/>
            <w:bCs/>
            <w:color w:val="538135" w:themeColor="accent6" w:themeShade="BF"/>
            <w:sz w:val="28"/>
            <w:szCs w:val="28"/>
          </w:rPr>
          <w:delText xml:space="preserve">7.1 </w:delText>
        </w:r>
        <w:r w:rsidR="00647414" w:rsidRPr="4871BC61" w:rsidDel="00460840">
          <w:rPr>
            <w:rFonts w:cs="Arial"/>
            <w:bCs/>
            <w:color w:val="538135" w:themeColor="accent6" w:themeShade="BF"/>
            <w:sz w:val="28"/>
            <w:szCs w:val="28"/>
          </w:rPr>
          <w:delText>Census Logistics</w:delText>
        </w:r>
        <w:bookmarkStart w:id="9397" w:name="_Toc199770644"/>
        <w:bookmarkStart w:id="9398" w:name="_Toc201238266"/>
        <w:bookmarkStart w:id="9399" w:name="_Toc201319662"/>
        <w:bookmarkEnd w:id="9397"/>
        <w:bookmarkEnd w:id="9398"/>
        <w:bookmarkEnd w:id="9399"/>
      </w:del>
    </w:p>
    <w:p w14:paraId="6AD64042" w14:textId="27DCA894" w:rsidR="00A62294" w:rsidRPr="00A62294" w:rsidDel="00460840" w:rsidRDefault="00A62294">
      <w:pPr>
        <w:pStyle w:val="ListParagraph"/>
        <w:spacing w:after="0" w:line="276" w:lineRule="auto"/>
        <w:jc w:val="both"/>
        <w:rPr>
          <w:del w:id="9400" w:author="Rachel Shipsey" w:date="2025-05-21T10:24:00Z"/>
          <w:rFonts w:cs="Arial"/>
          <w:bCs/>
          <w:sz w:val="22"/>
        </w:rPr>
        <w:pPrChange w:id="9401" w:author="Rachel Shipsey" w:date="2025-06-23T15:41:00Z">
          <w:pPr>
            <w:pStyle w:val="Heading2"/>
          </w:pPr>
        </w:pPrChange>
      </w:pPr>
      <w:del w:id="9402" w:author="Rachel Shipsey" w:date="2025-05-21T10:24:00Z">
        <w:r w:rsidRPr="4871BC61" w:rsidDel="00460840">
          <w:rPr>
            <w:rFonts w:cs="Arial"/>
            <w:bCs/>
            <w:sz w:val="22"/>
          </w:rPr>
          <w:delText xml:space="preserve">7.1.1 Introduction </w:delText>
        </w:r>
        <w:bookmarkStart w:id="9403" w:name="_Toc199770645"/>
        <w:bookmarkStart w:id="9404" w:name="_Toc201238267"/>
        <w:bookmarkStart w:id="9405" w:name="_Toc201319663"/>
        <w:bookmarkEnd w:id="9403"/>
        <w:bookmarkEnd w:id="9404"/>
        <w:bookmarkEnd w:id="9405"/>
      </w:del>
    </w:p>
    <w:p w14:paraId="386C17F7" w14:textId="0277332B" w:rsidR="00A62294" w:rsidRPr="00DE21DB" w:rsidDel="00460840" w:rsidRDefault="00A62294">
      <w:pPr>
        <w:pStyle w:val="ListParagraph"/>
        <w:spacing w:after="0" w:line="276" w:lineRule="auto"/>
        <w:jc w:val="both"/>
        <w:rPr>
          <w:del w:id="9406" w:author="Rachel Shipsey" w:date="2025-05-21T10:24:00Z"/>
          <w:rFonts w:cs="Arial"/>
        </w:rPr>
        <w:pPrChange w:id="9407" w:author="Rachel Shipsey" w:date="2025-06-23T15:41:00Z">
          <w:pPr>
            <w:spacing w:line="276" w:lineRule="auto"/>
            <w:jc w:val="both"/>
          </w:pPr>
        </w:pPrChange>
      </w:pPr>
      <w:del w:id="9408" w:author="Rachel Shipsey" w:date="2025-05-21T10:24:00Z">
        <w:r w:rsidRPr="7B4121B4" w:rsidDel="00460840">
          <w:rPr>
            <w:rFonts w:cs="Arial"/>
          </w:rPr>
          <w:delText xml:space="preserve">Census undertaking requires robust logistics planning for effective implementation of all the processes. Census logistics broadly entails procurement of equipment and materials, transportation, and storage. During procurement, the process of acquisition and storage of the census equipment and materials needs to be </w:delText>
        </w:r>
        <w:r w:rsidR="3B5231EB" w:rsidRPr="7B4121B4" w:rsidDel="00460840">
          <w:rPr>
            <w:rFonts w:cs="Arial"/>
          </w:rPr>
          <w:delText>planned</w:delText>
        </w:r>
        <w:r w:rsidRPr="7B4121B4" w:rsidDel="00460840">
          <w:rPr>
            <w:rFonts w:cs="Arial"/>
          </w:rPr>
          <w:delText xml:space="preserve"> effectively. </w:delText>
        </w:r>
        <w:bookmarkStart w:id="9409" w:name="_Toc199770646"/>
        <w:bookmarkStart w:id="9410" w:name="_Toc201238268"/>
        <w:bookmarkStart w:id="9411" w:name="_Toc201319664"/>
        <w:bookmarkEnd w:id="9409"/>
        <w:bookmarkEnd w:id="9410"/>
        <w:bookmarkEnd w:id="9411"/>
      </w:del>
    </w:p>
    <w:p w14:paraId="25E03F77" w14:textId="441F46AA" w:rsidR="00A62294" w:rsidRPr="00DE21DB" w:rsidDel="00460840" w:rsidRDefault="00A62294">
      <w:pPr>
        <w:pStyle w:val="ListParagraph"/>
        <w:spacing w:after="0" w:line="276" w:lineRule="auto"/>
        <w:jc w:val="both"/>
        <w:rPr>
          <w:del w:id="9412" w:author="Rachel Shipsey" w:date="2025-05-21T10:24:00Z"/>
          <w:rFonts w:cs="Arial"/>
        </w:rPr>
        <w:pPrChange w:id="9413" w:author="Rachel Shipsey" w:date="2025-06-23T15:41:00Z">
          <w:pPr>
            <w:spacing w:line="276" w:lineRule="auto"/>
            <w:jc w:val="both"/>
          </w:pPr>
        </w:pPrChange>
      </w:pPr>
      <w:del w:id="9414" w:author="Rachel Shipsey" w:date="2025-05-21T10:24:00Z">
        <w:r w:rsidRPr="7B4121B4" w:rsidDel="00460840">
          <w:rPr>
            <w:rFonts w:cs="Arial"/>
          </w:rPr>
          <w:delText>Traditionally, during implementation of censuses, large quantities of materials are procured for various purposes like field gear for cartographic mapping teams, uniform for the enumeration team-usually t-shirts o</w:delText>
        </w:r>
        <w:r w:rsidR="063352B3" w:rsidRPr="7B4121B4" w:rsidDel="00460840">
          <w:rPr>
            <w:rFonts w:cs="Arial"/>
          </w:rPr>
          <w:delText>r</w:delText>
        </w:r>
        <w:r w:rsidRPr="7B4121B4" w:rsidDel="00460840">
          <w:rPr>
            <w:rFonts w:cs="Arial"/>
          </w:rPr>
          <w:delText xml:space="preserve"> reflector jackets, field bags, umbrellas, printing of manuals, questionnaires, etc. In a digital census, procurement of ICT equipment like server, tablets and accessories, sim-cards and bundles etc. are procured. Mobile devices are usually delicate and need careful handling during storage, provisioning, and transportation to the field and back to the warehouse for decommissioning. During provisioning and decommissioning a spacious warehousing facility with good racking systems for ease of retrieval will be required.  </w:delText>
        </w:r>
        <w:bookmarkStart w:id="9415" w:name="_Toc199770647"/>
        <w:bookmarkStart w:id="9416" w:name="_Toc201238269"/>
        <w:bookmarkStart w:id="9417" w:name="_Toc201319665"/>
        <w:bookmarkEnd w:id="9415"/>
        <w:bookmarkEnd w:id="9416"/>
        <w:bookmarkEnd w:id="9417"/>
      </w:del>
    </w:p>
    <w:p w14:paraId="26EF7ED1" w14:textId="777C7E85" w:rsidR="00A62294" w:rsidRPr="00DE21DB" w:rsidDel="00460840" w:rsidRDefault="00A62294">
      <w:pPr>
        <w:pStyle w:val="ListParagraph"/>
        <w:spacing w:after="0" w:line="276" w:lineRule="auto"/>
        <w:jc w:val="both"/>
        <w:rPr>
          <w:del w:id="9418" w:author="Rachel Shipsey" w:date="2025-05-21T10:24:00Z"/>
          <w:rFonts w:cs="Arial"/>
          <w:b/>
          <w:bCs/>
        </w:rPr>
        <w:pPrChange w:id="9419" w:author="Rachel Shipsey" w:date="2025-06-23T15:41:00Z">
          <w:pPr>
            <w:spacing w:after="0" w:line="276" w:lineRule="auto"/>
            <w:jc w:val="both"/>
          </w:pPr>
        </w:pPrChange>
      </w:pPr>
      <w:del w:id="9420" w:author="Rachel Shipsey" w:date="2025-05-21T10:24:00Z">
        <w:r w:rsidRPr="00DE21DB" w:rsidDel="00460840">
          <w:rPr>
            <w:rFonts w:cs="Arial"/>
            <w:b/>
            <w:bCs/>
          </w:rPr>
          <w:delText xml:space="preserve">Considerations for </w:delText>
        </w:r>
        <w:r w:rsidRPr="00DE21DB" w:rsidDel="00460840">
          <w:rPr>
            <w:rStyle w:val="cf01"/>
            <w:rFonts w:ascii="Arial" w:hAnsi="Arial" w:cs="Arial"/>
            <w:b/>
            <w:bCs/>
            <w:sz w:val="22"/>
            <w:szCs w:val="22"/>
          </w:rPr>
          <w:delText>census logistics planning</w:delText>
        </w:r>
        <w:bookmarkStart w:id="9421" w:name="_Toc199770648"/>
        <w:bookmarkStart w:id="9422" w:name="_Toc201238270"/>
        <w:bookmarkStart w:id="9423" w:name="_Toc201319666"/>
        <w:bookmarkEnd w:id="9421"/>
        <w:bookmarkEnd w:id="9422"/>
        <w:bookmarkEnd w:id="9423"/>
      </w:del>
    </w:p>
    <w:p w14:paraId="4CE0CF72" w14:textId="157520F6" w:rsidR="00A62294" w:rsidRPr="00DE21DB" w:rsidDel="00460840" w:rsidRDefault="00A62294">
      <w:pPr>
        <w:pStyle w:val="ListParagraph"/>
        <w:spacing w:after="0" w:line="276" w:lineRule="auto"/>
        <w:jc w:val="both"/>
        <w:rPr>
          <w:del w:id="9424" w:author="Rachel Shipsey" w:date="2025-05-21T10:24:00Z"/>
          <w:rFonts w:cs="Arial"/>
        </w:rPr>
        <w:pPrChange w:id="9425" w:author="Rachel Shipsey" w:date="2025-06-23T15:41:00Z">
          <w:pPr>
            <w:spacing w:line="276" w:lineRule="auto"/>
            <w:jc w:val="both"/>
          </w:pPr>
        </w:pPrChange>
      </w:pPr>
      <w:del w:id="9426" w:author="Rachel Shipsey" w:date="2025-05-21T10:24:00Z">
        <w:r w:rsidRPr="00DE21DB" w:rsidDel="00460840">
          <w:rPr>
            <w:rFonts w:cs="Arial"/>
          </w:rPr>
          <w:delText>The census implementing agencies should put in place the following considerations:</w:delText>
        </w:r>
        <w:bookmarkStart w:id="9427" w:name="_Toc199770649"/>
        <w:bookmarkStart w:id="9428" w:name="_Toc201238271"/>
        <w:bookmarkStart w:id="9429" w:name="_Toc201319667"/>
        <w:bookmarkEnd w:id="9427"/>
        <w:bookmarkEnd w:id="9428"/>
        <w:bookmarkEnd w:id="9429"/>
      </w:del>
    </w:p>
    <w:p w14:paraId="6783391B" w14:textId="28742D76" w:rsidR="00A62294" w:rsidRPr="00DE21DB" w:rsidDel="00460840" w:rsidRDefault="00A62294">
      <w:pPr>
        <w:pStyle w:val="ListParagraph"/>
        <w:spacing w:after="0" w:line="276" w:lineRule="auto"/>
        <w:jc w:val="both"/>
        <w:rPr>
          <w:del w:id="9430" w:author="Rachel Shipsey" w:date="2025-05-21T10:24:00Z"/>
          <w:rFonts w:cs="Arial"/>
        </w:rPr>
        <w:pPrChange w:id="9431" w:author="Rachel Shipsey" w:date="2025-06-23T15:41:00Z">
          <w:pPr>
            <w:pStyle w:val="ListParagraph"/>
            <w:numPr>
              <w:numId w:val="52"/>
            </w:numPr>
            <w:spacing w:line="276" w:lineRule="auto"/>
            <w:ind w:left="450" w:hanging="360"/>
            <w:jc w:val="both"/>
          </w:pPr>
        </w:pPrChange>
      </w:pPr>
      <w:del w:id="9432" w:author="Rachel Shipsey" w:date="2025-05-21T10:24:00Z">
        <w:r w:rsidRPr="7B4121B4" w:rsidDel="00460840">
          <w:rPr>
            <w:rFonts w:cs="Arial"/>
            <w:b/>
            <w:bCs/>
          </w:rPr>
          <w:delText>Committee formation</w:delText>
        </w:r>
        <w:r w:rsidRPr="7B4121B4" w:rsidDel="00460840">
          <w:rPr>
            <w:rFonts w:cs="Arial"/>
          </w:rPr>
          <w:delText xml:space="preserve"> - A census logistics committee to plan and implement all the logistical activities and processes. Census logistics requires timely completion of a census implementation plan and careful linking of the different activities of census phases.</w:delText>
        </w:r>
        <w:bookmarkStart w:id="9433" w:name="_Toc199770650"/>
        <w:bookmarkStart w:id="9434" w:name="_Toc201238272"/>
        <w:bookmarkStart w:id="9435" w:name="_Toc201319668"/>
        <w:bookmarkEnd w:id="9433"/>
        <w:bookmarkEnd w:id="9434"/>
        <w:bookmarkEnd w:id="9435"/>
      </w:del>
    </w:p>
    <w:p w14:paraId="3032A1D8" w14:textId="78FA2FBF" w:rsidR="00A62294" w:rsidRPr="00DE21DB" w:rsidDel="00460840" w:rsidRDefault="00A62294">
      <w:pPr>
        <w:pStyle w:val="ListParagraph"/>
        <w:spacing w:after="0" w:line="276" w:lineRule="auto"/>
        <w:jc w:val="both"/>
        <w:rPr>
          <w:del w:id="9436" w:author="Rachel Shipsey" w:date="2025-05-21T10:24:00Z"/>
          <w:rFonts w:cs="Arial"/>
        </w:rPr>
        <w:pPrChange w:id="9437" w:author="Rachel Shipsey" w:date="2025-06-23T15:41:00Z">
          <w:pPr>
            <w:pStyle w:val="ListParagraph"/>
            <w:numPr>
              <w:numId w:val="52"/>
            </w:numPr>
            <w:spacing w:line="276" w:lineRule="auto"/>
            <w:ind w:left="450" w:hanging="360"/>
            <w:jc w:val="both"/>
          </w:pPr>
        </w:pPrChange>
      </w:pPr>
      <w:del w:id="9438" w:author="Rachel Shipsey" w:date="2025-05-21T10:24:00Z">
        <w:r w:rsidRPr="00DE21DB" w:rsidDel="00460840">
          <w:rPr>
            <w:rFonts w:cs="Arial"/>
            <w:b/>
            <w:bCs/>
          </w:rPr>
          <w:delText>Procurement</w:delText>
        </w:r>
        <w:r w:rsidRPr="00DE21DB" w:rsidDel="00460840">
          <w:rPr>
            <w:rFonts w:cs="Arial"/>
          </w:rPr>
          <w:delText xml:space="preserve"> - Early planning for procurement of all the census materials and equipment is key to the success of census implementation.  However, this is also dependent on availability of financial resources. </w:delText>
        </w:r>
        <w:bookmarkStart w:id="9439" w:name="_Toc199770651"/>
        <w:bookmarkStart w:id="9440" w:name="_Toc201238273"/>
        <w:bookmarkStart w:id="9441" w:name="_Toc201319669"/>
        <w:bookmarkEnd w:id="9439"/>
        <w:bookmarkEnd w:id="9440"/>
        <w:bookmarkEnd w:id="9441"/>
      </w:del>
    </w:p>
    <w:p w14:paraId="21779790" w14:textId="428406DE" w:rsidR="00A62294" w:rsidRPr="00DE21DB" w:rsidDel="00460840" w:rsidRDefault="00A62294">
      <w:pPr>
        <w:pStyle w:val="ListParagraph"/>
        <w:spacing w:after="0" w:line="276" w:lineRule="auto"/>
        <w:jc w:val="both"/>
        <w:rPr>
          <w:del w:id="9442" w:author="Rachel Shipsey" w:date="2025-05-21T10:24:00Z"/>
          <w:rFonts w:cs="Arial"/>
        </w:rPr>
        <w:pPrChange w:id="9443" w:author="Rachel Shipsey" w:date="2025-06-23T15:41:00Z">
          <w:pPr>
            <w:pStyle w:val="ListParagraph"/>
            <w:numPr>
              <w:numId w:val="52"/>
            </w:numPr>
            <w:spacing w:line="276" w:lineRule="auto"/>
            <w:ind w:left="450" w:hanging="360"/>
            <w:jc w:val="both"/>
          </w:pPr>
        </w:pPrChange>
      </w:pPr>
      <w:del w:id="9444" w:author="Rachel Shipsey" w:date="2025-05-21T10:24:00Z">
        <w:r w:rsidRPr="7B4121B4" w:rsidDel="00460840">
          <w:rPr>
            <w:rFonts w:cs="Arial"/>
            <w:b/>
            <w:bCs/>
          </w:rPr>
          <w:delText>Transportation</w:delText>
        </w:r>
        <w:r w:rsidRPr="7B4121B4" w:rsidDel="00460840">
          <w:rPr>
            <w:rFonts w:cs="Arial"/>
          </w:rPr>
          <w:delText xml:space="preserve"> - A </w:delText>
        </w:r>
        <w:r w:rsidR="521A6E91" w:rsidRPr="7B4121B4" w:rsidDel="00460840">
          <w:rPr>
            <w:rFonts w:cs="Arial"/>
          </w:rPr>
          <w:delText>well-thought-out</w:delText>
        </w:r>
        <w:r w:rsidRPr="7B4121B4" w:rsidDel="00460840">
          <w:rPr>
            <w:rFonts w:cs="Arial"/>
          </w:rPr>
          <w:delText xml:space="preserve"> secure transportation requirements plan for the tablets to ensure that the tablets get to the right geographic destination. </w:delText>
        </w:r>
        <w:bookmarkStart w:id="9445" w:name="_Toc199770652"/>
        <w:bookmarkStart w:id="9446" w:name="_Toc201238274"/>
        <w:bookmarkStart w:id="9447" w:name="_Toc201319670"/>
        <w:bookmarkEnd w:id="9445"/>
        <w:bookmarkEnd w:id="9446"/>
        <w:bookmarkEnd w:id="9447"/>
      </w:del>
    </w:p>
    <w:p w14:paraId="03FE3CB8" w14:textId="6340C55E" w:rsidR="00A62294" w:rsidRPr="00DE21DB" w:rsidDel="00460840" w:rsidRDefault="00A62294">
      <w:pPr>
        <w:pStyle w:val="ListParagraph"/>
        <w:spacing w:after="0" w:line="276" w:lineRule="auto"/>
        <w:jc w:val="both"/>
        <w:rPr>
          <w:del w:id="9448" w:author="Rachel Shipsey" w:date="2025-05-21T10:24:00Z"/>
          <w:rFonts w:cs="Arial"/>
        </w:rPr>
        <w:pPrChange w:id="9449" w:author="Rachel Shipsey" w:date="2025-06-23T15:41:00Z">
          <w:pPr>
            <w:pStyle w:val="ListParagraph"/>
            <w:numPr>
              <w:numId w:val="52"/>
            </w:numPr>
            <w:spacing w:line="276" w:lineRule="auto"/>
            <w:ind w:left="450" w:hanging="360"/>
            <w:jc w:val="both"/>
          </w:pPr>
        </w:pPrChange>
      </w:pPr>
      <w:del w:id="9450" w:author="Rachel Shipsey" w:date="2025-05-21T10:24:00Z">
        <w:r w:rsidRPr="7B4121B4" w:rsidDel="00460840">
          <w:rPr>
            <w:rFonts w:cs="Arial"/>
            <w:b/>
            <w:bCs/>
          </w:rPr>
          <w:delText>Storage</w:delText>
        </w:r>
        <w:r w:rsidRPr="7B4121B4" w:rsidDel="00460840">
          <w:rPr>
            <w:rFonts w:cs="Arial"/>
          </w:rPr>
          <w:delText xml:space="preserve"> - There should be security and storage arrangements at the regional offices for delivery from the central office and collection point after enumeration. An assessment of the quantit</w:delText>
        </w:r>
        <w:r w:rsidR="36237002" w:rsidRPr="7B4121B4" w:rsidDel="00460840">
          <w:rPr>
            <w:rFonts w:cs="Arial"/>
          </w:rPr>
          <w:delText>y</w:delText>
        </w:r>
        <w:r w:rsidRPr="7B4121B4" w:rsidDel="00460840">
          <w:rPr>
            <w:rFonts w:cs="Arial"/>
          </w:rPr>
          <w:delText xml:space="preserve"> of each of the items is important for planning for the storage space before dispatching to the field and storage after field work before disposal and transport logistics to and from the field. </w:delText>
        </w:r>
        <w:bookmarkStart w:id="9451" w:name="_Toc199770653"/>
        <w:bookmarkStart w:id="9452" w:name="_Toc201238275"/>
        <w:bookmarkStart w:id="9453" w:name="_Toc201319671"/>
        <w:bookmarkEnd w:id="9451"/>
        <w:bookmarkEnd w:id="9452"/>
        <w:bookmarkEnd w:id="9453"/>
      </w:del>
    </w:p>
    <w:p w14:paraId="4B6C044F" w14:textId="3345DE7A" w:rsidR="00A62294" w:rsidRPr="00DE21DB" w:rsidDel="00460840" w:rsidRDefault="00A62294">
      <w:pPr>
        <w:pStyle w:val="ListParagraph"/>
        <w:spacing w:after="0" w:line="276" w:lineRule="auto"/>
        <w:jc w:val="both"/>
        <w:rPr>
          <w:del w:id="9454" w:author="Rachel Shipsey" w:date="2025-05-21T10:24:00Z"/>
          <w:rFonts w:cs="Arial"/>
        </w:rPr>
        <w:pPrChange w:id="9455" w:author="Rachel Shipsey" w:date="2025-06-23T15:41:00Z">
          <w:pPr>
            <w:pStyle w:val="ListParagraph"/>
            <w:numPr>
              <w:numId w:val="52"/>
            </w:numPr>
            <w:ind w:left="450" w:hanging="360"/>
            <w:jc w:val="both"/>
          </w:pPr>
        </w:pPrChange>
      </w:pPr>
      <w:del w:id="9456" w:author="Rachel Shipsey" w:date="2025-05-21T10:24:00Z">
        <w:r w:rsidRPr="00DE21DB" w:rsidDel="00460840">
          <w:rPr>
            <w:rFonts w:cs="Arial"/>
            <w:b/>
            <w:bCs/>
          </w:rPr>
          <w:delText>Collaboration</w:delText>
        </w:r>
        <w:r w:rsidRPr="00DE21DB" w:rsidDel="00460840">
          <w:rPr>
            <w:rFonts w:cs="Arial"/>
          </w:rPr>
          <w:delText xml:space="preserve"> - Census implementing agencies should consider collaborating with other government institutions that can support in providing logistics arrangements such as transportation, use of existing infrastructure like school classrooms for training, warehousing services for storage of census materials at both national and sub-national level etc. </w:delText>
        </w:r>
        <w:bookmarkStart w:id="9457" w:name="_Toc199770654"/>
        <w:bookmarkStart w:id="9458" w:name="_Toc201238276"/>
        <w:bookmarkStart w:id="9459" w:name="_Toc201319672"/>
        <w:bookmarkEnd w:id="9457"/>
        <w:bookmarkEnd w:id="9458"/>
        <w:bookmarkEnd w:id="9459"/>
      </w:del>
    </w:p>
    <w:p w14:paraId="09EE1DA6" w14:textId="50CFB3A5" w:rsidR="00A62294" w:rsidRPr="00DE21DB" w:rsidDel="00460840" w:rsidRDefault="00A62294">
      <w:pPr>
        <w:pStyle w:val="ListParagraph"/>
        <w:spacing w:after="0" w:line="276" w:lineRule="auto"/>
        <w:jc w:val="both"/>
        <w:rPr>
          <w:del w:id="9460" w:author="Rachel Shipsey" w:date="2025-05-21T10:24:00Z"/>
          <w:rFonts w:cs="Arial"/>
        </w:rPr>
        <w:pPrChange w:id="9461" w:author="Rachel Shipsey" w:date="2025-06-23T15:41:00Z">
          <w:pPr>
            <w:pStyle w:val="ListParagraph"/>
            <w:numPr>
              <w:numId w:val="52"/>
            </w:numPr>
            <w:ind w:left="360" w:hanging="180"/>
            <w:jc w:val="both"/>
          </w:pPr>
        </w:pPrChange>
      </w:pPr>
      <w:del w:id="9462" w:author="Rachel Shipsey" w:date="2025-05-21T10:24:00Z">
        <w:r w:rsidRPr="7B4121B4" w:rsidDel="00460840">
          <w:rPr>
            <w:rFonts w:cs="Arial"/>
            <w:b/>
            <w:bCs/>
          </w:rPr>
          <w:delText xml:space="preserve">Contracting out </w:delText>
        </w:r>
        <w:r w:rsidRPr="7B4121B4" w:rsidDel="00460840">
          <w:rPr>
            <w:rFonts w:cs="Arial"/>
          </w:rPr>
          <w:delText xml:space="preserve">– categorize the core and non-core activities that may need to be contracted out as a way of increasing efficiency where methods and technologies are not available internally. </w:delText>
        </w:r>
        <w:r w:rsidR="05E1A892" w:rsidRPr="7B4121B4" w:rsidDel="00460840">
          <w:rPr>
            <w:rFonts w:cs="Arial"/>
          </w:rPr>
          <w:delText xml:space="preserve">Ensure proper </w:delText>
        </w:r>
        <w:r w:rsidRPr="7B4121B4" w:rsidDel="00460840">
          <w:rPr>
            <w:rFonts w:cs="Arial"/>
          </w:rPr>
          <w:delText>understanding and manag</w:delText>
        </w:r>
        <w:r w:rsidR="7D81B0E1" w:rsidRPr="7B4121B4" w:rsidDel="00460840">
          <w:rPr>
            <w:rFonts w:cs="Arial"/>
          </w:rPr>
          <w:delText>ement of</w:delText>
        </w:r>
        <w:r w:rsidRPr="7B4121B4" w:rsidDel="00460840">
          <w:rPr>
            <w:rFonts w:cs="Arial"/>
          </w:rPr>
          <w:delText xml:space="preserve"> elements that contribute to final data quality and maintain confidentiality.</w:delText>
        </w:r>
        <w:bookmarkStart w:id="9463" w:name="_Toc199770655"/>
        <w:bookmarkStart w:id="9464" w:name="_Toc201238277"/>
        <w:bookmarkStart w:id="9465" w:name="_Toc201319673"/>
        <w:bookmarkEnd w:id="9463"/>
        <w:bookmarkEnd w:id="9464"/>
        <w:bookmarkEnd w:id="9465"/>
      </w:del>
    </w:p>
    <w:p w14:paraId="0EF41FB5" w14:textId="0E1B11F7" w:rsidR="00A62294" w:rsidRPr="00A62294" w:rsidDel="00460840" w:rsidRDefault="00A62294">
      <w:pPr>
        <w:pStyle w:val="ListParagraph"/>
        <w:spacing w:after="0" w:line="276" w:lineRule="auto"/>
        <w:jc w:val="both"/>
        <w:rPr>
          <w:del w:id="9466" w:author="Rachel Shipsey" w:date="2025-05-21T10:24:00Z"/>
          <w:rFonts w:cs="Arial"/>
          <w:bCs/>
          <w:sz w:val="22"/>
        </w:rPr>
        <w:pPrChange w:id="9467" w:author="Rachel Shipsey" w:date="2025-06-23T15:41:00Z">
          <w:pPr>
            <w:pStyle w:val="Heading2"/>
          </w:pPr>
        </w:pPrChange>
      </w:pPr>
      <w:del w:id="9468" w:author="Rachel Shipsey" w:date="2025-05-21T10:24:00Z">
        <w:r w:rsidRPr="4871BC61" w:rsidDel="00460840">
          <w:rPr>
            <w:rFonts w:cs="Arial"/>
            <w:bCs/>
            <w:sz w:val="22"/>
          </w:rPr>
          <w:delText>7.1.2</w:delText>
        </w:r>
        <w:r w:rsidDel="00460840">
          <w:tab/>
        </w:r>
        <w:r w:rsidRPr="4871BC61" w:rsidDel="00460840">
          <w:rPr>
            <w:rFonts w:cs="Arial"/>
            <w:bCs/>
            <w:sz w:val="22"/>
          </w:rPr>
          <w:delText>Selected country experiences</w:delText>
        </w:r>
        <w:bookmarkStart w:id="9469" w:name="_Toc199770656"/>
        <w:bookmarkStart w:id="9470" w:name="_Toc201238278"/>
        <w:bookmarkStart w:id="9471" w:name="_Toc201319674"/>
        <w:bookmarkEnd w:id="9469"/>
        <w:bookmarkEnd w:id="9470"/>
        <w:bookmarkEnd w:id="9471"/>
      </w:del>
    </w:p>
    <w:p w14:paraId="46711149" w14:textId="1587943C" w:rsidR="00A62294" w:rsidRPr="00DE21DB" w:rsidDel="00460840" w:rsidRDefault="00A62294">
      <w:pPr>
        <w:pStyle w:val="ListParagraph"/>
        <w:spacing w:after="0" w:line="276" w:lineRule="auto"/>
        <w:jc w:val="both"/>
        <w:rPr>
          <w:del w:id="9472" w:author="Rachel Shipsey" w:date="2025-05-21T10:24:00Z"/>
          <w:rFonts w:cs="Arial"/>
          <w:b/>
          <w:bCs/>
        </w:rPr>
        <w:pPrChange w:id="9473" w:author="Rachel Shipsey" w:date="2025-06-23T15:41:00Z">
          <w:pPr>
            <w:spacing w:line="276" w:lineRule="auto"/>
            <w:jc w:val="both"/>
          </w:pPr>
        </w:pPrChange>
      </w:pPr>
      <w:del w:id="9474" w:author="Rachel Shipsey" w:date="2025-05-21T10:24:00Z">
        <w:r w:rsidRPr="7B4121B4" w:rsidDel="00460840">
          <w:rPr>
            <w:rFonts w:cs="Arial"/>
          </w:rPr>
          <w:delText xml:space="preserve">Countries had various ways they addressed the census logistics plans during implementation of the census. Some established guidelines, committees, </w:delText>
        </w:r>
        <w:r w:rsidR="450F1E77" w:rsidRPr="7B4121B4" w:rsidDel="00460840">
          <w:rPr>
            <w:rFonts w:cs="Arial"/>
          </w:rPr>
          <w:delText xml:space="preserve">and </w:delText>
        </w:r>
        <w:r w:rsidRPr="7B4121B4" w:rsidDel="00460840">
          <w:rPr>
            <w:rFonts w:cs="Arial"/>
          </w:rPr>
          <w:delText xml:space="preserve">collaborations with other institutions and others hired logistics firms to manage the various census logistics components. </w:delText>
        </w:r>
        <w:bookmarkStart w:id="9475" w:name="_Toc199770657"/>
        <w:bookmarkStart w:id="9476" w:name="_Toc201238279"/>
        <w:bookmarkStart w:id="9477" w:name="_Toc201319675"/>
        <w:bookmarkEnd w:id="9475"/>
        <w:bookmarkEnd w:id="9476"/>
        <w:bookmarkEnd w:id="9477"/>
      </w:del>
    </w:p>
    <w:p w14:paraId="7AB0EFA3" w14:textId="3C7C71B5" w:rsidR="00A62294" w:rsidRPr="00A62294" w:rsidDel="00460840" w:rsidRDefault="00A62294">
      <w:pPr>
        <w:pStyle w:val="ListParagraph"/>
        <w:spacing w:after="0" w:line="276" w:lineRule="auto"/>
        <w:jc w:val="both"/>
        <w:rPr>
          <w:del w:id="9478" w:author="Rachel Shipsey" w:date="2025-05-21T10:24:00Z"/>
          <w:rFonts w:eastAsia="Arial"/>
          <w:color w:val="00B0F0"/>
        </w:rPr>
        <w:pPrChange w:id="9479" w:author="Rachel Shipsey" w:date="2025-06-23T15:41:00Z">
          <w:pPr>
            <w:pStyle w:val="Heading3"/>
          </w:pPr>
        </w:pPrChange>
      </w:pPr>
      <w:del w:id="9480" w:author="Rachel Shipsey" w:date="2025-05-21T10:24:00Z">
        <w:r w:rsidRPr="4871BC61" w:rsidDel="00460840">
          <w:rPr>
            <w:rFonts w:eastAsia="Arial"/>
            <w:color w:val="00B0F0"/>
          </w:rPr>
          <w:delText>7.1.2.1</w:delText>
        </w:r>
        <w:r w:rsidDel="00460840">
          <w:tab/>
        </w:r>
        <w:r w:rsidRPr="4871BC61" w:rsidDel="00460840">
          <w:rPr>
            <w:rFonts w:eastAsia="Arial"/>
            <w:color w:val="00B0F0"/>
          </w:rPr>
          <w:delText xml:space="preserve">Transportation </w:delText>
        </w:r>
        <w:bookmarkStart w:id="9481" w:name="_Toc199770658"/>
        <w:bookmarkStart w:id="9482" w:name="_Toc201238280"/>
        <w:bookmarkStart w:id="9483" w:name="_Toc201319676"/>
        <w:bookmarkEnd w:id="9481"/>
        <w:bookmarkEnd w:id="9482"/>
        <w:bookmarkEnd w:id="9483"/>
      </w:del>
    </w:p>
    <w:p w14:paraId="70E64369" w14:textId="11794126" w:rsidR="00A62294" w:rsidRPr="00DE21DB" w:rsidDel="00460840" w:rsidRDefault="00A62294">
      <w:pPr>
        <w:pStyle w:val="ListParagraph"/>
        <w:spacing w:after="0" w:line="276" w:lineRule="auto"/>
        <w:jc w:val="both"/>
        <w:rPr>
          <w:del w:id="9484" w:author="Rachel Shipsey" w:date="2025-05-21T10:24:00Z"/>
          <w:rFonts w:cs="Arial"/>
          <w:b/>
          <w:bCs/>
        </w:rPr>
        <w:pPrChange w:id="9485"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76" w:lineRule="auto"/>
          </w:pPr>
        </w:pPrChange>
      </w:pPr>
      <w:del w:id="9486" w:author="Rachel Shipsey" w:date="2025-05-21T10:24:00Z">
        <w:r w:rsidRPr="00DE21DB" w:rsidDel="00460840">
          <w:rPr>
            <w:rFonts w:cs="Arial"/>
            <w:b/>
            <w:bCs/>
          </w:rPr>
          <w:delText>Kenya</w:delText>
        </w:r>
        <w:bookmarkStart w:id="9487" w:name="_Toc199770659"/>
        <w:bookmarkStart w:id="9488" w:name="_Toc201238281"/>
        <w:bookmarkStart w:id="9489" w:name="_Toc201319677"/>
        <w:bookmarkEnd w:id="9487"/>
        <w:bookmarkEnd w:id="9488"/>
        <w:bookmarkEnd w:id="9489"/>
      </w:del>
    </w:p>
    <w:p w14:paraId="4CB51572" w14:textId="76E07316" w:rsidR="00A62294" w:rsidRPr="00A62294" w:rsidDel="00460840" w:rsidRDefault="65690647">
      <w:pPr>
        <w:pStyle w:val="ListParagraph"/>
        <w:spacing w:after="0" w:line="276" w:lineRule="auto"/>
        <w:jc w:val="both"/>
        <w:rPr>
          <w:del w:id="9490" w:author="Rachel Shipsey" w:date="2025-05-21T10:24:00Z"/>
          <w:rFonts w:cs="Arial"/>
          <w:sz w:val="20"/>
          <w:szCs w:val="20"/>
        </w:rPr>
        <w:pPrChange w:id="9491"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492" w:author="Rachel Shipsey" w:date="2025-05-21T10:24:00Z">
        <w:r w:rsidRPr="7B4121B4" w:rsidDel="00460840">
          <w:rPr>
            <w:rFonts w:cs="Arial"/>
            <w:sz w:val="20"/>
            <w:szCs w:val="20"/>
          </w:rPr>
          <w:delText xml:space="preserve">Many </w:delText>
        </w:r>
        <w:r w:rsidR="00A62294" w:rsidRPr="7B4121B4" w:rsidDel="00460840">
          <w:rPr>
            <w:rFonts w:cs="Arial"/>
            <w:sz w:val="20"/>
            <w:szCs w:val="20"/>
          </w:rPr>
          <w:delText xml:space="preserve">vehicles were used to facilitate implementation of all the census activities. The vehicles included the KNBS fleet and mobilized vehicles through hiring; borrowing from other government departments and ministries; use of alternative transport such as boats and motorbikes; and use of flights/helicopters in difficult terrain and insecure places. During </w:delText>
        </w:r>
        <w:r w:rsidR="2D32902A" w:rsidRPr="7B4121B4" w:rsidDel="00460840">
          <w:rPr>
            <w:rFonts w:cs="Arial"/>
            <w:sz w:val="20"/>
            <w:szCs w:val="20"/>
          </w:rPr>
          <w:delText>the actual</w:delText>
        </w:r>
        <w:r w:rsidR="00A62294" w:rsidRPr="7B4121B4" w:rsidDel="00460840">
          <w:rPr>
            <w:rFonts w:cs="Arial"/>
            <w:sz w:val="20"/>
            <w:szCs w:val="20"/>
          </w:rPr>
          <w:delText xml:space="preserve"> enumeration stage, about 4,500 vehicles were used.  Fueling and maintenance of the vehicles during pilot cartographic mapping was done by </w:delText>
        </w:r>
        <w:r w:rsidR="15BAE539" w:rsidRPr="7B4121B4" w:rsidDel="00460840">
          <w:rPr>
            <w:rFonts w:cs="Arial"/>
            <w:sz w:val="20"/>
            <w:szCs w:val="20"/>
          </w:rPr>
          <w:delText>the transport</w:delText>
        </w:r>
        <w:r w:rsidR="00A62294" w:rsidRPr="7B4121B4" w:rsidDel="00460840">
          <w:rPr>
            <w:rFonts w:cs="Arial"/>
            <w:sz w:val="20"/>
            <w:szCs w:val="20"/>
          </w:rPr>
          <w:delText xml:space="preserve"> section at the headquarters by allocation of specific fuel cards.  While during enumeration, fueling and maintenance was done at approved petrol stations and garages. </w:delText>
        </w:r>
        <w:bookmarkStart w:id="9493" w:name="_Toc199770660"/>
        <w:bookmarkStart w:id="9494" w:name="_Toc201238282"/>
        <w:bookmarkStart w:id="9495" w:name="_Toc201319678"/>
        <w:bookmarkEnd w:id="9493"/>
        <w:bookmarkEnd w:id="9494"/>
        <w:bookmarkEnd w:id="9495"/>
      </w:del>
    </w:p>
    <w:p w14:paraId="5A048B75" w14:textId="46242819" w:rsidR="00A62294" w:rsidRPr="00A62294" w:rsidDel="00460840" w:rsidRDefault="00A62294">
      <w:pPr>
        <w:pStyle w:val="ListParagraph"/>
        <w:spacing w:after="0" w:line="276" w:lineRule="auto"/>
        <w:jc w:val="both"/>
        <w:rPr>
          <w:del w:id="9496" w:author="Rachel Shipsey" w:date="2025-05-21T10:24:00Z"/>
          <w:rFonts w:eastAsia="Arial"/>
          <w:color w:val="00B0F0"/>
        </w:rPr>
        <w:pPrChange w:id="9497" w:author="Rachel Shipsey" w:date="2025-06-23T15:41:00Z">
          <w:pPr>
            <w:pStyle w:val="Heading3"/>
          </w:pPr>
        </w:pPrChange>
      </w:pPr>
      <w:del w:id="9498" w:author="Rachel Shipsey" w:date="2025-05-21T10:24:00Z">
        <w:r w:rsidRPr="4871BC61" w:rsidDel="00460840">
          <w:rPr>
            <w:rFonts w:eastAsia="Arial"/>
            <w:color w:val="00B0F0"/>
          </w:rPr>
          <w:delText>7.1.2.2</w:delText>
        </w:r>
        <w:r w:rsidDel="00460840">
          <w:tab/>
        </w:r>
        <w:r w:rsidRPr="4871BC61" w:rsidDel="00460840">
          <w:rPr>
            <w:rFonts w:eastAsia="Arial"/>
            <w:color w:val="00B0F0"/>
          </w:rPr>
          <w:delText>Dispatch of Various Materials</w:delText>
        </w:r>
        <w:bookmarkStart w:id="9499" w:name="_Toc199770661"/>
        <w:bookmarkStart w:id="9500" w:name="_Toc201238283"/>
        <w:bookmarkStart w:id="9501" w:name="_Toc201319679"/>
        <w:bookmarkEnd w:id="9499"/>
        <w:bookmarkEnd w:id="9500"/>
        <w:bookmarkEnd w:id="9501"/>
      </w:del>
    </w:p>
    <w:p w14:paraId="7B66E78F" w14:textId="050E7440" w:rsidR="00A62294" w:rsidRPr="00DE21DB" w:rsidDel="00460840" w:rsidRDefault="00A62294">
      <w:pPr>
        <w:pStyle w:val="ListParagraph"/>
        <w:spacing w:after="0" w:line="276" w:lineRule="auto"/>
        <w:jc w:val="both"/>
        <w:rPr>
          <w:del w:id="9502" w:author="Rachel Shipsey" w:date="2025-05-21T10:24:00Z"/>
          <w:rFonts w:cs="Arial"/>
          <w:b/>
          <w:bCs/>
        </w:rPr>
        <w:pPrChange w:id="9503" w:author="Rachel Shipsey" w:date="2025-06-23T15:41:00Z">
          <w:pPr>
            <w:spacing w:line="276" w:lineRule="auto"/>
            <w:jc w:val="both"/>
          </w:pPr>
        </w:pPrChange>
      </w:pPr>
      <w:del w:id="9504" w:author="Rachel Shipsey" w:date="2025-05-21T10:24:00Z">
        <w:r w:rsidRPr="00DE21DB" w:rsidDel="00460840">
          <w:rPr>
            <w:rFonts w:cs="Arial"/>
            <w:b/>
            <w:bCs/>
          </w:rPr>
          <w:delText>Kenya</w:delText>
        </w:r>
        <w:bookmarkStart w:id="9505" w:name="_Toc199770662"/>
        <w:bookmarkStart w:id="9506" w:name="_Toc201238284"/>
        <w:bookmarkStart w:id="9507" w:name="_Toc201319680"/>
        <w:bookmarkEnd w:id="9505"/>
        <w:bookmarkEnd w:id="9506"/>
        <w:bookmarkEnd w:id="9507"/>
      </w:del>
    </w:p>
    <w:p w14:paraId="35CE53E8" w14:textId="236C2206" w:rsidR="00A62294" w:rsidRPr="00A62294" w:rsidDel="00460840" w:rsidRDefault="00A62294">
      <w:pPr>
        <w:pStyle w:val="ListParagraph"/>
        <w:spacing w:after="0" w:line="276" w:lineRule="auto"/>
        <w:jc w:val="both"/>
        <w:rPr>
          <w:del w:id="9508" w:author="Rachel Shipsey" w:date="2025-05-21T10:24:00Z"/>
          <w:rFonts w:cs="Arial"/>
          <w:sz w:val="20"/>
          <w:szCs w:val="20"/>
        </w:rPr>
        <w:pPrChange w:id="9509"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10" w:author="Rachel Shipsey" w:date="2025-05-21T10:24:00Z">
        <w:r w:rsidRPr="7B4121B4" w:rsidDel="00460840">
          <w:rPr>
            <w:rFonts w:cs="Arial"/>
            <w:sz w:val="20"/>
            <w:szCs w:val="20"/>
          </w:rPr>
          <w:delText xml:space="preserve">During the pre-enumeration phase, the materials included: T-shirts, fliers, notebooks, field bags, </w:delText>
        </w:r>
        <w:r w:rsidR="162D9549" w:rsidRPr="7B4121B4" w:rsidDel="00460840">
          <w:rPr>
            <w:rFonts w:cs="Arial"/>
            <w:sz w:val="20"/>
            <w:szCs w:val="20"/>
          </w:rPr>
          <w:delText>i</w:delText>
        </w:r>
        <w:r w:rsidRPr="7B4121B4" w:rsidDel="00460840">
          <w:rPr>
            <w:rFonts w:cs="Arial"/>
            <w:sz w:val="20"/>
            <w:szCs w:val="20"/>
          </w:rPr>
          <w:delText xml:space="preserve">dentification badges, dustless chalks, felt pens, umbrellas, field boots, and tablets among others. These materials were issued to the team leaders centrally who in turn </w:delText>
        </w:r>
        <w:r w:rsidR="2C65EB6B" w:rsidRPr="7B4121B4" w:rsidDel="00460840">
          <w:rPr>
            <w:rFonts w:cs="Arial"/>
            <w:sz w:val="20"/>
            <w:szCs w:val="20"/>
          </w:rPr>
          <w:delText>distributed them</w:delText>
        </w:r>
        <w:r w:rsidRPr="7B4121B4" w:rsidDel="00460840">
          <w:rPr>
            <w:rFonts w:cs="Arial"/>
            <w:sz w:val="20"/>
            <w:szCs w:val="20"/>
          </w:rPr>
          <w:delText xml:space="preserve"> to their team members. The publicity materials included brochures and posters. The recruitment materials included printed forms for recording applicant’s details, counter books that acted as a register for applicants. The training materials included manuals, notebooks, marker pens, pens, chalks, tablets, and power banks/solar chargers. The enumeration materials included tablets, bags, ID badges, power banks, solar chargers, torches with batteries, reflector jackets, and cards (structure numbering, call back and travelers). The census logistics team prepared and effected a delivery plan of the procured materials. The materials were either procured centrally at KNBS headquarters or at the counties. The team also developed issuance forms and guidelines on handling, storage, and issuance.  </w:delText>
        </w:r>
        <w:bookmarkStart w:id="9511" w:name="_Toc199770663"/>
        <w:bookmarkStart w:id="9512" w:name="_Toc201238285"/>
        <w:bookmarkStart w:id="9513" w:name="_Toc201319681"/>
        <w:bookmarkEnd w:id="9511"/>
        <w:bookmarkEnd w:id="9512"/>
        <w:bookmarkEnd w:id="9513"/>
      </w:del>
    </w:p>
    <w:p w14:paraId="4775C7F8" w14:textId="2EF394CC" w:rsidR="00A62294" w:rsidRPr="00A62294" w:rsidDel="00460840" w:rsidRDefault="00A62294">
      <w:pPr>
        <w:pStyle w:val="ListParagraph"/>
        <w:spacing w:after="0" w:line="276" w:lineRule="auto"/>
        <w:jc w:val="both"/>
        <w:rPr>
          <w:del w:id="9514" w:author="Rachel Shipsey" w:date="2025-05-21T10:24:00Z"/>
          <w:rFonts w:cs="Arial"/>
          <w:sz w:val="20"/>
          <w:szCs w:val="20"/>
        </w:rPr>
        <w:pPrChange w:id="9515"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16" w:author="Rachel Shipsey" w:date="2025-05-21T10:24:00Z">
        <w:r w:rsidRPr="00A62294" w:rsidDel="00460840">
          <w:rPr>
            <w:rFonts w:cs="Arial"/>
            <w:sz w:val="20"/>
            <w:szCs w:val="20"/>
          </w:rPr>
          <w:delText>The mobile devices were assembled by two local universities namely, Jomo Kenyatta University of Agriculture and Technology and Moi University. The mobile devices were delivered directly by the universities to the storage facilities in the counties. The tablets for use by ICT Supervisors were delivered directly to counties that had venues for the ICT Supervisors training. The other tablets and power banks/ solar chargers were distributed to the county storage facilities.</w:delText>
        </w:r>
        <w:bookmarkStart w:id="9517" w:name="_Toc199770664"/>
        <w:bookmarkStart w:id="9518" w:name="_Toc201238286"/>
        <w:bookmarkStart w:id="9519" w:name="_Toc201319682"/>
        <w:bookmarkEnd w:id="9517"/>
        <w:bookmarkEnd w:id="9518"/>
        <w:bookmarkEnd w:id="9519"/>
      </w:del>
    </w:p>
    <w:p w14:paraId="0C854306" w14:textId="37CA6F17" w:rsidR="00A62294" w:rsidRPr="00A62294" w:rsidDel="00460840" w:rsidRDefault="00A62294">
      <w:pPr>
        <w:pStyle w:val="ListParagraph"/>
        <w:spacing w:after="0" w:line="276" w:lineRule="auto"/>
        <w:jc w:val="both"/>
        <w:rPr>
          <w:del w:id="9520" w:author="Rachel Shipsey" w:date="2025-05-21T10:24:00Z"/>
          <w:rFonts w:cs="Arial"/>
          <w:sz w:val="20"/>
          <w:szCs w:val="20"/>
        </w:rPr>
        <w:pPrChange w:id="9521"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22" w:author="Rachel Shipsey" w:date="2025-05-21T10:24:00Z">
        <w:r w:rsidRPr="00A62294" w:rsidDel="00460840">
          <w:rPr>
            <w:rFonts w:cs="Arial"/>
            <w:sz w:val="20"/>
            <w:szCs w:val="20"/>
          </w:rPr>
          <w:delText xml:space="preserve">All counties had been guided to identify appropriate storage facilities at the county level. The Bureau requested and was granted use of storage containers from the Ministry of Energy. The containers were referred to as “Gas Yetu Containers” and were initially used by the Ministry to distribute LPG and were available up to sub county level. Other storage facilities included KNBS offices and county commissioner offices. Armed security, through Kenya Police Service, were deployed to guard the premises when census materials were within the counties. </w:delText>
        </w:r>
        <w:bookmarkStart w:id="9523" w:name="_Toc199770665"/>
        <w:bookmarkStart w:id="9524" w:name="_Toc201238287"/>
        <w:bookmarkStart w:id="9525" w:name="_Toc201319683"/>
        <w:bookmarkEnd w:id="9523"/>
        <w:bookmarkEnd w:id="9524"/>
        <w:bookmarkEnd w:id="9525"/>
      </w:del>
    </w:p>
    <w:p w14:paraId="22895C7D" w14:textId="73636441" w:rsidR="00A62294" w:rsidDel="00460840" w:rsidRDefault="00A62294">
      <w:pPr>
        <w:pStyle w:val="ListParagraph"/>
        <w:spacing w:after="0" w:line="276" w:lineRule="auto"/>
        <w:jc w:val="both"/>
        <w:rPr>
          <w:del w:id="9526" w:author="Rachel Shipsey" w:date="2025-05-21T10:24:00Z"/>
          <w:rFonts w:cs="Arial"/>
          <w:sz w:val="20"/>
          <w:szCs w:val="20"/>
        </w:rPr>
        <w:pPrChange w:id="9527"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28" w:author="Rachel Shipsey" w:date="2025-05-21T10:24:00Z">
        <w:r w:rsidRPr="00A62294" w:rsidDel="00460840">
          <w:rPr>
            <w:rFonts w:cs="Arial"/>
            <w:sz w:val="20"/>
            <w:szCs w:val="20"/>
          </w:rPr>
          <w:delText xml:space="preserve">Dispatch of the census materials was done using various modes. Lorries and canters from the National Youth Service and Special Programs department were used to ferry materials to various regions. Courier services were used to send materials which were urgently needed to the counties. Helicopters from the department of defense airlifted material to the far counties. At the county level, the CSOs with assistance of the county lead coordinators distributed materials to the personnel. Most of the materials were distributed at the various training centers where the ICT and content supervisors handled the distribution. </w:delText>
        </w:r>
        <w:bookmarkStart w:id="9529" w:name="_Toc199770666"/>
        <w:bookmarkStart w:id="9530" w:name="_Toc201238288"/>
        <w:bookmarkStart w:id="9531" w:name="_Toc201319684"/>
        <w:bookmarkEnd w:id="9529"/>
        <w:bookmarkEnd w:id="9530"/>
        <w:bookmarkEnd w:id="9531"/>
      </w:del>
    </w:p>
    <w:p w14:paraId="0DF53596" w14:textId="4709FA70" w:rsidR="00A62294" w:rsidRPr="00A62294" w:rsidDel="00460840" w:rsidRDefault="00A62294">
      <w:pPr>
        <w:pStyle w:val="ListParagraph"/>
        <w:spacing w:after="0" w:line="276" w:lineRule="auto"/>
        <w:jc w:val="both"/>
        <w:rPr>
          <w:del w:id="9532" w:author="Rachel Shipsey" w:date="2025-05-21T10:24:00Z"/>
          <w:rFonts w:cs="Arial"/>
          <w:sz w:val="20"/>
          <w:szCs w:val="20"/>
        </w:rPr>
        <w:pPrChange w:id="9533"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bookmarkStart w:id="9534" w:name="_Toc199770667"/>
      <w:bookmarkStart w:id="9535" w:name="_Toc201238289"/>
      <w:bookmarkStart w:id="9536" w:name="_Toc201319685"/>
      <w:bookmarkEnd w:id="9534"/>
      <w:bookmarkEnd w:id="9535"/>
      <w:bookmarkEnd w:id="9536"/>
    </w:p>
    <w:p w14:paraId="275B34EA" w14:textId="2ABD22D9" w:rsidR="00A62294" w:rsidRPr="00A62294" w:rsidDel="00460840" w:rsidRDefault="00A62294">
      <w:pPr>
        <w:pStyle w:val="ListParagraph"/>
        <w:spacing w:after="0" w:line="276" w:lineRule="auto"/>
        <w:jc w:val="both"/>
        <w:rPr>
          <w:del w:id="9537" w:author="Rachel Shipsey" w:date="2025-05-21T10:24:00Z"/>
          <w:rFonts w:eastAsia="Arial"/>
          <w:color w:val="00B0F0"/>
        </w:rPr>
        <w:pPrChange w:id="9538" w:author="Rachel Shipsey" w:date="2025-06-23T15:41:00Z">
          <w:pPr>
            <w:pStyle w:val="Heading3"/>
          </w:pPr>
        </w:pPrChange>
      </w:pPr>
      <w:del w:id="9539" w:author="Rachel Shipsey" w:date="2025-05-21T10:24:00Z">
        <w:r w:rsidRPr="4871BC61" w:rsidDel="00460840">
          <w:rPr>
            <w:rFonts w:eastAsia="Arial"/>
            <w:color w:val="00B0F0"/>
          </w:rPr>
          <w:delText>7.1.2.3</w:delText>
        </w:r>
        <w:r w:rsidDel="00460840">
          <w:tab/>
        </w:r>
        <w:r w:rsidRPr="4871BC61" w:rsidDel="00460840">
          <w:rPr>
            <w:rFonts w:eastAsia="Arial"/>
            <w:color w:val="00B0F0"/>
          </w:rPr>
          <w:delText xml:space="preserve">Retrieval of Census Materials </w:delText>
        </w:r>
        <w:bookmarkStart w:id="9540" w:name="_Toc199770668"/>
        <w:bookmarkStart w:id="9541" w:name="_Toc201238290"/>
        <w:bookmarkStart w:id="9542" w:name="_Toc201319686"/>
        <w:bookmarkEnd w:id="9540"/>
        <w:bookmarkEnd w:id="9541"/>
        <w:bookmarkEnd w:id="9542"/>
      </w:del>
    </w:p>
    <w:p w14:paraId="7109AE2D" w14:textId="4360A4FA" w:rsidR="00A62294" w:rsidRPr="00DE21DB" w:rsidDel="00460840" w:rsidRDefault="00A62294">
      <w:pPr>
        <w:pStyle w:val="ListParagraph"/>
        <w:spacing w:after="0" w:line="276" w:lineRule="auto"/>
        <w:jc w:val="both"/>
        <w:rPr>
          <w:del w:id="9543" w:author="Rachel Shipsey" w:date="2025-05-21T10:24:00Z"/>
          <w:rFonts w:cs="Arial"/>
          <w:b/>
          <w:bCs/>
        </w:rPr>
        <w:pPrChange w:id="9544" w:author="Rachel Shipsey" w:date="2025-06-23T15:41:00Z">
          <w:pPr>
            <w:spacing w:line="276" w:lineRule="auto"/>
            <w:jc w:val="both"/>
          </w:pPr>
        </w:pPrChange>
      </w:pPr>
      <w:del w:id="9545" w:author="Rachel Shipsey" w:date="2025-05-21T10:24:00Z">
        <w:r w:rsidRPr="00DE21DB" w:rsidDel="00460840">
          <w:rPr>
            <w:rFonts w:cs="Arial"/>
            <w:b/>
            <w:bCs/>
          </w:rPr>
          <w:delText>Kenya</w:delText>
        </w:r>
        <w:bookmarkStart w:id="9546" w:name="_Toc199770669"/>
        <w:bookmarkStart w:id="9547" w:name="_Toc201238291"/>
        <w:bookmarkStart w:id="9548" w:name="_Toc201319687"/>
        <w:bookmarkEnd w:id="9546"/>
        <w:bookmarkEnd w:id="9547"/>
        <w:bookmarkEnd w:id="9548"/>
      </w:del>
    </w:p>
    <w:p w14:paraId="1B6BE4E4" w14:textId="287AAC75" w:rsidR="00A62294" w:rsidRPr="00A62294" w:rsidDel="00460840" w:rsidRDefault="00A62294">
      <w:pPr>
        <w:pStyle w:val="ListParagraph"/>
        <w:spacing w:after="0" w:line="276" w:lineRule="auto"/>
        <w:jc w:val="both"/>
        <w:rPr>
          <w:del w:id="9549" w:author="Rachel Shipsey" w:date="2025-05-21T10:24:00Z"/>
          <w:rFonts w:cs="Arial"/>
          <w:sz w:val="20"/>
          <w:szCs w:val="20"/>
        </w:rPr>
        <w:pPrChange w:id="9550"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51" w:author="Rachel Shipsey" w:date="2025-05-21T10:24:00Z">
        <w:r w:rsidRPr="7B4121B4" w:rsidDel="00460840">
          <w:rPr>
            <w:rFonts w:cs="Arial"/>
            <w:sz w:val="20"/>
            <w:szCs w:val="20"/>
          </w:rPr>
          <w:delText xml:space="preserve">Guidelines were developed on return of the census materials from the counties. The materials that census personnel were to return included tablets, power banks, solar chargers, maps, ID Badges, questionnaires, and notebooks. The enumerators submitted their materials to their content supervisors then the content supervisors </w:delText>
        </w:r>
        <w:r w:rsidR="653F93E8" w:rsidRPr="7B4121B4" w:rsidDel="00460840">
          <w:rPr>
            <w:rFonts w:cs="Arial"/>
            <w:sz w:val="20"/>
            <w:szCs w:val="20"/>
          </w:rPr>
          <w:delText>submitted them</w:delText>
        </w:r>
        <w:r w:rsidRPr="7B4121B4" w:rsidDel="00460840">
          <w:rPr>
            <w:rFonts w:cs="Arial"/>
            <w:sz w:val="20"/>
            <w:szCs w:val="20"/>
          </w:rPr>
          <w:delText xml:space="preserve"> to the ICT supervisor who in turn </w:delText>
        </w:r>
        <w:r w:rsidR="7C2D3C98" w:rsidRPr="7B4121B4" w:rsidDel="00460840">
          <w:rPr>
            <w:rFonts w:cs="Arial"/>
            <w:sz w:val="20"/>
            <w:szCs w:val="20"/>
          </w:rPr>
          <w:delText xml:space="preserve">returned them </w:delText>
        </w:r>
        <w:r w:rsidRPr="7B4121B4" w:rsidDel="00460840">
          <w:rPr>
            <w:rFonts w:cs="Arial"/>
            <w:sz w:val="20"/>
            <w:szCs w:val="20"/>
          </w:rPr>
          <w:delText xml:space="preserve">to the CSO. The mobile devices (tablets, solar chargers, and power banks) were returned to </w:delText>
        </w:r>
        <w:r w:rsidR="3D40DE94" w:rsidRPr="7B4121B4" w:rsidDel="00460840">
          <w:rPr>
            <w:rFonts w:cs="Arial"/>
            <w:sz w:val="20"/>
            <w:szCs w:val="20"/>
          </w:rPr>
          <w:delText>the main</w:delText>
        </w:r>
        <w:r w:rsidRPr="7B4121B4" w:rsidDel="00460840">
          <w:rPr>
            <w:rFonts w:cs="Arial"/>
            <w:sz w:val="20"/>
            <w:szCs w:val="20"/>
          </w:rPr>
          <w:delText xml:space="preserve"> storage facility at KNBS headquarters. A delivery plan had the first devices received at the main storage facility on 9</w:delText>
        </w:r>
        <w:r w:rsidRPr="7B4121B4" w:rsidDel="00460840">
          <w:rPr>
            <w:rFonts w:cs="Arial"/>
            <w:sz w:val="20"/>
            <w:szCs w:val="20"/>
            <w:vertAlign w:val="superscript"/>
          </w:rPr>
          <w:delText>th</w:delText>
        </w:r>
        <w:r w:rsidRPr="7B4121B4" w:rsidDel="00460840">
          <w:rPr>
            <w:rFonts w:cs="Arial"/>
            <w:sz w:val="20"/>
            <w:szCs w:val="20"/>
          </w:rPr>
          <w:delText xml:space="preserve"> September 2019 and the last county delivered on 2</w:delText>
        </w:r>
        <w:r w:rsidRPr="7B4121B4" w:rsidDel="00460840">
          <w:rPr>
            <w:rFonts w:cs="Arial"/>
            <w:sz w:val="20"/>
            <w:szCs w:val="20"/>
            <w:vertAlign w:val="superscript"/>
          </w:rPr>
          <w:delText>nd</w:delText>
        </w:r>
        <w:r w:rsidRPr="7B4121B4" w:rsidDel="00460840">
          <w:rPr>
            <w:rFonts w:cs="Arial"/>
            <w:sz w:val="20"/>
            <w:szCs w:val="20"/>
          </w:rPr>
          <w:delText xml:space="preserve"> November 2019.  The returned devices had their details captured into </w:delText>
        </w:r>
        <w:r w:rsidR="3F0A316D" w:rsidRPr="7B4121B4" w:rsidDel="00460840">
          <w:rPr>
            <w:rFonts w:cs="Arial"/>
            <w:sz w:val="20"/>
            <w:szCs w:val="20"/>
          </w:rPr>
          <w:delText>an</w:delText>
        </w:r>
        <w:r w:rsidRPr="7B4121B4" w:rsidDel="00460840">
          <w:rPr>
            <w:rFonts w:cs="Arial"/>
            <w:sz w:val="20"/>
            <w:szCs w:val="20"/>
          </w:rPr>
          <w:delText xml:space="preserve"> MS Access database to </w:delText>
        </w:r>
        <w:r w:rsidR="51624CA9" w:rsidRPr="7B4121B4" w:rsidDel="00460840">
          <w:rPr>
            <w:rFonts w:cs="Arial"/>
            <w:sz w:val="20"/>
            <w:szCs w:val="20"/>
          </w:rPr>
          <w:delText>ease</w:delText>
        </w:r>
        <w:r w:rsidRPr="7B4121B4" w:rsidDel="00460840">
          <w:rPr>
            <w:rFonts w:cs="Arial"/>
            <w:sz w:val="20"/>
            <w:szCs w:val="20"/>
          </w:rPr>
          <w:delText xml:space="preserve"> future retrievals.  </w:delText>
        </w:r>
        <w:bookmarkStart w:id="9552" w:name="_Toc199770670"/>
        <w:bookmarkStart w:id="9553" w:name="_Toc201238292"/>
        <w:bookmarkStart w:id="9554" w:name="_Toc201319688"/>
        <w:bookmarkEnd w:id="9552"/>
        <w:bookmarkEnd w:id="9553"/>
        <w:bookmarkEnd w:id="9554"/>
      </w:del>
    </w:p>
    <w:p w14:paraId="1538D214" w14:textId="21FA24D9" w:rsidR="00A62294" w:rsidRPr="00A62294" w:rsidDel="00460840" w:rsidRDefault="00A62294">
      <w:pPr>
        <w:pStyle w:val="ListParagraph"/>
        <w:spacing w:after="0" w:line="276" w:lineRule="auto"/>
        <w:jc w:val="both"/>
        <w:rPr>
          <w:del w:id="9555" w:author="Rachel Shipsey" w:date="2025-05-21T10:24:00Z"/>
          <w:rFonts w:cs="Arial"/>
          <w:sz w:val="20"/>
          <w:szCs w:val="20"/>
        </w:rPr>
        <w:pPrChange w:id="9556"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line="240" w:lineRule="auto"/>
            <w:jc w:val="both"/>
          </w:pPr>
        </w:pPrChange>
      </w:pPr>
      <w:del w:id="9557" w:author="Rachel Shipsey" w:date="2025-05-21T10:24:00Z">
        <w:r w:rsidRPr="00A62294" w:rsidDel="00460840">
          <w:rPr>
            <w:rFonts w:cs="Arial"/>
            <w:sz w:val="20"/>
            <w:szCs w:val="20"/>
          </w:rPr>
          <w:delText xml:space="preserve">The census logistics team was composed of one census coordinator and four logistics officers. The logistics officers were allocated specific counties. Up to 40 logistics casuals were engaged prior to census enumeration and were engaged up to the period when the devices had been received at the KNBS HQs storage.  </w:delText>
        </w:r>
        <w:bookmarkStart w:id="9558" w:name="_Toc199770671"/>
        <w:bookmarkStart w:id="9559" w:name="_Toc201238293"/>
        <w:bookmarkStart w:id="9560" w:name="_Toc201319689"/>
        <w:bookmarkEnd w:id="9558"/>
        <w:bookmarkEnd w:id="9559"/>
        <w:bookmarkEnd w:id="9560"/>
      </w:del>
    </w:p>
    <w:p w14:paraId="3FDFF52D" w14:textId="06D159FE" w:rsidR="00A62294" w:rsidRPr="00A62294" w:rsidDel="00460840" w:rsidRDefault="00A62294">
      <w:pPr>
        <w:pStyle w:val="ListParagraph"/>
        <w:spacing w:after="0" w:line="276" w:lineRule="auto"/>
        <w:jc w:val="both"/>
        <w:rPr>
          <w:del w:id="9561" w:author="Rachel Shipsey" w:date="2025-05-21T10:24:00Z"/>
          <w:rFonts w:cs="Arial"/>
          <w:bCs/>
          <w:sz w:val="22"/>
        </w:rPr>
        <w:pPrChange w:id="9562" w:author="Rachel Shipsey" w:date="2025-06-23T15:41:00Z">
          <w:pPr>
            <w:pStyle w:val="Heading2"/>
          </w:pPr>
        </w:pPrChange>
      </w:pPr>
      <w:del w:id="9563" w:author="Rachel Shipsey" w:date="2025-05-21T10:24:00Z">
        <w:r w:rsidRPr="4871BC61" w:rsidDel="00460840">
          <w:rPr>
            <w:rFonts w:cs="Arial"/>
            <w:bCs/>
            <w:sz w:val="22"/>
          </w:rPr>
          <w:delText>7.1.3</w:delText>
        </w:r>
        <w:r w:rsidDel="00460840">
          <w:tab/>
        </w:r>
        <w:r w:rsidRPr="4871BC61" w:rsidDel="00460840">
          <w:rPr>
            <w:rFonts w:cs="Arial"/>
            <w:bCs/>
            <w:sz w:val="22"/>
          </w:rPr>
          <w:delText>Lessons Learnt</w:delText>
        </w:r>
        <w:bookmarkStart w:id="9564" w:name="_Toc199770672"/>
        <w:bookmarkStart w:id="9565" w:name="_Toc201238294"/>
        <w:bookmarkStart w:id="9566" w:name="_Toc201319690"/>
        <w:bookmarkEnd w:id="9564"/>
        <w:bookmarkEnd w:id="9565"/>
        <w:bookmarkEnd w:id="9566"/>
      </w:del>
    </w:p>
    <w:p w14:paraId="0DCD83C3" w14:textId="07E784ED" w:rsidR="00A62294" w:rsidRPr="00DE21DB" w:rsidDel="00460840" w:rsidRDefault="00A62294">
      <w:pPr>
        <w:pStyle w:val="ListParagraph"/>
        <w:spacing w:after="0" w:line="276" w:lineRule="auto"/>
        <w:jc w:val="both"/>
        <w:rPr>
          <w:del w:id="9567" w:author="Rachel Shipsey" w:date="2025-05-21T10:24:00Z"/>
          <w:rFonts w:cs="Arial"/>
        </w:rPr>
        <w:pPrChange w:id="9568" w:author="Rachel Shipsey" w:date="2025-06-23T15:41:00Z">
          <w:pPr>
            <w:spacing w:line="276" w:lineRule="auto"/>
          </w:pPr>
        </w:pPrChange>
      </w:pPr>
      <w:del w:id="9569" w:author="Rachel Shipsey" w:date="2025-05-21T10:24:00Z">
        <w:r w:rsidRPr="00DE21DB" w:rsidDel="00460840">
          <w:rPr>
            <w:rFonts w:cs="Arial"/>
          </w:rPr>
          <w:delText xml:space="preserve">There are some lessons to learn from the challenges faced by countries during the 2020 PHC round and these are documented in this sub section to inform future digital censuses: </w:delText>
        </w:r>
        <w:r w:rsidRPr="00DE21DB" w:rsidDel="00460840">
          <w:rPr>
            <w:rFonts w:cs="Arial"/>
          </w:rPr>
          <w:tab/>
          <w:delText xml:space="preserve"> </w:delText>
        </w:r>
        <w:bookmarkStart w:id="9570" w:name="_Toc199770673"/>
        <w:bookmarkStart w:id="9571" w:name="_Toc201238295"/>
        <w:bookmarkStart w:id="9572" w:name="_Toc201319691"/>
        <w:bookmarkEnd w:id="9570"/>
        <w:bookmarkEnd w:id="9571"/>
        <w:bookmarkEnd w:id="9572"/>
      </w:del>
    </w:p>
    <w:p w14:paraId="20447D19" w14:textId="488B1BBB" w:rsidR="00A62294" w:rsidRPr="00DE21DB" w:rsidDel="00460840" w:rsidRDefault="00A62294">
      <w:pPr>
        <w:pStyle w:val="ListParagraph"/>
        <w:spacing w:after="0" w:line="276" w:lineRule="auto"/>
        <w:jc w:val="both"/>
        <w:rPr>
          <w:del w:id="9573" w:author="Rachel Shipsey" w:date="2025-05-21T10:24:00Z"/>
          <w:rFonts w:cs="Arial"/>
        </w:rPr>
        <w:pPrChange w:id="9574" w:author="Rachel Shipsey" w:date="2025-06-23T15:41:00Z">
          <w:pPr>
            <w:pStyle w:val="ListParagraph"/>
            <w:numPr>
              <w:numId w:val="53"/>
            </w:numPr>
            <w:spacing w:line="276" w:lineRule="auto"/>
            <w:ind w:left="450" w:hanging="360"/>
            <w:jc w:val="both"/>
          </w:pPr>
        </w:pPrChange>
      </w:pPr>
      <w:del w:id="9575" w:author="Rachel Shipsey" w:date="2025-05-21T10:24:00Z">
        <w:r w:rsidRPr="00DE21DB" w:rsidDel="00460840">
          <w:rPr>
            <w:rFonts w:cs="Arial"/>
          </w:rPr>
          <w:delText xml:space="preserve">Late constitution of census logistics team to handle tasks during enumeration led to hurried development and implementation of activities which lead to gross errors and mistakes. For instance, in Kenya, the census logistics team was constituted and officially started work after three days of its constitution. The inspection and evaluation committee for the mobile devices was also constituted late and most of the members had no prior experience in undertaking the task. </w:delText>
        </w:r>
        <w:bookmarkStart w:id="9576" w:name="_Toc199770674"/>
        <w:bookmarkStart w:id="9577" w:name="_Toc201238296"/>
        <w:bookmarkStart w:id="9578" w:name="_Toc201319692"/>
        <w:bookmarkEnd w:id="9576"/>
        <w:bookmarkEnd w:id="9577"/>
        <w:bookmarkEnd w:id="9578"/>
      </w:del>
    </w:p>
    <w:p w14:paraId="7E7FF6D4" w14:textId="184819BE" w:rsidR="00A62294" w:rsidRPr="00DE21DB" w:rsidDel="00460840" w:rsidRDefault="00A62294">
      <w:pPr>
        <w:pStyle w:val="ListParagraph"/>
        <w:spacing w:after="0" w:line="276" w:lineRule="auto"/>
        <w:jc w:val="both"/>
        <w:rPr>
          <w:del w:id="9579" w:author="Rachel Shipsey" w:date="2025-05-21T10:24:00Z"/>
          <w:rFonts w:cs="Arial"/>
        </w:rPr>
        <w:pPrChange w:id="9580" w:author="Rachel Shipsey" w:date="2025-06-23T15:41:00Z">
          <w:pPr>
            <w:pStyle w:val="ListParagraph"/>
            <w:numPr>
              <w:numId w:val="53"/>
            </w:numPr>
            <w:spacing w:line="276" w:lineRule="auto"/>
            <w:ind w:left="450" w:hanging="360"/>
            <w:jc w:val="both"/>
          </w:pPr>
        </w:pPrChange>
      </w:pPr>
      <w:del w:id="9581" w:author="Rachel Shipsey" w:date="2025-05-21T10:24:00Z">
        <w:r w:rsidRPr="7B4121B4" w:rsidDel="00460840">
          <w:rPr>
            <w:rFonts w:cs="Arial"/>
          </w:rPr>
          <w:delText>As a result of the absence or late establishment of a logistics team, several logistical issues generally get disorganized. Again, giving an example of Kenya, the Bureau had not identified a warehouse or storage facility at the headquarters in time; most suppliers of the procured materials delivered the materials late in unplanned phases and yet the quantities were voluminous and weighty which required a lot of time and energy to load. This brought a challenge with further downward distribution of materials to the training centers and enumeration areas, catalyzed by low staffing at the county and sub</w:delText>
        </w:r>
        <w:r w:rsidR="14F54B0D" w:rsidRPr="7B4121B4" w:rsidDel="00460840">
          <w:rPr>
            <w:rFonts w:cs="Arial"/>
          </w:rPr>
          <w:delText>-</w:delText>
        </w:r>
        <w:r w:rsidRPr="7B4121B4" w:rsidDel="00460840">
          <w:rPr>
            <w:rFonts w:cs="Arial"/>
          </w:rPr>
          <w:delText>county.</w:delText>
        </w:r>
        <w:bookmarkStart w:id="9582" w:name="_Toc199770675"/>
        <w:bookmarkStart w:id="9583" w:name="_Toc201238297"/>
        <w:bookmarkStart w:id="9584" w:name="_Toc201319693"/>
        <w:bookmarkEnd w:id="9582"/>
        <w:bookmarkEnd w:id="9583"/>
        <w:bookmarkEnd w:id="9584"/>
      </w:del>
    </w:p>
    <w:p w14:paraId="0E2D1F8D" w14:textId="36B5D06E" w:rsidR="00A62294" w:rsidRPr="00DE21DB" w:rsidDel="00460840" w:rsidRDefault="00A62294">
      <w:pPr>
        <w:pStyle w:val="ListParagraph"/>
        <w:spacing w:after="0" w:line="276" w:lineRule="auto"/>
        <w:jc w:val="both"/>
        <w:rPr>
          <w:del w:id="9585" w:author="Rachel Shipsey" w:date="2025-05-21T10:24:00Z"/>
          <w:rFonts w:cs="Arial"/>
        </w:rPr>
        <w:pPrChange w:id="9586" w:author="Rachel Shipsey" w:date="2025-06-23T15:41:00Z">
          <w:pPr>
            <w:pStyle w:val="ListParagraph"/>
            <w:numPr>
              <w:numId w:val="53"/>
            </w:numPr>
            <w:spacing w:line="276" w:lineRule="auto"/>
            <w:ind w:left="450" w:hanging="360"/>
            <w:jc w:val="both"/>
          </w:pPr>
        </w:pPrChange>
      </w:pPr>
      <w:del w:id="9587" w:author="Rachel Shipsey" w:date="2025-05-21T10:24:00Z">
        <w:r w:rsidRPr="7B4121B4" w:rsidDel="00460840">
          <w:rPr>
            <w:rFonts w:cs="Arial"/>
          </w:rPr>
          <w:delText xml:space="preserve">The available fleet management can also pose challenges to the smooth running of the enumeration which in turn leads to concerns about the data quality in instances </w:delText>
        </w:r>
        <w:r w:rsidR="7C3237C0" w:rsidRPr="7B4121B4" w:rsidDel="00460840">
          <w:rPr>
            <w:rFonts w:cs="Arial"/>
          </w:rPr>
          <w:delText>when</w:delText>
        </w:r>
        <w:r w:rsidRPr="7B4121B4" w:rsidDel="00460840">
          <w:rPr>
            <w:rFonts w:cs="Arial"/>
          </w:rPr>
          <w:delText xml:space="preserve"> a central team </w:delText>
        </w:r>
        <w:r w:rsidR="00DC06BC" w:rsidRPr="7B4121B4" w:rsidDel="00460840">
          <w:rPr>
            <w:rFonts w:cs="Arial"/>
          </w:rPr>
          <w:delText>must</w:delText>
        </w:r>
        <w:r w:rsidRPr="7B4121B4" w:rsidDel="00460840">
          <w:rPr>
            <w:rFonts w:cs="Arial"/>
          </w:rPr>
          <w:delText xml:space="preserve"> physically respond to a problem. In Kenya, the following would have been avoided if logistics management had been prioritized early during the census planning - delays in acquiring additional fleet when initial </w:delText>
        </w:r>
        <w:r w:rsidR="515F0560" w:rsidRPr="7B4121B4" w:rsidDel="00460840">
          <w:rPr>
            <w:rFonts w:cs="Arial"/>
          </w:rPr>
          <w:delText>fleet proved was insufficient</w:delText>
        </w:r>
        <w:r w:rsidRPr="7B4121B4" w:rsidDel="00460840">
          <w:rPr>
            <w:rFonts w:cs="Arial"/>
          </w:rPr>
          <w:delText>, coupled with frequent breakdowns of vehicles especially during rainy season and in areas with bad terrain. As well as</w:delText>
        </w:r>
        <w:r w:rsidR="0252A0ED" w:rsidRPr="7B4121B4" w:rsidDel="00460840">
          <w:rPr>
            <w:rFonts w:cs="Arial"/>
          </w:rPr>
          <w:delText xml:space="preserve"> a</w:delText>
        </w:r>
        <w:r w:rsidRPr="7B4121B4" w:rsidDel="00460840">
          <w:rPr>
            <w:rFonts w:cs="Arial"/>
          </w:rPr>
          <w:delText xml:space="preserve"> lack of established petrol stations and garages in some counties that could not issue electronic tax receipts which presented accountability issues that can affect implementation of work.</w:delText>
        </w:r>
        <w:bookmarkStart w:id="9588" w:name="_Toc199770676"/>
        <w:bookmarkStart w:id="9589" w:name="_Toc201238298"/>
        <w:bookmarkStart w:id="9590" w:name="_Toc201319694"/>
        <w:bookmarkEnd w:id="9588"/>
        <w:bookmarkEnd w:id="9589"/>
        <w:bookmarkEnd w:id="9590"/>
      </w:del>
    </w:p>
    <w:p w14:paraId="74201380" w14:textId="653C3FAE" w:rsidR="00A62294" w:rsidRPr="00DE21DB" w:rsidDel="00460840" w:rsidRDefault="00A62294">
      <w:pPr>
        <w:pStyle w:val="ListParagraph"/>
        <w:spacing w:after="0" w:line="276" w:lineRule="auto"/>
        <w:jc w:val="both"/>
        <w:rPr>
          <w:del w:id="9591" w:author="Rachel Shipsey" w:date="2025-05-21T10:24:00Z"/>
          <w:rFonts w:cs="Arial"/>
        </w:rPr>
        <w:pPrChange w:id="9592" w:author="Rachel Shipsey" w:date="2025-06-23T15:41:00Z">
          <w:pPr>
            <w:pStyle w:val="ListParagraph"/>
            <w:numPr>
              <w:numId w:val="53"/>
            </w:numPr>
            <w:spacing w:line="276" w:lineRule="auto"/>
            <w:ind w:left="450" w:hanging="360"/>
            <w:jc w:val="both"/>
          </w:pPr>
        </w:pPrChange>
      </w:pPr>
      <w:del w:id="9593" w:author="Rachel Shipsey" w:date="2025-05-21T10:24:00Z">
        <w:r w:rsidRPr="00DE21DB" w:rsidDel="00460840">
          <w:rPr>
            <w:rFonts w:cs="Arial"/>
          </w:rPr>
          <w:delText>A raising from the limited availability of government vehicles to cover a census in most African countries, the use of non-government vehicles with private non-field-based drivers comes with their limited appreciation of field procedures and understanding of documentation as per the government guidelines. This poses a challenge in executing field work easily.</w:delText>
        </w:r>
        <w:bookmarkStart w:id="9594" w:name="_Toc199770677"/>
        <w:bookmarkStart w:id="9595" w:name="_Toc201238299"/>
        <w:bookmarkStart w:id="9596" w:name="_Toc201319695"/>
        <w:bookmarkEnd w:id="9594"/>
        <w:bookmarkEnd w:id="9595"/>
        <w:bookmarkEnd w:id="9596"/>
      </w:del>
    </w:p>
    <w:p w14:paraId="0D9906F2" w14:textId="0EF41C2E" w:rsidR="00A62294" w:rsidRPr="00A62294" w:rsidDel="00460840" w:rsidRDefault="00A62294">
      <w:pPr>
        <w:pStyle w:val="ListParagraph"/>
        <w:spacing w:after="0" w:line="276" w:lineRule="auto"/>
        <w:jc w:val="both"/>
        <w:rPr>
          <w:del w:id="9597" w:author="Rachel Shipsey" w:date="2025-05-21T10:24:00Z"/>
          <w:rFonts w:cs="Arial"/>
          <w:bCs/>
          <w:sz w:val="22"/>
        </w:rPr>
        <w:pPrChange w:id="9598" w:author="Rachel Shipsey" w:date="2025-06-23T15:41:00Z">
          <w:pPr>
            <w:pStyle w:val="Heading2"/>
          </w:pPr>
        </w:pPrChange>
      </w:pPr>
      <w:del w:id="9599" w:author="Rachel Shipsey" w:date="2025-05-21T10:24:00Z">
        <w:r w:rsidRPr="4871BC61" w:rsidDel="00460840">
          <w:rPr>
            <w:rFonts w:cs="Arial"/>
            <w:bCs/>
            <w:sz w:val="22"/>
          </w:rPr>
          <w:delText>7.1.4</w:delText>
        </w:r>
        <w:r w:rsidDel="00460840">
          <w:tab/>
        </w:r>
        <w:r w:rsidRPr="4871BC61" w:rsidDel="00460840">
          <w:rPr>
            <w:rFonts w:cs="Arial"/>
            <w:bCs/>
            <w:sz w:val="22"/>
          </w:rPr>
          <w:delText>Recommendations</w:delText>
        </w:r>
        <w:bookmarkStart w:id="9600" w:name="_Toc199770678"/>
        <w:bookmarkStart w:id="9601" w:name="_Toc201238300"/>
        <w:bookmarkStart w:id="9602" w:name="_Toc201319696"/>
        <w:bookmarkEnd w:id="9600"/>
        <w:bookmarkEnd w:id="9601"/>
        <w:bookmarkEnd w:id="9602"/>
      </w:del>
    </w:p>
    <w:p w14:paraId="42AC25B1" w14:textId="0B443C5F" w:rsidR="00A62294" w:rsidRPr="00DE21DB" w:rsidDel="00460840" w:rsidRDefault="00A62294">
      <w:pPr>
        <w:pStyle w:val="ListParagraph"/>
        <w:spacing w:after="0" w:line="276" w:lineRule="auto"/>
        <w:jc w:val="both"/>
        <w:rPr>
          <w:del w:id="9603" w:author="Rachel Shipsey" w:date="2025-05-21T10:24:00Z"/>
          <w:rFonts w:cs="Arial"/>
        </w:rPr>
        <w:pPrChange w:id="9604" w:author="Rachel Shipsey" w:date="2025-06-23T15:41:00Z">
          <w:pPr>
            <w:pStyle w:val="ListParagraph"/>
            <w:numPr>
              <w:numId w:val="54"/>
            </w:numPr>
            <w:ind w:hanging="360"/>
            <w:jc w:val="both"/>
          </w:pPr>
        </w:pPrChange>
      </w:pPr>
      <w:del w:id="9605" w:author="Rachel Shipsey" w:date="2025-05-21T10:24:00Z">
        <w:r w:rsidRPr="00DE21DB" w:rsidDel="00460840">
          <w:rPr>
            <w:rFonts w:cs="Arial"/>
          </w:rPr>
          <w:delText>To effectively manage census logistics, there should be strong partnerships and collaboration both within and out of the country. For instance, in Kenya, other government departments with good infrastructure assisted in movement of materials such as the disciplined forces (Army and police) for provision of transport and security. This collaboration can also continue for future censuses.</w:delText>
        </w:r>
        <w:bookmarkStart w:id="9606" w:name="_Toc199770679"/>
        <w:bookmarkStart w:id="9607" w:name="_Toc201238301"/>
        <w:bookmarkStart w:id="9608" w:name="_Toc201319697"/>
        <w:bookmarkEnd w:id="9606"/>
        <w:bookmarkEnd w:id="9607"/>
        <w:bookmarkEnd w:id="9608"/>
      </w:del>
    </w:p>
    <w:p w14:paraId="612EBE7B" w14:textId="06B36DC0" w:rsidR="00A62294" w:rsidRPr="00DE21DB" w:rsidDel="00460840" w:rsidRDefault="00A62294">
      <w:pPr>
        <w:pStyle w:val="ListParagraph"/>
        <w:spacing w:after="0" w:line="276" w:lineRule="auto"/>
        <w:jc w:val="both"/>
        <w:rPr>
          <w:del w:id="9609" w:author="Rachel Shipsey" w:date="2025-05-21T10:24:00Z"/>
          <w:rFonts w:cs="Arial"/>
        </w:rPr>
        <w:pPrChange w:id="9610" w:author="Rachel Shipsey" w:date="2025-06-23T15:41:00Z">
          <w:pPr>
            <w:pStyle w:val="ListParagraph"/>
            <w:numPr>
              <w:numId w:val="54"/>
            </w:numPr>
            <w:ind w:hanging="360"/>
            <w:jc w:val="both"/>
          </w:pPr>
        </w:pPrChange>
      </w:pPr>
      <w:del w:id="9611" w:author="Rachel Shipsey" w:date="2025-05-21T10:24:00Z">
        <w:r w:rsidRPr="7B4121B4" w:rsidDel="00460840">
          <w:rPr>
            <w:rFonts w:cs="Arial"/>
          </w:rPr>
          <w:delText xml:space="preserve">The constitution of a census logistics team is a good practice but should be done early in the census planning cycle, at least one year to census enumeration and the team should be part of </w:delText>
        </w:r>
        <w:r w:rsidR="626BFA2C" w:rsidRPr="7B4121B4" w:rsidDel="00460840">
          <w:rPr>
            <w:rFonts w:cs="Arial"/>
          </w:rPr>
          <w:delText xml:space="preserve">the </w:delText>
        </w:r>
        <w:r w:rsidDel="00460840">
          <w:rPr>
            <w:rFonts w:asciiTheme="minorHAnsi" w:hAnsiTheme="minorHAnsi"/>
          </w:rPr>
          <w:fldChar w:fldCharType="begin"/>
        </w:r>
        <w:r w:rsidDel="00460840">
          <w:delInstrText>HYPERLINK \l "_5.1_￼Key_areas" \h</w:delInstrText>
        </w:r>
        <w:r w:rsidDel="00460840">
          <w:rPr>
            <w:rFonts w:asciiTheme="minorHAnsi" w:hAnsiTheme="minorHAnsi"/>
          </w:rPr>
        </w:r>
        <w:r w:rsidDel="00460840">
          <w:rPr>
            <w:rFonts w:asciiTheme="minorHAnsi" w:hAnsiTheme="minorHAnsi"/>
          </w:rPr>
          <w:fldChar w:fldCharType="separate"/>
        </w:r>
        <w:r w:rsidRPr="7B4121B4" w:rsidDel="00460840">
          <w:rPr>
            <w:rStyle w:val="Hyperlink"/>
            <w:rFonts w:cs="Arial"/>
          </w:rPr>
          <w:delText>pilot census</w:delText>
        </w:r>
        <w:r w:rsidDel="00460840">
          <w:rPr>
            <w:rStyle w:val="Hyperlink"/>
            <w:rFonts w:cs="Arial"/>
          </w:rPr>
          <w:fldChar w:fldCharType="end"/>
        </w:r>
        <w:r w:rsidRPr="7B4121B4" w:rsidDel="00460840">
          <w:rPr>
            <w:rFonts w:cs="Arial"/>
          </w:rPr>
          <w:delText xml:space="preserve">. The operations at the </w:delText>
        </w:r>
        <w:r w:rsidR="3B5D73D5" w:rsidRPr="7B4121B4" w:rsidDel="00460840">
          <w:rPr>
            <w:rFonts w:cs="Arial"/>
          </w:rPr>
          <w:delText>sub-national</w:delText>
        </w:r>
        <w:r w:rsidRPr="7B4121B4" w:rsidDel="00460840">
          <w:rPr>
            <w:rFonts w:cs="Arial"/>
          </w:rPr>
          <w:delText xml:space="preserve"> level should be given attention in terms of staffing and training on logistical operations.</w:delText>
        </w:r>
        <w:bookmarkStart w:id="9612" w:name="_Toc199770680"/>
        <w:bookmarkStart w:id="9613" w:name="_Toc201238302"/>
        <w:bookmarkStart w:id="9614" w:name="_Toc201319698"/>
        <w:bookmarkEnd w:id="9612"/>
        <w:bookmarkEnd w:id="9613"/>
        <w:bookmarkEnd w:id="9614"/>
      </w:del>
    </w:p>
    <w:p w14:paraId="594E63F3" w14:textId="1CD96AC1" w:rsidR="00A62294" w:rsidRPr="00DE21DB" w:rsidDel="00460840" w:rsidRDefault="00A62294">
      <w:pPr>
        <w:pStyle w:val="ListParagraph"/>
        <w:spacing w:after="0" w:line="276" w:lineRule="auto"/>
        <w:jc w:val="both"/>
        <w:rPr>
          <w:del w:id="9615" w:author="Rachel Shipsey" w:date="2025-05-21T10:24:00Z"/>
          <w:rFonts w:cs="Arial"/>
        </w:rPr>
        <w:pPrChange w:id="9616" w:author="Rachel Shipsey" w:date="2025-06-23T15:41:00Z">
          <w:pPr>
            <w:pStyle w:val="ListParagraph"/>
            <w:numPr>
              <w:numId w:val="54"/>
            </w:numPr>
            <w:ind w:hanging="360"/>
            <w:jc w:val="both"/>
          </w:pPr>
        </w:pPrChange>
      </w:pPr>
      <w:del w:id="9617" w:author="Rachel Shipsey" w:date="2025-05-21T10:24:00Z">
        <w:r w:rsidRPr="7B4121B4" w:rsidDel="00460840">
          <w:rPr>
            <w:rFonts w:cs="Arial"/>
          </w:rPr>
          <w:delText xml:space="preserve">It is ideal to have a separate warehouse that should be ready at least </w:delText>
        </w:r>
        <w:r w:rsidR="3214679F" w:rsidRPr="7B4121B4" w:rsidDel="00460840">
          <w:rPr>
            <w:rFonts w:cs="Arial"/>
          </w:rPr>
          <w:delText>three</w:delText>
        </w:r>
        <w:r w:rsidRPr="7B4121B4" w:rsidDel="00460840">
          <w:rPr>
            <w:rFonts w:cs="Arial"/>
          </w:rPr>
          <w:delText xml:space="preserve"> months </w:delText>
        </w:r>
        <w:r w:rsidR="43FB08FD" w:rsidRPr="7B4121B4" w:rsidDel="00460840">
          <w:rPr>
            <w:rFonts w:cs="Arial"/>
          </w:rPr>
          <w:delText xml:space="preserve">before </w:delText>
        </w:r>
        <w:r w:rsidRPr="7B4121B4" w:rsidDel="00460840">
          <w:rPr>
            <w:rFonts w:cs="Arial"/>
          </w:rPr>
          <w:delText xml:space="preserve">census enumeration. The material handling should be computerized and integrated into Enterprise Resource Planning systems. However, to minimize costs and in the event of </w:delText>
        </w:r>
        <w:r w:rsidR="70332F59" w:rsidRPr="7B4121B4" w:rsidDel="00460840">
          <w:rPr>
            <w:rFonts w:cs="Arial"/>
          </w:rPr>
          <w:delText xml:space="preserve">a </w:delText>
        </w:r>
        <w:r w:rsidRPr="7B4121B4" w:rsidDel="00460840">
          <w:rPr>
            <w:rFonts w:cs="Arial"/>
          </w:rPr>
          <w:delText xml:space="preserve">lack of proper planning, the logistics team should be in </w:delText>
        </w:r>
        <w:r w:rsidR="69CF2493" w:rsidRPr="7B4121B4" w:rsidDel="00460840">
          <w:rPr>
            <w:rFonts w:cs="Arial"/>
          </w:rPr>
          <w:delText>a position</w:delText>
        </w:r>
        <w:r w:rsidRPr="7B4121B4" w:rsidDel="00460840">
          <w:rPr>
            <w:rFonts w:cs="Arial"/>
          </w:rPr>
          <w:delText xml:space="preserve"> to improvise within the available resources</w:delText>
        </w:r>
        <w:r w:rsidR="1EF12915" w:rsidRPr="7B4121B4" w:rsidDel="00460840">
          <w:rPr>
            <w:rFonts w:cs="Arial"/>
          </w:rPr>
          <w:delText>. F</w:delText>
        </w:r>
        <w:r w:rsidRPr="7B4121B4" w:rsidDel="00460840">
          <w:rPr>
            <w:rFonts w:cs="Arial"/>
          </w:rPr>
          <w:delText xml:space="preserve">or instance, Kenya did not have proper storage space at the national level, and it utilized the unfinished office space that was to be used by library at KNBS HQ as storage space and logistics operation center. Other offices within KNBS HQ were also used as storage facilities.  </w:delText>
        </w:r>
        <w:bookmarkStart w:id="9618" w:name="_Toc199770681"/>
        <w:bookmarkStart w:id="9619" w:name="_Toc201238303"/>
        <w:bookmarkStart w:id="9620" w:name="_Toc201319699"/>
        <w:bookmarkEnd w:id="9618"/>
        <w:bookmarkEnd w:id="9619"/>
        <w:bookmarkEnd w:id="9620"/>
      </w:del>
    </w:p>
    <w:p w14:paraId="2F5D575E" w14:textId="450EDEC2" w:rsidR="00A62294" w:rsidRPr="00DE21DB" w:rsidDel="00460840" w:rsidRDefault="00A62294">
      <w:pPr>
        <w:pStyle w:val="ListParagraph"/>
        <w:spacing w:after="0" w:line="276" w:lineRule="auto"/>
        <w:jc w:val="both"/>
        <w:rPr>
          <w:del w:id="9621" w:author="Rachel Shipsey" w:date="2025-05-21T10:24:00Z"/>
          <w:rFonts w:cs="Arial"/>
        </w:rPr>
        <w:pPrChange w:id="9622" w:author="Rachel Shipsey" w:date="2025-06-23T15:41:00Z">
          <w:pPr>
            <w:pStyle w:val="ListParagraph"/>
            <w:numPr>
              <w:numId w:val="54"/>
            </w:numPr>
            <w:ind w:hanging="360"/>
            <w:jc w:val="both"/>
          </w:pPr>
        </w:pPrChange>
      </w:pPr>
      <w:del w:id="9623" w:author="Rachel Shipsey" w:date="2025-05-21T10:24:00Z">
        <w:r w:rsidRPr="7B4121B4" w:rsidDel="00460840">
          <w:rPr>
            <w:rFonts w:cs="Arial"/>
          </w:rPr>
          <w:delText>The required fleet should be planned for and acquired in good time</w:delText>
        </w:r>
        <w:r w:rsidR="43C5F10F" w:rsidRPr="7B4121B4" w:rsidDel="00460840">
          <w:rPr>
            <w:rFonts w:cs="Arial"/>
          </w:rPr>
          <w:delText>.</w:delText>
        </w:r>
        <w:r w:rsidRPr="7B4121B4" w:rsidDel="00460840">
          <w:rPr>
            <w:rFonts w:cs="Arial"/>
          </w:rPr>
          <w:delText xml:space="preserve"> </w:delText>
        </w:r>
        <w:r w:rsidR="7ABDCDF0" w:rsidRPr="7B4121B4" w:rsidDel="00460840">
          <w:rPr>
            <w:rFonts w:cs="Arial"/>
          </w:rPr>
          <w:delText xml:space="preserve">Petrol stations should be </w:delText>
        </w:r>
        <w:r w:rsidR="3FCF2D0B" w:rsidRPr="7B4121B4" w:rsidDel="00460840">
          <w:rPr>
            <w:rFonts w:cs="Arial"/>
          </w:rPr>
          <w:delText>identified</w:delText>
        </w:r>
        <w:r w:rsidRPr="7B4121B4" w:rsidDel="00460840">
          <w:rPr>
            <w:rFonts w:cs="Arial"/>
          </w:rPr>
          <w:delText xml:space="preserve"> and fueling mechanisms </w:delText>
        </w:r>
        <w:r w:rsidR="73DAA750" w:rsidRPr="7B4121B4" w:rsidDel="00460840">
          <w:rPr>
            <w:rFonts w:cs="Arial"/>
          </w:rPr>
          <w:delText xml:space="preserve">should be established </w:delText>
        </w:r>
        <w:r w:rsidRPr="7B4121B4" w:rsidDel="00460840">
          <w:rPr>
            <w:rFonts w:cs="Arial"/>
          </w:rPr>
          <w:delText xml:space="preserve">to take care of </w:delText>
        </w:r>
        <w:r w:rsidR="7659336A" w:rsidRPr="7B4121B4" w:rsidDel="00460840">
          <w:rPr>
            <w:rFonts w:cs="Arial"/>
          </w:rPr>
          <w:delText xml:space="preserve">refueling in </w:delText>
        </w:r>
        <w:r w:rsidRPr="7B4121B4" w:rsidDel="00460840">
          <w:rPr>
            <w:rFonts w:cs="Arial"/>
          </w:rPr>
          <w:delText>all areas of the country.</w:delText>
        </w:r>
        <w:bookmarkStart w:id="9624" w:name="_Toc199770682"/>
        <w:bookmarkStart w:id="9625" w:name="_Toc201238304"/>
        <w:bookmarkStart w:id="9626" w:name="_Toc201319700"/>
        <w:bookmarkEnd w:id="9624"/>
        <w:bookmarkEnd w:id="9625"/>
        <w:bookmarkEnd w:id="9626"/>
      </w:del>
    </w:p>
    <w:p w14:paraId="2AED6ED1" w14:textId="506A4614" w:rsidR="00A62294" w:rsidRPr="00A62294" w:rsidDel="00460840" w:rsidRDefault="00A62294">
      <w:pPr>
        <w:pStyle w:val="ListParagraph"/>
        <w:spacing w:after="0" w:line="276" w:lineRule="auto"/>
        <w:jc w:val="both"/>
        <w:rPr>
          <w:del w:id="9627" w:author="Rachel Shipsey" w:date="2025-05-21T10:24:00Z"/>
          <w:rFonts w:cs="Arial"/>
          <w:bCs/>
          <w:color w:val="538135" w:themeColor="accent6" w:themeShade="BF"/>
          <w:sz w:val="28"/>
          <w:szCs w:val="28"/>
        </w:rPr>
        <w:pPrChange w:id="9628" w:author="Rachel Shipsey" w:date="2025-06-23T15:41:00Z">
          <w:pPr>
            <w:pStyle w:val="Heading1"/>
          </w:pPr>
        </w:pPrChange>
      </w:pPr>
      <w:del w:id="9629" w:author="Rachel Shipsey" w:date="2025-05-21T10:24:00Z">
        <w:r w:rsidRPr="4871BC61" w:rsidDel="00460840">
          <w:rPr>
            <w:rFonts w:cs="Arial"/>
            <w:bCs/>
            <w:color w:val="538135" w:themeColor="accent6" w:themeShade="BF"/>
            <w:sz w:val="28"/>
            <w:szCs w:val="28"/>
          </w:rPr>
          <w:delText xml:space="preserve">7.2 </w:delText>
        </w:r>
        <w:r w:rsidR="00647414" w:rsidRPr="4871BC61" w:rsidDel="00460840">
          <w:rPr>
            <w:rFonts w:cs="Arial"/>
            <w:bCs/>
            <w:color w:val="538135" w:themeColor="accent6" w:themeShade="BF"/>
            <w:sz w:val="28"/>
            <w:szCs w:val="28"/>
          </w:rPr>
          <w:delText>Financial Management</w:delText>
        </w:r>
        <w:bookmarkStart w:id="9630" w:name="_Toc199770683"/>
        <w:bookmarkStart w:id="9631" w:name="_Toc201238305"/>
        <w:bookmarkStart w:id="9632" w:name="_Toc201319701"/>
        <w:bookmarkEnd w:id="9630"/>
        <w:bookmarkEnd w:id="9631"/>
        <w:bookmarkEnd w:id="9632"/>
      </w:del>
    </w:p>
    <w:p w14:paraId="71C10E35" w14:textId="539621F6" w:rsidR="00A62294" w:rsidRPr="00DE21DB" w:rsidDel="00460840" w:rsidRDefault="00A62294">
      <w:pPr>
        <w:pStyle w:val="ListParagraph"/>
        <w:spacing w:after="0" w:line="276" w:lineRule="auto"/>
        <w:jc w:val="both"/>
        <w:rPr>
          <w:del w:id="9633" w:author="Rachel Shipsey" w:date="2025-05-21T10:24:00Z"/>
          <w:rFonts w:cs="Arial"/>
        </w:rPr>
        <w:pPrChange w:id="9634" w:author="Rachel Shipsey" w:date="2025-06-23T15:41:00Z">
          <w:pPr>
            <w:spacing w:line="276" w:lineRule="auto"/>
            <w:jc w:val="both"/>
          </w:pPr>
        </w:pPrChange>
      </w:pPr>
      <w:del w:id="9635" w:author="Rachel Shipsey" w:date="2025-05-21T10:24:00Z">
        <w:r w:rsidRPr="7B4121B4" w:rsidDel="00460840">
          <w:rPr>
            <w:rFonts w:cs="Arial"/>
          </w:rPr>
          <w:delText>Funding for population and Housing censuses is the responsibility of government. The census implementing agency should present an activity-based budget to the government for consideration. All census processes including planning, cartographic mapping, enumeration, data processing, analysis and dissemination should be budgeted for in time and a resource mobilization plan put in place. Funding constraints can cause postponements or even cancellations of a census</w:delText>
        </w:r>
        <w:r w:rsidR="588BDF1A" w:rsidRPr="7B4121B4" w:rsidDel="00460840">
          <w:rPr>
            <w:rFonts w:cs="Arial"/>
          </w:rPr>
          <w:delText>.</w:delText>
        </w:r>
        <w:r w:rsidRPr="7B4121B4" w:rsidDel="00460840">
          <w:rPr>
            <w:rFonts w:cs="Arial"/>
          </w:rPr>
          <w:delText xml:space="preserve"> </w:delText>
        </w:r>
        <w:r w:rsidR="6327C556" w:rsidRPr="7B4121B4" w:rsidDel="00460840">
          <w:rPr>
            <w:rFonts w:cs="Arial"/>
          </w:rPr>
          <w:delText>A</w:delText>
        </w:r>
        <w:r w:rsidRPr="7B4121B4" w:rsidDel="00460840">
          <w:rPr>
            <w:rFonts w:cs="Arial"/>
          </w:rPr>
          <w:delText xml:space="preserve">dditionally, securing partial funds or securing funds too late into the census preparations can push countries to compromise their data collection, data processing and dissemination of census results. </w:delText>
        </w:r>
        <w:bookmarkStart w:id="9636" w:name="_Toc199770684"/>
        <w:bookmarkStart w:id="9637" w:name="_Toc201238306"/>
        <w:bookmarkStart w:id="9638" w:name="_Toc201319702"/>
        <w:bookmarkEnd w:id="9636"/>
        <w:bookmarkEnd w:id="9637"/>
        <w:bookmarkEnd w:id="9638"/>
      </w:del>
    </w:p>
    <w:p w14:paraId="164AEFA2" w14:textId="24D3CC15" w:rsidR="00A62294" w:rsidRPr="00DE21DB" w:rsidDel="00460840" w:rsidRDefault="00A62294">
      <w:pPr>
        <w:pStyle w:val="ListParagraph"/>
        <w:spacing w:after="0" w:line="276" w:lineRule="auto"/>
        <w:jc w:val="both"/>
        <w:rPr>
          <w:del w:id="9639" w:author="Rachel Shipsey" w:date="2025-05-21T10:24:00Z"/>
          <w:rFonts w:cs="Arial"/>
        </w:rPr>
        <w:pPrChange w:id="9640" w:author="Rachel Shipsey" w:date="2025-06-23T15:41:00Z">
          <w:pPr>
            <w:spacing w:line="276" w:lineRule="auto"/>
            <w:jc w:val="both"/>
          </w:pPr>
        </w:pPrChange>
      </w:pPr>
      <w:del w:id="9641" w:author="Rachel Shipsey" w:date="2025-05-21T10:24:00Z">
        <w:r w:rsidRPr="00DE21DB" w:rsidDel="00460840">
          <w:rPr>
            <w:rFonts w:cs="Arial"/>
          </w:rPr>
          <w:delText>Some issues should be considered in ensuring good financial management for a digital census:</w:delText>
        </w:r>
        <w:bookmarkStart w:id="9642" w:name="_Toc199770685"/>
        <w:bookmarkStart w:id="9643" w:name="_Toc201238307"/>
        <w:bookmarkStart w:id="9644" w:name="_Toc201319703"/>
        <w:bookmarkEnd w:id="9642"/>
        <w:bookmarkEnd w:id="9643"/>
        <w:bookmarkEnd w:id="9644"/>
      </w:del>
    </w:p>
    <w:p w14:paraId="53D7CE60" w14:textId="5EEC260A" w:rsidR="00A62294" w:rsidRPr="00DE21DB" w:rsidDel="00460840" w:rsidRDefault="00A62294">
      <w:pPr>
        <w:pStyle w:val="ListParagraph"/>
        <w:spacing w:after="0" w:line="276" w:lineRule="auto"/>
        <w:jc w:val="both"/>
        <w:rPr>
          <w:del w:id="9645" w:author="Rachel Shipsey" w:date="2025-05-21T10:24:00Z"/>
          <w:rFonts w:cs="Arial"/>
        </w:rPr>
        <w:pPrChange w:id="9646" w:author="Rachel Shipsey" w:date="2025-06-23T15:41:00Z">
          <w:pPr>
            <w:pStyle w:val="ListParagraph"/>
            <w:numPr>
              <w:numId w:val="55"/>
            </w:numPr>
            <w:spacing w:line="276" w:lineRule="auto"/>
            <w:ind w:hanging="360"/>
            <w:jc w:val="both"/>
          </w:pPr>
        </w:pPrChange>
      </w:pPr>
      <w:del w:id="9647" w:author="Rachel Shipsey" w:date="2025-05-21T10:24:00Z">
        <w:r w:rsidRPr="00DE21DB" w:rsidDel="00460840">
          <w:rPr>
            <w:rFonts w:cs="Arial"/>
          </w:rPr>
          <w:delText>Countries should have a high-level census steering committee and one of the main roles in their terms of reference should be resource mobilization to secure comprehensive financial support for census funding.</w:delText>
        </w:r>
        <w:bookmarkStart w:id="9648" w:name="_Toc199770686"/>
        <w:bookmarkStart w:id="9649" w:name="_Toc201238308"/>
        <w:bookmarkStart w:id="9650" w:name="_Toc201319704"/>
        <w:bookmarkEnd w:id="9648"/>
        <w:bookmarkEnd w:id="9649"/>
        <w:bookmarkEnd w:id="9650"/>
      </w:del>
    </w:p>
    <w:p w14:paraId="19151F61" w14:textId="15EC1C0E" w:rsidR="00A62294" w:rsidRPr="00DE21DB" w:rsidDel="00460840" w:rsidRDefault="328CAE4A">
      <w:pPr>
        <w:pStyle w:val="ListParagraph"/>
        <w:spacing w:after="0" w:line="276" w:lineRule="auto"/>
        <w:jc w:val="both"/>
        <w:rPr>
          <w:del w:id="9651" w:author="Rachel Shipsey" w:date="2025-05-21T10:24:00Z"/>
          <w:rFonts w:cs="Arial"/>
        </w:rPr>
        <w:pPrChange w:id="9652" w:author="Rachel Shipsey" w:date="2025-06-23T15:41:00Z">
          <w:pPr>
            <w:pStyle w:val="ListParagraph"/>
            <w:numPr>
              <w:numId w:val="55"/>
            </w:numPr>
            <w:spacing w:line="276" w:lineRule="auto"/>
            <w:ind w:hanging="360"/>
            <w:jc w:val="both"/>
          </w:pPr>
        </w:pPrChange>
      </w:pPr>
      <w:del w:id="9653" w:author="Rachel Shipsey" w:date="2025-05-21T10:24:00Z">
        <w:r w:rsidRPr="7B4121B4" w:rsidDel="00460840">
          <w:rPr>
            <w:rFonts w:cs="Arial"/>
          </w:rPr>
          <w:delText>There should be more international donors and the private sector involvement in trying to fill a financial gap and obtain technical cooperation and assistance.</w:delText>
        </w:r>
        <w:r w:rsidR="00A62294" w:rsidRPr="7B4121B4" w:rsidDel="00460840">
          <w:rPr>
            <w:rFonts w:cs="Arial"/>
          </w:rPr>
          <w:delText xml:space="preserve"> The required funding conditions should be known </w:delText>
        </w:r>
        <w:r w:rsidR="6EEC8C74" w:rsidRPr="7B4121B4" w:rsidDel="00460840">
          <w:rPr>
            <w:rFonts w:cs="Arial"/>
          </w:rPr>
          <w:delText>prior</w:delText>
        </w:r>
        <w:r w:rsidR="00A62294" w:rsidRPr="7B4121B4" w:rsidDel="00460840">
          <w:rPr>
            <w:rFonts w:cs="Arial"/>
          </w:rPr>
          <w:delText xml:space="preserve"> to avoid delays and any inconveniences.</w:delText>
        </w:r>
        <w:bookmarkStart w:id="9654" w:name="_Toc199770687"/>
        <w:bookmarkStart w:id="9655" w:name="_Toc201238309"/>
        <w:bookmarkStart w:id="9656" w:name="_Toc201319705"/>
        <w:bookmarkEnd w:id="9654"/>
        <w:bookmarkEnd w:id="9655"/>
        <w:bookmarkEnd w:id="9656"/>
      </w:del>
    </w:p>
    <w:p w14:paraId="5A61924C" w14:textId="3B8051E4" w:rsidR="00A62294" w:rsidRPr="00DE21DB" w:rsidDel="00460840" w:rsidRDefault="00A62294">
      <w:pPr>
        <w:pStyle w:val="ListParagraph"/>
        <w:spacing w:after="0" w:line="276" w:lineRule="auto"/>
        <w:jc w:val="both"/>
        <w:rPr>
          <w:del w:id="9657" w:author="Rachel Shipsey" w:date="2025-05-21T10:24:00Z"/>
          <w:rFonts w:cs="Arial"/>
        </w:rPr>
        <w:pPrChange w:id="9658" w:author="Rachel Shipsey" w:date="2025-06-23T15:41:00Z">
          <w:pPr>
            <w:pStyle w:val="ListParagraph"/>
            <w:numPr>
              <w:numId w:val="55"/>
            </w:numPr>
            <w:spacing w:line="276" w:lineRule="auto"/>
            <w:ind w:hanging="360"/>
            <w:jc w:val="both"/>
          </w:pPr>
        </w:pPrChange>
      </w:pPr>
      <w:del w:id="9659" w:author="Rachel Shipsey" w:date="2025-05-21T10:24:00Z">
        <w:r w:rsidRPr="7B4121B4" w:rsidDel="00460840">
          <w:rPr>
            <w:rFonts w:cs="Arial"/>
          </w:rPr>
          <w:delText xml:space="preserve">Utilize cost effective approaches to reduce costs without compromising the quality of data. Recent advances in technology can go a long way in achieving cost reductions, therefore cost- benefit analysis should be utilized during the budgeting process. For example, </w:delText>
        </w:r>
        <w:r w:rsidR="45B62966" w:rsidRPr="7B4121B4" w:rsidDel="00460840">
          <w:rPr>
            <w:rFonts w:cs="Arial"/>
          </w:rPr>
          <w:delText>weighing</w:delText>
        </w:r>
        <w:r w:rsidRPr="7B4121B4" w:rsidDel="00460840">
          <w:rPr>
            <w:rFonts w:cs="Arial"/>
          </w:rPr>
          <w:delText xml:space="preserve"> the cost of purchasing new devices vis a vie leasing out.</w:delText>
        </w:r>
        <w:bookmarkStart w:id="9660" w:name="_Toc199770688"/>
        <w:bookmarkStart w:id="9661" w:name="_Toc201238310"/>
        <w:bookmarkStart w:id="9662" w:name="_Toc201319706"/>
        <w:bookmarkEnd w:id="9660"/>
        <w:bookmarkEnd w:id="9661"/>
        <w:bookmarkEnd w:id="9662"/>
      </w:del>
    </w:p>
    <w:p w14:paraId="6C364114" w14:textId="71C3B3D3" w:rsidR="00A62294" w:rsidRPr="00DE21DB" w:rsidDel="00460840" w:rsidRDefault="00A62294">
      <w:pPr>
        <w:pStyle w:val="ListParagraph"/>
        <w:spacing w:after="0" w:line="276" w:lineRule="auto"/>
        <w:jc w:val="both"/>
        <w:rPr>
          <w:del w:id="9663" w:author="Rachel Shipsey" w:date="2025-05-21T10:24:00Z"/>
          <w:rFonts w:cs="Arial"/>
        </w:rPr>
        <w:pPrChange w:id="9664" w:author="Rachel Shipsey" w:date="2025-06-23T15:41:00Z">
          <w:pPr>
            <w:pStyle w:val="ListParagraph"/>
            <w:numPr>
              <w:numId w:val="55"/>
            </w:numPr>
            <w:spacing w:line="276" w:lineRule="auto"/>
            <w:ind w:hanging="360"/>
            <w:jc w:val="both"/>
          </w:pPr>
        </w:pPrChange>
      </w:pPr>
      <w:del w:id="9665" w:author="Rachel Shipsey" w:date="2025-05-21T10:24:00Z">
        <w:r w:rsidRPr="7B4121B4" w:rsidDel="00460840">
          <w:rPr>
            <w:rFonts w:cs="Arial"/>
          </w:rPr>
          <w:delText xml:space="preserve">Budget development should utilize information on expenditures from the previous census that should be reviewed and adjusted accordingly. As well as </w:delText>
        </w:r>
        <w:r w:rsidR="37B62A0E" w:rsidRPr="7B4121B4" w:rsidDel="00460840">
          <w:rPr>
            <w:rFonts w:cs="Arial"/>
          </w:rPr>
          <w:delText>ensuring</w:delText>
        </w:r>
        <w:r w:rsidRPr="7B4121B4" w:rsidDel="00460840">
          <w:rPr>
            <w:rFonts w:cs="Arial"/>
          </w:rPr>
          <w:delText xml:space="preserve"> transparent accounting procedures and financial management electronic systems </w:delText>
        </w:r>
        <w:r w:rsidR="090C0701" w:rsidRPr="7B4121B4" w:rsidDel="00460840">
          <w:rPr>
            <w:rFonts w:cs="Arial"/>
          </w:rPr>
          <w:delText xml:space="preserve">are in place, </w:delText>
        </w:r>
        <w:r w:rsidRPr="7B4121B4" w:rsidDel="00460840">
          <w:rPr>
            <w:rFonts w:cs="Arial"/>
          </w:rPr>
          <w:delText>given that a clean financial audit report adds credibility and acceptance to the census process and results.</w:delText>
        </w:r>
        <w:bookmarkStart w:id="9666" w:name="_Toc199770689"/>
        <w:bookmarkStart w:id="9667" w:name="_Toc201238311"/>
        <w:bookmarkStart w:id="9668" w:name="_Toc201319707"/>
        <w:bookmarkEnd w:id="9666"/>
        <w:bookmarkEnd w:id="9667"/>
        <w:bookmarkEnd w:id="9668"/>
      </w:del>
    </w:p>
    <w:p w14:paraId="786B8370" w14:textId="40B50F45" w:rsidR="00A62294" w:rsidRPr="00DE21DB" w:rsidDel="00460840" w:rsidRDefault="00A62294">
      <w:pPr>
        <w:pStyle w:val="ListParagraph"/>
        <w:spacing w:after="0" w:line="276" w:lineRule="auto"/>
        <w:jc w:val="both"/>
        <w:rPr>
          <w:del w:id="9669" w:author="Rachel Shipsey" w:date="2025-05-21T10:24:00Z"/>
          <w:rFonts w:cs="Arial"/>
        </w:rPr>
        <w:pPrChange w:id="9670" w:author="Rachel Shipsey" w:date="2025-06-23T15:41:00Z">
          <w:pPr>
            <w:pStyle w:val="ListParagraph"/>
            <w:numPr>
              <w:numId w:val="55"/>
            </w:numPr>
            <w:spacing w:line="276" w:lineRule="auto"/>
            <w:ind w:hanging="360"/>
            <w:jc w:val="both"/>
          </w:pPr>
        </w:pPrChange>
      </w:pPr>
      <w:del w:id="9671" w:author="Rachel Shipsey" w:date="2025-05-21T10:24:00Z">
        <w:r w:rsidRPr="7B4121B4" w:rsidDel="00460840">
          <w:rPr>
            <w:rFonts w:cs="Arial"/>
          </w:rPr>
          <w:delText xml:space="preserve">The census budget should be reviewed, and its performance evaluated against the planned phases. </w:delText>
        </w:r>
        <w:r w:rsidR="1ED07B52" w:rsidRPr="7B4121B4" w:rsidDel="00460840">
          <w:rPr>
            <w:rFonts w:cs="Arial"/>
          </w:rPr>
          <w:delText>Expenditure</w:delText>
        </w:r>
        <w:r w:rsidRPr="7B4121B4" w:rsidDel="00460840">
          <w:rPr>
            <w:rFonts w:cs="Arial"/>
          </w:rPr>
          <w:delText xml:space="preserve"> </w:delText>
        </w:r>
        <w:r w:rsidR="3B0162C7" w:rsidRPr="7B4121B4" w:rsidDel="00460840">
          <w:rPr>
            <w:rFonts w:cs="Arial"/>
          </w:rPr>
          <w:delText xml:space="preserve">should be well documented </w:delText>
        </w:r>
        <w:r w:rsidRPr="7B4121B4" w:rsidDel="00460840">
          <w:rPr>
            <w:rFonts w:cs="Arial"/>
          </w:rPr>
          <w:delText>to ensure that all operations are within the budget and there is efficiency and effectiveness in implementation.</w:delText>
        </w:r>
        <w:bookmarkStart w:id="9672" w:name="_Toc199770690"/>
        <w:bookmarkStart w:id="9673" w:name="_Toc201238312"/>
        <w:bookmarkStart w:id="9674" w:name="_Toc201319708"/>
        <w:bookmarkEnd w:id="9672"/>
        <w:bookmarkEnd w:id="9673"/>
        <w:bookmarkEnd w:id="9674"/>
      </w:del>
    </w:p>
    <w:p w14:paraId="4F9E6489" w14:textId="7FB308B6" w:rsidR="00A62294" w:rsidRPr="00A62294" w:rsidDel="00460840" w:rsidRDefault="00A62294">
      <w:pPr>
        <w:pStyle w:val="ListParagraph"/>
        <w:spacing w:after="0" w:line="276" w:lineRule="auto"/>
        <w:jc w:val="both"/>
        <w:rPr>
          <w:del w:id="9675" w:author="Rachel Shipsey" w:date="2025-05-21T10:24:00Z"/>
          <w:rFonts w:cs="Arial"/>
          <w:bCs/>
          <w:sz w:val="22"/>
        </w:rPr>
        <w:pPrChange w:id="9676" w:author="Rachel Shipsey" w:date="2025-06-23T15:41:00Z">
          <w:pPr>
            <w:pStyle w:val="Heading2"/>
          </w:pPr>
        </w:pPrChange>
      </w:pPr>
      <w:del w:id="9677" w:author="Rachel Shipsey" w:date="2025-05-21T10:24:00Z">
        <w:r w:rsidRPr="4871BC61" w:rsidDel="00460840">
          <w:rPr>
            <w:rFonts w:cs="Arial"/>
            <w:bCs/>
            <w:sz w:val="22"/>
          </w:rPr>
          <w:delText>7.2.1</w:delText>
        </w:r>
        <w:r w:rsidDel="00460840">
          <w:tab/>
        </w:r>
        <w:r w:rsidRPr="4871BC61" w:rsidDel="00460840">
          <w:rPr>
            <w:rFonts w:cs="Arial"/>
            <w:bCs/>
            <w:sz w:val="22"/>
          </w:rPr>
          <w:delText>Selected country experiences</w:delText>
        </w:r>
        <w:bookmarkStart w:id="9678" w:name="_Toc199770691"/>
        <w:bookmarkStart w:id="9679" w:name="_Toc201238313"/>
        <w:bookmarkStart w:id="9680" w:name="_Toc201319709"/>
        <w:bookmarkEnd w:id="9678"/>
        <w:bookmarkEnd w:id="9679"/>
        <w:bookmarkEnd w:id="9680"/>
      </w:del>
    </w:p>
    <w:p w14:paraId="0A83B78F" w14:textId="3743D135" w:rsidR="00A62294" w:rsidRPr="00DE21DB" w:rsidDel="00460840" w:rsidRDefault="00B169DE">
      <w:pPr>
        <w:pStyle w:val="ListParagraph"/>
        <w:spacing w:after="0" w:line="276" w:lineRule="auto"/>
        <w:jc w:val="both"/>
        <w:rPr>
          <w:del w:id="9681" w:author="Rachel Shipsey" w:date="2025-05-21T10:24:00Z"/>
          <w:rFonts w:cs="Arial"/>
        </w:rPr>
        <w:pPrChange w:id="9682" w:author="Rachel Shipsey" w:date="2025-06-23T15:41:00Z">
          <w:pPr>
            <w:spacing w:line="276" w:lineRule="auto"/>
            <w:jc w:val="both"/>
          </w:pPr>
        </w:pPrChange>
      </w:pPr>
      <w:del w:id="9683" w:author="Rachel Shipsey" w:date="2025-05-21T10:24:00Z">
        <w:r w:rsidDel="00460840">
          <w:rPr>
            <w:rFonts w:cs="Arial"/>
          </w:rPr>
          <w:delText>Financial management was handled within the NSO with the overarching government financial management guidelines.</w:delText>
        </w:r>
        <w:bookmarkStart w:id="9684" w:name="_Toc199770692"/>
        <w:bookmarkStart w:id="9685" w:name="_Toc201238314"/>
        <w:bookmarkStart w:id="9686" w:name="_Toc201319710"/>
        <w:bookmarkEnd w:id="9684"/>
        <w:bookmarkEnd w:id="9685"/>
        <w:bookmarkEnd w:id="9686"/>
      </w:del>
    </w:p>
    <w:p w14:paraId="7A25AFFA" w14:textId="6B328F10" w:rsidR="00A62294" w:rsidRPr="00DE21DB" w:rsidDel="00460840" w:rsidRDefault="00A62294">
      <w:pPr>
        <w:pStyle w:val="ListParagraph"/>
        <w:spacing w:after="0" w:line="276" w:lineRule="auto"/>
        <w:jc w:val="both"/>
        <w:rPr>
          <w:del w:id="9687" w:author="Rachel Shipsey" w:date="2025-05-21T10:24:00Z"/>
          <w:rFonts w:cs="Arial"/>
          <w:b/>
          <w:bCs/>
        </w:rPr>
        <w:pPrChange w:id="9688" w:author="Rachel Shipsey" w:date="2025-06-23T15:41:00Z">
          <w:pPr>
            <w:spacing w:line="276" w:lineRule="auto"/>
            <w:jc w:val="both"/>
          </w:pPr>
        </w:pPrChange>
      </w:pPr>
      <w:del w:id="9689" w:author="Rachel Shipsey" w:date="2025-05-21T10:24:00Z">
        <w:r w:rsidRPr="00DE21DB" w:rsidDel="00460840">
          <w:rPr>
            <w:rFonts w:cs="Arial"/>
            <w:b/>
            <w:bCs/>
          </w:rPr>
          <w:delText>Kenya</w:delText>
        </w:r>
        <w:bookmarkStart w:id="9690" w:name="_Toc199770693"/>
        <w:bookmarkStart w:id="9691" w:name="_Toc201238315"/>
        <w:bookmarkStart w:id="9692" w:name="_Toc201319711"/>
        <w:bookmarkEnd w:id="9690"/>
        <w:bookmarkEnd w:id="9691"/>
        <w:bookmarkEnd w:id="9692"/>
      </w:del>
    </w:p>
    <w:p w14:paraId="12DD1185" w14:textId="1FE45275" w:rsidR="00A62294" w:rsidRPr="00DC06BC" w:rsidDel="00460840" w:rsidRDefault="00A62294">
      <w:pPr>
        <w:pStyle w:val="ListParagraph"/>
        <w:spacing w:after="0" w:line="276" w:lineRule="auto"/>
        <w:jc w:val="both"/>
        <w:rPr>
          <w:del w:id="9693" w:author="Rachel Shipsey" w:date="2025-05-21T10:24:00Z"/>
          <w:rFonts w:cs="Arial"/>
          <w:sz w:val="20"/>
          <w:szCs w:val="20"/>
        </w:rPr>
        <w:pPrChange w:id="969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76" w:lineRule="auto"/>
            <w:jc w:val="both"/>
          </w:pPr>
        </w:pPrChange>
      </w:pPr>
      <w:del w:id="9695" w:author="Rachel Shipsey" w:date="2025-05-21T10:24:00Z">
        <w:r w:rsidRPr="7B4121B4" w:rsidDel="00460840">
          <w:rPr>
            <w:rFonts w:cs="Arial"/>
            <w:sz w:val="20"/>
            <w:szCs w:val="20"/>
          </w:rPr>
          <w:delText xml:space="preserve">A sub-committee of the census TWC was established to undertake financial management for the censuses. The committee was also charged with the responsibility of </w:delText>
        </w:r>
        <w:r w:rsidR="3889B50A" w:rsidRPr="7B4121B4" w:rsidDel="00460840">
          <w:rPr>
            <w:rFonts w:cs="Arial"/>
            <w:sz w:val="20"/>
            <w:szCs w:val="20"/>
          </w:rPr>
          <w:delText>mobilizing</w:delText>
        </w:r>
        <w:r w:rsidRPr="7B4121B4" w:rsidDel="00460840">
          <w:rPr>
            <w:rFonts w:cs="Arial"/>
            <w:sz w:val="20"/>
            <w:szCs w:val="20"/>
          </w:rPr>
          <w:delText xml:space="preserve"> resources from various stakeholders and development partners to support implementation of various census activities and processes. The mobilized resources which were 99% from the government, were managed centrally. Regulations were developed which were shared </w:delText>
        </w:r>
        <w:r w:rsidR="57EEB776" w:rsidRPr="7B4121B4" w:rsidDel="00460840">
          <w:rPr>
            <w:rFonts w:cs="Arial"/>
            <w:sz w:val="20"/>
            <w:szCs w:val="20"/>
          </w:rPr>
          <w:delText xml:space="preserve">with </w:delText>
        </w:r>
        <w:r w:rsidRPr="7B4121B4" w:rsidDel="00460840">
          <w:rPr>
            <w:rFonts w:cs="Arial"/>
            <w:sz w:val="20"/>
            <w:szCs w:val="20"/>
          </w:rPr>
          <w:delText xml:space="preserve">officers that were advanced some funds to manage the payments at County Levels. KNBS had a bank account dedicated to census at the headquarters, through which all funds’ transactions were made. At the </w:delText>
        </w:r>
        <w:r w:rsidR="26472385" w:rsidRPr="7B4121B4" w:rsidDel="00460840">
          <w:rPr>
            <w:rFonts w:cs="Arial"/>
            <w:sz w:val="20"/>
            <w:szCs w:val="20"/>
          </w:rPr>
          <w:delText>subnational</w:delText>
        </w:r>
        <w:r w:rsidRPr="7B4121B4" w:rsidDel="00460840">
          <w:rPr>
            <w:rFonts w:cs="Arial"/>
            <w:sz w:val="20"/>
            <w:szCs w:val="20"/>
          </w:rPr>
          <w:delText xml:space="preserve"> level (County) Census Bank Accounts were opened to manage payments at that level. All receipts were acknowledged through the official receipting system and payments were supported by fully authorized documentation. </w:delText>
        </w:r>
        <w:r w:rsidR="0DC3AA71" w:rsidRPr="7B4121B4" w:rsidDel="00460840">
          <w:rPr>
            <w:rFonts w:cs="Arial"/>
            <w:sz w:val="20"/>
            <w:szCs w:val="20"/>
          </w:rPr>
          <w:delText>All funds allocated to the Counties were remitted to the County Accounts as AIE, regularly.</w:delText>
        </w:r>
        <w:r w:rsidRPr="7B4121B4" w:rsidDel="00460840">
          <w:rPr>
            <w:rFonts w:cs="Arial"/>
            <w:sz w:val="20"/>
            <w:szCs w:val="20"/>
          </w:rPr>
          <w:delText xml:space="preserve"> </w:delText>
        </w:r>
        <w:bookmarkStart w:id="9696" w:name="_Toc199770694"/>
        <w:bookmarkStart w:id="9697" w:name="_Toc201238316"/>
        <w:bookmarkStart w:id="9698" w:name="_Toc201319712"/>
        <w:bookmarkEnd w:id="9696"/>
        <w:bookmarkEnd w:id="9697"/>
        <w:bookmarkEnd w:id="9698"/>
      </w:del>
    </w:p>
    <w:p w14:paraId="45F5CCFE" w14:textId="35A15021" w:rsidR="00A62294" w:rsidRPr="00DC06BC" w:rsidDel="00460840" w:rsidRDefault="00A62294">
      <w:pPr>
        <w:pStyle w:val="ListParagraph"/>
        <w:spacing w:after="0" w:line="276" w:lineRule="auto"/>
        <w:jc w:val="both"/>
        <w:rPr>
          <w:del w:id="9699" w:author="Rachel Shipsey" w:date="2025-05-21T10:24:00Z"/>
          <w:rFonts w:cs="Arial"/>
          <w:sz w:val="20"/>
          <w:szCs w:val="20"/>
        </w:rPr>
        <w:pPrChange w:id="970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76" w:lineRule="auto"/>
            <w:jc w:val="both"/>
          </w:pPr>
        </w:pPrChange>
      </w:pPr>
      <w:del w:id="9701" w:author="Rachel Shipsey" w:date="2025-05-21T10:24:00Z">
        <w:r w:rsidRPr="7B4121B4" w:rsidDel="00460840">
          <w:rPr>
            <w:rFonts w:cs="Arial"/>
            <w:sz w:val="20"/>
            <w:szCs w:val="20"/>
          </w:rPr>
          <w:delText xml:space="preserve">Several activities undertaken during the census process were facilitated through </w:delText>
        </w:r>
        <w:r w:rsidR="267F14D3" w:rsidRPr="7B4121B4" w:rsidDel="00460840">
          <w:rPr>
            <w:rFonts w:cs="Arial"/>
            <w:sz w:val="20"/>
            <w:szCs w:val="20"/>
          </w:rPr>
          <w:delText xml:space="preserve">imp-rest </w:delText>
        </w:r>
        <w:r w:rsidRPr="7B4121B4" w:rsidDel="00460840">
          <w:rPr>
            <w:rFonts w:cs="Arial"/>
            <w:sz w:val="20"/>
            <w:szCs w:val="20"/>
          </w:rPr>
          <w:delText xml:space="preserve">advanced to members of staff. Funds approval was done in </w:delText>
        </w:r>
        <w:r w:rsidR="6F7172ED" w:rsidRPr="7B4121B4" w:rsidDel="00460840">
          <w:rPr>
            <w:rFonts w:cs="Arial"/>
            <w:sz w:val="20"/>
            <w:szCs w:val="20"/>
          </w:rPr>
          <w:delText xml:space="preserve">a </w:delText>
        </w:r>
        <w:r w:rsidRPr="7B4121B4" w:rsidDel="00460840">
          <w:rPr>
            <w:rFonts w:cs="Arial"/>
            <w:sz w:val="20"/>
            <w:szCs w:val="20"/>
          </w:rPr>
          <w:delText xml:space="preserve">hierarchical manner- the user requests were first approved by the Director General who forwarded the same to the Director, Corporate Services for processing. Payments that were made through the county census bank accounts included allowances (of ICT supervisors, content supervisors and enumerators, county census committee members, sub-county committee members, village elders, security personnel), payments for training venues and storage of various materials, transporting personnel and materials, among others. </w:delText>
        </w:r>
        <w:bookmarkStart w:id="9702" w:name="_Toc199770695"/>
        <w:bookmarkStart w:id="9703" w:name="_Toc201238317"/>
        <w:bookmarkStart w:id="9704" w:name="_Toc201319713"/>
        <w:bookmarkEnd w:id="9702"/>
        <w:bookmarkEnd w:id="9703"/>
        <w:bookmarkEnd w:id="9704"/>
      </w:del>
    </w:p>
    <w:p w14:paraId="01C61687" w14:textId="36946B47" w:rsidR="00A62294" w:rsidRPr="00DC06BC" w:rsidDel="00460840" w:rsidRDefault="00A62294">
      <w:pPr>
        <w:pStyle w:val="ListParagraph"/>
        <w:spacing w:after="0" w:line="276" w:lineRule="auto"/>
        <w:jc w:val="both"/>
        <w:rPr>
          <w:del w:id="9705" w:author="Rachel Shipsey" w:date="2025-05-21T10:24:00Z"/>
          <w:rFonts w:cs="Arial"/>
          <w:sz w:val="20"/>
          <w:szCs w:val="20"/>
        </w:rPr>
        <w:pPrChange w:id="970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76" w:lineRule="auto"/>
            <w:jc w:val="both"/>
          </w:pPr>
        </w:pPrChange>
      </w:pPr>
      <w:del w:id="9707" w:author="Rachel Shipsey" w:date="2025-05-21T10:24:00Z">
        <w:r w:rsidRPr="00DC06BC" w:rsidDel="00460840">
          <w:rPr>
            <w:rFonts w:cs="Arial"/>
            <w:sz w:val="20"/>
            <w:szCs w:val="20"/>
          </w:rPr>
          <w:delText xml:space="preserve">After the Census was completed, approved accounting documents were forwarded back to the Finance office at Real Towers in Nairobi and to the County Accountants’ offices. These accounting documents consisted </w:delText>
        </w:r>
        <w:r w:rsidR="002F1247" w:rsidRPr="00DC06BC" w:rsidDel="00460840">
          <w:rPr>
            <w:rFonts w:cs="Arial"/>
            <w:sz w:val="20"/>
            <w:szCs w:val="20"/>
          </w:rPr>
          <w:delText>of</w:delText>
        </w:r>
        <w:r w:rsidRPr="00DC06BC" w:rsidDel="00460840">
          <w:rPr>
            <w:rFonts w:cs="Arial"/>
            <w:sz w:val="20"/>
            <w:szCs w:val="20"/>
          </w:rPr>
          <w:delText xml:space="preserve"> signed payment schedules, attendance registers and meeting minutes to account for sitting allowances paid to sub-county committee members while planning for recruitment, undertaking shortlisting, interviews, and approving the list of successful candidates and contacting them.</w:delText>
        </w:r>
        <w:bookmarkStart w:id="9708" w:name="_Toc199770696"/>
        <w:bookmarkStart w:id="9709" w:name="_Toc201238318"/>
        <w:bookmarkStart w:id="9710" w:name="_Toc201319714"/>
        <w:bookmarkEnd w:id="9708"/>
        <w:bookmarkEnd w:id="9709"/>
        <w:bookmarkEnd w:id="9710"/>
      </w:del>
    </w:p>
    <w:p w14:paraId="275ADBE3" w14:textId="21E54663" w:rsidR="00A62294" w:rsidRPr="00A62294" w:rsidDel="00460840" w:rsidRDefault="00A62294">
      <w:pPr>
        <w:pStyle w:val="ListParagraph"/>
        <w:spacing w:after="0" w:line="276" w:lineRule="auto"/>
        <w:jc w:val="both"/>
        <w:rPr>
          <w:del w:id="9711" w:author="Rachel Shipsey" w:date="2025-05-21T10:24:00Z"/>
          <w:rFonts w:cs="Arial"/>
          <w:bCs/>
          <w:sz w:val="22"/>
        </w:rPr>
        <w:pPrChange w:id="9712" w:author="Rachel Shipsey" w:date="2025-06-23T15:41:00Z">
          <w:pPr>
            <w:pStyle w:val="Heading2"/>
          </w:pPr>
        </w:pPrChange>
      </w:pPr>
      <w:del w:id="9713" w:author="Rachel Shipsey" w:date="2025-05-21T10:24:00Z">
        <w:r w:rsidRPr="4871BC61" w:rsidDel="00460840">
          <w:rPr>
            <w:rFonts w:cs="Arial"/>
            <w:bCs/>
            <w:sz w:val="22"/>
          </w:rPr>
          <w:delText>7.2.2</w:delText>
        </w:r>
        <w:r w:rsidDel="00460840">
          <w:tab/>
        </w:r>
        <w:r w:rsidRPr="4871BC61" w:rsidDel="00460840">
          <w:rPr>
            <w:rFonts w:cs="Arial"/>
            <w:bCs/>
            <w:sz w:val="22"/>
          </w:rPr>
          <w:delText>Lessons Learnt</w:delText>
        </w:r>
        <w:bookmarkStart w:id="9714" w:name="_Toc199770697"/>
        <w:bookmarkStart w:id="9715" w:name="_Toc201238319"/>
        <w:bookmarkStart w:id="9716" w:name="_Toc201319715"/>
        <w:bookmarkEnd w:id="9714"/>
        <w:bookmarkEnd w:id="9715"/>
        <w:bookmarkEnd w:id="9716"/>
      </w:del>
    </w:p>
    <w:p w14:paraId="63B258B3" w14:textId="307AB4BD" w:rsidR="00A62294" w:rsidRPr="00DE21DB" w:rsidDel="00460840" w:rsidRDefault="67793946">
      <w:pPr>
        <w:pStyle w:val="ListParagraph"/>
        <w:spacing w:after="0" w:line="276" w:lineRule="auto"/>
        <w:jc w:val="both"/>
        <w:rPr>
          <w:del w:id="9717" w:author="Rachel Shipsey" w:date="2025-05-21T10:24:00Z"/>
          <w:rFonts w:cs="Arial"/>
        </w:rPr>
        <w:pPrChange w:id="9718" w:author="Rachel Shipsey" w:date="2025-06-23T15:41:00Z">
          <w:pPr>
            <w:spacing w:line="276" w:lineRule="auto"/>
            <w:jc w:val="both"/>
          </w:pPr>
        </w:pPrChange>
      </w:pPr>
      <w:del w:id="9719" w:author="Rachel Shipsey" w:date="2025-05-21T10:24:00Z">
        <w:r w:rsidRPr="7B4121B4" w:rsidDel="00460840">
          <w:rPr>
            <w:rFonts w:cs="Arial"/>
          </w:rPr>
          <w:delText>Although</w:delText>
        </w:r>
        <w:r w:rsidR="00A62294" w:rsidRPr="7B4121B4" w:rsidDel="00460840">
          <w:rPr>
            <w:rFonts w:cs="Arial"/>
          </w:rPr>
          <w:delText xml:space="preserve"> financial management guidelines are developed to ease the process of handling the census funds</w:delText>
        </w:r>
        <w:r w:rsidR="46E55392" w:rsidRPr="7B4121B4" w:rsidDel="00460840">
          <w:rPr>
            <w:rFonts w:cs="Arial"/>
          </w:rPr>
          <w:delText>, c</w:delText>
        </w:r>
        <w:r w:rsidR="00A62294" w:rsidRPr="7B4121B4" w:rsidDel="00460840">
          <w:rPr>
            <w:rFonts w:cs="Arial"/>
          </w:rPr>
          <w:delText>ountries</w:delText>
        </w:r>
        <w:r w:rsidR="5B6266C3" w:rsidRPr="7B4121B4" w:rsidDel="00460840">
          <w:rPr>
            <w:rFonts w:cs="Arial"/>
          </w:rPr>
          <w:delText xml:space="preserve"> can</w:delText>
        </w:r>
        <w:r w:rsidR="00A62294" w:rsidRPr="7B4121B4" w:rsidDel="00460840">
          <w:rPr>
            <w:rFonts w:cs="Arial"/>
          </w:rPr>
          <w:delText xml:space="preserve"> experience challenges that disrupt work</w:delText>
        </w:r>
        <w:r w:rsidR="58B4279C" w:rsidRPr="7B4121B4" w:rsidDel="00460840">
          <w:rPr>
            <w:rFonts w:cs="Arial"/>
          </w:rPr>
          <w:delText>. T</w:delText>
        </w:r>
        <w:r w:rsidR="00A62294" w:rsidRPr="7B4121B4" w:rsidDel="00460840">
          <w:rPr>
            <w:rFonts w:cs="Arial"/>
          </w:rPr>
          <w:delText>herefore, mechanisms should be put in place to ensure smooth operations. Kenya faced the following challenges:</w:delText>
        </w:r>
        <w:bookmarkStart w:id="9720" w:name="_Toc199770698"/>
        <w:bookmarkStart w:id="9721" w:name="_Toc201238320"/>
        <w:bookmarkStart w:id="9722" w:name="_Toc201319716"/>
        <w:bookmarkEnd w:id="9720"/>
        <w:bookmarkEnd w:id="9721"/>
        <w:bookmarkEnd w:id="9722"/>
      </w:del>
    </w:p>
    <w:p w14:paraId="4C01B593" w14:textId="07993E88" w:rsidR="00A62294" w:rsidRPr="00DE21DB" w:rsidDel="00460840" w:rsidRDefault="00A62294">
      <w:pPr>
        <w:pStyle w:val="ListParagraph"/>
        <w:spacing w:after="0" w:line="276" w:lineRule="auto"/>
        <w:jc w:val="both"/>
        <w:rPr>
          <w:del w:id="9723" w:author="Rachel Shipsey" w:date="2025-05-21T10:24:00Z"/>
          <w:rFonts w:cs="Arial"/>
        </w:rPr>
        <w:pPrChange w:id="9724" w:author="Rachel Shipsey" w:date="2025-06-23T15:41:00Z">
          <w:pPr>
            <w:pStyle w:val="ListParagraph"/>
            <w:numPr>
              <w:numId w:val="50"/>
            </w:numPr>
            <w:spacing w:line="276" w:lineRule="auto"/>
            <w:ind w:left="630" w:hanging="360"/>
            <w:jc w:val="both"/>
          </w:pPr>
        </w:pPrChange>
      </w:pPr>
      <w:del w:id="9725" w:author="Rachel Shipsey" w:date="2025-05-21T10:24:00Z">
        <w:r w:rsidRPr="00DE21DB" w:rsidDel="00460840">
          <w:rPr>
            <w:rFonts w:cs="Arial"/>
          </w:rPr>
          <w:delText>Transfer/ unavailability of mandatory signatories to the census accounts hindered timely movement of funds to facilitate the census activities.</w:delText>
        </w:r>
        <w:bookmarkStart w:id="9726" w:name="_Toc199770699"/>
        <w:bookmarkStart w:id="9727" w:name="_Toc201238321"/>
        <w:bookmarkStart w:id="9728" w:name="_Toc201319717"/>
        <w:bookmarkEnd w:id="9726"/>
        <w:bookmarkEnd w:id="9727"/>
        <w:bookmarkEnd w:id="9728"/>
      </w:del>
    </w:p>
    <w:p w14:paraId="789FAD7A" w14:textId="122ACF22" w:rsidR="00A62294" w:rsidRPr="00DE21DB" w:rsidDel="00460840" w:rsidRDefault="00A62294">
      <w:pPr>
        <w:pStyle w:val="ListParagraph"/>
        <w:spacing w:after="0" w:line="276" w:lineRule="auto"/>
        <w:jc w:val="both"/>
        <w:rPr>
          <w:del w:id="9729" w:author="Rachel Shipsey" w:date="2025-05-21T10:24:00Z"/>
          <w:rFonts w:cs="Arial"/>
        </w:rPr>
        <w:pPrChange w:id="9730" w:author="Rachel Shipsey" w:date="2025-06-23T15:41:00Z">
          <w:pPr>
            <w:pStyle w:val="ListParagraph"/>
            <w:numPr>
              <w:numId w:val="50"/>
            </w:numPr>
            <w:spacing w:line="276" w:lineRule="auto"/>
            <w:ind w:left="630" w:hanging="360"/>
            <w:jc w:val="both"/>
          </w:pPr>
        </w:pPrChange>
      </w:pPr>
      <w:del w:id="9731" w:author="Rachel Shipsey" w:date="2025-05-21T10:24:00Z">
        <w:r w:rsidRPr="00DE21DB" w:rsidDel="00460840">
          <w:rPr>
            <w:rFonts w:cs="Arial"/>
          </w:rPr>
          <w:delText>The Central Bank of Kenya set limitations on the amount of money to withdraw from the bank account, this made the payment processes long and tedious.</w:delText>
        </w:r>
        <w:bookmarkStart w:id="9732" w:name="_Toc199770700"/>
        <w:bookmarkStart w:id="9733" w:name="_Toc201238322"/>
        <w:bookmarkStart w:id="9734" w:name="_Toc201319718"/>
        <w:bookmarkEnd w:id="9732"/>
        <w:bookmarkEnd w:id="9733"/>
        <w:bookmarkEnd w:id="9734"/>
      </w:del>
    </w:p>
    <w:p w14:paraId="20CF22CC" w14:textId="6692C185" w:rsidR="00A62294" w:rsidRPr="00DE21DB" w:rsidDel="00460840" w:rsidRDefault="00A62294">
      <w:pPr>
        <w:pStyle w:val="ListParagraph"/>
        <w:spacing w:after="0" w:line="276" w:lineRule="auto"/>
        <w:jc w:val="both"/>
        <w:rPr>
          <w:del w:id="9735" w:author="Rachel Shipsey" w:date="2025-05-21T10:24:00Z"/>
          <w:rFonts w:cs="Arial"/>
        </w:rPr>
        <w:pPrChange w:id="9736" w:author="Rachel Shipsey" w:date="2025-06-23T15:41:00Z">
          <w:pPr>
            <w:pStyle w:val="ListParagraph"/>
            <w:numPr>
              <w:numId w:val="50"/>
            </w:numPr>
            <w:spacing w:line="276" w:lineRule="auto"/>
            <w:ind w:left="630" w:hanging="360"/>
            <w:jc w:val="both"/>
          </w:pPr>
        </w:pPrChange>
      </w:pPr>
      <w:del w:id="9737" w:author="Rachel Shipsey" w:date="2025-05-21T10:24:00Z">
        <w:r w:rsidRPr="7B4121B4" w:rsidDel="00460840">
          <w:rPr>
            <w:rFonts w:cs="Arial"/>
          </w:rPr>
          <w:delText xml:space="preserve">Unrealistic accounting procedures of funds were </w:delText>
        </w:r>
        <w:r w:rsidR="1D00DBA0" w:rsidRPr="7B4121B4" w:rsidDel="00460840">
          <w:rPr>
            <w:rFonts w:cs="Arial"/>
          </w:rPr>
          <w:delText>flaunted,</w:delText>
        </w:r>
        <w:r w:rsidRPr="7B4121B4" w:rsidDel="00460840">
          <w:rPr>
            <w:rFonts w:cs="Arial"/>
          </w:rPr>
          <w:delText xml:space="preserve"> especially since some activities were overlapping and the requirement was to account immediately after every activity.</w:delText>
        </w:r>
        <w:bookmarkStart w:id="9738" w:name="_Toc199770701"/>
        <w:bookmarkStart w:id="9739" w:name="_Toc201238323"/>
        <w:bookmarkStart w:id="9740" w:name="_Toc201319719"/>
        <w:bookmarkEnd w:id="9738"/>
        <w:bookmarkEnd w:id="9739"/>
        <w:bookmarkEnd w:id="9740"/>
      </w:del>
    </w:p>
    <w:p w14:paraId="4576C127" w14:textId="2CCF001C" w:rsidR="00A62294" w:rsidRPr="00DE21DB" w:rsidDel="00460840" w:rsidRDefault="00A62294">
      <w:pPr>
        <w:pStyle w:val="ListParagraph"/>
        <w:spacing w:after="0" w:line="276" w:lineRule="auto"/>
        <w:jc w:val="both"/>
        <w:rPr>
          <w:del w:id="9741" w:author="Rachel Shipsey" w:date="2025-05-21T10:24:00Z"/>
          <w:rFonts w:cs="Arial"/>
        </w:rPr>
        <w:pPrChange w:id="9742" w:author="Rachel Shipsey" w:date="2025-06-23T15:41:00Z">
          <w:pPr>
            <w:pStyle w:val="ListParagraph"/>
            <w:numPr>
              <w:numId w:val="50"/>
            </w:numPr>
            <w:spacing w:line="276" w:lineRule="auto"/>
            <w:ind w:left="630" w:hanging="360"/>
            <w:jc w:val="both"/>
          </w:pPr>
        </w:pPrChange>
      </w:pPr>
      <w:del w:id="9743" w:author="Rachel Shipsey" w:date="2025-05-21T10:24:00Z">
        <w:r w:rsidRPr="00DE21DB" w:rsidDel="00460840">
          <w:rPr>
            <w:rFonts w:cs="Arial"/>
          </w:rPr>
          <w:delText>When making various payments to the census personnel, there were numerous cases of bank rejections due to dormant or inactive bank accounts coupled with inaccurate bank details.</w:delText>
        </w:r>
        <w:bookmarkStart w:id="9744" w:name="_Toc199770702"/>
        <w:bookmarkStart w:id="9745" w:name="_Toc201238324"/>
        <w:bookmarkStart w:id="9746" w:name="_Toc201319720"/>
        <w:bookmarkEnd w:id="9744"/>
        <w:bookmarkEnd w:id="9745"/>
        <w:bookmarkEnd w:id="9746"/>
      </w:del>
    </w:p>
    <w:p w14:paraId="77DCD539" w14:textId="7C8FBCF4" w:rsidR="00A62294" w:rsidRPr="00A62294" w:rsidDel="00460840" w:rsidRDefault="00A62294">
      <w:pPr>
        <w:pStyle w:val="ListParagraph"/>
        <w:spacing w:after="0" w:line="276" w:lineRule="auto"/>
        <w:jc w:val="both"/>
        <w:rPr>
          <w:del w:id="9747" w:author="Rachel Shipsey" w:date="2025-05-21T10:24:00Z"/>
          <w:rFonts w:cs="Arial"/>
          <w:bCs/>
          <w:sz w:val="22"/>
        </w:rPr>
        <w:pPrChange w:id="9748" w:author="Rachel Shipsey" w:date="2025-06-23T15:41:00Z">
          <w:pPr>
            <w:pStyle w:val="Heading2"/>
          </w:pPr>
        </w:pPrChange>
      </w:pPr>
      <w:del w:id="9749" w:author="Rachel Shipsey" w:date="2025-05-21T10:24:00Z">
        <w:r w:rsidRPr="4871BC61" w:rsidDel="00460840">
          <w:rPr>
            <w:rFonts w:cs="Arial"/>
            <w:bCs/>
            <w:sz w:val="22"/>
          </w:rPr>
          <w:delText>7.2.3</w:delText>
        </w:r>
        <w:r w:rsidDel="00460840">
          <w:tab/>
        </w:r>
        <w:r w:rsidRPr="4871BC61" w:rsidDel="00460840">
          <w:rPr>
            <w:rFonts w:cs="Arial"/>
            <w:bCs/>
            <w:sz w:val="22"/>
          </w:rPr>
          <w:delText>Recommendations</w:delText>
        </w:r>
        <w:bookmarkStart w:id="9750" w:name="_Toc199770703"/>
        <w:bookmarkStart w:id="9751" w:name="_Toc201238325"/>
        <w:bookmarkStart w:id="9752" w:name="_Toc201319721"/>
        <w:bookmarkEnd w:id="9750"/>
        <w:bookmarkEnd w:id="9751"/>
        <w:bookmarkEnd w:id="9752"/>
      </w:del>
    </w:p>
    <w:p w14:paraId="6DECE6A9" w14:textId="07B64AE4" w:rsidR="00A62294" w:rsidRPr="00DE21DB" w:rsidDel="00460840" w:rsidRDefault="00A62294">
      <w:pPr>
        <w:pStyle w:val="ListParagraph"/>
        <w:spacing w:after="0" w:line="276" w:lineRule="auto"/>
        <w:jc w:val="both"/>
        <w:rPr>
          <w:del w:id="9753" w:author="Rachel Shipsey" w:date="2025-05-21T10:24:00Z"/>
          <w:rFonts w:cs="Arial"/>
        </w:rPr>
        <w:pPrChange w:id="9754" w:author="Rachel Shipsey" w:date="2025-06-23T15:41:00Z">
          <w:pPr>
            <w:spacing w:line="276" w:lineRule="auto"/>
          </w:pPr>
        </w:pPrChange>
      </w:pPr>
      <w:del w:id="9755" w:author="Rachel Shipsey" w:date="2025-05-21T10:24:00Z">
        <w:r w:rsidRPr="00DE21DB" w:rsidDel="00460840">
          <w:rPr>
            <w:rFonts w:cs="Arial"/>
          </w:rPr>
          <w:delText>Based on the African country experience, this handbook recommends that:</w:delText>
        </w:r>
        <w:bookmarkStart w:id="9756" w:name="_Toc199770704"/>
        <w:bookmarkStart w:id="9757" w:name="_Toc201238326"/>
        <w:bookmarkStart w:id="9758" w:name="_Toc201319722"/>
        <w:bookmarkEnd w:id="9756"/>
        <w:bookmarkEnd w:id="9757"/>
        <w:bookmarkEnd w:id="9758"/>
      </w:del>
    </w:p>
    <w:p w14:paraId="3459E472" w14:textId="2FE95AD6" w:rsidR="00A62294" w:rsidRPr="00DE21DB" w:rsidDel="00460840" w:rsidRDefault="00A62294">
      <w:pPr>
        <w:pStyle w:val="ListParagraph"/>
        <w:spacing w:after="0" w:line="276" w:lineRule="auto"/>
        <w:jc w:val="both"/>
        <w:rPr>
          <w:del w:id="9759" w:author="Rachel Shipsey" w:date="2025-05-21T10:24:00Z"/>
          <w:rFonts w:cs="Arial"/>
        </w:rPr>
        <w:pPrChange w:id="9760" w:author="Rachel Shipsey" w:date="2025-06-23T15:41:00Z">
          <w:pPr>
            <w:spacing w:line="276" w:lineRule="auto"/>
            <w:jc w:val="both"/>
          </w:pPr>
        </w:pPrChange>
      </w:pPr>
      <w:del w:id="9761" w:author="Rachel Shipsey" w:date="2025-05-21T10:24:00Z">
        <w:r w:rsidRPr="00DE21DB" w:rsidDel="00460840">
          <w:rPr>
            <w:rFonts w:cs="Arial"/>
          </w:rPr>
          <w:delText>In addition to having the normal sub national level (county) bank accounts, it is important to open a bank account dedicated only to facilitating census activities at that level. In addition, include the sub national level accountants in the process of managing census funds at that level, they should undergo a thorough training on financial management and accounting of funds. They should be involved at an early stage of the census planning such as budgeting. This enables more efficient management and accountability of census funds.</w:delText>
        </w:r>
        <w:bookmarkStart w:id="9762" w:name="_Toc199770705"/>
        <w:bookmarkStart w:id="9763" w:name="_Toc201238327"/>
        <w:bookmarkStart w:id="9764" w:name="_Toc201319723"/>
        <w:bookmarkEnd w:id="9762"/>
        <w:bookmarkEnd w:id="9763"/>
        <w:bookmarkEnd w:id="9764"/>
      </w:del>
    </w:p>
    <w:p w14:paraId="779DB769" w14:textId="70B31EEB" w:rsidR="00A62294" w:rsidRPr="00A62294" w:rsidDel="00460840" w:rsidRDefault="00A62294">
      <w:pPr>
        <w:pStyle w:val="ListParagraph"/>
        <w:spacing w:after="0" w:line="276" w:lineRule="auto"/>
        <w:jc w:val="both"/>
        <w:rPr>
          <w:del w:id="9765" w:author="Rachel Shipsey" w:date="2025-05-21T10:24:00Z"/>
          <w:rFonts w:cs="Arial"/>
          <w:bCs/>
          <w:color w:val="538135" w:themeColor="accent6" w:themeShade="BF"/>
          <w:sz w:val="28"/>
          <w:szCs w:val="28"/>
        </w:rPr>
        <w:pPrChange w:id="9766" w:author="Rachel Shipsey" w:date="2025-06-23T15:41:00Z">
          <w:pPr>
            <w:pStyle w:val="Heading1"/>
          </w:pPr>
        </w:pPrChange>
      </w:pPr>
      <w:del w:id="9767" w:author="Rachel Shipsey" w:date="2025-05-21T10:24:00Z">
        <w:r w:rsidRPr="4871BC61" w:rsidDel="00460840">
          <w:rPr>
            <w:rFonts w:cs="Arial"/>
            <w:bCs/>
            <w:color w:val="538135" w:themeColor="accent6" w:themeShade="BF"/>
            <w:sz w:val="28"/>
            <w:szCs w:val="28"/>
          </w:rPr>
          <w:delText xml:space="preserve">7.3 </w:delText>
        </w:r>
        <w:r w:rsidR="009C72DA" w:rsidRPr="4871BC61" w:rsidDel="00460840">
          <w:rPr>
            <w:rFonts w:cs="Arial"/>
            <w:bCs/>
            <w:color w:val="538135" w:themeColor="accent6" w:themeShade="BF"/>
            <w:sz w:val="28"/>
            <w:szCs w:val="28"/>
          </w:rPr>
          <w:delText xml:space="preserve">Procurement </w:delText>
        </w:r>
        <w:bookmarkStart w:id="9768" w:name="_Toc199770706"/>
        <w:bookmarkStart w:id="9769" w:name="_Toc201238328"/>
        <w:bookmarkStart w:id="9770" w:name="_Toc201319724"/>
        <w:bookmarkEnd w:id="9768"/>
        <w:bookmarkEnd w:id="9769"/>
        <w:bookmarkEnd w:id="9770"/>
      </w:del>
    </w:p>
    <w:p w14:paraId="78923AB7" w14:textId="318B0084" w:rsidR="00A62294" w:rsidRPr="00DE21DB" w:rsidDel="00460840" w:rsidRDefault="00A62294">
      <w:pPr>
        <w:pStyle w:val="ListParagraph"/>
        <w:spacing w:after="0" w:line="276" w:lineRule="auto"/>
        <w:jc w:val="both"/>
        <w:rPr>
          <w:del w:id="9771" w:author="Rachel Shipsey" w:date="2025-05-21T10:24:00Z"/>
          <w:rFonts w:cs="Arial"/>
        </w:rPr>
        <w:pPrChange w:id="9772" w:author="Rachel Shipsey" w:date="2025-06-23T15:41:00Z">
          <w:pPr>
            <w:spacing w:line="276" w:lineRule="auto"/>
            <w:jc w:val="both"/>
          </w:pPr>
        </w:pPrChange>
      </w:pPr>
      <w:del w:id="9773" w:author="Rachel Shipsey" w:date="2025-05-21T10:24:00Z">
        <w:r w:rsidRPr="7B4121B4" w:rsidDel="00460840">
          <w:rPr>
            <w:rFonts w:cs="Arial"/>
          </w:rPr>
          <w:delText xml:space="preserve">Procurement is an important component to </w:delText>
        </w:r>
        <w:r w:rsidR="577E1647" w:rsidRPr="7B4121B4" w:rsidDel="00460840">
          <w:rPr>
            <w:rFonts w:cs="Arial"/>
          </w:rPr>
          <w:delText>successfully</w:delText>
        </w:r>
        <w:r w:rsidRPr="7B4121B4" w:rsidDel="00460840">
          <w:rPr>
            <w:rFonts w:cs="Arial"/>
          </w:rPr>
          <w:delText xml:space="preserve"> </w:delText>
        </w:r>
        <w:r w:rsidR="0A4B32BF" w:rsidRPr="7B4121B4" w:rsidDel="00460840">
          <w:rPr>
            <w:rFonts w:cs="Arial"/>
          </w:rPr>
          <w:delText>implementing</w:delText>
        </w:r>
        <w:r w:rsidRPr="7B4121B4" w:rsidDel="00460840">
          <w:rPr>
            <w:rFonts w:cs="Arial"/>
          </w:rPr>
          <w:delText xml:space="preserve"> a census. Census procurement planning involves assessing and projecting the procurement needs of a census operation. The UN P&amp;R guides that the procurement planning process should consider the following:</w:delText>
        </w:r>
        <w:bookmarkStart w:id="9774" w:name="_Toc199770707"/>
        <w:bookmarkStart w:id="9775" w:name="_Toc201238329"/>
        <w:bookmarkStart w:id="9776" w:name="_Toc201319725"/>
        <w:bookmarkEnd w:id="9774"/>
        <w:bookmarkEnd w:id="9775"/>
        <w:bookmarkEnd w:id="9776"/>
      </w:del>
    </w:p>
    <w:p w14:paraId="1CE37D30" w14:textId="517C4C86" w:rsidR="00A62294" w:rsidRPr="00DE21DB" w:rsidDel="00460840" w:rsidRDefault="00A62294">
      <w:pPr>
        <w:pStyle w:val="ListParagraph"/>
        <w:spacing w:after="0" w:line="276" w:lineRule="auto"/>
        <w:jc w:val="both"/>
        <w:rPr>
          <w:del w:id="9777" w:author="Rachel Shipsey" w:date="2025-05-21T10:24:00Z"/>
          <w:rFonts w:cs="Arial"/>
        </w:rPr>
        <w:pPrChange w:id="9778" w:author="Rachel Shipsey" w:date="2025-06-23T15:41:00Z">
          <w:pPr>
            <w:pStyle w:val="ListParagraph"/>
            <w:numPr>
              <w:numId w:val="57"/>
            </w:numPr>
            <w:spacing w:line="276" w:lineRule="auto"/>
            <w:ind w:hanging="360"/>
            <w:jc w:val="both"/>
          </w:pPr>
        </w:pPrChange>
      </w:pPr>
      <w:del w:id="9779" w:author="Rachel Shipsey" w:date="2025-05-21T10:24:00Z">
        <w:r w:rsidRPr="00DE21DB" w:rsidDel="00460840">
          <w:rPr>
            <w:rFonts w:cs="Arial"/>
          </w:rPr>
          <w:delText>Have logistical coordination with multiple census activities and counterparts to reduce the risk of encountering problems that may lead to additional costs and delays.</w:delText>
        </w:r>
        <w:bookmarkStart w:id="9780" w:name="_Toc199770708"/>
        <w:bookmarkStart w:id="9781" w:name="_Toc201238330"/>
        <w:bookmarkStart w:id="9782" w:name="_Toc201319726"/>
        <w:bookmarkEnd w:id="9780"/>
        <w:bookmarkEnd w:id="9781"/>
        <w:bookmarkEnd w:id="9782"/>
      </w:del>
    </w:p>
    <w:p w14:paraId="5E4653E8" w14:textId="5FAA4AC4" w:rsidR="00A62294" w:rsidRPr="00DE21DB" w:rsidDel="00460840" w:rsidRDefault="00A62294">
      <w:pPr>
        <w:pStyle w:val="ListParagraph"/>
        <w:spacing w:after="0" w:line="276" w:lineRule="auto"/>
        <w:jc w:val="both"/>
        <w:rPr>
          <w:del w:id="9783" w:author="Rachel Shipsey" w:date="2025-05-21T10:24:00Z"/>
          <w:rFonts w:cs="Arial"/>
        </w:rPr>
        <w:pPrChange w:id="9784" w:author="Rachel Shipsey" w:date="2025-06-23T15:41:00Z">
          <w:pPr>
            <w:pStyle w:val="ListParagraph"/>
            <w:numPr>
              <w:numId w:val="57"/>
            </w:numPr>
            <w:spacing w:line="276" w:lineRule="auto"/>
            <w:ind w:hanging="360"/>
            <w:jc w:val="both"/>
          </w:pPr>
        </w:pPrChange>
      </w:pPr>
      <w:del w:id="9785" w:author="Rachel Shipsey" w:date="2025-05-21T10:24:00Z">
        <w:r w:rsidRPr="00DE21DB" w:rsidDel="00460840">
          <w:rPr>
            <w:rFonts w:cs="Arial"/>
          </w:rPr>
          <w:delText>Have the essential components in procurement planning such as a needs assessment, cost estimation and requirement done as the first steps in the procurement process.</w:delText>
        </w:r>
        <w:bookmarkStart w:id="9786" w:name="_Toc199770709"/>
        <w:bookmarkStart w:id="9787" w:name="_Toc201238331"/>
        <w:bookmarkStart w:id="9788" w:name="_Toc201319727"/>
        <w:bookmarkEnd w:id="9786"/>
        <w:bookmarkEnd w:id="9787"/>
        <w:bookmarkEnd w:id="9788"/>
      </w:del>
    </w:p>
    <w:p w14:paraId="4B0DD155" w14:textId="71E386D2" w:rsidR="00A62294" w:rsidRPr="00DE21DB" w:rsidDel="00460840" w:rsidRDefault="00A62294">
      <w:pPr>
        <w:pStyle w:val="ListParagraph"/>
        <w:spacing w:after="0" w:line="276" w:lineRule="auto"/>
        <w:jc w:val="both"/>
        <w:rPr>
          <w:del w:id="9789" w:author="Rachel Shipsey" w:date="2025-05-21T10:24:00Z"/>
          <w:rFonts w:cs="Arial"/>
        </w:rPr>
        <w:pPrChange w:id="9790" w:author="Rachel Shipsey" w:date="2025-06-23T15:41:00Z">
          <w:pPr>
            <w:pStyle w:val="ListParagraph"/>
            <w:numPr>
              <w:numId w:val="57"/>
            </w:numPr>
            <w:spacing w:line="276" w:lineRule="auto"/>
            <w:ind w:hanging="360"/>
            <w:jc w:val="both"/>
          </w:pPr>
        </w:pPrChange>
      </w:pPr>
      <w:del w:id="9791" w:author="Rachel Shipsey" w:date="2025-05-21T10:24:00Z">
        <w:r w:rsidRPr="00DE21DB" w:rsidDel="00460840">
          <w:rPr>
            <w:rFonts w:cs="Arial"/>
          </w:rPr>
          <w:delText>Apply the principle of best value for money i.e., get the best mixture of technical and financial attributes that create balance between price and performance for efficiency.</w:delText>
        </w:r>
        <w:bookmarkStart w:id="9792" w:name="_Toc199770710"/>
        <w:bookmarkStart w:id="9793" w:name="_Toc201238332"/>
        <w:bookmarkStart w:id="9794" w:name="_Toc201319728"/>
        <w:bookmarkEnd w:id="9792"/>
        <w:bookmarkEnd w:id="9793"/>
        <w:bookmarkEnd w:id="9794"/>
      </w:del>
    </w:p>
    <w:p w14:paraId="6C2492DA" w14:textId="104D6D41" w:rsidR="00A62294" w:rsidRPr="00DE21DB" w:rsidDel="00460840" w:rsidRDefault="00A62294">
      <w:pPr>
        <w:pStyle w:val="ListParagraph"/>
        <w:spacing w:after="0" w:line="276" w:lineRule="auto"/>
        <w:jc w:val="both"/>
        <w:rPr>
          <w:del w:id="9795" w:author="Rachel Shipsey" w:date="2025-05-21T10:24:00Z"/>
          <w:rFonts w:cs="Arial"/>
        </w:rPr>
        <w:pPrChange w:id="9796" w:author="Rachel Shipsey" w:date="2025-06-23T15:41:00Z">
          <w:pPr>
            <w:pStyle w:val="ListParagraph"/>
            <w:numPr>
              <w:numId w:val="57"/>
            </w:numPr>
            <w:spacing w:line="276" w:lineRule="auto"/>
            <w:ind w:hanging="360"/>
            <w:jc w:val="both"/>
          </w:pPr>
        </w:pPrChange>
      </w:pPr>
      <w:del w:id="9797" w:author="Rachel Shipsey" w:date="2025-05-21T10:24:00Z">
        <w:r w:rsidRPr="7B4121B4" w:rsidDel="00460840">
          <w:rPr>
            <w:rFonts w:cs="Arial"/>
          </w:rPr>
          <w:delText xml:space="preserve">Promote effective competition as a means of ensuring fairness, integrity, transparency and achieving best value for money </w:delText>
        </w:r>
        <w:r w:rsidR="7436373B" w:rsidRPr="7B4121B4" w:rsidDel="00460840">
          <w:rPr>
            <w:rFonts w:cs="Arial"/>
          </w:rPr>
          <w:delText>by</w:delText>
        </w:r>
        <w:r w:rsidRPr="7B4121B4" w:rsidDel="00460840">
          <w:rPr>
            <w:rFonts w:cs="Arial"/>
          </w:rPr>
          <w:delText xml:space="preserve"> developing a procurement strategy, conduct </w:delText>
        </w:r>
        <w:r w:rsidR="6CF1FB24" w:rsidRPr="7B4121B4" w:rsidDel="00460840">
          <w:rPr>
            <w:rFonts w:cs="Arial"/>
          </w:rPr>
          <w:delText>market research of suppliers</w:delText>
        </w:r>
        <w:r w:rsidRPr="7B4121B4" w:rsidDel="00460840">
          <w:rPr>
            <w:rFonts w:cs="Arial"/>
          </w:rPr>
          <w:delText>, apply national procurement regulations, use formal methods of solicitation.</w:delText>
        </w:r>
        <w:bookmarkStart w:id="9798" w:name="_Toc199770711"/>
        <w:bookmarkStart w:id="9799" w:name="_Toc201238333"/>
        <w:bookmarkStart w:id="9800" w:name="_Toc201319729"/>
        <w:bookmarkEnd w:id="9798"/>
        <w:bookmarkEnd w:id="9799"/>
        <w:bookmarkEnd w:id="9800"/>
      </w:del>
    </w:p>
    <w:p w14:paraId="5222A164" w14:textId="035848E3" w:rsidR="00A62294" w:rsidDel="00460840" w:rsidRDefault="00A62294">
      <w:pPr>
        <w:pStyle w:val="ListParagraph"/>
        <w:spacing w:after="0" w:line="276" w:lineRule="auto"/>
        <w:jc w:val="both"/>
        <w:rPr>
          <w:del w:id="9801" w:author="Rachel Shipsey" w:date="2025-05-21T10:24:00Z"/>
          <w:rFonts w:cs="Arial"/>
        </w:rPr>
        <w:pPrChange w:id="9802" w:author="Rachel Shipsey" w:date="2025-06-23T15:41:00Z">
          <w:pPr>
            <w:pStyle w:val="ListParagraph"/>
            <w:numPr>
              <w:numId w:val="57"/>
            </w:numPr>
            <w:spacing w:line="276" w:lineRule="auto"/>
            <w:ind w:hanging="360"/>
            <w:jc w:val="both"/>
          </w:pPr>
        </w:pPrChange>
      </w:pPr>
      <w:del w:id="9803" w:author="Rachel Shipsey" w:date="2025-05-21T10:24:00Z">
        <w:r w:rsidRPr="7B4121B4" w:rsidDel="00460840">
          <w:rPr>
            <w:rFonts w:cs="Arial"/>
          </w:rPr>
          <w:delText>Ensure fairness in the procurement process, it should be free from favoritism, self-interest or preference in judgment and give timely information that is made known simultaneously to all interested parties.</w:delText>
        </w:r>
        <w:bookmarkStart w:id="9804" w:name="_Toc199770712"/>
        <w:bookmarkStart w:id="9805" w:name="_Toc201238334"/>
        <w:bookmarkStart w:id="9806" w:name="_Toc201319730"/>
        <w:bookmarkEnd w:id="9804"/>
        <w:bookmarkEnd w:id="9805"/>
        <w:bookmarkEnd w:id="9806"/>
      </w:del>
    </w:p>
    <w:p w14:paraId="015ECA00" w14:textId="6CF0F092" w:rsidR="7B4121B4" w:rsidDel="00460840" w:rsidRDefault="7B4121B4">
      <w:pPr>
        <w:pStyle w:val="ListParagraph"/>
        <w:spacing w:after="0" w:line="276" w:lineRule="auto"/>
        <w:jc w:val="both"/>
        <w:rPr>
          <w:del w:id="9807" w:author="Rachel Shipsey" w:date="2025-05-21T10:24:00Z"/>
          <w:rFonts w:cs="Arial"/>
          <w:bCs/>
          <w:sz w:val="22"/>
        </w:rPr>
        <w:pPrChange w:id="9808" w:author="Rachel Shipsey" w:date="2025-06-23T15:41:00Z">
          <w:pPr>
            <w:pStyle w:val="Heading2"/>
          </w:pPr>
        </w:pPrChange>
      </w:pPr>
      <w:bookmarkStart w:id="9809" w:name="_Toc199770713"/>
      <w:bookmarkStart w:id="9810" w:name="_Toc201238335"/>
      <w:bookmarkStart w:id="9811" w:name="_Toc201319731"/>
      <w:bookmarkEnd w:id="9809"/>
      <w:bookmarkEnd w:id="9810"/>
      <w:bookmarkEnd w:id="9811"/>
    </w:p>
    <w:p w14:paraId="44AAD727" w14:textId="4E86B779" w:rsidR="00A62294" w:rsidRPr="00A62294" w:rsidDel="00460840" w:rsidRDefault="00A62294">
      <w:pPr>
        <w:pStyle w:val="ListParagraph"/>
        <w:spacing w:after="0" w:line="276" w:lineRule="auto"/>
        <w:jc w:val="both"/>
        <w:rPr>
          <w:del w:id="9812" w:author="Rachel Shipsey" w:date="2025-05-21T10:24:00Z"/>
          <w:rFonts w:cs="Arial"/>
          <w:bCs/>
          <w:sz w:val="22"/>
        </w:rPr>
        <w:pPrChange w:id="9813" w:author="Rachel Shipsey" w:date="2025-06-23T15:41:00Z">
          <w:pPr>
            <w:pStyle w:val="Heading2"/>
          </w:pPr>
        </w:pPrChange>
      </w:pPr>
      <w:del w:id="9814" w:author="Rachel Shipsey" w:date="2025-05-21T10:24:00Z">
        <w:r w:rsidRPr="4871BC61" w:rsidDel="00460840">
          <w:rPr>
            <w:rFonts w:cs="Arial"/>
            <w:bCs/>
            <w:sz w:val="22"/>
          </w:rPr>
          <w:delText>7.3.1</w:delText>
        </w:r>
        <w:r w:rsidDel="00460840">
          <w:tab/>
        </w:r>
        <w:r w:rsidRPr="4871BC61" w:rsidDel="00460840">
          <w:rPr>
            <w:rFonts w:cs="Arial"/>
            <w:bCs/>
            <w:sz w:val="22"/>
          </w:rPr>
          <w:delText>Selected country experiences</w:delText>
        </w:r>
        <w:bookmarkStart w:id="9815" w:name="_Toc199770714"/>
        <w:bookmarkStart w:id="9816" w:name="_Toc201238336"/>
        <w:bookmarkStart w:id="9817" w:name="_Toc201319732"/>
        <w:bookmarkEnd w:id="9815"/>
        <w:bookmarkEnd w:id="9816"/>
        <w:bookmarkEnd w:id="9817"/>
      </w:del>
    </w:p>
    <w:p w14:paraId="690CD074" w14:textId="37AFC3F9" w:rsidR="00A62294" w:rsidRPr="00DE21DB" w:rsidDel="00460840" w:rsidRDefault="38F0F9C6">
      <w:pPr>
        <w:pStyle w:val="ListParagraph"/>
        <w:spacing w:after="0" w:line="276" w:lineRule="auto"/>
        <w:jc w:val="both"/>
        <w:rPr>
          <w:del w:id="9818" w:author="Rachel Shipsey" w:date="2025-05-21T10:24:00Z"/>
          <w:rFonts w:cs="Arial"/>
        </w:rPr>
        <w:pPrChange w:id="9819" w:author="Rachel Shipsey" w:date="2025-06-23T15:41:00Z">
          <w:pPr>
            <w:spacing w:line="276" w:lineRule="auto"/>
            <w:jc w:val="both"/>
          </w:pPr>
        </w:pPrChange>
      </w:pPr>
      <w:del w:id="9820" w:author="Rachel Shipsey" w:date="2025-05-21T10:24:00Z">
        <w:r w:rsidRPr="7B4121B4" w:rsidDel="00460840">
          <w:rPr>
            <w:rFonts w:cs="Arial"/>
          </w:rPr>
          <w:delText>P</w:delText>
        </w:r>
        <w:r w:rsidR="00B169DE" w:rsidRPr="7B4121B4" w:rsidDel="00460840">
          <w:rPr>
            <w:rFonts w:cs="Arial"/>
          </w:rPr>
          <w:delText>rocurements were handled by the NSO with the overall government procurement framework.</w:delText>
        </w:r>
        <w:bookmarkStart w:id="9821" w:name="_Toc199770715"/>
        <w:bookmarkStart w:id="9822" w:name="_Toc201238337"/>
        <w:bookmarkStart w:id="9823" w:name="_Toc201319733"/>
        <w:bookmarkEnd w:id="9821"/>
        <w:bookmarkEnd w:id="9822"/>
        <w:bookmarkEnd w:id="9823"/>
      </w:del>
    </w:p>
    <w:p w14:paraId="2BA5D173" w14:textId="64B032DF" w:rsidR="00A62294" w:rsidRPr="00DE21DB" w:rsidDel="00460840" w:rsidRDefault="00A62294">
      <w:pPr>
        <w:pStyle w:val="ListParagraph"/>
        <w:spacing w:after="0" w:line="276" w:lineRule="auto"/>
        <w:jc w:val="both"/>
        <w:rPr>
          <w:del w:id="9824" w:author="Rachel Shipsey" w:date="2025-05-21T10:24:00Z"/>
          <w:rFonts w:cs="Arial"/>
          <w:b/>
          <w:bCs/>
        </w:rPr>
        <w:pPrChange w:id="9825" w:author="Rachel Shipsey" w:date="2025-06-23T15:41:00Z">
          <w:pPr>
            <w:spacing w:line="276" w:lineRule="auto"/>
            <w:jc w:val="both"/>
          </w:pPr>
        </w:pPrChange>
      </w:pPr>
      <w:del w:id="9826" w:author="Rachel Shipsey" w:date="2025-05-21T10:24:00Z">
        <w:r w:rsidRPr="00DE21DB" w:rsidDel="00460840">
          <w:rPr>
            <w:rFonts w:cs="Arial"/>
            <w:b/>
            <w:bCs/>
          </w:rPr>
          <w:delText>Kenya</w:delText>
        </w:r>
        <w:bookmarkStart w:id="9827" w:name="_Toc199770716"/>
        <w:bookmarkStart w:id="9828" w:name="_Toc201238338"/>
        <w:bookmarkStart w:id="9829" w:name="_Toc201319734"/>
        <w:bookmarkEnd w:id="9827"/>
        <w:bookmarkEnd w:id="9828"/>
        <w:bookmarkEnd w:id="9829"/>
      </w:del>
    </w:p>
    <w:p w14:paraId="1361046B" w14:textId="5F5B250E" w:rsidR="00A62294" w:rsidRPr="00B169DE" w:rsidDel="00460840" w:rsidRDefault="00A62294">
      <w:pPr>
        <w:pStyle w:val="ListParagraph"/>
        <w:spacing w:after="0" w:line="276" w:lineRule="auto"/>
        <w:jc w:val="both"/>
        <w:rPr>
          <w:del w:id="9830" w:author="Rachel Shipsey" w:date="2025-05-21T10:24:00Z"/>
          <w:rFonts w:cs="Arial"/>
          <w:sz w:val="20"/>
          <w:szCs w:val="20"/>
        </w:rPr>
        <w:pPrChange w:id="983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32" w:author="Rachel Shipsey" w:date="2025-05-21T10:24:00Z">
        <w:r w:rsidRPr="7B4121B4" w:rsidDel="00460840">
          <w:rPr>
            <w:rFonts w:cs="Arial"/>
            <w:sz w:val="20"/>
            <w:szCs w:val="20"/>
          </w:rPr>
          <w:delText xml:space="preserve">A procurement sub-committee was appointed one year </w:delText>
        </w:r>
        <w:r w:rsidR="59E0CF3E" w:rsidRPr="7B4121B4" w:rsidDel="00460840">
          <w:rPr>
            <w:rFonts w:cs="Arial"/>
            <w:sz w:val="20"/>
            <w:szCs w:val="20"/>
          </w:rPr>
          <w:delText xml:space="preserve">before </w:delText>
        </w:r>
        <w:r w:rsidRPr="7B4121B4" w:rsidDel="00460840">
          <w:rPr>
            <w:rFonts w:cs="Arial"/>
            <w:sz w:val="20"/>
            <w:szCs w:val="20"/>
          </w:rPr>
          <w:delText xml:space="preserve">the census enumeration to handle all procurement activities. The team developed </w:delText>
        </w:r>
        <w:r w:rsidR="58AA754A" w:rsidRPr="7B4121B4" w:rsidDel="00460840">
          <w:rPr>
            <w:rFonts w:cs="Arial"/>
            <w:sz w:val="20"/>
            <w:szCs w:val="20"/>
          </w:rPr>
          <w:delText xml:space="preserve">census </w:delText>
        </w:r>
        <w:r w:rsidRPr="7B4121B4" w:rsidDel="00460840">
          <w:rPr>
            <w:rFonts w:cs="Arial"/>
            <w:sz w:val="20"/>
            <w:szCs w:val="20"/>
          </w:rPr>
          <w:delText>procurement guideline</w:delText>
        </w:r>
        <w:r w:rsidR="6D055887" w:rsidRPr="7B4121B4" w:rsidDel="00460840">
          <w:rPr>
            <w:rFonts w:cs="Arial"/>
            <w:sz w:val="20"/>
            <w:szCs w:val="20"/>
          </w:rPr>
          <w:delText>s</w:delText>
        </w:r>
        <w:r w:rsidRPr="7B4121B4" w:rsidDel="00460840">
          <w:rPr>
            <w:rFonts w:cs="Arial"/>
            <w:sz w:val="20"/>
            <w:szCs w:val="20"/>
          </w:rPr>
          <w:delText xml:space="preserve"> in conformity with the current country Public Procurement and Asset Disposal Act (PPADA, 2015) and the relevant regulations, which provided procurement and financial flow guidelines on various aspects of the 2019 KPHC procurement process.  </w:delText>
        </w:r>
        <w:bookmarkStart w:id="9833" w:name="_Toc199770717"/>
        <w:bookmarkStart w:id="9834" w:name="_Toc201238339"/>
        <w:bookmarkStart w:id="9835" w:name="_Toc201319735"/>
        <w:bookmarkEnd w:id="9833"/>
        <w:bookmarkEnd w:id="9834"/>
        <w:bookmarkEnd w:id="9835"/>
      </w:del>
    </w:p>
    <w:p w14:paraId="0BF335F8" w14:textId="798A7D4E" w:rsidR="00A62294" w:rsidRPr="00B169DE" w:rsidDel="00460840" w:rsidRDefault="2B42E7F1">
      <w:pPr>
        <w:pStyle w:val="ListParagraph"/>
        <w:spacing w:after="0" w:line="276" w:lineRule="auto"/>
        <w:jc w:val="both"/>
        <w:rPr>
          <w:del w:id="9836" w:author="Rachel Shipsey" w:date="2025-05-21T10:24:00Z"/>
          <w:rFonts w:cs="Arial"/>
          <w:sz w:val="20"/>
          <w:szCs w:val="20"/>
        </w:rPr>
        <w:pPrChange w:id="983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38" w:author="Rachel Shipsey" w:date="2025-05-21T10:24:00Z">
        <w:r w:rsidRPr="7B4121B4" w:rsidDel="00460840">
          <w:rPr>
            <w:rFonts w:cs="Arial"/>
            <w:sz w:val="20"/>
            <w:szCs w:val="20"/>
          </w:rPr>
          <w:delText>The open</w:delText>
        </w:r>
        <w:r w:rsidR="00A62294" w:rsidRPr="7B4121B4" w:rsidDel="00460840">
          <w:rPr>
            <w:rFonts w:cs="Arial"/>
            <w:sz w:val="20"/>
            <w:szCs w:val="20"/>
          </w:rPr>
          <w:delText xml:space="preserve"> tendering method was the main procurement method used during acquisition of the census materials and equipment. Procurement plans were prepared before each financial year and had to be approved by the Board before execution. The process adhered to the detailed approved 2019 KPHC procurement plan. All procurements of goods, equipment, and services for the 2019 KPHC </w:delText>
        </w:r>
        <w:r w:rsidR="7145B7DE" w:rsidRPr="7B4121B4" w:rsidDel="00460840">
          <w:rPr>
            <w:rFonts w:cs="Arial"/>
            <w:sz w:val="20"/>
            <w:szCs w:val="20"/>
          </w:rPr>
          <w:delText>were</w:delText>
        </w:r>
        <w:r w:rsidR="00A62294" w:rsidRPr="7B4121B4" w:rsidDel="00460840">
          <w:rPr>
            <w:rFonts w:cs="Arial"/>
            <w:sz w:val="20"/>
            <w:szCs w:val="20"/>
          </w:rPr>
          <w:delText xml:space="preserve"> centrally handled at the headquarters as detailed by the </w:delText>
        </w:r>
        <w:r w:rsidR="1E1915F2" w:rsidRPr="7B4121B4" w:rsidDel="00460840">
          <w:rPr>
            <w:rFonts w:cs="Arial"/>
            <w:sz w:val="20"/>
            <w:szCs w:val="20"/>
          </w:rPr>
          <w:delText>g</w:delText>
        </w:r>
        <w:r w:rsidR="00A62294" w:rsidRPr="7B4121B4" w:rsidDel="00460840">
          <w:rPr>
            <w:rFonts w:cs="Arial"/>
            <w:sz w:val="20"/>
            <w:szCs w:val="20"/>
          </w:rPr>
          <w:delText>uideline</w:delText>
        </w:r>
        <w:r w:rsidR="6B5CE819" w:rsidRPr="7B4121B4" w:rsidDel="00460840">
          <w:rPr>
            <w:rFonts w:cs="Arial"/>
            <w:sz w:val="20"/>
            <w:szCs w:val="20"/>
          </w:rPr>
          <w:delText>s</w:delText>
        </w:r>
        <w:r w:rsidR="00A62294" w:rsidRPr="7B4121B4" w:rsidDel="00460840">
          <w:rPr>
            <w:rFonts w:cs="Arial"/>
            <w:sz w:val="20"/>
            <w:szCs w:val="20"/>
          </w:rPr>
          <w:delText xml:space="preserve">. However, in exceptional cases where the situation on the ground and logistical challenges dictated that a specific procurement </w:delText>
        </w:r>
        <w:r w:rsidR="688A64AB" w:rsidRPr="7B4121B4" w:rsidDel="00460840">
          <w:rPr>
            <w:rFonts w:cs="Arial"/>
            <w:sz w:val="20"/>
            <w:szCs w:val="20"/>
          </w:rPr>
          <w:delText xml:space="preserve">could </w:delText>
        </w:r>
        <w:r w:rsidR="00A62294" w:rsidRPr="7B4121B4" w:rsidDel="00460840">
          <w:rPr>
            <w:rFonts w:cs="Arial"/>
            <w:sz w:val="20"/>
            <w:szCs w:val="20"/>
          </w:rPr>
          <w:delText xml:space="preserve">be undertaken at the County level. In such </w:delText>
        </w:r>
        <w:r w:rsidR="4A9D9A53" w:rsidRPr="7B4121B4" w:rsidDel="00460840">
          <w:rPr>
            <w:rFonts w:cs="Arial"/>
            <w:sz w:val="20"/>
            <w:szCs w:val="20"/>
          </w:rPr>
          <w:delText>a scenario</w:delText>
        </w:r>
        <w:r w:rsidR="00A62294" w:rsidRPr="7B4121B4" w:rsidDel="00460840">
          <w:rPr>
            <w:rFonts w:cs="Arial"/>
            <w:sz w:val="20"/>
            <w:szCs w:val="20"/>
          </w:rPr>
          <w:delText xml:space="preserve"> the procurement sub – committee advised accordingly to facilitate the activity and ensured that the process adheres to PPADA, 2015 guidelines.  At the sub-national level, the county census committees and sub-county census committees were established to oversee implementation of the procurement activities especially acquisition of training facilities and storage facilities.</w:delText>
        </w:r>
        <w:bookmarkStart w:id="9839" w:name="_Toc199770718"/>
        <w:bookmarkStart w:id="9840" w:name="_Toc201238340"/>
        <w:bookmarkStart w:id="9841" w:name="_Toc201319736"/>
        <w:bookmarkEnd w:id="9839"/>
        <w:bookmarkEnd w:id="9840"/>
        <w:bookmarkEnd w:id="9841"/>
      </w:del>
    </w:p>
    <w:p w14:paraId="0C6A2E4F" w14:textId="5367DE28" w:rsidR="00A62294" w:rsidRPr="00B169DE" w:rsidDel="00460840" w:rsidRDefault="00A62294">
      <w:pPr>
        <w:pStyle w:val="ListParagraph"/>
        <w:spacing w:after="0" w:line="276" w:lineRule="auto"/>
        <w:jc w:val="both"/>
        <w:rPr>
          <w:del w:id="9842" w:author="Rachel Shipsey" w:date="2025-05-21T10:24:00Z"/>
          <w:rFonts w:cs="Arial"/>
          <w:sz w:val="20"/>
          <w:szCs w:val="20"/>
        </w:rPr>
        <w:pPrChange w:id="984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44" w:author="Rachel Shipsey" w:date="2025-05-21T10:24:00Z">
        <w:r w:rsidRPr="00B169DE" w:rsidDel="00460840">
          <w:rPr>
            <w:rFonts w:cs="Arial"/>
            <w:sz w:val="20"/>
            <w:szCs w:val="20"/>
          </w:rPr>
          <w:delText>Synergy existed between different census committees (procurement and technology data management sub-committees) and the procurement division, and user directorates that facilitated the smooth running of the process. There was good communication between the procurement division and the user directorate on item specifications/Terms of reference (TORs) to ensure that any deviations were detected early, and action taken. The user directorate provided adequate specifications/Terms of reference (TORs)as per the requirements to procurement section which ensured timely procurement. Procurement sub-committee meetings appraised the members with census materials requests before they are forwarded to the Director General for approval.</w:delText>
        </w:r>
        <w:bookmarkStart w:id="9845" w:name="_Toc199770719"/>
        <w:bookmarkStart w:id="9846" w:name="_Toc201238341"/>
        <w:bookmarkStart w:id="9847" w:name="_Toc201319737"/>
        <w:bookmarkEnd w:id="9845"/>
        <w:bookmarkEnd w:id="9846"/>
        <w:bookmarkEnd w:id="9847"/>
      </w:del>
    </w:p>
    <w:p w14:paraId="607F3D8D" w14:textId="4DF19AA5" w:rsidR="00A62294" w:rsidRPr="00B169DE" w:rsidDel="00460840" w:rsidRDefault="125EB172">
      <w:pPr>
        <w:pStyle w:val="ListParagraph"/>
        <w:spacing w:after="0" w:line="276" w:lineRule="auto"/>
        <w:jc w:val="both"/>
        <w:rPr>
          <w:del w:id="9848" w:author="Rachel Shipsey" w:date="2025-05-21T10:24:00Z"/>
          <w:rFonts w:cs="Arial"/>
          <w:sz w:val="20"/>
          <w:szCs w:val="20"/>
        </w:rPr>
        <w:pPrChange w:id="984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50" w:author="Rachel Shipsey" w:date="2025-05-21T10:24:00Z">
        <w:r w:rsidRPr="7B4121B4" w:rsidDel="00460840">
          <w:rPr>
            <w:rFonts w:cs="Arial"/>
            <w:sz w:val="20"/>
            <w:szCs w:val="20"/>
          </w:rPr>
          <w:delText>The secretariat</w:delText>
        </w:r>
        <w:r w:rsidR="00A62294" w:rsidRPr="7B4121B4" w:rsidDel="00460840">
          <w:rPr>
            <w:rFonts w:cs="Arial"/>
            <w:sz w:val="20"/>
            <w:szCs w:val="20"/>
          </w:rPr>
          <w:delText xml:space="preserve"> scheduled meetings </w:delText>
        </w:r>
        <w:r w:rsidR="211C40EC" w:rsidRPr="7B4121B4" w:rsidDel="00460840">
          <w:rPr>
            <w:rFonts w:cs="Arial"/>
            <w:sz w:val="20"/>
            <w:szCs w:val="20"/>
          </w:rPr>
          <w:delText>frequently (</w:delText>
        </w:r>
        <w:r w:rsidR="00A62294" w:rsidRPr="7B4121B4" w:rsidDel="00460840">
          <w:rPr>
            <w:rFonts w:cs="Arial"/>
            <w:sz w:val="20"/>
            <w:szCs w:val="20"/>
          </w:rPr>
          <w:delText xml:space="preserve">fortnightly) where status reports were provided and this enhanced monitoring of the procurement </w:delText>
        </w:r>
        <w:r w:rsidR="5C2ED536" w:rsidRPr="7B4121B4" w:rsidDel="00460840">
          <w:rPr>
            <w:rFonts w:cs="Arial"/>
            <w:sz w:val="20"/>
            <w:szCs w:val="20"/>
          </w:rPr>
          <w:delText>progress. A</w:delText>
        </w:r>
        <w:r w:rsidR="2E228D5D" w:rsidRPr="7B4121B4" w:rsidDel="00460840">
          <w:rPr>
            <w:rFonts w:cs="Arial"/>
            <w:sz w:val="20"/>
            <w:szCs w:val="20"/>
          </w:rPr>
          <w:delText xml:space="preserve"> special census procurement file was opened to check and monitor the status of procurement process</w:delText>
        </w:r>
        <w:r w:rsidR="410F3A1B" w:rsidRPr="7B4121B4" w:rsidDel="00460840">
          <w:rPr>
            <w:rFonts w:cs="Arial"/>
            <w:sz w:val="20"/>
            <w:szCs w:val="20"/>
          </w:rPr>
          <w:delText>es</w:delText>
        </w:r>
        <w:r w:rsidR="2E228D5D" w:rsidRPr="7B4121B4" w:rsidDel="00460840">
          <w:rPr>
            <w:rFonts w:cs="Arial"/>
            <w:sz w:val="20"/>
            <w:szCs w:val="20"/>
          </w:rPr>
          <w:delText xml:space="preserve"> to enable proper documentation of all </w:delText>
        </w:r>
        <w:r w:rsidR="73D3F751" w:rsidRPr="7B4121B4" w:rsidDel="00460840">
          <w:rPr>
            <w:rFonts w:cs="Arial"/>
            <w:sz w:val="20"/>
            <w:szCs w:val="20"/>
          </w:rPr>
          <w:delText>procurements.</w:delText>
        </w:r>
        <w:bookmarkStart w:id="9851" w:name="_Toc199770720"/>
        <w:bookmarkStart w:id="9852" w:name="_Toc201238342"/>
        <w:bookmarkStart w:id="9853" w:name="_Toc201319738"/>
        <w:bookmarkEnd w:id="9851"/>
        <w:bookmarkEnd w:id="9852"/>
        <w:bookmarkEnd w:id="9853"/>
      </w:del>
    </w:p>
    <w:p w14:paraId="0C69348D" w14:textId="3708AC4F" w:rsidR="00A62294" w:rsidRPr="00B169DE" w:rsidDel="00460840" w:rsidRDefault="00A62294">
      <w:pPr>
        <w:pStyle w:val="ListParagraph"/>
        <w:spacing w:after="0" w:line="276" w:lineRule="auto"/>
        <w:jc w:val="both"/>
        <w:rPr>
          <w:del w:id="9854" w:author="Rachel Shipsey" w:date="2025-05-21T10:24:00Z"/>
          <w:rFonts w:cs="Arial"/>
          <w:sz w:val="20"/>
          <w:szCs w:val="20"/>
        </w:rPr>
        <w:pPrChange w:id="985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56" w:author="Rachel Shipsey" w:date="2025-05-21T10:24:00Z">
        <w:r w:rsidRPr="00B169DE" w:rsidDel="00460840">
          <w:rPr>
            <w:rFonts w:cs="Arial"/>
            <w:sz w:val="20"/>
            <w:szCs w:val="20"/>
          </w:rPr>
          <w:delText>Involvement and engagement of relevant stakeholders (Ministry of ICT and others) in the planning process especially in the acquisition of mobile devices addressed any possible challenges and risks that may hinder the performance of procurement activity. This minimized possible challenges and risks that might have hindered the performance of the procurement activity.</w:delText>
        </w:r>
        <w:bookmarkStart w:id="9857" w:name="_Toc199770721"/>
        <w:bookmarkStart w:id="9858" w:name="_Toc201238343"/>
        <w:bookmarkStart w:id="9859" w:name="_Toc201319739"/>
        <w:bookmarkEnd w:id="9857"/>
        <w:bookmarkEnd w:id="9858"/>
        <w:bookmarkEnd w:id="9859"/>
      </w:del>
    </w:p>
    <w:p w14:paraId="3B11AF09" w14:textId="5A4907ED" w:rsidR="00A62294" w:rsidRPr="00B169DE" w:rsidDel="00460840" w:rsidRDefault="00A62294">
      <w:pPr>
        <w:pStyle w:val="ListParagraph"/>
        <w:spacing w:after="0" w:line="276" w:lineRule="auto"/>
        <w:jc w:val="both"/>
        <w:rPr>
          <w:del w:id="9860" w:author="Rachel Shipsey" w:date="2025-05-21T10:24:00Z"/>
          <w:rFonts w:cs="Arial"/>
          <w:sz w:val="20"/>
          <w:szCs w:val="20"/>
        </w:rPr>
        <w:pPrChange w:id="986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9862" w:author="Rachel Shipsey" w:date="2025-05-21T10:24:00Z">
        <w:r w:rsidRPr="7B4121B4" w:rsidDel="00460840">
          <w:rPr>
            <w:rFonts w:cs="Arial"/>
            <w:sz w:val="20"/>
            <w:szCs w:val="20"/>
          </w:rPr>
          <w:delText xml:space="preserve">Disposal of mobile devices required data removal which consumed valuable time because they could not be </w:delText>
        </w:r>
        <w:r w:rsidR="67A33622" w:rsidRPr="7B4121B4" w:rsidDel="00460840">
          <w:rPr>
            <w:rFonts w:cs="Arial"/>
            <w:sz w:val="20"/>
            <w:szCs w:val="20"/>
          </w:rPr>
          <w:delText>disposed of</w:delText>
        </w:r>
        <w:r w:rsidRPr="7B4121B4" w:rsidDel="00460840">
          <w:rPr>
            <w:rFonts w:cs="Arial"/>
            <w:sz w:val="20"/>
            <w:szCs w:val="20"/>
          </w:rPr>
          <w:delText xml:space="preserve"> with KNBS data.</w:delText>
        </w:r>
        <w:bookmarkStart w:id="9863" w:name="_Toc199770722"/>
        <w:bookmarkStart w:id="9864" w:name="_Toc201238344"/>
        <w:bookmarkStart w:id="9865" w:name="_Toc201319740"/>
        <w:bookmarkEnd w:id="9863"/>
        <w:bookmarkEnd w:id="9864"/>
        <w:bookmarkEnd w:id="9865"/>
      </w:del>
    </w:p>
    <w:p w14:paraId="3074AD62" w14:textId="2AE97216" w:rsidR="00A62294" w:rsidRPr="00A62294" w:rsidDel="00460840" w:rsidRDefault="00A62294">
      <w:pPr>
        <w:pStyle w:val="ListParagraph"/>
        <w:spacing w:after="0" w:line="276" w:lineRule="auto"/>
        <w:jc w:val="both"/>
        <w:rPr>
          <w:del w:id="9866" w:author="Rachel Shipsey" w:date="2025-05-21T10:24:00Z"/>
          <w:rFonts w:cs="Arial"/>
          <w:bCs/>
          <w:sz w:val="22"/>
        </w:rPr>
        <w:pPrChange w:id="9867" w:author="Rachel Shipsey" w:date="2025-06-23T15:41:00Z">
          <w:pPr>
            <w:pStyle w:val="Heading2"/>
          </w:pPr>
        </w:pPrChange>
      </w:pPr>
      <w:del w:id="9868" w:author="Rachel Shipsey" w:date="2025-05-21T10:24:00Z">
        <w:r w:rsidRPr="4871BC61" w:rsidDel="00460840">
          <w:rPr>
            <w:rFonts w:cs="Arial"/>
            <w:bCs/>
            <w:sz w:val="22"/>
          </w:rPr>
          <w:delText>7.3.2</w:delText>
        </w:r>
        <w:r w:rsidDel="00460840">
          <w:tab/>
        </w:r>
        <w:r w:rsidRPr="4871BC61" w:rsidDel="00460840">
          <w:rPr>
            <w:rFonts w:cs="Arial"/>
            <w:bCs/>
            <w:sz w:val="22"/>
          </w:rPr>
          <w:delText xml:space="preserve">Lessons </w:delText>
        </w:r>
        <w:r w:rsidR="1A2577A4" w:rsidRPr="4871BC61" w:rsidDel="00460840">
          <w:rPr>
            <w:rFonts w:cs="Arial"/>
            <w:bCs/>
            <w:sz w:val="22"/>
          </w:rPr>
          <w:delText>l</w:delText>
        </w:r>
        <w:r w:rsidRPr="4871BC61" w:rsidDel="00460840">
          <w:rPr>
            <w:rFonts w:cs="Arial"/>
            <w:bCs/>
            <w:sz w:val="22"/>
          </w:rPr>
          <w:delText>earnt</w:delText>
        </w:r>
        <w:bookmarkStart w:id="9869" w:name="_Toc199770723"/>
        <w:bookmarkStart w:id="9870" w:name="_Toc201238345"/>
        <w:bookmarkStart w:id="9871" w:name="_Toc201319741"/>
        <w:bookmarkEnd w:id="9869"/>
        <w:bookmarkEnd w:id="9870"/>
        <w:bookmarkEnd w:id="9871"/>
      </w:del>
    </w:p>
    <w:p w14:paraId="072C5C86" w14:textId="6E878FE4" w:rsidR="00A62294" w:rsidRPr="00DE21DB" w:rsidDel="00460840" w:rsidRDefault="00A62294">
      <w:pPr>
        <w:pStyle w:val="ListParagraph"/>
        <w:spacing w:after="0" w:line="276" w:lineRule="auto"/>
        <w:jc w:val="both"/>
        <w:rPr>
          <w:del w:id="9872" w:author="Rachel Shipsey" w:date="2025-05-21T10:24:00Z"/>
          <w:rFonts w:cs="Arial"/>
        </w:rPr>
        <w:pPrChange w:id="9873" w:author="Rachel Shipsey" w:date="2025-06-23T15:41:00Z">
          <w:pPr>
            <w:spacing w:line="276" w:lineRule="auto"/>
            <w:jc w:val="both"/>
          </w:pPr>
        </w:pPrChange>
      </w:pPr>
      <w:del w:id="9874" w:author="Rachel Shipsey" w:date="2025-05-21T10:24:00Z">
        <w:r w:rsidRPr="00DE21DB" w:rsidDel="00460840">
          <w:rPr>
            <w:rFonts w:cs="Arial"/>
          </w:rPr>
          <w:delText>Although, procurement guidelines are developed to ease the process of handling the acquisition of census materials. Countries experience challenges that can disrupt work as such mechanisms should be put in place to ensure smooth operations. Procurement for goods, works and services for the 2019 KPHC presented some challenges despite the timely planning by the procurement sub-committee, from which lessons are drawn:</w:delText>
        </w:r>
        <w:bookmarkStart w:id="9875" w:name="_Toc199770724"/>
        <w:bookmarkStart w:id="9876" w:name="_Toc201238346"/>
        <w:bookmarkStart w:id="9877" w:name="_Toc201319742"/>
        <w:bookmarkEnd w:id="9875"/>
        <w:bookmarkEnd w:id="9876"/>
        <w:bookmarkEnd w:id="9877"/>
      </w:del>
    </w:p>
    <w:p w14:paraId="4BE644F0" w14:textId="5486A3B1" w:rsidR="00A62294" w:rsidRPr="00DE21DB" w:rsidDel="00460840" w:rsidRDefault="00A62294">
      <w:pPr>
        <w:pStyle w:val="ListParagraph"/>
        <w:spacing w:after="0" w:line="276" w:lineRule="auto"/>
        <w:jc w:val="both"/>
        <w:rPr>
          <w:del w:id="9878" w:author="Rachel Shipsey" w:date="2025-05-21T10:24:00Z"/>
          <w:rFonts w:cs="Arial"/>
        </w:rPr>
        <w:pPrChange w:id="9879" w:author="Rachel Shipsey" w:date="2025-06-23T15:41:00Z">
          <w:pPr>
            <w:pStyle w:val="ListParagraph"/>
            <w:numPr>
              <w:numId w:val="51"/>
            </w:numPr>
            <w:spacing w:line="276" w:lineRule="auto"/>
            <w:ind w:left="450" w:hanging="360"/>
            <w:jc w:val="both"/>
          </w:pPr>
        </w:pPrChange>
      </w:pPr>
      <w:del w:id="9880" w:author="Rachel Shipsey" w:date="2025-05-21T10:24:00Z">
        <w:r w:rsidRPr="7B4121B4" w:rsidDel="00460840">
          <w:rPr>
            <w:rFonts w:cs="Arial"/>
          </w:rPr>
          <w:delText>Lack of an in-country market survey to identify large scale produc</w:delText>
        </w:r>
        <w:r w:rsidR="6AB9B1EB" w:rsidRPr="7B4121B4" w:rsidDel="00460840">
          <w:rPr>
            <w:rFonts w:cs="Arial"/>
          </w:rPr>
          <w:delText>tion</w:delText>
        </w:r>
        <w:r w:rsidRPr="7B4121B4" w:rsidDel="00460840">
          <w:rPr>
            <w:rFonts w:cs="Arial"/>
          </w:rPr>
          <w:delText xml:space="preserve"> companies to allow for proper planning about whether to procure locally or internationally. If not done</w:delText>
        </w:r>
        <w:r w:rsidR="1B173BCD" w:rsidRPr="7B4121B4" w:rsidDel="00460840">
          <w:rPr>
            <w:rFonts w:cs="Arial"/>
          </w:rPr>
          <w:delText>, this</w:delText>
        </w:r>
        <w:r w:rsidRPr="7B4121B4" w:rsidDel="00460840">
          <w:rPr>
            <w:rFonts w:cs="Arial"/>
          </w:rPr>
          <w:delText xml:space="preserve"> will cause delay in supply of some items due to large quantities required yet the contracted suppliers had to import the materials </w:delText>
        </w:r>
        <w:bookmarkStart w:id="9881" w:name="_Toc199770725"/>
        <w:bookmarkStart w:id="9882" w:name="_Toc201238347"/>
        <w:bookmarkStart w:id="9883" w:name="_Toc201319743"/>
        <w:bookmarkEnd w:id="9881"/>
        <w:bookmarkEnd w:id="9882"/>
        <w:bookmarkEnd w:id="9883"/>
      </w:del>
    </w:p>
    <w:p w14:paraId="5BEF973C" w14:textId="2A49630E" w:rsidR="00A62294" w:rsidRPr="00DE21DB" w:rsidDel="00460840" w:rsidRDefault="00A62294">
      <w:pPr>
        <w:pStyle w:val="ListParagraph"/>
        <w:spacing w:after="0" w:line="276" w:lineRule="auto"/>
        <w:jc w:val="both"/>
        <w:rPr>
          <w:del w:id="9884" w:author="Rachel Shipsey" w:date="2025-05-21T10:24:00Z"/>
          <w:rFonts w:cs="Arial"/>
        </w:rPr>
        <w:pPrChange w:id="9885" w:author="Rachel Shipsey" w:date="2025-06-23T15:41:00Z">
          <w:pPr>
            <w:pStyle w:val="ListParagraph"/>
            <w:numPr>
              <w:numId w:val="51"/>
            </w:numPr>
            <w:spacing w:line="276" w:lineRule="auto"/>
            <w:ind w:left="450" w:hanging="360"/>
            <w:jc w:val="both"/>
          </w:pPr>
        </w:pPrChange>
      </w:pPr>
      <w:del w:id="9886" w:author="Rachel Shipsey" w:date="2025-05-21T10:24:00Z">
        <w:r w:rsidRPr="7B4121B4" w:rsidDel="00460840">
          <w:rPr>
            <w:rFonts w:cs="Arial"/>
          </w:rPr>
          <w:delText xml:space="preserve">Emerging new procurement requirements that were not initially captured in the census procurement plan and budget may arise. For instance, during uploading of maps on the mobile devices, those for urban areas failed thus reverted to printing which had not </w:delText>
        </w:r>
        <w:r w:rsidR="31250611" w:rsidRPr="7B4121B4" w:rsidDel="00460840">
          <w:rPr>
            <w:rFonts w:cs="Arial"/>
          </w:rPr>
          <w:delText>been planned</w:delText>
        </w:r>
        <w:r w:rsidRPr="7B4121B4" w:rsidDel="00460840">
          <w:rPr>
            <w:rFonts w:cs="Arial"/>
          </w:rPr>
          <w:delText xml:space="preserve"> for. There being inadequate printing machines, outsourcing of printing services had to </w:delText>
        </w:r>
        <w:r w:rsidR="025DBF75" w:rsidRPr="7B4121B4" w:rsidDel="00460840">
          <w:rPr>
            <w:rFonts w:cs="Arial"/>
          </w:rPr>
          <w:delText>be done</w:delText>
        </w:r>
        <w:r w:rsidRPr="7B4121B4" w:rsidDel="00460840">
          <w:rPr>
            <w:rFonts w:cs="Arial"/>
          </w:rPr>
          <w:delText xml:space="preserve"> instead of printing in-house as planned.</w:delText>
        </w:r>
        <w:bookmarkStart w:id="9887" w:name="_Toc199770726"/>
        <w:bookmarkStart w:id="9888" w:name="_Toc201238348"/>
        <w:bookmarkStart w:id="9889" w:name="_Toc201319744"/>
        <w:bookmarkEnd w:id="9887"/>
        <w:bookmarkEnd w:id="9888"/>
        <w:bookmarkEnd w:id="9889"/>
      </w:del>
    </w:p>
    <w:p w14:paraId="1189AFCB" w14:textId="05052D0D" w:rsidR="00A62294" w:rsidRPr="00A62294" w:rsidDel="00460840" w:rsidRDefault="00A62294">
      <w:pPr>
        <w:pStyle w:val="ListParagraph"/>
        <w:spacing w:after="0" w:line="276" w:lineRule="auto"/>
        <w:jc w:val="both"/>
        <w:rPr>
          <w:del w:id="9890" w:author="Rachel Shipsey" w:date="2025-05-21T10:24:00Z"/>
          <w:rFonts w:cs="Arial"/>
          <w:bCs/>
          <w:sz w:val="22"/>
        </w:rPr>
        <w:pPrChange w:id="9891" w:author="Rachel Shipsey" w:date="2025-06-23T15:41:00Z">
          <w:pPr>
            <w:pStyle w:val="Heading2"/>
          </w:pPr>
        </w:pPrChange>
      </w:pPr>
      <w:del w:id="9892" w:author="Rachel Shipsey" w:date="2025-05-21T10:24:00Z">
        <w:r w:rsidRPr="4871BC61" w:rsidDel="00460840">
          <w:rPr>
            <w:rFonts w:cs="Arial"/>
            <w:bCs/>
            <w:sz w:val="22"/>
          </w:rPr>
          <w:delText>7.3.3</w:delText>
        </w:r>
        <w:r w:rsidDel="00460840">
          <w:tab/>
        </w:r>
        <w:r w:rsidRPr="4871BC61" w:rsidDel="00460840">
          <w:rPr>
            <w:rFonts w:cs="Arial"/>
            <w:bCs/>
            <w:sz w:val="22"/>
          </w:rPr>
          <w:delText>Recommendations</w:delText>
        </w:r>
        <w:bookmarkStart w:id="9893" w:name="_Toc199770727"/>
        <w:bookmarkStart w:id="9894" w:name="_Toc201238349"/>
        <w:bookmarkStart w:id="9895" w:name="_Toc201319745"/>
        <w:bookmarkEnd w:id="9893"/>
        <w:bookmarkEnd w:id="9894"/>
        <w:bookmarkEnd w:id="9895"/>
      </w:del>
    </w:p>
    <w:p w14:paraId="6A29ADCC" w14:textId="6251061E" w:rsidR="00A62294" w:rsidRPr="00DE21DB" w:rsidDel="00460840" w:rsidRDefault="00A62294">
      <w:pPr>
        <w:pStyle w:val="ListParagraph"/>
        <w:spacing w:after="0" w:line="276" w:lineRule="auto"/>
        <w:jc w:val="both"/>
        <w:rPr>
          <w:del w:id="9896" w:author="Rachel Shipsey" w:date="2025-05-21T10:24:00Z"/>
          <w:rFonts w:cs="Arial"/>
        </w:rPr>
        <w:pPrChange w:id="9897" w:author="Rachel Shipsey" w:date="2025-06-23T15:41:00Z">
          <w:pPr>
            <w:spacing w:line="276" w:lineRule="auto"/>
            <w:jc w:val="both"/>
          </w:pPr>
        </w:pPrChange>
      </w:pPr>
      <w:del w:id="9898" w:author="Rachel Shipsey" w:date="2025-05-21T10:24:00Z">
        <w:r w:rsidRPr="00DE21DB" w:rsidDel="00460840">
          <w:rPr>
            <w:rFonts w:cs="Arial"/>
          </w:rPr>
          <w:delText xml:space="preserve">Based on the African country experience, this handbook recommends that for a successful census </w:delText>
        </w:r>
        <w:bookmarkStart w:id="9899" w:name="_Hlk129876102"/>
        <w:r w:rsidRPr="00DE21DB" w:rsidDel="00460840">
          <w:rPr>
            <w:rFonts w:cs="Arial"/>
          </w:rPr>
          <w:delText xml:space="preserve">procurement and disposal </w:delText>
        </w:r>
        <w:bookmarkEnd w:id="9899"/>
        <w:r w:rsidRPr="00DE21DB" w:rsidDel="00460840">
          <w:rPr>
            <w:rFonts w:cs="Arial"/>
          </w:rPr>
          <w:delText xml:space="preserve">implementation: </w:delText>
        </w:r>
        <w:bookmarkStart w:id="9900" w:name="_Toc199770728"/>
        <w:bookmarkStart w:id="9901" w:name="_Toc201238350"/>
        <w:bookmarkStart w:id="9902" w:name="_Toc201319746"/>
        <w:bookmarkEnd w:id="9900"/>
        <w:bookmarkEnd w:id="9901"/>
        <w:bookmarkEnd w:id="9902"/>
      </w:del>
    </w:p>
    <w:p w14:paraId="5BFD6E02" w14:textId="5ABC1A2C" w:rsidR="00A62294" w:rsidRPr="00DE21DB" w:rsidDel="00460840" w:rsidRDefault="00A62294">
      <w:pPr>
        <w:pStyle w:val="ListParagraph"/>
        <w:spacing w:after="0" w:line="276" w:lineRule="auto"/>
        <w:jc w:val="both"/>
        <w:rPr>
          <w:del w:id="9903" w:author="Rachel Shipsey" w:date="2025-05-21T10:24:00Z"/>
          <w:rFonts w:cs="Arial"/>
        </w:rPr>
        <w:pPrChange w:id="9904" w:author="Rachel Shipsey" w:date="2025-06-23T15:41:00Z">
          <w:pPr>
            <w:pStyle w:val="ListParagraph"/>
            <w:numPr>
              <w:numId w:val="56"/>
            </w:numPr>
            <w:spacing w:line="276" w:lineRule="auto"/>
            <w:ind w:left="630" w:hanging="360"/>
            <w:jc w:val="both"/>
          </w:pPr>
        </w:pPrChange>
      </w:pPr>
      <w:del w:id="9905" w:author="Rachel Shipsey" w:date="2025-05-21T10:24:00Z">
        <w:r w:rsidRPr="7B4121B4" w:rsidDel="00460840">
          <w:rPr>
            <w:rFonts w:cs="Arial"/>
          </w:rPr>
          <w:delText>There should be timely constitution of the procurement and disposal committee and appointment of its sub</w:delText>
        </w:r>
        <w:r w:rsidR="38870831" w:rsidRPr="7B4121B4" w:rsidDel="00460840">
          <w:rPr>
            <w:rFonts w:cs="Arial"/>
          </w:rPr>
          <w:delText>-</w:delText>
        </w:r>
        <w:r w:rsidRPr="7B4121B4" w:rsidDel="00460840">
          <w:rPr>
            <w:rFonts w:cs="Arial"/>
          </w:rPr>
          <w:delText>committees such as the Inspection and Acceptance/Rejection Committee (evaluation committee) that ensures that the goods and services are availed promptly. This will enable early planning and coordination of procurement processes. Where necessary external stakeholders should be involved in all stages of procurement for electronic devices.</w:delText>
        </w:r>
        <w:bookmarkStart w:id="9906" w:name="_Toc199770729"/>
        <w:bookmarkStart w:id="9907" w:name="_Toc201238351"/>
        <w:bookmarkStart w:id="9908" w:name="_Toc201319747"/>
        <w:bookmarkEnd w:id="9906"/>
        <w:bookmarkEnd w:id="9907"/>
        <w:bookmarkEnd w:id="9908"/>
      </w:del>
    </w:p>
    <w:p w14:paraId="24722915" w14:textId="10E1BF3C" w:rsidR="00A62294" w:rsidRPr="00DE21DB" w:rsidDel="00460840" w:rsidRDefault="00A62294">
      <w:pPr>
        <w:pStyle w:val="ListParagraph"/>
        <w:spacing w:after="0" w:line="276" w:lineRule="auto"/>
        <w:jc w:val="both"/>
        <w:rPr>
          <w:del w:id="9909" w:author="Rachel Shipsey" w:date="2025-05-21T10:24:00Z"/>
          <w:rFonts w:cs="Arial"/>
        </w:rPr>
        <w:pPrChange w:id="9910" w:author="Rachel Shipsey" w:date="2025-06-23T15:41:00Z">
          <w:pPr>
            <w:pStyle w:val="ListParagraph"/>
            <w:numPr>
              <w:numId w:val="56"/>
            </w:numPr>
            <w:spacing w:line="276" w:lineRule="auto"/>
            <w:ind w:left="630" w:hanging="360"/>
            <w:jc w:val="both"/>
          </w:pPr>
        </w:pPrChange>
      </w:pPr>
      <w:del w:id="9911" w:author="Rachel Shipsey" w:date="2025-05-21T10:24:00Z">
        <w:r w:rsidRPr="7B4121B4" w:rsidDel="00460840">
          <w:rPr>
            <w:rFonts w:cs="Arial"/>
          </w:rPr>
          <w:delText xml:space="preserve">There should be strong synergy among the census committees, the user directorates with the procurement division. This should be buttressed with effective communication between the procurement division and the user directorate on item specifications. </w:delText>
        </w:r>
        <w:r w:rsidR="6C933DD0" w:rsidRPr="7B4121B4" w:rsidDel="00460840">
          <w:rPr>
            <w:rFonts w:cs="Arial"/>
          </w:rPr>
          <w:delText>There should be frequent and regularly scheduled procurement committee meetings to provide status updates that enhance monitoring of progress made in requested materials and avoid unnecessary delays in procurement.</w:delText>
        </w:r>
        <w:r w:rsidRPr="7B4121B4" w:rsidDel="00460840">
          <w:rPr>
            <w:rFonts w:cs="Arial"/>
          </w:rPr>
          <w:delText xml:space="preserve"> Additionally, there should be early identification of risks and forwarding them to </w:delText>
        </w:r>
        <w:r w:rsidR="4C7C082D" w:rsidRPr="7B4121B4" w:rsidDel="00460840">
          <w:rPr>
            <w:rFonts w:cs="Arial"/>
          </w:rPr>
          <w:delText>the risk</w:delText>
        </w:r>
        <w:r w:rsidRPr="7B4121B4" w:rsidDel="00460840">
          <w:rPr>
            <w:rFonts w:cs="Arial"/>
          </w:rPr>
          <w:delText xml:space="preserve"> management committee for timely mitigation to reduce their probability and likely impact.</w:delText>
        </w:r>
        <w:bookmarkStart w:id="9912" w:name="_Toc199770730"/>
        <w:bookmarkStart w:id="9913" w:name="_Toc201238352"/>
        <w:bookmarkStart w:id="9914" w:name="_Toc201319748"/>
        <w:bookmarkEnd w:id="9912"/>
        <w:bookmarkEnd w:id="9913"/>
        <w:bookmarkEnd w:id="9914"/>
      </w:del>
    </w:p>
    <w:p w14:paraId="4A9EC2C0" w14:textId="3F722C06" w:rsidR="00A62294" w:rsidRPr="00DE21DB" w:rsidDel="00460840" w:rsidRDefault="00A62294">
      <w:pPr>
        <w:pStyle w:val="ListParagraph"/>
        <w:spacing w:after="0" w:line="276" w:lineRule="auto"/>
        <w:jc w:val="both"/>
        <w:rPr>
          <w:del w:id="9915" w:author="Rachel Shipsey" w:date="2025-05-21T10:24:00Z"/>
          <w:rFonts w:cs="Arial"/>
        </w:rPr>
        <w:pPrChange w:id="9916" w:author="Rachel Shipsey" w:date="2025-06-23T15:41:00Z">
          <w:pPr>
            <w:pStyle w:val="ListParagraph"/>
            <w:spacing w:line="276" w:lineRule="auto"/>
            <w:ind w:left="630"/>
            <w:jc w:val="both"/>
          </w:pPr>
        </w:pPrChange>
      </w:pPr>
      <w:bookmarkStart w:id="9917" w:name="_Toc199770731"/>
      <w:bookmarkStart w:id="9918" w:name="_Toc201238353"/>
      <w:bookmarkStart w:id="9919" w:name="_Toc201319749"/>
      <w:bookmarkEnd w:id="9917"/>
      <w:bookmarkEnd w:id="9918"/>
      <w:bookmarkEnd w:id="9919"/>
    </w:p>
    <w:p w14:paraId="47A21B76" w14:textId="6AC9452C" w:rsidR="00B169DE" w:rsidDel="00460840" w:rsidRDefault="00B169DE">
      <w:pPr>
        <w:pStyle w:val="ListParagraph"/>
        <w:spacing w:after="0" w:line="276" w:lineRule="auto"/>
        <w:jc w:val="both"/>
        <w:rPr>
          <w:del w:id="9920" w:author="Rachel Shipsey" w:date="2025-05-21T10:24:00Z"/>
          <w:rFonts w:cs="Arial"/>
        </w:rPr>
        <w:pPrChange w:id="9921" w:author="Rachel Shipsey" w:date="2025-06-23T15:41:00Z">
          <w:pPr/>
        </w:pPrChange>
      </w:pPr>
      <w:del w:id="9922" w:author="Rachel Shipsey" w:date="2025-05-21T10:24:00Z">
        <w:r w:rsidDel="00460840">
          <w:rPr>
            <w:rFonts w:cs="Arial"/>
          </w:rPr>
          <w:br w:type="page"/>
        </w:r>
      </w:del>
    </w:p>
    <w:p w14:paraId="15B7D77C" w14:textId="21451C19" w:rsidR="00B2127C" w:rsidRPr="00B2127C" w:rsidDel="00C81A3A" w:rsidRDefault="00B2127C">
      <w:pPr>
        <w:pStyle w:val="ListParagraph"/>
        <w:spacing w:after="0" w:line="276" w:lineRule="auto"/>
        <w:jc w:val="both"/>
        <w:rPr>
          <w:del w:id="9923" w:author="Rachel Shipsey" w:date="2025-05-21T10:26:00Z"/>
          <w:rFonts w:cs="Arial"/>
          <w:bCs/>
          <w:sz w:val="28"/>
          <w:szCs w:val="28"/>
        </w:rPr>
        <w:pPrChange w:id="9924" w:author="Rachel Shipsey" w:date="2025-06-23T15:41:00Z">
          <w:pPr>
            <w:pStyle w:val="Heading1"/>
            <w:pBdr>
              <w:bottom w:val="single" w:sz="4" w:space="1" w:color="auto"/>
            </w:pBdr>
          </w:pPr>
        </w:pPrChange>
      </w:pPr>
      <w:commentRangeStart w:id="9925"/>
      <w:del w:id="9926" w:author="Rachel Shipsey" w:date="2025-05-21T10:26:00Z">
        <w:r w:rsidRPr="4871BC61" w:rsidDel="00C81A3A">
          <w:rPr>
            <w:rFonts w:cs="Arial"/>
            <w:bCs/>
            <w:sz w:val="28"/>
            <w:szCs w:val="28"/>
          </w:rPr>
          <w:delText>CHAPTER EIGHT</w:delText>
        </w:r>
      </w:del>
      <w:ins w:id="9927" w:author="Rachel Elizabeth" w:date="2025-05-19T16:53:00Z">
        <w:del w:id="9928" w:author="Rachel Shipsey" w:date="2025-05-21T10:26:00Z">
          <w:r w:rsidR="005A015F" w:rsidDel="00C81A3A">
            <w:rPr>
              <w:rFonts w:cs="Arial"/>
              <w:bCs/>
              <w:sz w:val="28"/>
              <w:szCs w:val="28"/>
            </w:rPr>
            <w:delText>THIRTEEN</w:delText>
          </w:r>
          <w:commentRangeEnd w:id="9925"/>
          <w:r w:rsidR="005A015F" w:rsidRPr="4871BC61" w:rsidDel="00C81A3A">
            <w:rPr>
              <w:rStyle w:val="CommentReference"/>
              <w:rFonts w:cs="Arial"/>
              <w:bCs/>
              <w:sz w:val="28"/>
              <w:szCs w:val="28"/>
            </w:rPr>
            <w:commentReference w:id="9925"/>
          </w:r>
        </w:del>
      </w:ins>
      <w:del w:id="9929" w:author="Rachel Shipsey" w:date="2025-05-21T10:26:00Z">
        <w:r w:rsidRPr="4871BC61" w:rsidDel="00C81A3A">
          <w:rPr>
            <w:rFonts w:cs="Arial"/>
            <w:bCs/>
            <w:sz w:val="28"/>
            <w:szCs w:val="28"/>
          </w:rPr>
          <w:delText xml:space="preserve">: </w:delText>
        </w:r>
      </w:del>
      <w:del w:id="9930" w:author="Rachel Shipsey" w:date="2025-05-21T10:25:00Z">
        <w:r w:rsidRPr="4871BC61" w:rsidDel="005443CE">
          <w:rPr>
            <w:rFonts w:cs="Arial"/>
            <w:bCs/>
            <w:sz w:val="28"/>
            <w:szCs w:val="28"/>
          </w:rPr>
          <w:delText xml:space="preserve">Census Communication-Publicity, </w:delText>
        </w:r>
      </w:del>
      <w:del w:id="9931" w:author="Rachel Shipsey" w:date="2025-05-21T10:26:00Z">
        <w:r w:rsidRPr="4871BC61" w:rsidDel="00C81A3A">
          <w:rPr>
            <w:rFonts w:cs="Arial"/>
            <w:bCs/>
            <w:sz w:val="28"/>
            <w:szCs w:val="28"/>
          </w:rPr>
          <w:delText xml:space="preserve">Advocacy </w:delText>
        </w:r>
      </w:del>
      <w:del w:id="9932" w:author="Rachel Shipsey" w:date="2025-05-21T10:25:00Z">
        <w:r w:rsidRPr="4871BC61" w:rsidDel="00C81A3A">
          <w:rPr>
            <w:rFonts w:cs="Arial"/>
            <w:bCs/>
            <w:sz w:val="28"/>
            <w:szCs w:val="28"/>
          </w:rPr>
          <w:delText xml:space="preserve">and Dissemination </w:delText>
        </w:r>
      </w:del>
      <w:bookmarkStart w:id="9933" w:name="_Toc199770732"/>
      <w:bookmarkStart w:id="9934" w:name="_Toc201238354"/>
      <w:bookmarkStart w:id="9935" w:name="_Toc201319750"/>
      <w:bookmarkEnd w:id="9933"/>
      <w:bookmarkEnd w:id="9934"/>
      <w:bookmarkEnd w:id="9935"/>
    </w:p>
    <w:p w14:paraId="48D26000" w14:textId="7353A6DF" w:rsidR="00B2127C" w:rsidRPr="003E22C8" w:rsidDel="00C81A3A" w:rsidRDefault="00B2127C">
      <w:pPr>
        <w:pStyle w:val="ListParagraph"/>
        <w:spacing w:after="0" w:line="276" w:lineRule="auto"/>
        <w:jc w:val="both"/>
        <w:rPr>
          <w:del w:id="9936" w:author="Rachel Shipsey" w:date="2025-05-21T10:26:00Z"/>
          <w:rFonts w:cs="Arial"/>
          <w:b/>
          <w:bCs/>
        </w:rPr>
        <w:pPrChange w:id="9937" w:author="Rachel Shipsey" w:date="2025-06-23T15:41:00Z">
          <w:pPr>
            <w:spacing w:after="0" w:line="276" w:lineRule="auto"/>
            <w:jc w:val="both"/>
          </w:pPr>
        </w:pPrChange>
      </w:pPr>
      <w:bookmarkStart w:id="9938" w:name="_Toc199770733"/>
      <w:bookmarkStart w:id="9939" w:name="_Toc201238355"/>
      <w:bookmarkStart w:id="9940" w:name="_Toc201319751"/>
      <w:bookmarkEnd w:id="9938"/>
      <w:bookmarkEnd w:id="9939"/>
      <w:bookmarkEnd w:id="9940"/>
    </w:p>
    <w:p w14:paraId="49B9C36E" w14:textId="270D6507" w:rsidR="00B2127C" w:rsidRPr="00B2127C" w:rsidDel="00C81A3A" w:rsidRDefault="00B2127C">
      <w:pPr>
        <w:pStyle w:val="ListParagraph"/>
        <w:spacing w:after="0" w:line="276" w:lineRule="auto"/>
        <w:jc w:val="both"/>
        <w:rPr>
          <w:del w:id="9941" w:author="Rachel Shipsey" w:date="2025-05-21T10:26:00Z"/>
          <w:rFonts w:cs="Arial"/>
          <w:bCs/>
          <w:color w:val="538135" w:themeColor="accent6" w:themeShade="BF"/>
          <w:sz w:val="28"/>
          <w:szCs w:val="28"/>
        </w:rPr>
        <w:pPrChange w:id="9942" w:author="Rachel Shipsey" w:date="2025-06-23T15:41:00Z">
          <w:pPr>
            <w:pStyle w:val="Heading1"/>
          </w:pPr>
        </w:pPrChange>
      </w:pPr>
      <w:del w:id="9943" w:author="Rachel Shipsey" w:date="2025-05-21T10:26:00Z">
        <w:r w:rsidRPr="4871BC61" w:rsidDel="00C81A3A">
          <w:rPr>
            <w:rFonts w:cs="Arial"/>
            <w:bCs/>
            <w:color w:val="538135" w:themeColor="accent6" w:themeShade="BF"/>
            <w:sz w:val="28"/>
            <w:szCs w:val="28"/>
          </w:rPr>
          <w:delText>8.1</w:delText>
        </w:r>
        <w:r w:rsidDel="00C81A3A">
          <w:tab/>
        </w:r>
        <w:r w:rsidRPr="4871BC61" w:rsidDel="00C81A3A">
          <w:rPr>
            <w:rFonts w:cs="Arial"/>
            <w:bCs/>
            <w:color w:val="538135" w:themeColor="accent6" w:themeShade="BF"/>
            <w:sz w:val="28"/>
            <w:szCs w:val="28"/>
          </w:rPr>
          <w:delText>Communication</w:delText>
        </w:r>
        <w:bookmarkStart w:id="9944" w:name="_Toc199770734"/>
        <w:bookmarkStart w:id="9945" w:name="_Toc201238356"/>
        <w:bookmarkStart w:id="9946" w:name="_Toc201319752"/>
        <w:bookmarkEnd w:id="9944"/>
        <w:bookmarkEnd w:id="9945"/>
        <w:bookmarkEnd w:id="9946"/>
      </w:del>
    </w:p>
    <w:p w14:paraId="768B2E38" w14:textId="3F032659" w:rsidR="00B2127C" w:rsidRPr="003E22C8" w:rsidDel="00C81A3A" w:rsidRDefault="00B2127C">
      <w:pPr>
        <w:pStyle w:val="ListParagraph"/>
        <w:spacing w:after="0" w:line="276" w:lineRule="auto"/>
        <w:jc w:val="both"/>
        <w:rPr>
          <w:del w:id="9947" w:author="Rachel Shipsey" w:date="2025-05-21T10:26:00Z"/>
          <w:rFonts w:cs="Arial"/>
        </w:rPr>
        <w:pPrChange w:id="9948" w:author="Rachel Shipsey" w:date="2025-06-23T15:41:00Z">
          <w:pPr>
            <w:spacing w:after="0" w:line="276" w:lineRule="auto"/>
            <w:jc w:val="both"/>
          </w:pPr>
        </w:pPrChange>
      </w:pPr>
      <w:del w:id="9949" w:author="Rachel Shipsey" w:date="2025-05-21T10:26:00Z">
        <w:r w:rsidRPr="7B4121B4" w:rsidDel="00C81A3A">
          <w:rPr>
            <w:rFonts w:cs="Arial"/>
          </w:rPr>
          <w:delText xml:space="preserve">Communication is key for successful implementation of a population and housing census. During implementation of preparatory activities, effective communication is key to mobilize the required support from all the stakeholders. During census planning, adequate resources for census communication activities should be mobilized. After </w:delText>
        </w:r>
        <w:r w:rsidR="710E9631" w:rsidRPr="7B4121B4" w:rsidDel="00C81A3A">
          <w:rPr>
            <w:rFonts w:cs="Arial"/>
          </w:rPr>
          <w:delText>the census</w:delText>
        </w:r>
        <w:r w:rsidRPr="7B4121B4" w:rsidDel="00C81A3A">
          <w:rPr>
            <w:rFonts w:cs="Arial"/>
          </w:rPr>
          <w:delText xml:space="preserve">, communication of the results to the various stakeholders in the right format and time is key. </w:delText>
        </w:r>
        <w:bookmarkStart w:id="9950" w:name="_Toc199770735"/>
        <w:bookmarkStart w:id="9951" w:name="_Toc201238357"/>
        <w:bookmarkStart w:id="9952" w:name="_Toc201319753"/>
        <w:bookmarkEnd w:id="9950"/>
        <w:bookmarkEnd w:id="9951"/>
        <w:bookmarkEnd w:id="9952"/>
      </w:del>
    </w:p>
    <w:p w14:paraId="547923B0" w14:textId="76E2E7B1" w:rsidR="00B2127C" w:rsidRPr="003E22C8" w:rsidDel="00C81A3A" w:rsidRDefault="00B2127C">
      <w:pPr>
        <w:pStyle w:val="ListParagraph"/>
        <w:spacing w:after="0" w:line="276" w:lineRule="auto"/>
        <w:jc w:val="both"/>
        <w:rPr>
          <w:del w:id="9953" w:author="Rachel Shipsey" w:date="2025-05-21T10:26:00Z"/>
          <w:rFonts w:cs="Arial"/>
        </w:rPr>
        <w:pPrChange w:id="9954" w:author="Rachel Shipsey" w:date="2025-06-23T15:41:00Z">
          <w:pPr>
            <w:spacing w:after="0" w:line="276" w:lineRule="auto"/>
            <w:jc w:val="both"/>
          </w:pPr>
        </w:pPrChange>
      </w:pPr>
      <w:bookmarkStart w:id="9955" w:name="_Toc199770736"/>
      <w:bookmarkStart w:id="9956" w:name="_Toc201238358"/>
      <w:bookmarkStart w:id="9957" w:name="_Toc201319754"/>
      <w:bookmarkEnd w:id="9955"/>
      <w:bookmarkEnd w:id="9956"/>
      <w:bookmarkEnd w:id="9957"/>
    </w:p>
    <w:p w14:paraId="465AEED4" w14:textId="4233D21B" w:rsidR="00B2127C" w:rsidRPr="003E22C8" w:rsidDel="00C81A3A" w:rsidRDefault="00B2127C">
      <w:pPr>
        <w:pStyle w:val="ListParagraph"/>
        <w:spacing w:after="0" w:line="276" w:lineRule="auto"/>
        <w:jc w:val="both"/>
        <w:rPr>
          <w:del w:id="9958" w:author="Rachel Shipsey" w:date="2025-05-21T10:26:00Z"/>
          <w:rFonts w:cs="Arial"/>
        </w:rPr>
        <w:pPrChange w:id="9959" w:author="Rachel Shipsey" w:date="2025-06-23T15:41:00Z">
          <w:pPr>
            <w:spacing w:after="0" w:line="276" w:lineRule="auto"/>
            <w:jc w:val="both"/>
          </w:pPr>
        </w:pPrChange>
      </w:pPr>
      <w:del w:id="9960" w:author="Rachel Shipsey" w:date="2025-05-21T10:26:00Z">
        <w:r w:rsidRPr="7B4121B4" w:rsidDel="00C81A3A">
          <w:rPr>
            <w:rFonts w:cs="Arial"/>
          </w:rPr>
          <w:delText>A census communication strategy should be developed. The strategy should have a description of the statement of purpose; current situation (SWOT, PEST, and good practices); organizational and communications objectives; identifying stakeholder</w:delText>
        </w:r>
        <w:r w:rsidR="599B6AD6" w:rsidRPr="7B4121B4" w:rsidDel="00C81A3A">
          <w:rPr>
            <w:rFonts w:cs="Arial"/>
          </w:rPr>
          <w:delText>s</w:delText>
        </w:r>
        <w:r w:rsidRPr="7B4121B4" w:rsidDel="00C81A3A">
          <w:rPr>
            <w:rFonts w:cs="Arial"/>
          </w:rPr>
          <w:delText xml:space="preserve">; key messages; key communications methods; work plan: outcomes and key performance indicators; and evaluation plan. </w:delText>
        </w:r>
        <w:r w:rsidR="7DACF295" w:rsidRPr="7B4121B4" w:rsidDel="00C81A3A">
          <w:rPr>
            <w:rFonts w:cs="Arial"/>
          </w:rPr>
          <w:delText xml:space="preserve">This is an important input to the </w:delText>
        </w:r>
        <w:r w:rsidR="245FC2BD" w:rsidRPr="7B4121B4" w:rsidDel="00C81A3A">
          <w:rPr>
            <w:rFonts w:cs="Arial"/>
          </w:rPr>
          <w:delText>census</w:delText>
        </w:r>
        <w:r w:rsidR="7DACF295" w:rsidRPr="7B4121B4" w:rsidDel="00C81A3A">
          <w:rPr>
            <w:rFonts w:cs="Arial"/>
          </w:rPr>
          <w:delText xml:space="preserve"> </w:delText>
        </w:r>
        <w:r w:rsidDel="00C81A3A">
          <w:rPr>
            <w:rFonts w:asciiTheme="minorHAnsi" w:hAnsiTheme="minorHAnsi"/>
          </w:rPr>
          <w:fldChar w:fldCharType="begin"/>
        </w:r>
        <w:r w:rsidDel="00C81A3A">
          <w:delInstrText>HYPERLINK \l "_CHAPTER_TWO:_Digital" \h</w:delInstrText>
        </w:r>
        <w:r w:rsidDel="00C81A3A">
          <w:rPr>
            <w:rFonts w:asciiTheme="minorHAnsi" w:hAnsiTheme="minorHAnsi"/>
          </w:rPr>
        </w:r>
        <w:r w:rsidDel="00C81A3A">
          <w:rPr>
            <w:rFonts w:asciiTheme="minorHAnsi" w:hAnsiTheme="minorHAnsi"/>
          </w:rPr>
          <w:fldChar w:fldCharType="separate"/>
        </w:r>
        <w:r w:rsidR="7DACF295" w:rsidRPr="7B4121B4" w:rsidDel="00C81A3A">
          <w:rPr>
            <w:rStyle w:val="Hyperlink"/>
            <w:rFonts w:cs="Arial"/>
          </w:rPr>
          <w:delText>planning process</w:delText>
        </w:r>
        <w:r w:rsidDel="00C81A3A">
          <w:rPr>
            <w:rStyle w:val="Hyperlink"/>
            <w:rFonts w:cs="Arial"/>
          </w:rPr>
          <w:fldChar w:fldCharType="end"/>
        </w:r>
        <w:r w:rsidR="7DACF295" w:rsidRPr="7B4121B4" w:rsidDel="00C81A3A">
          <w:rPr>
            <w:rFonts w:cs="Arial"/>
          </w:rPr>
          <w:delText>.</w:delText>
        </w:r>
        <w:bookmarkStart w:id="9961" w:name="_Toc199770737"/>
        <w:bookmarkStart w:id="9962" w:name="_Toc201238359"/>
        <w:bookmarkStart w:id="9963" w:name="_Toc201319755"/>
        <w:bookmarkEnd w:id="9961"/>
        <w:bookmarkEnd w:id="9962"/>
        <w:bookmarkEnd w:id="9963"/>
      </w:del>
    </w:p>
    <w:p w14:paraId="29891754" w14:textId="59101BDE" w:rsidR="00B2127C" w:rsidRPr="003E22C8" w:rsidDel="00C81A3A" w:rsidRDefault="00B2127C">
      <w:pPr>
        <w:pStyle w:val="ListParagraph"/>
        <w:spacing w:after="0" w:line="276" w:lineRule="auto"/>
        <w:jc w:val="both"/>
        <w:rPr>
          <w:del w:id="9964" w:author="Rachel Shipsey" w:date="2025-05-21T10:26:00Z"/>
          <w:rFonts w:cs="Arial"/>
        </w:rPr>
        <w:pPrChange w:id="9965" w:author="Rachel Shipsey" w:date="2025-06-23T15:41:00Z">
          <w:pPr>
            <w:spacing w:after="0" w:line="276" w:lineRule="auto"/>
            <w:jc w:val="both"/>
          </w:pPr>
        </w:pPrChange>
      </w:pPr>
      <w:bookmarkStart w:id="9966" w:name="_Toc199770738"/>
      <w:bookmarkStart w:id="9967" w:name="_Toc201238360"/>
      <w:bookmarkStart w:id="9968" w:name="_Toc201319756"/>
      <w:bookmarkEnd w:id="9966"/>
      <w:bookmarkEnd w:id="9967"/>
      <w:bookmarkEnd w:id="9968"/>
    </w:p>
    <w:p w14:paraId="0B50C2F7" w14:textId="5FD7244F" w:rsidR="00B2127C" w:rsidRPr="003E22C8" w:rsidDel="00C81A3A" w:rsidRDefault="00B2127C">
      <w:pPr>
        <w:pStyle w:val="ListParagraph"/>
        <w:spacing w:after="0" w:line="276" w:lineRule="auto"/>
        <w:jc w:val="both"/>
        <w:rPr>
          <w:del w:id="9969" w:author="Rachel Shipsey" w:date="2025-05-21T10:26:00Z"/>
          <w:rFonts w:cs="Arial"/>
        </w:rPr>
        <w:pPrChange w:id="9970" w:author="Rachel Shipsey" w:date="2025-06-23T15:41:00Z">
          <w:pPr>
            <w:spacing w:after="0" w:line="276" w:lineRule="auto"/>
            <w:jc w:val="both"/>
          </w:pPr>
        </w:pPrChange>
      </w:pPr>
      <w:del w:id="9971" w:author="Rachel Shipsey" w:date="2025-05-21T10:26:00Z">
        <w:r w:rsidRPr="003E22C8" w:rsidDel="00C81A3A">
          <w:rPr>
            <w:rFonts w:cs="Arial"/>
          </w:rPr>
          <w:delText>To successfully implement a census, it is necessary to map and engage all stakeholders during all census phases (Pre-enumeration, enumeration, and post-enumeration) to build public trust in every step, increase use of census products and avoid resistance during enumeration and dissemination of census products.</w:delText>
        </w:r>
        <w:bookmarkStart w:id="9972" w:name="_Toc199770739"/>
        <w:bookmarkStart w:id="9973" w:name="_Toc201238361"/>
        <w:bookmarkStart w:id="9974" w:name="_Toc201319757"/>
        <w:bookmarkEnd w:id="9972"/>
        <w:bookmarkEnd w:id="9973"/>
        <w:bookmarkEnd w:id="9974"/>
      </w:del>
    </w:p>
    <w:p w14:paraId="34544237" w14:textId="5B98E5CE" w:rsidR="00B2127C" w:rsidRPr="003E22C8" w:rsidDel="00C81A3A" w:rsidRDefault="00B2127C">
      <w:pPr>
        <w:pStyle w:val="ListParagraph"/>
        <w:spacing w:after="0" w:line="276" w:lineRule="auto"/>
        <w:jc w:val="both"/>
        <w:rPr>
          <w:del w:id="9975" w:author="Rachel Shipsey" w:date="2025-05-21T10:26:00Z"/>
          <w:rFonts w:cs="Arial"/>
        </w:rPr>
        <w:pPrChange w:id="9976" w:author="Rachel Shipsey" w:date="2025-06-23T15:41:00Z">
          <w:pPr>
            <w:spacing w:after="0" w:line="276" w:lineRule="auto"/>
            <w:jc w:val="both"/>
          </w:pPr>
        </w:pPrChange>
      </w:pPr>
      <w:bookmarkStart w:id="9977" w:name="_Toc199770740"/>
      <w:bookmarkStart w:id="9978" w:name="_Toc201238362"/>
      <w:bookmarkStart w:id="9979" w:name="_Toc201319758"/>
      <w:bookmarkEnd w:id="9977"/>
      <w:bookmarkEnd w:id="9978"/>
      <w:bookmarkEnd w:id="9979"/>
    </w:p>
    <w:p w14:paraId="1F7D1292" w14:textId="20F666AF" w:rsidR="00B2127C" w:rsidRPr="003E22C8" w:rsidDel="00C81A3A" w:rsidRDefault="00B2127C">
      <w:pPr>
        <w:pStyle w:val="ListParagraph"/>
        <w:spacing w:after="0" w:line="276" w:lineRule="auto"/>
        <w:jc w:val="both"/>
        <w:rPr>
          <w:del w:id="9980" w:author="Rachel Shipsey" w:date="2025-05-21T10:26:00Z"/>
          <w:rFonts w:cs="Arial"/>
          <w:b/>
          <w:bCs/>
        </w:rPr>
        <w:pPrChange w:id="9981" w:author="Rachel Shipsey" w:date="2025-06-23T15:41:00Z">
          <w:pPr>
            <w:spacing w:after="0" w:line="276" w:lineRule="auto"/>
            <w:jc w:val="both"/>
          </w:pPr>
        </w:pPrChange>
      </w:pPr>
      <w:del w:id="9982" w:author="Rachel Shipsey" w:date="2025-05-21T10:26:00Z">
        <w:r w:rsidRPr="003E22C8" w:rsidDel="00C81A3A">
          <w:rPr>
            <w:rFonts w:cs="Arial"/>
            <w:b/>
            <w:bCs/>
          </w:rPr>
          <w:delText>Census Stakeholders</w:delText>
        </w:r>
        <w:bookmarkStart w:id="9983" w:name="_Toc199770741"/>
        <w:bookmarkStart w:id="9984" w:name="_Toc201238363"/>
        <w:bookmarkStart w:id="9985" w:name="_Toc201319759"/>
        <w:bookmarkEnd w:id="9983"/>
        <w:bookmarkEnd w:id="9984"/>
        <w:bookmarkEnd w:id="9985"/>
      </w:del>
    </w:p>
    <w:p w14:paraId="5EB19A79" w14:textId="0B474B3A" w:rsidR="00B2127C" w:rsidRPr="003E22C8" w:rsidDel="00C81A3A" w:rsidRDefault="00B2127C">
      <w:pPr>
        <w:pStyle w:val="ListParagraph"/>
        <w:spacing w:after="0" w:line="276" w:lineRule="auto"/>
        <w:jc w:val="both"/>
        <w:rPr>
          <w:del w:id="9986" w:author="Rachel Shipsey" w:date="2025-05-21T10:26:00Z"/>
          <w:rFonts w:cs="Arial"/>
        </w:rPr>
        <w:pPrChange w:id="9987" w:author="Rachel Shipsey" w:date="2025-06-23T15:41:00Z">
          <w:pPr>
            <w:spacing w:after="0" w:line="276" w:lineRule="auto"/>
            <w:jc w:val="both"/>
          </w:pPr>
        </w:pPrChange>
      </w:pPr>
      <w:del w:id="9988" w:author="Rachel Shipsey" w:date="2025-05-21T10:26:00Z">
        <w:r w:rsidRPr="7B4121B4" w:rsidDel="00C81A3A">
          <w:rPr>
            <w:rFonts w:cs="Arial"/>
          </w:rPr>
          <w:delText xml:space="preserve">Census implementing agencies must understand the data needs of all stakeholders, segment the users, develop appropriate tailored messages, and identify appropriate communication channels. This raises awareness, modernizes communication, and put in place mechanisms to increase access and use of census products. When planning for stakeholders’ engagement there is need to identify: </w:delText>
        </w:r>
        <w:bookmarkStart w:id="9989" w:name="_Toc199770742"/>
        <w:bookmarkStart w:id="9990" w:name="_Toc201238364"/>
        <w:bookmarkStart w:id="9991" w:name="_Toc201319760"/>
        <w:bookmarkEnd w:id="9989"/>
        <w:bookmarkEnd w:id="9990"/>
        <w:bookmarkEnd w:id="9991"/>
      </w:del>
    </w:p>
    <w:p w14:paraId="612E7CF8" w14:textId="610CDF24" w:rsidR="00B2127C" w:rsidRPr="003E22C8" w:rsidDel="00C81A3A" w:rsidRDefault="00B2127C">
      <w:pPr>
        <w:pStyle w:val="ListParagraph"/>
        <w:spacing w:after="0" w:line="276" w:lineRule="auto"/>
        <w:jc w:val="both"/>
        <w:rPr>
          <w:del w:id="9992" w:author="Rachel Shipsey" w:date="2025-05-21T10:26:00Z"/>
          <w:rFonts w:cs="Arial"/>
        </w:rPr>
        <w:pPrChange w:id="9993" w:author="Rachel Shipsey" w:date="2025-06-23T15:41:00Z">
          <w:pPr>
            <w:pStyle w:val="ListParagraph"/>
            <w:numPr>
              <w:numId w:val="2"/>
            </w:numPr>
            <w:spacing w:after="0" w:line="276" w:lineRule="auto"/>
            <w:ind w:hanging="360"/>
            <w:jc w:val="both"/>
          </w:pPr>
        </w:pPrChange>
      </w:pPr>
      <w:del w:id="9994" w:author="Rachel Shipsey" w:date="2025-05-21T10:26:00Z">
        <w:r w:rsidRPr="7B4121B4" w:rsidDel="00C81A3A">
          <w:rPr>
            <w:rFonts w:cs="Arial"/>
          </w:rPr>
          <w:delText xml:space="preserve">Who to talk </w:delText>
        </w:r>
        <w:r w:rsidR="3EAE344F" w:rsidRPr="7B4121B4" w:rsidDel="00C81A3A">
          <w:rPr>
            <w:rFonts w:cs="Arial"/>
          </w:rPr>
          <w:delText>to?</w:delText>
        </w:r>
        <w:r w:rsidRPr="7B4121B4" w:rsidDel="00C81A3A">
          <w:rPr>
            <w:rFonts w:cs="Arial"/>
          </w:rPr>
          <w:delText xml:space="preserve">  </w:delText>
        </w:r>
        <w:bookmarkStart w:id="9995" w:name="_Toc199770743"/>
        <w:bookmarkStart w:id="9996" w:name="_Toc201238365"/>
        <w:bookmarkStart w:id="9997" w:name="_Toc201319761"/>
        <w:bookmarkEnd w:id="9995"/>
        <w:bookmarkEnd w:id="9996"/>
        <w:bookmarkEnd w:id="9997"/>
      </w:del>
    </w:p>
    <w:p w14:paraId="1582E18D" w14:textId="2A8D8346" w:rsidR="00B2127C" w:rsidRPr="003E22C8" w:rsidDel="00C81A3A" w:rsidRDefault="00B2127C">
      <w:pPr>
        <w:pStyle w:val="ListParagraph"/>
        <w:spacing w:after="0" w:line="276" w:lineRule="auto"/>
        <w:jc w:val="both"/>
        <w:rPr>
          <w:del w:id="9998" w:author="Rachel Shipsey" w:date="2025-05-21T10:26:00Z"/>
          <w:rFonts w:cs="Arial"/>
        </w:rPr>
        <w:pPrChange w:id="9999" w:author="Rachel Shipsey" w:date="2025-06-23T15:41:00Z">
          <w:pPr>
            <w:pStyle w:val="ListParagraph"/>
            <w:numPr>
              <w:numId w:val="2"/>
            </w:numPr>
            <w:spacing w:after="0" w:line="276" w:lineRule="auto"/>
            <w:ind w:hanging="360"/>
            <w:jc w:val="both"/>
          </w:pPr>
        </w:pPrChange>
      </w:pPr>
      <w:del w:id="10000" w:author="Rachel Shipsey" w:date="2025-05-21T10:26:00Z">
        <w:r w:rsidRPr="7B4121B4" w:rsidDel="00C81A3A">
          <w:rPr>
            <w:rFonts w:cs="Arial"/>
          </w:rPr>
          <w:delText xml:space="preserve">What do we want to say to </w:delText>
        </w:r>
        <w:r w:rsidR="30852434" w:rsidRPr="7B4121B4" w:rsidDel="00C81A3A">
          <w:rPr>
            <w:rFonts w:cs="Arial"/>
          </w:rPr>
          <w:delText>them?</w:delText>
        </w:r>
        <w:r w:rsidRPr="7B4121B4" w:rsidDel="00C81A3A">
          <w:rPr>
            <w:rFonts w:cs="Arial"/>
          </w:rPr>
          <w:delText xml:space="preserve"> </w:delText>
        </w:r>
        <w:bookmarkStart w:id="10001" w:name="_Toc199770744"/>
        <w:bookmarkStart w:id="10002" w:name="_Toc201238366"/>
        <w:bookmarkStart w:id="10003" w:name="_Toc201319762"/>
        <w:bookmarkEnd w:id="10001"/>
        <w:bookmarkEnd w:id="10002"/>
        <w:bookmarkEnd w:id="10003"/>
      </w:del>
    </w:p>
    <w:p w14:paraId="7D1A8B06" w14:textId="04705E61" w:rsidR="00B2127C" w:rsidRPr="003E22C8" w:rsidDel="00C81A3A" w:rsidRDefault="00B2127C">
      <w:pPr>
        <w:pStyle w:val="ListParagraph"/>
        <w:spacing w:after="0" w:line="276" w:lineRule="auto"/>
        <w:jc w:val="both"/>
        <w:rPr>
          <w:del w:id="10004" w:author="Rachel Shipsey" w:date="2025-05-21T10:26:00Z"/>
          <w:rFonts w:cs="Arial"/>
        </w:rPr>
        <w:pPrChange w:id="10005" w:author="Rachel Shipsey" w:date="2025-06-23T15:41:00Z">
          <w:pPr>
            <w:pStyle w:val="ListParagraph"/>
            <w:numPr>
              <w:numId w:val="2"/>
            </w:numPr>
            <w:spacing w:after="0" w:line="276" w:lineRule="auto"/>
            <w:ind w:hanging="360"/>
            <w:jc w:val="both"/>
          </w:pPr>
        </w:pPrChange>
      </w:pPr>
      <w:del w:id="10006" w:author="Rachel Shipsey" w:date="2025-05-21T10:26:00Z">
        <w:r w:rsidRPr="7B4121B4" w:rsidDel="00C81A3A">
          <w:rPr>
            <w:rFonts w:cs="Arial"/>
          </w:rPr>
          <w:delText xml:space="preserve">Who should say </w:delText>
        </w:r>
        <w:r w:rsidR="791E148F" w:rsidRPr="7B4121B4" w:rsidDel="00C81A3A">
          <w:rPr>
            <w:rFonts w:cs="Arial"/>
          </w:rPr>
          <w:delText>it?</w:delText>
        </w:r>
        <w:r w:rsidRPr="7B4121B4" w:rsidDel="00C81A3A">
          <w:rPr>
            <w:rFonts w:cs="Arial"/>
          </w:rPr>
          <w:delText xml:space="preserve"> </w:delText>
        </w:r>
        <w:bookmarkStart w:id="10007" w:name="_Toc199770745"/>
        <w:bookmarkStart w:id="10008" w:name="_Toc201238367"/>
        <w:bookmarkStart w:id="10009" w:name="_Toc201319763"/>
        <w:bookmarkEnd w:id="10007"/>
        <w:bookmarkEnd w:id="10008"/>
        <w:bookmarkEnd w:id="10009"/>
      </w:del>
    </w:p>
    <w:p w14:paraId="792EAFD9" w14:textId="039CC33E" w:rsidR="00B2127C" w:rsidRPr="003E22C8" w:rsidDel="00C81A3A" w:rsidRDefault="00B2127C">
      <w:pPr>
        <w:pStyle w:val="ListParagraph"/>
        <w:spacing w:after="0" w:line="276" w:lineRule="auto"/>
        <w:jc w:val="both"/>
        <w:rPr>
          <w:del w:id="10010" w:author="Rachel Shipsey" w:date="2025-05-21T10:26:00Z"/>
          <w:rFonts w:cs="Arial"/>
        </w:rPr>
        <w:pPrChange w:id="10011" w:author="Rachel Shipsey" w:date="2025-06-23T15:41:00Z">
          <w:pPr>
            <w:pStyle w:val="ListParagraph"/>
            <w:numPr>
              <w:numId w:val="2"/>
            </w:numPr>
            <w:spacing w:after="0" w:line="276" w:lineRule="auto"/>
            <w:ind w:hanging="360"/>
            <w:jc w:val="both"/>
          </w:pPr>
        </w:pPrChange>
      </w:pPr>
      <w:del w:id="10012" w:author="Rachel Shipsey" w:date="2025-05-21T10:26:00Z">
        <w:r w:rsidRPr="7B4121B4" w:rsidDel="00C81A3A">
          <w:rPr>
            <w:rFonts w:cs="Arial"/>
          </w:rPr>
          <w:delText xml:space="preserve">How should we say </w:delText>
        </w:r>
        <w:r w:rsidR="4C753242" w:rsidRPr="7B4121B4" w:rsidDel="00C81A3A">
          <w:rPr>
            <w:rFonts w:cs="Arial"/>
          </w:rPr>
          <w:delText>it?</w:delText>
        </w:r>
        <w:r w:rsidRPr="7B4121B4" w:rsidDel="00C81A3A">
          <w:rPr>
            <w:rFonts w:cs="Arial"/>
          </w:rPr>
          <w:delText xml:space="preserve"> </w:delText>
        </w:r>
        <w:bookmarkStart w:id="10013" w:name="_Toc199770746"/>
        <w:bookmarkStart w:id="10014" w:name="_Toc201238368"/>
        <w:bookmarkStart w:id="10015" w:name="_Toc201319764"/>
        <w:bookmarkEnd w:id="10013"/>
        <w:bookmarkEnd w:id="10014"/>
        <w:bookmarkEnd w:id="10015"/>
      </w:del>
    </w:p>
    <w:p w14:paraId="1C3E35AC" w14:textId="2FAD3A80" w:rsidR="00B2127C" w:rsidRPr="003E22C8" w:rsidDel="00C81A3A" w:rsidRDefault="62C9252F">
      <w:pPr>
        <w:pStyle w:val="ListParagraph"/>
        <w:spacing w:after="0" w:line="276" w:lineRule="auto"/>
        <w:jc w:val="both"/>
        <w:rPr>
          <w:del w:id="10016" w:author="Rachel Shipsey" w:date="2025-05-21T10:26:00Z"/>
          <w:rFonts w:cs="Arial"/>
        </w:rPr>
        <w:pPrChange w:id="10017" w:author="Rachel Shipsey" w:date="2025-06-23T15:41:00Z">
          <w:pPr>
            <w:pStyle w:val="ListParagraph"/>
            <w:numPr>
              <w:numId w:val="2"/>
            </w:numPr>
            <w:spacing w:after="0" w:line="276" w:lineRule="auto"/>
            <w:ind w:hanging="360"/>
            <w:jc w:val="both"/>
          </w:pPr>
        </w:pPrChange>
      </w:pPr>
      <w:del w:id="10018" w:author="Rachel Shipsey" w:date="2025-05-21T10:26:00Z">
        <w:r w:rsidRPr="7B4121B4" w:rsidDel="00C81A3A">
          <w:rPr>
            <w:rFonts w:cs="Arial"/>
          </w:rPr>
          <w:delText>W</w:delText>
        </w:r>
        <w:r w:rsidR="00B2127C" w:rsidRPr="7B4121B4" w:rsidDel="00C81A3A">
          <w:rPr>
            <w:rFonts w:cs="Arial"/>
          </w:rPr>
          <w:delText xml:space="preserve">hen to talk to </w:delText>
        </w:r>
        <w:r w:rsidR="5AE8528A" w:rsidRPr="7B4121B4" w:rsidDel="00C81A3A">
          <w:rPr>
            <w:rFonts w:cs="Arial"/>
          </w:rPr>
          <w:delText>them?</w:delText>
        </w:r>
        <w:bookmarkStart w:id="10019" w:name="_Toc199770747"/>
        <w:bookmarkStart w:id="10020" w:name="_Toc201238369"/>
        <w:bookmarkStart w:id="10021" w:name="_Toc201319765"/>
        <w:bookmarkEnd w:id="10019"/>
        <w:bookmarkEnd w:id="10020"/>
        <w:bookmarkEnd w:id="10021"/>
      </w:del>
    </w:p>
    <w:p w14:paraId="199DB7AA" w14:textId="23AA0F8D" w:rsidR="00B2127C" w:rsidRPr="003E22C8" w:rsidDel="00C81A3A" w:rsidRDefault="00B2127C">
      <w:pPr>
        <w:pStyle w:val="ListParagraph"/>
        <w:spacing w:after="0" w:line="276" w:lineRule="auto"/>
        <w:jc w:val="both"/>
        <w:rPr>
          <w:del w:id="10022" w:author="Rachel Shipsey" w:date="2025-05-21T10:26:00Z"/>
          <w:rFonts w:cs="Arial"/>
        </w:rPr>
        <w:pPrChange w:id="10023" w:author="Rachel Shipsey" w:date="2025-06-23T15:41:00Z">
          <w:pPr>
            <w:spacing w:after="0" w:line="276" w:lineRule="auto"/>
            <w:jc w:val="both"/>
          </w:pPr>
        </w:pPrChange>
      </w:pPr>
      <w:bookmarkStart w:id="10024" w:name="_Toc199770748"/>
      <w:bookmarkStart w:id="10025" w:name="_Toc201238370"/>
      <w:bookmarkStart w:id="10026" w:name="_Toc201319766"/>
      <w:bookmarkEnd w:id="10024"/>
      <w:bookmarkEnd w:id="10025"/>
      <w:bookmarkEnd w:id="10026"/>
    </w:p>
    <w:p w14:paraId="529BC6BB" w14:textId="245D3480" w:rsidR="00B2127C" w:rsidRPr="003E22C8" w:rsidDel="00C81A3A" w:rsidRDefault="00B2127C">
      <w:pPr>
        <w:pStyle w:val="ListParagraph"/>
        <w:spacing w:after="0" w:line="276" w:lineRule="auto"/>
        <w:jc w:val="both"/>
        <w:rPr>
          <w:del w:id="10027" w:author="Rachel Shipsey" w:date="2025-05-21T10:26:00Z"/>
          <w:rFonts w:cs="Arial"/>
        </w:rPr>
        <w:pPrChange w:id="10028" w:author="Rachel Shipsey" w:date="2025-06-23T15:41:00Z">
          <w:pPr>
            <w:spacing w:after="0" w:line="276" w:lineRule="auto"/>
            <w:jc w:val="both"/>
          </w:pPr>
        </w:pPrChange>
      </w:pPr>
      <w:del w:id="10029" w:author="Rachel Shipsey" w:date="2025-05-21T10:26:00Z">
        <w:r w:rsidRPr="7B4121B4" w:rsidDel="00C81A3A">
          <w:rPr>
            <w:rFonts w:cs="Arial"/>
          </w:rPr>
          <w:delText xml:space="preserve">The characteristics used to segment an audience will vary between </w:delText>
        </w:r>
        <w:r w:rsidR="29C1DB06" w:rsidRPr="7B4121B4" w:rsidDel="00C81A3A">
          <w:rPr>
            <w:rFonts w:cs="Arial"/>
          </w:rPr>
          <w:delText>countries,</w:delText>
        </w:r>
        <w:r w:rsidRPr="7B4121B4" w:rsidDel="00C81A3A">
          <w:rPr>
            <w:rFonts w:cs="Arial"/>
          </w:rPr>
          <w:delText xml:space="preserve"> however a quantitative approach to audience segmentation is preferred. The process can also be applied through qualitative consideration of the subgroups found in a population. </w:delText>
        </w:r>
        <w:r w:rsidR="3CBCCECB" w:rsidRPr="7B4121B4" w:rsidDel="00C81A3A">
          <w:rPr>
            <w:rFonts w:cs="Arial"/>
          </w:rPr>
          <w:delText>While segmenting take into consideration, the stages of the census implementation activities.</w:delText>
        </w:r>
        <w:bookmarkStart w:id="10030" w:name="_Toc199770749"/>
        <w:bookmarkStart w:id="10031" w:name="_Toc201238371"/>
        <w:bookmarkStart w:id="10032" w:name="_Toc201319767"/>
        <w:bookmarkEnd w:id="10030"/>
        <w:bookmarkEnd w:id="10031"/>
        <w:bookmarkEnd w:id="10032"/>
      </w:del>
    </w:p>
    <w:p w14:paraId="3D23C2D5" w14:textId="26B3EA9E" w:rsidR="00B2127C" w:rsidRPr="003E22C8" w:rsidDel="00C81A3A" w:rsidRDefault="00B2127C">
      <w:pPr>
        <w:pStyle w:val="ListParagraph"/>
        <w:spacing w:after="0" w:line="276" w:lineRule="auto"/>
        <w:jc w:val="both"/>
        <w:rPr>
          <w:del w:id="10033" w:author="Rachel Shipsey" w:date="2025-05-21T10:26:00Z"/>
          <w:rFonts w:cs="Arial"/>
        </w:rPr>
        <w:pPrChange w:id="10034" w:author="Rachel Shipsey" w:date="2025-06-23T15:41:00Z">
          <w:pPr>
            <w:spacing w:after="0" w:line="276" w:lineRule="auto"/>
            <w:jc w:val="both"/>
          </w:pPr>
        </w:pPrChange>
      </w:pPr>
      <w:bookmarkStart w:id="10035" w:name="_Toc199770750"/>
      <w:bookmarkStart w:id="10036" w:name="_Toc201238372"/>
      <w:bookmarkStart w:id="10037" w:name="_Toc201319768"/>
      <w:bookmarkEnd w:id="10035"/>
      <w:bookmarkEnd w:id="10036"/>
      <w:bookmarkEnd w:id="10037"/>
    </w:p>
    <w:p w14:paraId="1FF6497C" w14:textId="51D3B38A" w:rsidR="00B2127C" w:rsidRPr="003E22C8" w:rsidDel="00C81A3A" w:rsidRDefault="00B2127C">
      <w:pPr>
        <w:pStyle w:val="ListParagraph"/>
        <w:spacing w:after="0" w:line="276" w:lineRule="auto"/>
        <w:jc w:val="both"/>
        <w:rPr>
          <w:del w:id="10038" w:author="Rachel Shipsey" w:date="2025-05-21T10:26:00Z"/>
          <w:rFonts w:cs="Arial"/>
        </w:rPr>
        <w:pPrChange w:id="10039" w:author="Rachel Shipsey" w:date="2025-06-23T15:41:00Z">
          <w:pPr>
            <w:spacing w:after="0" w:line="276" w:lineRule="auto"/>
            <w:jc w:val="both"/>
          </w:pPr>
        </w:pPrChange>
      </w:pPr>
      <w:del w:id="10040" w:author="Rachel Shipsey" w:date="2025-05-21T10:26:00Z">
        <w:r w:rsidRPr="7B4121B4" w:rsidDel="00C81A3A">
          <w:rPr>
            <w:rFonts w:cs="Arial"/>
          </w:rPr>
          <w:delText>Some of the stakeholders that should be reached out to include: Government</w:delText>
        </w:r>
        <w:r w:rsidR="004F6024" w:rsidRPr="7B4121B4" w:rsidDel="00C81A3A">
          <w:rPr>
            <w:rFonts w:cs="Arial"/>
          </w:rPr>
          <w:delText xml:space="preserve"> </w:delText>
        </w:r>
        <w:r w:rsidRPr="7B4121B4" w:rsidDel="00C81A3A">
          <w:rPr>
            <w:rFonts w:cs="Arial"/>
          </w:rPr>
          <w:delText xml:space="preserve">departments and ministries, </w:delText>
        </w:r>
        <w:r w:rsidR="00AC1B21" w:rsidRPr="7B4121B4" w:rsidDel="00C81A3A">
          <w:rPr>
            <w:rFonts w:cs="Arial"/>
          </w:rPr>
          <w:delText>u</w:delText>
        </w:r>
        <w:r w:rsidRPr="7B4121B4" w:rsidDel="00C81A3A">
          <w:rPr>
            <w:rFonts w:cs="Arial"/>
          </w:rPr>
          <w:delText xml:space="preserve">niversities and other research institutions, </w:delText>
        </w:r>
        <w:r w:rsidR="77A6DA92" w:rsidRPr="7B4121B4" w:rsidDel="00C81A3A">
          <w:rPr>
            <w:rFonts w:cs="Arial"/>
          </w:rPr>
          <w:delText>t</w:delText>
        </w:r>
        <w:r w:rsidRPr="7B4121B4" w:rsidDel="00C81A3A">
          <w:rPr>
            <w:rFonts w:cs="Arial"/>
          </w:rPr>
          <w:delText xml:space="preserve">he private sector, </w:delText>
        </w:r>
        <w:r w:rsidR="00AC1B21" w:rsidRPr="7B4121B4" w:rsidDel="00C81A3A">
          <w:rPr>
            <w:rFonts w:cs="Arial"/>
          </w:rPr>
          <w:delText>or</w:delText>
        </w:r>
        <w:r w:rsidRPr="7B4121B4" w:rsidDel="00C81A3A">
          <w:rPr>
            <w:rFonts w:cs="Arial"/>
          </w:rPr>
          <w:delText xml:space="preserve">ganizations (or individuals) representing the economic, social, educational, cultural or other sectors of a country, </w:delText>
        </w:r>
        <w:r w:rsidR="6972EA85" w:rsidRPr="7B4121B4" w:rsidDel="00C81A3A">
          <w:rPr>
            <w:rFonts w:cs="Arial"/>
          </w:rPr>
          <w:delText>r</w:delText>
        </w:r>
        <w:r w:rsidRPr="7B4121B4" w:rsidDel="00C81A3A">
          <w:rPr>
            <w:rFonts w:cs="Arial"/>
          </w:rPr>
          <w:delText xml:space="preserve">epresentatives of special groups –ethnic communities, religious and faith groups, persons with disabilities, etc., </w:delText>
        </w:r>
        <w:r w:rsidR="000C0308" w:rsidRPr="7B4121B4" w:rsidDel="00C81A3A">
          <w:rPr>
            <w:rFonts w:cs="Arial"/>
          </w:rPr>
          <w:delText>d</w:delText>
        </w:r>
        <w:r w:rsidRPr="7B4121B4" w:rsidDel="00C81A3A">
          <w:rPr>
            <w:rFonts w:cs="Arial"/>
          </w:rPr>
          <w:delText xml:space="preserve">onors/development partners,  NGOs, </w:delText>
        </w:r>
        <w:r w:rsidR="1303A26F" w:rsidRPr="7B4121B4" w:rsidDel="00C81A3A">
          <w:rPr>
            <w:rFonts w:cs="Arial"/>
          </w:rPr>
          <w:delText>s</w:delText>
        </w:r>
        <w:r w:rsidRPr="7B4121B4" w:rsidDel="00C81A3A">
          <w:rPr>
            <w:rFonts w:cs="Arial"/>
          </w:rPr>
          <w:delText xml:space="preserve">ub-national government authorities and institutions, </w:delText>
        </w:r>
        <w:r w:rsidR="000C0308" w:rsidRPr="7B4121B4" w:rsidDel="00C81A3A">
          <w:rPr>
            <w:rFonts w:cs="Arial"/>
          </w:rPr>
          <w:delText>c</w:delText>
        </w:r>
        <w:r w:rsidRPr="7B4121B4" w:rsidDel="00C81A3A">
          <w:rPr>
            <w:rFonts w:cs="Arial"/>
          </w:rPr>
          <w:delText xml:space="preserve">ivil society organizations like disability society, political leaders, media/journalists, businessmen, the public, investors, faith-based organizations, other statistical organizations, schools, other statisticians who use census data, students etc. </w:delText>
        </w:r>
        <w:bookmarkStart w:id="10041" w:name="_Toc199770751"/>
        <w:bookmarkStart w:id="10042" w:name="_Toc201238373"/>
        <w:bookmarkStart w:id="10043" w:name="_Toc201319769"/>
        <w:bookmarkEnd w:id="10041"/>
        <w:bookmarkEnd w:id="10042"/>
        <w:bookmarkEnd w:id="10043"/>
      </w:del>
    </w:p>
    <w:p w14:paraId="466DE74C" w14:textId="419B9604" w:rsidR="00B2127C" w:rsidRPr="003E22C8" w:rsidDel="00C81A3A" w:rsidRDefault="00B2127C">
      <w:pPr>
        <w:pStyle w:val="ListParagraph"/>
        <w:spacing w:after="0" w:line="276" w:lineRule="auto"/>
        <w:jc w:val="both"/>
        <w:rPr>
          <w:del w:id="10044" w:author="Rachel Shipsey" w:date="2025-05-21T10:26:00Z"/>
          <w:rFonts w:cs="Arial"/>
        </w:rPr>
        <w:pPrChange w:id="10045" w:author="Rachel Shipsey" w:date="2025-06-23T15:41:00Z">
          <w:pPr>
            <w:spacing w:after="0" w:line="276" w:lineRule="auto"/>
            <w:jc w:val="both"/>
          </w:pPr>
        </w:pPrChange>
      </w:pPr>
      <w:bookmarkStart w:id="10046" w:name="_Toc199770752"/>
      <w:bookmarkStart w:id="10047" w:name="_Toc201238374"/>
      <w:bookmarkStart w:id="10048" w:name="_Toc201319770"/>
      <w:bookmarkEnd w:id="10046"/>
      <w:bookmarkEnd w:id="10047"/>
      <w:bookmarkEnd w:id="10048"/>
    </w:p>
    <w:p w14:paraId="014F32DE" w14:textId="08D6EBFA" w:rsidR="00B2127C" w:rsidRPr="003E22C8" w:rsidDel="00C81A3A" w:rsidRDefault="00B2127C">
      <w:pPr>
        <w:pStyle w:val="ListParagraph"/>
        <w:spacing w:after="0" w:line="276" w:lineRule="auto"/>
        <w:jc w:val="both"/>
        <w:rPr>
          <w:del w:id="10049" w:author="Rachel Shipsey" w:date="2025-05-21T10:26:00Z"/>
          <w:rFonts w:cs="Arial"/>
        </w:rPr>
        <w:pPrChange w:id="10050" w:author="Rachel Shipsey" w:date="2025-06-23T15:41:00Z">
          <w:pPr>
            <w:spacing w:after="0" w:line="276" w:lineRule="auto"/>
            <w:jc w:val="both"/>
          </w:pPr>
        </w:pPrChange>
      </w:pPr>
      <w:bookmarkStart w:id="10051" w:name="_Toc199770753"/>
      <w:bookmarkStart w:id="10052" w:name="_Toc201238375"/>
      <w:bookmarkStart w:id="10053" w:name="_Toc201319771"/>
      <w:bookmarkEnd w:id="10051"/>
      <w:bookmarkEnd w:id="10052"/>
      <w:bookmarkEnd w:id="10053"/>
    </w:p>
    <w:p w14:paraId="1E1E78BD" w14:textId="69894BAB" w:rsidR="00B2127C" w:rsidRPr="003E22C8" w:rsidDel="00C81A3A" w:rsidRDefault="00B2127C">
      <w:pPr>
        <w:pStyle w:val="ListParagraph"/>
        <w:spacing w:after="0" w:line="276" w:lineRule="auto"/>
        <w:jc w:val="both"/>
        <w:rPr>
          <w:del w:id="10054" w:author="Rachel Shipsey" w:date="2025-05-21T10:26:00Z"/>
          <w:rFonts w:cs="Arial"/>
          <w:b/>
          <w:bCs/>
        </w:rPr>
        <w:pPrChange w:id="10055" w:author="Rachel Shipsey" w:date="2025-06-23T15:41:00Z">
          <w:pPr>
            <w:spacing w:line="276" w:lineRule="auto"/>
            <w:jc w:val="both"/>
          </w:pPr>
        </w:pPrChange>
      </w:pPr>
      <w:del w:id="10056" w:author="Rachel Shipsey" w:date="2025-05-21T10:26:00Z">
        <w:r w:rsidRPr="003E22C8" w:rsidDel="00C81A3A">
          <w:rPr>
            <w:rFonts w:cs="Arial"/>
            <w:b/>
            <w:bCs/>
          </w:rPr>
          <w:delText>Communication channels</w:delText>
        </w:r>
        <w:bookmarkStart w:id="10057" w:name="_Toc199770754"/>
        <w:bookmarkStart w:id="10058" w:name="_Toc201238376"/>
        <w:bookmarkStart w:id="10059" w:name="_Toc201319772"/>
        <w:bookmarkEnd w:id="10057"/>
        <w:bookmarkEnd w:id="10058"/>
        <w:bookmarkEnd w:id="10059"/>
      </w:del>
    </w:p>
    <w:p w14:paraId="120AAFF9" w14:textId="31013567" w:rsidR="00B2127C" w:rsidRPr="003E22C8" w:rsidDel="00C81A3A" w:rsidRDefault="00B2127C">
      <w:pPr>
        <w:pStyle w:val="ListParagraph"/>
        <w:spacing w:after="0" w:line="276" w:lineRule="auto"/>
        <w:jc w:val="both"/>
        <w:rPr>
          <w:del w:id="10060" w:author="Rachel Shipsey" w:date="2025-05-21T10:26:00Z"/>
          <w:rFonts w:cs="Arial"/>
        </w:rPr>
        <w:pPrChange w:id="10061" w:author="Rachel Shipsey" w:date="2025-06-23T15:41:00Z">
          <w:pPr>
            <w:spacing w:line="276" w:lineRule="auto"/>
            <w:jc w:val="both"/>
          </w:pPr>
        </w:pPrChange>
      </w:pPr>
      <w:del w:id="10062" w:author="Rachel Shipsey" w:date="2025-05-21T10:26:00Z">
        <w:r w:rsidRPr="7B4121B4" w:rsidDel="00C81A3A">
          <w:rPr>
            <w:rFonts w:cs="Arial"/>
          </w:rPr>
          <w:delText xml:space="preserve">For effective communication, appropriate communication channels and messages for specific </w:delText>
        </w:r>
        <w:r w:rsidR="67AE10B6" w:rsidRPr="7B4121B4" w:rsidDel="00C81A3A">
          <w:rPr>
            <w:rFonts w:cs="Arial"/>
          </w:rPr>
          <w:delText>stakeholders</w:delText>
        </w:r>
        <w:r w:rsidRPr="7B4121B4" w:rsidDel="00C81A3A">
          <w:rPr>
            <w:rFonts w:cs="Arial"/>
          </w:rPr>
          <w:delText xml:space="preserve"> </w:delText>
        </w:r>
        <w:r w:rsidR="7DB8BBF2" w:rsidRPr="7B4121B4" w:rsidDel="00C81A3A">
          <w:rPr>
            <w:rFonts w:cs="Arial"/>
          </w:rPr>
          <w:delText>need</w:delText>
        </w:r>
        <w:r w:rsidRPr="7B4121B4" w:rsidDel="00C81A3A">
          <w:rPr>
            <w:rFonts w:cs="Arial"/>
          </w:rPr>
          <w:delText xml:space="preserve"> to be identified and used.  Some of the communication channels that </w:delText>
        </w:r>
        <w:r w:rsidR="00C518EB" w:rsidRPr="7B4121B4" w:rsidDel="00C81A3A">
          <w:rPr>
            <w:rFonts w:cs="Arial"/>
          </w:rPr>
          <w:delText>have</w:delText>
        </w:r>
        <w:r w:rsidRPr="7B4121B4" w:rsidDel="00C81A3A">
          <w:rPr>
            <w:rFonts w:cs="Arial"/>
          </w:rPr>
          <w:delText xml:space="preserve"> be</w:delText>
        </w:r>
        <w:r w:rsidR="00BB4D73" w:rsidRPr="7B4121B4" w:rsidDel="00C81A3A">
          <w:rPr>
            <w:rFonts w:cs="Arial"/>
          </w:rPr>
          <w:delText>en</w:delText>
        </w:r>
        <w:r w:rsidRPr="7B4121B4" w:rsidDel="00C81A3A">
          <w:rPr>
            <w:rFonts w:cs="Arial"/>
          </w:rPr>
          <w:delText xml:space="preserve"> used include: </w:delText>
        </w:r>
        <w:bookmarkStart w:id="10063" w:name="_Toc199770755"/>
        <w:bookmarkStart w:id="10064" w:name="_Toc201238377"/>
        <w:bookmarkStart w:id="10065" w:name="_Toc201319773"/>
        <w:bookmarkEnd w:id="10063"/>
        <w:bookmarkEnd w:id="10064"/>
        <w:bookmarkEnd w:id="10065"/>
      </w:del>
    </w:p>
    <w:p w14:paraId="3F0D979C" w14:textId="267F6220" w:rsidR="00B2127C" w:rsidRPr="003E22C8" w:rsidDel="00C81A3A" w:rsidRDefault="00B2127C">
      <w:pPr>
        <w:pStyle w:val="ListParagraph"/>
        <w:spacing w:after="0" w:line="276" w:lineRule="auto"/>
        <w:jc w:val="both"/>
        <w:rPr>
          <w:del w:id="10066" w:author="Rachel Shipsey" w:date="2025-05-21T10:26:00Z"/>
          <w:rFonts w:cs="Arial"/>
        </w:rPr>
        <w:pPrChange w:id="10067" w:author="Rachel Shipsey" w:date="2025-06-23T15:41:00Z">
          <w:pPr>
            <w:pStyle w:val="ListParagraph"/>
            <w:numPr>
              <w:numId w:val="63"/>
            </w:numPr>
            <w:spacing w:line="276" w:lineRule="auto"/>
            <w:ind w:hanging="360"/>
            <w:jc w:val="both"/>
          </w:pPr>
        </w:pPrChange>
      </w:pPr>
      <w:del w:id="10068" w:author="Rachel Shipsey" w:date="2025-05-21T10:26:00Z">
        <w:r w:rsidRPr="003E22C8" w:rsidDel="00C81A3A">
          <w:rPr>
            <w:rFonts w:cs="Arial"/>
            <w:b/>
            <w:bCs/>
          </w:rPr>
          <w:delText>Print:</w:delText>
        </w:r>
        <w:r w:rsidRPr="003E22C8" w:rsidDel="00C81A3A">
          <w:rPr>
            <w:rFonts w:cs="Arial"/>
          </w:rPr>
          <w:delText xml:space="preserve"> These include reports, policy briefs, brochures, articles, newspaper supplements, posters, fact sheets, wall charts and fliers. </w:delText>
        </w:r>
        <w:bookmarkStart w:id="10069" w:name="_Toc199770756"/>
        <w:bookmarkStart w:id="10070" w:name="_Toc201238378"/>
        <w:bookmarkStart w:id="10071" w:name="_Toc201319774"/>
        <w:bookmarkEnd w:id="10069"/>
        <w:bookmarkEnd w:id="10070"/>
        <w:bookmarkEnd w:id="10071"/>
      </w:del>
    </w:p>
    <w:p w14:paraId="077DFF56" w14:textId="1B396D36" w:rsidR="00B2127C" w:rsidRPr="003E22C8" w:rsidDel="00C81A3A" w:rsidRDefault="00B2127C">
      <w:pPr>
        <w:pStyle w:val="ListParagraph"/>
        <w:spacing w:after="0" w:line="276" w:lineRule="auto"/>
        <w:jc w:val="both"/>
        <w:rPr>
          <w:del w:id="10072" w:author="Rachel Shipsey" w:date="2025-05-21T10:26:00Z"/>
          <w:rFonts w:cs="Arial"/>
        </w:rPr>
        <w:pPrChange w:id="10073" w:author="Rachel Shipsey" w:date="2025-06-23T15:41:00Z">
          <w:pPr>
            <w:pStyle w:val="ListParagraph"/>
            <w:numPr>
              <w:numId w:val="63"/>
            </w:numPr>
            <w:spacing w:line="276" w:lineRule="auto"/>
            <w:ind w:hanging="360"/>
            <w:jc w:val="both"/>
          </w:pPr>
        </w:pPrChange>
      </w:pPr>
      <w:del w:id="10074" w:author="Rachel Shipsey" w:date="2025-05-21T10:26:00Z">
        <w:r w:rsidRPr="003E22C8" w:rsidDel="00C81A3A">
          <w:rPr>
            <w:rFonts w:cs="Arial"/>
            <w:b/>
            <w:bCs/>
          </w:rPr>
          <w:delText>Radio</w:delText>
        </w:r>
        <w:r w:rsidRPr="003E22C8" w:rsidDel="00C81A3A">
          <w:rPr>
            <w:rFonts w:cs="Arial"/>
          </w:rPr>
          <w:delText xml:space="preserve">: adverts, interviews in studio and recorded interviews. </w:delText>
        </w:r>
        <w:bookmarkStart w:id="10075" w:name="_Toc199770757"/>
        <w:bookmarkStart w:id="10076" w:name="_Toc201238379"/>
        <w:bookmarkStart w:id="10077" w:name="_Toc201319775"/>
        <w:bookmarkEnd w:id="10075"/>
        <w:bookmarkEnd w:id="10076"/>
        <w:bookmarkEnd w:id="10077"/>
      </w:del>
    </w:p>
    <w:p w14:paraId="07B93A8C" w14:textId="313CA8D8" w:rsidR="00B2127C" w:rsidRPr="003E22C8" w:rsidDel="00C81A3A" w:rsidRDefault="00B2127C">
      <w:pPr>
        <w:pStyle w:val="ListParagraph"/>
        <w:spacing w:after="0" w:line="276" w:lineRule="auto"/>
        <w:jc w:val="both"/>
        <w:rPr>
          <w:del w:id="10078" w:author="Rachel Shipsey" w:date="2025-05-21T10:26:00Z"/>
          <w:rFonts w:cs="Arial"/>
        </w:rPr>
        <w:pPrChange w:id="10079" w:author="Rachel Shipsey" w:date="2025-06-23T15:41:00Z">
          <w:pPr>
            <w:pStyle w:val="ListParagraph"/>
            <w:numPr>
              <w:numId w:val="63"/>
            </w:numPr>
            <w:spacing w:line="276" w:lineRule="auto"/>
            <w:ind w:hanging="360"/>
            <w:jc w:val="both"/>
          </w:pPr>
        </w:pPrChange>
      </w:pPr>
      <w:del w:id="10080" w:author="Rachel Shipsey" w:date="2025-05-21T10:26:00Z">
        <w:r w:rsidRPr="003E22C8" w:rsidDel="00C81A3A">
          <w:rPr>
            <w:rFonts w:cs="Arial"/>
            <w:b/>
            <w:bCs/>
          </w:rPr>
          <w:delText>Television:</w:delText>
        </w:r>
        <w:r w:rsidRPr="003E22C8" w:rsidDel="00C81A3A">
          <w:rPr>
            <w:rFonts w:cs="Arial"/>
          </w:rPr>
          <w:delText xml:space="preserve"> adverts, Live coverage of national launches, interviews in studio, recorded interviews and talk shows. </w:delText>
        </w:r>
        <w:bookmarkStart w:id="10081" w:name="_Toc199770758"/>
        <w:bookmarkStart w:id="10082" w:name="_Toc201238380"/>
        <w:bookmarkStart w:id="10083" w:name="_Toc201319776"/>
        <w:bookmarkEnd w:id="10081"/>
        <w:bookmarkEnd w:id="10082"/>
        <w:bookmarkEnd w:id="10083"/>
      </w:del>
    </w:p>
    <w:p w14:paraId="6807B817" w14:textId="6C6179FC" w:rsidR="00B2127C" w:rsidRPr="003E22C8" w:rsidDel="00C81A3A" w:rsidRDefault="00B2127C">
      <w:pPr>
        <w:pStyle w:val="ListParagraph"/>
        <w:spacing w:after="0" w:line="276" w:lineRule="auto"/>
        <w:jc w:val="both"/>
        <w:rPr>
          <w:del w:id="10084" w:author="Rachel Shipsey" w:date="2025-05-21T10:26:00Z"/>
          <w:rFonts w:cs="Arial"/>
        </w:rPr>
        <w:pPrChange w:id="10085" w:author="Rachel Shipsey" w:date="2025-06-23T15:41:00Z">
          <w:pPr>
            <w:pStyle w:val="ListParagraph"/>
            <w:numPr>
              <w:numId w:val="63"/>
            </w:numPr>
            <w:spacing w:line="276" w:lineRule="auto"/>
            <w:ind w:hanging="360"/>
            <w:jc w:val="both"/>
          </w:pPr>
        </w:pPrChange>
      </w:pPr>
      <w:del w:id="10086" w:author="Rachel Shipsey" w:date="2025-05-21T10:26:00Z">
        <w:r w:rsidRPr="003E22C8" w:rsidDel="00C81A3A">
          <w:rPr>
            <w:rFonts w:cs="Arial"/>
            <w:b/>
            <w:bCs/>
          </w:rPr>
          <w:delText>Digital Media</w:delText>
        </w:r>
        <w:r w:rsidRPr="003E22C8" w:rsidDel="00C81A3A">
          <w:rPr>
            <w:rFonts w:cs="Arial"/>
          </w:rPr>
          <w:delText xml:space="preserve">: Website; dissemination portal. </w:delText>
        </w:r>
        <w:bookmarkStart w:id="10087" w:name="_Toc199770759"/>
        <w:bookmarkStart w:id="10088" w:name="_Toc201238381"/>
        <w:bookmarkStart w:id="10089" w:name="_Toc201319777"/>
        <w:bookmarkEnd w:id="10087"/>
        <w:bookmarkEnd w:id="10088"/>
        <w:bookmarkEnd w:id="10089"/>
      </w:del>
    </w:p>
    <w:p w14:paraId="0B2E4325" w14:textId="363203C1" w:rsidR="00B2127C" w:rsidRPr="003E22C8" w:rsidDel="00C81A3A" w:rsidRDefault="00B2127C">
      <w:pPr>
        <w:pStyle w:val="ListParagraph"/>
        <w:spacing w:after="0" w:line="276" w:lineRule="auto"/>
        <w:jc w:val="both"/>
        <w:rPr>
          <w:del w:id="10090" w:author="Rachel Shipsey" w:date="2025-05-21T10:26:00Z"/>
          <w:rFonts w:cs="Arial"/>
        </w:rPr>
        <w:pPrChange w:id="10091" w:author="Rachel Shipsey" w:date="2025-06-23T15:41:00Z">
          <w:pPr>
            <w:pStyle w:val="ListParagraph"/>
            <w:numPr>
              <w:numId w:val="63"/>
            </w:numPr>
            <w:spacing w:line="276" w:lineRule="auto"/>
            <w:ind w:hanging="360"/>
            <w:jc w:val="both"/>
          </w:pPr>
        </w:pPrChange>
      </w:pPr>
      <w:del w:id="10092" w:author="Rachel Shipsey" w:date="2025-05-21T10:26:00Z">
        <w:r w:rsidRPr="003E22C8" w:rsidDel="00C81A3A">
          <w:rPr>
            <w:rFonts w:cs="Arial"/>
            <w:b/>
            <w:bCs/>
          </w:rPr>
          <w:delText>Social media:</w:delText>
        </w:r>
        <w:r w:rsidRPr="003E22C8" w:rsidDel="00C81A3A">
          <w:rPr>
            <w:rFonts w:cs="Arial"/>
          </w:rPr>
          <w:delText xml:space="preserve"> Twitter, Facebook, Instagram, YouTube, and LinkedIn.</w:delText>
        </w:r>
        <w:bookmarkStart w:id="10093" w:name="_Toc199770760"/>
        <w:bookmarkStart w:id="10094" w:name="_Toc201238382"/>
        <w:bookmarkStart w:id="10095" w:name="_Toc201319778"/>
        <w:bookmarkEnd w:id="10093"/>
        <w:bookmarkEnd w:id="10094"/>
        <w:bookmarkEnd w:id="10095"/>
      </w:del>
    </w:p>
    <w:p w14:paraId="08D28E6E" w14:textId="733F782C" w:rsidR="00B2127C" w:rsidRPr="003E22C8" w:rsidDel="00C81A3A" w:rsidRDefault="00B2127C">
      <w:pPr>
        <w:pStyle w:val="ListParagraph"/>
        <w:spacing w:after="0" w:line="276" w:lineRule="auto"/>
        <w:jc w:val="both"/>
        <w:rPr>
          <w:del w:id="10096" w:author="Rachel Shipsey" w:date="2025-05-21T10:26:00Z"/>
          <w:rFonts w:cs="Arial"/>
        </w:rPr>
        <w:pPrChange w:id="10097" w:author="Rachel Shipsey" w:date="2025-06-23T15:41:00Z">
          <w:pPr>
            <w:pStyle w:val="ListParagraph"/>
            <w:numPr>
              <w:numId w:val="63"/>
            </w:numPr>
            <w:spacing w:line="276" w:lineRule="auto"/>
            <w:ind w:hanging="360"/>
            <w:jc w:val="both"/>
          </w:pPr>
        </w:pPrChange>
      </w:pPr>
      <w:del w:id="10098" w:author="Rachel Shipsey" w:date="2025-05-21T10:26:00Z">
        <w:r w:rsidRPr="003E22C8" w:rsidDel="00C81A3A">
          <w:rPr>
            <w:rFonts w:cs="Arial"/>
            <w:b/>
            <w:bCs/>
          </w:rPr>
          <w:delText>Mass Media:</w:delText>
        </w:r>
        <w:r w:rsidRPr="003E22C8" w:rsidDel="00C81A3A">
          <w:rPr>
            <w:rFonts w:cs="Arial"/>
          </w:rPr>
          <w:delText xml:space="preserve"> Press releases, press briefings and press conferences.</w:delText>
        </w:r>
        <w:bookmarkStart w:id="10099" w:name="_Toc199770761"/>
        <w:bookmarkStart w:id="10100" w:name="_Toc201238383"/>
        <w:bookmarkStart w:id="10101" w:name="_Toc201319779"/>
        <w:bookmarkEnd w:id="10099"/>
        <w:bookmarkEnd w:id="10100"/>
        <w:bookmarkEnd w:id="10101"/>
      </w:del>
    </w:p>
    <w:p w14:paraId="10AEB6FB" w14:textId="1AC4680C" w:rsidR="00B2127C" w:rsidRPr="003E22C8" w:rsidDel="00C81A3A" w:rsidRDefault="00B2127C">
      <w:pPr>
        <w:pStyle w:val="ListParagraph"/>
        <w:spacing w:after="0" w:line="276" w:lineRule="auto"/>
        <w:jc w:val="both"/>
        <w:rPr>
          <w:del w:id="10102" w:author="Rachel Shipsey" w:date="2025-05-21T10:26:00Z"/>
          <w:rFonts w:cs="Arial"/>
        </w:rPr>
        <w:pPrChange w:id="10103" w:author="Rachel Shipsey" w:date="2025-06-23T15:41:00Z">
          <w:pPr>
            <w:pStyle w:val="ListParagraph"/>
            <w:numPr>
              <w:numId w:val="63"/>
            </w:numPr>
            <w:spacing w:line="276" w:lineRule="auto"/>
            <w:ind w:hanging="360"/>
            <w:jc w:val="both"/>
          </w:pPr>
        </w:pPrChange>
      </w:pPr>
      <w:del w:id="10104" w:author="Rachel Shipsey" w:date="2025-05-21T10:26:00Z">
        <w:r w:rsidRPr="003E22C8" w:rsidDel="00C81A3A">
          <w:rPr>
            <w:rFonts w:cs="Arial"/>
            <w:b/>
            <w:bCs/>
          </w:rPr>
          <w:delText>In person engagements:</w:delText>
        </w:r>
        <w:r w:rsidRPr="003E22C8" w:rsidDel="00C81A3A">
          <w:rPr>
            <w:rFonts w:cs="Arial"/>
          </w:rPr>
          <w:delText xml:space="preserve"> Participatory seminars, Workshops, Breakfast meetings, Public Barazas / Launches, public speeches, road shows, webinars. </w:delText>
        </w:r>
        <w:bookmarkStart w:id="10105" w:name="_Toc199770762"/>
        <w:bookmarkStart w:id="10106" w:name="_Toc201238384"/>
        <w:bookmarkStart w:id="10107" w:name="_Toc201319780"/>
        <w:bookmarkEnd w:id="10105"/>
        <w:bookmarkEnd w:id="10106"/>
        <w:bookmarkEnd w:id="10107"/>
      </w:del>
    </w:p>
    <w:p w14:paraId="19AE6452" w14:textId="5ACCC0FF" w:rsidR="00B2127C" w:rsidRPr="003E22C8" w:rsidDel="00C81A3A" w:rsidRDefault="00B2127C">
      <w:pPr>
        <w:pStyle w:val="ListParagraph"/>
        <w:spacing w:after="0" w:line="276" w:lineRule="auto"/>
        <w:jc w:val="both"/>
        <w:rPr>
          <w:del w:id="10108" w:author="Rachel Shipsey" w:date="2025-05-21T10:26:00Z"/>
          <w:rFonts w:cs="Arial"/>
        </w:rPr>
        <w:pPrChange w:id="10109" w:author="Rachel Shipsey" w:date="2025-06-23T15:41:00Z">
          <w:pPr>
            <w:pStyle w:val="ListParagraph"/>
            <w:numPr>
              <w:numId w:val="63"/>
            </w:numPr>
            <w:spacing w:line="276" w:lineRule="auto"/>
            <w:ind w:hanging="360"/>
            <w:jc w:val="both"/>
          </w:pPr>
        </w:pPrChange>
      </w:pPr>
      <w:del w:id="10110" w:author="Rachel Shipsey" w:date="2025-05-21T10:26:00Z">
        <w:r w:rsidRPr="003E22C8" w:rsidDel="00C81A3A">
          <w:rPr>
            <w:rFonts w:cs="Arial"/>
            <w:b/>
            <w:bCs/>
          </w:rPr>
          <w:delText>Interactive Media:</w:delText>
        </w:r>
        <w:r w:rsidRPr="003E22C8" w:rsidDel="00C81A3A">
          <w:rPr>
            <w:rFonts w:cs="Arial"/>
          </w:rPr>
          <w:delText xml:space="preserve"> Podcasts, short video clips, memes. </w:delText>
        </w:r>
        <w:bookmarkStart w:id="10111" w:name="_Toc199770763"/>
        <w:bookmarkStart w:id="10112" w:name="_Toc201238385"/>
        <w:bookmarkStart w:id="10113" w:name="_Toc201319781"/>
        <w:bookmarkEnd w:id="10111"/>
        <w:bookmarkEnd w:id="10112"/>
        <w:bookmarkEnd w:id="10113"/>
      </w:del>
    </w:p>
    <w:p w14:paraId="524B6CEA" w14:textId="3C038FC9" w:rsidR="00B2127C" w:rsidRPr="00B2127C" w:rsidDel="00C81A3A" w:rsidRDefault="00B2127C">
      <w:pPr>
        <w:pStyle w:val="ListParagraph"/>
        <w:spacing w:after="0" w:line="276" w:lineRule="auto"/>
        <w:jc w:val="both"/>
        <w:rPr>
          <w:del w:id="10114" w:author="Rachel Shipsey" w:date="2025-05-21T10:26:00Z"/>
          <w:rFonts w:cs="Arial"/>
          <w:bCs/>
          <w:color w:val="538135" w:themeColor="accent6" w:themeShade="BF"/>
          <w:sz w:val="28"/>
          <w:szCs w:val="28"/>
        </w:rPr>
        <w:pPrChange w:id="10115" w:author="Rachel Shipsey" w:date="2025-06-23T15:41:00Z">
          <w:pPr>
            <w:pStyle w:val="Heading1"/>
          </w:pPr>
        </w:pPrChange>
      </w:pPr>
      <w:bookmarkStart w:id="10116" w:name="_8.2_Publicity_and"/>
      <w:bookmarkEnd w:id="10116"/>
      <w:del w:id="10117" w:author="Rachel Shipsey" w:date="2025-05-21T10:26:00Z">
        <w:r w:rsidRPr="4871BC61" w:rsidDel="00C81A3A">
          <w:rPr>
            <w:rFonts w:cs="Arial"/>
            <w:bCs/>
            <w:color w:val="538135" w:themeColor="accent6" w:themeShade="BF"/>
            <w:sz w:val="28"/>
            <w:szCs w:val="28"/>
          </w:rPr>
          <w:delText>8.2</w:delText>
        </w:r>
        <w:r w:rsidDel="00C81A3A">
          <w:tab/>
        </w:r>
        <w:r w:rsidRPr="4871BC61" w:rsidDel="00C81A3A">
          <w:rPr>
            <w:rFonts w:cs="Arial"/>
            <w:bCs/>
            <w:color w:val="538135" w:themeColor="accent6" w:themeShade="BF"/>
            <w:sz w:val="28"/>
            <w:szCs w:val="28"/>
          </w:rPr>
          <w:delText>Publicity and advocacy</w:delText>
        </w:r>
        <w:bookmarkStart w:id="10118" w:name="_Toc199770764"/>
        <w:bookmarkStart w:id="10119" w:name="_Toc201238386"/>
        <w:bookmarkStart w:id="10120" w:name="_Toc201319782"/>
        <w:bookmarkEnd w:id="10118"/>
        <w:bookmarkEnd w:id="10119"/>
        <w:bookmarkEnd w:id="10120"/>
      </w:del>
    </w:p>
    <w:p w14:paraId="5B30506D" w14:textId="6FAFED0E" w:rsidR="000062EA" w:rsidDel="00C81A3A" w:rsidRDefault="000062EA">
      <w:pPr>
        <w:pStyle w:val="ListParagraph"/>
        <w:spacing w:after="0" w:line="276" w:lineRule="auto"/>
        <w:jc w:val="both"/>
        <w:rPr>
          <w:del w:id="10121" w:author="Rachel Shipsey" w:date="2025-05-21T10:26:00Z"/>
          <w:rFonts w:cs="Arial"/>
        </w:rPr>
        <w:pPrChange w:id="10122" w:author="Rachel Shipsey" w:date="2025-06-23T15:41:00Z">
          <w:pPr>
            <w:spacing w:after="0" w:line="276" w:lineRule="auto"/>
            <w:jc w:val="both"/>
          </w:pPr>
        </w:pPrChange>
      </w:pPr>
      <w:bookmarkStart w:id="10123" w:name="_Toc199770765"/>
      <w:bookmarkStart w:id="10124" w:name="_Toc201238387"/>
      <w:bookmarkStart w:id="10125" w:name="_Toc201319783"/>
      <w:bookmarkEnd w:id="10123"/>
      <w:bookmarkEnd w:id="10124"/>
      <w:bookmarkEnd w:id="10125"/>
    </w:p>
    <w:p w14:paraId="329E1FA8" w14:textId="38EEBF09" w:rsidR="00B2127C" w:rsidRPr="003E22C8" w:rsidDel="00C81A3A" w:rsidRDefault="00B2127C">
      <w:pPr>
        <w:pStyle w:val="ListParagraph"/>
        <w:spacing w:after="0" w:line="276" w:lineRule="auto"/>
        <w:jc w:val="both"/>
        <w:rPr>
          <w:del w:id="10126" w:author="Rachel Shipsey" w:date="2025-05-21T10:26:00Z"/>
          <w:rFonts w:cs="Arial"/>
        </w:rPr>
        <w:pPrChange w:id="10127" w:author="Rachel Shipsey" w:date="2025-06-23T15:41:00Z">
          <w:pPr>
            <w:spacing w:after="0" w:line="276" w:lineRule="auto"/>
            <w:jc w:val="both"/>
          </w:pPr>
        </w:pPrChange>
      </w:pPr>
      <w:del w:id="10128" w:author="Rachel Shipsey" w:date="2025-05-21T10:26:00Z">
        <w:r w:rsidRPr="003E22C8" w:rsidDel="00C81A3A">
          <w:rPr>
            <w:rFonts w:cs="Arial"/>
          </w:rPr>
          <w:delText xml:space="preserve">Effective publicity and advocacy results </w:delText>
        </w:r>
        <w:r w:rsidR="002040CC" w:rsidRPr="003E22C8" w:rsidDel="00C81A3A">
          <w:rPr>
            <w:rFonts w:cs="Arial"/>
          </w:rPr>
          <w:delText>in</w:delText>
        </w:r>
        <w:r w:rsidRPr="003E22C8" w:rsidDel="00C81A3A">
          <w:rPr>
            <w:rFonts w:cs="Arial"/>
          </w:rPr>
          <w:delText xml:space="preserve"> high data quality as the campaigns encourage people to open their doors for enumerators and promotes understanding of the content and purpose of the census. Additionally, it reduces the cost of census enumeration </w:delText>
        </w:r>
        <w:r w:rsidR="002040CC" w:rsidDel="00C81A3A">
          <w:rPr>
            <w:rFonts w:cs="Arial"/>
          </w:rPr>
          <w:delText>because</w:delText>
        </w:r>
        <w:r w:rsidRPr="003E22C8" w:rsidDel="00C81A3A">
          <w:rPr>
            <w:rFonts w:cs="Arial"/>
          </w:rPr>
          <w:delText xml:space="preserve"> the increased understanding and reception to interviewers reduces the time per interview and nonresponse. The specific objectives of census publicity and advocacy include: </w:delText>
        </w:r>
        <w:bookmarkStart w:id="10129" w:name="_Toc199770766"/>
        <w:bookmarkStart w:id="10130" w:name="_Toc201238388"/>
        <w:bookmarkStart w:id="10131" w:name="_Toc201319784"/>
        <w:bookmarkEnd w:id="10129"/>
        <w:bookmarkEnd w:id="10130"/>
        <w:bookmarkEnd w:id="10131"/>
      </w:del>
    </w:p>
    <w:p w14:paraId="773130EB" w14:textId="7F530C4A" w:rsidR="00B2127C" w:rsidRPr="003E22C8" w:rsidDel="00C81A3A" w:rsidRDefault="00B2127C">
      <w:pPr>
        <w:pStyle w:val="ListParagraph"/>
        <w:spacing w:after="0" w:line="276" w:lineRule="auto"/>
        <w:jc w:val="both"/>
        <w:rPr>
          <w:del w:id="10132" w:author="Rachel Shipsey" w:date="2025-05-21T10:26:00Z"/>
          <w:rFonts w:cs="Arial"/>
        </w:rPr>
        <w:pPrChange w:id="10133" w:author="Rachel Shipsey" w:date="2025-06-23T15:41:00Z">
          <w:pPr>
            <w:pStyle w:val="ListParagraph"/>
            <w:numPr>
              <w:numId w:val="64"/>
            </w:numPr>
            <w:spacing w:after="0" w:line="276" w:lineRule="auto"/>
            <w:ind w:hanging="360"/>
            <w:jc w:val="both"/>
          </w:pPr>
        </w:pPrChange>
      </w:pPr>
      <w:del w:id="10134" w:author="Rachel Shipsey" w:date="2025-05-21T10:26:00Z">
        <w:r w:rsidRPr="7B4121B4" w:rsidDel="00C81A3A">
          <w:rPr>
            <w:rFonts w:cs="Arial"/>
          </w:rPr>
          <w:delText xml:space="preserve">To create awareness among the public on the conduct of </w:delText>
        </w:r>
        <w:r w:rsidR="26407EDB" w:rsidRPr="7B4121B4" w:rsidDel="00C81A3A">
          <w:rPr>
            <w:rFonts w:cs="Arial"/>
          </w:rPr>
          <w:delText>p</w:delText>
        </w:r>
        <w:r w:rsidRPr="7B4121B4" w:rsidDel="00C81A3A">
          <w:rPr>
            <w:rFonts w:cs="Arial"/>
          </w:rPr>
          <w:delText xml:space="preserve">opulation and </w:delText>
        </w:r>
        <w:r w:rsidR="7D4B1C50" w:rsidRPr="7B4121B4" w:rsidDel="00C81A3A">
          <w:rPr>
            <w:rFonts w:cs="Arial"/>
          </w:rPr>
          <w:delText>h</w:delText>
        </w:r>
        <w:r w:rsidRPr="7B4121B4" w:rsidDel="00C81A3A">
          <w:rPr>
            <w:rFonts w:cs="Arial"/>
          </w:rPr>
          <w:delText xml:space="preserve">ousing </w:delText>
        </w:r>
        <w:r w:rsidR="5E7B65AC" w:rsidRPr="7B4121B4" w:rsidDel="00C81A3A">
          <w:rPr>
            <w:rFonts w:cs="Arial"/>
          </w:rPr>
          <w:delText>c</w:delText>
        </w:r>
        <w:r w:rsidRPr="7B4121B4" w:rsidDel="00C81A3A">
          <w:rPr>
            <w:rFonts w:cs="Arial"/>
          </w:rPr>
          <w:delText xml:space="preserve">ensus (including the date, methodology and questions to be asked). </w:delText>
        </w:r>
        <w:bookmarkStart w:id="10135" w:name="_Toc199770767"/>
        <w:bookmarkStart w:id="10136" w:name="_Toc201238389"/>
        <w:bookmarkStart w:id="10137" w:name="_Toc201319785"/>
        <w:bookmarkEnd w:id="10135"/>
        <w:bookmarkEnd w:id="10136"/>
        <w:bookmarkEnd w:id="10137"/>
      </w:del>
    </w:p>
    <w:p w14:paraId="352E8CC0" w14:textId="1EC265F5" w:rsidR="00B2127C" w:rsidRPr="003E22C8" w:rsidDel="00C81A3A" w:rsidRDefault="00B2127C">
      <w:pPr>
        <w:pStyle w:val="ListParagraph"/>
        <w:spacing w:after="0" w:line="276" w:lineRule="auto"/>
        <w:jc w:val="both"/>
        <w:rPr>
          <w:del w:id="10138" w:author="Rachel Shipsey" w:date="2025-05-21T10:26:00Z"/>
          <w:rFonts w:cs="Arial"/>
        </w:rPr>
        <w:pPrChange w:id="10139" w:author="Rachel Shipsey" w:date="2025-06-23T15:41:00Z">
          <w:pPr>
            <w:pStyle w:val="ListParagraph"/>
            <w:numPr>
              <w:numId w:val="64"/>
            </w:numPr>
            <w:spacing w:after="0" w:line="276" w:lineRule="auto"/>
            <w:ind w:hanging="360"/>
            <w:jc w:val="both"/>
          </w:pPr>
        </w:pPrChange>
      </w:pPr>
      <w:del w:id="10140" w:author="Rachel Shipsey" w:date="2025-05-21T10:26:00Z">
        <w:r w:rsidRPr="7B4121B4" w:rsidDel="00C81A3A">
          <w:rPr>
            <w:rFonts w:cs="Arial"/>
          </w:rPr>
          <w:delText xml:space="preserve">To promote public understanding of the significance of </w:delText>
        </w:r>
        <w:r w:rsidR="66FCB056" w:rsidRPr="7B4121B4" w:rsidDel="00C81A3A">
          <w:rPr>
            <w:rFonts w:cs="Arial"/>
          </w:rPr>
          <w:delText>c</w:delText>
        </w:r>
        <w:r w:rsidRPr="7B4121B4" w:rsidDel="00C81A3A">
          <w:rPr>
            <w:rFonts w:cs="Arial"/>
          </w:rPr>
          <w:delText xml:space="preserve">ensus data as a veritable tool for socio-economic planning. </w:delText>
        </w:r>
        <w:bookmarkStart w:id="10141" w:name="_Toc199770768"/>
        <w:bookmarkStart w:id="10142" w:name="_Toc201238390"/>
        <w:bookmarkStart w:id="10143" w:name="_Toc201319786"/>
        <w:bookmarkEnd w:id="10141"/>
        <w:bookmarkEnd w:id="10142"/>
        <w:bookmarkEnd w:id="10143"/>
      </w:del>
    </w:p>
    <w:p w14:paraId="55DA7272" w14:textId="4B2AA092" w:rsidR="00B2127C" w:rsidRPr="003E22C8" w:rsidDel="00C81A3A" w:rsidRDefault="00B2127C">
      <w:pPr>
        <w:pStyle w:val="ListParagraph"/>
        <w:spacing w:after="0" w:line="276" w:lineRule="auto"/>
        <w:jc w:val="both"/>
        <w:rPr>
          <w:del w:id="10144" w:author="Rachel Shipsey" w:date="2025-05-21T10:26:00Z"/>
          <w:rFonts w:cs="Arial"/>
        </w:rPr>
        <w:pPrChange w:id="10145" w:author="Rachel Shipsey" w:date="2025-06-23T15:41:00Z">
          <w:pPr>
            <w:pStyle w:val="ListParagraph"/>
            <w:numPr>
              <w:numId w:val="64"/>
            </w:numPr>
            <w:spacing w:after="0" w:line="276" w:lineRule="auto"/>
            <w:ind w:hanging="360"/>
            <w:jc w:val="both"/>
          </w:pPr>
        </w:pPrChange>
      </w:pPr>
      <w:del w:id="10146" w:author="Rachel Shipsey" w:date="2025-05-21T10:26:00Z">
        <w:r w:rsidRPr="7B4121B4" w:rsidDel="00C81A3A">
          <w:rPr>
            <w:rFonts w:cs="Arial"/>
          </w:rPr>
          <w:delText xml:space="preserve">To neutralize possible misconceptions, suspicion and tensions that could be generated while planning and conducting the </w:delText>
        </w:r>
        <w:r w:rsidR="555A5E7A" w:rsidRPr="7B4121B4" w:rsidDel="00C81A3A">
          <w:rPr>
            <w:rFonts w:cs="Arial"/>
          </w:rPr>
          <w:delText>c</w:delText>
        </w:r>
        <w:r w:rsidRPr="7B4121B4" w:rsidDel="00C81A3A">
          <w:rPr>
            <w:rFonts w:cs="Arial"/>
          </w:rPr>
          <w:delText xml:space="preserve">ensus. </w:delText>
        </w:r>
        <w:bookmarkStart w:id="10147" w:name="_Toc199770769"/>
        <w:bookmarkStart w:id="10148" w:name="_Toc201238391"/>
        <w:bookmarkStart w:id="10149" w:name="_Toc201319787"/>
        <w:bookmarkEnd w:id="10147"/>
        <w:bookmarkEnd w:id="10148"/>
        <w:bookmarkEnd w:id="10149"/>
      </w:del>
    </w:p>
    <w:p w14:paraId="3865714E" w14:textId="2D055302" w:rsidR="00B2127C" w:rsidRPr="003E22C8" w:rsidDel="00C81A3A" w:rsidRDefault="00B2127C">
      <w:pPr>
        <w:pStyle w:val="ListParagraph"/>
        <w:spacing w:after="0" w:line="276" w:lineRule="auto"/>
        <w:jc w:val="both"/>
        <w:rPr>
          <w:del w:id="10150" w:author="Rachel Shipsey" w:date="2025-05-21T10:26:00Z"/>
          <w:rFonts w:cs="Arial"/>
        </w:rPr>
        <w:pPrChange w:id="10151" w:author="Rachel Shipsey" w:date="2025-06-23T15:41:00Z">
          <w:pPr>
            <w:pStyle w:val="ListParagraph"/>
            <w:numPr>
              <w:numId w:val="64"/>
            </w:numPr>
            <w:spacing w:after="0" w:line="276" w:lineRule="auto"/>
            <w:ind w:hanging="360"/>
            <w:jc w:val="both"/>
          </w:pPr>
        </w:pPrChange>
      </w:pPr>
      <w:del w:id="10152" w:author="Rachel Shipsey" w:date="2025-05-21T10:26:00Z">
        <w:r w:rsidRPr="7B4121B4" w:rsidDel="00C81A3A">
          <w:rPr>
            <w:rFonts w:cs="Arial"/>
          </w:rPr>
          <w:delText xml:space="preserve">To solicit the understanding and cooperation of the </w:delText>
        </w:r>
        <w:r w:rsidR="064F1A81" w:rsidRPr="7B4121B4" w:rsidDel="00C81A3A">
          <w:rPr>
            <w:rFonts w:cs="Arial"/>
          </w:rPr>
          <w:delText>public</w:delText>
        </w:r>
        <w:r w:rsidRPr="7B4121B4" w:rsidDel="00C81A3A">
          <w:rPr>
            <w:rFonts w:cs="Arial"/>
          </w:rPr>
          <w:delText xml:space="preserve"> in all </w:delText>
        </w:r>
        <w:r w:rsidR="447B4740" w:rsidRPr="7B4121B4" w:rsidDel="00C81A3A">
          <w:rPr>
            <w:rFonts w:cs="Arial"/>
          </w:rPr>
          <w:delText>c</w:delText>
        </w:r>
        <w:r w:rsidRPr="7B4121B4" w:rsidDel="00C81A3A">
          <w:rPr>
            <w:rFonts w:cs="Arial"/>
          </w:rPr>
          <w:delText>ensus activities.</w:delText>
        </w:r>
        <w:bookmarkStart w:id="10153" w:name="_Toc199770770"/>
        <w:bookmarkStart w:id="10154" w:name="_Toc201238392"/>
        <w:bookmarkStart w:id="10155" w:name="_Toc201319788"/>
        <w:bookmarkEnd w:id="10153"/>
        <w:bookmarkEnd w:id="10154"/>
        <w:bookmarkEnd w:id="10155"/>
      </w:del>
    </w:p>
    <w:p w14:paraId="26B89AC6" w14:textId="02BD8F8C" w:rsidR="00B2127C" w:rsidRPr="003E22C8" w:rsidDel="00C81A3A" w:rsidRDefault="00B2127C">
      <w:pPr>
        <w:pStyle w:val="ListParagraph"/>
        <w:spacing w:after="0" w:line="276" w:lineRule="auto"/>
        <w:jc w:val="both"/>
        <w:rPr>
          <w:del w:id="10156" w:author="Rachel Shipsey" w:date="2025-05-21T10:26:00Z"/>
          <w:rFonts w:cs="Arial"/>
        </w:rPr>
        <w:pPrChange w:id="10157" w:author="Rachel Shipsey" w:date="2025-06-23T15:41:00Z">
          <w:pPr>
            <w:pStyle w:val="ListParagraph"/>
            <w:numPr>
              <w:numId w:val="64"/>
            </w:numPr>
            <w:spacing w:after="0" w:line="276" w:lineRule="auto"/>
            <w:ind w:hanging="360"/>
            <w:jc w:val="both"/>
          </w:pPr>
        </w:pPrChange>
      </w:pPr>
      <w:del w:id="10158" w:author="Rachel Shipsey" w:date="2025-05-21T10:26:00Z">
        <w:r w:rsidRPr="7B4121B4" w:rsidDel="00C81A3A">
          <w:rPr>
            <w:rFonts w:cs="Arial"/>
          </w:rPr>
          <w:delText xml:space="preserve">To solicit the support of all stakeholders, influential/pressure groups (e.g., women, youth groups, persons with disability groups) and civil society groups in the conduct of </w:delText>
        </w:r>
        <w:r w:rsidR="78FED986" w:rsidRPr="7B4121B4" w:rsidDel="00C81A3A">
          <w:rPr>
            <w:rFonts w:cs="Arial"/>
          </w:rPr>
          <w:delText>c</w:delText>
        </w:r>
        <w:r w:rsidRPr="7B4121B4" w:rsidDel="00C81A3A">
          <w:rPr>
            <w:rFonts w:cs="Arial"/>
          </w:rPr>
          <w:delText>ensus enumeration.</w:delText>
        </w:r>
        <w:bookmarkStart w:id="10159" w:name="_Toc199770771"/>
        <w:bookmarkStart w:id="10160" w:name="_Toc201238393"/>
        <w:bookmarkStart w:id="10161" w:name="_Toc201319789"/>
        <w:bookmarkEnd w:id="10159"/>
        <w:bookmarkEnd w:id="10160"/>
        <w:bookmarkEnd w:id="10161"/>
      </w:del>
    </w:p>
    <w:p w14:paraId="131664D1" w14:textId="09B1C686" w:rsidR="00B2127C" w:rsidRPr="003E22C8" w:rsidDel="00C81A3A" w:rsidRDefault="00B2127C">
      <w:pPr>
        <w:pStyle w:val="ListParagraph"/>
        <w:spacing w:after="0" w:line="276" w:lineRule="auto"/>
        <w:jc w:val="both"/>
        <w:rPr>
          <w:del w:id="10162" w:author="Rachel Shipsey" w:date="2025-05-21T10:26:00Z"/>
          <w:rFonts w:cs="Arial"/>
        </w:rPr>
        <w:pPrChange w:id="10163" w:author="Rachel Shipsey" w:date="2025-06-23T15:41:00Z">
          <w:pPr>
            <w:pStyle w:val="ListParagraph"/>
            <w:numPr>
              <w:numId w:val="64"/>
            </w:numPr>
            <w:spacing w:after="0" w:line="276" w:lineRule="auto"/>
            <w:ind w:hanging="360"/>
            <w:jc w:val="both"/>
          </w:pPr>
        </w:pPrChange>
      </w:pPr>
      <w:del w:id="10164" w:author="Rachel Shipsey" w:date="2025-05-21T10:26:00Z">
        <w:r w:rsidRPr="7B4121B4" w:rsidDel="00C81A3A">
          <w:rPr>
            <w:rFonts w:cs="Arial"/>
          </w:rPr>
          <w:delText xml:space="preserve">To promote wider utilization of the </w:delText>
        </w:r>
        <w:r w:rsidR="27CEC57E" w:rsidRPr="7B4121B4" w:rsidDel="00C81A3A">
          <w:rPr>
            <w:rFonts w:cs="Arial"/>
          </w:rPr>
          <w:delText>c</w:delText>
        </w:r>
        <w:r w:rsidRPr="7B4121B4" w:rsidDel="00C81A3A">
          <w:rPr>
            <w:rFonts w:cs="Arial"/>
          </w:rPr>
          <w:delText>ensus products.</w:delText>
        </w:r>
        <w:bookmarkStart w:id="10165" w:name="_Toc199770772"/>
        <w:bookmarkStart w:id="10166" w:name="_Toc201238394"/>
        <w:bookmarkStart w:id="10167" w:name="_Toc201319790"/>
        <w:bookmarkEnd w:id="10165"/>
        <w:bookmarkEnd w:id="10166"/>
        <w:bookmarkEnd w:id="10167"/>
      </w:del>
    </w:p>
    <w:p w14:paraId="7167A6E3" w14:textId="0419C8F7" w:rsidR="000062EA" w:rsidDel="00C81A3A" w:rsidRDefault="000062EA">
      <w:pPr>
        <w:pStyle w:val="ListParagraph"/>
        <w:spacing w:after="0" w:line="276" w:lineRule="auto"/>
        <w:jc w:val="both"/>
        <w:rPr>
          <w:del w:id="10168" w:author="Rachel Shipsey" w:date="2025-05-21T10:26:00Z"/>
          <w:rFonts w:cs="Arial"/>
        </w:rPr>
        <w:pPrChange w:id="10169" w:author="Rachel Shipsey" w:date="2025-06-23T15:41:00Z">
          <w:pPr>
            <w:spacing w:after="0" w:line="276" w:lineRule="auto"/>
            <w:jc w:val="both"/>
          </w:pPr>
        </w:pPrChange>
      </w:pPr>
      <w:bookmarkStart w:id="10170" w:name="_Toc199770773"/>
      <w:bookmarkStart w:id="10171" w:name="_Toc201238395"/>
      <w:bookmarkStart w:id="10172" w:name="_Toc201319791"/>
      <w:bookmarkEnd w:id="10170"/>
      <w:bookmarkEnd w:id="10171"/>
      <w:bookmarkEnd w:id="10172"/>
    </w:p>
    <w:p w14:paraId="5D2652F5" w14:textId="7276A3C7" w:rsidR="00B2127C" w:rsidRPr="003E22C8" w:rsidDel="00C81A3A" w:rsidRDefault="0051106B">
      <w:pPr>
        <w:pStyle w:val="ListParagraph"/>
        <w:spacing w:after="0" w:line="276" w:lineRule="auto"/>
        <w:jc w:val="both"/>
        <w:rPr>
          <w:del w:id="10173" w:author="Rachel Shipsey" w:date="2025-05-21T10:26:00Z"/>
          <w:rFonts w:cs="Arial"/>
        </w:rPr>
        <w:pPrChange w:id="10174" w:author="Rachel Shipsey" w:date="2025-06-23T15:41:00Z">
          <w:pPr>
            <w:spacing w:after="0" w:line="276" w:lineRule="auto"/>
            <w:jc w:val="both"/>
          </w:pPr>
        </w:pPrChange>
      </w:pPr>
      <w:del w:id="10175" w:author="Rachel Shipsey" w:date="2025-05-21T10:26:00Z">
        <w:r w:rsidDel="00C81A3A">
          <w:rPr>
            <w:rFonts w:cs="Arial"/>
          </w:rPr>
          <w:delText xml:space="preserve">A </w:delText>
        </w:r>
        <w:r w:rsidR="0000080D" w:rsidDel="00C81A3A">
          <w:rPr>
            <w:rFonts w:cs="Arial"/>
          </w:rPr>
          <w:delText xml:space="preserve">document outlining the </w:delText>
        </w:r>
        <w:r w:rsidDel="00C81A3A">
          <w:rPr>
            <w:rFonts w:cs="Arial"/>
          </w:rPr>
          <w:delText>strateg</w:delText>
        </w:r>
        <w:r w:rsidR="0000080D" w:rsidDel="00C81A3A">
          <w:rPr>
            <w:rFonts w:cs="Arial"/>
          </w:rPr>
          <w:delText>ic plan</w:delText>
        </w:r>
        <w:r w:rsidR="00B2127C" w:rsidRPr="003E22C8" w:rsidDel="00C81A3A">
          <w:rPr>
            <w:rFonts w:cs="Arial"/>
          </w:rPr>
          <w:delText xml:space="preserve"> </w:delText>
        </w:r>
        <w:r w:rsidR="00497874" w:rsidDel="00C81A3A">
          <w:rPr>
            <w:rFonts w:cs="Arial"/>
          </w:rPr>
          <w:delText>for communication,</w:delText>
        </w:r>
        <w:r w:rsidR="00B2127C" w:rsidRPr="003E22C8" w:rsidDel="00C81A3A">
          <w:rPr>
            <w:rFonts w:cs="Arial"/>
          </w:rPr>
          <w:delText xml:space="preserve"> publicity</w:delText>
        </w:r>
        <w:r w:rsidR="003B7AED" w:rsidDel="00C81A3A">
          <w:rPr>
            <w:rFonts w:cs="Arial"/>
          </w:rPr>
          <w:delText xml:space="preserve"> and</w:delText>
        </w:r>
        <w:r w:rsidR="00B2127C" w:rsidRPr="003E22C8" w:rsidDel="00C81A3A">
          <w:rPr>
            <w:rFonts w:cs="Arial"/>
          </w:rPr>
          <w:delText xml:space="preserve"> </w:delText>
        </w:r>
        <w:r w:rsidR="00497874" w:rsidRPr="003E22C8" w:rsidDel="00C81A3A">
          <w:rPr>
            <w:rFonts w:cs="Arial"/>
          </w:rPr>
          <w:delText xml:space="preserve">advocacy </w:delText>
        </w:r>
        <w:r w:rsidR="00B2127C" w:rsidRPr="003E22C8" w:rsidDel="00C81A3A">
          <w:rPr>
            <w:rFonts w:cs="Arial"/>
          </w:rPr>
          <w:delText>should be developed. The strateg</w:delText>
        </w:r>
        <w:r w:rsidR="003B7AED" w:rsidDel="00C81A3A">
          <w:rPr>
            <w:rFonts w:cs="Arial"/>
          </w:rPr>
          <w:delText>ic document</w:delText>
        </w:r>
        <w:r w:rsidR="00B2127C" w:rsidRPr="003E22C8" w:rsidDel="00C81A3A">
          <w:rPr>
            <w:rFonts w:cs="Arial"/>
          </w:rPr>
          <w:delText xml:space="preserve"> should contain a list of stakeholders; target communication channels/media to be used; implementation plan for the various activities; collaborations; required resources; budget for the implementation; a monitoring and evaluation plan. </w:delText>
        </w:r>
        <w:bookmarkStart w:id="10176" w:name="_Toc199770774"/>
        <w:bookmarkStart w:id="10177" w:name="_Toc201238396"/>
        <w:bookmarkStart w:id="10178" w:name="_Toc201319792"/>
        <w:bookmarkEnd w:id="10176"/>
        <w:bookmarkEnd w:id="10177"/>
        <w:bookmarkEnd w:id="10178"/>
      </w:del>
    </w:p>
    <w:p w14:paraId="22496137" w14:textId="4C76060C" w:rsidR="00B2127C" w:rsidDel="00C81A3A" w:rsidRDefault="00B2127C">
      <w:pPr>
        <w:pStyle w:val="ListParagraph"/>
        <w:spacing w:after="0" w:line="276" w:lineRule="auto"/>
        <w:jc w:val="both"/>
        <w:rPr>
          <w:del w:id="10179" w:author="Rachel Shipsey" w:date="2025-05-21T10:26:00Z"/>
          <w:rFonts w:cs="Arial"/>
        </w:rPr>
        <w:pPrChange w:id="10180" w:author="Rachel Shipsey" w:date="2025-06-23T15:41:00Z">
          <w:pPr>
            <w:spacing w:after="0" w:line="276" w:lineRule="auto"/>
            <w:jc w:val="both"/>
          </w:pPr>
        </w:pPrChange>
      </w:pPr>
      <w:bookmarkStart w:id="10181" w:name="_Toc199770775"/>
      <w:bookmarkStart w:id="10182" w:name="_Toc201238397"/>
      <w:bookmarkStart w:id="10183" w:name="_Toc201319793"/>
      <w:bookmarkEnd w:id="10181"/>
      <w:bookmarkEnd w:id="10182"/>
      <w:bookmarkEnd w:id="10183"/>
    </w:p>
    <w:p w14:paraId="41C3EE6A" w14:textId="66D2E4D5" w:rsidR="000062EA" w:rsidRPr="003E22C8" w:rsidDel="00C81A3A" w:rsidRDefault="000062EA">
      <w:pPr>
        <w:pStyle w:val="ListParagraph"/>
        <w:spacing w:after="0" w:line="276" w:lineRule="auto"/>
        <w:jc w:val="both"/>
        <w:rPr>
          <w:del w:id="10184" w:author="Rachel Shipsey" w:date="2025-05-21T10:26:00Z"/>
          <w:rFonts w:cs="Arial"/>
        </w:rPr>
        <w:pPrChange w:id="10185" w:author="Rachel Shipsey" w:date="2025-06-23T15:41:00Z">
          <w:pPr>
            <w:spacing w:after="0" w:line="276" w:lineRule="auto"/>
            <w:jc w:val="both"/>
          </w:pPr>
        </w:pPrChange>
      </w:pPr>
      <w:bookmarkStart w:id="10186" w:name="_Toc199770776"/>
      <w:bookmarkStart w:id="10187" w:name="_Toc201238398"/>
      <w:bookmarkStart w:id="10188" w:name="_Toc201319794"/>
      <w:bookmarkEnd w:id="10186"/>
      <w:bookmarkEnd w:id="10187"/>
      <w:bookmarkEnd w:id="10188"/>
    </w:p>
    <w:p w14:paraId="68F36334" w14:textId="34CF4785" w:rsidR="00B2127C" w:rsidRPr="00B2127C" w:rsidDel="00C81A3A" w:rsidRDefault="00B2127C">
      <w:pPr>
        <w:pStyle w:val="ListParagraph"/>
        <w:spacing w:after="0" w:line="276" w:lineRule="auto"/>
        <w:jc w:val="both"/>
        <w:rPr>
          <w:del w:id="10189" w:author="Rachel Shipsey" w:date="2025-05-21T10:26:00Z"/>
          <w:rFonts w:cs="Arial"/>
          <w:bCs/>
          <w:sz w:val="22"/>
        </w:rPr>
        <w:pPrChange w:id="10190" w:author="Rachel Shipsey" w:date="2025-06-23T15:41:00Z">
          <w:pPr>
            <w:pStyle w:val="Heading2"/>
          </w:pPr>
        </w:pPrChange>
      </w:pPr>
      <w:del w:id="10191" w:author="Rachel Shipsey" w:date="2025-05-21T10:26:00Z">
        <w:r w:rsidRPr="4871BC61" w:rsidDel="00C81A3A">
          <w:rPr>
            <w:rFonts w:cs="Arial"/>
            <w:bCs/>
            <w:sz w:val="22"/>
          </w:rPr>
          <w:delText>8.2.1</w:delText>
        </w:r>
        <w:r w:rsidDel="00C81A3A">
          <w:tab/>
        </w:r>
        <w:r w:rsidRPr="4871BC61" w:rsidDel="00C81A3A">
          <w:rPr>
            <w:rFonts w:cs="Arial"/>
            <w:bCs/>
            <w:sz w:val="22"/>
          </w:rPr>
          <w:delText>Selected Country Experiences</w:delText>
        </w:r>
        <w:bookmarkStart w:id="10192" w:name="_Toc199770777"/>
        <w:bookmarkStart w:id="10193" w:name="_Toc201238399"/>
        <w:bookmarkStart w:id="10194" w:name="_Toc201319795"/>
        <w:bookmarkEnd w:id="10192"/>
        <w:bookmarkEnd w:id="10193"/>
        <w:bookmarkEnd w:id="10194"/>
      </w:del>
    </w:p>
    <w:p w14:paraId="5C31A325" w14:textId="491A8B1E" w:rsidR="00B2127C" w:rsidRPr="003E22C8" w:rsidDel="00C81A3A" w:rsidRDefault="00B2127C">
      <w:pPr>
        <w:pStyle w:val="ListParagraph"/>
        <w:spacing w:after="0" w:line="276" w:lineRule="auto"/>
        <w:jc w:val="both"/>
        <w:rPr>
          <w:del w:id="10195" w:author="Rachel Shipsey" w:date="2025-05-21T10:26:00Z"/>
          <w:rFonts w:cs="Arial"/>
          <w:b/>
          <w:bCs/>
        </w:rPr>
        <w:pPrChange w:id="10196" w:author="Rachel Shipsey" w:date="2025-06-23T15:41:00Z">
          <w:pPr>
            <w:spacing w:after="0" w:line="276" w:lineRule="auto"/>
            <w:jc w:val="both"/>
          </w:pPr>
        </w:pPrChange>
      </w:pPr>
      <w:del w:id="10197" w:author="Rachel Shipsey" w:date="2025-05-21T10:26:00Z">
        <w:r w:rsidRPr="003E22C8" w:rsidDel="00C81A3A">
          <w:rPr>
            <w:rFonts w:cs="Arial"/>
            <w:b/>
            <w:bCs/>
          </w:rPr>
          <w:delText xml:space="preserve">Statistics Sierra Leone </w:delText>
        </w:r>
        <w:bookmarkStart w:id="10198" w:name="_Toc199770778"/>
        <w:bookmarkStart w:id="10199" w:name="_Toc201238400"/>
        <w:bookmarkStart w:id="10200" w:name="_Toc201319796"/>
        <w:bookmarkEnd w:id="10198"/>
        <w:bookmarkEnd w:id="10199"/>
        <w:bookmarkEnd w:id="10200"/>
      </w:del>
    </w:p>
    <w:p w14:paraId="774CB9CD" w14:textId="62B83882" w:rsidR="00B2127C" w:rsidRPr="003E22C8" w:rsidDel="00C81A3A" w:rsidRDefault="00B2127C">
      <w:pPr>
        <w:pStyle w:val="ListParagraph"/>
        <w:spacing w:after="0" w:line="276" w:lineRule="auto"/>
        <w:jc w:val="both"/>
        <w:rPr>
          <w:del w:id="10201" w:author="Rachel Shipsey" w:date="2025-05-21T10:26:00Z"/>
          <w:rFonts w:cs="Arial"/>
        </w:rPr>
        <w:pPrChange w:id="1020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03" w:author="Rachel Shipsey" w:date="2025-05-21T10:26:00Z">
        <w:r w:rsidRPr="7B4121B4" w:rsidDel="00C81A3A">
          <w:rPr>
            <w:rFonts w:cs="Arial"/>
          </w:rPr>
          <w:delText xml:space="preserve">Several stakeholders were involved to build public trust in every step of the way </w:delText>
        </w:r>
        <w:r w:rsidR="016B4711" w:rsidRPr="7B4121B4" w:rsidDel="00C81A3A">
          <w:rPr>
            <w:rFonts w:cs="Arial"/>
          </w:rPr>
          <w:delText>namely</w:delText>
        </w:r>
        <w:r w:rsidRPr="7B4121B4" w:rsidDel="00C81A3A">
          <w:rPr>
            <w:rFonts w:cs="Arial"/>
          </w:rPr>
          <w:delText>: Engaged CSOs for Mid-Term Census (National Elections Watch(NEW),Institute</w:delText>
        </w:r>
        <w:r w:rsidR="005F0008" w:rsidRPr="7B4121B4" w:rsidDel="00C81A3A">
          <w:rPr>
            <w:rFonts w:cs="Arial"/>
          </w:rPr>
          <w:delText xml:space="preserve"> f</w:delText>
        </w:r>
        <w:r w:rsidRPr="7B4121B4" w:rsidDel="00C81A3A">
          <w:rPr>
            <w:rFonts w:cs="Arial"/>
          </w:rPr>
          <w:delText xml:space="preserve">or Governance Reforms(IGR), Native Consortium, Accountability Sierra Leone, Heal Sierra Leone, Health for All Coalition etc; engaged Parliamentary Oversight Committee on Population to help in publicity, Members of Publicity Committee  also did media engagements on behalf of NSOs, All Political Parties Association of Sierra Leone (APPA) also joined them in Publicity, Nation Wide Stakeholders Engagement via town hall meetings in all districts of Sierra Leone. All Critical </w:delText>
        </w:r>
        <w:r w:rsidR="002F1247" w:rsidRPr="7B4121B4" w:rsidDel="00C81A3A">
          <w:rPr>
            <w:rFonts w:cs="Arial"/>
          </w:rPr>
          <w:delText>Voices (</w:delText>
        </w:r>
        <w:r w:rsidRPr="7B4121B4" w:rsidDel="00C81A3A">
          <w:rPr>
            <w:rFonts w:cs="Arial"/>
          </w:rPr>
          <w:delText xml:space="preserve">CSOs, Press, Political Parties) etc. were given an opportunity to monitor both the census and cartographic mapping. </w:delText>
        </w:r>
        <w:r w:rsidR="3605D2D2" w:rsidRPr="7B4121B4" w:rsidDel="00C81A3A">
          <w:rPr>
            <w:rFonts w:cs="Arial"/>
          </w:rPr>
          <w:delText>T</w:delText>
        </w:r>
        <w:r w:rsidRPr="7B4121B4" w:rsidDel="00C81A3A">
          <w:rPr>
            <w:rFonts w:cs="Arial"/>
          </w:rPr>
          <w:delText>hose engaged included district council chairperson’s/mayors, MDAs, Youth Groups, Women's Group, Paramount Chiefs etc.</w:delText>
        </w:r>
        <w:bookmarkStart w:id="10204" w:name="_Toc199770779"/>
        <w:bookmarkStart w:id="10205" w:name="_Toc201238401"/>
        <w:bookmarkStart w:id="10206" w:name="_Toc201319797"/>
        <w:bookmarkEnd w:id="10204"/>
        <w:bookmarkEnd w:id="10205"/>
        <w:bookmarkEnd w:id="10206"/>
      </w:del>
    </w:p>
    <w:p w14:paraId="5580D4DF" w14:textId="505CC4E4" w:rsidR="00B2127C" w:rsidRPr="003E22C8" w:rsidDel="00C81A3A" w:rsidRDefault="00B2127C">
      <w:pPr>
        <w:pStyle w:val="ListParagraph"/>
        <w:spacing w:after="0" w:line="276" w:lineRule="auto"/>
        <w:jc w:val="both"/>
        <w:rPr>
          <w:del w:id="10207" w:author="Rachel Shipsey" w:date="2025-05-21T10:26:00Z"/>
          <w:rFonts w:cs="Arial"/>
        </w:rPr>
        <w:pPrChange w:id="1020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10209" w:name="_Toc199770780"/>
      <w:bookmarkStart w:id="10210" w:name="_Toc201238402"/>
      <w:bookmarkStart w:id="10211" w:name="_Toc201319798"/>
      <w:bookmarkEnd w:id="10209"/>
      <w:bookmarkEnd w:id="10210"/>
      <w:bookmarkEnd w:id="10211"/>
    </w:p>
    <w:p w14:paraId="4A736253" w14:textId="33D5C5FE" w:rsidR="00B2127C" w:rsidRPr="003E22C8" w:rsidDel="00C81A3A" w:rsidRDefault="00B2127C">
      <w:pPr>
        <w:pStyle w:val="ListParagraph"/>
        <w:spacing w:after="0" w:line="276" w:lineRule="auto"/>
        <w:jc w:val="both"/>
        <w:rPr>
          <w:del w:id="10212" w:author="Rachel Shipsey" w:date="2025-05-21T10:26:00Z"/>
          <w:rFonts w:cs="Arial"/>
        </w:rPr>
        <w:pPrChange w:id="1021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14" w:author="Rachel Shipsey" w:date="2025-05-21T10:26:00Z">
        <w:r w:rsidRPr="003E22C8" w:rsidDel="00C81A3A">
          <w:rPr>
            <w:rFonts w:cs="Arial"/>
          </w:rPr>
          <w:delText xml:space="preserve">During preparation of the mid-term census, publicity was stepped up by creating new communication content that required signing of MOUs with Media Houses that translated into census hour, media engagement on flagship radio/TV Programs, as well as social media hypes &amp; content creation for digital </w:delText>
        </w:r>
        <w:r w:rsidR="002F1247" w:rsidRPr="003E22C8" w:rsidDel="00C81A3A">
          <w:rPr>
            <w:rFonts w:cs="Arial"/>
          </w:rPr>
          <w:delText>communication such</w:delText>
        </w:r>
        <w:r w:rsidRPr="003E22C8" w:rsidDel="00C81A3A">
          <w:rPr>
            <w:rFonts w:cs="Arial"/>
          </w:rPr>
          <w:delText xml:space="preserve"> as Websites. </w:delText>
        </w:r>
        <w:bookmarkStart w:id="10215" w:name="_Toc199770781"/>
        <w:bookmarkStart w:id="10216" w:name="_Toc201238403"/>
        <w:bookmarkStart w:id="10217" w:name="_Toc201319799"/>
        <w:bookmarkEnd w:id="10215"/>
        <w:bookmarkEnd w:id="10216"/>
        <w:bookmarkEnd w:id="10217"/>
      </w:del>
    </w:p>
    <w:p w14:paraId="478FF8E5" w14:textId="2B197006" w:rsidR="00B2127C" w:rsidRPr="003E22C8" w:rsidDel="00C81A3A" w:rsidRDefault="00B2127C">
      <w:pPr>
        <w:pStyle w:val="ListParagraph"/>
        <w:spacing w:after="0" w:line="276" w:lineRule="auto"/>
        <w:jc w:val="both"/>
        <w:rPr>
          <w:del w:id="10218" w:author="Rachel Shipsey" w:date="2025-05-21T10:26:00Z"/>
          <w:rFonts w:cs="Arial"/>
        </w:rPr>
        <w:pPrChange w:id="1021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10220" w:name="_Toc199770782"/>
      <w:bookmarkStart w:id="10221" w:name="_Toc201238404"/>
      <w:bookmarkStart w:id="10222" w:name="_Toc201319800"/>
      <w:bookmarkEnd w:id="10220"/>
      <w:bookmarkEnd w:id="10221"/>
      <w:bookmarkEnd w:id="10222"/>
    </w:p>
    <w:p w14:paraId="794C54DC" w14:textId="56ADF2D8" w:rsidR="00B2127C" w:rsidRPr="003E22C8" w:rsidDel="00C81A3A" w:rsidRDefault="00B2127C">
      <w:pPr>
        <w:pStyle w:val="ListParagraph"/>
        <w:spacing w:after="0" w:line="276" w:lineRule="auto"/>
        <w:jc w:val="both"/>
        <w:rPr>
          <w:del w:id="10223" w:author="Rachel Shipsey" w:date="2025-05-21T10:26:00Z"/>
          <w:rFonts w:cs="Arial"/>
        </w:rPr>
        <w:pPrChange w:id="1022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25" w:author="Rachel Shipsey" w:date="2025-05-21T10:26:00Z">
        <w:r w:rsidRPr="003E22C8" w:rsidDel="00C81A3A">
          <w:rPr>
            <w:rFonts w:cs="Arial"/>
          </w:rPr>
          <w:delText>New key messages were created to</w:delText>
        </w:r>
        <w:r w:rsidRPr="003E22C8" w:rsidDel="00C81A3A">
          <w:rPr>
            <w:rFonts w:cs="Arial"/>
            <w:b/>
            <w:bCs/>
          </w:rPr>
          <w:delText xml:space="preserve"> </w:delText>
        </w:r>
        <w:r w:rsidRPr="003E22C8" w:rsidDel="00C81A3A">
          <w:rPr>
            <w:rFonts w:cs="Arial"/>
          </w:rPr>
          <w:delText>increase awareness about the census, educate the public about the census benefits (to them and the country), Remind them about their legal obligation and duty to take part in the census, explained to them WHAT to do, WHEN and HOW</w:delText>
        </w:r>
        <w:r w:rsidRPr="003E22C8" w:rsidDel="00C81A3A">
          <w:rPr>
            <w:rFonts w:cs="Arial"/>
            <w:b/>
            <w:bCs/>
          </w:rPr>
          <w:delText xml:space="preserve"> </w:delText>
        </w:r>
        <w:r w:rsidRPr="003E22C8" w:rsidDel="00C81A3A">
          <w:rPr>
            <w:rFonts w:cs="Arial"/>
          </w:rPr>
          <w:delText>communities will be enumerated including dates, duration, ways of data collection, target population, etc.</w:delText>
        </w:r>
        <w:r w:rsidR="001B3BE1" w:rsidDel="00C81A3A">
          <w:rPr>
            <w:rFonts w:cs="Arial"/>
          </w:rPr>
          <w:delText xml:space="preserve"> </w:delText>
        </w:r>
        <w:r w:rsidR="001B3BE1" w:rsidRPr="001B3BE1" w:rsidDel="00C81A3A">
          <w:rPr>
            <w:rFonts w:cs="Arial"/>
          </w:rPr>
          <w:delText xml:space="preserve">Special messages </w:delText>
        </w:r>
        <w:r w:rsidR="001B3BE1" w:rsidDel="00C81A3A">
          <w:rPr>
            <w:rFonts w:cs="Arial"/>
          </w:rPr>
          <w:delText xml:space="preserve">were </w:delText>
        </w:r>
        <w:r w:rsidR="001B3BE1" w:rsidRPr="001B3BE1" w:rsidDel="00C81A3A">
          <w:rPr>
            <w:rFonts w:cs="Arial"/>
          </w:rPr>
          <w:delText xml:space="preserve">prepared for the resistant communities </w:delText>
        </w:r>
        <w:r w:rsidR="00F56635" w:rsidDel="00C81A3A">
          <w:rPr>
            <w:rFonts w:cs="Arial"/>
          </w:rPr>
          <w:delText>e.g.,</w:delText>
        </w:r>
        <w:r w:rsidR="001B3BE1" w:rsidRPr="001B3BE1" w:rsidDel="00C81A3A">
          <w:rPr>
            <w:rFonts w:cs="Arial"/>
          </w:rPr>
          <w:delText xml:space="preserve"> </w:delText>
        </w:r>
        <w:r w:rsidR="001B3BE1" w:rsidRPr="00F56635" w:rsidDel="00C81A3A">
          <w:rPr>
            <w:rFonts w:cs="Arial"/>
            <w:i/>
            <w:iCs/>
          </w:rPr>
          <w:delText>‘’If you don’t allow to be counted, you stand the risk of your communities not being planned for’’</w:delText>
        </w:r>
        <w:r w:rsidR="001B3BE1" w:rsidRPr="001B3BE1" w:rsidDel="00C81A3A">
          <w:rPr>
            <w:rFonts w:cs="Arial"/>
          </w:rPr>
          <w:delText>-This helped a lot to ease the resistance.</w:delText>
        </w:r>
        <w:bookmarkStart w:id="10226" w:name="_Toc199770783"/>
        <w:bookmarkStart w:id="10227" w:name="_Toc201238405"/>
        <w:bookmarkStart w:id="10228" w:name="_Toc201319801"/>
        <w:bookmarkEnd w:id="10226"/>
        <w:bookmarkEnd w:id="10227"/>
        <w:bookmarkEnd w:id="10228"/>
      </w:del>
    </w:p>
    <w:p w14:paraId="00607CCE" w14:textId="3B4F08A3" w:rsidR="00B2127C" w:rsidRPr="003E22C8" w:rsidDel="00C81A3A" w:rsidRDefault="00B2127C">
      <w:pPr>
        <w:pStyle w:val="ListParagraph"/>
        <w:spacing w:after="0" w:line="276" w:lineRule="auto"/>
        <w:jc w:val="both"/>
        <w:rPr>
          <w:del w:id="10229" w:author="Rachel Shipsey" w:date="2025-05-21T10:26:00Z"/>
          <w:rFonts w:cs="Arial"/>
        </w:rPr>
        <w:pPrChange w:id="1023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31" w:author="Rachel Shipsey" w:date="2025-05-21T10:26:00Z">
        <w:r w:rsidRPr="003E22C8" w:rsidDel="00C81A3A">
          <w:rPr>
            <w:rFonts w:cs="Arial"/>
          </w:rPr>
          <w:delText xml:space="preserve"> </w:delText>
        </w:r>
        <w:bookmarkStart w:id="10232" w:name="_Toc199770784"/>
        <w:bookmarkStart w:id="10233" w:name="_Toc201238406"/>
        <w:bookmarkStart w:id="10234" w:name="_Toc201319802"/>
        <w:bookmarkEnd w:id="10232"/>
        <w:bookmarkEnd w:id="10233"/>
        <w:bookmarkEnd w:id="10234"/>
      </w:del>
    </w:p>
    <w:p w14:paraId="10A08823" w14:textId="2A49B15C" w:rsidR="00B2127C" w:rsidRPr="003E22C8" w:rsidDel="00C81A3A" w:rsidRDefault="00B2127C">
      <w:pPr>
        <w:pStyle w:val="ListParagraph"/>
        <w:spacing w:after="0" w:line="276" w:lineRule="auto"/>
        <w:jc w:val="both"/>
        <w:rPr>
          <w:del w:id="10235" w:author="Rachel Shipsey" w:date="2025-05-21T10:26:00Z"/>
          <w:rFonts w:cs="Arial"/>
        </w:rPr>
        <w:pPrChange w:id="1023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37" w:author="Rachel Shipsey" w:date="2025-05-21T10:26:00Z">
        <w:r w:rsidRPr="7B4121B4" w:rsidDel="00C81A3A">
          <w:rPr>
            <w:rFonts w:cs="Arial"/>
          </w:rPr>
          <w:delText>Several channels were used such as printed MTPHC Banners and deployed them across Sierra Leone,</w:delText>
        </w:r>
        <w:r w:rsidRPr="7B4121B4" w:rsidDel="00C81A3A">
          <w:rPr>
            <w:rStyle w:val="CommentReference"/>
            <w:rFonts w:cs="Arial"/>
            <w:sz w:val="22"/>
            <w:szCs w:val="22"/>
          </w:rPr>
          <w:delText xml:space="preserve"> </w:delText>
        </w:r>
        <w:r w:rsidRPr="7B4121B4" w:rsidDel="00C81A3A">
          <w:rPr>
            <w:rFonts w:cs="Arial"/>
          </w:rPr>
          <w:delText xml:space="preserve">engaged Town criers with </w:delText>
        </w:r>
        <w:r w:rsidR="002F1247" w:rsidRPr="7B4121B4" w:rsidDel="00C81A3A">
          <w:rPr>
            <w:rFonts w:cs="Arial"/>
          </w:rPr>
          <w:delText>handheld</w:delText>
        </w:r>
        <w:r w:rsidRPr="7B4121B4" w:rsidDel="00C81A3A">
          <w:rPr>
            <w:rFonts w:cs="Arial"/>
          </w:rPr>
          <w:delText xml:space="preserve"> megaphones, printed MTPHC T-Shirts/Wristbands/ Posters, established Census Toll Free Helpline (881) in Partnership with Telcos who sent </w:delText>
        </w:r>
        <w:r w:rsidR="228B5186" w:rsidRPr="7B4121B4" w:rsidDel="00C81A3A">
          <w:rPr>
            <w:rFonts w:cs="Arial"/>
          </w:rPr>
          <w:delText>c</w:delText>
        </w:r>
        <w:r w:rsidRPr="7B4121B4" w:rsidDel="00C81A3A">
          <w:rPr>
            <w:rFonts w:cs="Arial"/>
          </w:rPr>
          <w:delText xml:space="preserve">ensus </w:delText>
        </w:r>
        <w:r w:rsidR="0D6506EF" w:rsidRPr="7B4121B4" w:rsidDel="00C81A3A">
          <w:rPr>
            <w:rFonts w:cs="Arial"/>
          </w:rPr>
          <w:delText>b</w:delText>
        </w:r>
        <w:r w:rsidRPr="7B4121B4" w:rsidDel="00C81A3A">
          <w:rPr>
            <w:rFonts w:cs="Arial"/>
          </w:rPr>
          <w:delText>ulk SMSs to their customers, they brought on board CSOs/Brand influencers/ambassadors to support in the engagements.</w:delText>
        </w:r>
        <w:bookmarkStart w:id="10238" w:name="_Toc199770785"/>
        <w:bookmarkStart w:id="10239" w:name="_Toc201238407"/>
        <w:bookmarkStart w:id="10240" w:name="_Toc201319803"/>
        <w:bookmarkEnd w:id="10238"/>
        <w:bookmarkEnd w:id="10239"/>
        <w:bookmarkEnd w:id="10240"/>
      </w:del>
    </w:p>
    <w:p w14:paraId="79935B03" w14:textId="6825D43C" w:rsidR="00B2127C" w:rsidRPr="003E22C8" w:rsidDel="00C81A3A" w:rsidRDefault="00B2127C">
      <w:pPr>
        <w:pStyle w:val="ListParagraph"/>
        <w:spacing w:after="0" w:line="276" w:lineRule="auto"/>
        <w:jc w:val="both"/>
        <w:rPr>
          <w:del w:id="10241" w:author="Rachel Shipsey" w:date="2025-05-21T10:26:00Z"/>
          <w:rFonts w:cs="Arial"/>
        </w:rPr>
        <w:pPrChange w:id="1024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bookmarkStart w:id="10243" w:name="_Toc199770786"/>
      <w:bookmarkStart w:id="10244" w:name="_Toc201238408"/>
      <w:bookmarkStart w:id="10245" w:name="_Toc201319804"/>
      <w:bookmarkEnd w:id="10243"/>
      <w:bookmarkEnd w:id="10244"/>
      <w:bookmarkEnd w:id="10245"/>
    </w:p>
    <w:p w14:paraId="2517886B" w14:textId="23938A8F" w:rsidR="00B2127C" w:rsidRPr="003E22C8" w:rsidDel="00C81A3A" w:rsidRDefault="00B2127C">
      <w:pPr>
        <w:pStyle w:val="ListParagraph"/>
        <w:spacing w:after="0" w:line="276" w:lineRule="auto"/>
        <w:jc w:val="both"/>
        <w:rPr>
          <w:del w:id="10246" w:author="Rachel Shipsey" w:date="2025-05-21T10:26:00Z"/>
          <w:rFonts w:cs="Arial"/>
        </w:rPr>
        <w:pPrChange w:id="1024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del w:id="10248" w:author="Rachel Shipsey" w:date="2025-05-21T10:26:00Z">
        <w:r w:rsidRPr="003E22C8" w:rsidDel="00C81A3A">
          <w:rPr>
            <w:rFonts w:cs="Arial"/>
          </w:rPr>
          <w:delText xml:space="preserve">The key tools used were:  Media Engagement (Stats SL Hour-Radio and TV, Simulcast (40  Radio Stations) Country Wide, Simulcast (4 Television Stations) Country Wide, </w:delText>
        </w:r>
        <w:r w:rsidRPr="003E22C8" w:rsidDel="00C81A3A">
          <w:rPr>
            <w:rFonts w:cs="Arial"/>
            <w:lang w:val="en-GB"/>
          </w:rPr>
          <w:delText xml:space="preserve">Newspaper publications –Hypes etc, </w:delText>
        </w:r>
        <w:r w:rsidRPr="003E22C8" w:rsidDel="00C81A3A">
          <w:rPr>
            <w:rFonts w:cs="Arial"/>
          </w:rPr>
          <w:delText>Mid-Term Census countdown Screen tag/pop up on TV stations, Press Briefings, Digital Communication(Social Media &amp; Website)); Sensitization</w:delText>
        </w:r>
        <w:r w:rsidRPr="003E22C8" w:rsidDel="00C81A3A">
          <w:rPr>
            <w:rFonts w:cs="Arial"/>
            <w:b/>
            <w:bCs/>
          </w:rPr>
          <w:delText>(</w:delText>
        </w:r>
        <w:r w:rsidRPr="003E22C8" w:rsidDel="00C81A3A">
          <w:rPr>
            <w:rFonts w:cs="Arial"/>
          </w:rPr>
          <w:delText xml:space="preserve">Meetings (Regional and District), Jingles (Different Languages), TVC and Short videos, Door to Door Announcements with Megaphones ( District and National), </w:delText>
        </w:r>
        <w:r w:rsidRPr="003E22C8" w:rsidDel="00C81A3A">
          <w:rPr>
            <w:rFonts w:cs="Arial"/>
            <w:lang w:val="en-GB"/>
          </w:rPr>
          <w:delText xml:space="preserve">Public Announcement(Loud Hailer Vehicles), </w:delText>
        </w:r>
        <w:r w:rsidRPr="003E22C8" w:rsidDel="00C81A3A">
          <w:rPr>
            <w:rFonts w:cs="Arial"/>
          </w:rPr>
          <w:delText>Census Billboards, Banners,</w:delText>
        </w:r>
        <w:r w:rsidRPr="003E22C8" w:rsidDel="00C81A3A">
          <w:rPr>
            <w:rFonts w:cs="Arial"/>
            <w:lang w:val="en-GB"/>
          </w:rPr>
          <w:delText xml:space="preserve"> Posters, </w:delText>
        </w:r>
        <w:r w:rsidRPr="003E22C8" w:rsidDel="00C81A3A">
          <w:rPr>
            <w:rFonts w:cs="Arial"/>
          </w:rPr>
          <w:delText>Census Theme Song (English &amp; Krio)).</w:delText>
        </w:r>
        <w:bookmarkStart w:id="10249" w:name="_Toc199770787"/>
        <w:bookmarkStart w:id="10250" w:name="_Toc201238409"/>
        <w:bookmarkStart w:id="10251" w:name="_Toc201319805"/>
        <w:bookmarkEnd w:id="10249"/>
        <w:bookmarkEnd w:id="10250"/>
        <w:bookmarkEnd w:id="10251"/>
      </w:del>
    </w:p>
    <w:p w14:paraId="12D9465E" w14:textId="6E374BE4" w:rsidR="00B2127C" w:rsidRPr="003E22C8" w:rsidDel="00C81A3A" w:rsidRDefault="00B2127C">
      <w:pPr>
        <w:pStyle w:val="ListParagraph"/>
        <w:spacing w:after="0" w:line="276" w:lineRule="auto"/>
        <w:jc w:val="both"/>
        <w:rPr>
          <w:del w:id="10252" w:author="Rachel Shipsey" w:date="2025-05-21T10:26:00Z"/>
          <w:rFonts w:cs="Arial"/>
          <w:b/>
          <w:bCs/>
        </w:rPr>
        <w:pPrChange w:id="10253" w:author="Rachel Shipsey" w:date="2025-06-23T15:41:00Z">
          <w:pPr>
            <w:spacing w:after="0" w:line="276" w:lineRule="auto"/>
            <w:jc w:val="both"/>
          </w:pPr>
        </w:pPrChange>
      </w:pPr>
      <w:bookmarkStart w:id="10254" w:name="_Toc199770788"/>
      <w:bookmarkStart w:id="10255" w:name="_Toc201238410"/>
      <w:bookmarkStart w:id="10256" w:name="_Toc201319806"/>
      <w:bookmarkEnd w:id="10254"/>
      <w:bookmarkEnd w:id="10255"/>
      <w:bookmarkEnd w:id="10256"/>
    </w:p>
    <w:p w14:paraId="346D414A" w14:textId="4867B42D" w:rsidR="00B2127C" w:rsidRPr="003E22C8" w:rsidDel="00C81A3A" w:rsidRDefault="00B2127C">
      <w:pPr>
        <w:pStyle w:val="ListParagraph"/>
        <w:spacing w:after="0" w:line="276" w:lineRule="auto"/>
        <w:jc w:val="both"/>
        <w:rPr>
          <w:del w:id="10257" w:author="Rachel Shipsey" w:date="2025-05-21T10:26:00Z"/>
          <w:rFonts w:cs="Arial"/>
          <w:b/>
          <w:bCs/>
        </w:rPr>
        <w:pPrChange w:id="10258" w:author="Rachel Shipsey" w:date="2025-06-23T15:41:00Z">
          <w:pPr>
            <w:spacing w:line="276" w:lineRule="auto"/>
            <w:jc w:val="both"/>
          </w:pPr>
        </w:pPrChange>
      </w:pPr>
      <w:del w:id="10259" w:author="Rachel Shipsey" w:date="2025-05-21T10:26:00Z">
        <w:r w:rsidRPr="003E22C8" w:rsidDel="00C81A3A">
          <w:rPr>
            <w:rFonts w:cs="Arial"/>
            <w:b/>
            <w:bCs/>
          </w:rPr>
          <w:delText>Kenya</w:delText>
        </w:r>
        <w:bookmarkStart w:id="10260" w:name="_Toc199770789"/>
        <w:bookmarkStart w:id="10261" w:name="_Toc201238411"/>
        <w:bookmarkStart w:id="10262" w:name="_Toc201319807"/>
        <w:bookmarkEnd w:id="10260"/>
        <w:bookmarkEnd w:id="10261"/>
        <w:bookmarkEnd w:id="10262"/>
      </w:del>
    </w:p>
    <w:p w14:paraId="5E6E961D" w14:textId="713A1764" w:rsidR="00B2127C" w:rsidDel="00C81A3A" w:rsidRDefault="00B2127C">
      <w:pPr>
        <w:pStyle w:val="ListParagraph"/>
        <w:spacing w:after="0" w:line="276" w:lineRule="auto"/>
        <w:jc w:val="both"/>
        <w:rPr>
          <w:del w:id="10263" w:author="Rachel Shipsey" w:date="2025-05-21T10:26:00Z"/>
          <w:rFonts w:eastAsia="Arial" w:cs="Arial"/>
        </w:rPr>
        <w:pPrChange w:id="10264" w:author="Rachel Shipsey" w:date="2025-06-23T15:41:00Z">
          <w:pPr>
            <w:spacing w:line="276" w:lineRule="auto"/>
            <w:jc w:val="both"/>
          </w:pPr>
        </w:pPrChange>
      </w:pPr>
      <w:del w:id="10265" w:author="Rachel Shipsey" w:date="2025-05-21T10:26:00Z">
        <w:r w:rsidRPr="7B4121B4" w:rsidDel="00C81A3A">
          <w:rPr>
            <w:rFonts w:cs="Arial"/>
          </w:rPr>
          <w:delText xml:space="preserve">Kenya developed a publicity and advocacy </w:delText>
        </w:r>
        <w:r w:rsidR="005F0008" w:rsidRPr="7B4121B4" w:rsidDel="00C81A3A">
          <w:rPr>
            <w:rFonts w:cs="Arial"/>
          </w:rPr>
          <w:delText>strategic plan and</w:delText>
        </w:r>
        <w:r w:rsidRPr="7B4121B4" w:rsidDel="00C81A3A">
          <w:rPr>
            <w:rFonts w:cs="Arial"/>
          </w:rPr>
          <w:delText xml:space="preserve"> established a </w:delText>
        </w:r>
        <w:r w:rsidR="00423A24" w:rsidRPr="7B4121B4" w:rsidDel="00C81A3A">
          <w:rPr>
            <w:rFonts w:cs="Arial"/>
          </w:rPr>
          <w:delText>respective</w:delText>
        </w:r>
        <w:r w:rsidRPr="7B4121B4" w:rsidDel="00C81A3A">
          <w:rPr>
            <w:rFonts w:cs="Arial"/>
          </w:rPr>
          <w:delText xml:space="preserve"> sub-committee. </w:delText>
        </w:r>
        <w:r w:rsidRPr="7B4121B4" w:rsidDel="00C81A3A">
          <w:rPr>
            <w:rFonts w:eastAsia="Arial" w:cs="Arial"/>
            <w:color w:val="000000" w:themeColor="text1"/>
          </w:rPr>
          <w:delText xml:space="preserve">A </w:delText>
        </w:r>
        <w:r w:rsidR="00212FD6" w:rsidRPr="7B4121B4" w:rsidDel="00C81A3A">
          <w:rPr>
            <w:rFonts w:eastAsia="Arial" w:cs="Arial"/>
            <w:color w:val="000000" w:themeColor="text1"/>
          </w:rPr>
          <w:delText>communications</w:delText>
        </w:r>
        <w:r w:rsidRPr="7B4121B4" w:rsidDel="00C81A3A">
          <w:rPr>
            <w:rFonts w:eastAsia="Arial" w:cs="Arial"/>
            <w:color w:val="000000" w:themeColor="text1"/>
          </w:rPr>
          <w:delText xml:space="preserve"> firm was engaged to implement the Publicity and Advocacy strategy and address any other publicity and advocacy issues during the 2019 KPHC. </w:delText>
        </w:r>
        <w:r w:rsidR="00C5374F" w:rsidRPr="7B4121B4" w:rsidDel="00C81A3A">
          <w:rPr>
            <w:rFonts w:eastAsia="Arial" w:cs="Arial"/>
            <w:color w:val="000000" w:themeColor="text1"/>
          </w:rPr>
          <w:delText>In Kenya, the firm was able to segment various groups and arrange for sensitization workshops</w:delText>
        </w:r>
        <w:r w:rsidR="00667925" w:rsidRPr="7B4121B4" w:rsidDel="00C81A3A">
          <w:rPr>
            <w:rFonts w:eastAsia="Arial" w:cs="Arial"/>
            <w:color w:val="000000" w:themeColor="text1"/>
          </w:rPr>
          <w:delText xml:space="preserve"> with</w:delText>
        </w:r>
        <w:r w:rsidRPr="7B4121B4" w:rsidDel="00C81A3A">
          <w:rPr>
            <w:rFonts w:eastAsia="Arial" w:cs="Arial"/>
            <w:color w:val="000000" w:themeColor="text1"/>
          </w:rPr>
          <w:delText xml:space="preserve"> specific messages developed for them. </w:delText>
        </w:r>
        <w:r w:rsidRPr="7B4121B4" w:rsidDel="00C81A3A">
          <w:rPr>
            <w:rFonts w:eastAsia="Arial" w:cs="Arial"/>
          </w:rPr>
          <w:delText xml:space="preserve">The target audiences and their intended outcome of interventions were identified as follows: </w:delText>
        </w:r>
        <w:bookmarkStart w:id="10266" w:name="_Toc199770790"/>
        <w:bookmarkStart w:id="10267" w:name="_Toc201238412"/>
        <w:bookmarkStart w:id="10268" w:name="_Toc201319808"/>
        <w:bookmarkEnd w:id="10266"/>
        <w:bookmarkEnd w:id="10267"/>
        <w:bookmarkEnd w:id="10268"/>
      </w:del>
    </w:p>
    <w:p w14:paraId="5381B565" w14:textId="0AE99529" w:rsidR="00B2127C" w:rsidRPr="003E22C8" w:rsidDel="00C81A3A" w:rsidRDefault="00B2127C">
      <w:pPr>
        <w:pStyle w:val="ListParagraph"/>
        <w:spacing w:after="0" w:line="276" w:lineRule="auto"/>
        <w:jc w:val="both"/>
        <w:rPr>
          <w:del w:id="10269" w:author="Rachel Shipsey" w:date="2025-05-21T10:26:00Z"/>
          <w:rFonts w:eastAsia="Arial" w:cs="Arial"/>
          <w:b/>
        </w:rPr>
        <w:pPrChange w:id="10270" w:author="Rachel Shipsey" w:date="2025-06-23T15:41:00Z">
          <w:pPr>
            <w:spacing w:line="276" w:lineRule="auto"/>
            <w:jc w:val="both"/>
          </w:pPr>
        </w:pPrChange>
      </w:pPr>
      <w:del w:id="10271" w:author="Rachel Shipsey" w:date="2025-05-21T10:26:00Z">
        <w:r w:rsidRPr="003E22C8" w:rsidDel="00C81A3A">
          <w:rPr>
            <w:rFonts w:eastAsia="Arial" w:cs="Arial"/>
            <w:b/>
          </w:rPr>
          <w:delText>Target Audience and Intended Outcome of Interventions</w:delText>
        </w:r>
        <w:bookmarkStart w:id="10272" w:name="_Toc199770791"/>
        <w:bookmarkStart w:id="10273" w:name="_Toc201238413"/>
        <w:bookmarkStart w:id="10274" w:name="_Toc201319809"/>
        <w:bookmarkEnd w:id="10272"/>
        <w:bookmarkEnd w:id="10273"/>
        <w:bookmarkEnd w:id="10274"/>
      </w:del>
    </w:p>
    <w:tbl>
      <w:tblPr>
        <w:tblStyle w:val="GridTable2-Accent5"/>
        <w:tblW w:w="9180" w:type="dxa"/>
        <w:tblLayout w:type="fixed"/>
        <w:tblLook w:val="0400" w:firstRow="0" w:lastRow="0" w:firstColumn="0" w:lastColumn="0" w:noHBand="0" w:noVBand="1"/>
      </w:tblPr>
      <w:tblGrid>
        <w:gridCol w:w="540"/>
        <w:gridCol w:w="2460"/>
        <w:gridCol w:w="6180"/>
      </w:tblGrid>
      <w:tr w:rsidR="00B2127C" w:rsidRPr="002F1247" w:rsidDel="00C81A3A" w14:paraId="73444ADE" w14:textId="3E30238C" w:rsidTr="002F1247">
        <w:trPr>
          <w:cnfStyle w:val="000000100000" w:firstRow="0" w:lastRow="0" w:firstColumn="0" w:lastColumn="0" w:oddVBand="0" w:evenVBand="0" w:oddHBand="1" w:evenHBand="0" w:firstRowFirstColumn="0" w:firstRowLastColumn="0" w:lastRowFirstColumn="0" w:lastRowLastColumn="0"/>
          <w:del w:id="10275" w:author="Rachel Shipsey" w:date="2025-05-21T10:26:00Z"/>
        </w:trPr>
        <w:tc>
          <w:tcPr>
            <w:tcW w:w="540" w:type="dxa"/>
          </w:tcPr>
          <w:p w14:paraId="3218BBE2" w14:textId="6A9BB801" w:rsidR="00B2127C" w:rsidRPr="002F1247" w:rsidDel="00C81A3A" w:rsidRDefault="00B2127C">
            <w:pPr>
              <w:pStyle w:val="ListParagraph"/>
              <w:spacing w:line="276" w:lineRule="auto"/>
              <w:jc w:val="both"/>
              <w:rPr>
                <w:del w:id="10276" w:author="Rachel Shipsey" w:date="2025-05-21T10:26:00Z"/>
                <w:rFonts w:eastAsia="Arial" w:cs="Arial"/>
                <w:b/>
                <w:color w:val="000000"/>
                <w:sz w:val="20"/>
                <w:szCs w:val="20"/>
              </w:rPr>
              <w:pPrChange w:id="10277" w:author="Rachel Shipsey" w:date="2025-06-23T15:41:00Z">
                <w:pPr>
                  <w:spacing w:line="276" w:lineRule="auto"/>
                  <w:jc w:val="both"/>
                </w:pPr>
              </w:pPrChange>
            </w:pPr>
            <w:del w:id="10278" w:author="Rachel Shipsey" w:date="2025-05-21T10:26:00Z">
              <w:r w:rsidRPr="002F1247" w:rsidDel="00C81A3A">
                <w:rPr>
                  <w:rFonts w:eastAsia="Arial" w:cs="Arial"/>
                  <w:b/>
                  <w:color w:val="000000"/>
                  <w:sz w:val="20"/>
                  <w:szCs w:val="20"/>
                </w:rPr>
                <w:delText>S. No</w:delText>
              </w:r>
              <w:bookmarkStart w:id="10279" w:name="_Toc199770792"/>
              <w:bookmarkStart w:id="10280" w:name="_Toc201238414"/>
              <w:bookmarkStart w:id="10281" w:name="_Toc201319810"/>
              <w:bookmarkEnd w:id="10279"/>
              <w:bookmarkEnd w:id="10280"/>
              <w:bookmarkEnd w:id="10281"/>
            </w:del>
          </w:p>
        </w:tc>
        <w:tc>
          <w:tcPr>
            <w:tcW w:w="2460" w:type="dxa"/>
          </w:tcPr>
          <w:p w14:paraId="79EC9EEC" w14:textId="5189E1CF" w:rsidR="00B2127C" w:rsidRPr="002F1247" w:rsidDel="00C81A3A" w:rsidRDefault="00B2127C">
            <w:pPr>
              <w:pStyle w:val="ListParagraph"/>
              <w:spacing w:line="276" w:lineRule="auto"/>
              <w:jc w:val="both"/>
              <w:rPr>
                <w:del w:id="10282" w:author="Rachel Shipsey" w:date="2025-05-21T10:26:00Z"/>
                <w:rFonts w:eastAsia="Arial" w:cs="Arial"/>
                <w:b/>
                <w:color w:val="000000"/>
                <w:sz w:val="20"/>
                <w:szCs w:val="20"/>
                <w:highlight w:val="yellow"/>
              </w:rPr>
              <w:pPrChange w:id="10283" w:author="Rachel Shipsey" w:date="2025-06-23T15:41:00Z">
                <w:pPr>
                  <w:spacing w:line="276" w:lineRule="auto"/>
                  <w:jc w:val="both"/>
                </w:pPr>
              </w:pPrChange>
            </w:pPr>
            <w:del w:id="10284" w:author="Rachel Shipsey" w:date="2025-05-21T10:26:00Z">
              <w:r w:rsidRPr="002F1247" w:rsidDel="00C81A3A">
                <w:rPr>
                  <w:rFonts w:eastAsia="Arial" w:cs="Arial"/>
                  <w:b/>
                  <w:color w:val="000000"/>
                  <w:sz w:val="20"/>
                  <w:szCs w:val="20"/>
                </w:rPr>
                <w:delText xml:space="preserve">Target Audience </w:delText>
              </w:r>
              <w:bookmarkStart w:id="10285" w:name="_Toc199770793"/>
              <w:bookmarkStart w:id="10286" w:name="_Toc201238415"/>
              <w:bookmarkStart w:id="10287" w:name="_Toc201319811"/>
              <w:bookmarkEnd w:id="10285"/>
              <w:bookmarkEnd w:id="10286"/>
              <w:bookmarkEnd w:id="10287"/>
            </w:del>
          </w:p>
        </w:tc>
        <w:tc>
          <w:tcPr>
            <w:tcW w:w="6180" w:type="dxa"/>
          </w:tcPr>
          <w:p w14:paraId="0599AB10" w14:textId="2ED861E4" w:rsidR="00B2127C" w:rsidRPr="002F1247" w:rsidDel="00C81A3A" w:rsidRDefault="00B2127C">
            <w:pPr>
              <w:pStyle w:val="ListParagraph"/>
              <w:spacing w:line="276" w:lineRule="auto"/>
              <w:jc w:val="both"/>
              <w:rPr>
                <w:del w:id="10288" w:author="Rachel Shipsey" w:date="2025-05-21T10:26:00Z"/>
                <w:rFonts w:eastAsia="Arial" w:cs="Arial"/>
                <w:b/>
                <w:color w:val="000000"/>
                <w:sz w:val="20"/>
                <w:szCs w:val="20"/>
              </w:rPr>
              <w:pPrChange w:id="10289" w:author="Rachel Shipsey" w:date="2025-06-23T15:41:00Z">
                <w:pPr>
                  <w:spacing w:line="276" w:lineRule="auto"/>
                  <w:jc w:val="both"/>
                </w:pPr>
              </w:pPrChange>
            </w:pPr>
            <w:del w:id="10290" w:author="Rachel Shipsey" w:date="2025-05-21T10:26:00Z">
              <w:r w:rsidRPr="002F1247" w:rsidDel="00C81A3A">
                <w:rPr>
                  <w:rFonts w:eastAsia="Arial" w:cs="Arial"/>
                  <w:b/>
                  <w:color w:val="000000"/>
                  <w:sz w:val="20"/>
                  <w:szCs w:val="20"/>
                </w:rPr>
                <w:delText>The intended outcome of interventions</w:delText>
              </w:r>
              <w:bookmarkStart w:id="10291" w:name="_Toc199770794"/>
              <w:bookmarkStart w:id="10292" w:name="_Toc201238416"/>
              <w:bookmarkStart w:id="10293" w:name="_Toc201319812"/>
              <w:bookmarkEnd w:id="10291"/>
              <w:bookmarkEnd w:id="10292"/>
              <w:bookmarkEnd w:id="10293"/>
            </w:del>
          </w:p>
        </w:tc>
        <w:bookmarkStart w:id="10294" w:name="_Toc199770795"/>
        <w:bookmarkStart w:id="10295" w:name="_Toc201238417"/>
        <w:bookmarkStart w:id="10296" w:name="_Toc201319813"/>
        <w:bookmarkEnd w:id="10294"/>
        <w:bookmarkEnd w:id="10295"/>
        <w:bookmarkEnd w:id="10296"/>
      </w:tr>
      <w:tr w:rsidR="00B2127C" w:rsidRPr="002F1247" w:rsidDel="00C81A3A" w14:paraId="1449808F" w14:textId="2088BC05" w:rsidTr="002F1247">
        <w:trPr>
          <w:trHeight w:val="575"/>
          <w:del w:id="10297" w:author="Rachel Shipsey" w:date="2025-05-21T10:26:00Z"/>
        </w:trPr>
        <w:tc>
          <w:tcPr>
            <w:tcW w:w="540" w:type="dxa"/>
          </w:tcPr>
          <w:p w14:paraId="1DF9207C" w14:textId="75361316" w:rsidR="00B2127C" w:rsidRPr="002F1247" w:rsidDel="00C81A3A" w:rsidRDefault="00B2127C">
            <w:pPr>
              <w:pStyle w:val="ListParagraph"/>
              <w:spacing w:line="276" w:lineRule="auto"/>
              <w:jc w:val="both"/>
              <w:rPr>
                <w:del w:id="10298" w:author="Rachel Shipsey" w:date="2025-05-21T10:26:00Z"/>
                <w:rFonts w:eastAsia="Arial" w:cs="Arial"/>
                <w:color w:val="000000"/>
                <w:sz w:val="20"/>
                <w:szCs w:val="20"/>
              </w:rPr>
              <w:pPrChange w:id="10299" w:author="Rachel Shipsey" w:date="2025-06-23T15:41:00Z">
                <w:pPr>
                  <w:spacing w:line="276" w:lineRule="auto"/>
                  <w:jc w:val="both"/>
                </w:pPr>
              </w:pPrChange>
            </w:pPr>
            <w:del w:id="10300" w:author="Rachel Shipsey" w:date="2025-05-21T10:26:00Z">
              <w:r w:rsidRPr="002F1247" w:rsidDel="00C81A3A">
                <w:rPr>
                  <w:rFonts w:eastAsia="Arial" w:cs="Arial"/>
                  <w:color w:val="000000"/>
                  <w:sz w:val="20"/>
                  <w:szCs w:val="20"/>
                </w:rPr>
                <w:delText>1</w:delText>
              </w:r>
              <w:bookmarkStart w:id="10301" w:name="_Toc199770796"/>
              <w:bookmarkStart w:id="10302" w:name="_Toc201238418"/>
              <w:bookmarkStart w:id="10303" w:name="_Toc201319814"/>
              <w:bookmarkEnd w:id="10301"/>
              <w:bookmarkEnd w:id="10302"/>
              <w:bookmarkEnd w:id="10303"/>
            </w:del>
          </w:p>
        </w:tc>
        <w:tc>
          <w:tcPr>
            <w:tcW w:w="2460" w:type="dxa"/>
          </w:tcPr>
          <w:p w14:paraId="795FF602" w14:textId="7A73861D" w:rsidR="00B2127C" w:rsidRPr="002F1247" w:rsidDel="00C81A3A" w:rsidRDefault="00B2127C">
            <w:pPr>
              <w:pStyle w:val="ListParagraph"/>
              <w:spacing w:line="276" w:lineRule="auto"/>
              <w:jc w:val="both"/>
              <w:rPr>
                <w:del w:id="10304" w:author="Rachel Shipsey" w:date="2025-05-21T10:26:00Z"/>
                <w:rFonts w:eastAsia="Arial" w:cs="Arial"/>
                <w:color w:val="000000"/>
                <w:sz w:val="20"/>
                <w:szCs w:val="20"/>
              </w:rPr>
              <w:pPrChange w:id="10305" w:author="Rachel Shipsey" w:date="2025-06-23T15:41:00Z">
                <w:pPr>
                  <w:spacing w:line="276" w:lineRule="auto"/>
                  <w:jc w:val="both"/>
                </w:pPr>
              </w:pPrChange>
            </w:pPr>
            <w:del w:id="10306" w:author="Rachel Shipsey" w:date="2025-05-21T10:26:00Z">
              <w:r w:rsidRPr="002F1247" w:rsidDel="00C81A3A">
                <w:rPr>
                  <w:rFonts w:eastAsia="Arial" w:cs="Arial"/>
                  <w:color w:val="000000"/>
                  <w:sz w:val="20"/>
                  <w:szCs w:val="20"/>
                </w:rPr>
                <w:delText>General public</w:delText>
              </w:r>
              <w:bookmarkStart w:id="10307" w:name="_Toc199770797"/>
              <w:bookmarkStart w:id="10308" w:name="_Toc201238419"/>
              <w:bookmarkStart w:id="10309" w:name="_Toc201319815"/>
              <w:bookmarkEnd w:id="10307"/>
              <w:bookmarkEnd w:id="10308"/>
              <w:bookmarkEnd w:id="10309"/>
            </w:del>
          </w:p>
        </w:tc>
        <w:tc>
          <w:tcPr>
            <w:tcW w:w="6180" w:type="dxa"/>
          </w:tcPr>
          <w:p w14:paraId="716D9712" w14:textId="732D00E8" w:rsidR="00B2127C" w:rsidRPr="002F1247" w:rsidDel="00C81A3A" w:rsidRDefault="00B2127C">
            <w:pPr>
              <w:pStyle w:val="ListParagraph"/>
              <w:spacing w:line="276" w:lineRule="auto"/>
              <w:jc w:val="both"/>
              <w:rPr>
                <w:del w:id="10310" w:author="Rachel Shipsey" w:date="2025-05-21T10:26:00Z"/>
                <w:rFonts w:eastAsia="Arial" w:cs="Arial"/>
                <w:color w:val="000000"/>
                <w:sz w:val="20"/>
                <w:szCs w:val="20"/>
              </w:rPr>
              <w:pPrChange w:id="10311" w:author="Rachel Shipsey" w:date="2025-06-23T15:41:00Z">
                <w:pPr>
                  <w:spacing w:line="276" w:lineRule="auto"/>
                  <w:jc w:val="both"/>
                </w:pPr>
              </w:pPrChange>
            </w:pPr>
            <w:del w:id="10312" w:author="Rachel Shipsey" w:date="2025-05-21T10:26:00Z">
              <w:r w:rsidRPr="002F1247" w:rsidDel="00C81A3A">
                <w:rPr>
                  <w:rFonts w:eastAsia="Arial" w:cs="Arial"/>
                  <w:color w:val="000000"/>
                  <w:sz w:val="20"/>
                  <w:szCs w:val="20"/>
                </w:rPr>
                <w:delText xml:space="preserve">To create </w:delText>
              </w:r>
              <w:r w:rsidRPr="002F1247" w:rsidDel="00C81A3A">
                <w:rPr>
                  <w:rFonts w:eastAsia="Arial" w:cs="Arial"/>
                  <w:sz w:val="20"/>
                  <w:szCs w:val="20"/>
                </w:rPr>
                <w:delText>awareness of</w:delText>
              </w:r>
              <w:r w:rsidRPr="002F1247" w:rsidDel="00C81A3A">
                <w:rPr>
                  <w:rFonts w:eastAsia="Arial" w:cs="Arial"/>
                  <w:color w:val="000000"/>
                  <w:sz w:val="20"/>
                  <w:szCs w:val="20"/>
                </w:rPr>
                <w:delText xml:space="preserve"> the importance of Census and the need to give accurate information.</w:delText>
              </w:r>
              <w:bookmarkStart w:id="10313" w:name="_Toc199770798"/>
              <w:bookmarkStart w:id="10314" w:name="_Toc201238420"/>
              <w:bookmarkStart w:id="10315" w:name="_Toc201319816"/>
              <w:bookmarkEnd w:id="10313"/>
              <w:bookmarkEnd w:id="10314"/>
              <w:bookmarkEnd w:id="10315"/>
            </w:del>
          </w:p>
        </w:tc>
        <w:bookmarkStart w:id="10316" w:name="_Toc199770799"/>
        <w:bookmarkStart w:id="10317" w:name="_Toc201238421"/>
        <w:bookmarkStart w:id="10318" w:name="_Toc201319817"/>
        <w:bookmarkEnd w:id="10316"/>
        <w:bookmarkEnd w:id="10317"/>
        <w:bookmarkEnd w:id="10318"/>
      </w:tr>
      <w:tr w:rsidR="00B2127C" w:rsidRPr="002F1247" w:rsidDel="00C81A3A" w14:paraId="23E0B814" w14:textId="2808BB94" w:rsidTr="002F1247">
        <w:trPr>
          <w:cnfStyle w:val="000000100000" w:firstRow="0" w:lastRow="0" w:firstColumn="0" w:lastColumn="0" w:oddVBand="0" w:evenVBand="0" w:oddHBand="1" w:evenHBand="0" w:firstRowFirstColumn="0" w:firstRowLastColumn="0" w:lastRowFirstColumn="0" w:lastRowLastColumn="0"/>
          <w:del w:id="10319" w:author="Rachel Shipsey" w:date="2025-05-21T10:26:00Z"/>
        </w:trPr>
        <w:tc>
          <w:tcPr>
            <w:tcW w:w="540" w:type="dxa"/>
          </w:tcPr>
          <w:p w14:paraId="62D59A88" w14:textId="31BB6055" w:rsidR="00B2127C" w:rsidRPr="002F1247" w:rsidDel="00C81A3A" w:rsidRDefault="00B2127C">
            <w:pPr>
              <w:pStyle w:val="ListParagraph"/>
              <w:spacing w:line="276" w:lineRule="auto"/>
              <w:jc w:val="both"/>
              <w:rPr>
                <w:del w:id="10320" w:author="Rachel Shipsey" w:date="2025-05-21T10:26:00Z"/>
                <w:rFonts w:eastAsia="Arial" w:cs="Arial"/>
                <w:color w:val="000000"/>
                <w:sz w:val="20"/>
                <w:szCs w:val="20"/>
              </w:rPr>
              <w:pPrChange w:id="10321" w:author="Rachel Shipsey" w:date="2025-06-23T15:41:00Z">
                <w:pPr>
                  <w:spacing w:line="276" w:lineRule="auto"/>
                  <w:jc w:val="both"/>
                </w:pPr>
              </w:pPrChange>
            </w:pPr>
            <w:del w:id="10322" w:author="Rachel Shipsey" w:date="2025-05-21T10:26:00Z">
              <w:r w:rsidRPr="002F1247" w:rsidDel="00C81A3A">
                <w:rPr>
                  <w:rFonts w:eastAsia="Arial" w:cs="Arial"/>
                  <w:color w:val="000000"/>
                  <w:sz w:val="20"/>
                  <w:szCs w:val="20"/>
                </w:rPr>
                <w:delText>2</w:delText>
              </w:r>
              <w:bookmarkStart w:id="10323" w:name="_Toc199770800"/>
              <w:bookmarkStart w:id="10324" w:name="_Toc201238422"/>
              <w:bookmarkStart w:id="10325" w:name="_Toc201319818"/>
              <w:bookmarkEnd w:id="10323"/>
              <w:bookmarkEnd w:id="10324"/>
              <w:bookmarkEnd w:id="10325"/>
            </w:del>
          </w:p>
        </w:tc>
        <w:tc>
          <w:tcPr>
            <w:tcW w:w="2460" w:type="dxa"/>
          </w:tcPr>
          <w:p w14:paraId="3796302B" w14:textId="3E242BA4" w:rsidR="00B2127C" w:rsidRPr="002F1247" w:rsidDel="00C81A3A" w:rsidRDefault="00B2127C">
            <w:pPr>
              <w:pStyle w:val="ListParagraph"/>
              <w:spacing w:line="276" w:lineRule="auto"/>
              <w:jc w:val="both"/>
              <w:rPr>
                <w:del w:id="10326" w:author="Rachel Shipsey" w:date="2025-05-21T10:26:00Z"/>
                <w:rFonts w:eastAsia="Arial" w:cs="Arial"/>
                <w:color w:val="000000"/>
                <w:sz w:val="20"/>
                <w:szCs w:val="20"/>
              </w:rPr>
              <w:pPrChange w:id="10327" w:author="Rachel Shipsey" w:date="2025-06-23T15:41:00Z">
                <w:pPr>
                  <w:spacing w:line="276" w:lineRule="auto"/>
                  <w:jc w:val="both"/>
                </w:pPr>
              </w:pPrChange>
            </w:pPr>
            <w:del w:id="10328" w:author="Rachel Shipsey" w:date="2025-05-21T10:26:00Z">
              <w:r w:rsidRPr="002F1247" w:rsidDel="00C81A3A">
                <w:rPr>
                  <w:rFonts w:eastAsia="Arial" w:cs="Arial"/>
                  <w:color w:val="000000"/>
                  <w:sz w:val="20"/>
                  <w:szCs w:val="20"/>
                </w:rPr>
                <w:delText>Media</w:delText>
              </w:r>
              <w:bookmarkStart w:id="10329" w:name="_Toc199770801"/>
              <w:bookmarkStart w:id="10330" w:name="_Toc201238423"/>
              <w:bookmarkStart w:id="10331" w:name="_Toc201319819"/>
              <w:bookmarkEnd w:id="10329"/>
              <w:bookmarkEnd w:id="10330"/>
              <w:bookmarkEnd w:id="10331"/>
            </w:del>
          </w:p>
        </w:tc>
        <w:tc>
          <w:tcPr>
            <w:tcW w:w="6180" w:type="dxa"/>
          </w:tcPr>
          <w:p w14:paraId="17C2B685" w14:textId="19E2ACB8" w:rsidR="00B2127C" w:rsidRPr="002F1247" w:rsidDel="00C81A3A" w:rsidRDefault="00B2127C">
            <w:pPr>
              <w:pStyle w:val="ListParagraph"/>
              <w:spacing w:line="276" w:lineRule="auto"/>
              <w:jc w:val="both"/>
              <w:rPr>
                <w:del w:id="10332" w:author="Rachel Shipsey" w:date="2025-05-21T10:26:00Z"/>
                <w:rFonts w:eastAsia="Arial" w:cs="Arial"/>
                <w:color w:val="000000"/>
                <w:sz w:val="20"/>
                <w:szCs w:val="20"/>
              </w:rPr>
              <w:pPrChange w:id="10333" w:author="Rachel Shipsey" w:date="2025-06-23T15:41:00Z">
                <w:pPr>
                  <w:spacing w:line="276" w:lineRule="auto"/>
                  <w:jc w:val="both"/>
                </w:pPr>
              </w:pPrChange>
            </w:pPr>
            <w:del w:id="10334" w:author="Rachel Shipsey" w:date="2025-05-21T10:26:00Z">
              <w:r w:rsidRPr="002F1247" w:rsidDel="00C81A3A">
                <w:rPr>
                  <w:rFonts w:eastAsia="Arial" w:cs="Arial"/>
                  <w:color w:val="000000"/>
                  <w:sz w:val="20"/>
                  <w:szCs w:val="20"/>
                </w:rPr>
                <w:delText>To bring all media on board to assist in disseminating accurate Census messages.</w:delText>
              </w:r>
              <w:bookmarkStart w:id="10335" w:name="_Toc199770802"/>
              <w:bookmarkStart w:id="10336" w:name="_Toc201238424"/>
              <w:bookmarkStart w:id="10337" w:name="_Toc201319820"/>
              <w:bookmarkEnd w:id="10335"/>
              <w:bookmarkEnd w:id="10336"/>
              <w:bookmarkEnd w:id="10337"/>
            </w:del>
          </w:p>
        </w:tc>
        <w:bookmarkStart w:id="10338" w:name="_Toc199770803"/>
        <w:bookmarkStart w:id="10339" w:name="_Toc201238425"/>
        <w:bookmarkStart w:id="10340" w:name="_Toc201319821"/>
        <w:bookmarkEnd w:id="10338"/>
        <w:bookmarkEnd w:id="10339"/>
        <w:bookmarkEnd w:id="10340"/>
      </w:tr>
      <w:tr w:rsidR="00B2127C" w:rsidRPr="002F1247" w:rsidDel="00C81A3A" w14:paraId="142AA92B" w14:textId="33C1A319" w:rsidTr="002F1247">
        <w:trPr>
          <w:del w:id="10341" w:author="Rachel Shipsey" w:date="2025-05-21T10:26:00Z"/>
        </w:trPr>
        <w:tc>
          <w:tcPr>
            <w:tcW w:w="540" w:type="dxa"/>
          </w:tcPr>
          <w:p w14:paraId="7F028DBC" w14:textId="0C986F1A" w:rsidR="00B2127C" w:rsidRPr="002F1247" w:rsidDel="00C81A3A" w:rsidRDefault="00B2127C">
            <w:pPr>
              <w:pStyle w:val="ListParagraph"/>
              <w:spacing w:line="276" w:lineRule="auto"/>
              <w:jc w:val="both"/>
              <w:rPr>
                <w:del w:id="10342" w:author="Rachel Shipsey" w:date="2025-05-21T10:26:00Z"/>
                <w:rFonts w:eastAsia="Arial" w:cs="Arial"/>
                <w:color w:val="000000"/>
                <w:sz w:val="20"/>
                <w:szCs w:val="20"/>
              </w:rPr>
              <w:pPrChange w:id="10343" w:author="Rachel Shipsey" w:date="2025-06-23T15:41:00Z">
                <w:pPr>
                  <w:spacing w:line="276" w:lineRule="auto"/>
                  <w:jc w:val="both"/>
                </w:pPr>
              </w:pPrChange>
            </w:pPr>
            <w:del w:id="10344" w:author="Rachel Shipsey" w:date="2025-05-21T10:26:00Z">
              <w:r w:rsidRPr="002F1247" w:rsidDel="00C81A3A">
                <w:rPr>
                  <w:rFonts w:eastAsia="Arial" w:cs="Arial"/>
                  <w:color w:val="000000"/>
                  <w:sz w:val="20"/>
                  <w:szCs w:val="20"/>
                </w:rPr>
                <w:delText>3</w:delText>
              </w:r>
              <w:bookmarkStart w:id="10345" w:name="_Toc199770804"/>
              <w:bookmarkStart w:id="10346" w:name="_Toc201238426"/>
              <w:bookmarkStart w:id="10347" w:name="_Toc201319822"/>
              <w:bookmarkEnd w:id="10345"/>
              <w:bookmarkEnd w:id="10346"/>
              <w:bookmarkEnd w:id="10347"/>
            </w:del>
          </w:p>
        </w:tc>
        <w:tc>
          <w:tcPr>
            <w:tcW w:w="2460" w:type="dxa"/>
          </w:tcPr>
          <w:p w14:paraId="20046786" w14:textId="24611A4E" w:rsidR="00B2127C" w:rsidRPr="002F1247" w:rsidDel="00C81A3A" w:rsidRDefault="00B2127C">
            <w:pPr>
              <w:pStyle w:val="ListParagraph"/>
              <w:spacing w:line="276" w:lineRule="auto"/>
              <w:jc w:val="both"/>
              <w:rPr>
                <w:del w:id="10348" w:author="Rachel Shipsey" w:date="2025-05-21T10:26:00Z"/>
                <w:rFonts w:eastAsia="Arial" w:cs="Arial"/>
                <w:color w:val="000000"/>
                <w:sz w:val="20"/>
                <w:szCs w:val="20"/>
              </w:rPr>
              <w:pPrChange w:id="10349" w:author="Rachel Shipsey" w:date="2025-06-23T15:41:00Z">
                <w:pPr>
                  <w:spacing w:line="276" w:lineRule="auto"/>
                  <w:jc w:val="both"/>
                </w:pPr>
              </w:pPrChange>
            </w:pPr>
            <w:del w:id="10350" w:author="Rachel Shipsey" w:date="2025-05-21T10:26:00Z">
              <w:r w:rsidRPr="002F1247" w:rsidDel="00C81A3A">
                <w:rPr>
                  <w:rFonts w:eastAsia="Arial" w:cs="Arial"/>
                  <w:color w:val="000000"/>
                  <w:sz w:val="20"/>
                  <w:szCs w:val="20"/>
                </w:rPr>
                <w:delText>Government officials</w:delText>
              </w:r>
              <w:bookmarkStart w:id="10351" w:name="_Toc199770805"/>
              <w:bookmarkStart w:id="10352" w:name="_Toc201238427"/>
              <w:bookmarkStart w:id="10353" w:name="_Toc201319823"/>
              <w:bookmarkEnd w:id="10351"/>
              <w:bookmarkEnd w:id="10352"/>
              <w:bookmarkEnd w:id="10353"/>
            </w:del>
          </w:p>
        </w:tc>
        <w:tc>
          <w:tcPr>
            <w:tcW w:w="6180" w:type="dxa"/>
          </w:tcPr>
          <w:p w14:paraId="64044DD4" w14:textId="44BD786C" w:rsidR="00B2127C" w:rsidRPr="002F1247" w:rsidDel="00C81A3A" w:rsidRDefault="00B2127C">
            <w:pPr>
              <w:pStyle w:val="ListParagraph"/>
              <w:spacing w:line="276" w:lineRule="auto"/>
              <w:jc w:val="both"/>
              <w:rPr>
                <w:del w:id="10354" w:author="Rachel Shipsey" w:date="2025-05-21T10:26:00Z"/>
                <w:rFonts w:eastAsia="Arial" w:cs="Arial"/>
                <w:color w:val="000000"/>
                <w:sz w:val="20"/>
                <w:szCs w:val="20"/>
              </w:rPr>
              <w:pPrChange w:id="10355" w:author="Rachel Shipsey" w:date="2025-06-23T15:41:00Z">
                <w:pPr>
                  <w:spacing w:line="276" w:lineRule="auto"/>
                  <w:jc w:val="both"/>
                </w:pPr>
              </w:pPrChange>
            </w:pPr>
            <w:del w:id="10356" w:author="Rachel Shipsey" w:date="2025-05-21T10:26:00Z">
              <w:r w:rsidRPr="002F1247" w:rsidDel="00C81A3A">
                <w:rPr>
                  <w:rFonts w:eastAsia="Arial" w:cs="Arial"/>
                  <w:color w:val="000000"/>
                  <w:sz w:val="20"/>
                  <w:szCs w:val="20"/>
                </w:rPr>
                <w:delText>To lobby their support in disseminating accurate Census messages.</w:delText>
              </w:r>
              <w:bookmarkStart w:id="10357" w:name="_Toc199770806"/>
              <w:bookmarkStart w:id="10358" w:name="_Toc201238428"/>
              <w:bookmarkStart w:id="10359" w:name="_Toc201319824"/>
              <w:bookmarkEnd w:id="10357"/>
              <w:bookmarkEnd w:id="10358"/>
              <w:bookmarkEnd w:id="10359"/>
            </w:del>
          </w:p>
        </w:tc>
        <w:bookmarkStart w:id="10360" w:name="_Toc199770807"/>
        <w:bookmarkStart w:id="10361" w:name="_Toc201238429"/>
        <w:bookmarkStart w:id="10362" w:name="_Toc201319825"/>
        <w:bookmarkEnd w:id="10360"/>
        <w:bookmarkEnd w:id="10361"/>
        <w:bookmarkEnd w:id="10362"/>
      </w:tr>
      <w:tr w:rsidR="00B2127C" w:rsidRPr="002F1247" w:rsidDel="00C81A3A" w14:paraId="2635BBBB" w14:textId="58B15DC2" w:rsidTr="002F1247">
        <w:trPr>
          <w:cnfStyle w:val="000000100000" w:firstRow="0" w:lastRow="0" w:firstColumn="0" w:lastColumn="0" w:oddVBand="0" w:evenVBand="0" w:oddHBand="1" w:evenHBand="0" w:firstRowFirstColumn="0" w:firstRowLastColumn="0" w:lastRowFirstColumn="0" w:lastRowLastColumn="0"/>
          <w:del w:id="10363" w:author="Rachel Shipsey" w:date="2025-05-21T10:26:00Z"/>
        </w:trPr>
        <w:tc>
          <w:tcPr>
            <w:tcW w:w="540" w:type="dxa"/>
          </w:tcPr>
          <w:p w14:paraId="43A8805B" w14:textId="1A6136D8" w:rsidR="00B2127C" w:rsidRPr="002F1247" w:rsidDel="00C81A3A" w:rsidRDefault="00B2127C">
            <w:pPr>
              <w:pStyle w:val="ListParagraph"/>
              <w:spacing w:line="276" w:lineRule="auto"/>
              <w:jc w:val="both"/>
              <w:rPr>
                <w:del w:id="10364" w:author="Rachel Shipsey" w:date="2025-05-21T10:26:00Z"/>
                <w:rFonts w:eastAsia="Arial" w:cs="Arial"/>
                <w:color w:val="000000"/>
                <w:sz w:val="20"/>
                <w:szCs w:val="20"/>
              </w:rPr>
              <w:pPrChange w:id="10365" w:author="Rachel Shipsey" w:date="2025-06-23T15:41:00Z">
                <w:pPr>
                  <w:spacing w:line="276" w:lineRule="auto"/>
                  <w:jc w:val="both"/>
                </w:pPr>
              </w:pPrChange>
            </w:pPr>
            <w:del w:id="10366" w:author="Rachel Shipsey" w:date="2025-05-21T10:26:00Z">
              <w:r w:rsidRPr="002F1247" w:rsidDel="00C81A3A">
                <w:rPr>
                  <w:rFonts w:eastAsia="Arial" w:cs="Arial"/>
                  <w:color w:val="000000"/>
                  <w:sz w:val="20"/>
                  <w:szCs w:val="20"/>
                </w:rPr>
                <w:delText>4</w:delText>
              </w:r>
              <w:bookmarkStart w:id="10367" w:name="_Toc199770808"/>
              <w:bookmarkStart w:id="10368" w:name="_Toc201238430"/>
              <w:bookmarkStart w:id="10369" w:name="_Toc201319826"/>
              <w:bookmarkEnd w:id="10367"/>
              <w:bookmarkEnd w:id="10368"/>
              <w:bookmarkEnd w:id="10369"/>
            </w:del>
          </w:p>
        </w:tc>
        <w:tc>
          <w:tcPr>
            <w:tcW w:w="2460" w:type="dxa"/>
          </w:tcPr>
          <w:p w14:paraId="32510391" w14:textId="700E2B2B" w:rsidR="00B2127C" w:rsidRPr="002F1247" w:rsidDel="00C81A3A" w:rsidRDefault="00B2127C">
            <w:pPr>
              <w:pStyle w:val="ListParagraph"/>
              <w:spacing w:line="276" w:lineRule="auto"/>
              <w:jc w:val="both"/>
              <w:rPr>
                <w:del w:id="10370" w:author="Rachel Shipsey" w:date="2025-05-21T10:26:00Z"/>
                <w:rFonts w:eastAsia="Arial" w:cs="Arial"/>
                <w:color w:val="000000"/>
                <w:sz w:val="20"/>
                <w:szCs w:val="20"/>
              </w:rPr>
              <w:pPrChange w:id="10371" w:author="Rachel Shipsey" w:date="2025-06-23T15:41:00Z">
                <w:pPr>
                  <w:spacing w:line="276" w:lineRule="auto"/>
                  <w:jc w:val="both"/>
                </w:pPr>
              </w:pPrChange>
            </w:pPr>
            <w:del w:id="10372" w:author="Rachel Shipsey" w:date="2025-05-21T10:26:00Z">
              <w:r w:rsidRPr="002F1247" w:rsidDel="00C81A3A">
                <w:rPr>
                  <w:rFonts w:eastAsia="Arial" w:cs="Arial"/>
                  <w:color w:val="000000"/>
                  <w:sz w:val="20"/>
                  <w:szCs w:val="20"/>
                </w:rPr>
                <w:delText>Community leaders</w:delText>
              </w:r>
              <w:bookmarkStart w:id="10373" w:name="_Toc199770809"/>
              <w:bookmarkStart w:id="10374" w:name="_Toc201238431"/>
              <w:bookmarkStart w:id="10375" w:name="_Toc201319827"/>
              <w:bookmarkEnd w:id="10373"/>
              <w:bookmarkEnd w:id="10374"/>
              <w:bookmarkEnd w:id="10375"/>
            </w:del>
          </w:p>
        </w:tc>
        <w:tc>
          <w:tcPr>
            <w:tcW w:w="6180" w:type="dxa"/>
          </w:tcPr>
          <w:p w14:paraId="6902A9B7" w14:textId="5AAA7758" w:rsidR="00B2127C" w:rsidRPr="002F1247" w:rsidDel="00C81A3A" w:rsidRDefault="00B2127C">
            <w:pPr>
              <w:pStyle w:val="ListParagraph"/>
              <w:spacing w:line="276" w:lineRule="auto"/>
              <w:jc w:val="both"/>
              <w:rPr>
                <w:del w:id="10376" w:author="Rachel Shipsey" w:date="2025-05-21T10:26:00Z"/>
                <w:rFonts w:eastAsia="Arial" w:cs="Arial"/>
                <w:color w:val="000000"/>
                <w:sz w:val="20"/>
                <w:szCs w:val="20"/>
              </w:rPr>
              <w:pPrChange w:id="10377" w:author="Rachel Shipsey" w:date="2025-06-23T15:41:00Z">
                <w:pPr>
                  <w:spacing w:line="276" w:lineRule="auto"/>
                  <w:jc w:val="both"/>
                </w:pPr>
              </w:pPrChange>
            </w:pPr>
            <w:del w:id="10378" w:author="Rachel Shipsey" w:date="2025-05-21T10:26:00Z">
              <w:r w:rsidRPr="002F1247" w:rsidDel="00C81A3A">
                <w:rPr>
                  <w:rFonts w:eastAsia="Arial" w:cs="Arial"/>
                  <w:color w:val="000000"/>
                  <w:sz w:val="20"/>
                  <w:szCs w:val="20"/>
                </w:rPr>
                <w:delText xml:space="preserve">To sensitize them on the importance of Census and their role in sensitizing the public. </w:delText>
              </w:r>
              <w:bookmarkStart w:id="10379" w:name="_Toc199770810"/>
              <w:bookmarkStart w:id="10380" w:name="_Toc201238432"/>
              <w:bookmarkStart w:id="10381" w:name="_Toc201319828"/>
              <w:bookmarkEnd w:id="10379"/>
              <w:bookmarkEnd w:id="10380"/>
              <w:bookmarkEnd w:id="10381"/>
            </w:del>
          </w:p>
        </w:tc>
        <w:bookmarkStart w:id="10382" w:name="_Toc199770811"/>
        <w:bookmarkStart w:id="10383" w:name="_Toc201238433"/>
        <w:bookmarkStart w:id="10384" w:name="_Toc201319829"/>
        <w:bookmarkEnd w:id="10382"/>
        <w:bookmarkEnd w:id="10383"/>
        <w:bookmarkEnd w:id="10384"/>
      </w:tr>
      <w:tr w:rsidR="00B2127C" w:rsidRPr="002F1247" w:rsidDel="00C81A3A" w14:paraId="58EB6874" w14:textId="75639D48" w:rsidTr="002F1247">
        <w:trPr>
          <w:del w:id="10385" w:author="Rachel Shipsey" w:date="2025-05-21T10:26:00Z"/>
        </w:trPr>
        <w:tc>
          <w:tcPr>
            <w:tcW w:w="540" w:type="dxa"/>
          </w:tcPr>
          <w:p w14:paraId="766FBE23" w14:textId="2BD923FE" w:rsidR="00B2127C" w:rsidRPr="002F1247" w:rsidDel="00C81A3A" w:rsidRDefault="00B2127C">
            <w:pPr>
              <w:pStyle w:val="ListParagraph"/>
              <w:spacing w:line="276" w:lineRule="auto"/>
              <w:jc w:val="both"/>
              <w:rPr>
                <w:del w:id="10386" w:author="Rachel Shipsey" w:date="2025-05-21T10:26:00Z"/>
                <w:rFonts w:eastAsia="Arial" w:cs="Arial"/>
                <w:color w:val="000000"/>
                <w:sz w:val="20"/>
                <w:szCs w:val="20"/>
              </w:rPr>
              <w:pPrChange w:id="10387" w:author="Rachel Shipsey" w:date="2025-06-23T15:41:00Z">
                <w:pPr>
                  <w:spacing w:line="276" w:lineRule="auto"/>
                  <w:jc w:val="both"/>
                </w:pPr>
              </w:pPrChange>
            </w:pPr>
            <w:del w:id="10388" w:author="Rachel Shipsey" w:date="2025-05-21T10:26:00Z">
              <w:r w:rsidRPr="002F1247" w:rsidDel="00C81A3A">
                <w:rPr>
                  <w:rFonts w:eastAsia="Arial" w:cs="Arial"/>
                  <w:color w:val="000000"/>
                  <w:sz w:val="20"/>
                  <w:szCs w:val="20"/>
                </w:rPr>
                <w:delText xml:space="preserve">5 </w:delText>
              </w:r>
              <w:bookmarkStart w:id="10389" w:name="_Toc199770812"/>
              <w:bookmarkStart w:id="10390" w:name="_Toc201238434"/>
              <w:bookmarkStart w:id="10391" w:name="_Toc201319830"/>
              <w:bookmarkEnd w:id="10389"/>
              <w:bookmarkEnd w:id="10390"/>
              <w:bookmarkEnd w:id="10391"/>
            </w:del>
          </w:p>
        </w:tc>
        <w:tc>
          <w:tcPr>
            <w:tcW w:w="2460" w:type="dxa"/>
          </w:tcPr>
          <w:p w14:paraId="37DE3050" w14:textId="6454EA91" w:rsidR="00B2127C" w:rsidRPr="002F1247" w:rsidDel="00C81A3A" w:rsidRDefault="00B2127C">
            <w:pPr>
              <w:pStyle w:val="ListParagraph"/>
              <w:spacing w:line="276" w:lineRule="auto"/>
              <w:jc w:val="both"/>
              <w:rPr>
                <w:del w:id="10392" w:author="Rachel Shipsey" w:date="2025-05-21T10:26:00Z"/>
                <w:rFonts w:eastAsia="Arial" w:cs="Arial"/>
                <w:color w:val="000000"/>
                <w:sz w:val="20"/>
                <w:szCs w:val="20"/>
              </w:rPr>
              <w:pPrChange w:id="10393" w:author="Rachel Shipsey" w:date="2025-06-23T15:41:00Z">
                <w:pPr>
                  <w:spacing w:line="276" w:lineRule="auto"/>
                  <w:jc w:val="both"/>
                </w:pPr>
              </w:pPrChange>
            </w:pPr>
            <w:del w:id="10394" w:author="Rachel Shipsey" w:date="2025-05-21T10:26:00Z">
              <w:r w:rsidRPr="002F1247" w:rsidDel="00C81A3A">
                <w:rPr>
                  <w:rFonts w:eastAsia="Arial" w:cs="Arial"/>
                  <w:color w:val="000000"/>
                  <w:sz w:val="20"/>
                  <w:szCs w:val="20"/>
                </w:rPr>
                <w:delText>Civil Society and other pressure groups</w:delText>
              </w:r>
              <w:bookmarkStart w:id="10395" w:name="_Toc199770813"/>
              <w:bookmarkStart w:id="10396" w:name="_Toc201238435"/>
              <w:bookmarkStart w:id="10397" w:name="_Toc201319831"/>
              <w:bookmarkEnd w:id="10395"/>
              <w:bookmarkEnd w:id="10396"/>
              <w:bookmarkEnd w:id="10397"/>
            </w:del>
          </w:p>
        </w:tc>
        <w:tc>
          <w:tcPr>
            <w:tcW w:w="6180" w:type="dxa"/>
          </w:tcPr>
          <w:p w14:paraId="61F0409B" w14:textId="069AA2C9" w:rsidR="00B2127C" w:rsidRPr="002F1247" w:rsidDel="00C81A3A" w:rsidRDefault="00B2127C">
            <w:pPr>
              <w:pStyle w:val="ListParagraph"/>
              <w:spacing w:line="276" w:lineRule="auto"/>
              <w:jc w:val="both"/>
              <w:rPr>
                <w:del w:id="10398" w:author="Rachel Shipsey" w:date="2025-05-21T10:26:00Z"/>
                <w:rFonts w:eastAsia="Arial" w:cs="Arial"/>
                <w:color w:val="000000"/>
                <w:sz w:val="20"/>
                <w:szCs w:val="20"/>
              </w:rPr>
              <w:pPrChange w:id="10399" w:author="Rachel Shipsey" w:date="2025-06-23T15:41:00Z">
                <w:pPr>
                  <w:spacing w:line="276" w:lineRule="auto"/>
                  <w:jc w:val="both"/>
                </w:pPr>
              </w:pPrChange>
            </w:pPr>
            <w:del w:id="10400" w:author="Rachel Shipsey" w:date="2025-05-21T10:26:00Z">
              <w:r w:rsidRPr="002F1247" w:rsidDel="00C81A3A">
                <w:rPr>
                  <w:rFonts w:eastAsia="Arial" w:cs="Arial"/>
                  <w:color w:val="000000"/>
                  <w:sz w:val="20"/>
                  <w:szCs w:val="20"/>
                </w:rPr>
                <w:delText xml:space="preserve">To sensitize them on the Census and request for their support in disseminating accurate Census information. </w:delText>
              </w:r>
              <w:bookmarkStart w:id="10401" w:name="_Toc199770814"/>
              <w:bookmarkStart w:id="10402" w:name="_Toc201238436"/>
              <w:bookmarkStart w:id="10403" w:name="_Toc201319832"/>
              <w:bookmarkEnd w:id="10401"/>
              <w:bookmarkEnd w:id="10402"/>
              <w:bookmarkEnd w:id="10403"/>
            </w:del>
          </w:p>
        </w:tc>
        <w:bookmarkStart w:id="10404" w:name="_Toc199770815"/>
        <w:bookmarkStart w:id="10405" w:name="_Toc201238437"/>
        <w:bookmarkStart w:id="10406" w:name="_Toc201319833"/>
        <w:bookmarkEnd w:id="10404"/>
        <w:bookmarkEnd w:id="10405"/>
        <w:bookmarkEnd w:id="10406"/>
      </w:tr>
      <w:tr w:rsidR="00B2127C" w:rsidRPr="002F1247" w:rsidDel="00C81A3A" w14:paraId="135348B9" w14:textId="1A460083" w:rsidTr="002F1247">
        <w:trPr>
          <w:cnfStyle w:val="000000100000" w:firstRow="0" w:lastRow="0" w:firstColumn="0" w:lastColumn="0" w:oddVBand="0" w:evenVBand="0" w:oddHBand="1" w:evenHBand="0" w:firstRowFirstColumn="0" w:firstRowLastColumn="0" w:lastRowFirstColumn="0" w:lastRowLastColumn="0"/>
          <w:del w:id="10407" w:author="Rachel Shipsey" w:date="2025-05-21T10:26:00Z"/>
        </w:trPr>
        <w:tc>
          <w:tcPr>
            <w:tcW w:w="540" w:type="dxa"/>
          </w:tcPr>
          <w:p w14:paraId="5A13046E" w14:textId="535BC7DC" w:rsidR="00B2127C" w:rsidRPr="002F1247" w:rsidDel="00C81A3A" w:rsidRDefault="00B2127C">
            <w:pPr>
              <w:pStyle w:val="ListParagraph"/>
              <w:spacing w:line="276" w:lineRule="auto"/>
              <w:jc w:val="both"/>
              <w:rPr>
                <w:del w:id="10408" w:author="Rachel Shipsey" w:date="2025-05-21T10:26:00Z"/>
                <w:rFonts w:eastAsia="Arial" w:cs="Arial"/>
                <w:color w:val="000000"/>
                <w:sz w:val="20"/>
                <w:szCs w:val="20"/>
              </w:rPr>
              <w:pPrChange w:id="10409" w:author="Rachel Shipsey" w:date="2025-06-23T15:41:00Z">
                <w:pPr>
                  <w:spacing w:line="276" w:lineRule="auto"/>
                  <w:jc w:val="both"/>
                </w:pPr>
              </w:pPrChange>
            </w:pPr>
            <w:del w:id="10410" w:author="Rachel Shipsey" w:date="2025-05-21T10:26:00Z">
              <w:r w:rsidRPr="002F1247" w:rsidDel="00C81A3A">
                <w:rPr>
                  <w:rFonts w:eastAsia="Arial" w:cs="Arial"/>
                  <w:color w:val="000000"/>
                  <w:sz w:val="20"/>
                  <w:szCs w:val="20"/>
                </w:rPr>
                <w:delText>6</w:delText>
              </w:r>
              <w:bookmarkStart w:id="10411" w:name="_Toc199770816"/>
              <w:bookmarkStart w:id="10412" w:name="_Toc201238438"/>
              <w:bookmarkStart w:id="10413" w:name="_Toc201319834"/>
              <w:bookmarkEnd w:id="10411"/>
              <w:bookmarkEnd w:id="10412"/>
              <w:bookmarkEnd w:id="10413"/>
            </w:del>
          </w:p>
        </w:tc>
        <w:tc>
          <w:tcPr>
            <w:tcW w:w="2460" w:type="dxa"/>
          </w:tcPr>
          <w:p w14:paraId="269DC515" w14:textId="7536DD5D" w:rsidR="00B2127C" w:rsidRPr="002F1247" w:rsidDel="00C81A3A" w:rsidRDefault="00B2127C">
            <w:pPr>
              <w:pStyle w:val="ListParagraph"/>
              <w:spacing w:line="276" w:lineRule="auto"/>
              <w:jc w:val="both"/>
              <w:rPr>
                <w:del w:id="10414" w:author="Rachel Shipsey" w:date="2025-05-21T10:26:00Z"/>
                <w:rFonts w:eastAsia="Arial" w:cs="Arial"/>
                <w:color w:val="000000"/>
                <w:sz w:val="20"/>
                <w:szCs w:val="20"/>
              </w:rPr>
              <w:pPrChange w:id="10415" w:author="Rachel Shipsey" w:date="2025-06-23T15:41:00Z">
                <w:pPr>
                  <w:spacing w:line="276" w:lineRule="auto"/>
                  <w:jc w:val="both"/>
                </w:pPr>
              </w:pPrChange>
            </w:pPr>
            <w:del w:id="10416" w:author="Rachel Shipsey" w:date="2025-05-21T10:26:00Z">
              <w:r w:rsidRPr="002F1247" w:rsidDel="00C81A3A">
                <w:rPr>
                  <w:rFonts w:eastAsia="Arial" w:cs="Arial"/>
                  <w:color w:val="000000"/>
                  <w:sz w:val="20"/>
                  <w:szCs w:val="20"/>
                </w:rPr>
                <w:delText>Religious leaders</w:delText>
              </w:r>
              <w:bookmarkStart w:id="10417" w:name="_Toc199770817"/>
              <w:bookmarkStart w:id="10418" w:name="_Toc201238439"/>
              <w:bookmarkStart w:id="10419" w:name="_Toc201319835"/>
              <w:bookmarkEnd w:id="10417"/>
              <w:bookmarkEnd w:id="10418"/>
              <w:bookmarkEnd w:id="10419"/>
            </w:del>
          </w:p>
        </w:tc>
        <w:tc>
          <w:tcPr>
            <w:tcW w:w="6180" w:type="dxa"/>
          </w:tcPr>
          <w:p w14:paraId="0D9E774C" w14:textId="5DDD9FBD" w:rsidR="00B2127C" w:rsidRPr="002F1247" w:rsidDel="00C81A3A" w:rsidRDefault="00B2127C">
            <w:pPr>
              <w:pStyle w:val="ListParagraph"/>
              <w:spacing w:line="276" w:lineRule="auto"/>
              <w:jc w:val="both"/>
              <w:rPr>
                <w:del w:id="10420" w:author="Rachel Shipsey" w:date="2025-05-21T10:26:00Z"/>
                <w:rFonts w:eastAsia="Arial" w:cs="Arial"/>
                <w:color w:val="000000"/>
                <w:sz w:val="20"/>
                <w:szCs w:val="20"/>
              </w:rPr>
              <w:pPrChange w:id="10421" w:author="Rachel Shipsey" w:date="2025-06-23T15:41:00Z">
                <w:pPr>
                  <w:spacing w:line="276" w:lineRule="auto"/>
                  <w:jc w:val="both"/>
                </w:pPr>
              </w:pPrChange>
            </w:pPr>
            <w:del w:id="10422" w:author="Rachel Shipsey" w:date="2025-05-21T10:26:00Z">
              <w:r w:rsidRPr="002F1247" w:rsidDel="00C81A3A">
                <w:rPr>
                  <w:rFonts w:eastAsia="Arial" w:cs="Arial"/>
                  <w:color w:val="000000"/>
                  <w:sz w:val="20"/>
                  <w:szCs w:val="20"/>
                </w:rPr>
                <w:delText>To sensitize them on the importance of Census and the need for their support in sensitizing their congregations.</w:delText>
              </w:r>
              <w:bookmarkStart w:id="10423" w:name="_Toc199770818"/>
              <w:bookmarkStart w:id="10424" w:name="_Toc201238440"/>
              <w:bookmarkStart w:id="10425" w:name="_Toc201319836"/>
              <w:bookmarkEnd w:id="10423"/>
              <w:bookmarkEnd w:id="10424"/>
              <w:bookmarkEnd w:id="10425"/>
            </w:del>
          </w:p>
        </w:tc>
        <w:bookmarkStart w:id="10426" w:name="_Toc199770819"/>
        <w:bookmarkStart w:id="10427" w:name="_Toc201238441"/>
        <w:bookmarkStart w:id="10428" w:name="_Toc201319837"/>
        <w:bookmarkEnd w:id="10426"/>
        <w:bookmarkEnd w:id="10427"/>
        <w:bookmarkEnd w:id="10428"/>
      </w:tr>
      <w:tr w:rsidR="00B2127C" w:rsidRPr="002F1247" w:rsidDel="00C81A3A" w14:paraId="0E98038A" w14:textId="53FA2808" w:rsidTr="002F1247">
        <w:trPr>
          <w:trHeight w:val="422"/>
          <w:del w:id="10429" w:author="Rachel Shipsey" w:date="2025-05-21T10:26:00Z"/>
        </w:trPr>
        <w:tc>
          <w:tcPr>
            <w:tcW w:w="540" w:type="dxa"/>
          </w:tcPr>
          <w:p w14:paraId="7D1997D4" w14:textId="117EFD8F" w:rsidR="00B2127C" w:rsidRPr="002F1247" w:rsidDel="00C81A3A" w:rsidRDefault="00B2127C">
            <w:pPr>
              <w:pStyle w:val="ListParagraph"/>
              <w:spacing w:line="276" w:lineRule="auto"/>
              <w:jc w:val="both"/>
              <w:rPr>
                <w:del w:id="10430" w:author="Rachel Shipsey" w:date="2025-05-21T10:26:00Z"/>
                <w:rFonts w:eastAsia="Arial" w:cs="Arial"/>
                <w:color w:val="000000"/>
                <w:sz w:val="20"/>
                <w:szCs w:val="20"/>
              </w:rPr>
              <w:pPrChange w:id="10431" w:author="Rachel Shipsey" w:date="2025-06-23T15:41:00Z">
                <w:pPr>
                  <w:spacing w:line="276" w:lineRule="auto"/>
                  <w:jc w:val="both"/>
                </w:pPr>
              </w:pPrChange>
            </w:pPr>
            <w:del w:id="10432" w:author="Rachel Shipsey" w:date="2025-05-21T10:26:00Z">
              <w:r w:rsidRPr="002F1247" w:rsidDel="00C81A3A">
                <w:rPr>
                  <w:rFonts w:eastAsia="Arial" w:cs="Arial"/>
                  <w:color w:val="000000"/>
                  <w:sz w:val="20"/>
                  <w:szCs w:val="20"/>
                </w:rPr>
                <w:delText>7</w:delText>
              </w:r>
              <w:bookmarkStart w:id="10433" w:name="_Toc199770820"/>
              <w:bookmarkStart w:id="10434" w:name="_Toc201238442"/>
              <w:bookmarkStart w:id="10435" w:name="_Toc201319838"/>
              <w:bookmarkEnd w:id="10433"/>
              <w:bookmarkEnd w:id="10434"/>
              <w:bookmarkEnd w:id="10435"/>
            </w:del>
          </w:p>
        </w:tc>
        <w:tc>
          <w:tcPr>
            <w:tcW w:w="2460" w:type="dxa"/>
          </w:tcPr>
          <w:p w14:paraId="59E289D0" w14:textId="47684EF6" w:rsidR="00B2127C" w:rsidRPr="002F1247" w:rsidDel="00C81A3A" w:rsidRDefault="00B2127C">
            <w:pPr>
              <w:pStyle w:val="ListParagraph"/>
              <w:spacing w:line="276" w:lineRule="auto"/>
              <w:jc w:val="both"/>
              <w:rPr>
                <w:del w:id="10436" w:author="Rachel Shipsey" w:date="2025-05-21T10:26:00Z"/>
                <w:rFonts w:eastAsia="Arial" w:cs="Arial"/>
                <w:color w:val="000000"/>
                <w:sz w:val="20"/>
                <w:szCs w:val="20"/>
              </w:rPr>
              <w:pPrChange w:id="10437" w:author="Rachel Shipsey" w:date="2025-06-23T15:41:00Z">
                <w:pPr>
                  <w:spacing w:line="276" w:lineRule="auto"/>
                  <w:jc w:val="both"/>
                </w:pPr>
              </w:pPrChange>
            </w:pPr>
            <w:del w:id="10438" w:author="Rachel Shipsey" w:date="2025-05-21T10:26:00Z">
              <w:r w:rsidRPr="002F1247" w:rsidDel="00C81A3A">
                <w:rPr>
                  <w:rFonts w:eastAsia="Arial" w:cs="Arial"/>
                  <w:color w:val="000000"/>
                  <w:sz w:val="20"/>
                  <w:szCs w:val="20"/>
                </w:rPr>
                <w:delText>Parliamentarians, Governors etc.</w:delText>
              </w:r>
              <w:bookmarkStart w:id="10439" w:name="_Toc199770821"/>
              <w:bookmarkStart w:id="10440" w:name="_Toc201238443"/>
              <w:bookmarkStart w:id="10441" w:name="_Toc201319839"/>
              <w:bookmarkEnd w:id="10439"/>
              <w:bookmarkEnd w:id="10440"/>
              <w:bookmarkEnd w:id="10441"/>
            </w:del>
          </w:p>
        </w:tc>
        <w:tc>
          <w:tcPr>
            <w:tcW w:w="6180" w:type="dxa"/>
          </w:tcPr>
          <w:p w14:paraId="62CDDCAF" w14:textId="657BA873" w:rsidR="00B2127C" w:rsidRPr="002F1247" w:rsidDel="00C81A3A" w:rsidRDefault="00B2127C">
            <w:pPr>
              <w:pStyle w:val="ListParagraph"/>
              <w:spacing w:line="276" w:lineRule="auto"/>
              <w:jc w:val="both"/>
              <w:rPr>
                <w:del w:id="10442" w:author="Rachel Shipsey" w:date="2025-05-21T10:26:00Z"/>
                <w:rFonts w:eastAsia="Arial" w:cs="Arial"/>
                <w:color w:val="000000"/>
                <w:sz w:val="20"/>
                <w:szCs w:val="20"/>
              </w:rPr>
              <w:pPrChange w:id="10443" w:author="Rachel Shipsey" w:date="2025-06-23T15:41:00Z">
                <w:pPr>
                  <w:spacing w:line="276" w:lineRule="auto"/>
                  <w:jc w:val="both"/>
                </w:pPr>
              </w:pPrChange>
            </w:pPr>
            <w:del w:id="10444" w:author="Rachel Shipsey" w:date="2025-05-21T10:26:00Z">
              <w:r w:rsidRPr="002F1247" w:rsidDel="00C81A3A">
                <w:rPr>
                  <w:rFonts w:eastAsia="Arial" w:cs="Arial"/>
                  <w:color w:val="000000"/>
                  <w:sz w:val="20"/>
                  <w:szCs w:val="20"/>
                </w:rPr>
                <w:delText>To appeal for accurate dissemination of Census messages.</w:delText>
              </w:r>
              <w:bookmarkStart w:id="10445" w:name="_Toc199770822"/>
              <w:bookmarkStart w:id="10446" w:name="_Toc201238444"/>
              <w:bookmarkStart w:id="10447" w:name="_Toc201319840"/>
              <w:bookmarkEnd w:id="10445"/>
              <w:bookmarkEnd w:id="10446"/>
              <w:bookmarkEnd w:id="10447"/>
            </w:del>
          </w:p>
        </w:tc>
        <w:bookmarkStart w:id="10448" w:name="_Toc199770823"/>
        <w:bookmarkStart w:id="10449" w:name="_Toc201238445"/>
        <w:bookmarkStart w:id="10450" w:name="_Toc201319841"/>
        <w:bookmarkEnd w:id="10448"/>
        <w:bookmarkEnd w:id="10449"/>
        <w:bookmarkEnd w:id="10450"/>
      </w:tr>
      <w:tr w:rsidR="00B2127C" w:rsidRPr="002F1247" w:rsidDel="00C81A3A" w14:paraId="30FDBF88" w14:textId="3CADFBC6" w:rsidTr="002F1247">
        <w:trPr>
          <w:cnfStyle w:val="000000100000" w:firstRow="0" w:lastRow="0" w:firstColumn="0" w:lastColumn="0" w:oddVBand="0" w:evenVBand="0" w:oddHBand="1" w:evenHBand="0" w:firstRowFirstColumn="0" w:firstRowLastColumn="0" w:lastRowFirstColumn="0" w:lastRowLastColumn="0"/>
          <w:del w:id="10451" w:author="Rachel Shipsey" w:date="2025-05-21T10:26:00Z"/>
        </w:trPr>
        <w:tc>
          <w:tcPr>
            <w:tcW w:w="540" w:type="dxa"/>
          </w:tcPr>
          <w:p w14:paraId="78CC7010" w14:textId="7C30F2BA" w:rsidR="00B2127C" w:rsidRPr="002F1247" w:rsidDel="00C81A3A" w:rsidRDefault="00B2127C">
            <w:pPr>
              <w:pStyle w:val="ListParagraph"/>
              <w:spacing w:line="276" w:lineRule="auto"/>
              <w:jc w:val="both"/>
              <w:rPr>
                <w:del w:id="10452" w:author="Rachel Shipsey" w:date="2025-05-21T10:26:00Z"/>
                <w:rFonts w:eastAsia="Arial" w:cs="Arial"/>
                <w:color w:val="000000"/>
                <w:sz w:val="20"/>
                <w:szCs w:val="20"/>
              </w:rPr>
              <w:pPrChange w:id="10453" w:author="Rachel Shipsey" w:date="2025-06-23T15:41:00Z">
                <w:pPr>
                  <w:spacing w:line="276" w:lineRule="auto"/>
                  <w:jc w:val="both"/>
                </w:pPr>
              </w:pPrChange>
            </w:pPr>
            <w:del w:id="10454" w:author="Rachel Shipsey" w:date="2025-05-21T10:26:00Z">
              <w:r w:rsidRPr="002F1247" w:rsidDel="00C81A3A">
                <w:rPr>
                  <w:rFonts w:eastAsia="Arial" w:cs="Arial"/>
                  <w:color w:val="000000"/>
                  <w:sz w:val="20"/>
                  <w:szCs w:val="20"/>
                </w:rPr>
                <w:delText>8</w:delText>
              </w:r>
              <w:bookmarkStart w:id="10455" w:name="_Toc199770824"/>
              <w:bookmarkStart w:id="10456" w:name="_Toc201238446"/>
              <w:bookmarkStart w:id="10457" w:name="_Toc201319842"/>
              <w:bookmarkEnd w:id="10455"/>
              <w:bookmarkEnd w:id="10456"/>
              <w:bookmarkEnd w:id="10457"/>
            </w:del>
          </w:p>
        </w:tc>
        <w:tc>
          <w:tcPr>
            <w:tcW w:w="2460" w:type="dxa"/>
          </w:tcPr>
          <w:p w14:paraId="55F41916" w14:textId="3D85FF0E" w:rsidR="00B2127C" w:rsidRPr="002F1247" w:rsidDel="00C81A3A" w:rsidRDefault="00B2127C">
            <w:pPr>
              <w:pStyle w:val="ListParagraph"/>
              <w:spacing w:line="276" w:lineRule="auto"/>
              <w:jc w:val="both"/>
              <w:rPr>
                <w:del w:id="10458" w:author="Rachel Shipsey" w:date="2025-05-21T10:26:00Z"/>
                <w:rFonts w:eastAsia="Arial" w:cs="Arial"/>
                <w:color w:val="000000"/>
                <w:sz w:val="20"/>
                <w:szCs w:val="20"/>
              </w:rPr>
              <w:pPrChange w:id="10459" w:author="Rachel Shipsey" w:date="2025-06-23T15:41:00Z">
                <w:pPr>
                  <w:spacing w:line="276" w:lineRule="auto"/>
                  <w:jc w:val="both"/>
                </w:pPr>
              </w:pPrChange>
            </w:pPr>
            <w:del w:id="10460" w:author="Rachel Shipsey" w:date="2025-05-21T10:26:00Z">
              <w:r w:rsidRPr="002F1247" w:rsidDel="00C81A3A">
                <w:rPr>
                  <w:rFonts w:eastAsia="Arial" w:cs="Arial"/>
                  <w:color w:val="000000"/>
                  <w:sz w:val="20"/>
                  <w:szCs w:val="20"/>
                </w:rPr>
                <w:delText>School Children</w:delText>
              </w:r>
              <w:bookmarkStart w:id="10461" w:name="_Toc199770825"/>
              <w:bookmarkStart w:id="10462" w:name="_Toc201238447"/>
              <w:bookmarkStart w:id="10463" w:name="_Toc201319843"/>
              <w:bookmarkEnd w:id="10461"/>
              <w:bookmarkEnd w:id="10462"/>
              <w:bookmarkEnd w:id="10463"/>
            </w:del>
          </w:p>
        </w:tc>
        <w:tc>
          <w:tcPr>
            <w:tcW w:w="6180" w:type="dxa"/>
          </w:tcPr>
          <w:p w14:paraId="107343D3" w14:textId="24F3EBE8" w:rsidR="00B2127C" w:rsidRPr="002F1247" w:rsidDel="00C81A3A" w:rsidRDefault="00B2127C">
            <w:pPr>
              <w:pStyle w:val="ListParagraph"/>
              <w:spacing w:line="276" w:lineRule="auto"/>
              <w:jc w:val="both"/>
              <w:rPr>
                <w:del w:id="10464" w:author="Rachel Shipsey" w:date="2025-05-21T10:26:00Z"/>
                <w:rFonts w:eastAsia="Arial" w:cs="Arial"/>
                <w:color w:val="000000"/>
                <w:sz w:val="20"/>
                <w:szCs w:val="20"/>
              </w:rPr>
              <w:pPrChange w:id="10465" w:author="Rachel Shipsey" w:date="2025-06-23T15:41:00Z">
                <w:pPr>
                  <w:spacing w:line="276" w:lineRule="auto"/>
                  <w:jc w:val="both"/>
                </w:pPr>
              </w:pPrChange>
            </w:pPr>
            <w:del w:id="10466" w:author="Rachel Shipsey" w:date="2025-05-21T10:26:00Z">
              <w:r w:rsidRPr="002F1247" w:rsidDel="00C81A3A">
                <w:rPr>
                  <w:rFonts w:eastAsia="Arial" w:cs="Arial"/>
                  <w:color w:val="000000"/>
                  <w:sz w:val="20"/>
                  <w:szCs w:val="20"/>
                </w:rPr>
                <w:delText>To educate them on the importance of Census and solicit their support in spreading Census messages.</w:delText>
              </w:r>
              <w:bookmarkStart w:id="10467" w:name="_Toc199770826"/>
              <w:bookmarkStart w:id="10468" w:name="_Toc201238448"/>
              <w:bookmarkStart w:id="10469" w:name="_Toc201319844"/>
              <w:bookmarkEnd w:id="10467"/>
              <w:bookmarkEnd w:id="10468"/>
              <w:bookmarkEnd w:id="10469"/>
            </w:del>
          </w:p>
        </w:tc>
        <w:bookmarkStart w:id="10470" w:name="_Toc199770827"/>
        <w:bookmarkStart w:id="10471" w:name="_Toc201238449"/>
        <w:bookmarkStart w:id="10472" w:name="_Toc201319845"/>
        <w:bookmarkEnd w:id="10470"/>
        <w:bookmarkEnd w:id="10471"/>
        <w:bookmarkEnd w:id="10472"/>
      </w:tr>
      <w:tr w:rsidR="00B2127C" w:rsidRPr="002F1247" w:rsidDel="00C81A3A" w14:paraId="38F334F8" w14:textId="4B5930B4" w:rsidTr="002F1247">
        <w:trPr>
          <w:del w:id="10473" w:author="Rachel Shipsey" w:date="2025-05-21T10:26:00Z"/>
        </w:trPr>
        <w:tc>
          <w:tcPr>
            <w:tcW w:w="540" w:type="dxa"/>
          </w:tcPr>
          <w:p w14:paraId="11A9A1FF" w14:textId="227DBB2F" w:rsidR="00B2127C" w:rsidRPr="002F1247" w:rsidDel="00C81A3A" w:rsidRDefault="00B2127C">
            <w:pPr>
              <w:pStyle w:val="ListParagraph"/>
              <w:spacing w:line="276" w:lineRule="auto"/>
              <w:jc w:val="both"/>
              <w:rPr>
                <w:del w:id="10474" w:author="Rachel Shipsey" w:date="2025-05-21T10:26:00Z"/>
                <w:rFonts w:eastAsia="Arial" w:cs="Arial"/>
                <w:color w:val="000000"/>
                <w:sz w:val="20"/>
                <w:szCs w:val="20"/>
              </w:rPr>
              <w:pPrChange w:id="10475" w:author="Rachel Shipsey" w:date="2025-06-23T15:41:00Z">
                <w:pPr>
                  <w:spacing w:line="276" w:lineRule="auto"/>
                  <w:jc w:val="both"/>
                </w:pPr>
              </w:pPrChange>
            </w:pPr>
            <w:del w:id="10476" w:author="Rachel Shipsey" w:date="2025-05-21T10:26:00Z">
              <w:r w:rsidRPr="002F1247" w:rsidDel="00C81A3A">
                <w:rPr>
                  <w:rFonts w:eastAsia="Arial" w:cs="Arial"/>
                  <w:color w:val="000000"/>
                  <w:sz w:val="20"/>
                  <w:szCs w:val="20"/>
                </w:rPr>
                <w:delText>9</w:delText>
              </w:r>
              <w:bookmarkStart w:id="10477" w:name="_Toc199770828"/>
              <w:bookmarkStart w:id="10478" w:name="_Toc201238450"/>
              <w:bookmarkStart w:id="10479" w:name="_Toc201319846"/>
              <w:bookmarkEnd w:id="10477"/>
              <w:bookmarkEnd w:id="10478"/>
              <w:bookmarkEnd w:id="10479"/>
            </w:del>
          </w:p>
        </w:tc>
        <w:tc>
          <w:tcPr>
            <w:tcW w:w="2460" w:type="dxa"/>
          </w:tcPr>
          <w:p w14:paraId="33B86218" w14:textId="4F4B293C" w:rsidR="00B2127C" w:rsidRPr="002F1247" w:rsidDel="00C81A3A" w:rsidRDefault="00B2127C">
            <w:pPr>
              <w:pStyle w:val="ListParagraph"/>
              <w:spacing w:line="276" w:lineRule="auto"/>
              <w:jc w:val="both"/>
              <w:rPr>
                <w:del w:id="10480" w:author="Rachel Shipsey" w:date="2025-05-21T10:26:00Z"/>
                <w:rFonts w:eastAsia="Arial" w:cs="Arial"/>
                <w:color w:val="000000"/>
                <w:sz w:val="20"/>
                <w:szCs w:val="20"/>
              </w:rPr>
              <w:pPrChange w:id="10481" w:author="Rachel Shipsey" w:date="2025-06-23T15:41:00Z">
                <w:pPr>
                  <w:spacing w:line="276" w:lineRule="auto"/>
                  <w:jc w:val="both"/>
                </w:pPr>
              </w:pPrChange>
            </w:pPr>
            <w:del w:id="10482" w:author="Rachel Shipsey" w:date="2025-05-21T10:26:00Z">
              <w:r w:rsidRPr="002F1247" w:rsidDel="00C81A3A">
                <w:rPr>
                  <w:rFonts w:eastAsia="Arial" w:cs="Arial"/>
                  <w:color w:val="000000"/>
                  <w:sz w:val="20"/>
                  <w:szCs w:val="20"/>
                </w:rPr>
                <w:delText>Individuals with limited media access</w:delText>
              </w:r>
              <w:bookmarkStart w:id="10483" w:name="_Toc199770829"/>
              <w:bookmarkStart w:id="10484" w:name="_Toc201238451"/>
              <w:bookmarkStart w:id="10485" w:name="_Toc201319847"/>
              <w:bookmarkEnd w:id="10483"/>
              <w:bookmarkEnd w:id="10484"/>
              <w:bookmarkEnd w:id="10485"/>
            </w:del>
          </w:p>
        </w:tc>
        <w:tc>
          <w:tcPr>
            <w:tcW w:w="6180" w:type="dxa"/>
          </w:tcPr>
          <w:p w14:paraId="4397FDDF" w14:textId="076BBDB3" w:rsidR="00B2127C" w:rsidRPr="002F1247" w:rsidDel="00C81A3A" w:rsidRDefault="00B2127C">
            <w:pPr>
              <w:pStyle w:val="ListParagraph"/>
              <w:spacing w:line="276" w:lineRule="auto"/>
              <w:jc w:val="both"/>
              <w:rPr>
                <w:del w:id="10486" w:author="Rachel Shipsey" w:date="2025-05-21T10:26:00Z"/>
                <w:rFonts w:eastAsia="Arial" w:cs="Arial"/>
                <w:color w:val="000000"/>
                <w:sz w:val="20"/>
                <w:szCs w:val="20"/>
              </w:rPr>
              <w:pPrChange w:id="10487" w:author="Rachel Shipsey" w:date="2025-06-23T15:41:00Z">
                <w:pPr>
                  <w:spacing w:line="276" w:lineRule="auto"/>
                  <w:jc w:val="both"/>
                </w:pPr>
              </w:pPrChange>
            </w:pPr>
            <w:del w:id="10488" w:author="Rachel Shipsey" w:date="2025-05-21T10:26:00Z">
              <w:r w:rsidRPr="002F1247" w:rsidDel="00C81A3A">
                <w:rPr>
                  <w:rFonts w:eastAsia="Arial" w:cs="Arial"/>
                  <w:color w:val="000000"/>
                  <w:sz w:val="20"/>
                  <w:szCs w:val="20"/>
                </w:rPr>
                <w:delText>To ensure that Census messages reach even those with no media access.</w:delText>
              </w:r>
              <w:bookmarkStart w:id="10489" w:name="_Toc199770830"/>
              <w:bookmarkStart w:id="10490" w:name="_Toc201238452"/>
              <w:bookmarkStart w:id="10491" w:name="_Toc201319848"/>
              <w:bookmarkEnd w:id="10489"/>
              <w:bookmarkEnd w:id="10490"/>
              <w:bookmarkEnd w:id="10491"/>
            </w:del>
          </w:p>
        </w:tc>
        <w:bookmarkStart w:id="10492" w:name="_Toc199770831"/>
        <w:bookmarkStart w:id="10493" w:name="_Toc201238453"/>
        <w:bookmarkStart w:id="10494" w:name="_Toc201319849"/>
        <w:bookmarkEnd w:id="10492"/>
        <w:bookmarkEnd w:id="10493"/>
        <w:bookmarkEnd w:id="10494"/>
      </w:tr>
      <w:tr w:rsidR="00B2127C" w:rsidRPr="002F1247" w:rsidDel="00C81A3A" w14:paraId="043F5FCF" w14:textId="0EE6E646" w:rsidTr="002F1247">
        <w:trPr>
          <w:cnfStyle w:val="000000100000" w:firstRow="0" w:lastRow="0" w:firstColumn="0" w:lastColumn="0" w:oddVBand="0" w:evenVBand="0" w:oddHBand="1" w:evenHBand="0" w:firstRowFirstColumn="0" w:firstRowLastColumn="0" w:lastRowFirstColumn="0" w:lastRowLastColumn="0"/>
          <w:del w:id="10495" w:author="Rachel Shipsey" w:date="2025-05-21T10:26:00Z"/>
        </w:trPr>
        <w:tc>
          <w:tcPr>
            <w:tcW w:w="540" w:type="dxa"/>
          </w:tcPr>
          <w:p w14:paraId="6543E994" w14:textId="3192B469" w:rsidR="00B2127C" w:rsidRPr="002F1247" w:rsidDel="00C81A3A" w:rsidRDefault="00B2127C">
            <w:pPr>
              <w:pStyle w:val="ListParagraph"/>
              <w:spacing w:line="276" w:lineRule="auto"/>
              <w:jc w:val="both"/>
              <w:rPr>
                <w:del w:id="10496" w:author="Rachel Shipsey" w:date="2025-05-21T10:26:00Z"/>
                <w:rFonts w:eastAsia="Arial" w:cs="Arial"/>
                <w:color w:val="000000"/>
                <w:sz w:val="20"/>
                <w:szCs w:val="20"/>
              </w:rPr>
              <w:pPrChange w:id="10497" w:author="Rachel Shipsey" w:date="2025-06-23T15:41:00Z">
                <w:pPr>
                  <w:spacing w:line="276" w:lineRule="auto"/>
                  <w:jc w:val="both"/>
                </w:pPr>
              </w:pPrChange>
            </w:pPr>
            <w:del w:id="10498" w:author="Rachel Shipsey" w:date="2025-05-21T10:26:00Z">
              <w:r w:rsidRPr="002F1247" w:rsidDel="00C81A3A">
                <w:rPr>
                  <w:rFonts w:eastAsia="Arial" w:cs="Arial"/>
                  <w:color w:val="000000"/>
                  <w:sz w:val="20"/>
                  <w:szCs w:val="20"/>
                </w:rPr>
                <w:delText>10</w:delText>
              </w:r>
              <w:bookmarkStart w:id="10499" w:name="_Toc199770832"/>
              <w:bookmarkStart w:id="10500" w:name="_Toc201238454"/>
              <w:bookmarkStart w:id="10501" w:name="_Toc201319850"/>
              <w:bookmarkEnd w:id="10499"/>
              <w:bookmarkEnd w:id="10500"/>
              <w:bookmarkEnd w:id="10501"/>
            </w:del>
          </w:p>
        </w:tc>
        <w:tc>
          <w:tcPr>
            <w:tcW w:w="2460" w:type="dxa"/>
          </w:tcPr>
          <w:p w14:paraId="7964CAA6" w14:textId="29727E51" w:rsidR="00B2127C" w:rsidRPr="002F1247" w:rsidDel="00C81A3A" w:rsidRDefault="00B2127C">
            <w:pPr>
              <w:pStyle w:val="ListParagraph"/>
              <w:spacing w:line="276" w:lineRule="auto"/>
              <w:jc w:val="both"/>
              <w:rPr>
                <w:del w:id="10502" w:author="Rachel Shipsey" w:date="2025-05-21T10:26:00Z"/>
                <w:rFonts w:eastAsia="Arial" w:cs="Arial"/>
                <w:color w:val="000000"/>
                <w:sz w:val="20"/>
                <w:szCs w:val="20"/>
              </w:rPr>
              <w:pPrChange w:id="10503" w:author="Rachel Shipsey" w:date="2025-06-23T15:41:00Z">
                <w:pPr>
                  <w:spacing w:line="276" w:lineRule="auto"/>
                  <w:jc w:val="both"/>
                </w:pPr>
              </w:pPrChange>
            </w:pPr>
            <w:del w:id="10504" w:author="Rachel Shipsey" w:date="2025-05-21T10:26:00Z">
              <w:r w:rsidRPr="002F1247" w:rsidDel="00C81A3A">
                <w:rPr>
                  <w:rFonts w:eastAsia="Arial" w:cs="Arial"/>
                  <w:color w:val="000000"/>
                  <w:sz w:val="20"/>
                  <w:szCs w:val="20"/>
                </w:rPr>
                <w:delText>Special groups (</w:delText>
              </w:r>
              <w:r w:rsidR="002F1247" w:rsidRPr="002F1247" w:rsidDel="00C81A3A">
                <w:rPr>
                  <w:rFonts w:eastAsia="Arial" w:cs="Arial"/>
                  <w:color w:val="000000"/>
                  <w:sz w:val="20"/>
                  <w:szCs w:val="20"/>
                </w:rPr>
                <w:delText>e.g.,</w:delText>
              </w:r>
              <w:r w:rsidRPr="002F1247" w:rsidDel="00C81A3A">
                <w:rPr>
                  <w:rFonts w:eastAsia="Arial" w:cs="Arial"/>
                  <w:color w:val="000000"/>
                  <w:sz w:val="20"/>
                  <w:szCs w:val="20"/>
                </w:rPr>
                <w:delText xml:space="preserve"> nomads and the homeless)</w:delText>
              </w:r>
              <w:bookmarkStart w:id="10505" w:name="_Toc199770833"/>
              <w:bookmarkStart w:id="10506" w:name="_Toc201238455"/>
              <w:bookmarkStart w:id="10507" w:name="_Toc201319851"/>
              <w:bookmarkEnd w:id="10505"/>
              <w:bookmarkEnd w:id="10506"/>
              <w:bookmarkEnd w:id="10507"/>
            </w:del>
          </w:p>
        </w:tc>
        <w:tc>
          <w:tcPr>
            <w:tcW w:w="6180" w:type="dxa"/>
          </w:tcPr>
          <w:p w14:paraId="2ABF341F" w14:textId="39DDD952" w:rsidR="00B2127C" w:rsidRPr="002F1247" w:rsidDel="00C81A3A" w:rsidRDefault="00B2127C">
            <w:pPr>
              <w:pStyle w:val="ListParagraph"/>
              <w:spacing w:line="276" w:lineRule="auto"/>
              <w:jc w:val="both"/>
              <w:rPr>
                <w:del w:id="10508" w:author="Rachel Shipsey" w:date="2025-05-21T10:26:00Z"/>
                <w:rFonts w:eastAsia="Arial" w:cs="Arial"/>
                <w:color w:val="000000"/>
                <w:sz w:val="20"/>
                <w:szCs w:val="20"/>
              </w:rPr>
              <w:pPrChange w:id="10509" w:author="Rachel Shipsey" w:date="2025-06-23T15:41:00Z">
                <w:pPr>
                  <w:spacing w:line="276" w:lineRule="auto"/>
                  <w:jc w:val="both"/>
                </w:pPr>
              </w:pPrChange>
            </w:pPr>
            <w:del w:id="10510" w:author="Rachel Shipsey" w:date="2025-05-21T10:26:00Z">
              <w:r w:rsidRPr="002F1247" w:rsidDel="00C81A3A">
                <w:rPr>
                  <w:rFonts w:eastAsia="Arial" w:cs="Arial"/>
                  <w:color w:val="000000"/>
                  <w:sz w:val="20"/>
                  <w:szCs w:val="20"/>
                </w:rPr>
                <w:delText>To ensure that everyone is included in the Census.</w:delText>
              </w:r>
              <w:bookmarkStart w:id="10511" w:name="_Toc199770834"/>
              <w:bookmarkStart w:id="10512" w:name="_Toc201238456"/>
              <w:bookmarkStart w:id="10513" w:name="_Toc201319852"/>
              <w:bookmarkEnd w:id="10511"/>
              <w:bookmarkEnd w:id="10512"/>
              <w:bookmarkEnd w:id="10513"/>
            </w:del>
          </w:p>
        </w:tc>
        <w:bookmarkStart w:id="10514" w:name="_Toc199770835"/>
        <w:bookmarkStart w:id="10515" w:name="_Toc201238457"/>
        <w:bookmarkStart w:id="10516" w:name="_Toc201319853"/>
        <w:bookmarkEnd w:id="10514"/>
        <w:bookmarkEnd w:id="10515"/>
        <w:bookmarkEnd w:id="10516"/>
      </w:tr>
    </w:tbl>
    <w:p w14:paraId="6A877A46" w14:textId="11E9A8E6" w:rsidR="00F231D7" w:rsidDel="008D26A9" w:rsidRDefault="00E54ECD">
      <w:pPr>
        <w:pStyle w:val="ListParagraph"/>
        <w:spacing w:after="0" w:line="276" w:lineRule="auto"/>
        <w:jc w:val="both"/>
        <w:rPr>
          <w:ins w:id="10517" w:author="Pamela Kakande Nabukhonzo" w:date="2025-06-08T16:49:00Z"/>
          <w:del w:id="10518" w:author="Rachel Shipsey" w:date="2025-06-23T15:21:00Z"/>
        </w:rPr>
        <w:pPrChange w:id="10519" w:author="Rachel Shipsey" w:date="2025-06-23T15:41:00Z">
          <w:pPr>
            <w:jc w:val="both"/>
          </w:pPr>
        </w:pPrChange>
      </w:pPr>
      <w:bookmarkStart w:id="10520" w:name="_Chapter_TEN:_Quality"/>
      <w:bookmarkStart w:id="10521" w:name="_Quality_Assurance,_Monitoring,"/>
      <w:bookmarkEnd w:id="10520"/>
      <w:bookmarkEnd w:id="10521"/>
      <w:ins w:id="10522" w:author="Pamela Kakande Nabukhonzo" w:date="2025-06-08T15:57:00Z">
        <w:del w:id="10523" w:author="Rachel Shipsey" w:date="2025-06-23T15:21:00Z">
          <w:r w:rsidRPr="00E54ECD" w:rsidDel="008D26A9">
            <w:delText>Census processes should at least show methodological soundness and adherence to professional and internationally agreed standards and efficiency, relevance of data, completeness, accuracy of data, timeliness of information, accessibility, data coherence, and comparisons across space which include data validation against other sources, basic demographic analysis based on the knowledge of an area.</w:delText>
          </w:r>
        </w:del>
      </w:ins>
    </w:p>
    <w:p w14:paraId="7D0F01A8" w14:textId="554DF8D8" w:rsidR="009F2A25" w:rsidDel="008D26A9" w:rsidRDefault="00CF294B">
      <w:pPr>
        <w:pStyle w:val="ListParagraph"/>
        <w:spacing w:after="0" w:line="276" w:lineRule="auto"/>
        <w:jc w:val="both"/>
        <w:rPr>
          <w:ins w:id="10524" w:author="Pamela Kakande Nabukhonzo" w:date="2025-06-08T15:56:00Z"/>
          <w:del w:id="10525" w:author="Rachel Shipsey" w:date="2025-06-23T15:21:00Z"/>
        </w:rPr>
        <w:pPrChange w:id="10526" w:author="Rachel Shipsey" w:date="2025-06-23T15:41:00Z">
          <w:pPr/>
        </w:pPrChange>
      </w:pPr>
      <w:ins w:id="10527" w:author="Pamela Kakande Nabukhonzo" w:date="2025-06-08T16:50:00Z">
        <w:del w:id="10528" w:author="Rachel Shipsey" w:date="2025-06-23T15:21:00Z">
          <w:r w:rsidDel="008D26A9">
            <w:delText>The U</w:delText>
          </w:r>
          <w:r w:rsidR="00C91014" w:rsidDel="008D26A9">
            <w:delText>N</w:delText>
          </w:r>
          <w:r w:rsidDel="008D26A9">
            <w:delText xml:space="preserve"> handbook on census management </w:delText>
          </w:r>
        </w:del>
      </w:ins>
      <w:ins w:id="10529" w:author="Pamela Kakande Nabukhonzo" w:date="2025-06-08T16:49:00Z">
        <w:del w:id="10530" w:author="Rachel Shipsey" w:date="2025-06-23T15:21:00Z">
          <w:r w:rsidR="008F73EF" w:rsidRPr="008F73EF" w:rsidDel="008D26A9">
            <w:delText>emphasizes integrating risk planning into every phase of the census cycle.</w:delText>
          </w:r>
        </w:del>
      </w:ins>
    </w:p>
    <w:p w14:paraId="5D2F07DD" w14:textId="20DC1681" w:rsidR="00CB7C98" w:rsidDel="008D26A9" w:rsidRDefault="00230775">
      <w:pPr>
        <w:pStyle w:val="ListParagraph"/>
        <w:spacing w:after="0" w:line="276" w:lineRule="auto"/>
        <w:jc w:val="both"/>
        <w:rPr>
          <w:ins w:id="10531" w:author="Pamela Kakande Nabukhonzo" w:date="2025-06-09T21:27:00Z"/>
          <w:del w:id="10532" w:author="Rachel Shipsey" w:date="2025-06-23T15:21:00Z"/>
        </w:rPr>
        <w:pPrChange w:id="10533" w:author="Rachel Shipsey" w:date="2025-06-23T15:41:00Z">
          <w:pPr>
            <w:jc w:val="both"/>
          </w:pPr>
        </w:pPrChange>
      </w:pPr>
      <w:ins w:id="10534" w:author="Pamela Kakande Nabukhonzo" w:date="2025-06-08T15:58:00Z">
        <w:del w:id="10535" w:author="Rachel Shipsey" w:date="2025-06-23T15:21:00Z">
          <w:r w:rsidRPr="00230775" w:rsidDel="008D26A9">
            <w:delText>A well-executed digital census combines technology with proven quality assurance methods to ensure accurate, reliable, and secure data collection</w:delText>
          </w:r>
          <w:r w:rsidDel="008D26A9">
            <w:delText xml:space="preserve">. </w:delText>
          </w:r>
        </w:del>
      </w:ins>
      <w:ins w:id="10536" w:author="Pamela Kakande Nabukhonzo" w:date="2025-06-09T21:27:00Z">
        <w:del w:id="10537" w:author="Rachel Shipsey" w:date="2025-06-23T15:21:00Z">
          <w:r w:rsidR="00CB7C98" w:rsidRPr="00CB7C98" w:rsidDel="008D26A9">
            <w:delText>Electronic devices and other technologies impact the Census process positively by making the enumeration faster and easier to monitor for quality and allowing for use of multiple data collection approaches to save costs.</w:delText>
          </w:r>
        </w:del>
      </w:ins>
    </w:p>
    <w:p w14:paraId="59F317F9" w14:textId="16EC7FBD" w:rsidR="0045707E" w:rsidRPr="000605C7" w:rsidDel="008D26A9" w:rsidRDefault="0045707E">
      <w:pPr>
        <w:pStyle w:val="ListParagraph"/>
        <w:spacing w:after="0" w:line="276" w:lineRule="auto"/>
        <w:jc w:val="both"/>
        <w:rPr>
          <w:ins w:id="10538" w:author="Pamela Kakande Nabukhonzo" w:date="2025-06-08T16:56:00Z"/>
          <w:del w:id="10539" w:author="Rachel Shipsey" w:date="2025-06-23T15:21:00Z"/>
        </w:rPr>
        <w:pPrChange w:id="10540" w:author="Rachel Shipsey" w:date="2025-06-23T15:41:00Z">
          <w:pPr>
            <w:jc w:val="both"/>
          </w:pPr>
        </w:pPrChange>
      </w:pPr>
    </w:p>
    <w:p w14:paraId="48C5D8B1" w14:textId="40A7CF66" w:rsidR="008D3592" w:rsidDel="008D26A9" w:rsidRDefault="00697F19">
      <w:pPr>
        <w:pStyle w:val="ListParagraph"/>
        <w:spacing w:after="0" w:line="276" w:lineRule="auto"/>
        <w:jc w:val="both"/>
        <w:rPr>
          <w:ins w:id="10541" w:author="Pamela Kakande Nabukhonzo" w:date="2025-06-08T16:01:00Z"/>
          <w:del w:id="10542" w:author="Rachel Shipsey" w:date="2025-06-23T15:21:00Z"/>
        </w:rPr>
        <w:pPrChange w:id="10543" w:author="Rachel Shipsey" w:date="2025-06-23T15:41:00Z">
          <w:pPr>
            <w:pStyle w:val="ListParagraph"/>
            <w:numPr>
              <w:numId w:val="233"/>
            </w:numPr>
            <w:ind w:hanging="360"/>
            <w:jc w:val="both"/>
          </w:pPr>
        </w:pPrChange>
      </w:pPr>
      <w:ins w:id="10544" w:author="Pamela Kakande Nabukhonzo" w:date="2025-06-08T16:56:00Z">
        <w:del w:id="10545" w:author="Rachel Shipsey" w:date="2025-06-23T15:21:00Z">
          <w:r w:rsidDel="008D26A9">
            <w:delText xml:space="preserve">Risks </w:delText>
          </w:r>
          <w:r w:rsidR="00D8037C" w:rsidDel="008D26A9">
            <w:delText xml:space="preserve">and their impact </w:delText>
          </w:r>
          <w:r w:rsidDel="008D26A9">
            <w:delText>to a digital census</w:delText>
          </w:r>
          <w:r w:rsidR="00D8037C" w:rsidDel="008D26A9">
            <w:delText xml:space="preserve"> are different </w:delText>
          </w:r>
        </w:del>
      </w:ins>
      <w:ins w:id="10546" w:author="Pamela Kakande Nabukhonzo" w:date="2025-06-08T16:57:00Z">
        <w:del w:id="10547" w:author="Rachel Shipsey" w:date="2025-06-23T15:21:00Z">
          <w:r w:rsidR="002A0589" w:rsidDel="008D26A9">
            <w:delText>and can be more costly if not mitigated compared to a non-digital census.</w:delText>
          </w:r>
        </w:del>
      </w:ins>
      <w:ins w:id="10548" w:author="Pamela Kakande Nabukhonzo" w:date="2025-06-08T16:01:00Z">
        <w:del w:id="10549" w:author="Rachel Shipsey" w:date="2025-06-23T15:21:00Z">
          <w:r w:rsidR="008D3592" w:rsidDel="008D26A9">
            <w:delText xml:space="preserve"> </w:delText>
          </w:r>
        </w:del>
      </w:ins>
    </w:p>
    <w:p w14:paraId="0E27F5FD" w14:textId="2A3EC6C4" w:rsidR="00CD698E" w:rsidDel="008D26A9" w:rsidRDefault="00CD698E">
      <w:pPr>
        <w:pStyle w:val="ListParagraph"/>
        <w:spacing w:after="0" w:line="276" w:lineRule="auto"/>
        <w:jc w:val="both"/>
        <w:rPr>
          <w:ins w:id="10550" w:author="Pamela Kakande Nabukhonzo" w:date="2025-06-08T16:12:00Z"/>
          <w:del w:id="10551" w:author="Rachel Shipsey" w:date="2025-06-23T15:21:00Z"/>
        </w:rPr>
        <w:pPrChange w:id="10552" w:author="Rachel Shipsey" w:date="2025-06-23T15:41:00Z">
          <w:pPr>
            <w:pStyle w:val="ListParagraph"/>
            <w:numPr>
              <w:numId w:val="233"/>
            </w:numPr>
            <w:ind w:hanging="360"/>
          </w:pPr>
        </w:pPrChange>
      </w:pPr>
      <w:ins w:id="10553" w:author="Pamela Kakande Nabukhonzo" w:date="2025-06-08T16:11:00Z">
        <w:del w:id="10554" w:author="Rachel Shipsey" w:date="2025-06-23T15:21:00Z">
          <w:r w:rsidDel="008D26A9">
            <w:delText xml:space="preserve">well documented </w:delText>
          </w:r>
        </w:del>
      </w:ins>
    </w:p>
    <w:p w14:paraId="5BBFBF36" w14:textId="235F6574" w:rsidR="00C65692" w:rsidDel="008D26A9" w:rsidRDefault="00CD698E">
      <w:pPr>
        <w:pStyle w:val="ListParagraph"/>
        <w:spacing w:after="0" w:line="276" w:lineRule="auto"/>
        <w:jc w:val="both"/>
        <w:rPr>
          <w:ins w:id="10555" w:author="Pamela Kakande Nabukhonzo" w:date="2025-06-08T16:33:00Z"/>
          <w:del w:id="10556" w:author="Rachel Shipsey" w:date="2025-06-23T15:21:00Z"/>
        </w:rPr>
        <w:pPrChange w:id="10557" w:author="Rachel Shipsey" w:date="2025-06-23T15:41:00Z">
          <w:pPr>
            <w:pStyle w:val="ListParagraph"/>
            <w:numPr>
              <w:numId w:val="233"/>
            </w:numPr>
            <w:ind w:hanging="360"/>
            <w:jc w:val="both"/>
          </w:pPr>
        </w:pPrChange>
      </w:pPr>
      <w:ins w:id="10558" w:author="Pamela Kakande Nabukhonzo" w:date="2025-06-08T16:12:00Z">
        <w:del w:id="10559" w:author="Rachel Shipsey" w:date="2025-06-23T15:21:00Z">
          <w:r w:rsidDel="008D26A9">
            <w:delText>For</w:delText>
          </w:r>
          <w:r w:rsidR="005C747A" w:rsidDel="008D26A9">
            <w:delText>m</w:delText>
          </w:r>
          <w:r w:rsidR="005C747A" w:rsidRPr="005C747A" w:rsidDel="008D26A9">
            <w:delText xml:space="preserve">onitoring </w:delText>
          </w:r>
          <w:r w:rsidR="005C747A" w:rsidDel="008D26A9">
            <w:delText>and e</w:delText>
          </w:r>
          <w:r w:rsidR="005C747A" w:rsidRPr="005C747A" w:rsidDel="008D26A9">
            <w:delText>valuation</w:delText>
          </w:r>
          <w:r w:rsidR="005C747A" w:rsidDel="008D26A9">
            <w:delText xml:space="preserve"> in a digital census,</w:delText>
          </w:r>
          <w:r w:rsidR="008C5BFF" w:rsidRPr="008C5BFF" w:rsidDel="008D26A9">
            <w:delText xml:space="preserve"> </w:delText>
          </w:r>
          <w:r w:rsidR="008C5BFF" w:rsidDel="008D26A9">
            <w:delText xml:space="preserve">real-time </w:delText>
          </w:r>
        </w:del>
      </w:ins>
      <w:ins w:id="10560" w:author="Pamela Kakande Nabukhonzo" w:date="2025-06-08T16:13:00Z">
        <w:del w:id="10561" w:author="Rachel Shipsey" w:date="2025-06-23T15:21:00Z">
          <w:r w:rsidR="008C5BFF" w:rsidDel="008D26A9">
            <w:delText>d</w:delText>
          </w:r>
        </w:del>
      </w:ins>
      <w:ins w:id="10562" w:author="Pamela Kakande Nabukhonzo" w:date="2025-06-08T16:12:00Z">
        <w:del w:id="10563" w:author="Rachel Shipsey" w:date="2025-06-23T15:21:00Z">
          <w:r w:rsidR="008C5BFF" w:rsidDel="008D26A9">
            <w:delText>ashboards</w:delText>
          </w:r>
        </w:del>
      </w:ins>
      <w:ins w:id="10564" w:author="Pamela Kakande Nabukhonzo" w:date="2025-06-08T16:13:00Z">
        <w:del w:id="10565" w:author="Rachel Shipsey" w:date="2025-06-23T15:21:00Z">
          <w:r w:rsidR="008C5BFF" w:rsidDel="008D26A9">
            <w:delText xml:space="preserve"> must be </w:delText>
          </w:r>
          <w:r w:rsidR="005F2F5A" w:rsidDel="008D26A9">
            <w:delText>adopted. U</w:delText>
          </w:r>
        </w:del>
      </w:ins>
      <w:ins w:id="10566" w:author="Pamela Kakande Nabukhonzo" w:date="2025-06-08T16:12:00Z">
        <w:del w:id="10567" w:author="Rachel Shipsey" w:date="2025-06-23T15:21:00Z">
          <w:r w:rsidR="008C5BFF" w:rsidDel="008D26A9">
            <w:delText>s</w:delText>
          </w:r>
        </w:del>
      </w:ins>
      <w:ins w:id="10568" w:author="Pamela Kakande Nabukhonzo" w:date="2025-06-08T16:14:00Z">
        <w:del w:id="10569" w:author="Rachel Shipsey" w:date="2025-06-23T15:21:00Z">
          <w:r w:rsidR="00132350" w:rsidDel="008D26A9">
            <w:delText>e</w:delText>
          </w:r>
        </w:del>
      </w:ins>
      <w:ins w:id="10570" w:author="Pamela Kakande Nabukhonzo" w:date="2025-06-08T16:12:00Z">
        <w:del w:id="10571" w:author="Rachel Shipsey" w:date="2025-06-23T15:21:00Z">
          <w:r w:rsidR="008C5BFF" w:rsidDel="008D26A9">
            <w:delText xml:space="preserve"> electronic dashboards to track data collection progress and identify anomalies.</w:delText>
          </w:r>
        </w:del>
      </w:ins>
      <w:ins w:id="10572" w:author="Pamela Kakande Nabukhonzo" w:date="2025-06-08T16:16:00Z">
        <w:del w:id="10573" w:author="Rachel Shipsey" w:date="2025-06-23T15:21:00Z">
          <w:r w:rsidR="00C61783" w:rsidRPr="00C61783" w:rsidDel="008D26A9">
            <w:delText xml:space="preserve"> </w:delText>
          </w:r>
          <w:r w:rsidR="00C61783" w:rsidDel="008D26A9">
            <w:delText xml:space="preserve"> For evaluation, c</w:delText>
          </w:r>
          <w:r w:rsidR="00C61783" w:rsidRPr="00C61783" w:rsidDel="008D26A9">
            <w:delText>onduct follow-up surveys</w:delText>
          </w:r>
          <w:r w:rsidR="00773593" w:rsidDel="008D26A9">
            <w:delText xml:space="preserve"> (post enumeration surveys)</w:delText>
          </w:r>
          <w:r w:rsidR="00C61783" w:rsidRPr="00C61783" w:rsidDel="008D26A9">
            <w:delText xml:space="preserve"> to assess data accuracy and coverage</w:delText>
          </w:r>
          <w:r w:rsidR="00773593" w:rsidDel="008D26A9">
            <w:delText>.</w:delText>
          </w:r>
        </w:del>
      </w:ins>
    </w:p>
    <w:p w14:paraId="1C5DD9E6" w14:textId="381EBAC9" w:rsidR="007365AD" w:rsidDel="008D26A9" w:rsidRDefault="008C33C0">
      <w:pPr>
        <w:pStyle w:val="ListParagraph"/>
        <w:spacing w:after="0" w:line="276" w:lineRule="auto"/>
        <w:jc w:val="both"/>
        <w:rPr>
          <w:ins w:id="10574" w:author="Pamela Kakande Nabukhonzo" w:date="2025-06-08T16:35:00Z"/>
          <w:del w:id="10575" w:author="Rachel Shipsey" w:date="2025-06-23T15:21:00Z"/>
        </w:rPr>
        <w:pPrChange w:id="10576" w:author="Rachel Shipsey" w:date="2025-06-23T15:41:00Z">
          <w:pPr>
            <w:pStyle w:val="ListParagraph"/>
            <w:numPr>
              <w:numId w:val="233"/>
            </w:numPr>
            <w:ind w:hanging="360"/>
            <w:jc w:val="both"/>
          </w:pPr>
        </w:pPrChange>
      </w:pPr>
      <w:ins w:id="10577" w:author="Pamela Kakande Nabukhonzo" w:date="2025-06-08T16:34:00Z">
        <w:del w:id="10578" w:author="Rachel Shipsey" w:date="2025-06-23T15:21:00Z">
          <w:r w:rsidDel="008D26A9">
            <w:delText>K</w:delText>
          </w:r>
        </w:del>
      </w:ins>
      <w:ins w:id="10579" w:author="Pamela Kakande Nabukhonzo" w:date="2025-06-08T16:33:00Z">
        <w:del w:id="10580" w:author="Rachel Shipsey" w:date="2025-06-23T15:21:00Z">
          <w:r w:rsidR="000D5EBE" w:rsidDel="008D26A9">
            <w:delText xml:space="preserve">ey data quality indicators </w:delText>
          </w:r>
        </w:del>
      </w:ins>
      <w:ins w:id="10581" w:author="Pamela Kakande Nabukhonzo" w:date="2025-06-08T16:34:00Z">
        <w:del w:id="10582" w:author="Rachel Shipsey" w:date="2025-06-23T15:21:00Z">
          <w:r w:rsidDel="008D26A9">
            <w:delText>should be agreed upon</w:delText>
          </w:r>
          <w:r w:rsidR="003D3623" w:rsidDel="008D26A9">
            <w:delText xml:space="preserve"> at the start</w:delText>
          </w:r>
        </w:del>
      </w:ins>
      <w:ins w:id="10583" w:author="Pamela Kakande Nabukhonzo" w:date="2025-06-08T16:33:00Z">
        <w:del w:id="10584" w:author="Rachel Shipsey" w:date="2025-06-23T15:21:00Z">
          <w:r w:rsidR="000D5EBE" w:rsidDel="008D26A9">
            <w:delText xml:space="preserve">, </w:delText>
          </w:r>
        </w:del>
      </w:ins>
      <w:ins w:id="10585" w:author="Pamela Kakande Nabukhonzo" w:date="2025-06-08T16:36:00Z">
        <w:del w:id="10586" w:author="Rachel Shipsey" w:date="2025-06-23T15:21:00Z">
          <w:r w:rsidR="00683AC5" w:rsidRPr="00683AC5" w:rsidDel="008D26A9">
            <w:delText xml:space="preserve">Examples of quality indicators that may be displayed by the dashboard include </w:delText>
          </w:r>
        </w:del>
      </w:ins>
      <w:ins w:id="10587" w:author="Pamela Kakande Nabukhonzo" w:date="2025-06-08T16:33:00Z">
        <w:del w:id="10588" w:author="Rachel Shipsey" w:date="2025-06-23T15:21:00Z">
          <w:r w:rsidR="000D5EBE" w:rsidDel="008D26A9">
            <w:delText>error rates (e.g., percentage of questionnaires with inconsistencies), inconsistency rates (e.g., percentage of conflicting responses</w:delText>
          </w:r>
        </w:del>
      </w:ins>
      <w:ins w:id="10589" w:author="Pamela Kakande Nabukhonzo" w:date="2025-06-08T16:37:00Z">
        <w:del w:id="10590" w:author="Rachel Shipsey" w:date="2025-06-23T15:21:00Z">
          <w:r w:rsidR="00B41296" w:rsidRPr="00B41296" w:rsidDel="008D26A9">
            <w:delText xml:space="preserve"> </w:delText>
          </w:r>
          <w:r w:rsidR="00B41296" w:rsidRPr="00683AC5" w:rsidDel="008D26A9">
            <w:delText>for key variables</w:delText>
          </w:r>
        </w:del>
      </w:ins>
      <w:ins w:id="10591" w:author="Pamela Kakande Nabukhonzo" w:date="2025-06-08T16:33:00Z">
        <w:del w:id="10592" w:author="Rachel Shipsey" w:date="2025-06-23T15:21:00Z">
          <w:r w:rsidR="000D5EBE" w:rsidDel="008D26A9">
            <w:delText xml:space="preserve">); </w:delText>
          </w:r>
        </w:del>
      </w:ins>
      <w:ins w:id="10593" w:author="Pamela Kakande Nabukhonzo" w:date="2025-06-08T16:38:00Z">
        <w:del w:id="10594" w:author="Rachel Shipsey" w:date="2025-06-23T15:21:00Z">
          <w:r w:rsidR="003E2772" w:rsidRPr="00683AC5" w:rsidDel="008D26A9">
            <w:delText>the distribution of responses for specific questions</w:delText>
          </w:r>
          <w:r w:rsidR="003E2772" w:rsidDel="008D26A9">
            <w:delText xml:space="preserve">; </w:delText>
          </w:r>
          <w:r w:rsidR="003E2772" w:rsidRPr="00683AC5" w:rsidDel="008D26A9">
            <w:delText>the number of edits/flags raised per enumerator/area</w:delText>
          </w:r>
          <w:r w:rsidR="003E2772" w:rsidDel="008D26A9">
            <w:delText xml:space="preserve">; </w:delText>
          </w:r>
        </w:del>
      </w:ins>
      <w:ins w:id="10595" w:author="Pamela Kakande Nabukhonzo" w:date="2025-06-08T16:33:00Z">
        <w:del w:id="10596" w:author="Rachel Shipsey" w:date="2025-06-23T15:21:00Z">
          <w:r w:rsidR="000D5EBE" w:rsidDel="008D26A9">
            <w:delText>completion rates (e.g., percentage of households enumerated)</w:delText>
          </w:r>
        </w:del>
      </w:ins>
      <w:ins w:id="10597" w:author="Pamela Kakande Nabukhonzo" w:date="2025-06-08T16:36:00Z">
        <w:del w:id="10598" w:author="Rachel Shipsey" w:date="2025-06-23T15:21:00Z">
          <w:r w:rsidR="00A05C26" w:rsidDel="008D26A9">
            <w:delText xml:space="preserve">, </w:delText>
          </w:r>
        </w:del>
      </w:ins>
      <w:ins w:id="10599" w:author="Pamela Kakande Nabukhonzo" w:date="2025-06-08T16:38:00Z">
        <w:del w:id="10600" w:author="Rachel Shipsey" w:date="2025-06-23T15:21:00Z">
          <w:r w:rsidR="003E2772" w:rsidRPr="00683AC5" w:rsidDel="008D26A9">
            <w:delText>and</w:delText>
          </w:r>
          <w:r w:rsidR="003E2772" w:rsidDel="008D26A9">
            <w:delText xml:space="preserve"> </w:delText>
          </w:r>
        </w:del>
      </w:ins>
      <w:ins w:id="10601" w:author="Pamela Kakande Nabukhonzo" w:date="2025-06-08T16:33:00Z">
        <w:del w:id="10602" w:author="Rachel Shipsey" w:date="2025-06-23T15:21:00Z">
          <w:r w:rsidR="000D5EBE" w:rsidDel="008D26A9">
            <w:delText>time taken per interview</w:delText>
          </w:r>
        </w:del>
      </w:ins>
      <w:del w:id="10603" w:author="Rachel Shipsey" w:date="2025-06-23T15:21:00Z">
        <w:r w:rsidR="00683AC5" w:rsidRPr="00683AC5" w:rsidDel="008D26A9">
          <w:delText>Examples of quality indicators that may be displayed by the dashboard include the number of edits/flags raised per enumerator/area, the consistency rates for key variables, and the distribution of responses for specific questions.</w:delText>
        </w:r>
      </w:del>
    </w:p>
    <w:p w14:paraId="08E55AE2" w14:textId="5B05CB31" w:rsidR="000D5EBE" w:rsidDel="008D26A9" w:rsidRDefault="003F6210">
      <w:pPr>
        <w:pStyle w:val="ListParagraph"/>
        <w:spacing w:after="0" w:line="276" w:lineRule="auto"/>
        <w:jc w:val="both"/>
        <w:rPr>
          <w:ins w:id="10604" w:author="Pamela Kakande Nabukhonzo" w:date="2025-06-08T16:33:00Z"/>
          <w:del w:id="10605" w:author="Rachel Shipsey" w:date="2025-06-23T15:21:00Z"/>
        </w:rPr>
        <w:pPrChange w:id="10606" w:author="Rachel Shipsey" w:date="2025-06-23T15:41:00Z">
          <w:pPr>
            <w:pStyle w:val="ListParagraph"/>
            <w:numPr>
              <w:numId w:val="233"/>
            </w:numPr>
            <w:ind w:hanging="360"/>
            <w:jc w:val="both"/>
          </w:pPr>
        </w:pPrChange>
      </w:pPr>
      <w:ins w:id="10607" w:author="Pamela Kakande Nabukhonzo" w:date="2025-06-08T16:39:00Z">
        <w:del w:id="10608" w:author="Rachel Shipsey" w:date="2025-06-23T15:21:00Z">
          <w:r w:rsidDel="008D26A9">
            <w:delText>Determine and test the software or technologies to be used</w:delText>
          </w:r>
        </w:del>
      </w:ins>
      <w:ins w:id="10609" w:author="Pamela Kakande Nabukhonzo" w:date="2025-06-08T16:41:00Z">
        <w:del w:id="10610" w:author="Rachel Shipsey" w:date="2025-06-23T15:21:00Z">
          <w:r w:rsidR="00DE3574" w:rsidDel="008D26A9">
            <w:delText xml:space="preserve"> at the start</w:delText>
          </w:r>
        </w:del>
      </w:ins>
      <w:ins w:id="10611" w:author="Pamela Kakande Nabukhonzo" w:date="2025-06-08T16:39:00Z">
        <w:del w:id="10612" w:author="Rachel Shipsey" w:date="2025-06-23T15:21:00Z">
          <w:r w:rsidR="00372CDC" w:rsidDel="008D26A9">
            <w:delText xml:space="preserve">. </w:delText>
          </w:r>
        </w:del>
      </w:ins>
      <w:ins w:id="10613" w:author="Pamela Kakande Nabukhonzo" w:date="2025-06-08T16:41:00Z">
        <w:del w:id="10614" w:author="Rachel Shipsey" w:date="2025-06-23T15:21:00Z">
          <w:r w:rsidR="00DE3574" w:rsidDel="008D26A9">
            <w:delText>Here</w:delText>
          </w:r>
        </w:del>
      </w:ins>
      <w:ins w:id="10615" w:author="Pamela Kakande Nabukhonzo" w:date="2025-06-08T16:39:00Z">
        <w:del w:id="10616" w:author="Rachel Shipsey" w:date="2025-06-23T15:21:00Z">
          <w:r w:rsidR="00372CDC" w:rsidDel="008D26A9">
            <w:delText xml:space="preserve"> are some e</w:delText>
          </w:r>
        </w:del>
      </w:ins>
      <w:ins w:id="10617" w:author="Pamela Kakande Nabukhonzo" w:date="2025-06-08T16:33:00Z">
        <w:del w:id="10618" w:author="Rachel Shipsey" w:date="2025-06-23T15:21:00Z">
          <w:r w:rsidR="000D5EBE" w:rsidDel="008D26A9">
            <w:delText>xamples:</w:delText>
          </w:r>
        </w:del>
      </w:ins>
    </w:p>
    <w:p w14:paraId="61DC4719" w14:textId="23971BFA" w:rsidR="000D5EBE" w:rsidDel="008D26A9" w:rsidRDefault="000D5EBE">
      <w:pPr>
        <w:pStyle w:val="ListParagraph"/>
        <w:spacing w:after="0" w:line="276" w:lineRule="auto"/>
        <w:jc w:val="both"/>
        <w:rPr>
          <w:ins w:id="10619" w:author="Pamela Kakande Nabukhonzo" w:date="2025-06-08T16:33:00Z"/>
          <w:del w:id="10620" w:author="Rachel Shipsey" w:date="2025-06-23T15:21:00Z"/>
        </w:rPr>
        <w:pPrChange w:id="10621" w:author="Rachel Shipsey" w:date="2025-06-23T15:41:00Z">
          <w:pPr>
            <w:pStyle w:val="ListParagraph"/>
            <w:numPr>
              <w:numId w:val="233"/>
            </w:numPr>
            <w:ind w:hanging="360"/>
            <w:jc w:val="both"/>
          </w:pPr>
        </w:pPrChange>
      </w:pPr>
      <w:ins w:id="10622" w:author="Pamela Kakande Nabukhonzo" w:date="2025-06-08T16:33:00Z">
        <w:del w:id="10623" w:author="Rachel Shipsey" w:date="2025-06-23T15:21:00Z">
          <w:r w:rsidDel="008D26A9">
            <w:delText>Statistical software packages (e.g., Stata, R, SPSS) for calculating and visualizing quality indicators.</w:delText>
          </w:r>
        </w:del>
      </w:ins>
    </w:p>
    <w:p w14:paraId="5AA0705C" w14:textId="176DC443" w:rsidR="000D5EBE" w:rsidDel="008D26A9" w:rsidRDefault="000D5EBE">
      <w:pPr>
        <w:pStyle w:val="ListParagraph"/>
        <w:spacing w:after="0" w:line="276" w:lineRule="auto"/>
        <w:jc w:val="both"/>
        <w:rPr>
          <w:ins w:id="10624" w:author="Pamela Kakande Nabukhonzo" w:date="2025-06-08T16:33:00Z"/>
          <w:del w:id="10625" w:author="Rachel Shipsey" w:date="2025-06-23T15:21:00Z"/>
        </w:rPr>
        <w:pPrChange w:id="10626" w:author="Rachel Shipsey" w:date="2025-06-23T15:41:00Z">
          <w:pPr>
            <w:pStyle w:val="ListParagraph"/>
            <w:numPr>
              <w:numId w:val="233"/>
            </w:numPr>
            <w:ind w:hanging="360"/>
            <w:jc w:val="both"/>
          </w:pPr>
        </w:pPrChange>
      </w:pPr>
      <w:ins w:id="10627" w:author="Pamela Kakande Nabukhonzo" w:date="2025-06-08T16:33:00Z">
        <w:del w:id="10628" w:author="Rachel Shipsey" w:date="2025-06-23T15:21:00Z">
          <w:r w:rsidDel="008D26A9">
            <w:delText>Database management systems (e.g., PostgreSQL) for storing and querying data.</w:delText>
          </w:r>
        </w:del>
      </w:ins>
    </w:p>
    <w:p w14:paraId="580350F0" w14:textId="59A766EE" w:rsidR="000D5EBE" w:rsidDel="008D26A9" w:rsidRDefault="000D5EBE">
      <w:pPr>
        <w:pStyle w:val="ListParagraph"/>
        <w:spacing w:after="0" w:line="276" w:lineRule="auto"/>
        <w:jc w:val="both"/>
        <w:rPr>
          <w:ins w:id="10629" w:author="Pamela Kakande Nabukhonzo" w:date="2025-06-08T16:33:00Z"/>
          <w:del w:id="10630" w:author="Rachel Shipsey" w:date="2025-06-23T15:21:00Z"/>
        </w:rPr>
        <w:pPrChange w:id="10631" w:author="Rachel Shipsey" w:date="2025-06-23T15:41:00Z">
          <w:pPr>
            <w:pStyle w:val="ListParagraph"/>
            <w:numPr>
              <w:numId w:val="233"/>
            </w:numPr>
            <w:ind w:hanging="360"/>
            <w:jc w:val="both"/>
          </w:pPr>
        </w:pPrChange>
      </w:pPr>
      <w:commentRangeStart w:id="10632"/>
      <w:ins w:id="10633" w:author="Pamela Kakande Nabukhonzo" w:date="2025-06-08T16:33:00Z">
        <w:del w:id="10634" w:author="Rachel Shipsey" w:date="2025-06-23T15:21:00Z">
          <w:r w:rsidDel="008D26A9">
            <w:delText>See LINK to section on DASHBOARDS</w:delText>
          </w:r>
        </w:del>
      </w:ins>
      <w:commentRangeEnd w:id="10632"/>
      <w:ins w:id="10635" w:author="Pamela Kakande Nabukhonzo" w:date="2025-06-09T20:22:00Z">
        <w:del w:id="10636" w:author="Rachel Shipsey" w:date="2025-06-23T15:21:00Z">
          <w:r w:rsidR="005B6933" w:rsidDel="008D26A9">
            <w:rPr>
              <w:rStyle w:val="CommentReference"/>
              <w:sz w:val="24"/>
              <w:szCs w:val="22"/>
            </w:rPr>
            <w:commentReference w:id="10632"/>
          </w:r>
        </w:del>
      </w:ins>
    </w:p>
    <w:p w14:paraId="4765E40D" w14:textId="3E457AC9" w:rsidR="00C65692" w:rsidDel="008D26A9" w:rsidRDefault="00DA437A">
      <w:pPr>
        <w:pStyle w:val="ListParagraph"/>
        <w:spacing w:after="0" w:line="276" w:lineRule="auto"/>
        <w:jc w:val="both"/>
        <w:rPr>
          <w:ins w:id="10637" w:author="Pamela Kakande Nabukhonzo" w:date="2025-06-08T16:17:00Z"/>
          <w:del w:id="10638" w:author="Rachel Shipsey" w:date="2025-06-23T15:21:00Z"/>
        </w:rPr>
        <w:pPrChange w:id="10639" w:author="Rachel Shipsey" w:date="2025-06-23T15:41:00Z">
          <w:pPr>
            <w:pStyle w:val="ListParagraph"/>
            <w:numPr>
              <w:numId w:val="233"/>
            </w:numPr>
            <w:ind w:hanging="360"/>
          </w:pPr>
        </w:pPrChange>
      </w:pPr>
      <w:ins w:id="10640" w:author="Pamela Kakande Nabukhonzo" w:date="2025-06-08T16:14:00Z">
        <w:del w:id="10641" w:author="Rachel Shipsey" w:date="2025-06-23T15:21:00Z">
          <w:r w:rsidDel="008D26A9">
            <w:delText xml:space="preserve">Despite digital advancements, physical </w:delText>
          </w:r>
        </w:del>
      </w:ins>
      <w:ins w:id="10642" w:author="Pamela Kakande Nabukhonzo" w:date="2025-06-08T16:15:00Z">
        <w:del w:id="10643" w:author="Rachel Shipsey" w:date="2025-06-23T15:21:00Z">
          <w:r w:rsidDel="008D26A9">
            <w:delText xml:space="preserve">field </w:delText>
          </w:r>
        </w:del>
      </w:ins>
      <w:ins w:id="10644" w:author="Pamela Kakande Nabukhonzo" w:date="2025-06-08T16:14:00Z">
        <w:del w:id="10645" w:author="Rachel Shipsey" w:date="2025-06-23T15:21:00Z">
          <w:r w:rsidDel="008D26A9">
            <w:delText>supervision remains crucial to address unforeseen issues</w:delText>
          </w:r>
        </w:del>
      </w:ins>
      <w:ins w:id="10646" w:author="Pamela Kakande Nabukhonzo" w:date="2025-06-08T16:15:00Z">
        <w:del w:id="10647" w:author="Rachel Shipsey" w:date="2025-06-23T15:21:00Z">
          <w:r w:rsidDel="008D26A9">
            <w:delText xml:space="preserve"> and must </w:delText>
          </w:r>
          <w:r w:rsidR="00C8585C" w:rsidDel="008D26A9">
            <w:delText>be factored into the quality assurance and improvement plan</w:delText>
          </w:r>
        </w:del>
      </w:ins>
      <w:ins w:id="10648" w:author="Pamela Kakande Nabukhonzo" w:date="2025-06-08T16:14:00Z">
        <w:del w:id="10649" w:author="Rachel Shipsey" w:date="2025-06-23T15:21:00Z">
          <w:r w:rsidDel="008D26A9">
            <w:delText>.</w:delText>
          </w:r>
        </w:del>
      </w:ins>
    </w:p>
    <w:p w14:paraId="34330E8C" w14:textId="24D76FCE" w:rsidR="00921883" w:rsidDel="008D26A9" w:rsidRDefault="002421FB">
      <w:pPr>
        <w:pStyle w:val="ListParagraph"/>
        <w:spacing w:after="0" w:line="276" w:lineRule="auto"/>
        <w:jc w:val="both"/>
        <w:rPr>
          <w:ins w:id="10650" w:author="Pamela Kakande Nabukhonzo" w:date="2025-06-08T16:46:00Z"/>
          <w:del w:id="10651" w:author="Rachel Shipsey" w:date="2025-06-23T15:21:00Z"/>
        </w:rPr>
        <w:pPrChange w:id="10652" w:author="Rachel Shipsey" w:date="2025-06-23T15:41:00Z">
          <w:pPr>
            <w:pStyle w:val="ListParagraph"/>
            <w:numPr>
              <w:numId w:val="233"/>
            </w:numPr>
            <w:ind w:hanging="360"/>
            <w:jc w:val="both"/>
          </w:pPr>
        </w:pPrChange>
      </w:pPr>
      <w:ins w:id="10653" w:author="Pamela Kakande Nabukhonzo" w:date="2025-06-08T16:18:00Z">
        <w:del w:id="10654" w:author="Rachel Shipsey" w:date="2025-06-23T15:21:00Z">
          <w:r w:rsidDel="008D26A9">
            <w:delText>There are inherent risks in digital</w:delText>
          </w:r>
          <w:r w:rsidR="003636BF" w:rsidDel="008D26A9">
            <w:delText xml:space="preserve"> </w:delText>
          </w:r>
        </w:del>
      </w:ins>
      <w:ins w:id="10655" w:author="Pamela Kakande Nabukhonzo" w:date="2025-06-08T16:20:00Z">
        <w:del w:id="10656" w:author="Rachel Shipsey" w:date="2025-06-23T15:21:00Z">
          <w:r w:rsidR="007322F6" w:rsidDel="008D26A9">
            <w:delText>platforms</w:delText>
          </w:r>
        </w:del>
      </w:ins>
      <w:ins w:id="10657" w:author="Pamela Kakande Nabukhonzo" w:date="2025-06-08T16:19:00Z">
        <w:del w:id="10658" w:author="Rachel Shipsey" w:date="2025-06-23T15:21:00Z">
          <w:r w:rsidR="003636BF" w:rsidDel="008D26A9">
            <w:delText>, therefore a comprehensive</w:delText>
          </w:r>
        </w:del>
      </w:ins>
      <w:ins w:id="10659" w:author="Pamela Kakande Nabukhonzo" w:date="2025-06-08T16:18:00Z">
        <w:del w:id="10660" w:author="Rachel Shipsey" w:date="2025-06-23T15:21:00Z">
          <w:r w:rsidR="00C65692" w:rsidDel="008D26A9">
            <w:delText xml:space="preserve"> r</w:delText>
          </w:r>
          <w:r w:rsidR="00C65692" w:rsidRPr="00773593" w:rsidDel="008D26A9">
            <w:delText xml:space="preserve">isk </w:delText>
          </w:r>
          <w:r w:rsidR="00C65692" w:rsidDel="008D26A9">
            <w:delText>m</w:delText>
          </w:r>
          <w:r w:rsidR="00C65692" w:rsidRPr="00773593" w:rsidDel="008D26A9">
            <w:delText>anagement</w:delText>
          </w:r>
        </w:del>
      </w:ins>
      <w:ins w:id="10661" w:author="Pamela Kakande Nabukhonzo" w:date="2025-06-08T16:19:00Z">
        <w:del w:id="10662" w:author="Rachel Shipsey" w:date="2025-06-23T15:21:00Z">
          <w:r w:rsidR="003636BF" w:rsidDel="008D26A9">
            <w:delText xml:space="preserve"> plan</w:delText>
          </w:r>
          <w:r w:rsidR="0054468F" w:rsidDel="008D26A9">
            <w:delText xml:space="preserve"> based on assessments done</w:delText>
          </w:r>
        </w:del>
      </w:ins>
      <w:ins w:id="10663" w:author="Pamela Kakande Nabukhonzo" w:date="2025-06-08T16:22:00Z">
        <w:del w:id="10664" w:author="Rachel Shipsey" w:date="2025-06-23T15:21:00Z">
          <w:r w:rsidR="00B067DB" w:rsidDel="008D26A9">
            <w:delText xml:space="preserve"> to identify potential risks</w:delText>
          </w:r>
        </w:del>
      </w:ins>
      <w:ins w:id="10665" w:author="Pamela Kakande Nabukhonzo" w:date="2025-06-08T16:59:00Z">
        <w:del w:id="10666" w:author="Rachel Shipsey" w:date="2025-06-23T15:21:00Z">
          <w:r w:rsidR="00170E01" w:rsidDel="008D26A9">
            <w:delText xml:space="preserve"> must be develop</w:delText>
          </w:r>
          <w:r w:rsidR="006E0F49" w:rsidDel="008D26A9">
            <w:delText>ed</w:delText>
          </w:r>
        </w:del>
      </w:ins>
      <w:ins w:id="10667" w:author="Pamela Kakande Nabukhonzo" w:date="2025-06-08T17:00:00Z">
        <w:del w:id="10668" w:author="Rachel Shipsey" w:date="2025-06-23T15:21:00Z">
          <w:r w:rsidR="00FA6C8D" w:rsidDel="008D26A9">
            <w:delText xml:space="preserve"> in the </w:delText>
          </w:r>
        </w:del>
      </w:ins>
      <w:ins w:id="10669" w:author="Pamela Kakande Nabukhonzo" w:date="2025-06-08T17:01:00Z">
        <w:del w:id="10670" w:author="Rachel Shipsey" w:date="2025-06-23T15:21:00Z">
          <w:r w:rsidR="00FA6C8D" w:rsidDel="008D26A9">
            <w:delText>pre-enumeration</w:delText>
          </w:r>
        </w:del>
      </w:ins>
      <w:ins w:id="10671" w:author="Pamela Kakande Nabukhonzo" w:date="2025-06-08T17:00:00Z">
        <w:del w:id="10672" w:author="Rachel Shipsey" w:date="2025-06-23T15:21:00Z">
          <w:r w:rsidR="00FA6C8D" w:rsidDel="008D26A9">
            <w:delText xml:space="preserve"> phase</w:delText>
          </w:r>
        </w:del>
      </w:ins>
      <w:ins w:id="10673" w:author="Pamela Kakande Nabukhonzo" w:date="2025-06-08T17:14:00Z">
        <w:del w:id="10674" w:author="Rachel Shipsey" w:date="2025-06-23T15:21:00Z">
          <w:r w:rsidR="00FF59A0" w:rsidDel="008D26A9">
            <w:delText xml:space="preserve"> for each of the census components</w:delText>
          </w:r>
        </w:del>
      </w:ins>
      <w:ins w:id="10675" w:author="Pamela Kakande Nabukhonzo" w:date="2025-06-08T16:19:00Z">
        <w:del w:id="10676" w:author="Rachel Shipsey" w:date="2025-06-23T15:21:00Z">
          <w:r w:rsidR="0054468F" w:rsidDel="008D26A9">
            <w:delText>.</w:delText>
          </w:r>
        </w:del>
      </w:ins>
      <w:ins w:id="10677" w:author="Pamela Kakande Nabukhonzo" w:date="2025-06-08T16:20:00Z">
        <w:del w:id="10678" w:author="Rachel Shipsey" w:date="2025-06-23T15:21:00Z">
          <w:r w:rsidR="007322F6" w:rsidRPr="007322F6" w:rsidDel="008D26A9">
            <w:delText xml:space="preserve"> </w:delText>
          </w:r>
        </w:del>
      </w:ins>
    </w:p>
    <w:p w14:paraId="07544058" w14:textId="4E01A193" w:rsidR="00ED4E1B" w:rsidDel="008D26A9" w:rsidRDefault="00AD53E8">
      <w:pPr>
        <w:pStyle w:val="ListParagraph"/>
        <w:spacing w:after="0" w:line="276" w:lineRule="auto"/>
        <w:jc w:val="both"/>
        <w:rPr>
          <w:ins w:id="10679" w:author="Pamela Kakande Nabukhonzo" w:date="2025-06-08T17:08:00Z"/>
          <w:del w:id="10680" w:author="Rachel Shipsey" w:date="2025-06-23T15:21:00Z"/>
        </w:rPr>
        <w:pPrChange w:id="10681" w:author="Rachel Shipsey" w:date="2025-06-23T15:41:00Z">
          <w:pPr>
            <w:pStyle w:val="ListParagraph"/>
            <w:numPr>
              <w:numId w:val="233"/>
            </w:numPr>
            <w:ind w:hanging="360"/>
            <w:jc w:val="both"/>
          </w:pPr>
        </w:pPrChange>
      </w:pPr>
      <w:ins w:id="10682" w:author="Pamela Kakande Nabukhonzo" w:date="2025-06-08T17:01:00Z">
        <w:del w:id="10683" w:author="Rachel Shipsey" w:date="2025-06-23T15:21:00Z">
          <w:r w:rsidDel="008D26A9">
            <w:delText>In conductin</w:delText>
          </w:r>
        </w:del>
      </w:ins>
      <w:ins w:id="10684" w:author="Pamela Kakande Nabukhonzo" w:date="2025-06-08T17:02:00Z">
        <w:del w:id="10685" w:author="Rachel Shipsey" w:date="2025-06-23T15:21:00Z">
          <w:r w:rsidDel="008D26A9">
            <w:delText>g a risk assessment, e</w:delText>
          </w:r>
          <w:r w:rsidRPr="00AD53E8" w:rsidDel="008D26A9">
            <w:delText xml:space="preserve">valuate the likelihood and impact of each </w:delText>
          </w:r>
          <w:r w:rsidDel="008D26A9">
            <w:delText xml:space="preserve">identified potential </w:delText>
          </w:r>
          <w:r w:rsidRPr="00AD53E8" w:rsidDel="008D26A9">
            <w:delText>risk</w:delText>
          </w:r>
          <w:r w:rsidDel="008D26A9">
            <w:delText xml:space="preserve"> using</w:delText>
          </w:r>
          <w:r w:rsidRPr="00AD53E8" w:rsidDel="008D26A9">
            <w:delText xml:space="preserve"> tools like risk matrices and scenario planning to prioritize</w:delText>
          </w:r>
          <w:r w:rsidDel="008D26A9">
            <w:delText xml:space="preserve"> them</w:delText>
          </w:r>
          <w:r w:rsidRPr="00AD53E8" w:rsidDel="008D26A9">
            <w:delText>.</w:delText>
          </w:r>
        </w:del>
      </w:ins>
      <w:ins w:id="10686" w:author="Pamela Kakande Nabukhonzo" w:date="2025-06-08T17:07:00Z">
        <w:del w:id="10687" w:author="Rachel Shipsey" w:date="2025-06-23T15:21:00Z">
          <w:r w:rsidR="00AA4358" w:rsidRPr="00AA4358" w:rsidDel="008D26A9">
            <w:delText xml:space="preserve"> </w:delText>
          </w:r>
        </w:del>
      </w:ins>
    </w:p>
    <w:p w14:paraId="72C21929" w14:textId="18B91222" w:rsidR="00AA4358" w:rsidDel="008D26A9" w:rsidRDefault="006115AE">
      <w:pPr>
        <w:pStyle w:val="ListParagraph"/>
        <w:spacing w:after="0" w:line="276" w:lineRule="auto"/>
        <w:jc w:val="both"/>
        <w:rPr>
          <w:ins w:id="10688" w:author="Pamela Kakande Nabukhonzo" w:date="2025-06-08T17:07:00Z"/>
          <w:del w:id="10689" w:author="Rachel Shipsey" w:date="2025-06-23T15:21:00Z"/>
        </w:rPr>
        <w:pPrChange w:id="10690" w:author="Rachel Shipsey" w:date="2025-06-23T15:41:00Z">
          <w:pPr>
            <w:pStyle w:val="ListParagraph"/>
            <w:numPr>
              <w:numId w:val="233"/>
            </w:numPr>
            <w:ind w:hanging="360"/>
            <w:jc w:val="both"/>
          </w:pPr>
        </w:pPrChange>
      </w:pPr>
      <w:ins w:id="10691" w:author="Pamela Kakande Nabukhonzo" w:date="2025-06-08T17:08:00Z">
        <w:del w:id="10692" w:author="Rachel Shipsey" w:date="2025-06-23T15:21:00Z">
          <w:r w:rsidDel="008D26A9">
            <w:delText>Put in place a r</w:delText>
          </w:r>
          <w:r w:rsidRPr="006115AE" w:rsidDel="008D26A9">
            <w:delText xml:space="preserve">isk </w:delText>
          </w:r>
          <w:r w:rsidDel="008D26A9">
            <w:delText>m</w:delText>
          </w:r>
          <w:r w:rsidRPr="006115AE" w:rsidDel="008D26A9">
            <w:delText xml:space="preserve">onitoring and </w:delText>
          </w:r>
          <w:r w:rsidDel="008D26A9">
            <w:delText>r</w:delText>
          </w:r>
          <w:r w:rsidRPr="006115AE" w:rsidDel="008D26A9">
            <w:delText>eview</w:delText>
          </w:r>
          <w:r w:rsidDel="008D26A9">
            <w:delText xml:space="preserve"> s</w:delText>
          </w:r>
        </w:del>
      </w:ins>
      <w:ins w:id="10693" w:author="Pamela Kakande Nabukhonzo" w:date="2025-06-08T17:09:00Z">
        <w:del w:id="10694" w:author="Rachel Shipsey" w:date="2025-06-23T15:21:00Z">
          <w:r w:rsidDel="008D26A9">
            <w:delText xml:space="preserve">ystem by setting up a governance structure to regularly review and update risk strategies and </w:delText>
          </w:r>
        </w:del>
      </w:ins>
      <w:ins w:id="10695" w:author="Pamela Kakande Nabukhonzo" w:date="2025-06-08T17:08:00Z">
        <w:del w:id="10696" w:author="Rachel Shipsey" w:date="2025-06-23T15:21:00Z">
          <w:r w:rsidR="00ED4E1B" w:rsidDel="008D26A9">
            <w:delText>e</w:delText>
          </w:r>
        </w:del>
      </w:ins>
      <w:ins w:id="10697" w:author="Pamela Kakande Nabukhonzo" w:date="2025-06-08T17:07:00Z">
        <w:del w:id="10698" w:author="Rachel Shipsey" w:date="2025-06-23T15:21:00Z">
          <w:r w:rsidR="00AA4358" w:rsidDel="008D26A9">
            <w:delText>stablish a risk register to track identified risks and mitigation actions.</w:delText>
          </w:r>
        </w:del>
      </w:ins>
    </w:p>
    <w:p w14:paraId="50D9423C" w14:textId="0A612FC3" w:rsidR="0045707E" w:rsidRPr="00FF59A0" w:rsidDel="008D26A9" w:rsidRDefault="00BE4D0E">
      <w:pPr>
        <w:pStyle w:val="ListParagraph"/>
        <w:spacing w:after="0" w:line="276" w:lineRule="auto"/>
        <w:jc w:val="both"/>
        <w:rPr>
          <w:ins w:id="10699" w:author="Pamela Kakande Nabukhonzo" w:date="2025-06-08T17:03:00Z"/>
          <w:del w:id="10700" w:author="Rachel Shipsey" w:date="2025-06-23T15:21:00Z"/>
          <w:rFonts w:eastAsia="Times New Roman" w:cs="Arial"/>
          <w:color w:val="1B1C1D"/>
          <w:szCs w:val="24"/>
          <w:rPrChange w:id="10701" w:author="Pamela Kakande Nabukhonzo" w:date="2025-06-09T09:10:00Z">
            <w:rPr>
              <w:ins w:id="10702" w:author="Pamela Kakande Nabukhonzo" w:date="2025-06-08T17:03:00Z"/>
              <w:del w:id="10703" w:author="Rachel Shipsey" w:date="2025-06-23T15:21:00Z"/>
              <w:rFonts w:ascii="Calibri" w:eastAsia="Times New Roman" w:hAnsi="Calibri" w:cs="Calibri"/>
              <w:color w:val="1B1C1D"/>
            </w:rPr>
          </w:rPrChange>
        </w:rPr>
        <w:pPrChange w:id="10704" w:author="Rachel Shipsey" w:date="2025-06-23T15:41:00Z">
          <w:pPr>
            <w:numPr>
              <w:numId w:val="186"/>
            </w:numPr>
            <w:tabs>
              <w:tab w:val="num" w:pos="720"/>
            </w:tabs>
            <w:spacing w:after="0" w:line="240" w:lineRule="auto"/>
            <w:ind w:left="720" w:hanging="360"/>
          </w:pPr>
        </w:pPrChange>
      </w:pPr>
      <w:commentRangeStart w:id="10705"/>
      <w:ins w:id="10706" w:author="Pamela Kakande Nabukhonzo" w:date="2025-06-09T20:30:00Z">
        <w:del w:id="10707" w:author="Rachel Shipsey" w:date="2025-06-23T15:21:00Z">
          <w:r w:rsidDel="008D26A9">
            <w:delText>Det</w:delText>
          </w:r>
        </w:del>
      </w:ins>
      <w:ins w:id="10708" w:author="Pamela Kakande Nabukhonzo" w:date="2025-06-09T20:31:00Z">
        <w:del w:id="10709" w:author="Rachel Shipsey" w:date="2025-06-23T15:21:00Z">
          <w:r w:rsidDel="008D26A9">
            <w:delText>ailed</w:delText>
          </w:r>
        </w:del>
      </w:ins>
      <w:ins w:id="10710" w:author="Pamela Kakande Nabukhonzo" w:date="2025-06-09T20:25:00Z">
        <w:del w:id="10711" w:author="Rachel Shipsey" w:date="2025-06-23T15:21:00Z">
          <w:r w:rsidR="00796A74" w:rsidDel="008D26A9">
            <w:delText xml:space="preserve"> guidance on e</w:delText>
          </w:r>
          <w:r w:rsidR="00796A74" w:rsidRPr="00796A74" w:rsidDel="008D26A9">
            <w:delText>mergency preparedness, risk management and contingency planning</w:delText>
          </w:r>
          <w:r w:rsidR="00796A74" w:rsidDel="008D26A9">
            <w:delText xml:space="preserve"> in the UN P&amp;R </w:delText>
          </w:r>
        </w:del>
      </w:ins>
      <w:ins w:id="10712" w:author="Pamela Kakande Nabukhonzo" w:date="2025-06-09T20:31:00Z">
        <w:del w:id="10713" w:author="Rachel Shipsey" w:date="2025-06-23T15:21:00Z">
          <w:r w:rsidDel="008D26A9">
            <w:delText xml:space="preserve">rev 4 </w:delText>
          </w:r>
        </w:del>
      </w:ins>
      <w:ins w:id="10714" w:author="Pamela Kakande Nabukhonzo" w:date="2025-06-09T20:25:00Z">
        <w:del w:id="10715" w:author="Rachel Shipsey" w:date="2025-06-23T15:21:00Z">
          <w:r w:rsidR="00796A74" w:rsidDel="008D26A9">
            <w:delText>para</w:delText>
          </w:r>
        </w:del>
      </w:ins>
      <w:ins w:id="10716" w:author="Pamela Kakande Nabukhonzo" w:date="2025-06-09T20:26:00Z">
        <w:del w:id="10717" w:author="Rachel Shipsey" w:date="2025-06-23T15:21:00Z">
          <w:r w:rsidR="000E22AF" w:rsidDel="008D26A9">
            <w:delText xml:space="preserve"> </w:delText>
          </w:r>
          <w:r w:rsidR="000E22AF" w:rsidRPr="000E22AF" w:rsidDel="008D26A9">
            <w:delText>2.125</w:delText>
          </w:r>
          <w:r w:rsidR="000E22AF" w:rsidDel="008D26A9">
            <w:delText xml:space="preserve"> to </w:delText>
          </w:r>
        </w:del>
      </w:ins>
      <w:ins w:id="10718" w:author="Pamela Kakande Nabukhonzo" w:date="2025-06-09T20:30:00Z">
        <w:del w:id="10719" w:author="Rachel Shipsey" w:date="2025-06-23T15:21:00Z">
          <w:r w:rsidR="00173F0E" w:rsidRPr="00173F0E" w:rsidDel="008D26A9">
            <w:delText>2.157</w:delText>
          </w:r>
          <w:r w:rsidR="00173F0E" w:rsidDel="008D26A9">
            <w:delText>.</w:delText>
          </w:r>
        </w:del>
      </w:ins>
      <w:commentRangeEnd w:id="10705"/>
      <w:del w:id="10720" w:author="Rachel Shipsey" w:date="2025-06-23T15:21:00Z">
        <w:r w:rsidR="00315463" w:rsidRPr="009D04CC" w:rsidDel="008D26A9">
          <w:rPr>
            <w:rStyle w:val="CommentReference"/>
            <w:sz w:val="24"/>
            <w:szCs w:val="22"/>
          </w:rPr>
          <w:commentReference w:id="10705"/>
        </w:r>
      </w:del>
      <w:ins w:id="10721" w:author="Pamela Kakande Nabukhonzo" w:date="2025-06-09T20:17:00Z">
        <w:del w:id="10722" w:author="Rachel Shipsey" w:date="2025-06-23T15:21:00Z">
          <w:r w:rsidR="004B7ED6" w:rsidDel="008D26A9">
            <w:rPr>
              <w:rFonts w:eastAsia="Times New Roman" w:cs="Arial"/>
              <w:color w:val="1B1C1D"/>
              <w:szCs w:val="24"/>
            </w:rPr>
            <w:delText>Risk and q</w:delText>
          </w:r>
        </w:del>
      </w:ins>
      <w:ins w:id="10723" w:author="Pamela Kakande Nabukhonzo" w:date="2025-06-08T16:03:00Z">
        <w:del w:id="10724" w:author="Rachel Shipsey" w:date="2025-06-23T15:21:00Z">
          <w:r w:rsidR="00CA5E08" w:rsidRPr="00FF59A0" w:rsidDel="008D26A9">
            <w:rPr>
              <w:rFonts w:eastAsia="Times New Roman" w:cs="Arial"/>
              <w:color w:val="1B1C1D"/>
              <w:szCs w:val="24"/>
              <w:rPrChange w:id="10725" w:author="Pamela Kakande Nabukhonzo" w:date="2025-06-08T17:14:00Z">
                <w:rPr>
                  <w:rFonts w:ascii="Calibri" w:eastAsia="Times New Roman" w:hAnsi="Calibri" w:cs="Calibri"/>
                  <w:color w:val="1B1C1D"/>
                </w:rPr>
              </w:rPrChange>
            </w:rPr>
            <w:delText>During pre-enumeration testing phase, conduct tquestionnaire design</w:delText>
          </w:r>
        </w:del>
      </w:ins>
      <w:ins w:id="10726" w:author="Pamela Kakande Nabukhonzo" w:date="2025-06-08T16:04:00Z">
        <w:del w:id="10727" w:author="Rachel Shipsey" w:date="2025-06-23T15:21:00Z">
          <w:r w:rsidR="00CA5E08" w:rsidRPr="00FF59A0" w:rsidDel="008D26A9">
            <w:rPr>
              <w:rFonts w:eastAsia="Times New Roman" w:cs="Arial"/>
              <w:color w:val="1B1C1D"/>
              <w:szCs w:val="24"/>
              <w:rPrChange w:id="10728" w:author="Pamela Kakande Nabukhonzo" w:date="2025-06-08T17:14:00Z">
                <w:rPr>
                  <w:rFonts w:ascii="Calibri" w:eastAsia="Times New Roman" w:hAnsi="Calibri" w:cs="Calibri"/>
                  <w:color w:val="1B1C1D"/>
                </w:rPr>
              </w:rPrChange>
            </w:rPr>
            <w:delText>,</w:delText>
          </w:r>
        </w:del>
      </w:ins>
      <w:ins w:id="10729" w:author="Pamela Kakande Nabukhonzo" w:date="2025-06-08T16:03:00Z">
        <w:del w:id="10730" w:author="Rachel Shipsey" w:date="2025-06-23T15:21:00Z">
          <w:r w:rsidR="00CA5E08" w:rsidRPr="00FF59A0" w:rsidDel="008D26A9">
            <w:rPr>
              <w:rFonts w:eastAsia="Times New Roman" w:cs="Arial"/>
              <w:color w:val="1B1C1D"/>
              <w:szCs w:val="24"/>
              <w:rPrChange w:id="10731" w:author="Pamela Kakande Nabukhonzo" w:date="2025-06-08T17:14:00Z">
                <w:rPr>
                  <w:rFonts w:ascii="Calibri" w:eastAsia="Times New Roman" w:hAnsi="Calibri" w:cs="Calibri"/>
                  <w:color w:val="1B1C1D"/>
                </w:rPr>
              </w:rPrChange>
            </w:rPr>
            <w:delText xml:space="preserve"> </w:delText>
          </w:r>
        </w:del>
      </w:ins>
      <w:ins w:id="10732" w:author="Pamela Kakande Nabukhonzo" w:date="2025-06-08T16:04:00Z">
        <w:del w:id="10733" w:author="Rachel Shipsey" w:date="2025-06-23T15:21:00Z">
          <w:r w:rsidR="00CA5E08" w:rsidRPr="00FF59A0" w:rsidDel="008D26A9">
            <w:rPr>
              <w:rFonts w:eastAsia="Times New Roman" w:cs="Arial"/>
              <w:color w:val="1B1C1D"/>
              <w:szCs w:val="24"/>
              <w:rPrChange w:id="10734" w:author="Pamela Kakande Nabukhonzo" w:date="2025-06-08T17:14:00Z">
                <w:rPr>
                  <w:rFonts w:ascii="Calibri" w:eastAsia="Times New Roman" w:hAnsi="Calibri" w:cs="Calibri"/>
                  <w:color w:val="1B1C1D"/>
                </w:rPr>
              </w:rPrChange>
            </w:rPr>
            <w:delText>data collection software ()and mapping systems</w:delText>
          </w:r>
          <w:r w:rsidR="0045707E" w:rsidRPr="00FF59A0" w:rsidDel="008D26A9">
            <w:rPr>
              <w:rFonts w:eastAsia="Times New Roman" w:cs="Arial"/>
              <w:color w:val="1B1C1D"/>
              <w:szCs w:val="24"/>
              <w:rPrChange w:id="10735" w:author="Pamela Kakande Nabukhonzo" w:date="2025-06-09T09:10:00Z">
                <w:rPr>
                  <w:rFonts w:ascii="Calibri" w:eastAsia="Times New Roman" w:hAnsi="Calibri" w:cs="Calibri"/>
                  <w:color w:val="1B1C1D"/>
                </w:rPr>
              </w:rPrChange>
            </w:rPr>
            <w:delText xml:space="preserve"> </w:delText>
          </w:r>
        </w:del>
      </w:ins>
      <w:ins w:id="10736" w:author="Pamela Kakande Nabukhonzo" w:date="2025-06-08T16:02:00Z">
        <w:del w:id="10737" w:author="Rachel Shipsey" w:date="2025-06-23T15:21:00Z">
          <w:r w:rsidR="00741156" w:rsidRPr="000771B7" w:rsidDel="008D26A9">
            <w:rPr>
              <w:rFonts w:cs="Arial"/>
              <w:szCs w:val="24"/>
            </w:rPr>
            <w:delText xml:space="preserve"> </w:delText>
          </w:r>
        </w:del>
      </w:ins>
    </w:p>
    <w:p w14:paraId="4D330C91" w14:textId="4D7213D8" w:rsidR="009E125B" w:rsidDel="008D26A9" w:rsidRDefault="009E125B">
      <w:pPr>
        <w:pStyle w:val="ListParagraph"/>
        <w:spacing w:after="0" w:line="276" w:lineRule="auto"/>
        <w:jc w:val="both"/>
        <w:rPr>
          <w:ins w:id="10738" w:author="Pamela Kakande Nabukhonzo" w:date="2025-06-08T17:34:00Z"/>
          <w:del w:id="10739" w:author="Rachel Shipsey" w:date="2025-06-23T15:21:00Z"/>
          <w:rFonts w:eastAsia="Times New Roman" w:cs="Arial"/>
          <w:color w:val="1B1C1D"/>
          <w:szCs w:val="24"/>
        </w:rPr>
        <w:pPrChange w:id="10740" w:author="Rachel Shipsey" w:date="2025-06-23T15:41:00Z">
          <w:pPr>
            <w:spacing w:after="0" w:line="240" w:lineRule="auto"/>
          </w:pPr>
        </w:pPrChange>
      </w:pPr>
    </w:p>
    <w:p w14:paraId="417127F4" w14:textId="1860546F" w:rsidR="00B81C02" w:rsidDel="008D26A9" w:rsidRDefault="009E125B">
      <w:pPr>
        <w:pStyle w:val="ListParagraph"/>
        <w:spacing w:after="0" w:line="276" w:lineRule="auto"/>
        <w:jc w:val="both"/>
        <w:rPr>
          <w:ins w:id="10741" w:author="Pamela Kakande Nabukhonzo" w:date="2025-06-08T17:36:00Z"/>
          <w:del w:id="10742" w:author="Rachel Shipsey" w:date="2025-06-23T15:21:00Z"/>
          <w:rFonts w:eastAsia="Times New Roman" w:cs="Arial"/>
          <w:color w:val="1B1C1D"/>
          <w:szCs w:val="24"/>
        </w:rPr>
        <w:pPrChange w:id="10743" w:author="Rachel Shipsey" w:date="2025-06-23T15:41:00Z">
          <w:pPr>
            <w:spacing w:after="0" w:line="240" w:lineRule="auto"/>
            <w:jc w:val="both"/>
          </w:pPr>
        </w:pPrChange>
      </w:pPr>
      <w:ins w:id="10744" w:author="Pamela Kakande Nabukhonzo" w:date="2025-06-08T17:34:00Z">
        <w:del w:id="10745" w:author="Rachel Shipsey" w:date="2025-06-23T15:21:00Z">
          <w:r w:rsidDel="008D26A9">
            <w:rPr>
              <w:rFonts w:eastAsia="Times New Roman" w:cs="Arial"/>
              <w:color w:val="1B1C1D"/>
              <w:szCs w:val="24"/>
            </w:rPr>
            <w:delText>The p</w:delText>
          </w:r>
          <w:r w:rsidRPr="009E125B" w:rsidDel="008D26A9">
            <w:rPr>
              <w:rFonts w:eastAsia="Times New Roman" w:cs="Arial"/>
              <w:color w:val="1B1C1D"/>
              <w:szCs w:val="24"/>
            </w:rPr>
            <w:delText>otential risks during the planning and design stage may be categorized as:</w:delText>
          </w:r>
        </w:del>
      </w:ins>
      <w:ins w:id="10746" w:author="Pamela Kakande Nabukhonzo" w:date="2025-06-08T17:35:00Z">
        <w:del w:id="10747" w:author="Rachel Shipsey" w:date="2025-06-23T15:21:00Z">
          <w:r w:rsidR="0001470D" w:rsidDel="008D26A9">
            <w:rPr>
              <w:rFonts w:eastAsia="Times New Roman" w:cs="Arial"/>
              <w:color w:val="1B1C1D"/>
              <w:szCs w:val="24"/>
            </w:rPr>
            <w:delText xml:space="preserve"> o</w:delText>
          </w:r>
        </w:del>
      </w:ins>
      <w:ins w:id="10748" w:author="Pamela Kakande Nabukhonzo" w:date="2025-06-08T17:34:00Z">
        <w:del w:id="10749" w:author="Rachel Shipsey" w:date="2025-06-23T15:21:00Z">
          <w:r w:rsidRPr="009E125B" w:rsidDel="008D26A9">
            <w:rPr>
              <w:rFonts w:eastAsia="Times New Roman" w:cs="Arial"/>
              <w:color w:val="1B1C1D"/>
              <w:szCs w:val="24"/>
            </w:rPr>
            <w:delText>perational risks arising from delays in procurement, recruitment, or training. Due to challenges like pandemics, climatic conditions etc.</w:delText>
          </w:r>
        </w:del>
      </w:ins>
      <w:ins w:id="10750" w:author="Pamela Kakande Nabukhonzo" w:date="2025-06-08T17:35:00Z">
        <w:del w:id="10751" w:author="Rachel Shipsey" w:date="2025-06-23T15:21:00Z">
          <w:r w:rsidR="0001470D" w:rsidDel="008D26A9">
            <w:rPr>
              <w:rFonts w:eastAsia="Times New Roman" w:cs="Arial"/>
              <w:color w:val="1B1C1D"/>
              <w:szCs w:val="24"/>
            </w:rPr>
            <w:delText xml:space="preserve"> </w:delText>
          </w:r>
        </w:del>
      </w:ins>
      <w:ins w:id="10752" w:author="Pamela Kakande Nabukhonzo" w:date="2025-06-08T17:34:00Z">
        <w:del w:id="10753" w:author="Rachel Shipsey" w:date="2025-06-23T15:21:00Z">
          <w:r w:rsidRPr="009E125B" w:rsidDel="008D26A9">
            <w:rPr>
              <w:rFonts w:eastAsia="Times New Roman" w:cs="Arial"/>
              <w:color w:val="1B1C1D"/>
              <w:szCs w:val="24"/>
            </w:rPr>
            <w:delText>Technological risks arising from failures in digital tools, data loss, or cyberattacks.</w:delText>
          </w:r>
        </w:del>
      </w:ins>
      <w:ins w:id="10754" w:author="Pamela Kakande Nabukhonzo" w:date="2025-06-08T17:35:00Z">
        <w:del w:id="10755" w:author="Rachel Shipsey" w:date="2025-06-23T15:21:00Z">
          <w:r w:rsidR="0001470D" w:rsidDel="008D26A9">
            <w:rPr>
              <w:rFonts w:eastAsia="Times New Roman" w:cs="Arial"/>
              <w:color w:val="1B1C1D"/>
              <w:szCs w:val="24"/>
            </w:rPr>
            <w:delText xml:space="preserve"> </w:delText>
          </w:r>
        </w:del>
      </w:ins>
      <w:ins w:id="10756" w:author="Pamela Kakande Nabukhonzo" w:date="2025-06-08T17:34:00Z">
        <w:del w:id="10757" w:author="Rachel Shipsey" w:date="2025-06-23T15:21:00Z">
          <w:r w:rsidRPr="009E125B" w:rsidDel="008D26A9">
            <w:rPr>
              <w:rFonts w:eastAsia="Times New Roman" w:cs="Arial"/>
              <w:color w:val="1B1C1D"/>
              <w:szCs w:val="24"/>
            </w:rPr>
            <w:delText>Political and legal risks arising from changes in government priorities or legal challenges</w:delText>
          </w:r>
        </w:del>
      </w:ins>
      <w:ins w:id="10758" w:author="Pamela Kakande Nabukhonzo" w:date="2025-06-08T17:35:00Z">
        <w:del w:id="10759" w:author="Rachel Shipsey" w:date="2025-06-23T15:21:00Z">
          <w:r w:rsidR="0001470D" w:rsidDel="008D26A9">
            <w:rPr>
              <w:rFonts w:eastAsia="Times New Roman" w:cs="Arial"/>
              <w:color w:val="1B1C1D"/>
              <w:szCs w:val="24"/>
            </w:rPr>
            <w:delText>, and s</w:delText>
          </w:r>
        </w:del>
      </w:ins>
      <w:ins w:id="10760" w:author="Pamela Kakande Nabukhonzo" w:date="2025-06-08T17:34:00Z">
        <w:del w:id="10761" w:author="Rachel Shipsey" w:date="2025-06-23T15:21:00Z">
          <w:r w:rsidRPr="009E125B" w:rsidDel="008D26A9">
            <w:rPr>
              <w:rFonts w:eastAsia="Times New Roman" w:cs="Arial"/>
              <w:color w:val="1B1C1D"/>
              <w:szCs w:val="24"/>
            </w:rPr>
            <w:delText>ocial risks arising from public mistrust, misinformation, or resistance to participation.</w:delText>
          </w:r>
        </w:del>
      </w:ins>
      <w:ins w:id="10762" w:author="Pamela Kakande Nabukhonzo" w:date="2025-06-08T17:35:00Z">
        <w:del w:id="10763" w:author="Rachel Shipsey" w:date="2025-06-23T15:21:00Z">
          <w:r w:rsidR="0001470D" w:rsidDel="008D26A9">
            <w:rPr>
              <w:rFonts w:eastAsia="Times New Roman" w:cs="Arial"/>
              <w:color w:val="1B1C1D"/>
              <w:szCs w:val="24"/>
            </w:rPr>
            <w:delText xml:space="preserve"> </w:delText>
          </w:r>
        </w:del>
      </w:ins>
      <w:ins w:id="10764" w:author="Pamela Kakande Nabukhonzo" w:date="2025-06-08T17:36:00Z">
        <w:del w:id="10765" w:author="Rachel Shipsey" w:date="2025-06-23T15:21:00Z">
          <w:r w:rsidR="00B81C02" w:rsidDel="008D26A9">
            <w:rPr>
              <w:rFonts w:eastAsia="Times New Roman" w:cs="Arial"/>
              <w:color w:val="1B1C1D"/>
              <w:szCs w:val="24"/>
            </w:rPr>
            <w:delText>For</w:delText>
          </w:r>
        </w:del>
      </w:ins>
      <w:ins w:id="10766" w:author="Pamela Kakande Nabukhonzo" w:date="2025-06-08T17:04:00Z">
        <w:del w:id="10767" w:author="Rachel Shipsey" w:date="2025-06-23T15:21:00Z">
          <w:r w:rsidR="004A24DD" w:rsidRPr="00FF59A0" w:rsidDel="008D26A9">
            <w:rPr>
              <w:rFonts w:eastAsia="Times New Roman" w:cs="Arial"/>
              <w:color w:val="1B1C1D"/>
              <w:szCs w:val="24"/>
              <w:rPrChange w:id="10768" w:author="Pamela Kakande Nabukhonzo" w:date="2025-06-08T17:14:00Z">
                <w:rPr>
                  <w:rFonts w:ascii="Calibri" w:eastAsia="Times New Roman" w:hAnsi="Calibri" w:cs="Calibri"/>
                  <w:color w:val="1B1C1D"/>
                </w:rPr>
              </w:rPrChange>
            </w:rPr>
            <w:delText xml:space="preserve"> risk mitigation strategies</w:delText>
          </w:r>
        </w:del>
      </w:ins>
      <w:ins w:id="10769" w:author="Pamela Kakande Nabukhonzo" w:date="2025-06-08T17:36:00Z">
        <w:del w:id="10770" w:author="Rachel Shipsey" w:date="2025-06-23T15:21:00Z">
          <w:r w:rsidR="00B81C02" w:rsidDel="008D26A9">
            <w:rPr>
              <w:rFonts w:eastAsia="Times New Roman" w:cs="Arial"/>
              <w:color w:val="1B1C1D"/>
              <w:szCs w:val="24"/>
            </w:rPr>
            <w:delText>:</w:delText>
          </w:r>
        </w:del>
      </w:ins>
    </w:p>
    <w:p w14:paraId="4E8AF7C0" w14:textId="7EA1490B" w:rsidR="00B81C02" w:rsidRPr="00B81C02" w:rsidDel="008D26A9" w:rsidRDefault="00B81C02">
      <w:pPr>
        <w:pStyle w:val="ListParagraph"/>
        <w:spacing w:after="0" w:line="276" w:lineRule="auto"/>
        <w:jc w:val="both"/>
        <w:rPr>
          <w:ins w:id="10771" w:author="Pamela Kakande Nabukhonzo" w:date="2025-06-08T17:36:00Z"/>
          <w:del w:id="10772" w:author="Rachel Shipsey" w:date="2025-06-23T15:21:00Z"/>
          <w:rFonts w:eastAsia="Times New Roman" w:cs="Arial"/>
          <w:color w:val="1B1C1D"/>
          <w:szCs w:val="24"/>
          <w:rPrChange w:id="10773" w:author="Pamela Kakande Nabukhonzo" w:date="2025-06-08T17:36:00Z">
            <w:rPr>
              <w:ins w:id="10774" w:author="Pamela Kakande Nabukhonzo" w:date="2025-06-08T17:36:00Z"/>
              <w:del w:id="10775" w:author="Rachel Shipsey" w:date="2025-06-23T15:21:00Z"/>
              <w:rFonts w:cs="Arial"/>
              <w:szCs w:val="24"/>
            </w:rPr>
          </w:rPrChange>
        </w:rPr>
        <w:pPrChange w:id="10776" w:author="Rachel Shipsey" w:date="2025-06-23T15:41:00Z">
          <w:pPr>
            <w:pStyle w:val="ListParagraph"/>
            <w:numPr>
              <w:numId w:val="243"/>
            </w:numPr>
            <w:spacing w:after="0" w:line="240" w:lineRule="auto"/>
            <w:ind w:left="784" w:hanging="360"/>
            <w:jc w:val="both"/>
          </w:pPr>
        </w:pPrChange>
      </w:pPr>
      <w:ins w:id="10777" w:author="Pamela Kakande Nabukhonzo" w:date="2025-06-08T17:36:00Z">
        <w:del w:id="10778" w:author="Rachel Shipsey" w:date="2025-06-23T15:21:00Z">
          <w:r w:rsidDel="008D26A9">
            <w:rPr>
              <w:rFonts w:eastAsia="Times New Roman" w:cs="Arial"/>
              <w:color w:val="1B1C1D"/>
              <w:szCs w:val="24"/>
            </w:rPr>
            <w:delText>B</w:delText>
          </w:r>
        </w:del>
      </w:ins>
      <w:ins w:id="10779" w:author="Pamela Kakande Nabukhonzo" w:date="2025-06-08T17:03:00Z">
        <w:del w:id="10780" w:author="Rachel Shipsey" w:date="2025-06-23T15:21:00Z">
          <w:r w:rsidR="008431A0" w:rsidRPr="00B81C02" w:rsidDel="008D26A9">
            <w:rPr>
              <w:rFonts w:eastAsia="Times New Roman" w:cs="Arial"/>
              <w:color w:val="1B1C1D"/>
              <w:szCs w:val="24"/>
              <w:rPrChange w:id="10781" w:author="Pamela Kakande Nabukhonzo" w:date="2025-06-08T17:36:00Z">
                <w:rPr>
                  <w:rFonts w:ascii="Calibri" w:eastAsia="Times New Roman" w:hAnsi="Calibri" w:cs="Calibri"/>
                  <w:color w:val="1B1C1D"/>
                </w:rPr>
              </w:rPrChange>
            </w:rPr>
            <w:delText>uild public trust &amp; transparency to address concerns about data privacy and ensure public confidence in the census process.</w:delText>
          </w:r>
        </w:del>
      </w:ins>
      <w:ins w:id="10782" w:author="Pamela Kakande Nabukhonzo" w:date="2025-06-08T17:05:00Z">
        <w:del w:id="10783" w:author="Rachel Shipsey" w:date="2025-06-23T15:21:00Z">
          <w:r w:rsidR="00325211" w:rsidRPr="000771B7" w:rsidDel="008D26A9">
            <w:rPr>
              <w:rFonts w:cs="Arial"/>
              <w:szCs w:val="24"/>
            </w:rPr>
            <w:delText xml:space="preserve"> </w:delText>
          </w:r>
        </w:del>
      </w:ins>
    </w:p>
    <w:p w14:paraId="03C26ECC" w14:textId="3AC51618" w:rsidR="00B81C02" w:rsidRPr="00B81C02" w:rsidDel="008D26A9" w:rsidRDefault="00325211">
      <w:pPr>
        <w:pStyle w:val="ListParagraph"/>
        <w:spacing w:after="0" w:line="276" w:lineRule="auto"/>
        <w:jc w:val="both"/>
        <w:rPr>
          <w:ins w:id="10784" w:author="Pamela Kakande Nabukhonzo" w:date="2025-06-08T17:36:00Z"/>
          <w:del w:id="10785" w:author="Rachel Shipsey" w:date="2025-06-23T15:21:00Z"/>
          <w:rFonts w:eastAsia="Times New Roman" w:cs="Arial"/>
          <w:color w:val="1B1C1D"/>
          <w:szCs w:val="24"/>
          <w:rPrChange w:id="10786" w:author="Pamela Kakande Nabukhonzo" w:date="2025-06-08T17:36:00Z">
            <w:rPr>
              <w:ins w:id="10787" w:author="Pamela Kakande Nabukhonzo" w:date="2025-06-08T17:36:00Z"/>
              <w:del w:id="10788" w:author="Rachel Shipsey" w:date="2025-06-23T15:21:00Z"/>
              <w:rFonts w:cs="Arial"/>
              <w:szCs w:val="24"/>
            </w:rPr>
          </w:rPrChange>
        </w:rPr>
        <w:pPrChange w:id="10789" w:author="Rachel Shipsey" w:date="2025-06-23T15:41:00Z">
          <w:pPr>
            <w:pStyle w:val="ListParagraph"/>
            <w:numPr>
              <w:numId w:val="243"/>
            </w:numPr>
            <w:spacing w:after="0" w:line="240" w:lineRule="auto"/>
            <w:ind w:left="784" w:hanging="360"/>
            <w:jc w:val="both"/>
          </w:pPr>
        </w:pPrChange>
      </w:pPr>
      <w:ins w:id="10790" w:author="Pamela Kakande Nabukhonzo" w:date="2025-06-08T17:05:00Z">
        <w:del w:id="10791" w:author="Rachel Shipsey" w:date="2025-06-23T15:21:00Z">
          <w:r w:rsidRPr="00B81C02" w:rsidDel="008D26A9">
            <w:rPr>
              <w:rFonts w:eastAsia="Times New Roman" w:cs="Arial"/>
              <w:color w:val="1B1C1D"/>
              <w:szCs w:val="24"/>
              <w:rPrChange w:id="10792" w:author="Pamela Kakande Nabukhonzo" w:date="2025-06-08T17:36:00Z">
                <w:rPr>
                  <w:rFonts w:ascii="Calibri" w:eastAsia="Times New Roman" w:hAnsi="Calibri" w:cs="Calibri"/>
                  <w:color w:val="1B1C1D"/>
                </w:rPr>
              </w:rPrChange>
            </w:rPr>
            <w:delText>Develop backup plans for critical systems and processes.</w:delText>
          </w:r>
          <w:r w:rsidR="00496D19" w:rsidRPr="000771B7" w:rsidDel="008D26A9">
            <w:rPr>
              <w:rFonts w:cs="Arial"/>
              <w:szCs w:val="24"/>
            </w:rPr>
            <w:delText xml:space="preserve"> </w:delText>
          </w:r>
        </w:del>
      </w:ins>
    </w:p>
    <w:p w14:paraId="55C56D95" w14:textId="5A67A7AF" w:rsidR="00B81C02" w:rsidRPr="00B81C02" w:rsidDel="008D26A9" w:rsidRDefault="00496D19">
      <w:pPr>
        <w:pStyle w:val="ListParagraph"/>
        <w:spacing w:after="0" w:line="276" w:lineRule="auto"/>
        <w:jc w:val="both"/>
        <w:rPr>
          <w:ins w:id="10793" w:author="Pamela Kakande Nabukhonzo" w:date="2025-06-08T17:36:00Z"/>
          <w:del w:id="10794" w:author="Rachel Shipsey" w:date="2025-06-23T15:21:00Z"/>
          <w:rFonts w:eastAsia="Times New Roman" w:cs="Arial"/>
          <w:color w:val="1B1C1D"/>
          <w:szCs w:val="24"/>
          <w:rPrChange w:id="10795" w:author="Pamela Kakande Nabukhonzo" w:date="2025-06-08T17:36:00Z">
            <w:rPr>
              <w:ins w:id="10796" w:author="Pamela Kakande Nabukhonzo" w:date="2025-06-08T17:36:00Z"/>
              <w:del w:id="10797" w:author="Rachel Shipsey" w:date="2025-06-23T15:21:00Z"/>
              <w:rFonts w:cs="Arial"/>
              <w:szCs w:val="24"/>
            </w:rPr>
          </w:rPrChange>
        </w:rPr>
        <w:pPrChange w:id="10798" w:author="Rachel Shipsey" w:date="2025-06-23T15:41:00Z">
          <w:pPr>
            <w:pStyle w:val="ListParagraph"/>
            <w:numPr>
              <w:numId w:val="243"/>
            </w:numPr>
            <w:spacing w:after="0" w:line="240" w:lineRule="auto"/>
            <w:ind w:left="784" w:hanging="360"/>
            <w:jc w:val="both"/>
          </w:pPr>
        </w:pPrChange>
      </w:pPr>
      <w:ins w:id="10799" w:author="Pamela Kakande Nabukhonzo" w:date="2025-06-08T17:05:00Z">
        <w:del w:id="10800" w:author="Rachel Shipsey" w:date="2025-06-23T15:21:00Z">
          <w:r w:rsidRPr="00B81C02" w:rsidDel="008D26A9">
            <w:rPr>
              <w:rFonts w:eastAsia="Times New Roman" w:cs="Arial"/>
              <w:color w:val="1B1C1D"/>
              <w:szCs w:val="24"/>
              <w:rPrChange w:id="10801" w:author="Pamela Kakande Nabukhonzo" w:date="2025-06-08T17:36:00Z">
                <w:rPr>
                  <w:rFonts w:ascii="Calibri" w:eastAsia="Times New Roman" w:hAnsi="Calibri" w:cs="Calibri"/>
                  <w:color w:val="1B1C1D"/>
                </w:rPr>
              </w:rPrChange>
            </w:rPr>
            <w:delText>Ensure clear mandates and data protection laws are in place.</w:delText>
          </w:r>
        </w:del>
      </w:ins>
      <w:ins w:id="10802" w:author="Pamela Kakande Nabukhonzo" w:date="2025-06-08T17:06:00Z">
        <w:del w:id="10803" w:author="Rachel Shipsey" w:date="2025-06-23T15:21:00Z">
          <w:r w:rsidR="008960D9" w:rsidRPr="000771B7" w:rsidDel="008D26A9">
            <w:rPr>
              <w:rFonts w:cs="Arial"/>
              <w:szCs w:val="24"/>
            </w:rPr>
            <w:delText xml:space="preserve"> </w:delText>
          </w:r>
        </w:del>
      </w:ins>
    </w:p>
    <w:p w14:paraId="404A5A93" w14:textId="439360FC" w:rsidR="009F1B83" w:rsidRPr="009F1B83" w:rsidDel="008D26A9" w:rsidRDefault="008960D9">
      <w:pPr>
        <w:pStyle w:val="ListParagraph"/>
        <w:spacing w:after="0" w:line="276" w:lineRule="auto"/>
        <w:jc w:val="both"/>
        <w:rPr>
          <w:ins w:id="10804" w:author="Pamela Kakande Nabukhonzo" w:date="2025-06-09T20:19:00Z"/>
          <w:del w:id="10805" w:author="Rachel Shipsey" w:date="2025-06-23T15:21:00Z"/>
          <w:rFonts w:eastAsia="Times New Roman" w:cs="Arial"/>
          <w:color w:val="1B1C1D"/>
          <w:szCs w:val="24"/>
        </w:rPr>
        <w:pPrChange w:id="10806" w:author="Rachel Shipsey" w:date="2025-06-23T15:41:00Z">
          <w:pPr>
            <w:numPr>
              <w:numId w:val="243"/>
            </w:numPr>
            <w:spacing w:after="0" w:line="240" w:lineRule="auto"/>
            <w:ind w:left="784" w:hanging="360"/>
          </w:pPr>
        </w:pPrChange>
      </w:pPr>
      <w:ins w:id="10807" w:author="Pamela Kakande Nabukhonzo" w:date="2025-06-08T17:06:00Z">
        <w:del w:id="10808" w:author="Rachel Shipsey" w:date="2025-06-23T15:21:00Z">
          <w:r w:rsidRPr="00B81C02" w:rsidDel="008D26A9">
            <w:rPr>
              <w:rFonts w:eastAsia="Times New Roman" w:cs="Arial"/>
              <w:color w:val="1B1C1D"/>
              <w:szCs w:val="24"/>
              <w:rPrChange w:id="10809" w:author="Pamela Kakande Nabukhonzo" w:date="2025-06-08T17:36:00Z">
                <w:rPr>
                  <w:rFonts w:ascii="Calibri" w:eastAsia="Times New Roman" w:hAnsi="Calibri" w:cs="Calibri"/>
                  <w:color w:val="1B1C1D"/>
                </w:rPr>
              </w:rPrChange>
            </w:rPr>
            <w:delText>Pilot digital tools and infrastructure before full deployment.</w:delText>
          </w:r>
        </w:del>
      </w:ins>
      <w:ins w:id="10810" w:author="Pamela Kakande Nabukhonzo" w:date="2025-06-09T20:19:00Z">
        <w:del w:id="10811" w:author="Rachel Shipsey" w:date="2025-06-23T15:21:00Z">
          <w:r w:rsidR="009F1B83" w:rsidRPr="009F1B83" w:rsidDel="008D26A9">
            <w:rPr>
              <w:rFonts w:eastAsia="Times New Roman" w:cs="Arial"/>
              <w:color w:val="1B1C1D"/>
              <w:szCs w:val="24"/>
            </w:rPr>
            <w:delText>Monitoring the entire census processes to ensure cost effectiveness and the quality of overall census operations</w:delText>
          </w:r>
          <w:r w:rsidR="009F1B83" w:rsidDel="008D26A9">
            <w:rPr>
              <w:rFonts w:eastAsia="Times New Roman" w:cs="Arial"/>
              <w:color w:val="1B1C1D"/>
              <w:szCs w:val="24"/>
            </w:rPr>
            <w:delText xml:space="preserve"> crucial</w:delText>
          </w:r>
          <w:r w:rsidR="009F1B83" w:rsidRPr="009F1B83" w:rsidDel="008D26A9">
            <w:rPr>
              <w:rFonts w:eastAsia="Times New Roman" w:cs="Arial"/>
              <w:color w:val="1B1C1D"/>
              <w:szCs w:val="24"/>
            </w:rPr>
            <w:delText>.</w:delText>
          </w:r>
        </w:del>
      </w:ins>
    </w:p>
    <w:p w14:paraId="3137D43C" w14:textId="4841ADF4" w:rsidR="0045707E" w:rsidDel="008D26A9" w:rsidRDefault="002E0200">
      <w:pPr>
        <w:pStyle w:val="ListParagraph"/>
        <w:spacing w:after="0" w:line="276" w:lineRule="auto"/>
        <w:jc w:val="both"/>
        <w:rPr>
          <w:ins w:id="10812" w:author="Pamela Kakande Nabukhonzo" w:date="2025-06-08T17:15:00Z"/>
          <w:del w:id="10813" w:author="Rachel Shipsey" w:date="2025-06-23T15:21:00Z"/>
          <w:rFonts w:eastAsia="Times New Roman" w:cs="Arial"/>
          <w:color w:val="1B1C1D"/>
          <w:szCs w:val="24"/>
        </w:rPr>
        <w:pPrChange w:id="10814" w:author="Rachel Shipsey" w:date="2025-06-23T15:41:00Z">
          <w:pPr>
            <w:numPr>
              <w:numId w:val="186"/>
            </w:numPr>
            <w:tabs>
              <w:tab w:val="num" w:pos="720"/>
            </w:tabs>
            <w:spacing w:after="0" w:line="240" w:lineRule="auto"/>
            <w:ind w:left="720" w:hanging="360"/>
          </w:pPr>
        </w:pPrChange>
      </w:pPr>
      <w:ins w:id="10815" w:author="Pamela Kakande Nabukhonzo" w:date="2025-06-08T16:07:00Z">
        <w:del w:id="10816" w:author="Rachel Shipsey" w:date="2025-06-23T15:21:00Z">
          <w:r w:rsidRPr="00FF59A0" w:rsidDel="008D26A9">
            <w:rPr>
              <w:rFonts w:eastAsia="Times New Roman" w:cs="Arial"/>
              <w:color w:val="1B1C1D"/>
              <w:szCs w:val="24"/>
              <w:rPrChange w:id="10817" w:author="Pamela Kakande Nabukhonzo" w:date="2025-06-08T17:14:00Z">
                <w:rPr>
                  <w:rFonts w:ascii="Calibri" w:eastAsia="Times New Roman" w:hAnsi="Calibri" w:cs="Calibri"/>
                  <w:color w:val="1B1C1D"/>
                </w:rPr>
              </w:rPrChange>
            </w:rPr>
            <w:delText xml:space="preserve"> data quality assurance</w:delText>
          </w:r>
        </w:del>
      </w:ins>
      <w:ins w:id="10818" w:author="Pamela Kakande Nabukhonzo" w:date="2025-06-08T16:08:00Z">
        <w:del w:id="10819" w:author="Rachel Shipsey" w:date="2025-06-23T15:21:00Z">
          <w:r w:rsidR="00354BF8" w:rsidRPr="00FF59A0" w:rsidDel="008D26A9">
            <w:rPr>
              <w:rFonts w:eastAsia="Times New Roman" w:cs="Arial"/>
              <w:color w:val="1B1C1D"/>
              <w:szCs w:val="24"/>
              <w:rPrChange w:id="10820" w:author="Pamela Kakande Nabukhonzo" w:date="2025-06-08T17:14:00Z">
                <w:rPr>
                  <w:rFonts w:ascii="Calibri" w:eastAsia="Times New Roman" w:hAnsi="Calibri" w:cs="Calibri"/>
                  <w:color w:val="1B1C1D"/>
                </w:rPr>
              </w:rPrChange>
            </w:rPr>
            <w:delText xml:space="preserve"> by</w:delText>
          </w:r>
        </w:del>
      </w:ins>
      <w:ins w:id="10821" w:author="Pamela Kakande Nabukhonzo" w:date="2025-06-08T16:05:00Z">
        <w:del w:id="10822" w:author="Rachel Shipsey" w:date="2025-06-23T15:21:00Z">
          <w:r w:rsidR="0045707E" w:rsidRPr="00FF59A0" w:rsidDel="008D26A9">
            <w:rPr>
              <w:rFonts w:eastAsia="Times New Roman" w:cs="Arial"/>
              <w:color w:val="1B1C1D"/>
              <w:szCs w:val="24"/>
              <w:rPrChange w:id="10823" w:author="Pamela Kakande Nabukhonzo" w:date="2025-06-09T09:10:00Z">
                <w:rPr>
                  <w:rFonts w:ascii="Calibri" w:eastAsia="Times New Roman" w:hAnsi="Calibri" w:cs="Calibri"/>
                  <w:color w:val="1B1C1D"/>
                </w:rPr>
              </w:rPrChange>
            </w:rPr>
            <w:delText>E</w:delText>
          </w:r>
        </w:del>
      </w:ins>
      <w:ins w:id="10824" w:author="Pamela Kakande Nabukhonzo" w:date="2025-06-08T16:08:00Z">
        <w:del w:id="10825" w:author="Rachel Shipsey" w:date="2025-06-23T15:21:00Z">
          <w:r w:rsidR="0045707E" w:rsidRPr="00FF59A0" w:rsidDel="008D26A9">
            <w:rPr>
              <w:rFonts w:eastAsia="Times New Roman" w:cs="Arial"/>
              <w:color w:val="1B1C1D"/>
              <w:szCs w:val="24"/>
              <w:rPrChange w:id="10826" w:author="Pamela Kakande Nabukhonzo" w:date="2025-06-09T09:10:00Z">
                <w:rPr>
                  <w:rFonts w:ascii="Calibri" w:eastAsia="Times New Roman" w:hAnsi="Calibri" w:cs="Calibri"/>
                  <w:color w:val="1B1C1D"/>
                </w:rPr>
              </w:rPrChange>
            </w:rPr>
            <w:delText xml:space="preserve">nsuring </w:delText>
          </w:r>
          <w:r w:rsidR="00354BF8" w:rsidRPr="00FF59A0" w:rsidDel="008D26A9">
            <w:rPr>
              <w:rFonts w:eastAsia="Times New Roman" w:cs="Arial"/>
              <w:color w:val="1B1C1D"/>
              <w:szCs w:val="24"/>
              <w:rPrChange w:id="10827" w:author="Pamela Kakande Nabukhonzo" w:date="2025-06-08T17:14:00Z">
                <w:rPr>
                  <w:rFonts w:ascii="Calibri" w:eastAsia="Times New Roman" w:hAnsi="Calibri" w:cs="Calibri"/>
                  <w:color w:val="1B1C1D"/>
                </w:rPr>
              </w:rPrChange>
            </w:rPr>
            <w:delText>e</w:delText>
          </w:r>
        </w:del>
      </w:ins>
      <w:ins w:id="10828" w:author="Pamela Kakande Nabukhonzo" w:date="2025-06-08T16:05:00Z">
        <w:del w:id="10829" w:author="Rachel Shipsey" w:date="2025-06-23T15:21:00Z">
          <w:r w:rsidR="001D5C0A" w:rsidRPr="00FF59A0" w:rsidDel="008D26A9">
            <w:rPr>
              <w:rFonts w:eastAsia="Times New Roman" w:cs="Arial"/>
              <w:color w:val="1B1C1D"/>
              <w:szCs w:val="24"/>
              <w:rPrChange w:id="10830" w:author="Pamela Kakande Nabukhonzo" w:date="2025-06-08T17:14:00Z">
                <w:rPr>
                  <w:rFonts w:ascii="Calibri" w:eastAsia="Times New Roman" w:hAnsi="Calibri" w:cs="Calibri"/>
                  <w:color w:val="1B1C1D"/>
                </w:rPr>
              </w:rPrChange>
            </w:rPr>
            <w:delText xml:space="preserve">numerators and supervisors </w:delText>
          </w:r>
        </w:del>
      </w:ins>
      <w:ins w:id="10831" w:author="Pamela Kakande Nabukhonzo" w:date="2025-06-08T16:06:00Z">
        <w:del w:id="10832" w:author="Rachel Shipsey" w:date="2025-06-23T15:21:00Z">
          <w:r w:rsidR="005205D6" w:rsidRPr="00FF59A0" w:rsidDel="008D26A9">
            <w:rPr>
              <w:rFonts w:eastAsia="Times New Roman" w:cs="Arial"/>
              <w:color w:val="1B1C1D"/>
              <w:szCs w:val="24"/>
              <w:rPrChange w:id="10833" w:author="Pamela Kakande Nabukhonzo" w:date="2025-06-08T17:14:00Z">
                <w:rPr>
                  <w:rFonts w:ascii="Calibri" w:eastAsia="Times New Roman" w:hAnsi="Calibri" w:cs="Calibri"/>
                  <w:color w:val="1B1C1D"/>
                </w:rPr>
              </w:rPrChange>
            </w:rPr>
            <w:delText>receive</w:delText>
          </w:r>
        </w:del>
      </w:ins>
      <w:ins w:id="10834" w:author="Pamela Kakande Nabukhonzo" w:date="2025-06-08T16:05:00Z">
        <w:del w:id="10835" w:author="Rachel Shipsey" w:date="2025-06-23T15:21:00Z">
          <w:r w:rsidR="001D5C0A" w:rsidRPr="00FF59A0" w:rsidDel="008D26A9">
            <w:rPr>
              <w:rFonts w:eastAsia="Times New Roman" w:cs="Arial"/>
              <w:color w:val="1B1C1D"/>
              <w:szCs w:val="24"/>
              <w:rPrChange w:id="10836" w:author="Pamela Kakande Nabukhonzo" w:date="2025-06-08T17:14:00Z">
                <w:rPr>
                  <w:rFonts w:ascii="Calibri" w:eastAsia="Times New Roman" w:hAnsi="Calibri" w:cs="Calibri"/>
                  <w:color w:val="1B1C1D"/>
                </w:rPr>
              </w:rPrChange>
            </w:rPr>
            <w:delText xml:space="preserve"> comprehensive training to </w:delText>
          </w:r>
        </w:del>
      </w:ins>
      <w:ins w:id="10837" w:author="Pamela Kakande Nabukhonzo" w:date="2025-06-08T16:08:00Z">
        <w:del w:id="10838" w:author="Rachel Shipsey" w:date="2025-06-23T15:21:00Z">
          <w:r w:rsidR="00354BF8" w:rsidRPr="00FF59A0" w:rsidDel="008D26A9">
            <w:rPr>
              <w:rFonts w:eastAsia="Times New Roman" w:cs="Arial"/>
              <w:color w:val="1B1C1D"/>
              <w:szCs w:val="24"/>
              <w:rPrChange w:id="10839" w:author="Pamela Kakande Nabukhonzo" w:date="2025-06-08T17:14:00Z">
                <w:rPr>
                  <w:rFonts w:ascii="Calibri" w:eastAsia="Times New Roman" w:hAnsi="Calibri" w:cs="Calibri"/>
                  <w:color w:val="1B1C1D"/>
                </w:rPr>
              </w:rPrChange>
            </w:rPr>
            <w:delText>promote</w:delText>
          </w:r>
        </w:del>
      </w:ins>
      <w:ins w:id="10840" w:author="Pamela Kakande Nabukhonzo" w:date="2025-06-08T16:05:00Z">
        <w:del w:id="10841" w:author="Rachel Shipsey" w:date="2025-06-23T15:21:00Z">
          <w:r w:rsidR="001D5C0A" w:rsidRPr="00FF59A0" w:rsidDel="008D26A9">
            <w:rPr>
              <w:rFonts w:eastAsia="Times New Roman" w:cs="Arial"/>
              <w:color w:val="1B1C1D"/>
              <w:szCs w:val="24"/>
              <w:rPrChange w:id="10842" w:author="Pamela Kakande Nabukhonzo" w:date="2025-06-08T17:14:00Z">
                <w:rPr>
                  <w:rFonts w:ascii="Calibri" w:eastAsia="Times New Roman" w:hAnsi="Calibri" w:cs="Calibri"/>
                  <w:color w:val="1B1C1D"/>
                </w:rPr>
              </w:rPrChange>
            </w:rPr>
            <w:delText xml:space="preserve"> </w:delText>
          </w:r>
        </w:del>
      </w:ins>
    </w:p>
    <w:p w14:paraId="2DA093C5" w14:textId="1ABB353F" w:rsidR="003A6A52" w:rsidDel="008D26A9" w:rsidRDefault="003A6A52">
      <w:pPr>
        <w:pStyle w:val="ListParagraph"/>
        <w:spacing w:after="0" w:line="276" w:lineRule="auto"/>
        <w:jc w:val="both"/>
        <w:rPr>
          <w:ins w:id="10843" w:author="Pamela Kakande Nabukhonzo" w:date="2025-06-08T17:19:00Z"/>
          <w:del w:id="10844" w:author="Rachel Shipsey" w:date="2025-06-23T15:21:00Z"/>
          <w:rFonts w:eastAsia="Times New Roman" w:cs="Arial"/>
          <w:color w:val="1B1C1D"/>
          <w:szCs w:val="24"/>
        </w:rPr>
        <w:pPrChange w:id="10845" w:author="Rachel Shipsey" w:date="2025-06-23T15:41:00Z">
          <w:pPr>
            <w:spacing w:after="0" w:line="240" w:lineRule="auto"/>
            <w:jc w:val="both"/>
          </w:pPr>
        </w:pPrChange>
      </w:pPr>
    </w:p>
    <w:p w14:paraId="140B44EE" w14:textId="00AB5CDE" w:rsidR="00023276" w:rsidDel="008D26A9" w:rsidRDefault="008A739A">
      <w:pPr>
        <w:pStyle w:val="ListParagraph"/>
        <w:spacing w:after="0" w:line="276" w:lineRule="auto"/>
        <w:jc w:val="both"/>
        <w:rPr>
          <w:ins w:id="10846" w:author="Pamela Kakande Nabukhonzo" w:date="2025-06-08T17:20:00Z"/>
          <w:del w:id="10847" w:author="Rachel Shipsey" w:date="2025-06-23T15:21:00Z"/>
          <w:rFonts w:eastAsia="Times New Roman" w:cs="Arial"/>
          <w:color w:val="1B1C1D"/>
          <w:szCs w:val="24"/>
        </w:rPr>
        <w:pPrChange w:id="10848" w:author="Rachel Shipsey" w:date="2025-06-23T15:41:00Z">
          <w:pPr>
            <w:spacing w:after="0" w:line="240" w:lineRule="auto"/>
            <w:jc w:val="both"/>
          </w:pPr>
        </w:pPrChange>
      </w:pPr>
      <w:ins w:id="10849" w:author="Pamela Kakande Nabukhonzo" w:date="2025-06-08T17:29:00Z">
        <w:del w:id="10850" w:author="Rachel Shipsey" w:date="2025-06-23T15:21:00Z">
          <w:r w:rsidDel="008D26A9">
            <w:rPr>
              <w:rFonts w:eastAsia="Times New Roman" w:cs="Arial"/>
              <w:color w:val="1B1C1D"/>
              <w:szCs w:val="24"/>
            </w:rPr>
            <w:delText xml:space="preserve">The US Census Bureau </w:delText>
          </w:r>
          <w:r w:rsidR="002161D6" w:rsidRPr="002161D6" w:rsidDel="008D26A9">
            <w:rPr>
              <w:rFonts w:eastAsia="Times New Roman" w:cs="Arial"/>
              <w:color w:val="1B1C1D"/>
              <w:szCs w:val="24"/>
            </w:rPr>
            <w:delText>emphasizes that training is a high-risk phase in census operations due to its scale and time sensitivity.</w:delText>
          </w:r>
          <w:r w:rsidDel="008D26A9">
            <w:rPr>
              <w:rFonts w:eastAsia="Times New Roman" w:cs="Arial"/>
              <w:color w:val="1B1C1D"/>
              <w:szCs w:val="24"/>
            </w:rPr>
            <w:delText xml:space="preserve"> </w:delText>
          </w:r>
        </w:del>
      </w:ins>
      <w:ins w:id="10851" w:author="Pamela Kakande Nabukhonzo" w:date="2025-06-08T17:30:00Z">
        <w:del w:id="10852" w:author="Rachel Shipsey" w:date="2025-06-23T15:21:00Z">
          <w:r w:rsidR="00C57870" w:rsidRPr="00C57870" w:rsidDel="008D26A9">
            <w:rPr>
              <w:rFonts w:eastAsia="Times New Roman" w:cs="Arial"/>
              <w:color w:val="1B1C1D"/>
              <w:szCs w:val="24"/>
            </w:rPr>
            <w:delText>Proactive risk management ensures that training builds confidence and competence rather than confusion.</w:delText>
          </w:r>
          <w:r w:rsidR="00D73569" w:rsidDel="008D26A9">
            <w:rPr>
              <w:rFonts w:eastAsia="Times New Roman" w:cs="Arial"/>
              <w:color w:val="1B1C1D"/>
              <w:szCs w:val="24"/>
            </w:rPr>
            <w:delText xml:space="preserve"> </w:delText>
          </w:r>
        </w:del>
      </w:ins>
      <w:ins w:id="10853" w:author="Pamela Kakande Nabukhonzo" w:date="2025-06-08T17:17:00Z">
        <w:del w:id="10854" w:author="Rachel Shipsey" w:date="2025-06-23T15:21:00Z">
          <w:r w:rsidR="00955C7F" w:rsidDel="008D26A9">
            <w:rPr>
              <w:rFonts w:eastAsia="Times New Roman" w:cs="Arial"/>
              <w:color w:val="1B1C1D"/>
              <w:szCs w:val="24"/>
            </w:rPr>
            <w:delText>Some t</w:delText>
          </w:r>
          <w:r w:rsidR="00955C7F" w:rsidRPr="00955C7F" w:rsidDel="008D26A9">
            <w:rPr>
              <w:rFonts w:eastAsia="Times New Roman" w:cs="Arial"/>
              <w:color w:val="1B1C1D"/>
              <w:szCs w:val="24"/>
            </w:rPr>
            <w:delText>raining-</w:delText>
          </w:r>
          <w:r w:rsidR="00955C7F" w:rsidDel="008D26A9">
            <w:rPr>
              <w:rFonts w:eastAsia="Times New Roman" w:cs="Arial"/>
              <w:color w:val="1B1C1D"/>
              <w:szCs w:val="24"/>
            </w:rPr>
            <w:delText>r</w:delText>
          </w:r>
          <w:r w:rsidR="00955C7F" w:rsidRPr="00955C7F" w:rsidDel="008D26A9">
            <w:rPr>
              <w:rFonts w:eastAsia="Times New Roman" w:cs="Arial"/>
              <w:color w:val="1B1C1D"/>
              <w:szCs w:val="24"/>
            </w:rPr>
            <w:delText xml:space="preserve">elated </w:delText>
          </w:r>
          <w:r w:rsidR="00955C7F" w:rsidDel="008D26A9">
            <w:rPr>
              <w:rFonts w:eastAsia="Times New Roman" w:cs="Arial"/>
              <w:color w:val="1B1C1D"/>
              <w:szCs w:val="24"/>
            </w:rPr>
            <w:delText>r</w:delText>
          </w:r>
          <w:r w:rsidR="00955C7F" w:rsidRPr="00955C7F" w:rsidDel="008D26A9">
            <w:rPr>
              <w:rFonts w:eastAsia="Times New Roman" w:cs="Arial"/>
              <w:color w:val="1B1C1D"/>
              <w:szCs w:val="24"/>
            </w:rPr>
            <w:delText>isks</w:delText>
          </w:r>
          <w:r w:rsidR="00955C7F" w:rsidDel="008D26A9">
            <w:rPr>
              <w:rFonts w:eastAsia="Times New Roman" w:cs="Arial"/>
              <w:color w:val="1B1C1D"/>
              <w:szCs w:val="24"/>
            </w:rPr>
            <w:delText xml:space="preserve"> may include</w:delText>
          </w:r>
          <w:r w:rsidR="00E76DAE" w:rsidDel="008D26A9">
            <w:rPr>
              <w:rFonts w:eastAsia="Times New Roman" w:cs="Arial"/>
              <w:color w:val="1B1C1D"/>
              <w:szCs w:val="24"/>
            </w:rPr>
            <w:delText xml:space="preserve"> d</w:delText>
          </w:r>
          <w:r w:rsidR="00E76DAE" w:rsidRPr="00E76DAE" w:rsidDel="008D26A9">
            <w:rPr>
              <w:rFonts w:eastAsia="Times New Roman" w:cs="Arial"/>
              <w:color w:val="1B1C1D"/>
              <w:szCs w:val="24"/>
            </w:rPr>
            <w:delText>evices or software malfunction</w:delText>
          </w:r>
          <w:r w:rsidR="00E76DAE" w:rsidDel="008D26A9">
            <w:rPr>
              <w:rFonts w:eastAsia="Times New Roman" w:cs="Arial"/>
              <w:color w:val="1B1C1D"/>
              <w:szCs w:val="24"/>
            </w:rPr>
            <w:delText xml:space="preserve">, </w:delText>
          </w:r>
        </w:del>
      </w:ins>
      <w:ins w:id="10855" w:author="Pamela Kakande Nabukhonzo" w:date="2025-06-08T17:18:00Z">
        <w:del w:id="10856" w:author="Rachel Shipsey" w:date="2025-06-23T15:21:00Z">
          <w:r w:rsidR="00CB3881" w:rsidDel="008D26A9">
            <w:rPr>
              <w:rFonts w:eastAsia="Times New Roman" w:cs="Arial"/>
              <w:color w:val="1B1C1D"/>
              <w:szCs w:val="24"/>
            </w:rPr>
            <w:delText>i</w:delText>
          </w:r>
          <w:r w:rsidR="00CB3881" w:rsidRPr="00CB3881" w:rsidDel="008D26A9">
            <w:rPr>
              <w:rFonts w:eastAsia="Times New Roman" w:cs="Arial"/>
              <w:color w:val="1B1C1D"/>
              <w:szCs w:val="24"/>
            </w:rPr>
            <w:delText>nadequate internet access can disrupt virtual sessions</w:delText>
          </w:r>
          <w:r w:rsidR="00CB3881" w:rsidDel="008D26A9">
            <w:rPr>
              <w:rFonts w:eastAsia="Times New Roman" w:cs="Arial"/>
              <w:color w:val="1B1C1D"/>
              <w:szCs w:val="24"/>
            </w:rPr>
            <w:delText>, t</w:delText>
          </w:r>
          <w:r w:rsidR="00CB3881" w:rsidRPr="00CB3881" w:rsidDel="008D26A9">
            <w:rPr>
              <w:rFonts w:eastAsia="Times New Roman" w:cs="Arial"/>
              <w:color w:val="1B1C1D"/>
              <w:szCs w:val="24"/>
            </w:rPr>
            <w:delText>rainees may struggle with new tools or platforms</w:delText>
          </w:r>
          <w:r w:rsidR="00FF4F16" w:rsidDel="008D26A9">
            <w:rPr>
              <w:rFonts w:eastAsia="Times New Roman" w:cs="Arial"/>
              <w:color w:val="1B1C1D"/>
              <w:szCs w:val="24"/>
            </w:rPr>
            <w:delText xml:space="preserve"> and </w:delText>
          </w:r>
        </w:del>
      </w:ins>
      <w:ins w:id="10857" w:author="Pamela Kakande Nabukhonzo" w:date="2025-06-08T17:19:00Z">
        <w:del w:id="10858" w:author="Rachel Shipsey" w:date="2025-06-23T15:21:00Z">
          <w:r w:rsidR="00FF4F16" w:rsidDel="008D26A9">
            <w:rPr>
              <w:rFonts w:eastAsia="Times New Roman" w:cs="Arial"/>
              <w:color w:val="1B1C1D"/>
              <w:szCs w:val="24"/>
            </w:rPr>
            <w:delText>the r</w:delText>
          </w:r>
        </w:del>
      </w:ins>
      <w:ins w:id="10859" w:author="Pamela Kakande Nabukhonzo" w:date="2025-06-08T17:18:00Z">
        <w:del w:id="10860" w:author="Rachel Shipsey" w:date="2025-06-23T15:21:00Z">
          <w:r w:rsidR="00FF4F16" w:rsidRPr="00FF4F16" w:rsidDel="008D26A9">
            <w:rPr>
              <w:rFonts w:eastAsia="Times New Roman" w:cs="Arial"/>
              <w:color w:val="1B1C1D"/>
              <w:szCs w:val="24"/>
            </w:rPr>
            <w:delText>isk of unauthorized access to training materials or personal data.</w:delText>
          </w:r>
        </w:del>
      </w:ins>
      <w:ins w:id="10861" w:author="Pamela Kakande Nabukhonzo" w:date="2025-06-08T17:20:00Z">
        <w:del w:id="10862" w:author="Rachel Shipsey" w:date="2025-06-23T15:21:00Z">
          <w:r w:rsidR="00476E7B" w:rsidDel="008D26A9">
            <w:rPr>
              <w:rFonts w:eastAsia="Times New Roman" w:cs="Arial"/>
              <w:color w:val="1B1C1D"/>
              <w:szCs w:val="24"/>
            </w:rPr>
            <w:delText xml:space="preserve"> </w:delText>
          </w:r>
        </w:del>
      </w:ins>
      <w:ins w:id="10863" w:author="Pamela Kakande Nabukhonzo" w:date="2025-06-08T17:19:00Z">
        <w:del w:id="10864" w:author="Rachel Shipsey" w:date="2025-06-23T15:21:00Z">
          <w:r w:rsidR="00476E7B" w:rsidDel="008D26A9">
            <w:rPr>
              <w:rFonts w:eastAsia="Times New Roman" w:cs="Arial"/>
              <w:color w:val="1B1C1D"/>
              <w:szCs w:val="24"/>
            </w:rPr>
            <w:delText>To mitigat</w:delText>
          </w:r>
        </w:del>
      </w:ins>
      <w:ins w:id="10865" w:author="Pamela Kakande Nabukhonzo" w:date="2025-06-08T17:20:00Z">
        <w:del w:id="10866" w:author="Rachel Shipsey" w:date="2025-06-23T15:21:00Z">
          <w:r w:rsidR="00476E7B" w:rsidDel="008D26A9">
            <w:rPr>
              <w:rFonts w:eastAsia="Times New Roman" w:cs="Arial"/>
              <w:color w:val="1B1C1D"/>
              <w:szCs w:val="24"/>
            </w:rPr>
            <w:delText>e these risks:</w:delText>
          </w:r>
        </w:del>
      </w:ins>
    </w:p>
    <w:p w14:paraId="6B806677" w14:textId="1B4C9A6F" w:rsidR="00476E7B" w:rsidDel="008D26A9" w:rsidRDefault="00063870">
      <w:pPr>
        <w:pStyle w:val="ListParagraph"/>
        <w:spacing w:after="0" w:line="276" w:lineRule="auto"/>
        <w:jc w:val="both"/>
        <w:rPr>
          <w:ins w:id="10867" w:author="Pamela Kakande Nabukhonzo" w:date="2025-06-08T17:20:00Z"/>
          <w:del w:id="10868" w:author="Rachel Shipsey" w:date="2025-06-23T15:21:00Z"/>
          <w:rFonts w:eastAsia="Times New Roman" w:cs="Arial"/>
          <w:color w:val="1B1C1D"/>
          <w:szCs w:val="24"/>
        </w:rPr>
        <w:pPrChange w:id="10869" w:author="Rachel Shipsey" w:date="2025-06-23T15:41:00Z">
          <w:pPr>
            <w:pStyle w:val="ListParagraph"/>
            <w:numPr>
              <w:numId w:val="239"/>
            </w:numPr>
            <w:spacing w:after="0" w:line="240" w:lineRule="auto"/>
            <w:ind w:hanging="360"/>
            <w:jc w:val="both"/>
          </w:pPr>
        </w:pPrChange>
      </w:pPr>
      <w:ins w:id="10870" w:author="Pamela Kakande Nabukhonzo" w:date="2025-06-08T17:20:00Z">
        <w:del w:id="10871" w:author="Rachel Shipsey" w:date="2025-06-23T15:21:00Z">
          <w:r w:rsidRPr="00063870" w:rsidDel="008D26A9">
            <w:rPr>
              <w:rFonts w:eastAsia="Times New Roman" w:cs="Arial"/>
              <w:color w:val="1B1C1D"/>
              <w:szCs w:val="24"/>
              <w:rPrChange w:id="10872" w:author="Pamela Kakande Nabukhonzo" w:date="2025-06-08T17:20:00Z">
                <w:rPr/>
              </w:rPrChange>
            </w:rPr>
            <w:delText>Run small-scale trials</w:delText>
          </w:r>
        </w:del>
      </w:ins>
      <w:ins w:id="10873" w:author="Pamela Kakande Nabukhonzo" w:date="2025-06-08T17:21:00Z">
        <w:del w:id="10874" w:author="Rachel Shipsey" w:date="2025-06-23T15:21:00Z">
          <w:r w:rsidR="00E91B48" w:rsidDel="008D26A9">
            <w:rPr>
              <w:rFonts w:eastAsia="Times New Roman" w:cs="Arial"/>
              <w:color w:val="1B1C1D"/>
              <w:szCs w:val="24"/>
            </w:rPr>
            <w:delText xml:space="preserve"> (pilots)</w:delText>
          </w:r>
        </w:del>
      </w:ins>
      <w:ins w:id="10875" w:author="Pamela Kakande Nabukhonzo" w:date="2025-06-08T17:20:00Z">
        <w:del w:id="10876" w:author="Rachel Shipsey" w:date="2025-06-23T15:21:00Z">
          <w:r w:rsidRPr="00063870" w:rsidDel="008D26A9">
            <w:rPr>
              <w:rFonts w:eastAsia="Times New Roman" w:cs="Arial"/>
              <w:color w:val="1B1C1D"/>
              <w:szCs w:val="24"/>
              <w:rPrChange w:id="10877" w:author="Pamela Kakande Nabukhonzo" w:date="2025-06-08T17:20:00Z">
                <w:rPr/>
              </w:rPrChange>
            </w:rPr>
            <w:delText xml:space="preserve"> to test content delivery, tech platforms, and participant engagement.</w:delText>
          </w:r>
        </w:del>
      </w:ins>
    </w:p>
    <w:p w14:paraId="5565EC99" w14:textId="3295F1A7" w:rsidR="00063870" w:rsidDel="008D26A9" w:rsidRDefault="00063870">
      <w:pPr>
        <w:pStyle w:val="ListParagraph"/>
        <w:spacing w:after="0" w:line="276" w:lineRule="auto"/>
        <w:jc w:val="both"/>
        <w:rPr>
          <w:ins w:id="10878" w:author="Pamela Kakande Nabukhonzo" w:date="2025-06-08T17:21:00Z"/>
          <w:del w:id="10879" w:author="Rachel Shipsey" w:date="2025-06-23T15:21:00Z"/>
          <w:rFonts w:eastAsia="Times New Roman" w:cs="Arial"/>
          <w:color w:val="1B1C1D"/>
          <w:szCs w:val="24"/>
        </w:rPr>
        <w:pPrChange w:id="10880" w:author="Rachel Shipsey" w:date="2025-06-23T15:41:00Z">
          <w:pPr>
            <w:pStyle w:val="ListParagraph"/>
            <w:numPr>
              <w:numId w:val="239"/>
            </w:numPr>
            <w:spacing w:after="0" w:line="240" w:lineRule="auto"/>
            <w:ind w:hanging="360"/>
            <w:jc w:val="both"/>
          </w:pPr>
        </w:pPrChange>
      </w:pPr>
      <w:ins w:id="10881" w:author="Pamela Kakande Nabukhonzo" w:date="2025-06-08T17:20:00Z">
        <w:del w:id="10882" w:author="Rachel Shipsey" w:date="2025-06-23T15:21:00Z">
          <w:r w:rsidRPr="00063870" w:rsidDel="008D26A9">
            <w:rPr>
              <w:rFonts w:eastAsia="Times New Roman" w:cs="Arial"/>
              <w:color w:val="1B1C1D"/>
              <w:szCs w:val="24"/>
            </w:rPr>
            <w:delText>Combine in-person and online training to accommodate varying tech access and skills.</w:delText>
          </w:r>
        </w:del>
      </w:ins>
    </w:p>
    <w:p w14:paraId="3E1F3966" w14:textId="3C9E17CE" w:rsidR="00E91B48" w:rsidDel="008D26A9" w:rsidRDefault="00E91B48">
      <w:pPr>
        <w:pStyle w:val="ListParagraph"/>
        <w:spacing w:after="0" w:line="276" w:lineRule="auto"/>
        <w:jc w:val="both"/>
        <w:rPr>
          <w:ins w:id="10883" w:author="Pamela Kakande Nabukhonzo" w:date="2025-06-08T17:22:00Z"/>
          <w:del w:id="10884" w:author="Rachel Shipsey" w:date="2025-06-23T15:21:00Z"/>
          <w:rFonts w:eastAsia="Times New Roman" w:cs="Arial"/>
          <w:color w:val="1B1C1D"/>
          <w:szCs w:val="24"/>
        </w:rPr>
        <w:pPrChange w:id="10885" w:author="Rachel Shipsey" w:date="2025-06-23T15:41:00Z">
          <w:pPr>
            <w:pStyle w:val="ListParagraph"/>
            <w:numPr>
              <w:numId w:val="239"/>
            </w:numPr>
            <w:spacing w:after="0" w:line="240" w:lineRule="auto"/>
            <w:ind w:hanging="360"/>
            <w:jc w:val="both"/>
          </w:pPr>
        </w:pPrChange>
      </w:pPr>
      <w:ins w:id="10886" w:author="Pamela Kakande Nabukhonzo" w:date="2025-06-08T17:21:00Z">
        <w:del w:id="10887" w:author="Rachel Shipsey" w:date="2025-06-23T15:21:00Z">
          <w:r w:rsidRPr="00E91B48" w:rsidDel="008D26A9">
            <w:rPr>
              <w:rFonts w:eastAsia="Times New Roman" w:cs="Arial"/>
              <w:color w:val="1B1C1D"/>
              <w:szCs w:val="24"/>
            </w:rPr>
            <w:delText>Provide real-time technical support during training</w:delText>
          </w:r>
          <w:r w:rsidDel="008D26A9">
            <w:rPr>
              <w:rFonts w:eastAsia="Times New Roman" w:cs="Arial"/>
              <w:color w:val="1B1C1D"/>
              <w:szCs w:val="24"/>
            </w:rPr>
            <w:delText xml:space="preserve"> through h</w:delText>
          </w:r>
          <w:r w:rsidRPr="00E91B48" w:rsidDel="008D26A9">
            <w:rPr>
              <w:rFonts w:eastAsia="Times New Roman" w:cs="Arial"/>
              <w:color w:val="1B1C1D"/>
              <w:szCs w:val="24"/>
            </w:rPr>
            <w:delText xml:space="preserve">elp </w:delText>
          </w:r>
          <w:r w:rsidDel="008D26A9">
            <w:rPr>
              <w:rFonts w:eastAsia="Times New Roman" w:cs="Arial"/>
              <w:color w:val="1B1C1D"/>
              <w:szCs w:val="24"/>
            </w:rPr>
            <w:delText>d</w:delText>
          </w:r>
          <w:r w:rsidRPr="00E91B48" w:rsidDel="008D26A9">
            <w:rPr>
              <w:rFonts w:eastAsia="Times New Roman" w:cs="Arial"/>
              <w:color w:val="1B1C1D"/>
              <w:szCs w:val="24"/>
            </w:rPr>
            <w:delText xml:space="preserve">esks &amp; </w:delText>
          </w:r>
          <w:r w:rsidDel="008D26A9">
            <w:rPr>
              <w:rFonts w:eastAsia="Times New Roman" w:cs="Arial"/>
              <w:color w:val="1B1C1D"/>
              <w:szCs w:val="24"/>
            </w:rPr>
            <w:delText>s</w:delText>
          </w:r>
          <w:r w:rsidRPr="00E91B48" w:rsidDel="008D26A9">
            <w:rPr>
              <w:rFonts w:eastAsia="Times New Roman" w:cs="Arial"/>
              <w:color w:val="1B1C1D"/>
              <w:szCs w:val="24"/>
            </w:rPr>
            <w:delText xml:space="preserve">upport </w:delText>
          </w:r>
          <w:r w:rsidDel="008D26A9">
            <w:rPr>
              <w:rFonts w:eastAsia="Times New Roman" w:cs="Arial"/>
              <w:color w:val="1B1C1D"/>
              <w:szCs w:val="24"/>
            </w:rPr>
            <w:delText>t</w:delText>
          </w:r>
          <w:r w:rsidRPr="00E91B48" w:rsidDel="008D26A9">
            <w:rPr>
              <w:rFonts w:eastAsia="Times New Roman" w:cs="Arial"/>
              <w:color w:val="1B1C1D"/>
              <w:szCs w:val="24"/>
            </w:rPr>
            <w:delText>eams</w:delText>
          </w:r>
        </w:del>
      </w:ins>
      <w:ins w:id="10888" w:author="Pamela Kakande Nabukhonzo" w:date="2025-06-08T17:22:00Z">
        <w:del w:id="10889" w:author="Rachel Shipsey" w:date="2025-06-23T15:21:00Z">
          <w:r w:rsidR="00A01424" w:rsidDel="008D26A9">
            <w:rPr>
              <w:rFonts w:eastAsia="Times New Roman" w:cs="Arial"/>
              <w:color w:val="1B1C1D"/>
              <w:szCs w:val="24"/>
            </w:rPr>
            <w:delText>.</w:delText>
          </w:r>
        </w:del>
      </w:ins>
    </w:p>
    <w:p w14:paraId="229E00D5" w14:textId="43B3A9B1" w:rsidR="00A01424" w:rsidDel="008D26A9" w:rsidRDefault="00A01424">
      <w:pPr>
        <w:pStyle w:val="ListParagraph"/>
        <w:spacing w:after="0" w:line="276" w:lineRule="auto"/>
        <w:jc w:val="both"/>
        <w:rPr>
          <w:ins w:id="10890" w:author="Pamela Kakande Nabukhonzo" w:date="2025-06-08T17:31:00Z"/>
          <w:del w:id="10891" w:author="Rachel Shipsey" w:date="2025-06-23T15:21:00Z"/>
          <w:rFonts w:eastAsia="Times New Roman" w:cs="Arial"/>
          <w:color w:val="1B1C1D"/>
          <w:szCs w:val="24"/>
        </w:rPr>
        <w:pPrChange w:id="10892" w:author="Rachel Shipsey" w:date="2025-06-23T15:41:00Z">
          <w:pPr>
            <w:pStyle w:val="ListParagraph"/>
            <w:numPr>
              <w:numId w:val="239"/>
            </w:numPr>
            <w:spacing w:after="0" w:line="240" w:lineRule="auto"/>
            <w:ind w:hanging="360"/>
            <w:jc w:val="both"/>
          </w:pPr>
        </w:pPrChange>
      </w:pPr>
      <w:ins w:id="10893" w:author="Pamela Kakande Nabukhonzo" w:date="2025-06-08T17:22:00Z">
        <w:del w:id="10894" w:author="Rachel Shipsey" w:date="2025-06-23T15:21:00Z">
          <w:r w:rsidRPr="00A01424" w:rsidDel="008D26A9">
            <w:rPr>
              <w:rFonts w:eastAsia="Times New Roman" w:cs="Arial"/>
              <w:color w:val="1B1C1D"/>
              <w:szCs w:val="24"/>
            </w:rPr>
            <w:delText>Train staff on secure login practices, password management, and data handling</w:delText>
          </w:r>
          <w:r w:rsidDel="008D26A9">
            <w:rPr>
              <w:rFonts w:eastAsia="Times New Roman" w:cs="Arial"/>
              <w:color w:val="1B1C1D"/>
              <w:szCs w:val="24"/>
            </w:rPr>
            <w:delText xml:space="preserve"> through clear c</w:delText>
          </w:r>
          <w:r w:rsidRPr="00A01424" w:rsidDel="008D26A9">
            <w:rPr>
              <w:rFonts w:eastAsia="Times New Roman" w:cs="Arial"/>
              <w:color w:val="1B1C1D"/>
              <w:szCs w:val="24"/>
            </w:rPr>
            <w:delText xml:space="preserve">yber </w:delText>
          </w:r>
          <w:r w:rsidDel="008D26A9">
            <w:rPr>
              <w:rFonts w:eastAsia="Times New Roman" w:cs="Arial"/>
              <w:color w:val="1B1C1D"/>
              <w:szCs w:val="24"/>
            </w:rPr>
            <w:delText>h</w:delText>
          </w:r>
          <w:r w:rsidRPr="00A01424" w:rsidDel="008D26A9">
            <w:rPr>
              <w:rFonts w:eastAsia="Times New Roman" w:cs="Arial"/>
              <w:color w:val="1B1C1D"/>
              <w:szCs w:val="24"/>
            </w:rPr>
            <w:delText xml:space="preserve">ygiene </w:delText>
          </w:r>
          <w:r w:rsidDel="008D26A9">
            <w:rPr>
              <w:rFonts w:eastAsia="Times New Roman" w:cs="Arial"/>
              <w:color w:val="1B1C1D"/>
              <w:szCs w:val="24"/>
            </w:rPr>
            <w:delText>p</w:delText>
          </w:r>
          <w:r w:rsidRPr="00A01424" w:rsidDel="008D26A9">
            <w:rPr>
              <w:rFonts w:eastAsia="Times New Roman" w:cs="Arial"/>
              <w:color w:val="1B1C1D"/>
              <w:szCs w:val="24"/>
            </w:rPr>
            <w:delText>rotocols</w:delText>
          </w:r>
          <w:r w:rsidDel="008D26A9">
            <w:rPr>
              <w:rFonts w:eastAsia="Times New Roman" w:cs="Arial"/>
              <w:color w:val="1B1C1D"/>
              <w:szCs w:val="24"/>
            </w:rPr>
            <w:delText>.</w:delText>
          </w:r>
        </w:del>
      </w:ins>
    </w:p>
    <w:p w14:paraId="310AF57D" w14:textId="2611F0F7" w:rsidR="00301F0C" w:rsidDel="008D26A9" w:rsidRDefault="00301F0C">
      <w:pPr>
        <w:pStyle w:val="ListParagraph"/>
        <w:spacing w:after="0" w:line="276" w:lineRule="auto"/>
        <w:jc w:val="both"/>
        <w:rPr>
          <w:ins w:id="10895" w:author="Pamela Kakande Nabukhonzo" w:date="2025-06-08T17:23:00Z"/>
          <w:del w:id="10896" w:author="Rachel Shipsey" w:date="2025-06-23T15:21:00Z"/>
          <w:rFonts w:eastAsia="Times New Roman" w:cs="Arial"/>
          <w:color w:val="1B1C1D"/>
          <w:szCs w:val="24"/>
        </w:rPr>
        <w:pPrChange w:id="10897" w:author="Rachel Shipsey" w:date="2025-06-23T15:41:00Z">
          <w:pPr>
            <w:pStyle w:val="ListParagraph"/>
            <w:numPr>
              <w:numId w:val="239"/>
            </w:numPr>
            <w:spacing w:after="0" w:line="240" w:lineRule="auto"/>
            <w:ind w:hanging="360"/>
            <w:jc w:val="both"/>
          </w:pPr>
        </w:pPrChange>
      </w:pPr>
      <w:ins w:id="10898" w:author="Pamela Kakande Nabukhonzo" w:date="2025-06-08T17:31:00Z">
        <w:del w:id="10899" w:author="Rachel Shipsey" w:date="2025-06-23T15:21:00Z">
          <w:r w:rsidDel="008D26A9">
            <w:rPr>
              <w:rFonts w:eastAsia="Times New Roman" w:cs="Arial"/>
              <w:color w:val="1B1C1D"/>
              <w:szCs w:val="24"/>
            </w:rPr>
            <w:delText xml:space="preserve">For contingency planning, </w:delText>
          </w:r>
          <w:r w:rsidR="00860753" w:rsidDel="008D26A9">
            <w:rPr>
              <w:rFonts w:eastAsia="Times New Roman" w:cs="Arial"/>
              <w:color w:val="1B1C1D"/>
              <w:szCs w:val="24"/>
            </w:rPr>
            <w:delText>p</w:delText>
          </w:r>
          <w:r w:rsidR="00860753" w:rsidRPr="00860753" w:rsidDel="008D26A9">
            <w:rPr>
              <w:rFonts w:eastAsia="Times New Roman" w:cs="Arial"/>
              <w:color w:val="1B1C1D"/>
              <w:szCs w:val="24"/>
            </w:rPr>
            <w:delText>repare printed manuals or offline training kits</w:delText>
          </w:r>
          <w:r w:rsidR="00860753" w:rsidDel="008D26A9">
            <w:rPr>
              <w:rFonts w:eastAsia="Times New Roman" w:cs="Arial"/>
              <w:color w:val="1B1C1D"/>
              <w:szCs w:val="24"/>
            </w:rPr>
            <w:delText xml:space="preserve"> as </w:delText>
          </w:r>
        </w:del>
      </w:ins>
      <w:ins w:id="10900" w:author="Pamela Kakande Nabukhonzo" w:date="2025-06-08T17:32:00Z">
        <w:del w:id="10901" w:author="Rachel Shipsey" w:date="2025-06-23T15:21:00Z">
          <w:r w:rsidR="00860753" w:rsidDel="008D26A9">
            <w:rPr>
              <w:rFonts w:eastAsia="Times New Roman" w:cs="Arial"/>
              <w:color w:val="1B1C1D"/>
              <w:szCs w:val="24"/>
            </w:rPr>
            <w:delText>b</w:delText>
          </w:r>
        </w:del>
      </w:ins>
      <w:ins w:id="10902" w:author="Pamela Kakande Nabukhonzo" w:date="2025-06-08T17:31:00Z">
        <w:del w:id="10903" w:author="Rachel Shipsey" w:date="2025-06-23T15:21:00Z">
          <w:r w:rsidR="00860753" w:rsidRPr="00860753" w:rsidDel="008D26A9">
            <w:rPr>
              <w:rFonts w:eastAsia="Times New Roman" w:cs="Arial"/>
              <w:color w:val="1B1C1D"/>
              <w:szCs w:val="24"/>
            </w:rPr>
            <w:delText xml:space="preserve">ackup </w:delText>
          </w:r>
        </w:del>
      </w:ins>
      <w:ins w:id="10904" w:author="Pamela Kakande Nabukhonzo" w:date="2025-06-08T17:32:00Z">
        <w:del w:id="10905" w:author="Rachel Shipsey" w:date="2025-06-23T15:21:00Z">
          <w:r w:rsidR="00860753" w:rsidDel="008D26A9">
            <w:rPr>
              <w:rFonts w:eastAsia="Times New Roman" w:cs="Arial"/>
              <w:color w:val="1B1C1D"/>
              <w:szCs w:val="24"/>
            </w:rPr>
            <w:delText>d</w:delText>
          </w:r>
        </w:del>
      </w:ins>
      <w:ins w:id="10906" w:author="Pamela Kakande Nabukhonzo" w:date="2025-06-08T17:31:00Z">
        <w:del w:id="10907" w:author="Rachel Shipsey" w:date="2025-06-23T15:21:00Z">
          <w:r w:rsidR="00860753" w:rsidRPr="00860753" w:rsidDel="008D26A9">
            <w:rPr>
              <w:rFonts w:eastAsia="Times New Roman" w:cs="Arial"/>
              <w:color w:val="1B1C1D"/>
              <w:szCs w:val="24"/>
            </w:rPr>
            <w:delText xml:space="preserve">evices </w:delText>
          </w:r>
        </w:del>
      </w:ins>
      <w:ins w:id="10908" w:author="Pamela Kakande Nabukhonzo" w:date="2025-06-08T17:32:00Z">
        <w:del w:id="10909" w:author="Rachel Shipsey" w:date="2025-06-23T15:21:00Z">
          <w:r w:rsidR="00860753" w:rsidDel="008D26A9">
            <w:rPr>
              <w:rFonts w:eastAsia="Times New Roman" w:cs="Arial"/>
              <w:color w:val="1B1C1D"/>
              <w:szCs w:val="24"/>
            </w:rPr>
            <w:delText>and m</w:delText>
          </w:r>
        </w:del>
      </w:ins>
      <w:ins w:id="10910" w:author="Pamela Kakande Nabukhonzo" w:date="2025-06-08T17:31:00Z">
        <w:del w:id="10911" w:author="Rachel Shipsey" w:date="2025-06-23T15:21:00Z">
          <w:r w:rsidR="00860753" w:rsidRPr="00860753" w:rsidDel="008D26A9">
            <w:rPr>
              <w:rFonts w:eastAsia="Times New Roman" w:cs="Arial"/>
              <w:color w:val="1B1C1D"/>
              <w:szCs w:val="24"/>
            </w:rPr>
            <w:delText>aterials</w:delText>
          </w:r>
        </w:del>
      </w:ins>
      <w:ins w:id="10912" w:author="Pamela Kakande Nabukhonzo" w:date="2025-06-08T17:32:00Z">
        <w:del w:id="10913" w:author="Rachel Shipsey" w:date="2025-06-23T15:21:00Z">
          <w:r w:rsidR="00860753" w:rsidDel="008D26A9">
            <w:rPr>
              <w:rFonts w:eastAsia="Times New Roman" w:cs="Arial"/>
              <w:color w:val="1B1C1D"/>
              <w:szCs w:val="24"/>
            </w:rPr>
            <w:delText>.</w:delText>
          </w:r>
          <w:r w:rsidR="004C33D6" w:rsidRPr="004C33D6" w:rsidDel="008D26A9">
            <w:delText xml:space="preserve"> </w:delText>
          </w:r>
          <w:r w:rsidR="004C33D6" w:rsidRPr="004C33D6" w:rsidDel="008D26A9">
            <w:rPr>
              <w:rFonts w:eastAsia="Times New Roman" w:cs="Arial"/>
              <w:color w:val="1B1C1D"/>
              <w:szCs w:val="24"/>
            </w:rPr>
            <w:delText xml:space="preserve">Have </w:delText>
          </w:r>
        </w:del>
      </w:ins>
      <w:ins w:id="10914" w:author="Pamela Kakande Nabukhonzo" w:date="2025-06-08T17:33:00Z">
        <w:del w:id="10915" w:author="Rachel Shipsey" w:date="2025-06-23T15:21:00Z">
          <w:r w:rsidR="00E32785" w:rsidDel="008D26A9">
            <w:rPr>
              <w:rFonts w:eastAsia="Times New Roman" w:cs="Arial"/>
              <w:color w:val="1B1C1D"/>
              <w:szCs w:val="24"/>
            </w:rPr>
            <w:delText>a</w:delText>
          </w:r>
          <w:r w:rsidR="00E32785" w:rsidRPr="00E32785" w:rsidDel="008D26A9">
            <w:rPr>
              <w:rFonts w:eastAsia="Times New Roman" w:cs="Arial"/>
              <w:color w:val="1B1C1D"/>
              <w:szCs w:val="24"/>
            </w:rPr>
            <w:delText xml:space="preserve">lternative </w:delText>
          </w:r>
          <w:r w:rsidR="00E32785" w:rsidDel="008D26A9">
            <w:rPr>
              <w:rFonts w:eastAsia="Times New Roman" w:cs="Arial"/>
              <w:color w:val="1B1C1D"/>
              <w:szCs w:val="24"/>
            </w:rPr>
            <w:delText>p</w:delText>
          </w:r>
          <w:r w:rsidR="00E32785" w:rsidRPr="00E32785" w:rsidDel="008D26A9">
            <w:rPr>
              <w:rFonts w:eastAsia="Times New Roman" w:cs="Arial"/>
              <w:color w:val="1B1C1D"/>
              <w:szCs w:val="24"/>
            </w:rPr>
            <w:delText>latforms</w:delText>
          </w:r>
          <w:r w:rsidR="00E32785" w:rsidDel="008D26A9">
            <w:rPr>
              <w:rFonts w:eastAsia="Times New Roman" w:cs="Arial"/>
              <w:color w:val="1B1C1D"/>
              <w:szCs w:val="24"/>
            </w:rPr>
            <w:delText xml:space="preserve"> or </w:delText>
          </w:r>
        </w:del>
      </w:ins>
      <w:ins w:id="10916" w:author="Pamela Kakande Nabukhonzo" w:date="2025-06-08T17:32:00Z">
        <w:del w:id="10917" w:author="Rachel Shipsey" w:date="2025-06-23T15:21:00Z">
          <w:r w:rsidR="004C33D6" w:rsidRPr="004C33D6" w:rsidDel="008D26A9">
            <w:rPr>
              <w:rFonts w:eastAsia="Times New Roman" w:cs="Arial"/>
              <w:color w:val="1B1C1D"/>
              <w:szCs w:val="24"/>
            </w:rPr>
            <w:delText>secondary tools ready in case the primary system fails</w:delText>
          </w:r>
        </w:del>
      </w:ins>
    </w:p>
    <w:p w14:paraId="43A602F2" w14:textId="1955F96B" w:rsidR="000946CC" w:rsidDel="008D26A9" w:rsidRDefault="000946CC">
      <w:pPr>
        <w:pStyle w:val="ListParagraph"/>
        <w:spacing w:after="0" w:line="276" w:lineRule="auto"/>
        <w:jc w:val="both"/>
        <w:rPr>
          <w:ins w:id="10918" w:author="Pamela Kakande Nabukhonzo" w:date="2025-06-08T17:27:00Z"/>
          <w:del w:id="10919" w:author="Rachel Shipsey" w:date="2025-06-23T15:21:00Z"/>
          <w:rFonts w:eastAsia="Times New Roman" w:cs="Arial"/>
          <w:color w:val="1B1C1D"/>
          <w:szCs w:val="24"/>
        </w:rPr>
        <w:pPrChange w:id="10920" w:author="Rachel Shipsey" w:date="2025-06-23T15:41:00Z">
          <w:pPr>
            <w:spacing w:after="0" w:line="240" w:lineRule="auto"/>
            <w:jc w:val="both"/>
          </w:pPr>
        </w:pPrChange>
      </w:pPr>
    </w:p>
    <w:p w14:paraId="7371CC05" w14:textId="47B6A411" w:rsidR="001D2474" w:rsidDel="008D26A9" w:rsidRDefault="001D2474">
      <w:pPr>
        <w:pStyle w:val="ListParagraph"/>
        <w:spacing w:after="0" w:line="276" w:lineRule="auto"/>
        <w:jc w:val="both"/>
        <w:rPr>
          <w:ins w:id="10921" w:author="Pamela Kakande Nabukhonzo" w:date="2025-06-08T17:25:00Z"/>
          <w:del w:id="10922" w:author="Rachel Shipsey" w:date="2025-06-23T15:21:00Z"/>
          <w:rFonts w:eastAsia="Times New Roman" w:cs="Arial"/>
          <w:color w:val="1B1C1D"/>
          <w:szCs w:val="24"/>
        </w:rPr>
        <w:pPrChange w:id="10923" w:author="Rachel Shipsey" w:date="2025-06-23T15:41:00Z">
          <w:pPr>
            <w:spacing w:after="0" w:line="240" w:lineRule="auto"/>
            <w:jc w:val="both"/>
          </w:pPr>
        </w:pPrChange>
      </w:pPr>
      <w:ins w:id="10924" w:author="Pamela Kakande Nabukhonzo" w:date="2025-06-08T17:24:00Z">
        <w:del w:id="10925" w:author="Rachel Shipsey" w:date="2025-06-23T15:21:00Z">
          <w:r w:rsidDel="008D26A9">
            <w:rPr>
              <w:rFonts w:eastAsia="Times New Roman" w:cs="Arial"/>
              <w:color w:val="1B1C1D"/>
              <w:szCs w:val="24"/>
            </w:rPr>
            <w:delText>For m</w:delText>
          </w:r>
          <w:r w:rsidRPr="001D2474" w:rsidDel="008D26A9">
            <w:rPr>
              <w:rFonts w:eastAsia="Times New Roman" w:cs="Arial"/>
              <w:color w:val="1B1C1D"/>
              <w:szCs w:val="24"/>
            </w:rPr>
            <w:delText xml:space="preserve">onitoring </w:delText>
          </w:r>
          <w:r w:rsidDel="008D26A9">
            <w:rPr>
              <w:rFonts w:eastAsia="Times New Roman" w:cs="Arial"/>
              <w:color w:val="1B1C1D"/>
              <w:szCs w:val="24"/>
            </w:rPr>
            <w:delText>and e</w:delText>
          </w:r>
          <w:r w:rsidRPr="001D2474" w:rsidDel="008D26A9">
            <w:rPr>
              <w:rFonts w:eastAsia="Times New Roman" w:cs="Arial"/>
              <w:color w:val="1B1C1D"/>
              <w:szCs w:val="24"/>
            </w:rPr>
            <w:delText>valuation</w:delText>
          </w:r>
          <w:r w:rsidR="00567514" w:rsidDel="008D26A9">
            <w:rPr>
              <w:rFonts w:eastAsia="Times New Roman" w:cs="Arial"/>
              <w:color w:val="1B1C1D"/>
              <w:szCs w:val="24"/>
            </w:rPr>
            <w:delText xml:space="preserve"> during training</w:delText>
          </w:r>
        </w:del>
      </w:ins>
      <w:ins w:id="10926" w:author="Pamela Kakande Nabukhonzo" w:date="2025-06-08T17:25:00Z">
        <w:del w:id="10927" w:author="Rachel Shipsey" w:date="2025-06-23T15:21:00Z">
          <w:r w:rsidR="003078A4" w:rsidDel="008D26A9">
            <w:rPr>
              <w:rFonts w:eastAsia="Times New Roman" w:cs="Arial"/>
              <w:color w:val="1B1C1D"/>
              <w:szCs w:val="24"/>
            </w:rPr>
            <w:delText>, the following techniques can be adopted:</w:delText>
          </w:r>
        </w:del>
      </w:ins>
    </w:p>
    <w:p w14:paraId="5D7B2909" w14:textId="300B9652" w:rsidR="006B5407" w:rsidRPr="006B5407" w:rsidDel="008D26A9" w:rsidRDefault="006B5407">
      <w:pPr>
        <w:pStyle w:val="ListParagraph"/>
        <w:spacing w:after="0" w:line="276" w:lineRule="auto"/>
        <w:jc w:val="both"/>
        <w:rPr>
          <w:ins w:id="10928" w:author="Pamela Kakande Nabukhonzo" w:date="2025-06-08T17:26:00Z"/>
          <w:del w:id="10929" w:author="Rachel Shipsey" w:date="2025-06-23T15:21:00Z"/>
          <w:rFonts w:eastAsia="Times New Roman" w:cs="Arial"/>
          <w:color w:val="1B1C1D"/>
          <w:szCs w:val="24"/>
          <w:rPrChange w:id="10930" w:author="Pamela Kakande Nabukhonzo" w:date="2025-06-08T17:26:00Z">
            <w:rPr>
              <w:ins w:id="10931" w:author="Pamela Kakande Nabukhonzo" w:date="2025-06-08T17:26:00Z"/>
              <w:del w:id="10932" w:author="Rachel Shipsey" w:date="2025-06-23T15:21:00Z"/>
            </w:rPr>
          </w:rPrChange>
        </w:rPr>
        <w:pPrChange w:id="10933" w:author="Rachel Shipsey" w:date="2025-06-23T15:41:00Z">
          <w:pPr>
            <w:spacing w:after="0" w:line="240" w:lineRule="auto"/>
            <w:jc w:val="both"/>
          </w:pPr>
        </w:pPrChange>
      </w:pPr>
      <w:ins w:id="10934" w:author="Pamela Kakande Nabukhonzo" w:date="2025-06-08T17:26:00Z">
        <w:del w:id="10935" w:author="Rachel Shipsey" w:date="2025-06-23T15:21:00Z">
          <w:r w:rsidRPr="006B5407" w:rsidDel="008D26A9">
            <w:rPr>
              <w:rFonts w:eastAsia="Times New Roman" w:cs="Arial"/>
              <w:color w:val="1B1C1D"/>
              <w:szCs w:val="24"/>
              <w:rPrChange w:id="10936" w:author="Pamela Kakande Nabukhonzo" w:date="2025-06-08T17:26:00Z">
                <w:rPr/>
              </w:rPrChange>
            </w:rPr>
            <w:delText xml:space="preserve">Use </w:delText>
          </w:r>
          <w:r w:rsidDel="008D26A9">
            <w:rPr>
              <w:rFonts w:eastAsia="Times New Roman" w:cs="Arial"/>
              <w:color w:val="1B1C1D"/>
              <w:szCs w:val="24"/>
            </w:rPr>
            <w:delText>test</w:delText>
          </w:r>
          <w:r w:rsidR="000946CC" w:rsidDel="008D26A9">
            <w:rPr>
              <w:rFonts w:eastAsia="Times New Roman" w:cs="Arial"/>
              <w:color w:val="1B1C1D"/>
              <w:szCs w:val="24"/>
            </w:rPr>
            <w:delText>s</w:delText>
          </w:r>
          <w:r w:rsidRPr="006B5407" w:rsidDel="008D26A9">
            <w:rPr>
              <w:rFonts w:eastAsia="Times New Roman" w:cs="Arial"/>
              <w:color w:val="1B1C1D"/>
              <w:szCs w:val="24"/>
              <w:rPrChange w:id="10937" w:author="Pamela Kakande Nabukhonzo" w:date="2025-06-08T17:26:00Z">
                <w:rPr/>
              </w:rPrChange>
            </w:rPr>
            <w:delText xml:space="preserve"> and quizzes to assess understanding and identify gaps</w:delText>
          </w:r>
          <w:r w:rsidR="000946CC" w:rsidRPr="000946CC" w:rsidDel="008D26A9">
            <w:rPr>
              <w:rFonts w:eastAsia="Times New Roman" w:cs="Arial"/>
              <w:color w:val="1B1C1D"/>
              <w:szCs w:val="24"/>
            </w:rPr>
            <w:delText xml:space="preserve"> </w:delText>
          </w:r>
          <w:r w:rsidR="000946CC" w:rsidDel="008D26A9">
            <w:rPr>
              <w:rFonts w:eastAsia="Times New Roman" w:cs="Arial"/>
              <w:color w:val="1B1C1D"/>
              <w:szCs w:val="24"/>
            </w:rPr>
            <w:delText>and ensure to have a f</w:delText>
          </w:r>
          <w:r w:rsidR="000946CC" w:rsidRPr="00F04433" w:rsidDel="008D26A9">
            <w:rPr>
              <w:rFonts w:eastAsia="Times New Roman" w:cs="Arial"/>
              <w:color w:val="1B1C1D"/>
              <w:szCs w:val="24"/>
            </w:rPr>
            <w:delText>eedback Loop</w:delText>
          </w:r>
          <w:r w:rsidR="000946CC" w:rsidDel="008D26A9">
            <w:rPr>
              <w:rFonts w:eastAsia="Times New Roman" w:cs="Arial"/>
              <w:color w:val="1B1C1D"/>
              <w:szCs w:val="24"/>
            </w:rPr>
            <w:delText xml:space="preserve"> to the trainees</w:delText>
          </w:r>
          <w:r w:rsidRPr="006B5407" w:rsidDel="008D26A9">
            <w:rPr>
              <w:rFonts w:eastAsia="Times New Roman" w:cs="Arial"/>
              <w:color w:val="1B1C1D"/>
              <w:szCs w:val="24"/>
              <w:rPrChange w:id="10938" w:author="Pamela Kakande Nabukhonzo" w:date="2025-06-08T17:26:00Z">
                <w:rPr/>
              </w:rPrChange>
            </w:rPr>
            <w:delText>.</w:delText>
          </w:r>
        </w:del>
      </w:ins>
    </w:p>
    <w:p w14:paraId="58E2266B" w14:textId="231DEB87" w:rsidR="006B5407" w:rsidRPr="006B5407" w:rsidDel="008D26A9" w:rsidRDefault="006B5407">
      <w:pPr>
        <w:pStyle w:val="ListParagraph"/>
        <w:spacing w:after="0" w:line="276" w:lineRule="auto"/>
        <w:jc w:val="both"/>
        <w:rPr>
          <w:ins w:id="10939" w:author="Pamela Kakande Nabukhonzo" w:date="2025-06-08T17:26:00Z"/>
          <w:del w:id="10940" w:author="Rachel Shipsey" w:date="2025-06-23T15:21:00Z"/>
          <w:rFonts w:eastAsia="Times New Roman" w:cs="Arial"/>
          <w:color w:val="1B1C1D"/>
          <w:szCs w:val="24"/>
          <w:rPrChange w:id="10941" w:author="Pamela Kakande Nabukhonzo" w:date="2025-06-08T17:26:00Z">
            <w:rPr>
              <w:ins w:id="10942" w:author="Pamela Kakande Nabukhonzo" w:date="2025-06-08T17:26:00Z"/>
              <w:del w:id="10943" w:author="Rachel Shipsey" w:date="2025-06-23T15:21:00Z"/>
            </w:rPr>
          </w:rPrChange>
        </w:rPr>
        <w:pPrChange w:id="10944" w:author="Rachel Shipsey" w:date="2025-06-23T15:41:00Z">
          <w:pPr>
            <w:spacing w:after="0" w:line="240" w:lineRule="auto"/>
            <w:jc w:val="both"/>
          </w:pPr>
        </w:pPrChange>
      </w:pPr>
      <w:ins w:id="10945" w:author="Pamela Kakande Nabukhonzo" w:date="2025-06-08T17:26:00Z">
        <w:del w:id="10946" w:author="Rachel Shipsey" w:date="2025-06-23T15:21:00Z">
          <w:r w:rsidRPr="006B5407" w:rsidDel="008D26A9">
            <w:rPr>
              <w:rFonts w:eastAsia="Times New Roman" w:cs="Arial"/>
              <w:color w:val="1B1C1D"/>
              <w:szCs w:val="24"/>
              <w:rPrChange w:id="10947" w:author="Pamela Kakande Nabukhonzo" w:date="2025-06-08T17:26:00Z">
                <w:rPr/>
              </w:rPrChange>
            </w:rPr>
            <w:delText>Track attendance, completion rates, and technical issues in real time</w:delText>
          </w:r>
        </w:del>
      </w:ins>
      <w:ins w:id="10948" w:author="Pamela Kakande Nabukhonzo" w:date="2025-06-08T17:27:00Z">
        <w:del w:id="10949" w:author="Rachel Shipsey" w:date="2025-06-23T15:21:00Z">
          <w:r w:rsidR="000946CC" w:rsidRPr="000946CC" w:rsidDel="008D26A9">
            <w:rPr>
              <w:rFonts w:eastAsia="Times New Roman" w:cs="Arial"/>
              <w:color w:val="1B1C1D"/>
              <w:szCs w:val="24"/>
            </w:rPr>
            <w:delText xml:space="preserve"> </w:delText>
          </w:r>
          <w:r w:rsidR="000946CC" w:rsidDel="008D26A9">
            <w:rPr>
              <w:rFonts w:eastAsia="Times New Roman" w:cs="Arial"/>
              <w:color w:val="1B1C1D"/>
              <w:szCs w:val="24"/>
            </w:rPr>
            <w:delText>through p</w:delText>
          </w:r>
          <w:r w:rsidR="000946CC" w:rsidRPr="006C2D85" w:rsidDel="008D26A9">
            <w:rPr>
              <w:rFonts w:eastAsia="Times New Roman" w:cs="Arial"/>
              <w:color w:val="1B1C1D"/>
              <w:szCs w:val="24"/>
            </w:rPr>
            <w:delText xml:space="preserve">erformance </w:delText>
          </w:r>
          <w:r w:rsidR="000946CC" w:rsidDel="008D26A9">
            <w:rPr>
              <w:rFonts w:eastAsia="Times New Roman" w:cs="Arial"/>
              <w:color w:val="1B1C1D"/>
              <w:szCs w:val="24"/>
            </w:rPr>
            <w:delText>d</w:delText>
          </w:r>
          <w:r w:rsidR="000946CC" w:rsidRPr="006C2D85" w:rsidDel="008D26A9">
            <w:rPr>
              <w:rFonts w:eastAsia="Times New Roman" w:cs="Arial"/>
              <w:color w:val="1B1C1D"/>
              <w:szCs w:val="24"/>
            </w:rPr>
            <w:delText>ashboards</w:delText>
          </w:r>
        </w:del>
      </w:ins>
      <w:ins w:id="10950" w:author="Pamela Kakande Nabukhonzo" w:date="2025-06-08T17:26:00Z">
        <w:del w:id="10951" w:author="Rachel Shipsey" w:date="2025-06-23T15:21:00Z">
          <w:r w:rsidRPr="006B5407" w:rsidDel="008D26A9">
            <w:rPr>
              <w:rFonts w:eastAsia="Times New Roman" w:cs="Arial"/>
              <w:color w:val="1B1C1D"/>
              <w:szCs w:val="24"/>
              <w:rPrChange w:id="10952" w:author="Pamela Kakande Nabukhonzo" w:date="2025-06-08T17:26:00Z">
                <w:rPr/>
              </w:rPrChange>
            </w:rPr>
            <w:delText>.</w:delText>
          </w:r>
        </w:del>
      </w:ins>
    </w:p>
    <w:p w14:paraId="323A55F1" w14:textId="16A3EAF4" w:rsidR="00CE1AC1" w:rsidRPr="00FF59A0" w:rsidDel="008D26A9" w:rsidRDefault="006B5407">
      <w:pPr>
        <w:pStyle w:val="ListParagraph"/>
        <w:spacing w:after="0" w:line="276" w:lineRule="auto"/>
        <w:jc w:val="both"/>
        <w:rPr>
          <w:ins w:id="10953" w:author="Pamela Kakande Nabukhonzo" w:date="2025-06-08T16:00:00Z"/>
          <w:del w:id="10954" w:author="Rachel Shipsey" w:date="2025-06-23T15:21:00Z"/>
          <w:rFonts w:eastAsia="Times New Roman" w:cs="Arial"/>
          <w:color w:val="1B1C1D"/>
          <w:szCs w:val="24"/>
          <w:rPrChange w:id="10955" w:author="Pamela Kakande Nabukhonzo" w:date="2025-06-08T17:14:00Z">
            <w:rPr>
              <w:ins w:id="10956" w:author="Pamela Kakande Nabukhonzo" w:date="2025-06-08T16:00:00Z"/>
              <w:del w:id="10957" w:author="Rachel Shipsey" w:date="2025-06-23T15:21:00Z"/>
              <w:rFonts w:ascii="Calibri" w:eastAsia="Times New Roman" w:hAnsi="Calibri" w:cs="Calibri"/>
              <w:color w:val="1B1C1D"/>
            </w:rPr>
          </w:rPrChange>
        </w:rPr>
        <w:pPrChange w:id="10958" w:author="Rachel Shipsey" w:date="2025-06-23T15:41:00Z">
          <w:pPr>
            <w:numPr>
              <w:numId w:val="186"/>
            </w:numPr>
            <w:tabs>
              <w:tab w:val="num" w:pos="720"/>
            </w:tabs>
            <w:spacing w:after="0" w:line="240" w:lineRule="auto"/>
            <w:ind w:left="720" w:hanging="360"/>
          </w:pPr>
        </w:pPrChange>
      </w:pPr>
      <w:ins w:id="10959" w:author="Pamela Kakande Nabukhonzo" w:date="2025-06-08T17:26:00Z">
        <w:del w:id="10960" w:author="Rachel Shipsey" w:date="2025-06-23T15:21:00Z">
          <w:r w:rsidRPr="006B5407" w:rsidDel="008D26A9">
            <w:rPr>
              <w:rFonts w:eastAsia="Times New Roman" w:cs="Arial"/>
              <w:color w:val="1B1C1D"/>
              <w:szCs w:val="24"/>
              <w:rPrChange w:id="10961" w:author="Pamela Kakande Nabukhonzo" w:date="2025-06-08T17:26:00Z">
                <w:rPr/>
              </w:rPrChange>
            </w:rPr>
            <w:delText>Evaluate trainers’ effectiveness and adjust methods accordingly</w:delText>
          </w:r>
        </w:del>
      </w:ins>
      <w:ins w:id="10962" w:author="Pamela Kakande Nabukhonzo" w:date="2025-06-08T17:27:00Z">
        <w:del w:id="10963" w:author="Rachel Shipsey" w:date="2025-06-23T15:21:00Z">
          <w:r w:rsidR="000946CC" w:rsidDel="008D26A9">
            <w:rPr>
              <w:rFonts w:eastAsia="Times New Roman" w:cs="Arial"/>
              <w:color w:val="1B1C1D"/>
              <w:szCs w:val="24"/>
            </w:rPr>
            <w:delText xml:space="preserve"> through t</w:delText>
          </w:r>
          <w:r w:rsidR="000946CC" w:rsidRPr="00562137" w:rsidDel="008D26A9">
            <w:rPr>
              <w:rFonts w:eastAsia="Times New Roman" w:cs="Arial"/>
              <w:color w:val="1B1C1D"/>
              <w:szCs w:val="24"/>
            </w:rPr>
            <w:delText xml:space="preserve">rainer </w:delText>
          </w:r>
          <w:r w:rsidR="000946CC" w:rsidDel="008D26A9">
            <w:rPr>
              <w:rFonts w:eastAsia="Times New Roman" w:cs="Arial"/>
              <w:color w:val="1B1C1D"/>
              <w:szCs w:val="24"/>
            </w:rPr>
            <w:delText>a</w:delText>
          </w:r>
          <w:r w:rsidR="000946CC" w:rsidRPr="00562137" w:rsidDel="008D26A9">
            <w:rPr>
              <w:rFonts w:eastAsia="Times New Roman" w:cs="Arial"/>
              <w:color w:val="1B1C1D"/>
              <w:szCs w:val="24"/>
            </w:rPr>
            <w:delText>ssessments</w:delText>
          </w:r>
        </w:del>
      </w:ins>
      <w:ins w:id="10964" w:author="Pamela Kakande Nabukhonzo" w:date="2025-06-08T17:26:00Z">
        <w:del w:id="10965" w:author="Rachel Shipsey" w:date="2025-06-23T15:21:00Z">
          <w:r w:rsidRPr="006B5407" w:rsidDel="008D26A9">
            <w:rPr>
              <w:rFonts w:eastAsia="Times New Roman" w:cs="Arial"/>
              <w:color w:val="1B1C1D"/>
              <w:szCs w:val="24"/>
              <w:rPrChange w:id="10966" w:author="Pamela Kakande Nabukhonzo" w:date="2025-06-08T17:26:00Z">
                <w:rPr/>
              </w:rPrChange>
            </w:rPr>
            <w:delText>.</w:delText>
          </w:r>
        </w:del>
      </w:ins>
      <w:ins w:id="10967" w:author="Pamela Kakande Nabukhonzo" w:date="2025-06-08T16:00:00Z">
        <w:del w:id="10968" w:author="Rachel Shipsey" w:date="2025-06-23T15:21:00Z">
          <w:r w:rsidR="00CE1AC1" w:rsidRPr="00FF59A0" w:rsidDel="008D26A9">
            <w:rPr>
              <w:rFonts w:eastAsia="Times New Roman" w:cs="Arial"/>
              <w:color w:val="1B1C1D"/>
              <w:szCs w:val="24"/>
              <w:rPrChange w:id="10969" w:author="Pamela Kakande Nabukhonzo" w:date="2025-06-08T17:14:00Z">
                <w:rPr>
                  <w:rFonts w:ascii="Calibri" w:eastAsia="Times New Roman" w:hAnsi="Calibri" w:cs="Calibri"/>
                  <w:color w:val="1B1C1D"/>
                </w:rPr>
              </w:rPrChange>
            </w:rPr>
            <w:delText>Monitoring ofMonitoring data collection progress and coverage using dashboards and geospatial tools</w:delText>
          </w:r>
        </w:del>
      </w:ins>
      <w:ins w:id="10970" w:author="Pamela Kakande Nabukhonzo" w:date="2025-06-08T19:28:00Z">
        <w:del w:id="10971" w:author="Rachel Shipsey" w:date="2025-06-23T15:21:00Z">
          <w:r w:rsidR="00CD367B" w:rsidDel="008D26A9">
            <w:rPr>
              <w:rFonts w:eastAsia="Times New Roman" w:cs="Arial"/>
              <w:color w:val="1B1C1D"/>
              <w:szCs w:val="24"/>
            </w:rPr>
            <w:delText xml:space="preserve"> in realtime</w:delText>
          </w:r>
        </w:del>
      </w:ins>
      <w:ins w:id="10972" w:author="Pamela Kakande Nabukhonzo" w:date="2025-06-08T16:00:00Z">
        <w:del w:id="10973" w:author="Rachel Shipsey" w:date="2025-06-23T15:21:00Z">
          <w:r w:rsidR="00CE1AC1" w:rsidRPr="00FF59A0" w:rsidDel="008D26A9">
            <w:rPr>
              <w:rFonts w:eastAsia="Times New Roman" w:cs="Arial"/>
              <w:color w:val="1B1C1D"/>
              <w:szCs w:val="24"/>
              <w:rPrChange w:id="10974" w:author="Pamela Kakande Nabukhonzo" w:date="2025-06-08T17:14:00Z">
                <w:rPr>
                  <w:rFonts w:ascii="Calibri" w:eastAsia="Times New Roman" w:hAnsi="Calibri" w:cs="Calibri"/>
                  <w:color w:val="1B1C1D"/>
                </w:rPr>
              </w:rPrChange>
            </w:rPr>
            <w:delText>.</w:delText>
          </w:r>
        </w:del>
      </w:ins>
    </w:p>
    <w:p w14:paraId="22B2F124" w14:textId="08DEAC66" w:rsidR="0045707E" w:rsidRPr="00FF59A0" w:rsidDel="008D26A9" w:rsidRDefault="00CE1AC1">
      <w:pPr>
        <w:pStyle w:val="ListParagraph"/>
        <w:spacing w:after="0" w:line="276" w:lineRule="auto"/>
        <w:jc w:val="both"/>
        <w:rPr>
          <w:ins w:id="10975" w:author="Pamela Kakande Nabukhonzo" w:date="2025-06-08T17:10:00Z"/>
          <w:del w:id="10976" w:author="Rachel Shipsey" w:date="2025-06-23T15:21:00Z"/>
          <w:rFonts w:eastAsia="Times New Roman" w:cs="Arial"/>
          <w:color w:val="1B1C1D"/>
          <w:szCs w:val="24"/>
          <w:rPrChange w:id="10977" w:author="Pamela Kakande Nabukhonzo" w:date="2025-06-09T09:10:00Z">
            <w:rPr>
              <w:ins w:id="10978" w:author="Pamela Kakande Nabukhonzo" w:date="2025-06-08T17:10:00Z"/>
              <w:del w:id="10979" w:author="Rachel Shipsey" w:date="2025-06-23T15:21:00Z"/>
              <w:rFonts w:ascii="Calibri" w:eastAsia="Times New Roman" w:hAnsi="Calibri" w:cs="Calibri"/>
              <w:color w:val="1B1C1D"/>
            </w:rPr>
          </w:rPrChange>
        </w:rPr>
        <w:pPrChange w:id="10980" w:author="Rachel Shipsey" w:date="2025-06-23T15:41:00Z">
          <w:pPr>
            <w:numPr>
              <w:numId w:val="186"/>
            </w:numPr>
            <w:tabs>
              <w:tab w:val="num" w:pos="720"/>
            </w:tabs>
            <w:spacing w:after="0" w:line="240" w:lineRule="auto"/>
            <w:ind w:left="720" w:hanging="360"/>
            <w:jc w:val="both"/>
          </w:pPr>
        </w:pPrChange>
      </w:pPr>
      <w:ins w:id="10981" w:author="Pamela Kakande Nabukhonzo" w:date="2025-06-08T16:00:00Z">
        <w:del w:id="10982" w:author="Rachel Shipsey" w:date="2025-06-23T15:21:00Z">
          <w:r w:rsidRPr="000771B7" w:rsidDel="008D26A9">
            <w:rPr>
              <w:rFonts w:cs="Arial"/>
              <w:szCs w:val="24"/>
            </w:rPr>
            <w:delText xml:space="preserve"> </w:delText>
          </w:r>
          <w:r w:rsidRPr="00FF59A0" w:rsidDel="008D26A9">
            <w:rPr>
              <w:rFonts w:eastAsia="Times New Roman" w:cs="Arial"/>
              <w:color w:val="1B1C1D"/>
              <w:szCs w:val="24"/>
              <w:rPrChange w:id="10983" w:author="Pamela Kakande Nabukhonzo" w:date="2025-06-08T17:14:00Z">
                <w:rPr>
                  <w:rFonts w:ascii="Calibri" w:eastAsia="Times New Roman" w:hAnsi="Calibri" w:cs="Calibri"/>
                  <w:color w:val="1B1C1D"/>
                </w:rPr>
              </w:rPrChange>
            </w:rPr>
            <w:delText>e.g. Supervisor field case management should encompass the methods by which interviewers receive assignments and manage questionnaire completeness. Field supervisors should oversee the completeness and quality of interviewer outputs, upload it for management and administrative review. The higher-level field managers should be able to track the progress of survey operations.</w:delText>
          </w:r>
        </w:del>
      </w:ins>
    </w:p>
    <w:p w14:paraId="26B56E1B" w14:textId="61888651" w:rsidR="00CD367B" w:rsidDel="008D26A9" w:rsidRDefault="00CD367B">
      <w:pPr>
        <w:pStyle w:val="ListParagraph"/>
        <w:spacing w:after="0" w:line="276" w:lineRule="auto"/>
        <w:jc w:val="both"/>
        <w:rPr>
          <w:ins w:id="10984" w:author="Pamela Kakande Nabukhonzo" w:date="2025-06-08T19:29:00Z"/>
          <w:del w:id="10985" w:author="Rachel Shipsey" w:date="2025-06-23T15:21:00Z"/>
          <w:rFonts w:eastAsia="Times New Roman" w:cs="Arial"/>
          <w:color w:val="1B1C1D"/>
          <w:szCs w:val="24"/>
        </w:rPr>
        <w:pPrChange w:id="10986" w:author="Rachel Shipsey" w:date="2025-06-23T15:41:00Z">
          <w:pPr>
            <w:spacing w:after="0" w:line="240" w:lineRule="auto"/>
            <w:jc w:val="both"/>
          </w:pPr>
        </w:pPrChange>
      </w:pPr>
    </w:p>
    <w:p w14:paraId="3F6A0847" w14:textId="4495234D" w:rsidR="00521CB7" w:rsidRPr="00DC55F3" w:rsidDel="008D26A9" w:rsidRDefault="00363DA5">
      <w:pPr>
        <w:pStyle w:val="ListParagraph"/>
        <w:spacing w:after="0" w:line="276" w:lineRule="auto"/>
        <w:jc w:val="both"/>
        <w:rPr>
          <w:ins w:id="10987" w:author="Pamela Kakande Nabukhonzo" w:date="2025-06-08T19:29:00Z"/>
          <w:del w:id="10988" w:author="Rachel Shipsey" w:date="2025-06-23T15:21:00Z"/>
          <w:rFonts w:eastAsia="Times New Roman" w:cs="Arial"/>
          <w:color w:val="1B1C1D"/>
          <w:szCs w:val="24"/>
        </w:rPr>
        <w:pPrChange w:id="10989" w:author="Rachel Shipsey" w:date="2025-06-23T15:41:00Z">
          <w:pPr>
            <w:spacing w:after="0" w:line="240" w:lineRule="auto"/>
          </w:pPr>
        </w:pPrChange>
      </w:pPr>
      <w:ins w:id="10990" w:author="Pamela Kakande Nabukhonzo" w:date="2025-06-08T19:30:00Z">
        <w:del w:id="10991" w:author="Rachel Shipsey" w:date="2025-06-23T15:21:00Z">
          <w:r w:rsidDel="008D26A9">
            <w:rPr>
              <w:rFonts w:eastAsia="Times New Roman" w:cs="Arial"/>
              <w:color w:val="1B1C1D"/>
              <w:szCs w:val="24"/>
            </w:rPr>
            <w:delText>In terms of census monitoring</w:delText>
          </w:r>
          <w:r w:rsidR="00D86988" w:rsidDel="008D26A9">
            <w:rPr>
              <w:rFonts w:eastAsia="Times New Roman" w:cs="Arial"/>
              <w:color w:val="1B1C1D"/>
              <w:szCs w:val="24"/>
            </w:rPr>
            <w:delText>, t</w:delText>
          </w:r>
        </w:del>
      </w:ins>
      <w:ins w:id="10992" w:author="Pamela Kakande Nabukhonzo" w:date="2025-06-08T19:29:00Z">
        <w:del w:id="10993" w:author="Rachel Shipsey" w:date="2025-06-23T15:21:00Z">
          <w:r w:rsidR="00521CB7" w:rsidRPr="00DC55F3" w:rsidDel="008D26A9">
            <w:rPr>
              <w:rFonts w:eastAsia="Times New Roman" w:cs="Arial"/>
              <w:color w:val="1B1C1D"/>
              <w:szCs w:val="24"/>
            </w:rPr>
            <w:delText>he use of independent monitors drawn from development partners, donors, Civil Society Organizations, National Statistical Offices in Africa and beyond, academia and other government agencies to monitor enumeration should be considered as an additional quality</w:delText>
          </w:r>
        </w:del>
      </w:ins>
      <w:ins w:id="10994" w:author="Pamela Kakande Nabukhonzo" w:date="2025-06-08T19:30:00Z">
        <w:del w:id="10995" w:author="Rachel Shipsey" w:date="2025-06-23T15:21:00Z">
          <w:r w:rsidR="00D86988" w:rsidDel="008D26A9">
            <w:rPr>
              <w:rFonts w:eastAsia="Times New Roman" w:cs="Arial"/>
              <w:color w:val="1B1C1D"/>
              <w:szCs w:val="24"/>
            </w:rPr>
            <w:delText xml:space="preserve"> assurance</w:delText>
          </w:r>
        </w:del>
      </w:ins>
      <w:ins w:id="10996" w:author="Pamela Kakande Nabukhonzo" w:date="2025-06-08T19:29:00Z">
        <w:del w:id="10997" w:author="Rachel Shipsey" w:date="2025-06-23T15:21:00Z">
          <w:r w:rsidR="00521CB7" w:rsidRPr="00DC55F3" w:rsidDel="008D26A9">
            <w:rPr>
              <w:rFonts w:eastAsia="Times New Roman" w:cs="Arial"/>
              <w:color w:val="1B1C1D"/>
              <w:szCs w:val="24"/>
            </w:rPr>
            <w:delText xml:space="preserve"> activity. Independent monitoring in representatively selected enumeration areas can:</w:delText>
          </w:r>
        </w:del>
      </w:ins>
    </w:p>
    <w:p w14:paraId="61CC5452" w14:textId="24D43647" w:rsidR="00521CB7" w:rsidRPr="00DC55F3" w:rsidDel="008D26A9" w:rsidRDefault="00521CB7">
      <w:pPr>
        <w:pStyle w:val="ListParagraph"/>
        <w:spacing w:after="0" w:line="276" w:lineRule="auto"/>
        <w:jc w:val="both"/>
        <w:rPr>
          <w:ins w:id="10998" w:author="Pamela Kakande Nabukhonzo" w:date="2025-06-08T19:29:00Z"/>
          <w:del w:id="10999" w:author="Rachel Shipsey" w:date="2025-06-23T15:21:00Z"/>
          <w:rFonts w:eastAsia="Times New Roman" w:cs="Arial"/>
          <w:color w:val="1B1C1D"/>
          <w:szCs w:val="24"/>
        </w:rPr>
        <w:pPrChange w:id="11000" w:author="Rachel Shipsey" w:date="2025-06-23T15:41:00Z">
          <w:pPr>
            <w:pStyle w:val="ListParagraph"/>
            <w:numPr>
              <w:numId w:val="236"/>
            </w:numPr>
            <w:spacing w:after="0" w:line="240" w:lineRule="auto"/>
            <w:ind w:hanging="360"/>
          </w:pPr>
        </w:pPrChange>
      </w:pPr>
      <w:ins w:id="11001" w:author="Pamela Kakande Nabukhonzo" w:date="2025-06-08T19:29:00Z">
        <w:del w:id="11002" w:author="Rachel Shipsey" w:date="2025-06-23T15:21:00Z">
          <w:r w:rsidRPr="00DC55F3" w:rsidDel="008D26A9">
            <w:rPr>
              <w:rFonts w:eastAsia="Times New Roman" w:cs="Arial"/>
              <w:color w:val="1B1C1D"/>
              <w:szCs w:val="24"/>
            </w:rPr>
            <w:delText>Objectively evaluate the census against international standards and national legislation and provide regular feedback to the NSO during and after the census activities.</w:delText>
          </w:r>
        </w:del>
      </w:ins>
    </w:p>
    <w:p w14:paraId="76CBC765" w14:textId="3E6E40CD" w:rsidR="00521CB7" w:rsidRPr="00DC55F3" w:rsidDel="008D26A9" w:rsidRDefault="00521CB7">
      <w:pPr>
        <w:pStyle w:val="ListParagraph"/>
        <w:spacing w:after="0" w:line="276" w:lineRule="auto"/>
        <w:jc w:val="both"/>
        <w:rPr>
          <w:ins w:id="11003" w:author="Pamela Kakande Nabukhonzo" w:date="2025-06-08T19:29:00Z"/>
          <w:del w:id="11004" w:author="Rachel Shipsey" w:date="2025-06-23T15:21:00Z"/>
          <w:rFonts w:eastAsia="Times New Roman" w:cs="Arial"/>
          <w:color w:val="1B1C1D"/>
          <w:szCs w:val="24"/>
        </w:rPr>
        <w:pPrChange w:id="11005" w:author="Rachel Shipsey" w:date="2025-06-23T15:41:00Z">
          <w:pPr>
            <w:pStyle w:val="ListParagraph"/>
            <w:numPr>
              <w:numId w:val="236"/>
            </w:numPr>
            <w:spacing w:after="0" w:line="240" w:lineRule="auto"/>
            <w:ind w:hanging="360"/>
          </w:pPr>
        </w:pPrChange>
      </w:pPr>
      <w:ins w:id="11006" w:author="Pamela Kakande Nabukhonzo" w:date="2025-06-08T19:29:00Z">
        <w:del w:id="11007" w:author="Rachel Shipsey" w:date="2025-06-23T15:21:00Z">
          <w:r w:rsidRPr="00DC55F3" w:rsidDel="008D26A9">
            <w:rPr>
              <w:rFonts w:eastAsia="Times New Roman" w:cs="Arial"/>
              <w:color w:val="1B1C1D"/>
              <w:szCs w:val="24"/>
            </w:rPr>
            <w:delText>Document the census process, lessons learnt and good practices for building capacity in future censuses.</w:delText>
          </w:r>
        </w:del>
      </w:ins>
    </w:p>
    <w:p w14:paraId="02AD6654" w14:textId="26B8D862" w:rsidR="00521CB7" w:rsidRPr="00DC55F3" w:rsidDel="008D26A9" w:rsidRDefault="00521CB7">
      <w:pPr>
        <w:pStyle w:val="ListParagraph"/>
        <w:spacing w:after="0" w:line="276" w:lineRule="auto"/>
        <w:jc w:val="both"/>
        <w:rPr>
          <w:ins w:id="11008" w:author="Pamela Kakande Nabukhonzo" w:date="2025-06-08T19:29:00Z"/>
          <w:del w:id="11009" w:author="Rachel Shipsey" w:date="2025-06-23T15:21:00Z"/>
          <w:rFonts w:eastAsia="Times New Roman" w:cs="Arial"/>
          <w:color w:val="1B1C1D"/>
          <w:szCs w:val="24"/>
        </w:rPr>
        <w:pPrChange w:id="11010" w:author="Rachel Shipsey" w:date="2025-06-23T15:41:00Z">
          <w:pPr>
            <w:spacing w:after="0" w:line="240" w:lineRule="auto"/>
          </w:pPr>
        </w:pPrChange>
      </w:pPr>
    </w:p>
    <w:p w14:paraId="513B6913" w14:textId="24BA56E7" w:rsidR="00521CB7" w:rsidRPr="00DC55F3" w:rsidDel="008D26A9" w:rsidRDefault="00521CB7">
      <w:pPr>
        <w:pStyle w:val="ListParagraph"/>
        <w:spacing w:after="0" w:line="276" w:lineRule="auto"/>
        <w:jc w:val="both"/>
        <w:rPr>
          <w:ins w:id="11011" w:author="Pamela Kakande Nabukhonzo" w:date="2025-06-08T19:29:00Z"/>
          <w:del w:id="11012" w:author="Rachel Shipsey" w:date="2025-06-23T15:21:00Z"/>
          <w:rFonts w:eastAsia="Times New Roman" w:cs="Arial"/>
          <w:color w:val="1B1C1D"/>
          <w:szCs w:val="24"/>
        </w:rPr>
        <w:pPrChange w:id="11013" w:author="Rachel Shipsey" w:date="2025-06-23T15:41:00Z">
          <w:pPr>
            <w:spacing w:after="0" w:line="240" w:lineRule="auto"/>
          </w:pPr>
        </w:pPrChange>
      </w:pPr>
      <w:ins w:id="11014" w:author="Pamela Kakande Nabukhonzo" w:date="2025-06-08T19:29:00Z">
        <w:del w:id="11015" w:author="Rachel Shipsey" w:date="2025-06-23T15:21:00Z">
          <w:r w:rsidRPr="00DC55F3" w:rsidDel="008D26A9">
            <w:rPr>
              <w:rFonts w:eastAsia="Times New Roman" w:cs="Arial"/>
              <w:color w:val="1B1C1D"/>
              <w:szCs w:val="24"/>
            </w:rPr>
            <w:delText xml:space="preserve">Further information on independent census monitoring can be found in the </w:delText>
          </w:r>
          <w:commentRangeStart w:id="11016"/>
          <w:r w:rsidRPr="00DC55F3" w:rsidDel="008D26A9">
            <w:rPr>
              <w:rFonts w:eastAsia="Times New Roman" w:cs="Arial"/>
              <w:color w:val="1B1C1D"/>
              <w:szCs w:val="24"/>
            </w:rPr>
            <w:delText>Guidelines for Independent Census Monitoring in Africa 2030 Round of Population and Housing Censuses</w:delText>
          </w:r>
          <w:commentRangeEnd w:id="11016"/>
          <w:r w:rsidRPr="00DC55F3" w:rsidDel="008D26A9">
            <w:rPr>
              <w:rStyle w:val="CommentReference"/>
              <w:rFonts w:eastAsia="Times New Roman" w:cs="Arial"/>
              <w:color w:val="1B1C1D"/>
              <w:sz w:val="24"/>
              <w:szCs w:val="24"/>
            </w:rPr>
            <w:commentReference w:id="11016"/>
          </w:r>
          <w:r w:rsidRPr="00DC55F3" w:rsidDel="008D26A9">
            <w:rPr>
              <w:rFonts w:eastAsia="Times New Roman" w:cs="Arial"/>
              <w:color w:val="1B1C1D"/>
              <w:szCs w:val="24"/>
            </w:rPr>
            <w:delText>.</w:delText>
          </w:r>
        </w:del>
      </w:ins>
    </w:p>
    <w:p w14:paraId="3F60BF37" w14:textId="1BA4947E" w:rsidR="00CD367B" w:rsidDel="008D26A9" w:rsidRDefault="00CD367B">
      <w:pPr>
        <w:pStyle w:val="ListParagraph"/>
        <w:spacing w:after="0" w:line="276" w:lineRule="auto"/>
        <w:jc w:val="both"/>
        <w:rPr>
          <w:ins w:id="11017" w:author="Pamela Kakande Nabukhonzo" w:date="2025-06-08T19:29:00Z"/>
          <w:del w:id="11018" w:author="Rachel Shipsey" w:date="2025-06-23T15:21:00Z"/>
          <w:rFonts w:eastAsia="Times New Roman" w:cs="Arial"/>
          <w:color w:val="1B1C1D"/>
          <w:szCs w:val="24"/>
        </w:rPr>
        <w:pPrChange w:id="11019" w:author="Rachel Shipsey" w:date="2025-06-23T15:41:00Z">
          <w:pPr>
            <w:spacing w:after="0" w:line="240" w:lineRule="auto"/>
            <w:jc w:val="both"/>
          </w:pPr>
        </w:pPrChange>
      </w:pPr>
    </w:p>
    <w:p w14:paraId="03DABE8E" w14:textId="4063239D" w:rsidR="00F22878" w:rsidDel="008D26A9" w:rsidRDefault="00A6787C">
      <w:pPr>
        <w:pStyle w:val="ListParagraph"/>
        <w:spacing w:after="0" w:line="276" w:lineRule="auto"/>
        <w:jc w:val="both"/>
        <w:rPr>
          <w:ins w:id="11020" w:author="Pamela Kakande Nabukhonzo" w:date="2025-06-08T19:30:00Z"/>
          <w:del w:id="11021" w:author="Rachel Shipsey" w:date="2025-06-23T15:21:00Z"/>
          <w:rFonts w:eastAsia="Times New Roman" w:cs="Arial"/>
          <w:color w:val="1B1C1D"/>
          <w:szCs w:val="24"/>
        </w:rPr>
        <w:pPrChange w:id="11022" w:author="Rachel Shipsey" w:date="2025-06-23T15:41:00Z">
          <w:pPr>
            <w:spacing w:after="0" w:line="240" w:lineRule="auto"/>
            <w:jc w:val="both"/>
          </w:pPr>
        </w:pPrChange>
      </w:pPr>
      <w:ins w:id="11023" w:author="Pamela Kakande Nabukhonzo" w:date="2025-06-08T17:11:00Z">
        <w:del w:id="11024" w:author="Rachel Shipsey" w:date="2025-06-23T15:21:00Z">
          <w:r w:rsidRPr="00FF59A0" w:rsidDel="008D26A9">
            <w:rPr>
              <w:rFonts w:eastAsia="Times New Roman" w:cs="Arial"/>
              <w:color w:val="1B1C1D"/>
              <w:szCs w:val="24"/>
              <w:rPrChange w:id="11025" w:author="Pamela Kakande Nabukhonzo" w:date="2025-06-08T17:14:00Z">
                <w:rPr>
                  <w:rFonts w:ascii="Calibri" w:eastAsia="Times New Roman" w:hAnsi="Calibri" w:cs="Calibri"/>
                  <w:color w:val="1B1C1D"/>
                </w:rPr>
              </w:rPrChange>
            </w:rPr>
            <w:delText xml:space="preserve">To </w:delText>
          </w:r>
        </w:del>
      </w:ins>
      <w:ins w:id="11026" w:author="Pamela Kakande Nabukhonzo" w:date="2025-06-08T17:12:00Z">
        <w:del w:id="11027" w:author="Rachel Shipsey" w:date="2025-06-23T15:21:00Z">
          <w:r w:rsidRPr="00FF59A0" w:rsidDel="008D26A9">
            <w:rPr>
              <w:rFonts w:eastAsia="Times New Roman" w:cs="Arial"/>
              <w:color w:val="1B1C1D"/>
              <w:szCs w:val="24"/>
              <w:rPrChange w:id="11028" w:author="Pamela Kakande Nabukhonzo" w:date="2025-06-08T17:14:00Z">
                <w:rPr>
                  <w:rFonts w:ascii="Calibri" w:eastAsia="Times New Roman" w:hAnsi="Calibri" w:cs="Calibri"/>
                  <w:color w:val="1B1C1D"/>
                </w:rPr>
              </w:rPrChange>
            </w:rPr>
            <w:delText xml:space="preserve">manage </w:delText>
          </w:r>
        </w:del>
      </w:ins>
      <w:ins w:id="11029" w:author="Pamela Kakande Nabukhonzo" w:date="2025-06-08T17:11:00Z">
        <w:del w:id="11030" w:author="Rachel Shipsey" w:date="2025-06-23T15:21:00Z">
          <w:r w:rsidRPr="00FF59A0" w:rsidDel="008D26A9">
            <w:rPr>
              <w:rFonts w:eastAsia="Times New Roman" w:cs="Arial"/>
              <w:color w:val="1B1C1D"/>
              <w:szCs w:val="24"/>
              <w:rPrChange w:id="11031" w:author="Pamela Kakande Nabukhonzo" w:date="2025-06-08T17:14:00Z">
                <w:rPr>
                  <w:rFonts w:ascii="Calibri" w:eastAsia="Times New Roman" w:hAnsi="Calibri" w:cs="Calibri"/>
                  <w:color w:val="1B1C1D"/>
                </w:rPr>
              </w:rPrChange>
            </w:rPr>
            <w:delText>risk</w:delText>
          </w:r>
        </w:del>
      </w:ins>
      <w:ins w:id="11032" w:author="Pamela Kakande Nabukhonzo" w:date="2025-06-08T19:31:00Z">
        <w:del w:id="11033" w:author="Rachel Shipsey" w:date="2025-06-23T15:21:00Z">
          <w:r w:rsidR="00284FDA" w:rsidDel="008D26A9">
            <w:rPr>
              <w:rFonts w:eastAsia="Times New Roman" w:cs="Arial"/>
              <w:color w:val="1B1C1D"/>
              <w:szCs w:val="24"/>
            </w:rPr>
            <w:delText xml:space="preserve"> during data collection</w:delText>
          </w:r>
        </w:del>
      </w:ins>
      <w:ins w:id="11034" w:author="Pamela Kakande Nabukhonzo" w:date="2025-06-08T17:11:00Z">
        <w:del w:id="11035" w:author="Rachel Shipsey" w:date="2025-06-23T15:21:00Z">
          <w:r w:rsidRPr="00FF59A0" w:rsidDel="008D26A9">
            <w:rPr>
              <w:rFonts w:eastAsia="Times New Roman" w:cs="Arial"/>
              <w:color w:val="1B1C1D"/>
              <w:szCs w:val="24"/>
              <w:rPrChange w:id="11036" w:author="Pamela Kakande Nabukhonzo" w:date="2025-06-08T17:14:00Z">
                <w:rPr>
                  <w:rFonts w:ascii="Calibri" w:eastAsia="Times New Roman" w:hAnsi="Calibri" w:cs="Calibri"/>
                  <w:color w:val="1B1C1D"/>
                </w:rPr>
              </w:rPrChange>
            </w:rPr>
            <w:delText>, prepare backup systems and alternative data collection methods in case of technical failures as a contingency plan.</w:delText>
          </w:r>
        </w:del>
      </w:ins>
    </w:p>
    <w:p w14:paraId="6C272F66" w14:textId="6EE91034" w:rsidR="00E97F0B" w:rsidDel="008D26A9" w:rsidRDefault="00E97F0B">
      <w:pPr>
        <w:pStyle w:val="ListParagraph"/>
        <w:spacing w:after="0" w:line="276" w:lineRule="auto"/>
        <w:jc w:val="both"/>
        <w:rPr>
          <w:ins w:id="11037" w:author="Pamela Kakande Nabukhonzo" w:date="2025-06-08T17:50:00Z"/>
          <w:del w:id="11038" w:author="Rachel Shipsey" w:date="2025-06-23T15:21:00Z"/>
          <w:rFonts w:eastAsia="Times New Roman" w:cs="Arial"/>
          <w:color w:val="1B1C1D"/>
          <w:szCs w:val="24"/>
        </w:rPr>
        <w:pPrChange w:id="11039" w:author="Rachel Shipsey" w:date="2025-06-23T15:41:00Z">
          <w:pPr>
            <w:spacing w:after="0" w:line="240" w:lineRule="auto"/>
            <w:jc w:val="both"/>
          </w:pPr>
        </w:pPrChange>
      </w:pPr>
      <w:bookmarkStart w:id="11040" w:name="_Toc201238466"/>
      <w:bookmarkStart w:id="11041" w:name="_Toc201319862"/>
      <w:bookmarkStart w:id="11042" w:name="_Toc201238467"/>
      <w:bookmarkStart w:id="11043" w:name="_Toc201319863"/>
      <w:bookmarkStart w:id="11044" w:name="_Toc201238468"/>
      <w:bookmarkStart w:id="11045" w:name="_Toc201319864"/>
      <w:bookmarkStart w:id="11046" w:name="_Toc201238469"/>
      <w:bookmarkStart w:id="11047" w:name="_Toc201319865"/>
      <w:bookmarkStart w:id="11048" w:name="_Toc201238470"/>
      <w:bookmarkStart w:id="11049" w:name="_Toc201319866"/>
      <w:bookmarkStart w:id="11050" w:name="_Toc201238471"/>
      <w:bookmarkStart w:id="11051" w:name="_Toc201319867"/>
      <w:bookmarkStart w:id="11052" w:name="_Toc201238472"/>
      <w:bookmarkStart w:id="11053" w:name="_Toc201319868"/>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p>
    <w:p w14:paraId="3B672C4C" w14:textId="2A9EB5EF" w:rsidR="007550CB" w:rsidDel="008D26A9" w:rsidRDefault="00ED2BC8">
      <w:pPr>
        <w:pStyle w:val="ListParagraph"/>
        <w:spacing w:after="0" w:line="276" w:lineRule="auto"/>
        <w:jc w:val="both"/>
        <w:rPr>
          <w:ins w:id="11054" w:author="Pamela Kakande Nabukhonzo" w:date="2025-06-08T17:56:00Z"/>
          <w:del w:id="11055" w:author="Rachel Shipsey" w:date="2025-06-23T15:21:00Z"/>
          <w:rFonts w:eastAsia="Times New Roman" w:cs="Arial"/>
          <w:color w:val="1B1C1D"/>
          <w:szCs w:val="24"/>
        </w:rPr>
        <w:pPrChange w:id="11056" w:author="Rachel Shipsey" w:date="2025-06-23T15:41:00Z">
          <w:pPr>
            <w:spacing w:after="0" w:line="240" w:lineRule="auto"/>
            <w:jc w:val="both"/>
          </w:pPr>
        </w:pPrChange>
      </w:pPr>
      <w:ins w:id="11057" w:author="Pamela Kakande Nabukhonzo" w:date="2025-06-08T17:50:00Z">
        <w:del w:id="11058" w:author="Rachel Shipsey" w:date="2025-06-23T15:21:00Z">
          <w:r w:rsidRPr="00ED2BC8" w:rsidDel="008D26A9">
            <w:rPr>
              <w:rFonts w:eastAsia="Times New Roman" w:cs="Arial"/>
              <w:color w:val="1B1C1D"/>
              <w:szCs w:val="24"/>
            </w:rPr>
            <w:delText xml:space="preserve">Risk management during data processing </w:delText>
          </w:r>
          <w:r w:rsidR="00E97F0B" w:rsidDel="008D26A9">
            <w:rPr>
              <w:rFonts w:eastAsia="Times New Roman" w:cs="Arial"/>
              <w:color w:val="1B1C1D"/>
              <w:szCs w:val="24"/>
            </w:rPr>
            <w:delText xml:space="preserve">in </w:delText>
          </w:r>
          <w:r w:rsidR="00E97F0B" w:rsidRPr="00ED2BC8" w:rsidDel="008D26A9">
            <w:rPr>
              <w:rFonts w:eastAsia="Times New Roman" w:cs="Arial"/>
              <w:color w:val="1B1C1D"/>
              <w:szCs w:val="24"/>
            </w:rPr>
            <w:delText xml:space="preserve">digital census </w:delText>
          </w:r>
          <w:r w:rsidRPr="00ED2BC8" w:rsidDel="008D26A9">
            <w:rPr>
              <w:rFonts w:eastAsia="Times New Roman" w:cs="Arial"/>
              <w:color w:val="1B1C1D"/>
              <w:szCs w:val="24"/>
            </w:rPr>
            <w:delText>is crucial to ensure accuracy, security, and efficiency.</w:delText>
          </w:r>
        </w:del>
      </w:ins>
      <w:ins w:id="11059" w:author="Pamela Kakande Nabukhonzo" w:date="2025-06-08T17:51:00Z">
        <w:del w:id="11060" w:author="Rachel Shipsey" w:date="2025-06-23T15:21:00Z">
          <w:r w:rsidR="000D0D8E" w:rsidDel="008D26A9">
            <w:rPr>
              <w:rFonts w:eastAsia="Times New Roman" w:cs="Arial"/>
              <w:color w:val="1B1C1D"/>
              <w:szCs w:val="24"/>
            </w:rPr>
            <w:delText xml:space="preserve"> Potential risks may include </w:delText>
          </w:r>
        </w:del>
      </w:ins>
      <w:ins w:id="11061" w:author="Pamela Kakande Nabukhonzo" w:date="2025-06-08T17:52:00Z">
        <w:del w:id="11062" w:author="Rachel Shipsey" w:date="2025-06-23T15:21:00Z">
          <w:r w:rsidR="00FE1E31" w:rsidDel="008D26A9">
            <w:rPr>
              <w:rFonts w:eastAsia="Times New Roman" w:cs="Arial"/>
              <w:color w:val="1B1C1D"/>
              <w:szCs w:val="24"/>
            </w:rPr>
            <w:delText>d</w:delText>
          </w:r>
          <w:r w:rsidR="00FE1E31" w:rsidRPr="00FE1E31" w:rsidDel="008D26A9">
            <w:rPr>
              <w:rFonts w:eastAsia="Times New Roman" w:cs="Arial"/>
              <w:color w:val="1B1C1D"/>
              <w:szCs w:val="24"/>
            </w:rPr>
            <w:delText xml:space="preserve">ata </w:delText>
          </w:r>
          <w:r w:rsidR="00FE1E31" w:rsidDel="008D26A9">
            <w:rPr>
              <w:rFonts w:eastAsia="Times New Roman" w:cs="Arial"/>
              <w:color w:val="1B1C1D"/>
              <w:szCs w:val="24"/>
            </w:rPr>
            <w:delText>c</w:delText>
          </w:r>
          <w:r w:rsidR="00FE1E31" w:rsidRPr="00FE1E31" w:rsidDel="008D26A9">
            <w:rPr>
              <w:rFonts w:eastAsia="Times New Roman" w:cs="Arial"/>
              <w:color w:val="1B1C1D"/>
              <w:szCs w:val="24"/>
            </w:rPr>
            <w:delText>orruption</w:delText>
          </w:r>
          <w:r w:rsidR="00FE1E31" w:rsidDel="008D26A9">
            <w:rPr>
              <w:rFonts w:eastAsia="Times New Roman" w:cs="Arial"/>
              <w:color w:val="1B1C1D"/>
              <w:szCs w:val="24"/>
            </w:rPr>
            <w:delText xml:space="preserve"> due to e</w:delText>
          </w:r>
          <w:r w:rsidR="00FE1E31" w:rsidRPr="00FE1E31" w:rsidDel="008D26A9">
            <w:rPr>
              <w:rFonts w:eastAsia="Times New Roman" w:cs="Arial"/>
              <w:color w:val="1B1C1D"/>
              <w:szCs w:val="24"/>
            </w:rPr>
            <w:delText>rrors in transmission or storage lead</w:delText>
          </w:r>
          <w:r w:rsidR="000A387E" w:rsidDel="008D26A9">
            <w:rPr>
              <w:rFonts w:eastAsia="Times New Roman" w:cs="Arial"/>
              <w:color w:val="1B1C1D"/>
              <w:szCs w:val="24"/>
            </w:rPr>
            <w:delText>ing</w:delText>
          </w:r>
          <w:r w:rsidR="00FE1E31" w:rsidRPr="00FE1E31" w:rsidDel="008D26A9">
            <w:rPr>
              <w:rFonts w:eastAsia="Times New Roman" w:cs="Arial"/>
              <w:color w:val="1B1C1D"/>
              <w:szCs w:val="24"/>
            </w:rPr>
            <w:delText xml:space="preserve"> to inaccurate results</w:delText>
          </w:r>
        </w:del>
      </w:ins>
      <w:ins w:id="11063" w:author="Pamela Kakande Nabukhonzo" w:date="2025-06-08T17:53:00Z">
        <w:del w:id="11064" w:author="Rachel Shipsey" w:date="2025-06-23T15:21:00Z">
          <w:r w:rsidR="00633E64" w:rsidDel="008D26A9">
            <w:rPr>
              <w:rFonts w:eastAsia="Times New Roman" w:cs="Arial"/>
              <w:color w:val="1B1C1D"/>
              <w:szCs w:val="24"/>
            </w:rPr>
            <w:delText>;</w:delText>
          </w:r>
          <w:r w:rsidR="000A387E" w:rsidDel="008D26A9">
            <w:rPr>
              <w:rFonts w:eastAsia="Times New Roman" w:cs="Arial"/>
              <w:color w:val="1B1C1D"/>
              <w:szCs w:val="24"/>
            </w:rPr>
            <w:delText xml:space="preserve"> c</w:delText>
          </w:r>
          <w:r w:rsidR="000A387E" w:rsidRPr="000A387E" w:rsidDel="008D26A9">
            <w:rPr>
              <w:rFonts w:eastAsia="Times New Roman" w:cs="Arial"/>
              <w:color w:val="1B1C1D"/>
              <w:szCs w:val="24"/>
            </w:rPr>
            <w:delText xml:space="preserve">ybersecurity </w:delText>
          </w:r>
          <w:r w:rsidR="000A387E" w:rsidDel="008D26A9">
            <w:rPr>
              <w:rFonts w:eastAsia="Times New Roman" w:cs="Arial"/>
              <w:color w:val="1B1C1D"/>
              <w:szCs w:val="24"/>
            </w:rPr>
            <w:delText>t</w:delText>
          </w:r>
          <w:r w:rsidR="000A387E" w:rsidRPr="000A387E" w:rsidDel="008D26A9">
            <w:rPr>
              <w:rFonts w:eastAsia="Times New Roman" w:cs="Arial"/>
              <w:color w:val="1B1C1D"/>
              <w:szCs w:val="24"/>
            </w:rPr>
            <w:delText>hreats</w:delText>
          </w:r>
          <w:r w:rsidR="00633E64" w:rsidDel="008D26A9">
            <w:rPr>
              <w:rFonts w:eastAsia="Times New Roman" w:cs="Arial"/>
              <w:color w:val="1B1C1D"/>
              <w:szCs w:val="24"/>
            </w:rPr>
            <w:delText xml:space="preserve"> from u</w:delText>
          </w:r>
          <w:r w:rsidR="000A387E" w:rsidRPr="000A387E" w:rsidDel="008D26A9">
            <w:rPr>
              <w:rFonts w:eastAsia="Times New Roman" w:cs="Arial"/>
              <w:color w:val="1B1C1D"/>
              <w:szCs w:val="24"/>
            </w:rPr>
            <w:delText>nauthorized access, hacking, or data breaches</w:delText>
          </w:r>
          <w:r w:rsidR="00633E64" w:rsidDel="008D26A9">
            <w:rPr>
              <w:rFonts w:eastAsia="Times New Roman" w:cs="Arial"/>
              <w:color w:val="1B1C1D"/>
              <w:szCs w:val="24"/>
            </w:rPr>
            <w:delText>;</w:delText>
          </w:r>
          <w:r w:rsidR="00633E64" w:rsidRPr="00633E64" w:rsidDel="008D26A9">
            <w:delText xml:space="preserve"> </w:delText>
          </w:r>
        </w:del>
      </w:ins>
      <w:ins w:id="11065" w:author="Pamela Kakande Nabukhonzo" w:date="2025-06-08T17:54:00Z">
        <w:del w:id="11066" w:author="Rachel Shipsey" w:date="2025-06-23T15:21:00Z">
          <w:r w:rsidR="00633E64" w:rsidDel="008D26A9">
            <w:rPr>
              <w:rFonts w:eastAsia="Times New Roman" w:cs="Arial"/>
              <w:color w:val="1B1C1D"/>
              <w:szCs w:val="24"/>
            </w:rPr>
            <w:delText>s</w:delText>
          </w:r>
        </w:del>
      </w:ins>
      <w:ins w:id="11067" w:author="Pamela Kakande Nabukhonzo" w:date="2025-06-08T17:53:00Z">
        <w:del w:id="11068" w:author="Rachel Shipsey" w:date="2025-06-23T15:21:00Z">
          <w:r w:rsidR="00633E64" w:rsidRPr="00633E64" w:rsidDel="008D26A9">
            <w:rPr>
              <w:rFonts w:eastAsia="Times New Roman" w:cs="Arial"/>
              <w:color w:val="1B1C1D"/>
              <w:szCs w:val="24"/>
            </w:rPr>
            <w:delText>ystem overloads or software failures</w:delText>
          </w:r>
        </w:del>
      </w:ins>
      <w:ins w:id="11069" w:author="Pamela Kakande Nabukhonzo" w:date="2025-06-08T17:54:00Z">
        <w:del w:id="11070" w:author="Rachel Shipsey" w:date="2025-06-23T15:21:00Z">
          <w:r w:rsidR="003A0664" w:rsidDel="008D26A9">
            <w:rPr>
              <w:rFonts w:eastAsia="Times New Roman" w:cs="Arial"/>
              <w:color w:val="1B1C1D"/>
              <w:szCs w:val="24"/>
            </w:rPr>
            <w:delText xml:space="preserve"> and a</w:delText>
          </w:r>
          <w:r w:rsidR="003A0664" w:rsidRPr="003A0664" w:rsidDel="008D26A9">
            <w:rPr>
              <w:rFonts w:eastAsia="Times New Roman" w:cs="Arial"/>
              <w:color w:val="1B1C1D"/>
              <w:szCs w:val="24"/>
            </w:rPr>
            <w:delText xml:space="preserve">utomated processing errors </w:delText>
          </w:r>
          <w:r w:rsidR="003A0664" w:rsidDel="008D26A9">
            <w:rPr>
              <w:rFonts w:eastAsia="Times New Roman" w:cs="Arial"/>
              <w:color w:val="1B1C1D"/>
              <w:szCs w:val="24"/>
            </w:rPr>
            <w:delText>from a</w:delText>
          </w:r>
          <w:r w:rsidR="003A0664" w:rsidRPr="003A0664" w:rsidDel="008D26A9">
            <w:rPr>
              <w:rFonts w:eastAsia="Times New Roman" w:cs="Arial"/>
              <w:color w:val="1B1C1D"/>
              <w:szCs w:val="24"/>
            </w:rPr>
            <w:delText xml:space="preserve">lgorithm </w:delText>
          </w:r>
          <w:r w:rsidR="003A0664" w:rsidDel="008D26A9">
            <w:rPr>
              <w:rFonts w:eastAsia="Times New Roman" w:cs="Arial"/>
              <w:color w:val="1B1C1D"/>
              <w:szCs w:val="24"/>
            </w:rPr>
            <w:delText>b</w:delText>
          </w:r>
          <w:r w:rsidR="003A0664" w:rsidRPr="003A0664" w:rsidDel="008D26A9">
            <w:rPr>
              <w:rFonts w:eastAsia="Times New Roman" w:cs="Arial"/>
              <w:color w:val="1B1C1D"/>
              <w:szCs w:val="24"/>
            </w:rPr>
            <w:delText>ias</w:delText>
          </w:r>
        </w:del>
      </w:ins>
      <w:ins w:id="11071" w:author="Pamela Kakande Nabukhonzo" w:date="2025-06-08T17:58:00Z">
        <w:del w:id="11072" w:author="Rachel Shipsey" w:date="2025-06-23T15:21:00Z">
          <w:r w:rsidR="008B60BC" w:rsidDel="008D26A9">
            <w:rPr>
              <w:rFonts w:eastAsia="Times New Roman" w:cs="Arial"/>
              <w:color w:val="1B1C1D"/>
              <w:szCs w:val="24"/>
            </w:rPr>
            <w:delText xml:space="preserve"> in the data </w:delText>
          </w:r>
          <w:r w:rsidR="002B23DB" w:rsidDel="008D26A9">
            <w:rPr>
              <w:rFonts w:eastAsia="Times New Roman" w:cs="Arial"/>
              <w:color w:val="1B1C1D"/>
              <w:szCs w:val="24"/>
            </w:rPr>
            <w:delText xml:space="preserve">editing </w:delText>
          </w:r>
          <w:r w:rsidR="008B60BC" w:rsidDel="008D26A9">
            <w:rPr>
              <w:rFonts w:eastAsia="Times New Roman" w:cs="Arial"/>
              <w:color w:val="1B1C1D"/>
              <w:szCs w:val="24"/>
            </w:rPr>
            <w:delText>script</w:delText>
          </w:r>
        </w:del>
      </w:ins>
      <w:ins w:id="11073" w:author="Pamela Kakande Nabukhonzo" w:date="2025-06-08T17:54:00Z">
        <w:del w:id="11074" w:author="Rachel Shipsey" w:date="2025-06-23T15:21:00Z">
          <w:r w:rsidR="003A0664" w:rsidRPr="003A0664" w:rsidDel="008D26A9">
            <w:rPr>
              <w:rFonts w:eastAsia="Times New Roman" w:cs="Arial"/>
              <w:color w:val="1B1C1D"/>
              <w:szCs w:val="24"/>
            </w:rPr>
            <w:delText xml:space="preserve"> affecting data integrity</w:delText>
          </w:r>
        </w:del>
      </w:ins>
      <w:ins w:id="11075" w:author="Pamela Kakande Nabukhonzo" w:date="2025-06-08T17:53:00Z">
        <w:del w:id="11076" w:author="Rachel Shipsey" w:date="2025-06-23T15:21:00Z">
          <w:r w:rsidR="00633E64" w:rsidRPr="00633E64" w:rsidDel="008D26A9">
            <w:rPr>
              <w:rFonts w:eastAsia="Times New Roman" w:cs="Arial"/>
              <w:color w:val="1B1C1D"/>
              <w:szCs w:val="24"/>
            </w:rPr>
            <w:delText>.</w:delText>
          </w:r>
        </w:del>
      </w:ins>
      <w:ins w:id="11077" w:author="Pamela Kakande Nabukhonzo" w:date="2025-06-08T17:56:00Z">
        <w:del w:id="11078" w:author="Rachel Shipsey" w:date="2025-06-23T15:21:00Z">
          <w:r w:rsidR="007550CB" w:rsidDel="008D26A9">
            <w:rPr>
              <w:rFonts w:eastAsia="Times New Roman" w:cs="Arial"/>
              <w:color w:val="1B1C1D"/>
              <w:szCs w:val="24"/>
            </w:rPr>
            <w:delText xml:space="preserve"> As</w:delText>
          </w:r>
        </w:del>
      </w:ins>
      <w:ins w:id="11079" w:author="Pamela Kakande Nabukhonzo" w:date="2025-06-08T17:11:00Z">
        <w:del w:id="11080" w:author="Rachel Shipsey" w:date="2025-06-23T15:21:00Z">
          <w:r w:rsidR="00A6787C" w:rsidRPr="00FF59A0" w:rsidDel="008D26A9">
            <w:rPr>
              <w:rFonts w:eastAsia="Times New Roman" w:cs="Arial"/>
              <w:color w:val="1B1C1D"/>
              <w:szCs w:val="24"/>
              <w:rPrChange w:id="11081" w:author="Pamela Kakande Nabukhonzo" w:date="2025-06-08T17:14:00Z">
                <w:rPr>
                  <w:rFonts w:ascii="Calibri" w:eastAsia="Times New Roman" w:hAnsi="Calibri" w:cs="Calibri"/>
                  <w:color w:val="1B1C1D"/>
                </w:rPr>
              </w:rPrChange>
            </w:rPr>
            <w:delText xml:space="preserve"> a risk mitigation</w:delText>
          </w:r>
        </w:del>
      </w:ins>
      <w:ins w:id="11082" w:author="Pamela Kakande Nabukhonzo" w:date="2025-06-08T17:56:00Z">
        <w:del w:id="11083" w:author="Rachel Shipsey" w:date="2025-06-23T15:21:00Z">
          <w:r w:rsidR="007550CB" w:rsidDel="008D26A9">
            <w:rPr>
              <w:rFonts w:eastAsia="Times New Roman" w:cs="Arial"/>
              <w:color w:val="1B1C1D"/>
              <w:szCs w:val="24"/>
            </w:rPr>
            <w:delText xml:space="preserve"> strategy:</w:delText>
          </w:r>
        </w:del>
      </w:ins>
    </w:p>
    <w:p w14:paraId="57C68CE9" w14:textId="07AC3AE7" w:rsidR="007550CB" w:rsidRPr="007550CB" w:rsidDel="008D26A9" w:rsidRDefault="00A6787C">
      <w:pPr>
        <w:pStyle w:val="ListParagraph"/>
        <w:spacing w:after="0" w:line="276" w:lineRule="auto"/>
        <w:jc w:val="both"/>
        <w:rPr>
          <w:ins w:id="11084" w:author="Pamela Kakande Nabukhonzo" w:date="2025-06-08T17:57:00Z"/>
          <w:del w:id="11085" w:author="Rachel Shipsey" w:date="2025-06-23T15:21:00Z"/>
          <w:rFonts w:eastAsia="Times New Roman" w:cs="Arial"/>
          <w:color w:val="1B1C1D"/>
          <w:szCs w:val="24"/>
          <w:rPrChange w:id="11086" w:author="Pamela Kakande Nabukhonzo" w:date="2025-06-08T17:57:00Z">
            <w:rPr>
              <w:ins w:id="11087" w:author="Pamela Kakande Nabukhonzo" w:date="2025-06-08T17:57:00Z"/>
              <w:del w:id="11088" w:author="Rachel Shipsey" w:date="2025-06-23T15:21:00Z"/>
            </w:rPr>
          </w:rPrChange>
        </w:rPr>
        <w:pPrChange w:id="11089" w:author="Rachel Shipsey" w:date="2025-06-23T15:41:00Z">
          <w:pPr>
            <w:pStyle w:val="ListParagraph"/>
            <w:numPr>
              <w:numId w:val="244"/>
            </w:numPr>
            <w:spacing w:after="0" w:line="240" w:lineRule="auto"/>
            <w:ind w:left="784" w:hanging="360"/>
            <w:jc w:val="both"/>
          </w:pPr>
        </w:pPrChange>
      </w:pPr>
      <w:ins w:id="11090" w:author="Pamela Kakande Nabukhonzo" w:date="2025-06-08T17:11:00Z">
        <w:del w:id="11091" w:author="Rachel Shipsey" w:date="2025-06-23T15:21:00Z">
          <w:r w:rsidRPr="007550CB" w:rsidDel="008D26A9">
            <w:rPr>
              <w:rFonts w:eastAsia="Times New Roman" w:cs="Arial"/>
              <w:color w:val="1B1C1D"/>
              <w:szCs w:val="24"/>
              <w:rPrChange w:id="11092" w:author="Pamela Kakande Nabukhonzo" w:date="2025-06-08T17:56:00Z">
                <w:rPr>
                  <w:rFonts w:ascii="Calibri" w:eastAsia="Times New Roman" w:hAnsi="Calibri" w:cs="Calibri"/>
                  <w:color w:val="1B1C1D"/>
                </w:rPr>
              </w:rPrChange>
            </w:rPr>
            <w:delText>adopt cybersecurity measures to protect census data from cyber threats through encryption, access controls, and regular security audits.</w:delText>
          </w:r>
        </w:del>
      </w:ins>
      <w:ins w:id="11093" w:author="Pamela Kakande Nabukhonzo" w:date="2025-06-08T17:55:00Z">
        <w:del w:id="11094" w:author="Rachel Shipsey" w:date="2025-06-23T15:21:00Z">
          <w:r w:rsidR="00970B27" w:rsidRPr="00970B27" w:rsidDel="008D26A9">
            <w:delText xml:space="preserve"> </w:delText>
          </w:r>
        </w:del>
      </w:ins>
    </w:p>
    <w:p w14:paraId="33EE7B8C" w14:textId="5E74A903" w:rsidR="007550CB" w:rsidRPr="007550CB" w:rsidDel="008D26A9" w:rsidRDefault="00970B27">
      <w:pPr>
        <w:pStyle w:val="ListParagraph"/>
        <w:spacing w:after="0" w:line="276" w:lineRule="auto"/>
        <w:jc w:val="both"/>
        <w:rPr>
          <w:ins w:id="11095" w:author="Pamela Kakande Nabukhonzo" w:date="2025-06-08T17:57:00Z"/>
          <w:del w:id="11096" w:author="Rachel Shipsey" w:date="2025-06-23T15:21:00Z"/>
          <w:rFonts w:eastAsia="Times New Roman" w:cs="Arial"/>
          <w:color w:val="1B1C1D"/>
          <w:szCs w:val="24"/>
          <w:rPrChange w:id="11097" w:author="Pamela Kakande Nabukhonzo" w:date="2025-06-08T17:57:00Z">
            <w:rPr>
              <w:ins w:id="11098" w:author="Pamela Kakande Nabukhonzo" w:date="2025-06-08T17:57:00Z"/>
              <w:del w:id="11099" w:author="Rachel Shipsey" w:date="2025-06-23T15:21:00Z"/>
            </w:rPr>
          </w:rPrChange>
        </w:rPr>
        <w:pPrChange w:id="11100" w:author="Rachel Shipsey" w:date="2025-06-23T15:41:00Z">
          <w:pPr>
            <w:pStyle w:val="ListParagraph"/>
            <w:numPr>
              <w:numId w:val="244"/>
            </w:numPr>
            <w:spacing w:after="0" w:line="240" w:lineRule="auto"/>
            <w:ind w:left="784" w:hanging="360"/>
            <w:jc w:val="both"/>
          </w:pPr>
        </w:pPrChange>
      </w:pPr>
      <w:ins w:id="11101" w:author="Pamela Kakande Nabukhonzo" w:date="2025-06-08T17:55:00Z">
        <w:del w:id="11102" w:author="Rachel Shipsey" w:date="2025-06-23T15:21:00Z">
          <w:r w:rsidRPr="007550CB" w:rsidDel="008D26A9">
            <w:rPr>
              <w:rFonts w:eastAsia="Times New Roman" w:cs="Arial"/>
              <w:color w:val="1B1C1D"/>
              <w:szCs w:val="24"/>
              <w:rPrChange w:id="11103" w:author="Pamela Kakande Nabukhonzo" w:date="2025-06-08T17:56:00Z">
                <w:rPr/>
              </w:rPrChange>
            </w:rPr>
            <w:delText xml:space="preserve">Regularly audit </w:delText>
          </w:r>
        </w:del>
      </w:ins>
      <w:ins w:id="11104" w:author="Pamela Kakande Nabukhonzo" w:date="2025-06-08T17:58:00Z">
        <w:del w:id="11105" w:author="Rachel Shipsey" w:date="2025-06-23T15:21:00Z">
          <w:r w:rsidR="002B23DB" w:rsidDel="008D26A9">
            <w:rPr>
              <w:rFonts w:eastAsia="Times New Roman" w:cs="Arial"/>
              <w:color w:val="1B1C1D"/>
              <w:szCs w:val="24"/>
            </w:rPr>
            <w:delText xml:space="preserve">data editing </w:delText>
          </w:r>
        </w:del>
      </w:ins>
      <w:ins w:id="11106" w:author="Pamela Kakande Nabukhonzo" w:date="2025-06-08T17:55:00Z">
        <w:del w:id="11107" w:author="Rachel Shipsey" w:date="2025-06-23T15:21:00Z">
          <w:r w:rsidRPr="007550CB" w:rsidDel="008D26A9">
            <w:rPr>
              <w:rFonts w:eastAsia="Times New Roman" w:cs="Arial"/>
              <w:color w:val="1B1C1D"/>
              <w:szCs w:val="24"/>
              <w:rPrChange w:id="11108" w:author="Pamela Kakande Nabukhonzo" w:date="2025-06-08T17:56:00Z">
                <w:rPr/>
              </w:rPrChange>
            </w:rPr>
            <w:delText>algorithms for fairness and accuracy.</w:delText>
          </w:r>
        </w:del>
      </w:ins>
      <w:ins w:id="11109" w:author="Pamela Kakande Nabukhonzo" w:date="2025-06-08T17:56:00Z">
        <w:del w:id="11110" w:author="Rachel Shipsey" w:date="2025-06-23T15:21:00Z">
          <w:r w:rsidR="004660ED" w:rsidRPr="004660ED" w:rsidDel="008D26A9">
            <w:delText xml:space="preserve"> </w:delText>
          </w:r>
        </w:del>
      </w:ins>
    </w:p>
    <w:p w14:paraId="042A2693" w14:textId="297BFA51" w:rsidR="0045707E" w:rsidDel="008D26A9" w:rsidRDefault="004660ED">
      <w:pPr>
        <w:pStyle w:val="ListParagraph"/>
        <w:spacing w:after="0" w:line="276" w:lineRule="auto"/>
        <w:jc w:val="both"/>
        <w:rPr>
          <w:ins w:id="11111" w:author="Pamela Kakande Nabukhonzo" w:date="2025-06-08T18:02:00Z"/>
          <w:del w:id="11112" w:author="Rachel Shipsey" w:date="2025-06-23T15:21:00Z"/>
          <w:rFonts w:eastAsia="Times New Roman" w:cs="Arial"/>
          <w:color w:val="1B1C1D"/>
          <w:szCs w:val="24"/>
        </w:rPr>
        <w:pPrChange w:id="11113" w:author="Rachel Shipsey" w:date="2025-06-23T15:41:00Z">
          <w:pPr>
            <w:pStyle w:val="ListParagraph"/>
            <w:numPr>
              <w:numId w:val="244"/>
            </w:numPr>
            <w:spacing w:after="0" w:line="240" w:lineRule="auto"/>
            <w:ind w:left="784" w:hanging="360"/>
            <w:jc w:val="both"/>
          </w:pPr>
        </w:pPrChange>
      </w:pPr>
      <w:ins w:id="11114" w:author="Pamela Kakande Nabukhonzo" w:date="2025-06-08T17:56:00Z">
        <w:del w:id="11115" w:author="Rachel Shipsey" w:date="2025-06-23T15:21:00Z">
          <w:r w:rsidRPr="007550CB" w:rsidDel="008D26A9">
            <w:rPr>
              <w:rFonts w:eastAsia="Times New Roman" w:cs="Arial"/>
              <w:color w:val="1B1C1D"/>
              <w:szCs w:val="24"/>
              <w:rPrChange w:id="11116" w:author="Pamela Kakande Nabukhonzo" w:date="2025-06-08T17:56:00Z">
                <w:rPr/>
              </w:rPrChange>
            </w:rPr>
            <w:delText>Maintain backup servers and alternative processing methods</w:delText>
          </w:r>
        </w:del>
      </w:ins>
      <w:ins w:id="11117" w:author="Pamela Kakande Nabukhonzo" w:date="2025-06-08T18:04:00Z">
        <w:del w:id="11118" w:author="Rachel Shipsey" w:date="2025-06-23T15:21:00Z">
          <w:r w:rsidR="00146FA3" w:rsidDel="008D26A9">
            <w:rPr>
              <w:rFonts w:eastAsia="Times New Roman" w:cs="Arial"/>
              <w:color w:val="1B1C1D"/>
              <w:szCs w:val="24"/>
            </w:rPr>
            <w:delText xml:space="preserve"> or c</w:delText>
          </w:r>
          <w:r w:rsidR="00146FA3" w:rsidRPr="00547ADD" w:rsidDel="008D26A9">
            <w:rPr>
              <w:rFonts w:eastAsia="Times New Roman" w:cs="Arial"/>
              <w:color w:val="1B1C1D"/>
              <w:szCs w:val="24"/>
            </w:rPr>
            <w:delText>enters</w:delText>
          </w:r>
          <w:r w:rsidR="00EC5D34" w:rsidDel="008D26A9">
            <w:rPr>
              <w:rFonts w:eastAsia="Times New Roman" w:cs="Arial"/>
              <w:color w:val="1B1C1D"/>
              <w:szCs w:val="24"/>
            </w:rPr>
            <w:delText xml:space="preserve"> by e</w:delText>
          </w:r>
          <w:r w:rsidR="00146FA3" w:rsidRPr="00547ADD" w:rsidDel="008D26A9">
            <w:rPr>
              <w:rFonts w:eastAsia="Times New Roman" w:cs="Arial"/>
              <w:color w:val="1B1C1D"/>
              <w:szCs w:val="24"/>
            </w:rPr>
            <w:delText>stablish</w:delText>
          </w:r>
        </w:del>
      </w:ins>
      <w:ins w:id="11119" w:author="Pamela Kakande Nabukhonzo" w:date="2025-06-08T18:05:00Z">
        <w:del w:id="11120" w:author="Rachel Shipsey" w:date="2025-06-23T15:21:00Z">
          <w:r w:rsidR="00EC5D34" w:rsidDel="008D26A9">
            <w:rPr>
              <w:rFonts w:eastAsia="Times New Roman" w:cs="Arial"/>
              <w:color w:val="1B1C1D"/>
              <w:szCs w:val="24"/>
            </w:rPr>
            <w:delText>ing</w:delText>
          </w:r>
        </w:del>
      </w:ins>
      <w:ins w:id="11121" w:author="Pamela Kakande Nabukhonzo" w:date="2025-06-08T18:04:00Z">
        <w:del w:id="11122" w:author="Rachel Shipsey" w:date="2025-06-23T15:21:00Z">
          <w:r w:rsidR="00146FA3" w:rsidRPr="00547ADD" w:rsidDel="008D26A9">
            <w:rPr>
              <w:rFonts w:eastAsia="Times New Roman" w:cs="Arial"/>
              <w:color w:val="1B1C1D"/>
              <w:szCs w:val="24"/>
            </w:rPr>
            <w:delText xml:space="preserve"> secondary locations for data handling</w:delText>
          </w:r>
        </w:del>
      </w:ins>
      <w:ins w:id="11123" w:author="Pamela Kakande Nabukhonzo" w:date="2025-06-08T18:05:00Z">
        <w:del w:id="11124" w:author="Rachel Shipsey" w:date="2025-06-23T15:21:00Z">
          <w:r w:rsidR="00EC5D34" w:rsidDel="008D26A9">
            <w:rPr>
              <w:rFonts w:eastAsia="Times New Roman" w:cs="Arial"/>
              <w:color w:val="1B1C1D"/>
              <w:szCs w:val="24"/>
            </w:rPr>
            <w:delText>.</w:delText>
          </w:r>
          <w:r w:rsidR="00A44C40" w:rsidDel="008D26A9">
            <w:rPr>
              <w:rFonts w:eastAsia="Times New Roman" w:cs="Arial"/>
              <w:color w:val="1B1C1D"/>
              <w:szCs w:val="24"/>
            </w:rPr>
            <w:delText xml:space="preserve"> It can be in another government entity</w:delText>
          </w:r>
        </w:del>
      </w:ins>
      <w:ins w:id="11125" w:author="Pamela Kakande Nabukhonzo" w:date="2025-06-08T18:06:00Z">
        <w:del w:id="11126" w:author="Rachel Shipsey" w:date="2025-06-23T15:21:00Z">
          <w:r w:rsidR="001D5604" w:rsidDel="008D26A9">
            <w:rPr>
              <w:rFonts w:eastAsia="Times New Roman" w:cs="Arial"/>
              <w:color w:val="1B1C1D"/>
              <w:szCs w:val="24"/>
            </w:rPr>
            <w:delText>.</w:delText>
          </w:r>
        </w:del>
      </w:ins>
    </w:p>
    <w:p w14:paraId="1EDC7252" w14:textId="37F6FF25" w:rsidR="00547ADD" w:rsidRPr="00547ADD" w:rsidDel="008D26A9" w:rsidRDefault="00547ADD">
      <w:pPr>
        <w:pStyle w:val="ListParagraph"/>
        <w:spacing w:after="0" w:line="276" w:lineRule="auto"/>
        <w:jc w:val="both"/>
        <w:rPr>
          <w:ins w:id="11127" w:author="Pamela Kakande Nabukhonzo" w:date="2025-06-08T18:02:00Z"/>
          <w:del w:id="11128" w:author="Rachel Shipsey" w:date="2025-06-23T15:21:00Z"/>
          <w:rFonts w:eastAsia="Times New Roman" w:cs="Arial"/>
          <w:color w:val="1B1C1D"/>
          <w:szCs w:val="24"/>
        </w:rPr>
        <w:pPrChange w:id="11129" w:author="Rachel Shipsey" w:date="2025-06-23T15:41:00Z">
          <w:pPr>
            <w:pStyle w:val="ListParagraph"/>
            <w:numPr>
              <w:numId w:val="244"/>
            </w:numPr>
            <w:spacing w:after="0" w:line="240" w:lineRule="auto"/>
            <w:ind w:left="784" w:hanging="360"/>
            <w:jc w:val="both"/>
          </w:pPr>
        </w:pPrChange>
      </w:pPr>
      <w:ins w:id="11130" w:author="Pamela Kakande Nabukhonzo" w:date="2025-06-08T18:02:00Z">
        <w:del w:id="11131" w:author="Rachel Shipsey" w:date="2025-06-23T15:21:00Z">
          <w:r w:rsidRPr="00547ADD" w:rsidDel="008D26A9">
            <w:rPr>
              <w:rFonts w:eastAsia="Times New Roman" w:cs="Arial"/>
              <w:color w:val="1B1C1D"/>
              <w:szCs w:val="24"/>
            </w:rPr>
            <w:delText>P</w:delText>
          </w:r>
        </w:del>
      </w:ins>
      <w:ins w:id="11132" w:author="Pamela Kakande Nabukhonzo" w:date="2025-06-08T18:05:00Z">
        <w:del w:id="11133" w:author="Rachel Shipsey" w:date="2025-06-23T15:21:00Z">
          <w:r w:rsidR="00A44C40" w:rsidDel="008D26A9">
            <w:rPr>
              <w:rFonts w:eastAsia="Times New Roman" w:cs="Arial"/>
              <w:color w:val="1B1C1D"/>
              <w:szCs w:val="24"/>
            </w:rPr>
            <w:delText>lan</w:delText>
          </w:r>
        </w:del>
      </w:ins>
      <w:ins w:id="11134" w:author="Pamela Kakande Nabukhonzo" w:date="2025-06-08T18:02:00Z">
        <w:del w:id="11135" w:author="Rachel Shipsey" w:date="2025-06-23T15:21:00Z">
          <w:r w:rsidRPr="00547ADD" w:rsidDel="008D26A9">
            <w:rPr>
              <w:rFonts w:eastAsia="Times New Roman" w:cs="Arial"/>
              <w:color w:val="1B1C1D"/>
              <w:szCs w:val="24"/>
            </w:rPr>
            <w:delText xml:space="preserve"> for system failures with </w:delText>
          </w:r>
        </w:del>
      </w:ins>
      <w:ins w:id="11136" w:author="Pamela Kakande Nabukhonzo" w:date="2025-06-08T18:03:00Z">
        <w:del w:id="11137" w:author="Rachel Shipsey" w:date="2025-06-23T15:21:00Z">
          <w:r w:rsidR="00B03721" w:rsidDel="008D26A9">
            <w:rPr>
              <w:rFonts w:eastAsia="Times New Roman" w:cs="Arial"/>
              <w:color w:val="1B1C1D"/>
              <w:szCs w:val="24"/>
            </w:rPr>
            <w:delText xml:space="preserve">a </w:delText>
          </w:r>
        </w:del>
      </w:ins>
      <w:ins w:id="11138" w:author="Pamela Kakande Nabukhonzo" w:date="2025-06-08T18:04:00Z">
        <w:del w:id="11139" w:author="Rachel Shipsey" w:date="2025-06-23T15:21:00Z">
          <w:r w:rsidR="00146FA3" w:rsidDel="008D26A9">
            <w:rPr>
              <w:rFonts w:eastAsia="Times New Roman" w:cs="Arial"/>
              <w:color w:val="1B1C1D"/>
              <w:szCs w:val="24"/>
            </w:rPr>
            <w:delText xml:space="preserve">documented </w:delText>
          </w:r>
        </w:del>
      </w:ins>
      <w:ins w:id="11140" w:author="Pamela Kakande Nabukhonzo" w:date="2025-06-08T18:03:00Z">
        <w:del w:id="11141" w:author="Rachel Shipsey" w:date="2025-06-23T15:21:00Z">
          <w:r w:rsidR="00B03721" w:rsidDel="008D26A9">
            <w:rPr>
              <w:rFonts w:eastAsia="Times New Roman" w:cs="Arial"/>
              <w:color w:val="1B1C1D"/>
              <w:szCs w:val="24"/>
            </w:rPr>
            <w:delText>d</w:delText>
          </w:r>
          <w:r w:rsidR="00A31FCE" w:rsidRPr="00547ADD" w:rsidDel="008D26A9">
            <w:rPr>
              <w:rFonts w:eastAsia="Times New Roman" w:cs="Arial"/>
              <w:color w:val="1B1C1D"/>
              <w:szCs w:val="24"/>
            </w:rPr>
            <w:delText xml:space="preserve">isaster </w:delText>
          </w:r>
        </w:del>
      </w:ins>
      <w:ins w:id="11142" w:author="Pamela Kakande Nabukhonzo" w:date="2025-06-08T18:04:00Z">
        <w:del w:id="11143" w:author="Rachel Shipsey" w:date="2025-06-23T15:21:00Z">
          <w:r w:rsidR="00B03721" w:rsidDel="008D26A9">
            <w:rPr>
              <w:rFonts w:eastAsia="Times New Roman" w:cs="Arial"/>
              <w:color w:val="1B1C1D"/>
              <w:szCs w:val="24"/>
            </w:rPr>
            <w:delText>r</w:delText>
          </w:r>
        </w:del>
      </w:ins>
      <w:ins w:id="11144" w:author="Pamela Kakande Nabukhonzo" w:date="2025-06-08T18:03:00Z">
        <w:del w:id="11145" w:author="Rachel Shipsey" w:date="2025-06-23T15:21:00Z">
          <w:r w:rsidR="00A31FCE" w:rsidRPr="00547ADD" w:rsidDel="008D26A9">
            <w:rPr>
              <w:rFonts w:eastAsia="Times New Roman" w:cs="Arial"/>
              <w:color w:val="1B1C1D"/>
              <w:szCs w:val="24"/>
            </w:rPr>
            <w:delText xml:space="preserve">ecovery </w:delText>
          </w:r>
        </w:del>
      </w:ins>
      <w:ins w:id="11146" w:author="Pamela Kakande Nabukhonzo" w:date="2025-06-08T18:04:00Z">
        <w:del w:id="11147" w:author="Rachel Shipsey" w:date="2025-06-23T15:21:00Z">
          <w:r w:rsidR="00B03721" w:rsidDel="008D26A9">
            <w:rPr>
              <w:rFonts w:eastAsia="Times New Roman" w:cs="Arial"/>
              <w:color w:val="1B1C1D"/>
              <w:szCs w:val="24"/>
            </w:rPr>
            <w:delText>p</w:delText>
          </w:r>
        </w:del>
      </w:ins>
      <w:ins w:id="11148" w:author="Pamela Kakande Nabukhonzo" w:date="2025-06-08T18:03:00Z">
        <w:del w:id="11149" w:author="Rachel Shipsey" w:date="2025-06-23T15:21:00Z">
          <w:r w:rsidR="00A31FCE" w:rsidRPr="00547ADD" w:rsidDel="008D26A9">
            <w:rPr>
              <w:rFonts w:eastAsia="Times New Roman" w:cs="Arial"/>
              <w:color w:val="1B1C1D"/>
              <w:szCs w:val="24"/>
            </w:rPr>
            <w:delText>lan</w:delText>
          </w:r>
        </w:del>
      </w:ins>
      <w:ins w:id="11150" w:author="Pamela Kakande Nabukhonzo" w:date="2025-06-08T18:02:00Z">
        <w:del w:id="11151" w:author="Rachel Shipsey" w:date="2025-06-23T15:21:00Z">
          <w:r w:rsidRPr="00547ADD" w:rsidDel="008D26A9">
            <w:rPr>
              <w:rFonts w:eastAsia="Times New Roman" w:cs="Arial"/>
              <w:color w:val="1B1C1D"/>
              <w:szCs w:val="24"/>
            </w:rPr>
            <w:delText>.</w:delText>
          </w:r>
        </w:del>
      </w:ins>
    </w:p>
    <w:p w14:paraId="5FF7F444" w14:textId="19A7098F" w:rsidR="00547ADD" w:rsidRPr="00EC5D34" w:rsidDel="008D26A9" w:rsidRDefault="00547ADD">
      <w:pPr>
        <w:pStyle w:val="ListParagraph"/>
        <w:spacing w:after="0" w:line="276" w:lineRule="auto"/>
        <w:jc w:val="both"/>
        <w:rPr>
          <w:ins w:id="11152" w:author="Pamela Kakande Nabukhonzo" w:date="2025-06-08T17:59:00Z"/>
          <w:del w:id="11153" w:author="Rachel Shipsey" w:date="2025-06-23T15:21:00Z"/>
          <w:rFonts w:eastAsia="Times New Roman" w:cs="Arial"/>
          <w:color w:val="1B1C1D"/>
          <w:szCs w:val="24"/>
          <w:rPrChange w:id="11154" w:author="Pamela Kakande Nabukhonzo" w:date="2025-06-08T18:05:00Z">
            <w:rPr>
              <w:ins w:id="11155" w:author="Pamela Kakande Nabukhonzo" w:date="2025-06-08T17:59:00Z"/>
              <w:del w:id="11156" w:author="Rachel Shipsey" w:date="2025-06-23T15:21:00Z"/>
            </w:rPr>
          </w:rPrChange>
        </w:rPr>
        <w:pPrChange w:id="11157" w:author="Rachel Shipsey" w:date="2025-06-23T15:41:00Z">
          <w:pPr>
            <w:pStyle w:val="ListParagraph"/>
            <w:numPr>
              <w:numId w:val="244"/>
            </w:numPr>
            <w:spacing w:after="0" w:line="240" w:lineRule="auto"/>
            <w:ind w:left="784" w:hanging="360"/>
            <w:jc w:val="both"/>
          </w:pPr>
        </w:pPrChange>
      </w:pPr>
    </w:p>
    <w:p w14:paraId="43FB067E" w14:textId="382661A1" w:rsidR="00AC6F27" w:rsidDel="008D26A9" w:rsidRDefault="00AC6F27">
      <w:pPr>
        <w:pStyle w:val="ListParagraph"/>
        <w:spacing w:after="0" w:line="276" w:lineRule="auto"/>
        <w:jc w:val="both"/>
        <w:rPr>
          <w:ins w:id="11158" w:author="Pamela Kakande Nabukhonzo" w:date="2025-06-08T17:59:00Z"/>
          <w:del w:id="11159" w:author="Rachel Shipsey" w:date="2025-06-23T15:21:00Z"/>
          <w:rFonts w:eastAsia="Times New Roman" w:cs="Arial"/>
          <w:color w:val="1B1C1D"/>
          <w:szCs w:val="24"/>
        </w:rPr>
        <w:pPrChange w:id="11160" w:author="Rachel Shipsey" w:date="2025-06-23T15:41:00Z">
          <w:pPr>
            <w:spacing w:after="0" w:line="240" w:lineRule="auto"/>
            <w:jc w:val="both"/>
          </w:pPr>
        </w:pPrChange>
      </w:pPr>
    </w:p>
    <w:p w14:paraId="37ED8DB0" w14:textId="7ECDF111" w:rsidR="00AC6F27" w:rsidDel="008D26A9" w:rsidRDefault="00AC6F27">
      <w:pPr>
        <w:pStyle w:val="ListParagraph"/>
        <w:spacing w:after="0" w:line="276" w:lineRule="auto"/>
        <w:jc w:val="both"/>
        <w:rPr>
          <w:ins w:id="11161" w:author="Pamela Kakande Nabukhonzo" w:date="2025-06-08T17:59:00Z"/>
          <w:del w:id="11162" w:author="Rachel Shipsey" w:date="2025-06-23T15:21:00Z"/>
          <w:rFonts w:eastAsia="Times New Roman" w:cs="Arial"/>
          <w:color w:val="1B1C1D"/>
          <w:szCs w:val="24"/>
        </w:rPr>
        <w:pPrChange w:id="11163" w:author="Rachel Shipsey" w:date="2025-06-23T15:41:00Z">
          <w:pPr>
            <w:spacing w:after="0" w:line="240" w:lineRule="auto"/>
            <w:jc w:val="both"/>
          </w:pPr>
        </w:pPrChange>
      </w:pPr>
      <w:ins w:id="11164" w:author="Pamela Kakande Nabukhonzo" w:date="2025-06-08T17:59:00Z">
        <w:del w:id="11165" w:author="Rachel Shipsey" w:date="2025-06-23T15:21:00Z">
          <w:r w:rsidRPr="00AC6F27" w:rsidDel="008D26A9">
            <w:rPr>
              <w:rFonts w:eastAsia="Times New Roman" w:cs="Arial"/>
              <w:color w:val="1B1C1D"/>
              <w:szCs w:val="24"/>
              <w:rPrChange w:id="11166" w:author="Pamela Kakande Nabukhonzo" w:date="2025-06-08T17:59:00Z">
                <w:rPr/>
              </w:rPrChange>
            </w:rPr>
            <w:delText xml:space="preserve">For monitoring and evaluation during </w:delText>
          </w:r>
          <w:r w:rsidDel="008D26A9">
            <w:rPr>
              <w:rFonts w:eastAsia="Times New Roman" w:cs="Arial"/>
              <w:color w:val="1B1C1D"/>
              <w:szCs w:val="24"/>
            </w:rPr>
            <w:delText>data processing</w:delText>
          </w:r>
          <w:r w:rsidRPr="00AC6F27" w:rsidDel="008D26A9">
            <w:rPr>
              <w:rFonts w:eastAsia="Times New Roman" w:cs="Arial"/>
              <w:color w:val="1B1C1D"/>
              <w:szCs w:val="24"/>
              <w:rPrChange w:id="11167" w:author="Pamela Kakande Nabukhonzo" w:date="2025-06-08T17:59:00Z">
                <w:rPr/>
              </w:rPrChange>
            </w:rPr>
            <w:delText>, the following techniques can be adopted:</w:delText>
          </w:r>
        </w:del>
      </w:ins>
    </w:p>
    <w:p w14:paraId="5D46E93E" w14:textId="4F3E042A" w:rsidR="00312E7B" w:rsidRPr="00312E7B" w:rsidDel="008D26A9" w:rsidRDefault="00312E7B">
      <w:pPr>
        <w:pStyle w:val="ListParagraph"/>
        <w:spacing w:after="0" w:line="276" w:lineRule="auto"/>
        <w:jc w:val="both"/>
        <w:rPr>
          <w:ins w:id="11168" w:author="Pamela Kakande Nabukhonzo" w:date="2025-06-08T18:00:00Z"/>
          <w:del w:id="11169" w:author="Rachel Shipsey" w:date="2025-06-23T15:21:00Z"/>
          <w:rFonts w:eastAsia="Times New Roman" w:cs="Arial"/>
          <w:color w:val="1B1C1D"/>
          <w:szCs w:val="24"/>
          <w:rPrChange w:id="11170" w:author="Pamela Kakande Nabukhonzo" w:date="2025-06-08T18:00:00Z">
            <w:rPr>
              <w:ins w:id="11171" w:author="Pamela Kakande Nabukhonzo" w:date="2025-06-08T18:00:00Z"/>
              <w:del w:id="11172" w:author="Rachel Shipsey" w:date="2025-06-23T15:21:00Z"/>
            </w:rPr>
          </w:rPrChange>
        </w:rPr>
        <w:pPrChange w:id="11173" w:author="Rachel Shipsey" w:date="2025-06-23T15:41:00Z">
          <w:pPr>
            <w:spacing w:after="0" w:line="240" w:lineRule="auto"/>
            <w:jc w:val="both"/>
          </w:pPr>
        </w:pPrChange>
      </w:pPr>
      <w:ins w:id="11174" w:author="Pamela Kakande Nabukhonzo" w:date="2025-06-08T18:00:00Z">
        <w:del w:id="11175" w:author="Rachel Shipsey" w:date="2025-06-23T15:21:00Z">
          <w:r w:rsidRPr="00312E7B" w:rsidDel="008D26A9">
            <w:rPr>
              <w:rFonts w:eastAsia="Times New Roman" w:cs="Arial"/>
              <w:color w:val="1B1C1D"/>
              <w:szCs w:val="24"/>
              <w:rPrChange w:id="11176" w:author="Pamela Kakande Nabukhonzo" w:date="2025-06-08T18:00:00Z">
                <w:rPr/>
              </w:rPrChange>
            </w:rPr>
            <w:delText>Use dashboards to monitor processing errors</w:delText>
          </w:r>
          <w:r w:rsidR="00EC4B80" w:rsidRPr="00EC4B80" w:rsidDel="008D26A9">
            <w:rPr>
              <w:rFonts w:eastAsia="Times New Roman" w:cs="Arial"/>
              <w:color w:val="1B1C1D"/>
              <w:szCs w:val="24"/>
            </w:rPr>
            <w:delText xml:space="preserve"> </w:delText>
          </w:r>
          <w:r w:rsidR="00EC4B80" w:rsidDel="008D26A9">
            <w:rPr>
              <w:rFonts w:eastAsia="Times New Roman" w:cs="Arial"/>
              <w:color w:val="1B1C1D"/>
              <w:szCs w:val="24"/>
            </w:rPr>
            <w:delText>for r</w:delText>
          </w:r>
          <w:r w:rsidR="00EC4B80" w:rsidRPr="002041E2" w:rsidDel="008D26A9">
            <w:rPr>
              <w:rFonts w:eastAsia="Times New Roman" w:cs="Arial"/>
              <w:color w:val="1B1C1D"/>
              <w:szCs w:val="24"/>
            </w:rPr>
            <w:delText xml:space="preserve">eal-time </w:delText>
          </w:r>
        </w:del>
      </w:ins>
      <w:ins w:id="11177" w:author="Pamela Kakande Nabukhonzo" w:date="2025-06-08T18:01:00Z">
        <w:del w:id="11178" w:author="Rachel Shipsey" w:date="2025-06-23T15:21:00Z">
          <w:r w:rsidR="00EC4B80" w:rsidDel="008D26A9">
            <w:rPr>
              <w:rFonts w:eastAsia="Times New Roman" w:cs="Arial"/>
              <w:color w:val="1B1C1D"/>
              <w:szCs w:val="24"/>
            </w:rPr>
            <w:delText>e</w:delText>
          </w:r>
        </w:del>
      </w:ins>
      <w:ins w:id="11179" w:author="Pamela Kakande Nabukhonzo" w:date="2025-06-08T18:00:00Z">
        <w:del w:id="11180" w:author="Rachel Shipsey" w:date="2025-06-23T15:21:00Z">
          <w:r w:rsidR="00EC4B80" w:rsidRPr="002041E2" w:rsidDel="008D26A9">
            <w:rPr>
              <w:rFonts w:eastAsia="Times New Roman" w:cs="Arial"/>
              <w:color w:val="1B1C1D"/>
              <w:szCs w:val="24"/>
            </w:rPr>
            <w:delText xml:space="preserve">rror </w:delText>
          </w:r>
        </w:del>
      </w:ins>
      <w:ins w:id="11181" w:author="Pamela Kakande Nabukhonzo" w:date="2025-06-08T18:01:00Z">
        <w:del w:id="11182" w:author="Rachel Shipsey" w:date="2025-06-23T15:21:00Z">
          <w:r w:rsidR="00EC4B80" w:rsidDel="008D26A9">
            <w:rPr>
              <w:rFonts w:eastAsia="Times New Roman" w:cs="Arial"/>
              <w:color w:val="1B1C1D"/>
              <w:szCs w:val="24"/>
            </w:rPr>
            <w:delText>t</w:delText>
          </w:r>
        </w:del>
      </w:ins>
      <w:ins w:id="11183" w:author="Pamela Kakande Nabukhonzo" w:date="2025-06-08T18:00:00Z">
        <w:del w:id="11184" w:author="Rachel Shipsey" w:date="2025-06-23T15:21:00Z">
          <w:r w:rsidR="00EC4B80" w:rsidRPr="002041E2" w:rsidDel="008D26A9">
            <w:rPr>
              <w:rFonts w:eastAsia="Times New Roman" w:cs="Arial"/>
              <w:color w:val="1B1C1D"/>
              <w:szCs w:val="24"/>
            </w:rPr>
            <w:delText>racking</w:delText>
          </w:r>
          <w:r w:rsidRPr="00312E7B" w:rsidDel="008D26A9">
            <w:rPr>
              <w:rFonts w:eastAsia="Times New Roman" w:cs="Arial"/>
              <w:color w:val="1B1C1D"/>
              <w:szCs w:val="24"/>
              <w:rPrChange w:id="11185" w:author="Pamela Kakande Nabukhonzo" w:date="2025-06-08T18:00:00Z">
                <w:rPr/>
              </w:rPrChange>
            </w:rPr>
            <w:delText>.</w:delText>
          </w:r>
        </w:del>
      </w:ins>
    </w:p>
    <w:p w14:paraId="046ED056" w14:textId="72A40C1E" w:rsidR="00312E7B" w:rsidRPr="00312E7B" w:rsidDel="008D26A9" w:rsidRDefault="00312E7B">
      <w:pPr>
        <w:pStyle w:val="ListParagraph"/>
        <w:spacing w:after="0" w:line="276" w:lineRule="auto"/>
        <w:jc w:val="both"/>
        <w:rPr>
          <w:ins w:id="11186" w:author="Pamela Kakande Nabukhonzo" w:date="2025-06-08T18:00:00Z"/>
          <w:del w:id="11187" w:author="Rachel Shipsey" w:date="2025-06-23T15:21:00Z"/>
          <w:rFonts w:eastAsia="Times New Roman" w:cs="Arial"/>
          <w:color w:val="1B1C1D"/>
          <w:szCs w:val="24"/>
          <w:rPrChange w:id="11188" w:author="Pamela Kakande Nabukhonzo" w:date="2025-06-08T18:00:00Z">
            <w:rPr>
              <w:ins w:id="11189" w:author="Pamela Kakande Nabukhonzo" w:date="2025-06-08T18:00:00Z"/>
              <w:del w:id="11190" w:author="Rachel Shipsey" w:date="2025-06-23T15:21:00Z"/>
            </w:rPr>
          </w:rPrChange>
        </w:rPr>
        <w:pPrChange w:id="11191" w:author="Rachel Shipsey" w:date="2025-06-23T15:41:00Z">
          <w:pPr>
            <w:spacing w:after="0" w:line="240" w:lineRule="auto"/>
            <w:jc w:val="both"/>
          </w:pPr>
        </w:pPrChange>
      </w:pPr>
      <w:ins w:id="11192" w:author="Pamela Kakande Nabukhonzo" w:date="2025-06-08T18:00:00Z">
        <w:del w:id="11193" w:author="Rachel Shipsey" w:date="2025-06-23T15:21:00Z">
          <w:r w:rsidRPr="00312E7B" w:rsidDel="008D26A9">
            <w:rPr>
              <w:rFonts w:eastAsia="Times New Roman" w:cs="Arial"/>
              <w:color w:val="1B1C1D"/>
              <w:szCs w:val="24"/>
              <w:rPrChange w:id="11194" w:author="Pamela Kakande Nabukhonzo" w:date="2025-06-08T18:00:00Z">
                <w:rPr/>
              </w:rPrChange>
            </w:rPr>
            <w:delText xml:space="preserve">Maintain </w:delText>
          </w:r>
        </w:del>
      </w:ins>
      <w:ins w:id="11195" w:author="Pamela Kakande Nabukhonzo" w:date="2025-06-08T18:01:00Z">
        <w:del w:id="11196" w:author="Rachel Shipsey" w:date="2025-06-23T15:21:00Z">
          <w:r w:rsidR="00EC4B80" w:rsidDel="008D26A9">
            <w:rPr>
              <w:rFonts w:eastAsia="Times New Roman" w:cs="Arial"/>
              <w:color w:val="1B1C1D"/>
              <w:szCs w:val="24"/>
            </w:rPr>
            <w:delText>a</w:delText>
          </w:r>
          <w:r w:rsidR="00EC4B80" w:rsidRPr="000A4999" w:rsidDel="008D26A9">
            <w:rPr>
              <w:rFonts w:eastAsia="Times New Roman" w:cs="Arial"/>
              <w:color w:val="1B1C1D"/>
              <w:szCs w:val="24"/>
            </w:rPr>
            <w:delText xml:space="preserve">udit </w:delText>
          </w:r>
          <w:r w:rsidR="00EC4B80" w:rsidDel="008D26A9">
            <w:rPr>
              <w:rFonts w:eastAsia="Times New Roman" w:cs="Arial"/>
              <w:color w:val="1B1C1D"/>
              <w:szCs w:val="24"/>
            </w:rPr>
            <w:delText>t</w:delText>
          </w:r>
          <w:r w:rsidR="00EC4B80" w:rsidRPr="000A4999" w:rsidDel="008D26A9">
            <w:rPr>
              <w:rFonts w:eastAsia="Times New Roman" w:cs="Arial"/>
              <w:color w:val="1B1C1D"/>
              <w:szCs w:val="24"/>
            </w:rPr>
            <w:delText>rails</w:delText>
          </w:r>
          <w:r w:rsidR="00EC4B80" w:rsidDel="008D26A9">
            <w:rPr>
              <w:rFonts w:eastAsia="Times New Roman" w:cs="Arial"/>
              <w:color w:val="1B1C1D"/>
              <w:szCs w:val="24"/>
            </w:rPr>
            <w:delText xml:space="preserve"> or </w:delText>
          </w:r>
        </w:del>
      </w:ins>
      <w:ins w:id="11197" w:author="Pamela Kakande Nabukhonzo" w:date="2025-06-08T18:00:00Z">
        <w:del w:id="11198" w:author="Rachel Shipsey" w:date="2025-06-23T15:21:00Z">
          <w:r w:rsidRPr="00312E7B" w:rsidDel="008D26A9">
            <w:rPr>
              <w:rFonts w:eastAsia="Times New Roman" w:cs="Arial"/>
              <w:color w:val="1B1C1D"/>
              <w:szCs w:val="24"/>
              <w:rPrChange w:id="11199" w:author="Pamela Kakande Nabukhonzo" w:date="2025-06-08T18:00:00Z">
                <w:rPr/>
              </w:rPrChange>
            </w:rPr>
            <w:delText>logs of data modifications for accountability.</w:delText>
          </w:r>
        </w:del>
      </w:ins>
    </w:p>
    <w:p w14:paraId="2BFB30A5" w14:textId="51767214" w:rsidR="00AC6F27" w:rsidRPr="00312E7B" w:rsidDel="008D26A9" w:rsidRDefault="00312E7B">
      <w:pPr>
        <w:pStyle w:val="ListParagraph"/>
        <w:spacing w:after="0" w:line="276" w:lineRule="auto"/>
        <w:jc w:val="both"/>
        <w:rPr>
          <w:ins w:id="11200" w:author="Pamela Kakande Nabukhonzo" w:date="2025-06-08T17:59:00Z"/>
          <w:del w:id="11201" w:author="Rachel Shipsey" w:date="2025-06-23T15:21:00Z"/>
          <w:rFonts w:eastAsia="Times New Roman" w:cs="Arial"/>
          <w:color w:val="1B1C1D"/>
          <w:szCs w:val="24"/>
          <w:rPrChange w:id="11202" w:author="Pamela Kakande Nabukhonzo" w:date="2025-06-08T18:00:00Z">
            <w:rPr>
              <w:ins w:id="11203" w:author="Pamela Kakande Nabukhonzo" w:date="2025-06-08T17:59:00Z"/>
              <w:del w:id="11204" w:author="Rachel Shipsey" w:date="2025-06-23T15:21:00Z"/>
            </w:rPr>
          </w:rPrChange>
        </w:rPr>
        <w:pPrChange w:id="11205" w:author="Rachel Shipsey" w:date="2025-06-23T15:41:00Z">
          <w:pPr>
            <w:pStyle w:val="ListParagraph"/>
            <w:numPr>
              <w:numId w:val="244"/>
            </w:numPr>
            <w:spacing w:after="0" w:line="240" w:lineRule="auto"/>
            <w:ind w:left="784" w:hanging="360"/>
            <w:jc w:val="both"/>
          </w:pPr>
        </w:pPrChange>
      </w:pPr>
      <w:ins w:id="11206" w:author="Pamela Kakande Nabukhonzo" w:date="2025-06-08T18:00:00Z">
        <w:del w:id="11207" w:author="Rachel Shipsey" w:date="2025-06-23T15:21:00Z">
          <w:r w:rsidRPr="00312E7B" w:rsidDel="008D26A9">
            <w:rPr>
              <w:rFonts w:eastAsia="Times New Roman" w:cs="Arial"/>
              <w:color w:val="1B1C1D"/>
              <w:szCs w:val="24"/>
              <w:rPrChange w:id="11208" w:author="Pamela Kakande Nabukhonzo" w:date="2025-06-08T18:00:00Z">
                <w:rPr/>
              </w:rPrChange>
            </w:rPr>
            <w:delText>Conduct external</w:delText>
          </w:r>
        </w:del>
      </w:ins>
      <w:ins w:id="11209" w:author="Pamela Kakande Nabukhonzo" w:date="2025-06-08T18:01:00Z">
        <w:del w:id="11210" w:author="Rachel Shipsey" w:date="2025-06-23T15:21:00Z">
          <w:r w:rsidR="00EC4B80" w:rsidDel="008D26A9">
            <w:rPr>
              <w:rFonts w:eastAsia="Times New Roman" w:cs="Arial"/>
              <w:color w:val="1B1C1D"/>
              <w:szCs w:val="24"/>
            </w:rPr>
            <w:delText>/i</w:delText>
          </w:r>
          <w:r w:rsidR="00EC4B80" w:rsidRPr="00F71A2D" w:rsidDel="008D26A9">
            <w:rPr>
              <w:rFonts w:eastAsia="Times New Roman" w:cs="Arial"/>
              <w:color w:val="1B1C1D"/>
              <w:szCs w:val="24"/>
            </w:rPr>
            <w:delText xml:space="preserve">ndependent </w:delText>
          </w:r>
        </w:del>
      </w:ins>
      <w:ins w:id="11211" w:author="Pamela Kakande Nabukhonzo" w:date="2025-06-08T18:02:00Z">
        <w:del w:id="11212" w:author="Rachel Shipsey" w:date="2025-06-23T15:21:00Z">
          <w:r w:rsidR="00EC4B80" w:rsidDel="008D26A9">
            <w:rPr>
              <w:rFonts w:eastAsia="Times New Roman" w:cs="Arial"/>
              <w:color w:val="1B1C1D"/>
              <w:szCs w:val="24"/>
            </w:rPr>
            <w:delText>r</w:delText>
          </w:r>
        </w:del>
      </w:ins>
      <w:ins w:id="11213" w:author="Pamela Kakande Nabukhonzo" w:date="2025-06-08T18:01:00Z">
        <w:del w:id="11214" w:author="Rachel Shipsey" w:date="2025-06-23T15:21:00Z">
          <w:r w:rsidR="00EC4B80" w:rsidRPr="00F71A2D" w:rsidDel="008D26A9">
            <w:rPr>
              <w:rFonts w:eastAsia="Times New Roman" w:cs="Arial"/>
              <w:color w:val="1B1C1D"/>
              <w:szCs w:val="24"/>
            </w:rPr>
            <w:delText>eviews</w:delText>
          </w:r>
        </w:del>
      </w:ins>
      <w:ins w:id="11215" w:author="Pamela Kakande Nabukhonzo" w:date="2025-06-08T18:02:00Z">
        <w:del w:id="11216" w:author="Rachel Shipsey" w:date="2025-06-23T15:21:00Z">
          <w:r w:rsidR="00EC4B80" w:rsidDel="008D26A9">
            <w:rPr>
              <w:rFonts w:eastAsia="Times New Roman" w:cs="Arial"/>
              <w:color w:val="1B1C1D"/>
              <w:szCs w:val="24"/>
            </w:rPr>
            <w:delText xml:space="preserve"> and </w:delText>
          </w:r>
        </w:del>
      </w:ins>
      <w:ins w:id="11217" w:author="Pamela Kakande Nabukhonzo" w:date="2025-06-08T18:00:00Z">
        <w:del w:id="11218" w:author="Rachel Shipsey" w:date="2025-06-23T15:21:00Z">
          <w:r w:rsidRPr="00312E7B" w:rsidDel="008D26A9">
            <w:rPr>
              <w:rFonts w:eastAsia="Times New Roman" w:cs="Arial"/>
              <w:color w:val="1B1C1D"/>
              <w:szCs w:val="24"/>
              <w:rPrChange w:id="11219" w:author="Pamela Kakande Nabukhonzo" w:date="2025-06-08T18:00:00Z">
                <w:rPr/>
              </w:rPrChange>
            </w:rPr>
            <w:delText>audits to verify data integrity.</w:delText>
          </w:r>
        </w:del>
      </w:ins>
    </w:p>
    <w:p w14:paraId="36DCF190" w14:textId="3BFE3DF0" w:rsidR="0045707E" w:rsidDel="008D26A9" w:rsidRDefault="00056A9A">
      <w:pPr>
        <w:pStyle w:val="ListParagraph"/>
        <w:spacing w:after="0" w:line="276" w:lineRule="auto"/>
        <w:jc w:val="both"/>
        <w:rPr>
          <w:ins w:id="11220" w:author="Pamela Kakande Nabukhonzo" w:date="2025-06-08T19:07:00Z"/>
          <w:del w:id="11221" w:author="Rachel Shipsey" w:date="2025-06-23T15:21:00Z"/>
          <w:rFonts w:cs="Arial"/>
          <w:szCs w:val="24"/>
        </w:rPr>
        <w:pPrChange w:id="11222" w:author="Rachel Shipsey" w:date="2025-06-23T15:41:00Z">
          <w:pPr>
            <w:pStyle w:val="ListParagraph"/>
            <w:numPr>
              <w:numId w:val="235"/>
            </w:numPr>
            <w:ind w:hanging="360"/>
          </w:pPr>
        </w:pPrChange>
      </w:pPr>
      <w:bookmarkStart w:id="11223" w:name="_Toc201238474"/>
      <w:bookmarkStart w:id="11224" w:name="_Toc201319870"/>
      <w:bookmarkStart w:id="11225" w:name="_Toc201238475"/>
      <w:bookmarkStart w:id="11226" w:name="_Toc201319871"/>
      <w:bookmarkStart w:id="11227" w:name="_Toc201238476"/>
      <w:bookmarkStart w:id="11228" w:name="_Toc201319872"/>
      <w:bookmarkStart w:id="11229" w:name="_Toc201238477"/>
      <w:bookmarkStart w:id="11230" w:name="_Toc201319873"/>
      <w:bookmarkStart w:id="11231" w:name="_Toc201238478"/>
      <w:bookmarkStart w:id="11232" w:name="_Toc201319874"/>
      <w:bookmarkStart w:id="11233" w:name="_Toc201238479"/>
      <w:bookmarkStart w:id="11234" w:name="_Toc201319875"/>
      <w:bookmarkStart w:id="11235" w:name="_Toc201238480"/>
      <w:bookmarkStart w:id="11236" w:name="_Toc201319876"/>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ins w:id="11237" w:author="Pamela Kakande Nabukhonzo" w:date="2025-06-08T16:42:00Z">
        <w:del w:id="11238" w:author="Rachel Shipsey" w:date="2025-06-23T15:21:00Z">
          <w:r w:rsidRPr="000771B7" w:rsidDel="008D26A9">
            <w:rPr>
              <w:rFonts w:cs="Arial"/>
              <w:szCs w:val="24"/>
            </w:rPr>
            <w:delText>consistency</w:delText>
          </w:r>
        </w:del>
      </w:ins>
      <w:ins w:id="11239" w:author="Pamela Kakande Nabukhonzo" w:date="2025-06-08T19:11:00Z">
        <w:del w:id="11240" w:author="Rachel Shipsey" w:date="2025-06-23T15:21:00Z">
          <w:r w:rsidR="0045707E" w:rsidDel="008D26A9">
            <w:rPr>
              <w:rFonts w:cs="Arial"/>
              <w:szCs w:val="24"/>
            </w:rPr>
            <w:delText xml:space="preserve"> </w:delText>
          </w:r>
          <w:r w:rsidR="004E68B5" w:rsidDel="008D26A9">
            <w:rPr>
              <w:rFonts w:cs="Arial"/>
              <w:szCs w:val="24"/>
            </w:rPr>
            <w:delText>(PES)</w:delText>
          </w:r>
        </w:del>
      </w:ins>
    </w:p>
    <w:p w14:paraId="48DCD98F" w14:textId="0F24B7C0" w:rsidR="00BF7FF6" w:rsidRPr="000771B7" w:rsidDel="008D26A9" w:rsidRDefault="00832D10">
      <w:pPr>
        <w:pStyle w:val="ListParagraph"/>
        <w:spacing w:after="0" w:line="276" w:lineRule="auto"/>
        <w:jc w:val="both"/>
        <w:rPr>
          <w:ins w:id="11241" w:author="Pamela Kakande Nabukhonzo" w:date="2025-06-08T19:07:00Z"/>
          <w:del w:id="11242" w:author="Rachel Shipsey" w:date="2025-06-23T15:21:00Z"/>
          <w:rFonts w:cs="Arial"/>
          <w:szCs w:val="24"/>
        </w:rPr>
        <w:pPrChange w:id="11243" w:author="Rachel Shipsey" w:date="2025-06-23T15:41:00Z">
          <w:pPr>
            <w:pStyle w:val="ListParagraph"/>
            <w:numPr>
              <w:numId w:val="235"/>
            </w:numPr>
            <w:spacing w:after="0" w:line="240" w:lineRule="auto"/>
            <w:ind w:hanging="360"/>
          </w:pPr>
        </w:pPrChange>
      </w:pPr>
      <w:ins w:id="11244" w:author="Pamela Kakande Nabukhonzo" w:date="2025-06-08T19:10:00Z">
        <w:del w:id="11245" w:author="Rachel Shipsey" w:date="2025-06-23T15:21:00Z">
          <w:r w:rsidRPr="00832D10" w:rsidDel="008D26A9">
            <w:rPr>
              <w:rFonts w:cs="Arial"/>
              <w:szCs w:val="24"/>
              <w:rPrChange w:id="11246" w:author="Pamela Kakande Nabukhonzo" w:date="2025-06-08T19:10:00Z">
                <w:rPr>
                  <w:rFonts w:ascii="Times New Roman" w:eastAsia="Times New Roman" w:hAnsi="Times New Roman" w:cs="Times New Roman"/>
                  <w:szCs w:val="24"/>
                </w:rPr>
              </w:rPrChange>
            </w:rPr>
            <w:delText>With the increasing shift to digital methodologies, the risk landscape for these surveys has evolved, introducing new challenges alongside traditional ones. Effective risk management throughout the lifecycle of a digital PES is paramount to ensuring the validity of its results and, consequently, the quality of the census data.</w:delText>
          </w:r>
        </w:del>
      </w:ins>
      <w:ins w:id="11247" w:author="Pamela Kakande Nabukhonzo" w:date="2025-06-08T19:11:00Z">
        <w:del w:id="11248" w:author="Rachel Shipsey" w:date="2025-06-23T15:21:00Z">
          <w:r w:rsidR="00F34436" w:rsidDel="008D26A9">
            <w:rPr>
              <w:rFonts w:cs="Arial"/>
              <w:szCs w:val="24"/>
            </w:rPr>
            <w:delText xml:space="preserve"> </w:delText>
          </w:r>
        </w:del>
      </w:ins>
      <w:ins w:id="11249" w:author="Pamela Kakande Nabukhonzo" w:date="2025-06-08T19:09:00Z">
        <w:del w:id="11250" w:author="Rachel Shipsey" w:date="2025-06-23T15:21:00Z">
          <w:r w:rsidR="005E2B78" w:rsidRPr="00832D10" w:rsidDel="008D26A9">
            <w:rPr>
              <w:rFonts w:cs="Arial"/>
              <w:szCs w:val="24"/>
              <w:rPrChange w:id="11251" w:author="Pamela Kakande Nabukhonzo" w:date="2025-06-08T19:10:00Z">
                <w:rPr>
                  <w:rFonts w:ascii="Times New Roman" w:eastAsia="Times New Roman" w:hAnsi="Times New Roman" w:cs="Times New Roman"/>
                  <w:szCs w:val="24"/>
                </w:rPr>
              </w:rPrChange>
            </w:rPr>
            <w:delText>A digital PES</w:delText>
          </w:r>
        </w:del>
      </w:ins>
      <w:ins w:id="11252" w:author="Pamela Kakande Nabukhonzo" w:date="2025-06-08T19:11:00Z">
        <w:del w:id="11253" w:author="Rachel Shipsey" w:date="2025-06-23T15:21:00Z">
          <w:r w:rsidR="00F34436" w:rsidDel="008D26A9">
            <w:rPr>
              <w:rFonts w:cs="Arial"/>
              <w:szCs w:val="24"/>
            </w:rPr>
            <w:delText xml:space="preserve"> </w:delText>
          </w:r>
        </w:del>
      </w:ins>
      <w:ins w:id="11254" w:author="Pamela Kakande Nabukhonzo" w:date="2025-06-08T19:09:00Z">
        <w:del w:id="11255" w:author="Rachel Shipsey" w:date="2025-06-23T15:21:00Z">
          <w:r w:rsidR="005E2B78" w:rsidRPr="00832D10" w:rsidDel="008D26A9">
            <w:rPr>
              <w:rFonts w:cs="Arial"/>
              <w:szCs w:val="24"/>
              <w:rPrChange w:id="11256" w:author="Pamela Kakande Nabukhonzo" w:date="2025-06-08T19:10:00Z">
                <w:rPr>
                  <w:rFonts w:ascii="Times New Roman" w:eastAsia="Times New Roman" w:hAnsi="Times New Roman" w:cs="Times New Roman"/>
                  <w:szCs w:val="24"/>
                </w:rPr>
              </w:rPrChange>
            </w:rPr>
            <w:delText>can be broken down into several key stages, each with its own set of potential risks</w:delText>
          </w:r>
        </w:del>
      </w:ins>
      <w:ins w:id="11257" w:author="Pamela Kakande Nabukhonzo" w:date="2025-06-08T19:12:00Z">
        <w:del w:id="11258" w:author="Rachel Shipsey" w:date="2025-06-23T15:21:00Z">
          <w:r w:rsidR="00CF0779" w:rsidDel="008D26A9">
            <w:rPr>
              <w:rFonts w:cs="Arial"/>
              <w:szCs w:val="24"/>
            </w:rPr>
            <w:delText xml:space="preserve"> and each addressed accordingly.</w:delText>
          </w:r>
        </w:del>
      </w:ins>
    </w:p>
    <w:p w14:paraId="627AC792" w14:textId="408BFC68" w:rsidR="0045707E" w:rsidDel="008D26A9" w:rsidRDefault="0045707E">
      <w:pPr>
        <w:pStyle w:val="ListParagraph"/>
        <w:spacing w:after="0" w:line="276" w:lineRule="auto"/>
        <w:jc w:val="both"/>
        <w:rPr>
          <w:ins w:id="11259" w:author="Pamela Kakande Nabukhonzo" w:date="2025-06-08T19:18:00Z"/>
          <w:del w:id="11260" w:author="Rachel Shipsey" w:date="2025-06-23T15:21:00Z"/>
          <w:rFonts w:eastAsia="Times New Roman" w:cs="Arial"/>
          <w:color w:val="1B1C1D"/>
          <w:szCs w:val="24"/>
        </w:rPr>
        <w:pPrChange w:id="11261" w:author="Rachel Shipsey" w:date="2025-06-23T15:41:00Z">
          <w:pPr>
            <w:spacing w:after="0" w:line="240" w:lineRule="auto"/>
          </w:pPr>
        </w:pPrChange>
      </w:pPr>
    </w:p>
    <w:p w14:paraId="43B8D559" w14:textId="37576ED0" w:rsidR="00562FDC" w:rsidDel="008D26A9" w:rsidRDefault="00562FDC">
      <w:pPr>
        <w:pStyle w:val="ListParagraph"/>
        <w:spacing w:after="0" w:line="276" w:lineRule="auto"/>
        <w:jc w:val="both"/>
        <w:rPr>
          <w:ins w:id="11262" w:author="Pamela Kakande Nabukhonzo" w:date="2025-06-08T19:19:00Z"/>
          <w:del w:id="11263" w:author="Rachel Shipsey" w:date="2025-06-23T15:21:00Z"/>
          <w:rFonts w:eastAsia="Times New Roman" w:cs="Arial"/>
          <w:color w:val="1B1C1D"/>
          <w:szCs w:val="24"/>
        </w:rPr>
        <w:pPrChange w:id="11264" w:author="Rachel Shipsey" w:date="2025-06-23T15:41:00Z">
          <w:pPr>
            <w:spacing w:after="0" w:line="240" w:lineRule="auto"/>
          </w:pPr>
        </w:pPrChange>
      </w:pPr>
      <w:ins w:id="11265" w:author="Pamela Kakande Nabukhonzo" w:date="2025-06-08T19:19:00Z">
        <w:del w:id="11266" w:author="Rachel Shipsey" w:date="2025-06-23T15:21:00Z">
          <w:r w:rsidRPr="00562FDC" w:rsidDel="008D26A9">
            <w:rPr>
              <w:rFonts w:eastAsia="Times New Roman" w:cs="Arial"/>
              <w:color w:val="1B1C1D"/>
              <w:szCs w:val="24"/>
            </w:rPr>
            <w:delText>Risk management in digital data dissemination is crucial to ensure data integrity, security, and accessibility.</w:delText>
          </w:r>
          <w:r w:rsidDel="008D26A9">
            <w:rPr>
              <w:rFonts w:eastAsia="Times New Roman" w:cs="Arial"/>
              <w:color w:val="1B1C1D"/>
              <w:szCs w:val="24"/>
            </w:rPr>
            <w:delText xml:space="preserve"> Potential risks include</w:delText>
          </w:r>
        </w:del>
      </w:ins>
      <w:ins w:id="11267" w:author="Pamela Kakande Nabukhonzo" w:date="2025-06-08T19:20:00Z">
        <w:del w:id="11268" w:author="Rachel Shipsey" w:date="2025-06-23T15:21:00Z">
          <w:r w:rsidR="00514727" w:rsidDel="008D26A9">
            <w:rPr>
              <w:rFonts w:eastAsia="Times New Roman" w:cs="Arial"/>
              <w:color w:val="1B1C1D"/>
              <w:szCs w:val="24"/>
            </w:rPr>
            <w:delText xml:space="preserve"> </w:delText>
          </w:r>
          <w:r w:rsidR="00514727" w:rsidRPr="00514727" w:rsidDel="008D26A9">
            <w:rPr>
              <w:rFonts w:eastAsia="Times New Roman" w:cs="Arial"/>
              <w:color w:val="1B1C1D"/>
              <w:szCs w:val="24"/>
            </w:rPr>
            <w:delText>unauthorized access and data breaches</w:delText>
          </w:r>
          <w:r w:rsidR="00514727" w:rsidDel="008D26A9">
            <w:rPr>
              <w:rFonts w:eastAsia="Times New Roman" w:cs="Arial"/>
              <w:color w:val="1B1C1D"/>
              <w:szCs w:val="24"/>
            </w:rPr>
            <w:delText xml:space="preserve">, </w:delText>
          </w:r>
        </w:del>
      </w:ins>
      <w:ins w:id="11269" w:author="Pamela Kakande Nabukhonzo" w:date="2025-06-08T19:24:00Z">
        <w:del w:id="11270" w:author="Rachel Shipsey" w:date="2025-06-23T15:21:00Z">
          <w:r w:rsidR="00152574" w:rsidDel="008D26A9">
            <w:rPr>
              <w:rFonts w:eastAsia="Times New Roman" w:cs="Arial"/>
              <w:color w:val="1B1C1D"/>
              <w:szCs w:val="24"/>
            </w:rPr>
            <w:delText xml:space="preserve">wrong </w:delText>
          </w:r>
        </w:del>
      </w:ins>
      <w:ins w:id="11271" w:author="Pamela Kakande Nabukhonzo" w:date="2025-06-08T19:20:00Z">
        <w:del w:id="11272" w:author="Rachel Shipsey" w:date="2025-06-23T15:21:00Z">
          <w:r w:rsidR="00E40795" w:rsidRPr="00E40795" w:rsidDel="008D26A9">
            <w:rPr>
              <w:rFonts w:eastAsia="Times New Roman" w:cs="Arial"/>
              <w:color w:val="1B1C1D"/>
              <w:szCs w:val="24"/>
            </w:rPr>
            <w:delText xml:space="preserve">information </w:delText>
          </w:r>
          <w:r w:rsidR="00E40795" w:rsidDel="008D26A9">
            <w:rPr>
              <w:rFonts w:eastAsia="Times New Roman" w:cs="Arial"/>
              <w:color w:val="1B1C1D"/>
              <w:szCs w:val="24"/>
            </w:rPr>
            <w:delText>and m</w:delText>
          </w:r>
          <w:r w:rsidR="00E40795" w:rsidRPr="00E40795" w:rsidDel="008D26A9">
            <w:rPr>
              <w:rFonts w:eastAsia="Times New Roman" w:cs="Arial"/>
              <w:color w:val="1B1C1D"/>
              <w:szCs w:val="24"/>
            </w:rPr>
            <w:delText>isinterpretation</w:delText>
          </w:r>
          <w:r w:rsidR="00E40795" w:rsidDel="008D26A9">
            <w:rPr>
              <w:rFonts w:eastAsia="Times New Roman" w:cs="Arial"/>
              <w:color w:val="1B1C1D"/>
              <w:szCs w:val="24"/>
            </w:rPr>
            <w:delText xml:space="preserve"> of results, </w:delText>
          </w:r>
        </w:del>
      </w:ins>
      <w:ins w:id="11273" w:author="Pamela Kakande Nabukhonzo" w:date="2025-06-08T19:21:00Z">
        <w:del w:id="11274" w:author="Rachel Shipsey" w:date="2025-06-23T15:21:00Z">
          <w:r w:rsidR="00237C09" w:rsidRPr="00237C09" w:rsidDel="008D26A9">
            <w:rPr>
              <w:rFonts w:eastAsia="Times New Roman" w:cs="Arial"/>
              <w:color w:val="1B1C1D"/>
              <w:szCs w:val="24"/>
            </w:rPr>
            <w:delText>system downtime or data loss</w:delText>
          </w:r>
        </w:del>
      </w:ins>
      <w:ins w:id="11275" w:author="Pamela Kakande Nabukhonzo" w:date="2025-06-08T19:23:00Z">
        <w:del w:id="11276" w:author="Rachel Shipsey" w:date="2025-06-23T15:21:00Z">
          <w:r w:rsidR="00937CD9" w:rsidDel="008D26A9">
            <w:rPr>
              <w:rFonts w:eastAsia="Times New Roman" w:cs="Arial"/>
              <w:color w:val="1B1C1D"/>
              <w:szCs w:val="24"/>
            </w:rPr>
            <w:delText>, and non</w:delText>
          </w:r>
        </w:del>
      </w:ins>
      <w:ins w:id="11277" w:author="Pamela Kakande Nabukhonzo" w:date="2025-06-08T19:22:00Z">
        <w:del w:id="11278" w:author="Rachel Shipsey" w:date="2025-06-23T15:21:00Z">
          <w:r w:rsidR="003411E0" w:rsidDel="008D26A9">
            <w:rPr>
              <w:rFonts w:eastAsia="Times New Roman" w:cs="Arial"/>
              <w:color w:val="1B1C1D"/>
              <w:szCs w:val="24"/>
            </w:rPr>
            <w:delText>-a</w:delText>
          </w:r>
          <w:r w:rsidR="003411E0" w:rsidRPr="00237C09" w:rsidDel="008D26A9">
            <w:rPr>
              <w:rFonts w:eastAsia="Times New Roman" w:cs="Arial"/>
              <w:color w:val="1B1C1D"/>
              <w:szCs w:val="24"/>
            </w:rPr>
            <w:delText>dhere</w:delText>
          </w:r>
          <w:r w:rsidR="003411E0" w:rsidDel="008D26A9">
            <w:rPr>
              <w:rFonts w:eastAsia="Times New Roman" w:cs="Arial"/>
              <w:color w:val="1B1C1D"/>
              <w:szCs w:val="24"/>
            </w:rPr>
            <w:delText>nce</w:delText>
          </w:r>
        </w:del>
      </w:ins>
      <w:ins w:id="11279" w:author="Pamela Kakande Nabukhonzo" w:date="2025-06-08T19:21:00Z">
        <w:del w:id="11280" w:author="Rachel Shipsey" w:date="2025-06-23T15:21:00Z">
          <w:r w:rsidR="00237C09" w:rsidRPr="00237C09" w:rsidDel="008D26A9">
            <w:rPr>
              <w:rFonts w:eastAsia="Times New Roman" w:cs="Arial"/>
              <w:color w:val="1B1C1D"/>
              <w:szCs w:val="24"/>
            </w:rPr>
            <w:delText xml:space="preserve"> to data protection laws</w:delText>
          </w:r>
          <w:r w:rsidR="00D36EAD" w:rsidDel="008D26A9">
            <w:rPr>
              <w:rFonts w:eastAsia="Times New Roman" w:cs="Arial"/>
              <w:color w:val="1B1C1D"/>
              <w:szCs w:val="24"/>
            </w:rPr>
            <w:delText>.</w:delText>
          </w:r>
        </w:del>
      </w:ins>
      <w:ins w:id="11281" w:author="Pamela Kakande Nabukhonzo" w:date="2025-06-08T19:22:00Z">
        <w:del w:id="11282" w:author="Rachel Shipsey" w:date="2025-06-23T15:21:00Z">
          <w:r w:rsidR="003411E0" w:rsidDel="008D26A9">
            <w:rPr>
              <w:rFonts w:eastAsia="Times New Roman" w:cs="Arial"/>
              <w:color w:val="1B1C1D"/>
              <w:szCs w:val="24"/>
            </w:rPr>
            <w:delText xml:space="preserve"> In addition to quality management</w:delText>
          </w:r>
          <w:r w:rsidR="00937CD9" w:rsidDel="008D26A9">
            <w:rPr>
              <w:rFonts w:eastAsia="Times New Roman" w:cs="Arial"/>
              <w:color w:val="1B1C1D"/>
              <w:szCs w:val="24"/>
            </w:rPr>
            <w:delText xml:space="preserve"> aspects, </w:delText>
          </w:r>
        </w:del>
      </w:ins>
      <w:ins w:id="11283" w:author="Pamela Kakande Nabukhonzo" w:date="2025-06-08T19:25:00Z">
        <w:del w:id="11284" w:author="Rachel Shipsey" w:date="2025-06-23T15:21:00Z">
          <w:r w:rsidR="00394B05" w:rsidDel="008D26A9">
            <w:rPr>
              <w:rFonts w:eastAsia="Times New Roman" w:cs="Arial"/>
              <w:color w:val="1B1C1D"/>
              <w:szCs w:val="24"/>
            </w:rPr>
            <w:delText>v</w:delText>
          </w:r>
          <w:r w:rsidR="00394B05" w:rsidRPr="00937CD9" w:rsidDel="008D26A9">
            <w:rPr>
              <w:rFonts w:eastAsia="Times New Roman" w:cs="Arial"/>
              <w:color w:val="1B1C1D"/>
              <w:szCs w:val="24"/>
            </w:rPr>
            <w:delText>alidating</w:delText>
          </w:r>
        </w:del>
      </w:ins>
      <w:ins w:id="11285" w:author="Pamela Kakande Nabukhonzo" w:date="2025-06-08T19:23:00Z">
        <w:del w:id="11286" w:author="Rachel Shipsey" w:date="2025-06-23T15:21:00Z">
          <w:r w:rsidR="00937CD9" w:rsidRPr="00937CD9" w:rsidDel="008D26A9">
            <w:rPr>
              <w:rFonts w:eastAsia="Times New Roman" w:cs="Arial"/>
              <w:color w:val="1B1C1D"/>
              <w:szCs w:val="24"/>
            </w:rPr>
            <w:delText xml:space="preserve"> data accuracy before dissemination</w:delText>
          </w:r>
          <w:r w:rsidR="00152574" w:rsidDel="008D26A9">
            <w:rPr>
              <w:rFonts w:eastAsia="Times New Roman" w:cs="Arial"/>
              <w:color w:val="1B1C1D"/>
              <w:szCs w:val="24"/>
            </w:rPr>
            <w:delText xml:space="preserve">, </w:delText>
          </w:r>
        </w:del>
      </w:ins>
      <w:ins w:id="11287" w:author="Pamela Kakande Nabukhonzo" w:date="2025-06-08T19:24:00Z">
        <w:del w:id="11288" w:author="Rachel Shipsey" w:date="2025-06-23T15:21:00Z">
          <w:r w:rsidR="009460C7" w:rsidDel="008D26A9">
            <w:rPr>
              <w:rFonts w:eastAsia="Times New Roman" w:cs="Arial"/>
              <w:color w:val="1B1C1D"/>
              <w:szCs w:val="24"/>
            </w:rPr>
            <w:delText>s</w:delText>
          </w:r>
        </w:del>
      </w:ins>
      <w:ins w:id="11289" w:author="Pamela Kakande Nabukhonzo" w:date="2025-06-08T19:23:00Z">
        <w:del w:id="11290" w:author="Rachel Shipsey" w:date="2025-06-23T15:21:00Z">
          <w:r w:rsidR="00152574" w:rsidRPr="00152574" w:rsidDel="008D26A9">
            <w:rPr>
              <w:rFonts w:eastAsia="Times New Roman" w:cs="Arial"/>
              <w:color w:val="1B1C1D"/>
              <w:szCs w:val="24"/>
            </w:rPr>
            <w:delText>ecure data against cyber threats</w:delText>
          </w:r>
        </w:del>
      </w:ins>
      <w:ins w:id="11291" w:author="Pamela Kakande Nabukhonzo" w:date="2025-06-08T19:24:00Z">
        <w:del w:id="11292" w:author="Rachel Shipsey" w:date="2025-06-23T15:21:00Z">
          <w:r w:rsidR="009460C7" w:rsidDel="008D26A9">
            <w:rPr>
              <w:rFonts w:eastAsia="Times New Roman" w:cs="Arial"/>
              <w:color w:val="1B1C1D"/>
              <w:szCs w:val="24"/>
            </w:rPr>
            <w:delText xml:space="preserve"> through a</w:delText>
          </w:r>
          <w:r w:rsidR="009460C7" w:rsidRPr="009460C7" w:rsidDel="008D26A9">
            <w:rPr>
              <w:rFonts w:eastAsia="Times New Roman" w:cs="Arial"/>
              <w:color w:val="1B1C1D"/>
              <w:szCs w:val="24"/>
            </w:rPr>
            <w:delText xml:space="preserve">ccess </w:delText>
          </w:r>
          <w:r w:rsidR="009460C7" w:rsidDel="008D26A9">
            <w:rPr>
              <w:rFonts w:eastAsia="Times New Roman" w:cs="Arial"/>
              <w:color w:val="1B1C1D"/>
              <w:szCs w:val="24"/>
            </w:rPr>
            <w:delText>c</w:delText>
          </w:r>
          <w:r w:rsidR="009460C7" w:rsidRPr="009460C7" w:rsidDel="008D26A9">
            <w:rPr>
              <w:rFonts w:eastAsia="Times New Roman" w:cs="Arial"/>
              <w:color w:val="1B1C1D"/>
              <w:szCs w:val="24"/>
            </w:rPr>
            <w:delText>ontrols</w:delText>
          </w:r>
          <w:r w:rsidR="009460C7" w:rsidDel="008D26A9">
            <w:rPr>
              <w:rFonts w:eastAsia="Times New Roman" w:cs="Arial"/>
              <w:color w:val="1B1C1D"/>
              <w:szCs w:val="24"/>
            </w:rPr>
            <w:delText xml:space="preserve">, </w:delText>
          </w:r>
        </w:del>
      </w:ins>
      <w:ins w:id="11293" w:author="Pamela Kakande Nabukhonzo" w:date="2025-06-08T19:25:00Z">
        <w:del w:id="11294" w:author="Rachel Shipsey" w:date="2025-06-23T15:21:00Z">
          <w:r w:rsidR="00394B05" w:rsidDel="008D26A9">
            <w:rPr>
              <w:rFonts w:eastAsia="Times New Roman" w:cs="Arial"/>
              <w:color w:val="1B1C1D"/>
              <w:szCs w:val="24"/>
            </w:rPr>
            <w:delText>and e</w:delText>
          </w:r>
          <w:r w:rsidR="00394B05" w:rsidRPr="00394B05" w:rsidDel="008D26A9">
            <w:rPr>
              <w:rFonts w:eastAsia="Times New Roman" w:cs="Arial"/>
              <w:color w:val="1B1C1D"/>
              <w:szCs w:val="24"/>
            </w:rPr>
            <w:delText>nsure users understand the data correctly</w:delText>
          </w:r>
          <w:r w:rsidR="009E211E" w:rsidDel="008D26A9">
            <w:rPr>
              <w:rFonts w:eastAsia="Times New Roman" w:cs="Arial"/>
              <w:color w:val="1B1C1D"/>
              <w:szCs w:val="24"/>
            </w:rPr>
            <w:delText xml:space="preserve"> through c</w:delText>
          </w:r>
          <w:r w:rsidR="009E211E" w:rsidRPr="009E211E" w:rsidDel="008D26A9">
            <w:rPr>
              <w:rFonts w:eastAsia="Times New Roman" w:cs="Arial"/>
              <w:color w:val="1B1C1D"/>
              <w:szCs w:val="24"/>
            </w:rPr>
            <w:delText xml:space="preserve">lear </w:delText>
          </w:r>
          <w:r w:rsidR="009E211E" w:rsidDel="008D26A9">
            <w:rPr>
              <w:rFonts w:eastAsia="Times New Roman" w:cs="Arial"/>
              <w:color w:val="1B1C1D"/>
              <w:szCs w:val="24"/>
            </w:rPr>
            <w:delText>c</w:delText>
          </w:r>
          <w:r w:rsidR="009E211E" w:rsidRPr="009E211E" w:rsidDel="008D26A9">
            <w:rPr>
              <w:rFonts w:eastAsia="Times New Roman" w:cs="Arial"/>
              <w:color w:val="1B1C1D"/>
              <w:szCs w:val="24"/>
            </w:rPr>
            <w:delText xml:space="preserve">ommunication </w:delText>
          </w:r>
          <w:r w:rsidR="009E211E" w:rsidDel="008D26A9">
            <w:rPr>
              <w:rFonts w:eastAsia="Times New Roman" w:cs="Arial"/>
              <w:color w:val="1B1C1D"/>
              <w:szCs w:val="24"/>
            </w:rPr>
            <w:delText>p</w:delText>
          </w:r>
          <w:r w:rsidR="009E211E" w:rsidRPr="009E211E" w:rsidDel="008D26A9">
            <w:rPr>
              <w:rFonts w:eastAsia="Times New Roman" w:cs="Arial"/>
              <w:color w:val="1B1C1D"/>
              <w:szCs w:val="24"/>
            </w:rPr>
            <w:delText>rotocols</w:delText>
          </w:r>
          <w:r w:rsidR="009E211E" w:rsidDel="008D26A9">
            <w:rPr>
              <w:rFonts w:eastAsia="Times New Roman" w:cs="Arial"/>
              <w:color w:val="1B1C1D"/>
              <w:szCs w:val="24"/>
            </w:rPr>
            <w:delText>.</w:delText>
          </w:r>
        </w:del>
      </w:ins>
    </w:p>
    <w:p w14:paraId="0EF1FB46" w14:textId="6DB88CEB" w:rsidR="00D22586" w:rsidDel="008D26A9" w:rsidRDefault="008C1801">
      <w:pPr>
        <w:pStyle w:val="ListParagraph"/>
        <w:spacing w:after="0" w:line="276" w:lineRule="auto"/>
        <w:jc w:val="both"/>
        <w:rPr>
          <w:ins w:id="11295" w:author="Pamela Kakande Nabukhonzo" w:date="2025-06-08T21:33:00Z"/>
          <w:del w:id="11296" w:author="Rachel Shipsey" w:date="2025-06-23T15:21:00Z"/>
          <w:rFonts w:cs="Arial"/>
          <w:szCs w:val="24"/>
          <w:lang w:val="en-GB"/>
        </w:rPr>
        <w:pPrChange w:id="11297" w:author="Rachel Shipsey" w:date="2025-06-23T15:41:00Z">
          <w:pPr>
            <w:jc w:val="both"/>
          </w:pPr>
        </w:pPrChange>
      </w:pPr>
      <w:ins w:id="11298" w:author="Pamela Kakande Nabukhonzo" w:date="2025-06-08T20:59:00Z">
        <w:del w:id="11299" w:author="Rachel Shipsey" w:date="2025-06-11T12:13:00Z">
          <w:r w:rsidRPr="00340434" w:rsidDel="00196E55">
            <w:rPr>
              <w:b/>
              <w:bCs/>
            </w:rPr>
            <w:delText xml:space="preserve">Case </w:delText>
          </w:r>
          <w:r w:rsidDel="00196E55">
            <w:rPr>
              <w:b/>
              <w:bCs/>
            </w:rPr>
            <w:delText>e</w:delText>
          </w:r>
          <w:r w:rsidRPr="00340434" w:rsidDel="00196E55">
            <w:rPr>
              <w:b/>
              <w:bCs/>
            </w:rPr>
            <w:delText>xamples of</w:delText>
          </w:r>
          <w:r w:rsidDel="00196E55">
            <w:rPr>
              <w:b/>
              <w:bCs/>
            </w:rPr>
            <w:delText xml:space="preserve"> quality management</w:delText>
          </w:r>
        </w:del>
      </w:ins>
    </w:p>
    <w:p w14:paraId="284FC119" w14:textId="2ADBD70E" w:rsidR="00783E54" w:rsidDel="008D26A9" w:rsidRDefault="00783E54">
      <w:pPr>
        <w:pStyle w:val="ListParagraph"/>
        <w:spacing w:after="0" w:line="276" w:lineRule="auto"/>
        <w:jc w:val="both"/>
        <w:rPr>
          <w:ins w:id="11300" w:author="Pamela Kakande Nabukhonzo" w:date="2025-06-09T21:25:00Z"/>
          <w:del w:id="11301" w:author="Rachel Shipsey" w:date="2025-06-23T15:21:00Z"/>
          <w:rFonts w:cs="Arial"/>
          <w:szCs w:val="24"/>
          <w:lang w:val="en-GB"/>
        </w:rPr>
        <w:pPrChange w:id="11302" w:author="Rachel Shipsey" w:date="2025-06-23T15:41:00Z">
          <w:pPr>
            <w:jc w:val="both"/>
          </w:pPr>
        </w:pPrChange>
      </w:pPr>
      <w:ins w:id="11303" w:author="Pamela Kakande Nabukhonzo" w:date="2025-06-09T21:25:00Z">
        <w:del w:id="11304" w:author="Rachel Shipsey" w:date="2025-06-23T15:21:00Z">
          <w:r w:rsidRPr="00783E54" w:rsidDel="008D26A9">
            <w:rPr>
              <w:rFonts w:cs="Arial"/>
              <w:szCs w:val="24"/>
              <w:lang w:val="en-GB"/>
            </w:rPr>
            <w:delText xml:space="preserve">The data quality assurance adopted by </w:delText>
          </w:r>
          <w:r w:rsidRPr="00783E54" w:rsidDel="008D26A9">
            <w:rPr>
              <w:rFonts w:cs="Arial"/>
              <w:b/>
              <w:bCs/>
              <w:szCs w:val="24"/>
              <w:lang w:val="en-GB"/>
              <w:rPrChange w:id="11305" w:author="Pamela Kakande Nabukhonzo" w:date="2025-06-09T21:26:00Z">
                <w:rPr>
                  <w:rFonts w:cs="Arial"/>
                  <w:szCs w:val="24"/>
                  <w:lang w:val="en-GB"/>
                </w:rPr>
              </w:rPrChange>
            </w:rPr>
            <w:delText>The Gambia</w:delText>
          </w:r>
          <w:r w:rsidRPr="00783E54" w:rsidDel="008D26A9">
            <w:rPr>
              <w:rFonts w:cs="Arial"/>
              <w:szCs w:val="24"/>
              <w:lang w:val="en-GB"/>
            </w:rPr>
            <w:delText xml:space="preserve"> and several other countries in Africa was multi-faceted and included: digitization of maps and compound imageries to be used to track progress of work and performance of enumerators in EAs, use of supervisors for CAPI validation of collected and shared data information, use of inbuilt consistency checks (filtering questions, skip patterns), use of data quality monitors, use of regional field monitors/regional census officers and their deputies, use of enumeration coverage dashboard, use of a Call Centre.</w:delText>
          </w:r>
        </w:del>
      </w:ins>
    </w:p>
    <w:p w14:paraId="5B5FC156" w14:textId="7F36555B" w:rsidR="00D264DA" w:rsidRPr="006C1C43" w:rsidDel="008D26A9" w:rsidRDefault="00A259EC">
      <w:pPr>
        <w:pStyle w:val="ListParagraph"/>
        <w:spacing w:after="0" w:line="276" w:lineRule="auto"/>
        <w:jc w:val="both"/>
        <w:rPr>
          <w:ins w:id="11306" w:author="Pamela Kakande Nabukhonzo" w:date="2025-06-09T22:07:00Z"/>
          <w:del w:id="11307" w:author="Rachel Shipsey" w:date="2025-06-23T15:21:00Z"/>
          <w:rFonts w:eastAsia="Times New Roman" w:cs="Arial"/>
        </w:rPr>
        <w:pPrChange w:id="11308" w:author="Rachel Shipsey" w:date="2025-06-23T15:41:00Z">
          <w:pPr>
            <w:pBdr>
              <w:bottom w:val="single" w:sz="6" w:space="1" w:color="2F5496"/>
            </w:pBdr>
            <w:spacing w:after="0" w:line="240" w:lineRule="auto"/>
            <w:jc w:val="both"/>
          </w:pPr>
        </w:pPrChange>
      </w:pPr>
      <w:ins w:id="11309" w:author="Pamela Kakande Nabukhonzo" w:date="2025-06-08T21:33:00Z">
        <w:del w:id="11310" w:author="Rachel Shipsey" w:date="2025-06-23T15:21:00Z">
          <w:r w:rsidRPr="00A259EC" w:rsidDel="008D26A9">
            <w:rPr>
              <w:rFonts w:cs="Arial"/>
              <w:szCs w:val="24"/>
              <w:lang w:val="en-GB"/>
            </w:rPr>
            <w:delText xml:space="preserve">To ensure data quality, </w:delText>
          </w:r>
          <w:r w:rsidRPr="00A259EC" w:rsidDel="008D26A9">
            <w:rPr>
              <w:rFonts w:cs="Arial"/>
              <w:b/>
              <w:bCs/>
              <w:szCs w:val="24"/>
              <w:lang w:val="en-GB"/>
              <w:rPrChange w:id="11311" w:author="Pamela Kakande Nabukhonzo" w:date="2025-06-08T21:34:00Z">
                <w:rPr>
                  <w:rFonts w:cs="Arial"/>
                  <w:szCs w:val="24"/>
                  <w:lang w:val="en-GB"/>
                </w:rPr>
              </w:rPrChange>
            </w:rPr>
            <w:delText>Ghana</w:delText>
          </w:r>
          <w:r w:rsidRPr="00A259EC" w:rsidDel="008D26A9">
            <w:rPr>
              <w:rFonts w:cs="Arial"/>
              <w:szCs w:val="24"/>
              <w:lang w:val="en-GB"/>
            </w:rPr>
            <w:delText xml:space="preserve"> implemented a multi-faceted approach that included the use of CAPI with built-in validation, real-time data monitoring, and independent monitoring by international experts.</w:delText>
          </w:r>
        </w:del>
      </w:ins>
      <w:ins w:id="11312" w:author="Pamela Kakande Nabukhonzo" w:date="2025-06-08T21:37:00Z">
        <w:del w:id="11313" w:author="Rachel Shipsey" w:date="2025-06-23T15:21:00Z">
          <w:r w:rsidR="00626266" w:rsidRPr="00626266" w:rsidDel="008D26A9">
            <w:delText xml:space="preserve"> </w:delText>
          </w:r>
          <w:r w:rsidR="00626266" w:rsidRPr="00626266" w:rsidDel="008D26A9">
            <w:rPr>
              <w:rFonts w:cs="Arial"/>
              <w:szCs w:val="24"/>
              <w:lang w:val="en-GB"/>
            </w:rPr>
            <w:delText xml:space="preserve">Ghana </w:delText>
          </w:r>
          <w:r w:rsidR="00626266" w:rsidDel="008D26A9">
            <w:rPr>
              <w:rFonts w:cs="Arial"/>
              <w:szCs w:val="24"/>
              <w:lang w:val="en-GB"/>
            </w:rPr>
            <w:delText>a</w:delText>
          </w:r>
        </w:del>
      </w:ins>
      <w:ins w:id="11314" w:author="Pamela Kakande Nabukhonzo" w:date="2025-06-08T21:38:00Z">
        <w:del w:id="11315" w:author="Rachel Shipsey" w:date="2025-06-23T15:21:00Z">
          <w:r w:rsidR="00626266" w:rsidDel="008D26A9">
            <w:rPr>
              <w:rFonts w:cs="Arial"/>
              <w:szCs w:val="24"/>
              <w:lang w:val="en-GB"/>
            </w:rPr>
            <w:delText>lso</w:delText>
          </w:r>
        </w:del>
      </w:ins>
      <w:ins w:id="11316" w:author="Pamela Kakande Nabukhonzo" w:date="2025-06-08T21:37:00Z">
        <w:del w:id="11317" w:author="Rachel Shipsey" w:date="2025-06-23T15:21:00Z">
          <w:r w:rsidR="00626266" w:rsidRPr="00626266" w:rsidDel="008D26A9">
            <w:rPr>
              <w:rFonts w:cs="Arial"/>
              <w:szCs w:val="24"/>
              <w:lang w:val="en-GB"/>
            </w:rPr>
            <w:delText xml:space="preserve"> established District Data Quality Management Teams to monitor data collection in real-time and resolve issues as they arise. These teams </w:delText>
          </w:r>
        </w:del>
      </w:ins>
      <w:ins w:id="11318" w:author="Pamela Kakande Nabukhonzo" w:date="2025-06-08T21:38:00Z">
        <w:del w:id="11319" w:author="Rachel Shipsey" w:date="2025-06-23T15:21:00Z">
          <w:r w:rsidR="00626266" w:rsidDel="008D26A9">
            <w:rPr>
              <w:rFonts w:cs="Arial"/>
              <w:szCs w:val="24"/>
              <w:lang w:val="en-GB"/>
            </w:rPr>
            <w:delText>we</w:delText>
          </w:r>
        </w:del>
      </w:ins>
      <w:ins w:id="11320" w:author="Pamela Kakande Nabukhonzo" w:date="2025-06-08T21:37:00Z">
        <w:del w:id="11321" w:author="Rachel Shipsey" w:date="2025-06-23T15:21:00Z">
          <w:r w:rsidR="00626266" w:rsidRPr="00626266" w:rsidDel="008D26A9">
            <w:rPr>
              <w:rFonts w:cs="Arial"/>
              <w:szCs w:val="24"/>
              <w:lang w:val="en-GB"/>
            </w:rPr>
            <w:delText xml:space="preserve">re crucial for ensuring data accuracy and completeness at the local level. </w:delText>
          </w:r>
        </w:del>
      </w:ins>
      <w:ins w:id="11322" w:author="Pamela Kakande Nabukhonzo" w:date="2025-06-09T22:07:00Z">
        <w:del w:id="11323" w:author="Rachel Shipsey" w:date="2025-06-23T15:21:00Z">
          <w:r w:rsidR="00D264DA" w:rsidRPr="006C1C43" w:rsidDel="008D26A9">
            <w:rPr>
              <w:rFonts w:eastAsia="Times New Roman" w:cs="Arial"/>
              <w:b/>
              <w:bCs/>
              <w:color w:val="000000"/>
            </w:rPr>
            <w:delText>Zambia</w:delText>
          </w:r>
        </w:del>
      </w:ins>
    </w:p>
    <w:p w14:paraId="0388D750" w14:textId="478FD7D8" w:rsidR="00D264DA" w:rsidRPr="006C1C43" w:rsidDel="008D26A9" w:rsidRDefault="00D264DA">
      <w:pPr>
        <w:pStyle w:val="ListParagraph"/>
        <w:spacing w:after="0" w:line="276" w:lineRule="auto"/>
        <w:jc w:val="both"/>
        <w:rPr>
          <w:ins w:id="11324" w:author="Pamela Kakande Nabukhonzo" w:date="2025-06-09T22:07:00Z"/>
          <w:del w:id="11325" w:author="Rachel Shipsey" w:date="2025-06-23T15:21:00Z"/>
          <w:rFonts w:eastAsia="Times New Roman" w:cs="Arial"/>
        </w:rPr>
        <w:pPrChange w:id="11326" w:author="Rachel Shipsey" w:date="2025-06-23T15:41:00Z">
          <w:pPr>
            <w:pBdr>
              <w:top w:val="single" w:sz="4" w:space="1" w:color="auto"/>
              <w:left w:val="single" w:sz="4" w:space="4" w:color="auto"/>
              <w:bottom w:val="single" w:sz="4" w:space="1" w:color="auto"/>
              <w:right w:val="single" w:sz="4" w:space="4" w:color="auto"/>
            </w:pBdr>
            <w:shd w:val="clear" w:color="auto" w:fill="D9E2F3"/>
            <w:spacing w:after="0" w:line="240" w:lineRule="auto"/>
            <w:jc w:val="both"/>
          </w:pPr>
        </w:pPrChange>
      </w:pPr>
      <w:ins w:id="11327" w:author="Pamela Kakande Nabukhonzo" w:date="2025-06-09T22:07:00Z">
        <w:del w:id="11328" w:author="Rachel Shipsey" w:date="2025-06-23T15:21:00Z">
          <w:r w:rsidRPr="006C1C43" w:rsidDel="008D26A9">
            <w:rPr>
              <w:rFonts w:eastAsia="Times New Roman" w:cs="Arial"/>
              <w:color w:val="000000"/>
            </w:rPr>
            <w:delText xml:space="preserve">The first level of supervision was provided by the supervisors. The supervisors were responsible for closely monitoring the work of the teams to ensure that all households were visited, all respondents were contacted, and all procedures were accurately implemented. Each supervisor had about 6 enumerators and conducted </w:delText>
          </w:r>
          <w:r w:rsidRPr="006C1C43" w:rsidDel="008D26A9">
            <w:rPr>
              <w:rFonts w:eastAsia="Times New Roman" w:cs="Arial"/>
              <w:color w:val="000000"/>
              <w:lang w:val="en-GB"/>
            </w:rPr>
            <w:delText>re</w:delText>
          </w:r>
          <w:r w:rsidRPr="006C1C43" w:rsidDel="008D26A9">
            <w:rPr>
              <w:rFonts w:eastAsia="Times New Roman" w:cs="Arial"/>
              <w:color w:val="000000"/>
            </w:rPr>
            <w:delText>-interviews of 5 selected households in each Enumeration Area assigned to them. Further, the supervisor reviewed the questionnaires after receiving the work from their enumerators using the review report on the supervisor menu. The report showed the name of the enumerator, EA number assigned to them, average interview time, total population enumerated, number of completed and non</w:delText>
          </w:r>
          <w:r w:rsidRPr="006C1C43" w:rsidDel="008D26A9">
            <w:rPr>
              <w:rFonts w:eastAsia="Times New Roman" w:cs="Arial"/>
              <w:color w:val="000000"/>
              <w:lang w:val="en-GB"/>
            </w:rPr>
            <w:delText>-</w:delText>
          </w:r>
          <w:r w:rsidRPr="006C1C43" w:rsidDel="008D26A9">
            <w:rPr>
              <w:rFonts w:eastAsia="Times New Roman" w:cs="Arial"/>
              <w:color w:val="000000"/>
            </w:rPr>
            <w:delText>contacts households among other key performance indicators. The supervisors provided feedback to the enumerators based on the reports.</w:delText>
          </w:r>
        </w:del>
      </w:ins>
    </w:p>
    <w:p w14:paraId="33B8CE16" w14:textId="7458582D" w:rsidR="00D264DA" w:rsidRPr="006C1C43" w:rsidDel="008D26A9" w:rsidRDefault="00D264DA">
      <w:pPr>
        <w:pStyle w:val="ListParagraph"/>
        <w:spacing w:after="0" w:line="276" w:lineRule="auto"/>
        <w:jc w:val="both"/>
        <w:rPr>
          <w:ins w:id="11329" w:author="Pamela Kakande Nabukhonzo" w:date="2025-06-09T22:07:00Z"/>
          <w:del w:id="11330" w:author="Rachel Shipsey" w:date="2025-06-23T15:21:00Z"/>
          <w:rFonts w:eastAsia="Times New Roman" w:cs="Arial"/>
        </w:rPr>
        <w:pPrChange w:id="11331" w:author="Rachel Shipsey" w:date="2025-06-23T15:41:00Z">
          <w:pPr>
            <w:pBdr>
              <w:top w:val="single" w:sz="4" w:space="1" w:color="auto"/>
              <w:left w:val="single" w:sz="4" w:space="4" w:color="auto"/>
              <w:bottom w:val="single" w:sz="4" w:space="1" w:color="auto"/>
              <w:right w:val="single" w:sz="4" w:space="4" w:color="auto"/>
            </w:pBdr>
            <w:shd w:val="clear" w:color="auto" w:fill="D9E2F3"/>
            <w:spacing w:after="0" w:line="240" w:lineRule="auto"/>
            <w:jc w:val="both"/>
          </w:pPr>
        </w:pPrChange>
      </w:pPr>
    </w:p>
    <w:p w14:paraId="53C6FA68" w14:textId="52604C92" w:rsidR="00D264DA" w:rsidRPr="006C1C43" w:rsidDel="008D26A9" w:rsidRDefault="00D264DA">
      <w:pPr>
        <w:pStyle w:val="ListParagraph"/>
        <w:spacing w:after="0" w:line="276" w:lineRule="auto"/>
        <w:jc w:val="both"/>
        <w:rPr>
          <w:ins w:id="11332" w:author="Pamela Kakande Nabukhonzo" w:date="2025-06-09T22:07:00Z"/>
          <w:del w:id="11333" w:author="Rachel Shipsey" w:date="2025-06-23T15:21:00Z"/>
          <w:rFonts w:eastAsia="Times New Roman" w:cs="Arial"/>
        </w:rPr>
        <w:pPrChange w:id="11334" w:author="Rachel Shipsey" w:date="2025-06-23T15:41:00Z">
          <w:pPr>
            <w:pBdr>
              <w:top w:val="single" w:sz="4" w:space="1" w:color="auto"/>
              <w:left w:val="single" w:sz="4" w:space="4" w:color="auto"/>
              <w:bottom w:val="single" w:sz="4" w:space="1" w:color="auto"/>
              <w:right w:val="single" w:sz="4" w:space="4" w:color="auto"/>
            </w:pBdr>
            <w:shd w:val="clear" w:color="auto" w:fill="D9E2F3"/>
            <w:spacing w:after="0" w:line="240" w:lineRule="auto"/>
            <w:jc w:val="both"/>
          </w:pPr>
        </w:pPrChange>
      </w:pPr>
      <w:ins w:id="11335" w:author="Pamela Kakande Nabukhonzo" w:date="2025-06-09T22:07:00Z">
        <w:del w:id="11336" w:author="Rachel Shipsey" w:date="2025-06-23T15:21:00Z">
          <w:r w:rsidRPr="006C1C43" w:rsidDel="008D26A9">
            <w:rPr>
              <w:rFonts w:eastAsia="Times New Roman" w:cs="Arial"/>
              <w:color w:val="000000"/>
            </w:rPr>
            <w:delText>At national and subnational level, the census monitoring dashboard was key in monitoring the data collection. The dashboard was a web-based information management tool used to display key performance indicators for real time tracking of fieldwork progress. Developed with technical assistance from UNECA’s African Centre for Statistics (ACS), The dashboard presented key indicators in interactive charts and graphs to allow users for a quick review and analysis. Access was given to selected census technical and administrative staff for them to view progress in their respective regions and be able to prioritize where to monitor. National Data Quality Monitors who operated at HQ provided feedback to the Provincial Census Officers as well as the District Census Coordinators. Population projections were included in the dashboard for benchmarking the progress of enumeration. Further, National Data Quality officers conducted field visits to their assigned region to provide feedback to the enumerators. The census dashboard helped to target certain areas which had low performance indicators.</w:delText>
          </w:r>
        </w:del>
      </w:ins>
    </w:p>
    <w:p w14:paraId="13814E83" w14:textId="5366662A" w:rsidR="00D264DA" w:rsidRPr="006C1C43" w:rsidDel="008D26A9" w:rsidRDefault="00D264DA">
      <w:pPr>
        <w:pStyle w:val="ListParagraph"/>
        <w:spacing w:after="0" w:line="276" w:lineRule="auto"/>
        <w:jc w:val="both"/>
        <w:rPr>
          <w:ins w:id="11337" w:author="Pamela Kakande Nabukhonzo" w:date="2025-06-09T22:07:00Z"/>
          <w:del w:id="11338" w:author="Rachel Shipsey" w:date="2025-06-23T15:21:00Z"/>
          <w:rFonts w:eastAsia="Times New Roman" w:cs="Arial"/>
        </w:rPr>
        <w:pPrChange w:id="11339" w:author="Rachel Shipsey" w:date="2025-06-23T15:41:00Z">
          <w:pPr>
            <w:pBdr>
              <w:top w:val="single" w:sz="4" w:space="1" w:color="auto"/>
              <w:left w:val="single" w:sz="4" w:space="4" w:color="auto"/>
              <w:bottom w:val="single" w:sz="4" w:space="1" w:color="auto"/>
              <w:right w:val="single" w:sz="4" w:space="4" w:color="auto"/>
            </w:pBdr>
            <w:shd w:val="clear" w:color="auto" w:fill="D9E2F3"/>
            <w:spacing w:after="0" w:line="240" w:lineRule="auto"/>
            <w:jc w:val="both"/>
          </w:pPr>
        </w:pPrChange>
      </w:pPr>
    </w:p>
    <w:p w14:paraId="62ADAC30" w14:textId="334F9F5C" w:rsidR="00D264DA" w:rsidRPr="006C1C43" w:rsidDel="008D26A9" w:rsidRDefault="00D264DA">
      <w:pPr>
        <w:pStyle w:val="ListParagraph"/>
        <w:spacing w:after="0" w:line="276" w:lineRule="auto"/>
        <w:jc w:val="both"/>
        <w:rPr>
          <w:ins w:id="11340" w:author="Pamela Kakande Nabukhonzo" w:date="2025-06-09T22:07:00Z"/>
          <w:del w:id="11341" w:author="Rachel Shipsey" w:date="2025-06-23T15:21:00Z"/>
          <w:rFonts w:eastAsia="Times New Roman" w:cs="Arial"/>
        </w:rPr>
        <w:pPrChange w:id="11342" w:author="Rachel Shipsey" w:date="2025-06-23T15:41:00Z">
          <w:pPr>
            <w:pBdr>
              <w:top w:val="single" w:sz="4" w:space="1" w:color="auto"/>
              <w:left w:val="single" w:sz="4" w:space="4" w:color="auto"/>
              <w:bottom w:val="single" w:sz="4" w:space="1" w:color="auto"/>
              <w:right w:val="single" w:sz="4" w:space="4" w:color="auto"/>
            </w:pBdr>
            <w:shd w:val="clear" w:color="auto" w:fill="D9E2F3"/>
            <w:spacing w:after="0" w:line="240" w:lineRule="auto"/>
            <w:jc w:val="both"/>
          </w:pPr>
        </w:pPrChange>
      </w:pPr>
      <w:ins w:id="11343" w:author="Pamela Kakande Nabukhonzo" w:date="2025-06-09T22:07:00Z">
        <w:del w:id="11344" w:author="Rachel Shipsey" w:date="2025-06-23T15:21:00Z">
          <w:r w:rsidRPr="006C1C43" w:rsidDel="008D26A9">
            <w:rPr>
              <w:rFonts w:eastAsia="Times New Roman" w:cs="Arial"/>
              <w:color w:val="000000"/>
            </w:rPr>
            <w:delText>For enumerators that reported to have completed enumeration, the GIS were checking the coverage of the EA before certifying the completion of work.  Feedback was given to the enumerators on structures observed without markers.</w:delText>
          </w:r>
        </w:del>
      </w:ins>
    </w:p>
    <w:p w14:paraId="1FDC369A" w14:textId="10A162AB" w:rsidR="00C20C1B" w:rsidDel="008D26A9" w:rsidRDefault="00C20C1B">
      <w:pPr>
        <w:pStyle w:val="ListParagraph"/>
        <w:spacing w:after="0" w:line="276" w:lineRule="auto"/>
        <w:jc w:val="both"/>
        <w:rPr>
          <w:ins w:id="11345" w:author="Pamela Kakande Nabukhonzo" w:date="2025-06-10T20:54:00Z"/>
          <w:del w:id="11346" w:author="Rachel Shipsey" w:date="2025-06-23T15:21:00Z"/>
          <w:rFonts w:eastAsia="Times New Roman" w:cs="Arial"/>
          <w:b/>
          <w:bCs/>
        </w:rPr>
        <w:pPrChange w:id="11347" w:author="Rachel Shipsey" w:date="2025-06-23T15:41:00Z">
          <w:pPr>
            <w:spacing w:after="240" w:line="240" w:lineRule="auto"/>
            <w:jc w:val="both"/>
          </w:pPr>
        </w:pPrChange>
      </w:pPr>
    </w:p>
    <w:p w14:paraId="467FE325" w14:textId="7AD673B9" w:rsidR="00463321" w:rsidRPr="00C20C1B" w:rsidDel="008D26A9" w:rsidRDefault="00463321">
      <w:pPr>
        <w:pStyle w:val="ListParagraph"/>
        <w:spacing w:after="0" w:line="276" w:lineRule="auto"/>
        <w:jc w:val="both"/>
        <w:rPr>
          <w:ins w:id="11348" w:author="Pamela Kakande Nabukhonzo" w:date="2025-06-09T22:35:00Z"/>
          <w:del w:id="11349" w:author="Rachel Shipsey" w:date="2025-06-23T15:21:00Z"/>
          <w:rFonts w:eastAsia="Times New Roman" w:cs="Arial"/>
          <w:b/>
          <w:bCs/>
          <w:rPrChange w:id="11350" w:author="Pamela Kakande Nabukhonzo" w:date="2025-06-11T10:08:00Z">
            <w:rPr>
              <w:ins w:id="11351" w:author="Pamela Kakande Nabukhonzo" w:date="2025-06-09T22:35:00Z"/>
              <w:del w:id="11352" w:author="Rachel Shipsey" w:date="2025-06-23T15:21:00Z"/>
              <w:rFonts w:eastAsia="Times New Roman" w:cs="Arial"/>
            </w:rPr>
          </w:rPrChange>
        </w:rPr>
        <w:pPrChange w:id="11353" w:author="Rachel Shipsey" w:date="2025-06-23T15:41:00Z">
          <w:pPr>
            <w:spacing w:after="240" w:line="240" w:lineRule="auto"/>
            <w:jc w:val="both"/>
          </w:pPr>
        </w:pPrChange>
      </w:pPr>
      <w:ins w:id="11354" w:author="Pamela Kakande Nabukhonzo" w:date="2025-06-09T22:35:00Z">
        <w:del w:id="11355" w:author="Rachel Shipsey" w:date="2025-06-23T15:21:00Z">
          <w:r w:rsidRPr="00C20C1B" w:rsidDel="008D26A9">
            <w:rPr>
              <w:rFonts w:eastAsia="Times New Roman" w:cs="Arial"/>
              <w:b/>
              <w:bCs/>
              <w:rPrChange w:id="11356" w:author="Pamela Kakande Nabukhonzo" w:date="2025-06-11T10:08:00Z">
                <w:rPr>
                  <w:rFonts w:eastAsia="Times New Roman" w:cs="Arial"/>
                </w:rPr>
              </w:rPrChange>
            </w:rPr>
            <w:delText>Tanzania</w:delText>
          </w:r>
        </w:del>
      </w:ins>
    </w:p>
    <w:p w14:paraId="7F1324DE" w14:textId="260F2506" w:rsidR="00114F7D" w:rsidRPr="00114F7D" w:rsidDel="008D26A9" w:rsidRDefault="00463321">
      <w:pPr>
        <w:pStyle w:val="ListParagraph"/>
        <w:spacing w:after="0" w:line="276" w:lineRule="auto"/>
        <w:jc w:val="both"/>
        <w:rPr>
          <w:ins w:id="11357" w:author="Pamela Kakande Nabukhonzo" w:date="2025-06-09T22:35:00Z"/>
          <w:del w:id="11358" w:author="Rachel Shipsey" w:date="2025-06-23T15:21:00Z"/>
          <w:rFonts w:cs="Arial"/>
          <w:color w:val="000000"/>
          <w:szCs w:val="24"/>
        </w:rPr>
        <w:pPrChange w:id="11359" w:author="Rachel Shipsey" w:date="2025-06-23T15:41:00Z">
          <w:pPr>
            <w:spacing w:after="240" w:line="240" w:lineRule="auto"/>
            <w:jc w:val="both"/>
          </w:pPr>
        </w:pPrChange>
      </w:pPr>
      <w:ins w:id="11360" w:author="Pamela Kakande Nabukhonzo" w:date="2025-06-09T22:35:00Z">
        <w:del w:id="11361" w:author="Rachel Shipsey" w:date="2025-06-23T15:21:00Z">
          <w:r w:rsidRPr="001C5F6C" w:rsidDel="008D26A9">
            <w:rPr>
              <w:rFonts w:cs="Arial"/>
              <w:color w:val="000000"/>
              <w:szCs w:val="24"/>
            </w:rPr>
            <w:delText xml:space="preserve">Quality control is an essential component of the Census undertaking. Quality control standards and procedures were developed and observed throughout all steps of the census undertaking to ensure collection of quality data. All supervisors and coordinators were trained on quality control standards and procedures during training sessions of the census. </w:delText>
          </w:r>
          <w:r w:rsidRPr="001C5F6C" w:rsidDel="008D26A9">
            <w:rPr>
              <w:rFonts w:cs="Arial"/>
              <w:color w:val="000000"/>
              <w:szCs w:val="24"/>
            </w:rPr>
            <w:br/>
            <w:delText>At Pre-Enumeration Stage, planning was well organized; there were well designed census questionnaires and other related documents (manuals, control forms etc.). Also, on census mapping, supervisors assessed the work done by Field Assistants on delineation. In order to increase the quality and</w:delText>
          </w:r>
          <w:r w:rsidDel="008D26A9">
            <w:rPr>
              <w:rFonts w:cs="Arial"/>
              <w:color w:val="000000"/>
              <w:szCs w:val="24"/>
            </w:rPr>
            <w:delText xml:space="preserve"> </w:delText>
          </w:r>
          <w:r w:rsidR="00114F7D" w:rsidRPr="00114F7D" w:rsidDel="008D26A9">
            <w:rPr>
              <w:rFonts w:cs="Arial"/>
              <w:color w:val="000000"/>
              <w:szCs w:val="24"/>
            </w:rPr>
            <w:delText xml:space="preserve">Quality control is an essential component of the Census undertaking. Quality control standards and procedures were developed and observed throughout all steps of the census undertaking to ensure collection of quality data. All supervisors and coordinators were trained on quality control standards and procedures during training sessions of the census. </w:delText>
          </w:r>
        </w:del>
      </w:ins>
    </w:p>
    <w:p w14:paraId="1C7A4299" w14:textId="727D4E9E" w:rsidR="00114F7D" w:rsidRPr="00114F7D" w:rsidDel="008D26A9" w:rsidRDefault="00114F7D">
      <w:pPr>
        <w:pStyle w:val="ListParagraph"/>
        <w:spacing w:after="0" w:line="276" w:lineRule="auto"/>
        <w:jc w:val="both"/>
        <w:rPr>
          <w:ins w:id="11362" w:author="Pamela Kakande Nabukhonzo" w:date="2025-06-09T22:35:00Z"/>
          <w:del w:id="11363" w:author="Rachel Shipsey" w:date="2025-06-23T15:21:00Z"/>
          <w:rFonts w:cs="Arial"/>
          <w:color w:val="000000"/>
          <w:szCs w:val="24"/>
        </w:rPr>
        <w:pPrChange w:id="11364" w:author="Rachel Shipsey" w:date="2025-06-23T15:41:00Z">
          <w:pPr>
            <w:spacing w:after="240" w:line="240" w:lineRule="auto"/>
            <w:jc w:val="both"/>
          </w:pPr>
        </w:pPrChange>
      </w:pPr>
      <w:ins w:id="11365" w:author="Pamela Kakande Nabukhonzo" w:date="2025-06-09T22:35:00Z">
        <w:del w:id="11366" w:author="Rachel Shipsey" w:date="2025-06-23T15:21:00Z">
          <w:r w:rsidRPr="00114F7D" w:rsidDel="008D26A9">
            <w:rPr>
              <w:rFonts w:cs="Arial"/>
              <w:color w:val="000000"/>
              <w:szCs w:val="24"/>
            </w:rPr>
            <w:delText>At Pre-Enumeration Stage, planning was well organized; there were well designed census questionnaires and other related documents (manuals, control forms etc.). Also, on census mapping, supervisors assessed the work done by Field Assistants on delineation. In order to increase the quality and the accuracy of the maps, Global Positioning Systems (GPSs) were used.</w:delText>
          </w:r>
        </w:del>
      </w:ins>
    </w:p>
    <w:p w14:paraId="1959BB6E" w14:textId="1680F274" w:rsidR="00114F7D" w:rsidRPr="00114F7D" w:rsidDel="008D26A9" w:rsidRDefault="00114F7D">
      <w:pPr>
        <w:pStyle w:val="ListParagraph"/>
        <w:spacing w:after="0" w:line="276" w:lineRule="auto"/>
        <w:jc w:val="both"/>
        <w:rPr>
          <w:ins w:id="11367" w:author="Pamela Kakande Nabukhonzo" w:date="2025-06-09T22:35:00Z"/>
          <w:del w:id="11368" w:author="Rachel Shipsey" w:date="2025-06-23T15:21:00Z"/>
          <w:rFonts w:cs="Arial"/>
          <w:color w:val="000000"/>
          <w:szCs w:val="24"/>
        </w:rPr>
        <w:pPrChange w:id="11369" w:author="Rachel Shipsey" w:date="2025-06-23T15:41:00Z">
          <w:pPr>
            <w:spacing w:after="240" w:line="240" w:lineRule="auto"/>
            <w:jc w:val="both"/>
          </w:pPr>
        </w:pPrChange>
      </w:pPr>
      <w:ins w:id="11370" w:author="Pamela Kakande Nabukhonzo" w:date="2025-06-09T22:35:00Z">
        <w:del w:id="11371" w:author="Rachel Shipsey" w:date="2025-06-23T15:21:00Z">
          <w:r w:rsidRPr="00114F7D" w:rsidDel="008D26A9">
            <w:rPr>
              <w:rFonts w:cs="Arial"/>
              <w:color w:val="000000"/>
              <w:szCs w:val="24"/>
            </w:rPr>
            <w:delText>During the designing of the application, programmers used the specifications developed by the subject matter specialists. The specifications contained all instructions for the programmers to program the code form the questionnaire into CAPI including response options, skip patterns, instructions to the interviewer, data validations, error messages and output data format. For validation purposes the subject matter developed validation checks, which include range checks, inconsistency checks and data completeness checks.</w:delText>
          </w:r>
        </w:del>
      </w:ins>
    </w:p>
    <w:p w14:paraId="22782841" w14:textId="150849F8" w:rsidR="00114F7D" w:rsidRPr="00114F7D" w:rsidDel="008D26A9" w:rsidRDefault="00114F7D">
      <w:pPr>
        <w:pStyle w:val="ListParagraph"/>
        <w:spacing w:after="0" w:line="276" w:lineRule="auto"/>
        <w:jc w:val="both"/>
        <w:rPr>
          <w:ins w:id="11372" w:author="Pamela Kakande Nabukhonzo" w:date="2025-06-09T22:35:00Z"/>
          <w:del w:id="11373" w:author="Rachel Shipsey" w:date="2025-06-23T15:21:00Z"/>
          <w:rFonts w:cs="Arial"/>
          <w:color w:val="000000"/>
          <w:szCs w:val="24"/>
        </w:rPr>
        <w:pPrChange w:id="11374" w:author="Rachel Shipsey" w:date="2025-06-23T15:41:00Z">
          <w:pPr>
            <w:spacing w:after="240" w:line="240" w:lineRule="auto"/>
            <w:jc w:val="both"/>
          </w:pPr>
        </w:pPrChange>
      </w:pPr>
      <w:ins w:id="11375" w:author="Pamela Kakande Nabukhonzo" w:date="2025-06-09T22:35:00Z">
        <w:del w:id="11376" w:author="Rachel Shipsey" w:date="2025-06-23T15:21:00Z">
          <w:r w:rsidRPr="00114F7D" w:rsidDel="008D26A9">
            <w:rPr>
              <w:rFonts w:cs="Arial"/>
              <w:color w:val="000000"/>
              <w:szCs w:val="24"/>
            </w:rPr>
            <w:delText xml:space="preserve">In order to ensure the quality of data collected, the electronic questionnaire was tested several times specifically in three stages: In-house testing, pre-testing and pilot. </w:delText>
          </w:r>
        </w:del>
      </w:ins>
    </w:p>
    <w:p w14:paraId="76AD0F6A" w14:textId="5B03CAB1" w:rsidR="00114F7D" w:rsidRPr="00114F7D" w:rsidDel="008D26A9" w:rsidRDefault="00114F7D">
      <w:pPr>
        <w:pStyle w:val="ListParagraph"/>
        <w:spacing w:after="0" w:line="276" w:lineRule="auto"/>
        <w:jc w:val="both"/>
        <w:rPr>
          <w:ins w:id="11377" w:author="Pamela Kakande Nabukhonzo" w:date="2025-06-09T22:35:00Z"/>
          <w:del w:id="11378" w:author="Rachel Shipsey" w:date="2025-06-23T15:21:00Z"/>
          <w:rFonts w:cs="Arial"/>
          <w:color w:val="000000"/>
          <w:szCs w:val="24"/>
        </w:rPr>
        <w:pPrChange w:id="11379" w:author="Rachel Shipsey" w:date="2025-06-23T15:41:00Z">
          <w:pPr>
            <w:spacing w:after="240" w:line="240" w:lineRule="auto"/>
            <w:jc w:val="both"/>
          </w:pPr>
        </w:pPrChange>
      </w:pPr>
      <w:ins w:id="11380" w:author="Pamela Kakande Nabukhonzo" w:date="2025-06-09T22:35:00Z">
        <w:del w:id="11381" w:author="Rachel Shipsey" w:date="2025-06-23T15:21:00Z">
          <w:r w:rsidRPr="00114F7D" w:rsidDel="008D26A9">
            <w:rPr>
              <w:rFonts w:cs="Arial"/>
              <w:color w:val="000000"/>
              <w:szCs w:val="24"/>
            </w:rPr>
            <w:delText xml:space="preserve">During enumeration, quality control supervisors visited the households for spot checking and conducted back checks for selected households to ensure the quality of data collected. There was also the quality check program in the supervisor’s tablet, when enumerators sent data to the supervisor, the program runs a quality check to detect some issues. </w:delText>
          </w:r>
        </w:del>
      </w:ins>
    </w:p>
    <w:p w14:paraId="6835527C" w14:textId="68CFB9CE" w:rsidR="00114F7D" w:rsidRPr="00114F7D" w:rsidDel="008D26A9" w:rsidRDefault="00114F7D">
      <w:pPr>
        <w:pStyle w:val="ListParagraph"/>
        <w:spacing w:after="0" w:line="276" w:lineRule="auto"/>
        <w:jc w:val="both"/>
        <w:rPr>
          <w:ins w:id="11382" w:author="Pamela Kakande Nabukhonzo" w:date="2025-06-09T22:35:00Z"/>
          <w:del w:id="11383" w:author="Rachel Shipsey" w:date="2025-06-23T15:21:00Z"/>
          <w:rFonts w:cs="Arial"/>
          <w:color w:val="000000"/>
          <w:szCs w:val="24"/>
        </w:rPr>
        <w:pPrChange w:id="11384" w:author="Rachel Shipsey" w:date="2025-06-23T15:41:00Z">
          <w:pPr>
            <w:spacing w:after="240" w:line="240" w:lineRule="auto"/>
            <w:jc w:val="both"/>
          </w:pPr>
        </w:pPrChange>
      </w:pPr>
      <w:ins w:id="11385" w:author="Pamela Kakande Nabukhonzo" w:date="2025-06-09T22:35:00Z">
        <w:del w:id="11386" w:author="Rachel Shipsey" w:date="2025-06-23T15:21:00Z">
          <w:r w:rsidRPr="00114F7D" w:rsidDel="008D26A9">
            <w:rPr>
              <w:rFonts w:cs="Arial"/>
              <w:color w:val="000000"/>
              <w:szCs w:val="24"/>
            </w:rPr>
            <w:delText>Once the enumerators send the data IT personnel situated at headquarter were able to check the data through the server. Data quality checks was done by using an edit specification document prepared by the subject matter specialists for majority of the questions to reduce content errors. Hard checks in CAPI were designed to reduce content errors.</w:delText>
          </w:r>
        </w:del>
      </w:ins>
    </w:p>
    <w:p w14:paraId="5266B869" w14:textId="26D78292" w:rsidR="00463321" w:rsidDel="008D26A9" w:rsidRDefault="00114F7D">
      <w:pPr>
        <w:pStyle w:val="ListParagraph"/>
        <w:spacing w:after="0" w:line="276" w:lineRule="auto"/>
        <w:jc w:val="both"/>
        <w:rPr>
          <w:ins w:id="11387" w:author="Pamela Kakande Nabukhonzo" w:date="2025-06-09T22:35:00Z"/>
          <w:del w:id="11388" w:author="Rachel Shipsey" w:date="2025-06-23T15:21:00Z"/>
          <w:rFonts w:cs="Arial"/>
          <w:color w:val="000000"/>
          <w:szCs w:val="24"/>
        </w:rPr>
        <w:pPrChange w:id="11389" w:author="Rachel Shipsey" w:date="2025-06-23T15:41:00Z">
          <w:pPr>
            <w:spacing w:after="240" w:line="240" w:lineRule="auto"/>
            <w:jc w:val="both"/>
          </w:pPr>
        </w:pPrChange>
      </w:pPr>
      <w:ins w:id="11390" w:author="Pamela Kakande Nabukhonzo" w:date="2025-06-09T22:35:00Z">
        <w:del w:id="11391" w:author="Rachel Shipsey" w:date="2025-06-23T15:21:00Z">
          <w:r w:rsidRPr="00114F7D" w:rsidDel="008D26A9">
            <w:rPr>
              <w:rFonts w:cs="Arial"/>
              <w:color w:val="000000"/>
              <w:szCs w:val="24"/>
            </w:rPr>
            <w:delText>These procedures were used to limit the number of errors during the whole process of the census exercise.</w:delText>
          </w:r>
        </w:del>
      </w:ins>
    </w:p>
    <w:p w14:paraId="44DE668E" w14:textId="3435C8D4" w:rsidR="00C20C1B" w:rsidRPr="00C20C1B" w:rsidDel="008D26A9" w:rsidRDefault="00145798">
      <w:pPr>
        <w:pStyle w:val="ListParagraph"/>
        <w:spacing w:after="0" w:line="276" w:lineRule="auto"/>
        <w:jc w:val="both"/>
        <w:rPr>
          <w:ins w:id="11392" w:author="Pamela Kakande Nabukhonzo" w:date="2025-06-10T20:54:00Z"/>
          <w:del w:id="11393" w:author="Rachel Shipsey" w:date="2025-06-23T15:21:00Z"/>
          <w:rFonts w:eastAsia="Times New Roman" w:cs="Arial"/>
        </w:rPr>
        <w:pPrChange w:id="11394" w:author="Rachel Shipsey" w:date="2025-06-23T15:41:00Z">
          <w:pPr>
            <w:spacing w:after="240" w:line="240" w:lineRule="auto"/>
            <w:jc w:val="both"/>
          </w:pPr>
        </w:pPrChange>
      </w:pPr>
      <w:ins w:id="11395" w:author="Pamela Kakande Nabukhonzo" w:date="2025-06-10T20:54:00Z">
        <w:del w:id="11396" w:author="Rachel Shipsey" w:date="2025-06-23T15:21:00Z">
          <w:r w:rsidDel="008D26A9">
            <w:rPr>
              <w:rFonts w:eastAsia="Times New Roman" w:cs="Arial"/>
              <w:b/>
              <w:bCs/>
            </w:rPr>
            <w:delText>Namibia</w:delText>
          </w:r>
        </w:del>
      </w:ins>
    </w:p>
    <w:p w14:paraId="2311362C" w14:textId="533929C0" w:rsidR="00C20C1B" w:rsidRPr="00C20C1B" w:rsidDel="008D26A9" w:rsidRDefault="00A878C8">
      <w:pPr>
        <w:pStyle w:val="ListParagraph"/>
        <w:spacing w:after="0" w:line="276" w:lineRule="auto"/>
        <w:jc w:val="both"/>
        <w:rPr>
          <w:ins w:id="11397" w:author="Pamela Kakande Nabukhonzo" w:date="2025-06-10T20:54:00Z"/>
          <w:del w:id="11398" w:author="Rachel Shipsey" w:date="2025-06-23T15:21:00Z"/>
          <w:rFonts w:eastAsia="Times New Roman" w:cs="Arial"/>
        </w:rPr>
        <w:pPrChange w:id="11399" w:author="Rachel Shipsey" w:date="2025-06-23T15:41:00Z">
          <w:pPr>
            <w:spacing w:after="240" w:line="240" w:lineRule="auto"/>
            <w:jc w:val="both"/>
          </w:pPr>
        </w:pPrChange>
      </w:pPr>
      <w:ins w:id="11400" w:author="Pamela Kakande Nabukhonzo" w:date="2025-06-10T20:55:00Z">
        <w:del w:id="11401" w:author="Rachel Shipsey" w:date="2025-06-23T15:21:00Z">
          <w:r w:rsidDel="008D26A9">
            <w:rPr>
              <w:rFonts w:eastAsia="Times New Roman" w:cs="Arial"/>
            </w:rPr>
            <w:delText>In Namibia, t</w:delText>
          </w:r>
        </w:del>
      </w:ins>
      <w:ins w:id="11402" w:author="Pamela Kakande Nabukhonzo" w:date="2025-06-10T20:54:00Z">
        <w:del w:id="11403" w:author="Rachel Shipsey" w:date="2025-06-23T15:21:00Z">
          <w:r w:rsidR="00C20C1B" w:rsidRPr="00C20C1B" w:rsidDel="008D26A9">
            <w:rPr>
              <w:rFonts w:eastAsia="Times New Roman" w:cs="Arial"/>
            </w:rPr>
            <w:delText xml:space="preserve">o ensure the collection of reliable, quality, and timely data, a series of quality assurance activities were undertaken at different levels of monitoring. This was done by </w:delText>
          </w:r>
          <w:r w:rsidR="00145798" w:rsidDel="008D26A9">
            <w:rPr>
              <w:rFonts w:eastAsia="Times New Roman" w:cs="Arial"/>
            </w:rPr>
            <w:delText>regional supervisors</w:delText>
          </w:r>
          <w:r w:rsidR="00C20C1B" w:rsidRPr="00C20C1B" w:rsidDel="008D26A9">
            <w:rPr>
              <w:rFonts w:eastAsia="Times New Roman" w:cs="Arial"/>
            </w:rPr>
            <w:delText xml:space="preserve">, National </w:delText>
          </w:r>
        </w:del>
      </w:ins>
      <w:ins w:id="11404" w:author="Pamela Kakande Nabukhonzo" w:date="2025-06-10T20:55:00Z">
        <w:del w:id="11405" w:author="Rachel Shipsey" w:date="2025-06-23T15:21:00Z">
          <w:r w:rsidR="00145798" w:rsidRPr="00C20C1B" w:rsidDel="008D26A9">
            <w:rPr>
              <w:rFonts w:eastAsia="Times New Roman" w:cs="Arial"/>
            </w:rPr>
            <w:delText>Supervisors and</w:delText>
          </w:r>
        </w:del>
      </w:ins>
      <w:ins w:id="11406" w:author="Pamela Kakande Nabukhonzo" w:date="2025-06-10T20:54:00Z">
        <w:del w:id="11407" w:author="Rachel Shipsey" w:date="2025-06-23T15:21:00Z">
          <w:r w:rsidR="00C20C1B" w:rsidRPr="00C20C1B" w:rsidDel="008D26A9">
            <w:rPr>
              <w:rFonts w:eastAsia="Times New Roman" w:cs="Arial"/>
            </w:rPr>
            <w:delText xml:space="preserve"> Managers. The monitoring teams were sent to regions at the beginning of the fieldwork to ensure that fieldwork started off as planned and that all data collection procedures were followed as prescribed. </w:delText>
          </w:r>
        </w:del>
      </w:ins>
    </w:p>
    <w:p w14:paraId="3BB39AE9" w14:textId="2E99ECCE" w:rsidR="00D264DA" w:rsidRPr="006C1C43" w:rsidDel="008D26A9" w:rsidRDefault="00C20C1B">
      <w:pPr>
        <w:pStyle w:val="ListParagraph"/>
        <w:spacing w:after="0" w:line="276" w:lineRule="auto"/>
        <w:jc w:val="both"/>
        <w:rPr>
          <w:ins w:id="11408" w:author="Pamela Kakande Nabukhonzo" w:date="2025-06-09T22:07:00Z"/>
          <w:del w:id="11409" w:author="Rachel Shipsey" w:date="2025-06-23T15:21:00Z"/>
          <w:rFonts w:eastAsia="Times New Roman" w:cs="Arial"/>
        </w:rPr>
        <w:pPrChange w:id="11410" w:author="Rachel Shipsey" w:date="2025-06-23T15:41:00Z">
          <w:pPr>
            <w:spacing w:after="240" w:line="240" w:lineRule="auto"/>
            <w:jc w:val="both"/>
          </w:pPr>
        </w:pPrChange>
      </w:pPr>
      <w:ins w:id="11411" w:author="Pamela Kakande Nabukhonzo" w:date="2025-06-10T20:54:00Z">
        <w:del w:id="11412" w:author="Rachel Shipsey" w:date="2025-06-23T15:21:00Z">
          <w:r w:rsidRPr="00C20C1B" w:rsidDel="008D26A9">
            <w:rPr>
              <w:rFonts w:eastAsia="Times New Roman" w:cs="Arial"/>
            </w:rPr>
            <w:delText xml:space="preserve">Monitoring teams followed randomly selected teams just to observe and ensure that they are introducing the objectives of the </w:delText>
          </w:r>
        </w:del>
      </w:ins>
      <w:ins w:id="11413" w:author="Pamela Kakande Nabukhonzo" w:date="2025-06-10T20:57:00Z">
        <w:del w:id="11414" w:author="Rachel Shipsey" w:date="2025-06-23T15:21:00Z">
          <w:r w:rsidR="00BE7E4C" w:rsidRPr="00BE7E4C" w:rsidDel="008D26A9">
            <w:rPr>
              <w:rFonts w:eastAsia="Times New Roman" w:cs="Arial"/>
            </w:rPr>
            <w:delText>Census Mapping Project</w:delText>
          </w:r>
        </w:del>
      </w:ins>
      <w:ins w:id="11415" w:author="Pamela Kakande Nabukhonzo" w:date="2025-06-10T20:54:00Z">
        <w:del w:id="11416" w:author="Rachel Shipsey" w:date="2025-06-23T15:21:00Z">
          <w:r w:rsidRPr="00C20C1B" w:rsidDel="008D26A9">
            <w:rPr>
              <w:rFonts w:eastAsia="Times New Roman" w:cs="Arial"/>
            </w:rPr>
            <w:delText xml:space="preserve">properly and questions are asked as trained including the translation of questions from English to vernacular languages. In doing so, remedial actions were undertaken to improve the quality of the data. Furthermore, a monitoring dashboard was also used by the </w:delText>
          </w:r>
        </w:del>
      </w:ins>
      <w:ins w:id="11417" w:author="Pamela Kakande Nabukhonzo" w:date="2025-06-10T20:55:00Z">
        <w:del w:id="11418" w:author="Rachel Shipsey" w:date="2025-06-23T15:21:00Z">
          <w:r w:rsidR="00A878C8" w:rsidDel="008D26A9">
            <w:rPr>
              <w:rFonts w:eastAsia="Times New Roman" w:cs="Arial"/>
            </w:rPr>
            <w:delText>regional and national supervisors</w:delText>
          </w:r>
        </w:del>
      </w:ins>
      <w:ins w:id="11419" w:author="Pamela Kakande Nabukhonzo" w:date="2025-06-10T20:54:00Z">
        <w:del w:id="11420" w:author="Rachel Shipsey" w:date="2025-06-23T15:21:00Z">
          <w:r w:rsidRPr="00C20C1B" w:rsidDel="008D26A9">
            <w:rPr>
              <w:rFonts w:eastAsia="Times New Roman" w:cs="Arial"/>
            </w:rPr>
            <w:delText xml:space="preserve"> to monitor real-time data as it comes in and provide quality assurance on the data. During data quality assurance, if the data collected was wrongly entered or not as prescribed, that respective record was sent back to the mapper to fix the issues identified.</w:delText>
          </w:r>
        </w:del>
      </w:ins>
      <w:ins w:id="11421" w:author="Pamela Kakande Nabukhonzo" w:date="2025-06-09T22:07:00Z">
        <w:del w:id="11422" w:author="Rachel Shipsey" w:date="2025-06-23T15:21:00Z">
          <w:r w:rsidR="00D264DA" w:rsidRPr="006C1C43" w:rsidDel="008D26A9">
            <w:rPr>
              <w:rFonts w:eastAsia="Times New Roman" w:cs="Arial"/>
            </w:rPr>
            <w:br/>
          </w:r>
        </w:del>
      </w:ins>
    </w:p>
    <w:p w14:paraId="6A80FEB0" w14:textId="621E62C4" w:rsidR="00A77ECB" w:rsidDel="008D26A9" w:rsidRDefault="00A77ECB">
      <w:pPr>
        <w:pStyle w:val="ListParagraph"/>
        <w:spacing w:after="0" w:line="276" w:lineRule="auto"/>
        <w:jc w:val="both"/>
        <w:rPr>
          <w:ins w:id="11423" w:author="Pamela Kakande Nabukhonzo" w:date="2025-06-08T21:06:00Z"/>
          <w:del w:id="11424" w:author="Rachel Shipsey" w:date="2025-06-23T15:21:00Z"/>
          <w:b/>
          <w:bCs/>
        </w:rPr>
        <w:pPrChange w:id="11425" w:author="Rachel Shipsey" w:date="2025-06-23T15:41:00Z">
          <w:pPr/>
        </w:pPrChange>
      </w:pPr>
    </w:p>
    <w:p w14:paraId="0DF412F2" w14:textId="0854FD70" w:rsidR="0076471A" w:rsidRPr="00340434" w:rsidDel="008D26A9" w:rsidRDefault="0076471A">
      <w:pPr>
        <w:pStyle w:val="ListParagraph"/>
        <w:spacing w:after="0" w:line="276" w:lineRule="auto"/>
        <w:jc w:val="both"/>
        <w:rPr>
          <w:ins w:id="11426" w:author="Pamela Kakande Nabukhonzo" w:date="2025-06-08T20:57:00Z"/>
          <w:del w:id="11427" w:author="Rachel Shipsey" w:date="2025-06-23T15:21:00Z"/>
          <w:b/>
          <w:bCs/>
        </w:rPr>
        <w:pPrChange w:id="11428" w:author="Rachel Shipsey" w:date="2025-06-23T15:41:00Z">
          <w:pPr/>
        </w:pPrChange>
      </w:pPr>
      <w:ins w:id="11429" w:author="Pamela Kakande Nabukhonzo" w:date="2025-06-08T20:57:00Z">
        <w:del w:id="11430" w:author="Rachel Shipsey" w:date="2025-06-23T15:21:00Z">
          <w:r w:rsidRPr="00340434" w:rsidDel="008D26A9">
            <w:rPr>
              <w:b/>
              <w:bCs/>
            </w:rPr>
            <w:delText xml:space="preserve">Case </w:delText>
          </w:r>
        </w:del>
      </w:ins>
      <w:ins w:id="11431" w:author="Pamela Kakande Nabukhonzo" w:date="2025-06-08T20:58:00Z">
        <w:del w:id="11432" w:author="Rachel Shipsey" w:date="2025-06-23T15:21:00Z">
          <w:r w:rsidR="008C1801" w:rsidDel="008D26A9">
            <w:rPr>
              <w:b/>
              <w:bCs/>
            </w:rPr>
            <w:delText>e</w:delText>
          </w:r>
        </w:del>
      </w:ins>
      <w:ins w:id="11433" w:author="Pamela Kakande Nabukhonzo" w:date="2025-06-08T20:57:00Z">
        <w:del w:id="11434" w:author="Rachel Shipsey" w:date="2025-06-23T15:21:00Z">
          <w:r w:rsidRPr="00340434" w:rsidDel="008D26A9">
            <w:rPr>
              <w:b/>
              <w:bCs/>
            </w:rPr>
            <w:delText xml:space="preserve">xamples of </w:delText>
          </w:r>
        </w:del>
      </w:ins>
      <w:ins w:id="11435" w:author="Pamela Kakande Nabukhonzo" w:date="2025-06-08T20:58:00Z">
        <w:del w:id="11436" w:author="Rachel Shipsey" w:date="2025-06-23T15:21:00Z">
          <w:r w:rsidR="008C1801" w:rsidDel="008D26A9">
            <w:rPr>
              <w:b/>
              <w:bCs/>
            </w:rPr>
            <w:delText>risk m</w:delText>
          </w:r>
        </w:del>
      </w:ins>
      <w:ins w:id="11437" w:author="Pamela Kakande Nabukhonzo" w:date="2025-06-08T20:57:00Z">
        <w:del w:id="11438" w:author="Rachel Shipsey" w:date="2025-06-23T15:21:00Z">
          <w:r w:rsidRPr="00340434" w:rsidDel="008D26A9">
            <w:rPr>
              <w:b/>
              <w:bCs/>
            </w:rPr>
            <w:delText xml:space="preserve">itigation </w:delText>
          </w:r>
        </w:del>
      </w:ins>
      <w:ins w:id="11439" w:author="Pamela Kakande Nabukhonzo" w:date="2025-06-08T20:58:00Z">
        <w:del w:id="11440" w:author="Rachel Shipsey" w:date="2025-06-23T15:21:00Z">
          <w:r w:rsidR="008C1801" w:rsidDel="008D26A9">
            <w:rPr>
              <w:b/>
              <w:bCs/>
            </w:rPr>
            <w:delText>c</w:delText>
          </w:r>
        </w:del>
      </w:ins>
      <w:ins w:id="11441" w:author="Pamela Kakande Nabukhonzo" w:date="2025-06-08T20:57:00Z">
        <w:del w:id="11442" w:author="Rachel Shipsey" w:date="2025-06-23T15:21:00Z">
          <w:r w:rsidRPr="00340434" w:rsidDel="008D26A9">
            <w:rPr>
              <w:b/>
              <w:bCs/>
            </w:rPr>
            <w:delText>hallenges</w:delText>
          </w:r>
        </w:del>
      </w:ins>
    </w:p>
    <w:p w14:paraId="67877ACB" w14:textId="35867D9F" w:rsidR="0076471A" w:rsidRPr="00340434" w:rsidDel="008D26A9" w:rsidRDefault="0076471A">
      <w:pPr>
        <w:pStyle w:val="ListParagraph"/>
        <w:spacing w:after="0" w:line="276" w:lineRule="auto"/>
        <w:jc w:val="both"/>
        <w:rPr>
          <w:ins w:id="11443" w:author="Pamela Kakande Nabukhonzo" w:date="2025-06-08T20:57:00Z"/>
          <w:del w:id="11444" w:author="Rachel Shipsey" w:date="2025-06-23T15:21:00Z"/>
        </w:rPr>
        <w:pPrChange w:id="11445" w:author="Rachel Shipsey" w:date="2025-06-23T15:41:00Z">
          <w:pPr>
            <w:numPr>
              <w:numId w:val="250"/>
            </w:numPr>
            <w:tabs>
              <w:tab w:val="num" w:pos="720"/>
            </w:tabs>
            <w:ind w:left="720" w:hanging="360"/>
          </w:pPr>
        </w:pPrChange>
      </w:pPr>
      <w:ins w:id="11446" w:author="Pamela Kakande Nabukhonzo" w:date="2025-06-08T20:57:00Z">
        <w:del w:id="11447" w:author="Rachel Shipsey" w:date="2025-06-23T15:21:00Z">
          <w:r w:rsidRPr="00340434" w:rsidDel="008D26A9">
            <w:delText>For</w:delText>
          </w:r>
        </w:del>
      </w:ins>
      <w:ins w:id="11448" w:author="Pamela Kakande Nabukhonzo" w:date="2025-06-08T21:01:00Z">
        <w:del w:id="11449" w:author="Rachel Shipsey" w:date="2025-06-23T15:21:00Z">
          <w:r w:rsidR="00692A91" w:rsidDel="008D26A9">
            <w:delText xml:space="preserve"> </w:delText>
          </w:r>
          <w:r w:rsidR="00692A91" w:rsidRPr="00692A91" w:rsidDel="008D26A9">
            <w:rPr>
              <w:rPrChange w:id="11450" w:author="Pamela Kakande Nabukhonzo" w:date="2025-06-08T21:01:00Z">
                <w:rPr>
                  <w:b/>
                  <w:bCs/>
                </w:rPr>
              </w:rPrChange>
            </w:rPr>
            <w:delText>Nigeria</w:delText>
          </w:r>
          <w:r w:rsidR="00692A91" w:rsidDel="008D26A9">
            <w:delText xml:space="preserve"> in it</w:delText>
          </w:r>
          <w:r w:rsidR="00692A91" w:rsidRPr="00692A91" w:rsidDel="008D26A9">
            <w:rPr>
              <w:rPrChange w:id="11451" w:author="Pamela Kakande Nabukhonzo" w:date="2025-06-08T21:01:00Z">
                <w:rPr>
                  <w:b/>
                  <w:bCs/>
                </w:rPr>
              </w:rPrChange>
            </w:rPr>
            <w:delText>s</w:delText>
          </w:r>
          <w:r w:rsidR="00692A91" w:rsidRPr="00340434" w:rsidDel="008D26A9">
            <w:delText xml:space="preserve"> first </w:delText>
          </w:r>
        </w:del>
      </w:ins>
      <w:ins w:id="11452" w:author="Pamela Kakande Nabukhonzo" w:date="2025-06-08T21:02:00Z">
        <w:del w:id="11453" w:author="Rachel Shipsey" w:date="2025-06-23T15:21:00Z">
          <w:r w:rsidR="00CA156C" w:rsidDel="008D26A9">
            <w:delText xml:space="preserve">planned </w:delText>
          </w:r>
        </w:del>
      </w:ins>
      <w:ins w:id="11454" w:author="Pamela Kakande Nabukhonzo" w:date="2025-06-08T21:01:00Z">
        <w:del w:id="11455" w:author="Rachel Shipsey" w:date="2025-06-23T15:21:00Z">
          <w:r w:rsidR="00692A91" w:rsidRPr="00340434" w:rsidDel="008D26A9">
            <w:delText xml:space="preserve">digital census </w:delText>
          </w:r>
        </w:del>
      </w:ins>
      <w:ins w:id="11456" w:author="Pamela Kakande Nabukhonzo" w:date="2025-06-08T21:02:00Z">
        <w:del w:id="11457" w:author="Rachel Shipsey" w:date="2025-06-23T15:21:00Z">
          <w:r w:rsidR="00CA156C" w:rsidDel="008D26A9">
            <w:delText>feared</w:delText>
          </w:r>
        </w:del>
      </w:ins>
      <w:ins w:id="11458" w:author="Pamela Kakande Nabukhonzo" w:date="2025-06-08T20:57:00Z">
        <w:del w:id="11459" w:author="Rachel Shipsey" w:date="2025-06-23T15:21:00Z">
          <w:r w:rsidRPr="00340434" w:rsidDel="008D26A9">
            <w:delText xml:space="preserve"> the immense challenge of managing data security and logistics for Africa's most populous nation. Mitigating risks requires a robust cloud infrastructure and extensive training for a massive number of enumerators, all within a complex security environment. </w:delText>
          </w:r>
        </w:del>
      </w:ins>
    </w:p>
    <w:p w14:paraId="537EB661" w14:textId="3BF2833A" w:rsidR="0076471A" w:rsidRPr="00340434" w:rsidDel="008D26A9" w:rsidRDefault="0076471A">
      <w:pPr>
        <w:pStyle w:val="ListParagraph"/>
        <w:spacing w:after="0" w:line="276" w:lineRule="auto"/>
        <w:jc w:val="both"/>
        <w:rPr>
          <w:ins w:id="11460" w:author="Pamela Kakande Nabukhonzo" w:date="2025-06-08T20:57:00Z"/>
          <w:del w:id="11461" w:author="Rachel Shipsey" w:date="2025-06-23T15:21:00Z"/>
        </w:rPr>
        <w:pPrChange w:id="11462" w:author="Rachel Shipsey" w:date="2025-06-23T15:41:00Z">
          <w:pPr>
            <w:numPr>
              <w:numId w:val="250"/>
            </w:numPr>
            <w:tabs>
              <w:tab w:val="num" w:pos="720"/>
            </w:tabs>
            <w:ind w:left="720" w:hanging="360"/>
          </w:pPr>
        </w:pPrChange>
      </w:pPr>
      <w:ins w:id="11463" w:author="Pamela Kakande Nabukhonzo" w:date="2025-06-08T20:57:00Z">
        <w:del w:id="11464" w:author="Rachel Shipsey" w:date="2025-06-23T15:21:00Z">
          <w:r w:rsidRPr="00340434" w:rsidDel="008D26A9">
            <w:delText>Kenya successfully used 164,700 mobile devices</w:delText>
          </w:r>
        </w:del>
      </w:ins>
      <w:ins w:id="11465" w:author="Pamela Kakande Nabukhonzo" w:date="2025-06-08T21:00:00Z">
        <w:del w:id="11466" w:author="Rachel Shipsey" w:date="2025-06-23T15:21:00Z">
          <w:r w:rsidR="00B9376B" w:rsidRPr="00B9376B" w:rsidDel="008D26A9">
            <w:delText xml:space="preserve"> </w:delText>
          </w:r>
        </w:del>
      </w:ins>
      <w:ins w:id="11467" w:author="Pamela Kakande Nabukhonzo" w:date="2025-06-08T21:01:00Z">
        <w:del w:id="11468" w:author="Rachel Shipsey" w:date="2025-06-23T15:21:00Z">
          <w:r w:rsidR="00B9376B" w:rsidDel="008D26A9">
            <w:delText>i</w:delText>
          </w:r>
        </w:del>
      </w:ins>
      <w:ins w:id="11469" w:author="Pamela Kakande Nabukhonzo" w:date="2025-06-08T21:00:00Z">
        <w:del w:id="11470" w:author="Rachel Shipsey" w:date="2025-06-23T15:21:00Z">
          <w:r w:rsidR="00B9376B" w:rsidRPr="00340434" w:rsidDel="008D26A9">
            <w:delText>n its 2019 digital census</w:delText>
          </w:r>
        </w:del>
      </w:ins>
      <w:ins w:id="11471" w:author="Pamela Kakande Nabukhonzo" w:date="2025-06-08T20:57:00Z">
        <w:del w:id="11472" w:author="Rachel Shipsey" w:date="2025-06-23T15:21:00Z">
          <w:r w:rsidRPr="00340434" w:rsidDel="008D26A9">
            <w:delText xml:space="preserve">. However, challenges included ensuring device and network functionality in remote areas and building public trust. The country's experience highlights the need for robust, proactive risk management in large-scale technology deployments. </w:delText>
          </w:r>
        </w:del>
      </w:ins>
    </w:p>
    <w:p w14:paraId="3F279203" w14:textId="5051EEFA" w:rsidR="0076471A" w:rsidRPr="00340434" w:rsidDel="008D26A9" w:rsidRDefault="0076471A">
      <w:pPr>
        <w:pStyle w:val="ListParagraph"/>
        <w:spacing w:after="0" w:line="276" w:lineRule="auto"/>
        <w:jc w:val="both"/>
        <w:rPr>
          <w:ins w:id="11473" w:author="Pamela Kakande Nabukhonzo" w:date="2025-06-08T20:57:00Z"/>
          <w:del w:id="11474" w:author="Rachel Shipsey" w:date="2025-06-23T15:21:00Z"/>
        </w:rPr>
        <w:pPrChange w:id="11475" w:author="Rachel Shipsey" w:date="2025-06-23T15:41:00Z">
          <w:pPr>
            <w:numPr>
              <w:numId w:val="250"/>
            </w:numPr>
            <w:tabs>
              <w:tab w:val="num" w:pos="720"/>
            </w:tabs>
            <w:ind w:left="720" w:hanging="360"/>
          </w:pPr>
        </w:pPrChange>
      </w:pPr>
      <w:ins w:id="11476" w:author="Pamela Kakande Nabukhonzo" w:date="2025-06-08T20:57:00Z">
        <w:del w:id="11477" w:author="Rachel Shipsey" w:date="2025-06-23T15:21:00Z">
          <w:r w:rsidRPr="00340434" w:rsidDel="008D26A9">
            <w:delText xml:space="preserve">Ghana </w:delText>
          </w:r>
        </w:del>
      </w:ins>
      <w:ins w:id="11478" w:author="Pamela Kakande Nabukhonzo" w:date="2025-06-08T21:03:00Z">
        <w:del w:id="11479" w:author="Rachel Shipsey" w:date="2025-06-23T15:21:00Z">
          <w:r w:rsidR="00B240CF" w:rsidDel="008D26A9">
            <w:delText xml:space="preserve">in its </w:delText>
          </w:r>
          <w:r w:rsidR="00B240CF" w:rsidRPr="00340434" w:rsidDel="008D26A9">
            <w:delText xml:space="preserve">2021 digital census </w:delText>
          </w:r>
        </w:del>
      </w:ins>
      <w:ins w:id="11480" w:author="Pamela Kakande Nabukhonzo" w:date="2025-06-08T21:04:00Z">
        <w:del w:id="11481" w:author="Rachel Shipsey" w:date="2025-06-23T15:21:00Z">
          <w:r w:rsidR="00204C65" w:rsidDel="008D26A9">
            <w:delText xml:space="preserve">like several other countries </w:delText>
          </w:r>
        </w:del>
      </w:ins>
      <w:ins w:id="11482" w:author="Pamela Kakande Nabukhonzo" w:date="2025-06-08T20:57:00Z">
        <w:del w:id="11483" w:author="Rachel Shipsey" w:date="2025-06-23T15:21:00Z">
          <w:r w:rsidRPr="00340434" w:rsidDel="008D26A9">
            <w:delText xml:space="preserve">had to contend with </w:delText>
          </w:r>
        </w:del>
      </w:ins>
      <w:ins w:id="11484" w:author="Pamela Kakande Nabukhonzo" w:date="2025-06-08T21:03:00Z">
        <w:del w:id="11485" w:author="Rachel Shipsey" w:date="2025-06-23T15:21:00Z">
          <w:r w:rsidR="00B240CF" w:rsidDel="008D26A9">
            <w:delText xml:space="preserve">internet </w:delText>
          </w:r>
        </w:del>
      </w:ins>
      <w:ins w:id="11486" w:author="Pamela Kakande Nabukhonzo" w:date="2025-06-08T20:57:00Z">
        <w:del w:id="11487" w:author="Rachel Shipsey" w:date="2025-06-23T15:21:00Z">
          <w:r w:rsidRPr="00340434" w:rsidDel="008D26A9">
            <w:delText>connectivity issues, forcing the use of offline data collection methods in certain areas. This created additional logistical challenges and data synchronization risks that had to be carefully managed.</w:delText>
          </w:r>
        </w:del>
      </w:ins>
    </w:p>
    <w:p w14:paraId="6C1950B5" w14:textId="03AC8094" w:rsidR="0076471A" w:rsidRPr="00340434" w:rsidDel="008D26A9" w:rsidRDefault="0076471A">
      <w:pPr>
        <w:pStyle w:val="ListParagraph"/>
        <w:spacing w:after="0" w:line="276" w:lineRule="auto"/>
        <w:jc w:val="both"/>
        <w:rPr>
          <w:ins w:id="11488" w:author="Pamela Kakande Nabukhonzo" w:date="2025-06-08T20:57:00Z"/>
          <w:del w:id="11489" w:author="Rachel Shipsey" w:date="2025-06-23T15:21:00Z"/>
        </w:rPr>
        <w:pPrChange w:id="11490" w:author="Rachel Shipsey" w:date="2025-06-23T15:41:00Z">
          <w:pPr>
            <w:numPr>
              <w:numId w:val="250"/>
            </w:numPr>
            <w:tabs>
              <w:tab w:val="num" w:pos="720"/>
            </w:tabs>
            <w:ind w:left="720" w:hanging="360"/>
          </w:pPr>
        </w:pPrChange>
      </w:pPr>
      <w:ins w:id="11491" w:author="Pamela Kakande Nabukhonzo" w:date="2025-06-08T20:57:00Z">
        <w:del w:id="11492" w:author="Rachel Shipsey" w:date="2025-06-23T15:21:00Z">
          <w:r w:rsidRPr="00DE3A7A" w:rsidDel="008D26A9">
            <w:rPr>
              <w:rPrChange w:id="11493" w:author="Pamela Kakande Nabukhonzo" w:date="2025-06-08T21:04:00Z">
                <w:rPr>
                  <w:b/>
                  <w:bCs/>
                </w:rPr>
              </w:rPrChange>
            </w:rPr>
            <w:delText>South Africa</w:delText>
          </w:r>
        </w:del>
      </w:ins>
      <w:ins w:id="11494" w:author="Pamela Kakande Nabukhonzo" w:date="2025-06-08T21:05:00Z">
        <w:del w:id="11495" w:author="Rachel Shipsey" w:date="2025-06-23T15:21:00Z">
          <w:r w:rsidR="00DE3A7A" w:rsidDel="008D26A9">
            <w:delText xml:space="preserve"> </w:delText>
          </w:r>
        </w:del>
      </w:ins>
      <w:ins w:id="11496" w:author="Pamela Kakande Nabukhonzo" w:date="2025-06-08T20:57:00Z">
        <w:del w:id="11497" w:author="Rachel Shipsey" w:date="2025-06-23T15:21:00Z">
          <w:r w:rsidRPr="00340434" w:rsidDel="008D26A9">
            <w:delText>experienced a census undercount, even with the use of digital systems. This points to the fact that technology alone cannot solve underlying challenges like respondent fatigue and reaching hard-to-count populations, indicating that risk mitigation must also focus on these persistent social issues.</w:delText>
          </w:r>
        </w:del>
      </w:ins>
      <w:ins w:id="11498" w:author="Pamela Kakande Nabukhonzo" w:date="2025-06-08T21:05:00Z">
        <w:del w:id="11499" w:author="Rachel Shipsey" w:date="2025-06-23T15:21:00Z">
          <w:r w:rsidR="00DE3A7A" w:rsidRPr="00340434" w:rsidDel="008D26A9">
            <w:delText xml:space="preserve"> </w:delText>
          </w:r>
        </w:del>
      </w:ins>
    </w:p>
    <w:p w14:paraId="225D6F6D" w14:textId="0BCD67D7" w:rsidR="0076471A" w:rsidDel="008D26A9" w:rsidRDefault="0076471A">
      <w:pPr>
        <w:pStyle w:val="ListParagraph"/>
        <w:spacing w:after="0" w:line="276" w:lineRule="auto"/>
        <w:jc w:val="both"/>
        <w:rPr>
          <w:ins w:id="11500" w:author="Pamela Kakande Nabukhonzo" w:date="2025-06-08T20:57:00Z"/>
          <w:del w:id="11501" w:author="Rachel Shipsey" w:date="2025-06-23T15:21:00Z"/>
          <w:rFonts w:cs="Arial"/>
          <w:b/>
          <w:bCs/>
        </w:rPr>
        <w:pPrChange w:id="11502" w:author="Rachel Shipsey" w:date="2025-06-23T15:41:00Z">
          <w:pPr>
            <w:pBdr>
              <w:bottom w:val="doubleWave" w:sz="6" w:space="1" w:color="2F5496" w:themeColor="accent1" w:themeShade="BF"/>
            </w:pBdr>
            <w:spacing w:after="0" w:line="276" w:lineRule="auto"/>
            <w:jc w:val="both"/>
          </w:pPr>
        </w:pPrChange>
      </w:pPr>
    </w:p>
    <w:p w14:paraId="1731053A" w14:textId="2625672B" w:rsidR="00911848" w:rsidDel="008D26A9" w:rsidRDefault="00911848">
      <w:pPr>
        <w:pStyle w:val="ListParagraph"/>
        <w:spacing w:after="0" w:line="276" w:lineRule="auto"/>
        <w:jc w:val="both"/>
        <w:rPr>
          <w:ins w:id="11503" w:author="Pamela Kakande Nabukhonzo" w:date="2025-06-08T21:28:00Z"/>
          <w:del w:id="11504" w:author="Rachel Shipsey" w:date="2025-06-23T15:21:00Z"/>
        </w:rPr>
        <w:pPrChange w:id="11505" w:author="Rachel Shipsey" w:date="2025-06-23T15:41:00Z">
          <w:pPr>
            <w:jc w:val="both"/>
          </w:pPr>
        </w:pPrChange>
      </w:pPr>
      <w:ins w:id="11506" w:author="Pamela Kakande Nabukhonzo" w:date="2025-06-08T21:28:00Z">
        <w:del w:id="11507" w:author="Rachel Shipsey" w:date="2025-06-23T15:21:00Z">
          <w:r w:rsidRPr="00911848" w:rsidDel="008D26A9">
            <w:delText>A digital census</w:delText>
          </w:r>
          <w:r w:rsidR="009836A8" w:rsidDel="008D26A9">
            <w:delText xml:space="preserve"> </w:delText>
          </w:r>
          <w:r w:rsidRPr="00911848" w:rsidDel="008D26A9">
            <w:delText>introduces a unique and complex set of challenges for quality assurance, particularly within the diverse contexts of African nations.</w:delText>
          </w:r>
          <w:r w:rsidR="009836A8" w:rsidDel="008D26A9">
            <w:delText xml:space="preserve"> Below</w:delText>
          </w:r>
        </w:del>
      </w:ins>
      <w:ins w:id="11508" w:author="Pamela Kakande Nabukhonzo" w:date="2025-06-08T21:29:00Z">
        <w:del w:id="11509" w:author="Rachel Shipsey" w:date="2025-06-23T15:21:00Z">
          <w:r w:rsidR="009836A8" w:rsidDel="008D26A9">
            <w:delText xml:space="preserve"> are some challenges </w:delText>
          </w:r>
          <w:r w:rsidR="00A97C2C" w:rsidDel="008D26A9">
            <w:delText>experienced:</w:delText>
          </w:r>
        </w:del>
      </w:ins>
      <w:ins w:id="11510" w:author="Pamela Kakande Nabukhonzo" w:date="2025-06-08T21:28:00Z">
        <w:del w:id="11511" w:author="Rachel Shipsey" w:date="2025-06-23T15:21:00Z">
          <w:r w:rsidRPr="00911848" w:rsidDel="008D26A9">
            <w:delText xml:space="preserve"> </w:delText>
          </w:r>
        </w:del>
      </w:ins>
    </w:p>
    <w:p w14:paraId="7E588E46" w14:textId="6611877B" w:rsidR="006E5EDC" w:rsidDel="008D26A9" w:rsidRDefault="003943CE">
      <w:pPr>
        <w:pStyle w:val="ListParagraph"/>
        <w:spacing w:after="0" w:line="276" w:lineRule="auto"/>
        <w:jc w:val="both"/>
        <w:rPr>
          <w:ins w:id="11512" w:author="Pamela Kakande Nabukhonzo" w:date="2025-06-08T21:34:00Z"/>
          <w:del w:id="11513" w:author="Rachel Shipsey" w:date="2025-06-23T15:21:00Z"/>
        </w:rPr>
        <w:pPrChange w:id="11514" w:author="Rachel Shipsey" w:date="2025-06-23T15:41:00Z">
          <w:pPr>
            <w:jc w:val="both"/>
          </w:pPr>
        </w:pPrChange>
      </w:pPr>
      <w:ins w:id="11515" w:author="Pamela Kakande Nabukhonzo" w:date="2025-06-08T21:27:00Z">
        <w:del w:id="11516" w:author="Rachel Shipsey" w:date="2025-06-23T15:21:00Z">
          <w:r w:rsidRPr="003943CE" w:rsidDel="008D26A9">
            <w:delText xml:space="preserve">Kenya used a three-tier supervision structure to support real-time response to issues and ensure data quality. However, concerns were raised about the collection of </w:delText>
          </w:r>
        </w:del>
      </w:ins>
      <w:ins w:id="11517" w:author="Pamela Kakande Nabukhonzo" w:date="2025-06-08T21:32:00Z">
        <w:del w:id="11518" w:author="Rachel Shipsey" w:date="2025-06-23T15:21:00Z">
          <w:r w:rsidR="000814FF" w:rsidRPr="003943CE" w:rsidDel="008D26A9">
            <w:delText>personal</w:delText>
          </w:r>
        </w:del>
      </w:ins>
      <w:ins w:id="11519" w:author="Pamela Kakande Nabukhonzo" w:date="2025-06-08T21:27:00Z">
        <w:del w:id="11520" w:author="Rachel Shipsey" w:date="2025-06-23T15:21:00Z">
          <w:r w:rsidRPr="003943CE" w:rsidDel="008D26A9">
            <w:delText xml:space="preserve"> identifiable information and the potential for data misuse.</w:delText>
          </w:r>
        </w:del>
      </w:ins>
      <w:ins w:id="11521" w:author="Pamela Kakande Nabukhonzo" w:date="2025-06-08T21:31:00Z">
        <w:del w:id="11522" w:author="Rachel Shipsey" w:date="2025-06-23T15:21:00Z">
          <w:r w:rsidR="00EF7156" w:rsidRPr="00EF7156" w:rsidDel="008D26A9">
            <w:delText xml:space="preserve"> </w:delText>
          </w:r>
          <w:r w:rsidR="00EF7156" w:rsidDel="008D26A9">
            <w:delText>Th</w:delText>
          </w:r>
          <w:r w:rsidR="000814FF" w:rsidDel="008D26A9">
            <w:delText xml:space="preserve">ese concerns </w:delText>
          </w:r>
          <w:r w:rsidR="00EF7156" w:rsidRPr="00EF7156" w:rsidDel="008D26A9">
            <w:delText>can also impact participation and data quality</w:delText>
          </w:r>
          <w:r w:rsidR="000814FF" w:rsidDel="008D26A9">
            <w:delText>.</w:delText>
          </w:r>
        </w:del>
      </w:ins>
    </w:p>
    <w:p w14:paraId="106F3A90" w14:textId="38E70ED7" w:rsidR="002E1CFF" w:rsidDel="008D26A9" w:rsidRDefault="002E1CFF">
      <w:pPr>
        <w:pStyle w:val="ListParagraph"/>
        <w:spacing w:after="0" w:line="276" w:lineRule="auto"/>
        <w:jc w:val="both"/>
        <w:rPr>
          <w:ins w:id="11523" w:author="Pamela Kakande Nabukhonzo" w:date="2025-06-08T21:41:00Z"/>
          <w:del w:id="11524" w:author="Rachel Shipsey" w:date="2025-06-23T15:21:00Z"/>
        </w:rPr>
        <w:pPrChange w:id="11525" w:author="Rachel Shipsey" w:date="2025-06-23T15:41:00Z">
          <w:pPr>
            <w:pStyle w:val="ListParagraph"/>
            <w:numPr>
              <w:numId w:val="252"/>
            </w:numPr>
            <w:ind w:left="426" w:hanging="360"/>
            <w:jc w:val="both"/>
          </w:pPr>
        </w:pPrChange>
      </w:pPr>
      <w:ins w:id="11526" w:author="Pamela Kakande Nabukhonzo" w:date="2025-06-08T21:34:00Z">
        <w:del w:id="11527" w:author="Rachel Shipsey" w:date="2025-06-23T15:21:00Z">
          <w:r w:rsidRPr="002E1CFF" w:rsidDel="008D26A9">
            <w:delText xml:space="preserve">The 2022 digital census </w:delText>
          </w:r>
        </w:del>
      </w:ins>
      <w:ins w:id="11528" w:author="Pamela Kakande Nabukhonzo" w:date="2025-06-08T21:35:00Z">
        <w:del w:id="11529" w:author="Rachel Shipsey" w:date="2025-06-23T15:21:00Z">
          <w:r w:rsidDel="008D26A9">
            <w:delText>of</w:delText>
          </w:r>
        </w:del>
      </w:ins>
      <w:ins w:id="11530" w:author="Pamela Kakande Nabukhonzo" w:date="2025-06-08T21:34:00Z">
        <w:del w:id="11531" w:author="Rachel Shipsey" w:date="2025-06-23T15:21:00Z">
          <w:r w:rsidRPr="002E1CFF" w:rsidDel="008D26A9">
            <w:delText xml:space="preserve"> South Africa faced significant criticism regarding data quality, with an undercount and questions about the accuracy of the population estimates. This case underscores that technology alone does not guarantee a quality census.</w:delText>
          </w:r>
        </w:del>
      </w:ins>
    </w:p>
    <w:p w14:paraId="371C01FE" w14:textId="0316FD1F" w:rsidR="00DD2EEF" w:rsidDel="008D26A9" w:rsidRDefault="00DD2EEF">
      <w:pPr>
        <w:pStyle w:val="ListParagraph"/>
        <w:spacing w:after="0" w:line="276" w:lineRule="auto"/>
        <w:jc w:val="both"/>
        <w:rPr>
          <w:ins w:id="11532" w:author="Pamela Kakande Nabukhonzo" w:date="2025-06-08T21:25:00Z"/>
          <w:del w:id="11533" w:author="Rachel Shipsey" w:date="2025-06-23T15:21:00Z"/>
        </w:rPr>
        <w:pPrChange w:id="11534" w:author="Rachel Shipsey" w:date="2025-06-23T15:41:00Z">
          <w:pPr>
            <w:pStyle w:val="ListParagraph"/>
            <w:numPr>
              <w:numId w:val="252"/>
            </w:numPr>
            <w:ind w:left="426" w:hanging="360"/>
            <w:jc w:val="both"/>
          </w:pPr>
        </w:pPrChange>
      </w:pPr>
      <w:ins w:id="11535" w:author="Pamela Kakande Nabukhonzo" w:date="2025-06-08T21:41:00Z">
        <w:del w:id="11536" w:author="Rachel Shipsey" w:date="2025-06-23T15:21:00Z">
          <w:r w:rsidRPr="00DD2EEF" w:rsidDel="008D26A9">
            <w:delText>While digital censuses promise faster results, there can be a trade-off between timeliness and quality. Rushing the data processing and analysis to meet deadlines can compromise the thoroughness of quality checks.</w:delText>
          </w:r>
        </w:del>
      </w:ins>
      <w:ins w:id="11537" w:author="Pamela Kakande Nabukhonzo" w:date="2025-06-08T21:42:00Z">
        <w:del w:id="11538" w:author="Rachel Shipsey" w:date="2025-06-23T15:21:00Z">
          <w:r w:rsidR="007D19C1" w:rsidDel="008D26A9">
            <w:delText xml:space="preserve"> Uganda</w:delText>
          </w:r>
          <w:r w:rsidR="005A4F9B" w:rsidDel="008D26A9">
            <w:delText xml:space="preserve"> disseminated a report with quality concerns and had to with</w:delText>
          </w:r>
          <w:r w:rsidR="005F09BF" w:rsidDel="008D26A9">
            <w:delText>draw</w:delText>
          </w:r>
        </w:del>
      </w:ins>
      <w:ins w:id="11539" w:author="Pamela Kakande Nabukhonzo" w:date="2025-06-08T21:43:00Z">
        <w:del w:id="11540" w:author="Rachel Shipsey" w:date="2025-06-23T15:21:00Z">
          <w:r w:rsidR="005F09BF" w:rsidDel="008D26A9">
            <w:delText xml:space="preserve"> it</w:delText>
          </w:r>
          <w:r w:rsidR="000032B8" w:rsidDel="008D26A9">
            <w:delText>. T</w:delText>
          </w:r>
        </w:del>
      </w:ins>
      <w:ins w:id="11541" w:author="Pamela Kakande Nabukhonzo" w:date="2025-06-08T21:44:00Z">
        <w:del w:id="11542" w:author="Rachel Shipsey" w:date="2025-06-23T15:21:00Z">
          <w:r w:rsidR="000032B8" w:rsidDel="008D26A9">
            <w:delText>his compromises public trust</w:delText>
          </w:r>
          <w:r w:rsidR="00E27BEF" w:rsidDel="008D26A9">
            <w:delText xml:space="preserve"> in the results and may affect its use.</w:delText>
          </w:r>
        </w:del>
      </w:ins>
    </w:p>
    <w:p w14:paraId="3DEFDCDF" w14:textId="0CE044F3" w:rsidR="00EF4569" w:rsidDel="008D26A9" w:rsidRDefault="000E581B">
      <w:pPr>
        <w:pStyle w:val="ListParagraph"/>
        <w:spacing w:after="0" w:line="276" w:lineRule="auto"/>
        <w:jc w:val="both"/>
        <w:rPr>
          <w:ins w:id="11543" w:author="Pamela Kakande Nabukhonzo" w:date="2025-06-09T22:08:00Z"/>
          <w:del w:id="11544" w:author="Rachel Shipsey" w:date="2025-06-23T15:21:00Z"/>
        </w:rPr>
        <w:pPrChange w:id="11545" w:author="Rachel Shipsey" w:date="2025-06-23T15:41:00Z">
          <w:pPr>
            <w:pStyle w:val="ListParagraph"/>
            <w:numPr>
              <w:numId w:val="252"/>
            </w:numPr>
            <w:ind w:left="1080" w:hanging="360"/>
            <w:jc w:val="both"/>
          </w:pPr>
        </w:pPrChange>
      </w:pPr>
      <w:ins w:id="11546" w:author="Pamela Kakande Nabukhonzo" w:date="2025-06-09T22:08:00Z">
        <w:del w:id="11547" w:author="Rachel Shipsey" w:date="2025-06-23T15:21:00Z">
          <w:r w:rsidDel="008D26A9">
            <w:delText>In Zambia, t</w:delText>
          </w:r>
          <w:r w:rsidR="00EF4569" w:rsidDel="008D26A9">
            <w:delText xml:space="preserve">he census dashboard was not tested due to delay in procuring the server at the time of the final pretest. More human </w:delText>
          </w:r>
        </w:del>
      </w:ins>
      <w:ins w:id="11548" w:author="Pamela Kakande Nabukhonzo" w:date="2025-06-09T22:11:00Z">
        <w:del w:id="11549" w:author="Rachel Shipsey" w:date="2025-06-23T15:21:00Z">
          <w:r w:rsidR="00BE4348" w:rsidDel="008D26A9">
            <w:delText>resources</w:delText>
          </w:r>
        </w:del>
      </w:ins>
      <w:ins w:id="11550" w:author="Pamela Kakande Nabukhonzo" w:date="2025-06-09T22:08:00Z">
        <w:del w:id="11551" w:author="Rachel Shipsey" w:date="2025-06-23T15:21:00Z">
          <w:r w:rsidR="00EF4569" w:rsidDel="008D26A9">
            <w:delText xml:space="preserve"> to ensure streamlined roles so that data quality staff focus on working on the census dashboard to provide feedback timely.</w:delText>
          </w:r>
        </w:del>
      </w:ins>
    </w:p>
    <w:p w14:paraId="42F73DEF" w14:textId="12C1E4DD" w:rsidR="00EF4569" w:rsidDel="008D26A9" w:rsidRDefault="00EF4569">
      <w:pPr>
        <w:pStyle w:val="ListParagraph"/>
        <w:spacing w:after="0" w:line="276" w:lineRule="auto"/>
        <w:jc w:val="both"/>
        <w:rPr>
          <w:ins w:id="11552" w:author="Pamela Kakande Nabukhonzo" w:date="2025-06-08T21:25:00Z"/>
          <w:del w:id="11553" w:author="Rachel Shipsey" w:date="2025-06-23T15:21:00Z"/>
        </w:rPr>
        <w:pPrChange w:id="11554" w:author="Rachel Shipsey" w:date="2025-06-23T15:41:00Z">
          <w:pPr>
            <w:jc w:val="both"/>
          </w:pPr>
        </w:pPrChange>
      </w:pPr>
    </w:p>
    <w:p w14:paraId="6E8C1D6F" w14:textId="3375A9CF" w:rsidR="006E5EDC" w:rsidDel="008D26A9" w:rsidRDefault="006E5EDC">
      <w:pPr>
        <w:pStyle w:val="ListParagraph"/>
        <w:spacing w:after="0" w:line="276" w:lineRule="auto"/>
        <w:jc w:val="both"/>
        <w:rPr>
          <w:ins w:id="11555" w:author="Pamela Kakande Nabukhonzo" w:date="2025-06-08T21:25:00Z"/>
          <w:del w:id="11556" w:author="Rachel Shipsey" w:date="2025-06-23T15:21:00Z"/>
        </w:rPr>
        <w:pPrChange w:id="11557" w:author="Rachel Shipsey" w:date="2025-06-23T15:41:00Z">
          <w:pPr>
            <w:jc w:val="both"/>
          </w:pPr>
        </w:pPrChange>
      </w:pPr>
    </w:p>
    <w:p w14:paraId="6A39C2B2" w14:textId="2F50EE42" w:rsidR="0045707E" w:rsidDel="008D26A9" w:rsidRDefault="00766AB8">
      <w:pPr>
        <w:pStyle w:val="ListParagraph"/>
        <w:spacing w:after="0" w:line="276" w:lineRule="auto"/>
        <w:jc w:val="both"/>
        <w:rPr>
          <w:ins w:id="11558" w:author="Pamela Kakande Nabukhonzo" w:date="2025-06-08T20:33:00Z"/>
          <w:del w:id="11559" w:author="Rachel Shipsey" w:date="2025-06-23T15:21:00Z"/>
        </w:rPr>
        <w:pPrChange w:id="11560" w:author="Rachel Shipsey" w:date="2025-06-23T15:41:00Z">
          <w:pPr>
            <w:jc w:val="both"/>
          </w:pPr>
        </w:pPrChange>
      </w:pPr>
      <w:ins w:id="11561" w:author="Pamela Kakande Nabukhonzo" w:date="2025-06-08T20:05:00Z">
        <w:del w:id="11562" w:author="Rachel Shipsey" w:date="2025-06-23T15:21:00Z">
          <w:r w:rsidDel="008D26A9">
            <w:delText xml:space="preserve">Some of the potential risks in </w:delText>
          </w:r>
        </w:del>
      </w:ins>
      <w:ins w:id="11563" w:author="Pamela Kakande Nabukhonzo" w:date="2025-06-08T20:06:00Z">
        <w:del w:id="11564" w:author="Rachel Shipsey" w:date="2025-06-23T15:21:00Z">
          <w:r w:rsidDel="008D26A9">
            <w:delText xml:space="preserve">digital </w:delText>
          </w:r>
        </w:del>
      </w:ins>
      <w:ins w:id="11565" w:author="Pamela Kakande Nabukhonzo" w:date="2025-06-08T20:05:00Z">
        <w:del w:id="11566" w:author="Rachel Shipsey" w:date="2025-06-23T15:21:00Z">
          <w:r w:rsidDel="008D26A9">
            <w:delText>census undertaking</w:delText>
          </w:r>
        </w:del>
      </w:ins>
      <w:ins w:id="11567" w:author="Pamela Kakande Nabukhonzo" w:date="2025-06-08T20:06:00Z">
        <w:del w:id="11568" w:author="Rachel Shipsey" w:date="2025-06-23T15:21:00Z">
          <w:r w:rsidDel="008D26A9">
            <w:delText xml:space="preserve">s may </w:delText>
          </w:r>
          <w:r w:rsidR="00A73A46" w:rsidDel="008D26A9">
            <w:delText xml:space="preserve">be </w:delText>
          </w:r>
        </w:del>
      </w:ins>
      <w:ins w:id="11569" w:author="Pamela Kakande Nabukhonzo" w:date="2025-06-08T20:07:00Z">
        <w:del w:id="11570" w:author="Rachel Shipsey" w:date="2025-06-23T15:21:00Z">
          <w:r w:rsidR="002A7BE2" w:rsidDel="008D26A9">
            <w:delText>difficult</w:delText>
          </w:r>
        </w:del>
      </w:ins>
      <w:ins w:id="11571" w:author="Pamela Kakande Nabukhonzo" w:date="2025-06-08T20:06:00Z">
        <w:del w:id="11572" w:author="Rachel Shipsey" w:date="2025-06-23T15:21:00Z">
          <w:r w:rsidR="00A73A46" w:rsidDel="008D26A9">
            <w:delText xml:space="preserve"> to fully </w:delText>
          </w:r>
        </w:del>
      </w:ins>
      <w:ins w:id="11573" w:author="Pamela Kakande Nabukhonzo" w:date="2025-06-08T20:26:00Z">
        <w:del w:id="11574" w:author="Rachel Shipsey" w:date="2025-06-23T15:21:00Z">
          <w:r w:rsidR="005125D4" w:rsidDel="008D26A9">
            <w:delText>mitigate,</w:delText>
          </w:r>
        </w:del>
      </w:ins>
      <w:ins w:id="11575" w:author="Pamela Kakande Nabukhonzo" w:date="2025-06-08T20:08:00Z">
        <w:del w:id="11576" w:author="Rachel Shipsey" w:date="2025-06-23T15:21:00Z">
          <w:r w:rsidR="004968CE" w:rsidDel="008D26A9">
            <w:delText xml:space="preserve"> </w:delText>
          </w:r>
        </w:del>
      </w:ins>
      <w:ins w:id="11577" w:author="Pamela Kakande Nabukhonzo" w:date="2025-06-08T20:09:00Z">
        <w:del w:id="11578" w:author="Rachel Shipsey" w:date="2025-06-23T15:21:00Z">
          <w:r w:rsidR="004968CE" w:rsidDel="008D26A9">
            <w:delText>for instance</w:delText>
          </w:r>
          <w:r w:rsidR="004968CE" w:rsidRPr="004968CE" w:rsidDel="008D26A9">
            <w:delText xml:space="preserve"> </w:delText>
          </w:r>
          <w:r w:rsidR="004968CE" w:rsidDel="008D26A9">
            <w:delText>d</w:delText>
          </w:r>
          <w:r w:rsidR="004968CE" w:rsidRPr="004968CE" w:rsidDel="008D26A9">
            <w:delText xml:space="preserve">ependency on </w:delText>
          </w:r>
          <w:r w:rsidR="004968CE" w:rsidDel="008D26A9">
            <w:delText>f</w:delText>
          </w:r>
          <w:r w:rsidR="004968CE" w:rsidRPr="004968CE" w:rsidDel="008D26A9">
            <w:delText xml:space="preserve">oreign </w:delText>
          </w:r>
          <w:r w:rsidR="004968CE" w:rsidDel="008D26A9">
            <w:delText>t</w:delText>
          </w:r>
          <w:r w:rsidR="004968CE" w:rsidRPr="004968CE" w:rsidDel="008D26A9">
            <w:delText>echnology</w:delText>
          </w:r>
        </w:del>
      </w:ins>
      <w:ins w:id="11579" w:author="Pamela Kakande Nabukhonzo" w:date="2025-06-08T20:07:00Z">
        <w:del w:id="11580" w:author="Rachel Shipsey" w:date="2025-06-23T15:21:00Z">
          <w:r w:rsidR="002A7BE2" w:rsidDel="008D26A9">
            <w:delText>.</w:delText>
          </w:r>
          <w:r w:rsidR="002A7BE2" w:rsidRPr="002A7BE2" w:rsidDel="008D26A9">
            <w:delText xml:space="preserve"> Many African countries rely on foreign companies for network equipment and other digital infrastructure. This dependency raises concerns about digital sovereignty and the long-term sustainability of these systems.</w:delText>
          </w:r>
        </w:del>
      </w:ins>
    </w:p>
    <w:p w14:paraId="2AA93262" w14:textId="54F51830" w:rsidR="00502B1E" w:rsidDel="008D26A9" w:rsidRDefault="00FE37EC">
      <w:pPr>
        <w:pStyle w:val="ListParagraph"/>
        <w:spacing w:after="0" w:line="276" w:lineRule="auto"/>
        <w:jc w:val="both"/>
        <w:rPr>
          <w:ins w:id="11581" w:author="Pamela Kakande Nabukhonzo" w:date="2025-06-08T20:50:00Z"/>
          <w:del w:id="11582" w:author="Rachel Shipsey" w:date="2025-06-23T15:21:00Z"/>
        </w:rPr>
        <w:pPrChange w:id="11583" w:author="Rachel Shipsey" w:date="2025-06-23T15:41:00Z">
          <w:pPr>
            <w:jc w:val="both"/>
          </w:pPr>
        </w:pPrChange>
      </w:pPr>
      <w:ins w:id="11584" w:author="Pamela Kakande Nabukhonzo" w:date="2025-06-08T20:33:00Z">
        <w:del w:id="11585" w:author="Rachel Shipsey" w:date="2025-06-23T15:21:00Z">
          <w:r w:rsidRPr="00FE37EC" w:rsidDel="008D26A9">
            <w:delText xml:space="preserve">Mitigating the risks inherent in a digital census is a complex task globally, but in the African context, these challenges are often compounded by a unique set of deeply rooted issues. </w:delText>
          </w:r>
        </w:del>
      </w:ins>
      <w:ins w:id="11586" w:author="Pamela Kakande Nabukhonzo" w:date="2025-06-08T20:51:00Z">
        <w:del w:id="11587" w:author="Rachel Shipsey" w:date="2025-06-23T15:21:00Z">
          <w:r w:rsidR="00502B1E" w:rsidRPr="00502B1E" w:rsidDel="008D26A9">
            <w:delText>The following are significant hurdles to successful risk mitigation</w:delText>
          </w:r>
        </w:del>
      </w:ins>
      <w:ins w:id="11588" w:author="Pamela Kakande Nabukhonzo" w:date="2025-06-08T20:52:00Z">
        <w:del w:id="11589" w:author="Rachel Shipsey" w:date="2025-06-23T15:21:00Z">
          <w:r w:rsidR="00BF23A3" w:rsidDel="008D26A9">
            <w:delText xml:space="preserve"> in Africa</w:delText>
          </w:r>
        </w:del>
      </w:ins>
      <w:ins w:id="11590" w:author="Pamela Kakande Nabukhonzo" w:date="2025-06-08T20:51:00Z">
        <w:del w:id="11591" w:author="Rachel Shipsey" w:date="2025-06-23T15:21:00Z">
          <w:r w:rsidR="00502B1E" w:rsidRPr="00502B1E" w:rsidDel="008D26A9">
            <w:delText>:</w:delText>
          </w:r>
        </w:del>
      </w:ins>
    </w:p>
    <w:p w14:paraId="44EF1B7A" w14:textId="76947802" w:rsidR="0045707E" w:rsidRPr="009C61F0" w:rsidDel="008D26A9" w:rsidRDefault="00B81650">
      <w:pPr>
        <w:pStyle w:val="ListParagraph"/>
        <w:spacing w:after="0" w:line="276" w:lineRule="auto"/>
        <w:jc w:val="both"/>
        <w:rPr>
          <w:del w:id="11592" w:author="Rachel Shipsey" w:date="2025-06-23T15:21:00Z"/>
          <w:rFonts w:cs="Arial"/>
        </w:rPr>
        <w:pPrChange w:id="11593" w:author="Rachel Shipsey" w:date="2025-06-23T15:41:00Z">
          <w:pPr>
            <w:pStyle w:val="ListParagraph"/>
            <w:numPr>
              <w:ilvl w:val="2"/>
              <w:numId w:val="148"/>
            </w:numPr>
            <w:ind w:left="426" w:hanging="360"/>
            <w:jc w:val="both"/>
          </w:pPr>
        </w:pPrChange>
      </w:pPr>
      <w:ins w:id="11594" w:author="Pamela Kakande Nabukhonzo" w:date="2025-06-08T20:54:00Z">
        <w:del w:id="11595" w:author="Rachel Shipsey" w:date="2025-06-23T15:21:00Z">
          <w:r w:rsidDel="008D26A9">
            <w:delText>S</w:delText>
          </w:r>
        </w:del>
      </w:ins>
      <w:ins w:id="11596" w:author="Pamela Kakande Nabukhonzo" w:date="2025-06-08T20:33:00Z">
        <w:del w:id="11597" w:author="Rachel Shipsey" w:date="2025-06-23T15:21:00Z">
          <w:r w:rsidR="00FE37EC" w:rsidRPr="00FE37EC" w:rsidDel="008D26A9">
            <w:delText>ystemic problems that can undermine even the best-laid plans.</w:delText>
          </w:r>
        </w:del>
      </w:ins>
      <w:ins w:id="11598" w:author="Pamela Kakande Nabukhonzo" w:date="2025-06-08T20:48:00Z">
        <w:del w:id="11599" w:author="Rachel Shipsey" w:date="2025-06-23T15:21:00Z">
          <w:r w:rsidR="008D04DE" w:rsidRPr="008D04DE" w:rsidDel="008D26A9">
            <w:delText xml:space="preserve"> </w:delText>
          </w:r>
        </w:del>
      </w:ins>
      <w:ins w:id="11600" w:author="Pamela Kakande Nabukhonzo" w:date="2025-06-08T20:53:00Z">
        <w:del w:id="11601" w:author="Rachel Shipsey" w:date="2025-06-23T15:21:00Z">
          <w:r w:rsidR="002261E3" w:rsidDel="008D26A9">
            <w:delText>T</w:delText>
          </w:r>
          <w:r w:rsidR="002261E3" w:rsidRPr="008D04DE" w:rsidDel="008D26A9">
            <w:delText>he inadequacy of foundational infrastructure</w:delText>
          </w:r>
        </w:del>
      </w:ins>
      <w:ins w:id="11602" w:author="Pamela Kakande Nabukhonzo" w:date="2025-06-08T20:48:00Z">
        <w:del w:id="11603" w:author="Rachel Shipsey" w:date="2025-06-23T15:21:00Z">
          <w:r w:rsidR="008D04DE" w:rsidRPr="008D04DE" w:rsidDel="008D26A9">
            <w:delText xml:space="preserve"> makes risk mitigation a constant struggle.</w:delText>
          </w:r>
        </w:del>
      </w:ins>
      <w:ins w:id="11604" w:author="Pamela Kakande Nabukhonzo" w:date="2025-06-08T20:49:00Z">
        <w:del w:id="11605" w:author="Rachel Shipsey" w:date="2025-06-23T15:21:00Z">
          <w:r w:rsidR="00CB3796" w:rsidDel="008D26A9">
            <w:delText xml:space="preserve"> </w:delText>
          </w:r>
        </w:del>
      </w:ins>
      <w:ins w:id="11606" w:author="Pamela Kakande Nabukhonzo" w:date="2025-06-08T20:46:00Z">
        <w:del w:id="11607" w:author="Rachel Shipsey" w:date="2025-06-23T15:21:00Z">
          <w:r w:rsidR="00141086" w:rsidRPr="007D23F4" w:rsidDel="008D26A9">
            <w:delText>The scarcity of high-quality, secure data centers within many African nations poses a significant challenge to mitigating data security risks</w:delText>
          </w:r>
          <w:r w:rsidR="00141086" w:rsidRPr="00DB4A86" w:rsidDel="008D26A9">
            <w:delText xml:space="preserve">. This raises concerns about data sovereignty, as many countries may have to store sensitive census data on </w:delText>
          </w:r>
          <w:r w:rsidR="00141086" w:rsidRPr="00F66493" w:rsidDel="008D26A9">
            <w:delText xml:space="preserve">less secure local options or store sensitive citizen data with foreign cloud providers </w:delText>
          </w:r>
          <w:r w:rsidR="00141086" w:rsidRPr="00DB4A86" w:rsidDel="008D26A9">
            <w:delText>or even outside the country</w:delText>
          </w:r>
          <w:r w:rsidR="00141086" w:rsidDel="008D26A9">
            <w:delText xml:space="preserve"> if none exists in the country. </w:delText>
          </w:r>
        </w:del>
      </w:ins>
    </w:p>
    <w:p w14:paraId="5216F802" w14:textId="38CCC935" w:rsidR="006A359A" w:rsidRPr="00DC2FFF" w:rsidDel="008D26A9" w:rsidRDefault="006A359A">
      <w:pPr>
        <w:pStyle w:val="ListParagraph"/>
        <w:spacing w:after="0" w:line="276" w:lineRule="auto"/>
        <w:jc w:val="both"/>
        <w:rPr>
          <w:ins w:id="11608" w:author="Pamela Kakande Nabukhonzo" w:date="2025-06-08T21:07:00Z"/>
          <w:del w:id="11609" w:author="Rachel Shipsey" w:date="2025-06-23T15:21:00Z"/>
          <w:rFonts w:cs="Arial"/>
        </w:rPr>
        <w:pPrChange w:id="11610" w:author="Rachel Shipsey" w:date="2025-06-23T15:41:00Z">
          <w:pPr>
            <w:shd w:val="clear" w:color="auto" w:fill="FFFFFF" w:themeFill="background1"/>
            <w:spacing w:after="0"/>
            <w:jc w:val="both"/>
          </w:pPr>
        </w:pPrChange>
      </w:pPr>
    </w:p>
    <w:p w14:paraId="23FDF7FB" w14:textId="5DA69E07" w:rsidR="0045707E" w:rsidDel="008D26A9" w:rsidRDefault="006A359A">
      <w:pPr>
        <w:pStyle w:val="ListParagraph"/>
        <w:spacing w:after="0" w:line="276" w:lineRule="auto"/>
        <w:jc w:val="both"/>
        <w:rPr>
          <w:del w:id="11611" w:author="Rachel Shipsey" w:date="2025-06-23T15:21:00Z"/>
        </w:rPr>
        <w:pPrChange w:id="11612" w:author="Rachel Shipsey" w:date="2025-06-23T15:41:00Z">
          <w:pPr>
            <w:pStyle w:val="ListParagraph"/>
            <w:numPr>
              <w:ilvl w:val="2"/>
              <w:numId w:val="148"/>
            </w:numPr>
            <w:ind w:left="426" w:hanging="360"/>
            <w:jc w:val="both"/>
          </w:pPr>
        </w:pPrChange>
      </w:pPr>
      <w:ins w:id="11613" w:author="Pamela Kakande Nabukhonzo" w:date="2025-06-08T21:07:00Z">
        <w:del w:id="11614" w:author="Rachel Shipsey" w:date="2025-06-23T15:21:00Z">
          <w:r w:rsidRPr="006A359A" w:rsidDel="008D26A9">
            <w:delText>The capacity of national institutions to manage large-scale, technologically advanced projects is often a limiting factor</w:delText>
          </w:r>
        </w:del>
      </w:ins>
      <w:ins w:id="11615" w:author="Pamela Kakande Nabukhonzo" w:date="2025-06-08T21:08:00Z">
        <w:del w:id="11616" w:author="Rachel Shipsey" w:date="2025-06-23T15:21:00Z">
          <w:r w:rsidR="001B3F5D" w:rsidDel="008D26A9">
            <w:delText xml:space="preserve"> in terms of </w:delText>
          </w:r>
        </w:del>
      </w:ins>
      <w:ins w:id="11617" w:author="Pamela Kakande Nabukhonzo" w:date="2025-06-08T21:09:00Z">
        <w:del w:id="11618" w:author="Rachel Shipsey" w:date="2025-06-23T15:21:00Z">
          <w:r w:rsidR="001B3F5D" w:rsidDel="008D26A9">
            <w:delText>i</w:delText>
          </w:r>
          <w:r w:rsidR="001B3F5D" w:rsidRPr="001B3F5D" w:rsidDel="008D26A9">
            <w:delText xml:space="preserve">nsufficient and </w:delText>
          </w:r>
          <w:r w:rsidR="001B3F5D" w:rsidDel="008D26A9">
            <w:delText>u</w:delText>
          </w:r>
          <w:r w:rsidR="001B3F5D" w:rsidRPr="001B3F5D" w:rsidDel="008D26A9">
            <w:delText xml:space="preserve">ncertain </w:delText>
          </w:r>
          <w:r w:rsidR="001B3F5D" w:rsidDel="008D26A9">
            <w:delText>f</w:delText>
          </w:r>
          <w:r w:rsidR="001B3F5D" w:rsidRPr="001B3F5D" w:rsidDel="008D26A9">
            <w:delText>unding</w:delText>
          </w:r>
          <w:r w:rsidR="00E821AF" w:rsidDel="008D26A9">
            <w:delText>, l</w:delText>
          </w:r>
          <w:r w:rsidR="00E821AF" w:rsidRPr="00E821AF" w:rsidDel="008D26A9">
            <w:delText xml:space="preserve">imited </w:delText>
          </w:r>
          <w:r w:rsidR="00E821AF" w:rsidDel="008D26A9">
            <w:delText>t</w:delText>
          </w:r>
          <w:r w:rsidR="00E821AF" w:rsidRPr="00E821AF" w:rsidDel="008D26A9">
            <w:delText xml:space="preserve">echnical </w:delText>
          </w:r>
          <w:r w:rsidR="00E821AF" w:rsidDel="008D26A9">
            <w:delText>c</w:delText>
          </w:r>
          <w:r w:rsidR="00E821AF" w:rsidRPr="00E821AF" w:rsidDel="008D26A9">
            <w:delText>apacity and "</w:delText>
          </w:r>
          <w:r w:rsidR="00E821AF" w:rsidDel="008D26A9">
            <w:delText>b</w:delText>
          </w:r>
          <w:r w:rsidR="00E821AF" w:rsidRPr="00E821AF" w:rsidDel="008D26A9">
            <w:delText xml:space="preserve">rain </w:delText>
          </w:r>
          <w:r w:rsidR="00E821AF" w:rsidDel="008D26A9">
            <w:delText>d</w:delText>
          </w:r>
          <w:r w:rsidR="00E821AF" w:rsidRPr="00E821AF" w:rsidDel="008D26A9">
            <w:delText>rain"</w:delText>
          </w:r>
        </w:del>
      </w:ins>
      <w:ins w:id="11619" w:author="Pamela Kakande Nabukhonzo" w:date="2025-06-08T21:10:00Z">
        <w:del w:id="11620" w:author="Rachel Shipsey" w:date="2025-06-23T15:21:00Z">
          <w:r w:rsidR="004168FE" w:rsidDel="008D26A9">
            <w:delText xml:space="preserve"> </w:delText>
          </w:r>
          <w:r w:rsidR="004168FE" w:rsidRPr="004168FE" w:rsidDel="008D26A9">
            <w:delText>in crucial areas like cybersecurity</w:delText>
          </w:r>
          <w:r w:rsidR="00083ABD" w:rsidDel="008D26A9">
            <w:delText>,</w:delText>
          </w:r>
        </w:del>
      </w:ins>
      <w:ins w:id="11621" w:author="Pamela Kakande Nabukhonzo" w:date="2025-06-08T21:11:00Z">
        <w:del w:id="11622" w:author="Rachel Shipsey" w:date="2025-06-23T15:21:00Z">
          <w:r w:rsidR="00605172" w:rsidRPr="00605172" w:rsidDel="008D26A9">
            <w:delText xml:space="preserve"> </w:delText>
          </w:r>
          <w:r w:rsidR="00605172" w:rsidDel="008D26A9">
            <w:delText>l</w:delText>
          </w:r>
          <w:r w:rsidR="00605172" w:rsidRPr="00605172" w:rsidDel="008D26A9">
            <w:delText xml:space="preserve">engthy and bureaucratic procurement processes can delay the acquisition of essential technology and services, </w:delText>
          </w:r>
        </w:del>
      </w:ins>
      <w:ins w:id="11623" w:author="Pamela Kakande Nabukhonzo" w:date="2025-06-08T21:12:00Z">
        <w:del w:id="11624" w:author="Rachel Shipsey" w:date="2025-06-23T15:21:00Z">
          <w:r w:rsidR="00821669" w:rsidRPr="00605172" w:rsidDel="008D26A9">
            <w:delText>impact</w:delText>
          </w:r>
        </w:del>
      </w:ins>
      <w:ins w:id="11625" w:author="Pamela Kakande Nabukhonzo" w:date="2025-06-08T21:11:00Z">
        <w:del w:id="11626" w:author="Rachel Shipsey" w:date="2025-06-23T15:21:00Z">
          <w:r w:rsidR="00605172" w:rsidRPr="00605172" w:rsidDel="008D26A9">
            <w:delText xml:space="preserve"> </w:delText>
          </w:r>
        </w:del>
      </w:ins>
      <w:ins w:id="11627" w:author="Pamela Kakande Nabukhonzo" w:date="2025-06-08T21:12:00Z">
        <w:del w:id="11628" w:author="Rachel Shipsey" w:date="2025-06-23T15:21:00Z">
          <w:r w:rsidR="00821669" w:rsidDel="008D26A9">
            <w:delText xml:space="preserve">on </w:delText>
          </w:r>
        </w:del>
      </w:ins>
      <w:ins w:id="11629" w:author="Pamela Kakande Nabukhonzo" w:date="2025-06-08T21:11:00Z">
        <w:del w:id="11630" w:author="Rachel Shipsey" w:date="2025-06-23T15:21:00Z">
          <w:r w:rsidR="00605172" w:rsidRPr="00605172" w:rsidDel="008D26A9">
            <w:delText>timelines and forcing last-minute, often riskier, decisions</w:delText>
          </w:r>
          <w:r w:rsidR="008819C7" w:rsidDel="008D26A9">
            <w:delText>.</w:delText>
          </w:r>
        </w:del>
      </w:ins>
    </w:p>
    <w:p w14:paraId="040F3548" w14:textId="5C095E23" w:rsidR="008819C7" w:rsidDel="008D26A9" w:rsidRDefault="008819C7">
      <w:pPr>
        <w:pStyle w:val="ListParagraph"/>
        <w:spacing w:after="0" w:line="276" w:lineRule="auto"/>
        <w:jc w:val="both"/>
        <w:rPr>
          <w:ins w:id="11631" w:author="Pamela Kakande Nabukhonzo" w:date="2025-06-08T21:11:00Z"/>
          <w:del w:id="11632" w:author="Rachel Shipsey" w:date="2025-06-23T15:21:00Z"/>
        </w:rPr>
        <w:pPrChange w:id="11633" w:author="Rachel Shipsey" w:date="2025-06-23T15:41:00Z">
          <w:pPr/>
        </w:pPrChange>
      </w:pPr>
    </w:p>
    <w:p w14:paraId="611F17CC" w14:textId="3305879B" w:rsidR="0045707E" w:rsidRPr="00B41E1C" w:rsidDel="008D26A9" w:rsidRDefault="00821669">
      <w:pPr>
        <w:pStyle w:val="ListParagraph"/>
        <w:spacing w:after="0" w:line="276" w:lineRule="auto"/>
        <w:jc w:val="both"/>
        <w:rPr>
          <w:del w:id="11634" w:author="Rachel Shipsey" w:date="2025-06-23T15:21:00Z"/>
          <w:rFonts w:cs="Arial"/>
        </w:rPr>
        <w:pPrChange w:id="11635" w:author="Rachel Shipsey" w:date="2025-06-23T15:41:00Z">
          <w:pPr>
            <w:pStyle w:val="ListParagraph"/>
            <w:numPr>
              <w:ilvl w:val="2"/>
              <w:numId w:val="148"/>
            </w:numPr>
            <w:ind w:left="426" w:hanging="360"/>
            <w:jc w:val="both"/>
          </w:pPr>
        </w:pPrChange>
      </w:pPr>
      <w:ins w:id="11636" w:author="Pamela Kakande Nabukhonzo" w:date="2025-06-08T21:12:00Z">
        <w:del w:id="11637" w:author="Rachel Shipsey" w:date="2025-06-23T15:21:00Z">
          <w:r w:rsidRPr="00821669" w:rsidDel="008D26A9">
            <w:rPr>
              <w:rFonts w:cs="Arial"/>
            </w:rPr>
            <w:delText xml:space="preserve">Public perception and the political environment can create significant challenges that are difficult to mitigate. </w:delText>
          </w:r>
        </w:del>
      </w:ins>
      <w:ins w:id="11638" w:author="Pamela Kakande Nabukhonzo" w:date="2025-06-08T21:17:00Z">
        <w:del w:id="11639" w:author="Rachel Shipsey" w:date="2025-06-23T15:21:00Z">
          <w:r w:rsidR="008D26A4" w:rsidRPr="008D26A4" w:rsidDel="008D26A9">
            <w:rPr>
              <w:rFonts w:cs="Arial"/>
            </w:rPr>
            <w:delText xml:space="preserve">In many regions, there is a deep-seated mistrust of government data collection, which is often exacerbated when new technologies are introduced. </w:delText>
          </w:r>
        </w:del>
      </w:ins>
    </w:p>
    <w:p w14:paraId="5B4CEBAD" w14:textId="763013AE" w:rsidR="00E30F40" w:rsidRPr="00B41E1C" w:rsidDel="008D26A9" w:rsidRDefault="00E30F40">
      <w:pPr>
        <w:pStyle w:val="ListParagraph"/>
        <w:spacing w:after="0" w:line="276" w:lineRule="auto"/>
        <w:jc w:val="both"/>
        <w:rPr>
          <w:ins w:id="11640" w:author="Pamela Kakande Nabukhonzo" w:date="2025-06-08T21:13:00Z"/>
          <w:del w:id="11641" w:author="Rachel Shipsey" w:date="2025-06-23T15:21:00Z"/>
          <w:rFonts w:cs="Arial"/>
        </w:rPr>
        <w:pPrChange w:id="11642" w:author="Rachel Shipsey" w:date="2025-06-23T15:41:00Z">
          <w:pPr>
            <w:jc w:val="both"/>
          </w:pPr>
        </w:pPrChange>
      </w:pPr>
    </w:p>
    <w:p w14:paraId="3C30E42C" w14:textId="44F7E3FF" w:rsidR="00496B87" w:rsidRPr="000771B7" w:rsidDel="008D26A9" w:rsidRDefault="00E30F40">
      <w:pPr>
        <w:pStyle w:val="ListParagraph"/>
        <w:spacing w:after="0" w:line="276" w:lineRule="auto"/>
        <w:jc w:val="both"/>
        <w:rPr>
          <w:ins w:id="11643" w:author="Pamela Kakande Nabukhonzo" w:date="2025-06-19T19:55:00Z"/>
          <w:del w:id="11644" w:author="Rachel Shipsey" w:date="2025-06-23T15:21:00Z"/>
          <w:rFonts w:cs="Arial"/>
        </w:rPr>
        <w:pPrChange w:id="11645" w:author="Rachel Shipsey" w:date="2025-06-23T15:41:00Z">
          <w:pPr>
            <w:pStyle w:val="ListParagraph"/>
            <w:numPr>
              <w:numId w:val="281"/>
            </w:numPr>
            <w:spacing w:after="0" w:line="276" w:lineRule="auto"/>
            <w:ind w:hanging="360"/>
            <w:jc w:val="both"/>
          </w:pPr>
        </w:pPrChange>
      </w:pPr>
      <w:ins w:id="11646" w:author="Pamela Kakande Nabukhonzo" w:date="2025-06-08T21:14:00Z">
        <w:del w:id="11647" w:author="Rachel Shipsey" w:date="2025-06-23T15:21:00Z">
          <w:r w:rsidRPr="00E30F40" w:rsidDel="008D26A9">
            <w:rPr>
              <w:rFonts w:cs="Arial"/>
              <w:rPrChange w:id="11648" w:author="Pamela Kakande Nabukhonzo" w:date="2025-06-08T21:14:00Z">
                <w:rPr>
                  <w:b/>
                </w:rPr>
              </w:rPrChange>
            </w:rPr>
            <w:delText>The legal frameworks needed to support and govern a digital census often lag behind technology.</w:delText>
          </w:r>
          <w:r w:rsidR="00AB791B" w:rsidRPr="00AB791B" w:rsidDel="008D26A9">
            <w:delText xml:space="preserve"> </w:delText>
          </w:r>
          <w:r w:rsidR="00AB791B" w:rsidDel="008D26A9">
            <w:delText>T</w:delText>
          </w:r>
          <w:r w:rsidR="00AB791B" w:rsidRPr="00AB791B" w:rsidDel="008D26A9">
            <w:rPr>
              <w:rFonts w:cs="Arial"/>
            </w:rPr>
            <w:delText>he absence of comprehensive data protection and privacy laws in many countries creates a risky environment for handling sensitive census data.</w:delText>
          </w:r>
        </w:del>
      </w:ins>
      <w:ins w:id="11649" w:author="Pamela Kakande Nabukhonzo" w:date="2025-06-19T19:55:00Z">
        <w:del w:id="11650" w:author="Rachel Shipsey" w:date="2025-06-23T15:21:00Z">
          <w:r w:rsidR="00496B87" w:rsidRPr="000771B7" w:rsidDel="008D26A9">
            <w:rPr>
              <w:rFonts w:cs="Arial"/>
            </w:rPr>
            <w:delText xml:space="preserve">Digital technologies offer more choice on how to conduct </w:delText>
          </w:r>
          <w:r w:rsidR="00496B87" w:rsidDel="008D26A9">
            <w:rPr>
              <w:rFonts w:cs="Arial"/>
            </w:rPr>
            <w:delText xml:space="preserve">a </w:delText>
          </w:r>
          <w:r w:rsidR="00496B87" w:rsidRPr="000771B7" w:rsidDel="008D26A9">
            <w:rPr>
              <w:rFonts w:cs="Arial"/>
            </w:rPr>
            <w:delText>census but introduce new complexity. Therefore, it is important to carefully consider how the tools and the subsequent design will deliver the requirements of users to sufficient quality while upholding statistical standards.</w:delText>
          </w:r>
        </w:del>
      </w:ins>
    </w:p>
    <w:p w14:paraId="1A12D46B" w14:textId="48DD1BA4" w:rsidR="0045707E" w:rsidRPr="00DC2FFF" w:rsidDel="008D26A9" w:rsidRDefault="00A90E02">
      <w:pPr>
        <w:pStyle w:val="ListParagraph"/>
        <w:spacing w:after="0" w:line="276" w:lineRule="auto"/>
        <w:jc w:val="both"/>
        <w:rPr>
          <w:ins w:id="11651" w:author="Pamela Kakande Nabukhonzo" w:date="2025-06-08T20:13:00Z"/>
          <w:del w:id="11652" w:author="Rachel Shipsey" w:date="2025-06-23T15:21:00Z"/>
        </w:rPr>
        <w:pPrChange w:id="11653" w:author="Rachel Shipsey" w:date="2025-06-23T15:41:00Z">
          <w:pPr>
            <w:pStyle w:val="ListParagraph"/>
            <w:numPr>
              <w:numId w:val="237"/>
            </w:numPr>
            <w:ind w:hanging="360"/>
            <w:jc w:val="both"/>
          </w:pPr>
        </w:pPrChange>
      </w:pPr>
      <w:ins w:id="11654" w:author="Pamela Kakande Nabukhonzo" w:date="2025-06-08T19:38:00Z">
        <w:del w:id="11655" w:author="Rachel Shipsey" w:date="2025-06-23T15:21:00Z">
          <w:r w:rsidDel="008D26A9">
            <w:delText xml:space="preserve">monitoring, evaluation, </w:delText>
          </w:r>
        </w:del>
      </w:ins>
      <w:ins w:id="11656" w:author="Pamela Kakande Nabukhonzo" w:date="2025-06-08T19:37:00Z">
        <w:del w:id="11657" w:author="Rachel Shipsey" w:date="2025-06-23T15:21:00Z">
          <w:r w:rsidDel="008D26A9">
            <w:delText>and risk</w:delText>
          </w:r>
          <w:r w:rsidR="0045707E" w:rsidRPr="000605C7" w:rsidDel="008D26A9">
            <w:delText xml:space="preserve"> </w:delText>
          </w:r>
        </w:del>
      </w:ins>
      <w:ins w:id="11658" w:author="Pamela Kakande Nabukhonzo" w:date="2025-06-08T19:39:00Z">
        <w:del w:id="11659" w:author="Rachel Shipsey" w:date="2025-06-23T15:21:00Z">
          <w:r w:rsidR="00882EF8" w:rsidDel="008D26A9">
            <w:delText xml:space="preserve">risk and </w:delText>
          </w:r>
          <w:r w:rsidR="0045707E" w:rsidRPr="000605C7" w:rsidDel="008D26A9">
            <w:delText xml:space="preserve"> </w:delText>
          </w:r>
          <w:r w:rsidR="00882EF8" w:rsidDel="008D26A9">
            <w:delText>risk and</w:delText>
          </w:r>
          <w:r w:rsidR="00425132" w:rsidDel="008D26A9">
            <w:delText xml:space="preserve">and risk mitigation </w:delText>
          </w:r>
        </w:del>
      </w:ins>
      <w:ins w:id="11660" w:author="Pamela Kakande Nabukhonzo" w:date="2025-06-08T19:40:00Z">
        <w:del w:id="11661" w:author="Rachel Shipsey" w:date="2025-06-23T15:21:00Z">
          <w:r w:rsidR="001353E2" w:rsidDel="008D26A9">
            <w:delText xml:space="preserve">risk and </w:delText>
          </w:r>
        </w:del>
      </w:ins>
    </w:p>
    <w:p w14:paraId="6D52FF46" w14:textId="6D68D6EE" w:rsidR="003466AB" w:rsidDel="008D26A9" w:rsidRDefault="005312AE">
      <w:pPr>
        <w:pStyle w:val="ListParagraph"/>
        <w:spacing w:after="0" w:line="276" w:lineRule="auto"/>
        <w:jc w:val="both"/>
        <w:rPr>
          <w:ins w:id="11662" w:author="Pamela Kakande Nabukhonzo" w:date="2025-06-08T19:35:00Z"/>
          <w:del w:id="11663" w:author="Rachel Shipsey" w:date="2025-06-23T15:21:00Z"/>
        </w:rPr>
        <w:pPrChange w:id="11664" w:author="Rachel Shipsey" w:date="2025-06-23T15:41:00Z">
          <w:pPr/>
        </w:pPrChange>
      </w:pPr>
      <w:ins w:id="11665" w:author="Pamela Kakande Nabukhonzo" w:date="2025-06-08T20:26:00Z">
        <w:del w:id="11666" w:author="Rachel Shipsey" w:date="2025-06-23T15:21:00Z">
          <w:r w:rsidDel="008D26A9">
            <w:delText>Develop</w:delText>
          </w:r>
        </w:del>
      </w:ins>
      <w:ins w:id="11667" w:author="Pamela Kakande Nabukhonzo" w:date="2025-06-08T20:15:00Z">
        <w:del w:id="11668" w:author="Rachel Shipsey" w:date="2025-06-23T15:21:00Z">
          <w:r w:rsidR="009E502F" w:rsidRPr="009E502F" w:rsidDel="008D26A9">
            <w:delText xml:space="preserve"> a comprehensive risk management strategy that addresses a wide array of challenges, from the foundational issues of infrastructure and security to the more nuanced socio-cultural and governance factors.</w:delText>
          </w:r>
        </w:del>
      </w:ins>
      <w:ins w:id="11669" w:author="Pamela Kakande Nabukhonzo" w:date="2025-06-08T20:34:00Z">
        <w:del w:id="11670" w:author="Rachel Shipsey" w:date="2025-06-23T15:21:00Z">
          <w:r w:rsidR="00EF6CCA" w:rsidRPr="00EF6CCA" w:rsidDel="008D26A9">
            <w:delText xml:space="preserve"> </w:delText>
          </w:r>
          <w:r w:rsidR="00EF6CCA" w:rsidDel="008D26A9">
            <w:delText>En</w:delText>
          </w:r>
        </w:del>
      </w:ins>
      <w:ins w:id="11671" w:author="Pamela Kakande Nabukhonzo" w:date="2025-06-08T20:36:00Z">
        <w:del w:id="11672" w:author="Rachel Shipsey" w:date="2025-06-23T15:21:00Z">
          <w:r w:rsidR="003D438F" w:rsidDel="008D26A9">
            <w:delText>deavour</w:delText>
          </w:r>
        </w:del>
      </w:ins>
      <w:ins w:id="11673" w:author="Pamela Kakande Nabukhonzo" w:date="2025-06-08T20:34:00Z">
        <w:del w:id="11674" w:author="Rachel Shipsey" w:date="2025-06-23T15:21:00Z">
          <w:r w:rsidR="00EF6CCA" w:rsidDel="008D26A9">
            <w:delText xml:space="preserve"> to build</w:delText>
          </w:r>
          <w:r w:rsidR="00EF6CCA" w:rsidRPr="00EF6CCA" w:rsidDel="008D26A9">
            <w:delText xml:space="preserve"> capacity to execute that plan in a challenging environment</w:delText>
          </w:r>
          <w:r w:rsidR="00593191" w:rsidDel="008D26A9">
            <w:delText>.</w:delText>
          </w:r>
        </w:del>
      </w:ins>
    </w:p>
    <w:p w14:paraId="122A96A1" w14:textId="3D78CF2B" w:rsidR="00D95931" w:rsidRPr="00D95931" w:rsidDel="008D26A9" w:rsidRDefault="00D95931">
      <w:pPr>
        <w:pStyle w:val="ListParagraph"/>
        <w:spacing w:after="0" w:line="276" w:lineRule="auto"/>
        <w:jc w:val="both"/>
        <w:rPr>
          <w:ins w:id="11675" w:author="Pamela Kakande Nabukhonzo" w:date="2025-06-08T16:23:00Z"/>
          <w:del w:id="11676" w:author="Rachel Shipsey" w:date="2025-06-23T15:21:00Z"/>
        </w:rPr>
        <w:pPrChange w:id="11677" w:author="Rachel Shipsey" w:date="2025-06-23T15:41:00Z">
          <w:pPr>
            <w:pStyle w:val="Heading2"/>
          </w:pPr>
        </w:pPrChange>
      </w:pPr>
      <w:ins w:id="11678" w:author="Pamela Kakande Nabukhonzo" w:date="2025-06-08T16:23:00Z">
        <w:del w:id="11679" w:author="Rachel Shipsey" w:date="2025-06-23T15:21:00Z">
          <w:r w:rsidRPr="00D95931" w:rsidDel="008D26A9">
            <w:delText>U.S. Census Bureau, USAID, UNFPA. Assessing the Quality of Fieldwork in a Census. Select Topics in International Censuses. Released September 2023.</w:delText>
          </w:r>
        </w:del>
      </w:ins>
      <w:ins w:id="11680" w:author="Pamela Kakande Nabukhonzo" w:date="2025-06-08T16:25:00Z">
        <w:del w:id="11681" w:author="Rachel Shipsey" w:date="2025-06-23T15:21:00Z">
          <w:r w:rsidR="008B65B4" w:rsidRPr="008B65B4" w:rsidDel="008D26A9">
            <w:delText xml:space="preserve"> </w:delText>
          </w:r>
          <w:r w:rsidR="008B65B4" w:rsidRPr="003466AB" w:rsidDel="008D26A9">
            <w:rPr>
              <w:b/>
              <w:rPrChange w:id="11682" w:author="Pamela Kakande Nabukhonzo" w:date="2025-06-08T19:35:00Z">
                <w:rPr/>
              </w:rPrChange>
            </w:rPr>
            <w:fldChar w:fldCharType="begin"/>
          </w:r>
          <w:r w:rsidR="008B65B4" w:rsidRPr="003466AB" w:rsidDel="008D26A9">
            <w:rPr>
              <w:b/>
              <w:rPrChange w:id="11683" w:author="Pamela Kakande Nabukhonzo" w:date="2025-06-08T19:35:00Z">
                <w:rPr/>
              </w:rPrChange>
            </w:rPr>
            <w:delInstrText>HYPERLINK "</w:delInstrText>
          </w:r>
          <w:r w:rsidR="008B65B4" w:rsidRPr="008B65B4" w:rsidDel="008D26A9">
            <w:delInstrText>https://www.census.gov/content/dam/Census/programs-surveys/international-programs/stic/assessing-quality-fieldwork.pdf</w:delInstrText>
          </w:r>
          <w:r w:rsidR="008B65B4" w:rsidRPr="003466AB" w:rsidDel="008D26A9">
            <w:rPr>
              <w:b/>
              <w:rPrChange w:id="11684" w:author="Pamela Kakande Nabukhonzo" w:date="2025-06-08T19:35:00Z">
                <w:rPr/>
              </w:rPrChange>
            </w:rPr>
            <w:delInstrText>"</w:delInstrText>
          </w:r>
          <w:r w:rsidR="008B65B4" w:rsidRPr="003466AB" w:rsidDel="008D26A9">
            <w:rPr>
              <w:b/>
              <w:rPrChange w:id="11685" w:author="Pamela Kakande Nabukhonzo" w:date="2025-06-08T19:35:00Z">
                <w:rPr>
                  <w:b w:val="0"/>
                </w:rPr>
              </w:rPrChange>
            </w:rPr>
          </w:r>
          <w:r w:rsidR="008B65B4" w:rsidRPr="003466AB" w:rsidDel="008D26A9">
            <w:rPr>
              <w:b/>
              <w:rPrChange w:id="11686" w:author="Pamela Kakande Nabukhonzo" w:date="2025-06-08T19:35:00Z">
                <w:rPr/>
              </w:rPrChange>
            </w:rPr>
            <w:fldChar w:fldCharType="separate"/>
          </w:r>
          <w:r w:rsidR="008B65B4" w:rsidRPr="003466AB" w:rsidDel="008D26A9">
            <w:rPr>
              <w:rStyle w:val="Hyperlink"/>
              <w:rFonts w:cs="Arial"/>
            </w:rPr>
            <w:delText>https://www.census.gov/content/dam/Census/programs-surveys/international-programs/stic/assessing-quality-fieldwork.pdf</w:delText>
          </w:r>
          <w:r w:rsidR="008B65B4" w:rsidRPr="003466AB" w:rsidDel="008D26A9">
            <w:rPr>
              <w:b/>
              <w:rPrChange w:id="11687" w:author="Pamela Kakande Nabukhonzo" w:date="2025-06-08T19:35:00Z">
                <w:rPr/>
              </w:rPrChange>
            </w:rPr>
            <w:fldChar w:fldCharType="end"/>
          </w:r>
          <w:r w:rsidR="008B65B4" w:rsidRPr="003466AB" w:rsidDel="008D26A9">
            <w:rPr>
              <w:b/>
              <w:rPrChange w:id="11688" w:author="Pamela Kakande Nabukhonzo" w:date="2025-06-08T19:35:00Z">
                <w:rPr/>
              </w:rPrChange>
            </w:rPr>
            <w:delText xml:space="preserve"> </w:delText>
          </w:r>
        </w:del>
      </w:ins>
      <w:ins w:id="11689" w:author="Pamela Kakande Nabukhonzo" w:date="2025-06-08T16:23:00Z">
        <w:del w:id="11690" w:author="Rachel Shipsey" w:date="2025-06-23T15:21:00Z">
          <w:r w:rsidRPr="00D95931" w:rsidDel="008D26A9">
            <w:delText xml:space="preserve"> </w:delText>
          </w:r>
        </w:del>
      </w:ins>
    </w:p>
    <w:p w14:paraId="06E167FF" w14:textId="32B019B5" w:rsidR="00D95931" w:rsidRPr="00D95931" w:rsidDel="008D26A9" w:rsidRDefault="00D95931">
      <w:pPr>
        <w:pStyle w:val="ListParagraph"/>
        <w:spacing w:after="0" w:line="276" w:lineRule="auto"/>
        <w:jc w:val="both"/>
        <w:rPr>
          <w:ins w:id="11691" w:author="Pamela Kakande Nabukhonzo" w:date="2025-06-08T16:23:00Z"/>
          <w:del w:id="11692" w:author="Rachel Shipsey" w:date="2025-06-23T15:21:00Z"/>
        </w:rPr>
        <w:pPrChange w:id="11693" w:author="Rachel Shipsey" w:date="2025-06-23T15:41:00Z">
          <w:pPr>
            <w:pStyle w:val="Heading2"/>
          </w:pPr>
        </w:pPrChange>
      </w:pPr>
      <w:ins w:id="11694" w:author="Pamela Kakande Nabukhonzo" w:date="2025-06-08T16:23:00Z">
        <w:del w:id="11695" w:author="Rachel Shipsey" w:date="2025-06-23T15:21:00Z">
          <w:r w:rsidRPr="00D95931" w:rsidDel="008D26A9">
            <w:delText xml:space="preserve">United Nations. Principles and Recommendations for Population and Housing Censuses, Revision 4 (Draft) [Internet]. DRAFT – VERSION 31 JANUARY 2025. Fifty-sixth session Statistical Commission, New York; [cited 2025 Apr 19]. 439 p. Available from: </w:delText>
          </w:r>
        </w:del>
      </w:ins>
      <w:ins w:id="11696" w:author="Pamela Kakande Nabukhonzo" w:date="2025-06-08T16:24:00Z">
        <w:del w:id="11697" w:author="Rachel Shipsey" w:date="2025-06-23T15:21:00Z">
          <w:r w:rsidR="00A57DCF" w:rsidRPr="003466AB" w:rsidDel="008D26A9">
            <w:rPr>
              <w:b/>
              <w:rPrChange w:id="11698" w:author="Pamela Kakande Nabukhonzo" w:date="2025-06-08T19:36:00Z">
                <w:rPr/>
              </w:rPrChange>
            </w:rPr>
            <w:fldChar w:fldCharType="begin"/>
          </w:r>
          <w:r w:rsidR="00A57DCF" w:rsidRPr="003466AB" w:rsidDel="008D26A9">
            <w:rPr>
              <w:b/>
              <w:rPrChange w:id="11699" w:author="Pamela Kakande Nabukhonzo" w:date="2025-06-08T19:36:00Z">
                <w:rPr/>
              </w:rPrChange>
            </w:rPr>
            <w:delInstrText>HYPERLINK "</w:delInstrText>
          </w:r>
        </w:del>
      </w:ins>
      <w:ins w:id="11700" w:author="Pamela Kakande Nabukhonzo" w:date="2025-06-08T16:23:00Z">
        <w:del w:id="11701" w:author="Rachel Shipsey" w:date="2025-06-23T15:21:00Z">
          <w:r w:rsidR="00A57DCF" w:rsidRPr="00D95931" w:rsidDel="008D26A9">
            <w:delInstrText>https://unstats.un.org/UNSDWebsite/statcom/session_56/documents/BG-3b-Draft_P&amp;R_4th_Rev-E.pdf</w:delInstrText>
          </w:r>
        </w:del>
      </w:ins>
      <w:ins w:id="11702" w:author="Pamela Kakande Nabukhonzo" w:date="2025-06-08T16:24:00Z">
        <w:del w:id="11703" w:author="Rachel Shipsey" w:date="2025-06-23T15:21:00Z">
          <w:r w:rsidR="00A57DCF" w:rsidRPr="003466AB" w:rsidDel="008D26A9">
            <w:rPr>
              <w:b/>
              <w:rPrChange w:id="11704" w:author="Pamela Kakande Nabukhonzo" w:date="2025-06-08T19:36:00Z">
                <w:rPr/>
              </w:rPrChange>
            </w:rPr>
            <w:delInstrText>"</w:delInstrText>
          </w:r>
          <w:r w:rsidR="00A57DCF" w:rsidRPr="003466AB" w:rsidDel="008D26A9">
            <w:rPr>
              <w:b/>
              <w:rPrChange w:id="11705" w:author="Pamela Kakande Nabukhonzo" w:date="2025-06-08T19:36:00Z">
                <w:rPr>
                  <w:b w:val="0"/>
                </w:rPr>
              </w:rPrChange>
            </w:rPr>
          </w:r>
          <w:r w:rsidR="00A57DCF" w:rsidRPr="003466AB" w:rsidDel="008D26A9">
            <w:rPr>
              <w:b/>
              <w:rPrChange w:id="11706" w:author="Pamela Kakande Nabukhonzo" w:date="2025-06-08T19:36:00Z">
                <w:rPr/>
              </w:rPrChange>
            </w:rPr>
            <w:fldChar w:fldCharType="separate"/>
          </w:r>
        </w:del>
      </w:ins>
      <w:ins w:id="11707" w:author="Pamela Kakande Nabukhonzo" w:date="2025-06-08T16:23:00Z">
        <w:del w:id="11708" w:author="Rachel Shipsey" w:date="2025-06-23T15:21:00Z">
          <w:r w:rsidR="00A57DCF" w:rsidRPr="003466AB" w:rsidDel="008D26A9">
            <w:rPr>
              <w:rStyle w:val="Hyperlink"/>
              <w:rFonts w:cs="Arial"/>
            </w:rPr>
            <w:delText>https://unstats.un.org/UNSDWebsite/statcom/session_56/documents/BG-3b-Draft_P&amp;R_4th_Rev-E.pdf</w:delText>
          </w:r>
        </w:del>
      </w:ins>
      <w:ins w:id="11709" w:author="Pamela Kakande Nabukhonzo" w:date="2025-06-08T16:24:00Z">
        <w:del w:id="11710" w:author="Rachel Shipsey" w:date="2025-06-23T15:21:00Z">
          <w:r w:rsidR="00A57DCF" w:rsidRPr="003466AB" w:rsidDel="008D26A9">
            <w:rPr>
              <w:b/>
              <w:rPrChange w:id="11711" w:author="Pamela Kakande Nabukhonzo" w:date="2025-06-08T19:36:00Z">
                <w:rPr/>
              </w:rPrChange>
            </w:rPr>
            <w:fldChar w:fldCharType="end"/>
          </w:r>
          <w:r w:rsidR="00A57DCF" w:rsidRPr="003466AB" w:rsidDel="008D26A9">
            <w:rPr>
              <w:b/>
              <w:rPrChange w:id="11712" w:author="Pamela Kakande Nabukhonzo" w:date="2025-06-08T19:36:00Z">
                <w:rPr/>
              </w:rPrChange>
            </w:rPr>
            <w:delText xml:space="preserve"> </w:delText>
          </w:r>
        </w:del>
      </w:ins>
      <w:ins w:id="11713" w:author="Pamela Kakande Nabukhonzo" w:date="2025-06-08T16:23:00Z">
        <w:del w:id="11714" w:author="Rachel Shipsey" w:date="2025-06-23T15:21:00Z">
          <w:r w:rsidRPr="00D95931" w:rsidDel="008D26A9">
            <w:delText xml:space="preserve"> </w:delText>
          </w:r>
        </w:del>
      </w:ins>
    </w:p>
    <w:p w14:paraId="105F5C62" w14:textId="5AB9ED06" w:rsidR="00D95931" w:rsidRPr="00D95931" w:rsidDel="008D26A9" w:rsidRDefault="00D95931">
      <w:pPr>
        <w:pStyle w:val="ListParagraph"/>
        <w:spacing w:after="0" w:line="276" w:lineRule="auto"/>
        <w:jc w:val="both"/>
        <w:rPr>
          <w:ins w:id="11715" w:author="Pamela Kakande Nabukhonzo" w:date="2025-06-08T16:23:00Z"/>
          <w:del w:id="11716" w:author="Rachel Shipsey" w:date="2025-06-23T15:21:00Z"/>
        </w:rPr>
        <w:pPrChange w:id="11717" w:author="Rachel Shipsey" w:date="2025-06-23T15:41:00Z">
          <w:pPr>
            <w:pStyle w:val="Heading2"/>
          </w:pPr>
        </w:pPrChange>
      </w:pPr>
      <w:ins w:id="11718" w:author="Pamela Kakande Nabukhonzo" w:date="2025-06-08T16:23:00Z">
        <w:del w:id="11719" w:author="Rachel Shipsey" w:date="2025-06-23T15:21:00Z">
          <w:r w:rsidRPr="00D95931" w:rsidDel="008D26A9">
            <w:delText>United Nations Statistics Division, “Handbook on the Management of Population and Housing Censuses,” Revision 2, United Nations Publications, New York, 2021.</w:delText>
          </w:r>
        </w:del>
      </w:ins>
    </w:p>
    <w:p w14:paraId="3567DEAA" w14:textId="55625BD1" w:rsidR="00D95931" w:rsidRPr="00D95931" w:rsidDel="008D26A9" w:rsidRDefault="00D95931">
      <w:pPr>
        <w:pStyle w:val="ListParagraph"/>
        <w:spacing w:after="0" w:line="276" w:lineRule="auto"/>
        <w:jc w:val="both"/>
        <w:rPr>
          <w:ins w:id="11720" w:author="Pamela Kakande Nabukhonzo" w:date="2025-06-08T16:23:00Z"/>
          <w:del w:id="11721" w:author="Rachel Shipsey" w:date="2025-06-23T15:21:00Z"/>
        </w:rPr>
        <w:pPrChange w:id="11722" w:author="Rachel Shipsey" w:date="2025-06-23T15:41:00Z">
          <w:pPr>
            <w:pStyle w:val="Heading2"/>
          </w:pPr>
        </w:pPrChange>
      </w:pPr>
      <w:ins w:id="11723" w:author="Pamela Kakande Nabukhonzo" w:date="2025-06-08T16:23:00Z">
        <w:del w:id="11724" w:author="Rachel Shipsey" w:date="2025-06-23T15:21:00Z">
          <w:r w:rsidRPr="00D95931" w:rsidDel="008D26A9">
            <w:delText>Handbook on Census Management for Population and Housing Censuses, Studies in Methods No. 83 (United Nations publication, Sales No. 00.XVII/Rev.1), chapter 1C.</w:delText>
          </w:r>
        </w:del>
      </w:ins>
    </w:p>
    <w:p w14:paraId="6CD5E909" w14:textId="63D0E4CA" w:rsidR="00D95931" w:rsidRPr="009C61F0" w:rsidDel="008D26A9" w:rsidRDefault="00D95931">
      <w:pPr>
        <w:pStyle w:val="ListParagraph"/>
        <w:spacing w:after="0" w:line="276" w:lineRule="auto"/>
        <w:jc w:val="both"/>
        <w:rPr>
          <w:ins w:id="11725" w:author="Pamela Kakande Nabukhonzo" w:date="2025-06-08T16:26:00Z"/>
          <w:del w:id="11726" w:author="Rachel Shipsey" w:date="2025-06-23T15:21:00Z"/>
        </w:rPr>
        <w:pPrChange w:id="11727" w:author="Rachel Shipsey" w:date="2025-06-23T15:41:00Z">
          <w:pPr>
            <w:pStyle w:val="Heading2"/>
            <w:numPr>
              <w:ilvl w:val="0"/>
              <w:numId w:val="238"/>
            </w:numPr>
            <w:ind w:left="720" w:hanging="360"/>
          </w:pPr>
        </w:pPrChange>
      </w:pPr>
      <w:ins w:id="11728" w:author="Pamela Kakande Nabukhonzo" w:date="2025-06-08T16:23:00Z">
        <w:del w:id="11729" w:author="Rachel Shipsey" w:date="2025-06-23T15:21:00Z">
          <w:r w:rsidRPr="00D95931" w:rsidDel="008D26A9">
            <w:delText>UNSD presentation at Regional Workshop on the 2020 World Programme on Population and Housing Censuses: International standards and contemporary technologies. Ankara, Turkey, 12-15 March 2019.</w:delText>
          </w:r>
        </w:del>
      </w:ins>
    </w:p>
    <w:p w14:paraId="1A8847DA" w14:textId="0F06C64B" w:rsidR="003466AB" w:rsidDel="008D26A9" w:rsidRDefault="007C5E6A">
      <w:pPr>
        <w:pStyle w:val="ListParagraph"/>
        <w:spacing w:after="0" w:line="276" w:lineRule="auto"/>
        <w:jc w:val="both"/>
        <w:rPr>
          <w:ins w:id="11730" w:author="Pamela Kakande Nabukhonzo" w:date="2025-06-08T19:36:00Z"/>
          <w:del w:id="11731" w:author="Rachel Shipsey" w:date="2025-06-23T15:21:00Z"/>
        </w:rPr>
        <w:pPrChange w:id="11732" w:author="Rachel Shipsey" w:date="2025-06-23T15:41:00Z">
          <w:pPr>
            <w:pStyle w:val="ListParagraph"/>
            <w:numPr>
              <w:ilvl w:val="3"/>
              <w:numId w:val="232"/>
            </w:numPr>
            <w:ind w:left="3306" w:hanging="360"/>
          </w:pPr>
        </w:pPrChange>
      </w:pPr>
      <w:ins w:id="11733" w:author="Pamela Kakande Nabukhonzo" w:date="2025-06-08T16:26:00Z">
        <w:del w:id="11734" w:author="Rachel Shipsey" w:date="2025-06-23T15:21:00Z">
          <w:r w:rsidRPr="00D95931" w:rsidDel="008D26A9">
            <w:delText xml:space="preserve">UNSD presentation at Regional Workshop on the 2020 World Programme on Population and Housing Censuses: International standards and contemporary technologies. </w:delText>
          </w:r>
        </w:del>
      </w:ins>
      <w:ins w:id="11735" w:author="Pamela Kakande Nabukhonzo" w:date="2025-06-08T16:27:00Z">
        <w:del w:id="11736" w:author="Rachel Shipsey" w:date="2025-06-23T15:21:00Z">
          <w:r w:rsidR="00332A9D" w:rsidRPr="003466AB" w:rsidDel="008D26A9">
            <w:rPr>
              <w:bCs/>
              <w:rPrChange w:id="11737" w:author="Pamela Kakande Nabukhonzo" w:date="2025-06-08T19:37:00Z">
                <w:rPr>
                  <w:b/>
                </w:rPr>
              </w:rPrChange>
            </w:rPr>
            <w:delText>Colombo</w:delText>
          </w:r>
        </w:del>
      </w:ins>
      <w:ins w:id="11738" w:author="Pamela Kakande Nabukhonzo" w:date="2025-06-08T16:26:00Z">
        <w:del w:id="11739" w:author="Rachel Shipsey" w:date="2025-06-23T15:21:00Z">
          <w:r w:rsidRPr="003466AB" w:rsidDel="008D26A9">
            <w:rPr>
              <w:bCs/>
            </w:rPr>
            <w:delText xml:space="preserve">, </w:delText>
          </w:r>
        </w:del>
      </w:ins>
      <w:ins w:id="11740" w:author="Pamela Kakande Nabukhonzo" w:date="2025-06-08T16:27:00Z">
        <w:del w:id="11741" w:author="Rachel Shipsey" w:date="2025-06-23T15:21:00Z">
          <w:r w:rsidR="00332A9D" w:rsidRPr="003466AB" w:rsidDel="008D26A9">
            <w:rPr>
              <w:bCs/>
              <w:rPrChange w:id="11742" w:author="Pamela Kakande Nabukhonzo" w:date="2025-06-08T19:37:00Z">
                <w:rPr>
                  <w:b/>
                </w:rPr>
              </w:rPrChange>
            </w:rPr>
            <w:delText>Sri</w:delText>
          </w:r>
          <w:r w:rsidR="003965B5" w:rsidRPr="003466AB" w:rsidDel="008D26A9">
            <w:rPr>
              <w:bCs/>
              <w:rPrChange w:id="11743" w:author="Pamela Kakande Nabukhonzo" w:date="2025-06-08T19:37:00Z">
                <w:rPr>
                  <w:b/>
                </w:rPr>
              </w:rPrChange>
            </w:rPr>
            <w:delText>lanka</w:delText>
          </w:r>
        </w:del>
      </w:ins>
      <w:ins w:id="11744" w:author="Pamela Kakande Nabukhonzo" w:date="2025-06-08T16:26:00Z">
        <w:del w:id="11745" w:author="Rachel Shipsey" w:date="2025-06-23T15:21:00Z">
          <w:r w:rsidRPr="003466AB" w:rsidDel="008D26A9">
            <w:rPr>
              <w:bCs/>
            </w:rPr>
            <w:delText xml:space="preserve">, </w:delText>
          </w:r>
        </w:del>
      </w:ins>
      <w:ins w:id="11746" w:author="Pamela Kakande Nabukhonzo" w:date="2025-06-08T16:27:00Z">
        <w:del w:id="11747" w:author="Rachel Shipsey" w:date="2025-06-23T15:21:00Z">
          <w:r w:rsidR="003965B5" w:rsidRPr="003466AB" w:rsidDel="008D26A9">
            <w:rPr>
              <w:bCs/>
              <w:rPrChange w:id="11748" w:author="Pamela Kakande Nabukhonzo" w:date="2025-06-08T19:37:00Z">
                <w:rPr>
                  <w:b/>
                </w:rPr>
              </w:rPrChange>
            </w:rPr>
            <w:delText xml:space="preserve">8 </w:delText>
          </w:r>
        </w:del>
      </w:ins>
      <w:ins w:id="11749" w:author="Pamela Kakande Nabukhonzo" w:date="2025-06-08T16:26:00Z">
        <w:del w:id="11750" w:author="Rachel Shipsey" w:date="2025-06-23T15:21:00Z">
          <w:r w:rsidRPr="003466AB" w:rsidDel="008D26A9">
            <w:rPr>
              <w:bCs/>
            </w:rPr>
            <w:delText>-1</w:delText>
          </w:r>
        </w:del>
      </w:ins>
      <w:ins w:id="11751" w:author="Pamela Kakande Nabukhonzo" w:date="2025-06-08T16:27:00Z">
        <w:del w:id="11752" w:author="Rachel Shipsey" w:date="2025-06-23T15:21:00Z">
          <w:r w:rsidR="003965B5" w:rsidRPr="003466AB" w:rsidDel="008D26A9">
            <w:rPr>
              <w:bCs/>
              <w:rPrChange w:id="11753" w:author="Pamela Kakande Nabukhonzo" w:date="2025-06-08T19:37:00Z">
                <w:rPr>
                  <w:b/>
                </w:rPr>
              </w:rPrChange>
            </w:rPr>
            <w:delText>1</w:delText>
          </w:r>
        </w:del>
      </w:ins>
      <w:ins w:id="11754" w:author="Pamela Kakande Nabukhonzo" w:date="2025-06-08T16:26:00Z">
        <w:del w:id="11755" w:author="Rachel Shipsey" w:date="2025-06-23T15:21:00Z">
          <w:r w:rsidRPr="003466AB" w:rsidDel="008D26A9">
            <w:rPr>
              <w:bCs/>
            </w:rPr>
            <w:delText xml:space="preserve"> Ma</w:delText>
          </w:r>
        </w:del>
      </w:ins>
      <w:ins w:id="11756" w:author="Pamela Kakande Nabukhonzo" w:date="2025-06-08T16:27:00Z">
        <w:del w:id="11757" w:author="Rachel Shipsey" w:date="2025-06-23T15:21:00Z">
          <w:r w:rsidR="003965B5" w:rsidRPr="003466AB" w:rsidDel="008D26A9">
            <w:rPr>
              <w:bCs/>
              <w:rPrChange w:id="11758" w:author="Pamela Kakande Nabukhonzo" w:date="2025-06-08T19:37:00Z">
                <w:rPr>
                  <w:b/>
                </w:rPr>
              </w:rPrChange>
            </w:rPr>
            <w:delText>y</w:delText>
          </w:r>
        </w:del>
      </w:ins>
      <w:ins w:id="11759" w:author="Pamela Kakande Nabukhonzo" w:date="2025-06-08T16:26:00Z">
        <w:del w:id="11760" w:author="Rachel Shipsey" w:date="2025-06-23T15:21:00Z">
          <w:r w:rsidRPr="003466AB" w:rsidDel="008D26A9">
            <w:rPr>
              <w:bCs/>
            </w:rPr>
            <w:delText xml:space="preserve"> 201</w:delText>
          </w:r>
        </w:del>
      </w:ins>
      <w:ins w:id="11761" w:author="Pamela Kakande Nabukhonzo" w:date="2025-06-08T16:27:00Z">
        <w:del w:id="11762" w:author="Rachel Shipsey" w:date="2025-06-23T15:21:00Z">
          <w:r w:rsidR="003965B5" w:rsidRPr="003466AB" w:rsidDel="008D26A9">
            <w:rPr>
              <w:bCs/>
              <w:rPrChange w:id="11763" w:author="Pamela Kakande Nabukhonzo" w:date="2025-06-08T19:37:00Z">
                <w:rPr>
                  <w:b/>
                </w:rPr>
              </w:rPrChange>
            </w:rPr>
            <w:delText>8</w:delText>
          </w:r>
        </w:del>
      </w:ins>
      <w:ins w:id="11764" w:author="Pamela Kakande Nabukhonzo" w:date="2025-06-08T16:26:00Z">
        <w:del w:id="11765" w:author="Rachel Shipsey" w:date="2025-06-23T15:21:00Z">
          <w:r w:rsidRPr="00D95931" w:rsidDel="008D26A9">
            <w:delText>.</w:delText>
          </w:r>
        </w:del>
      </w:ins>
    </w:p>
    <w:p w14:paraId="79F8D6FD" w14:textId="01B61855" w:rsidR="003466AB" w:rsidDel="008D26A9" w:rsidRDefault="00D95931">
      <w:pPr>
        <w:pStyle w:val="ListParagraph"/>
        <w:spacing w:after="0" w:line="276" w:lineRule="auto"/>
        <w:jc w:val="both"/>
        <w:rPr>
          <w:ins w:id="11766" w:author="Pamela Kakande Nabukhonzo" w:date="2025-06-08T19:37:00Z"/>
          <w:del w:id="11767" w:author="Rachel Shipsey" w:date="2025-06-23T15:21:00Z"/>
        </w:rPr>
        <w:pPrChange w:id="11768" w:author="Rachel Shipsey" w:date="2025-06-23T15:41:00Z">
          <w:pPr>
            <w:pStyle w:val="ListParagraph"/>
            <w:numPr>
              <w:ilvl w:val="3"/>
              <w:numId w:val="232"/>
            </w:numPr>
            <w:ind w:left="3306" w:hanging="360"/>
          </w:pPr>
        </w:pPrChange>
      </w:pPr>
      <w:ins w:id="11769" w:author="Pamela Kakande Nabukhonzo" w:date="2025-06-08T16:23:00Z">
        <w:del w:id="11770" w:author="Rachel Shipsey" w:date="2025-06-23T15:21:00Z">
          <w:r w:rsidRPr="00D95931" w:rsidDel="008D26A9">
            <w:delText>Statistics Botswana. 2021 Population &amp; Housing Census project document.</w:delText>
          </w:r>
        </w:del>
      </w:ins>
    </w:p>
    <w:p w14:paraId="3A901CC8" w14:textId="6D36E9AF" w:rsidR="0045707E" w:rsidDel="008D26A9" w:rsidRDefault="00FE5324">
      <w:pPr>
        <w:pStyle w:val="ListParagraph"/>
        <w:spacing w:after="0" w:line="276" w:lineRule="auto"/>
        <w:jc w:val="both"/>
        <w:rPr>
          <w:del w:id="11771" w:author="Rachel Shipsey" w:date="2025-06-23T15:21:00Z"/>
        </w:rPr>
        <w:pPrChange w:id="11772" w:author="Rachel Shipsey" w:date="2025-06-23T15:41:00Z">
          <w:pPr>
            <w:pStyle w:val="NoSpacing"/>
            <w:numPr>
              <w:numId w:val="96"/>
            </w:numPr>
            <w:spacing w:line="276" w:lineRule="auto"/>
            <w:ind w:left="270" w:hanging="360"/>
            <w:jc w:val="both"/>
          </w:pPr>
        </w:pPrChange>
      </w:pPr>
      <w:ins w:id="11773" w:author="Pamela Kakande Nabukhonzo" w:date="2025-06-08T17:42:00Z">
        <w:del w:id="11774" w:author="Rachel Shipsey" w:date="2025-06-23T15:21:00Z">
          <w:r w:rsidRPr="00FE5324" w:rsidDel="008D26A9">
            <w:delText>Statistics Canada</w:delText>
          </w:r>
          <w:r w:rsidDel="008D26A9">
            <w:delText xml:space="preserve">. </w:delText>
          </w:r>
          <w:r w:rsidRPr="00FE5324" w:rsidDel="008D26A9">
            <w:delText>A Guide to Risk Management in a Census Context</w:delText>
          </w:r>
        </w:del>
      </w:ins>
      <w:ins w:id="11775" w:author="Pamela Kakande Nabukhonzo" w:date="2025-06-08T17:43:00Z">
        <w:del w:id="11776" w:author="Rachel Shipsey" w:date="2025-06-23T15:21:00Z">
          <w:r w:rsidDel="008D26A9">
            <w:delText>. May 2022</w:delText>
          </w:r>
        </w:del>
      </w:ins>
    </w:p>
    <w:p w14:paraId="343D287A" w14:textId="6EAFE1B2" w:rsidR="0028139B" w:rsidRPr="00DC2FFF" w:rsidDel="008D26A9" w:rsidRDefault="0028139B">
      <w:pPr>
        <w:pStyle w:val="ListParagraph"/>
        <w:spacing w:after="0" w:line="276" w:lineRule="auto"/>
        <w:jc w:val="both"/>
        <w:rPr>
          <w:ins w:id="11777" w:author="Pamela Kakande Nabukhonzo" w:date="2025-06-08T19:37:00Z"/>
          <w:del w:id="11778" w:author="Rachel Shipsey" w:date="2025-06-23T15:21:00Z"/>
        </w:rPr>
        <w:pPrChange w:id="11779" w:author="Rachel Shipsey" w:date="2025-06-23T15:41:00Z">
          <w:pPr>
            <w:pStyle w:val="NoSpacing"/>
            <w:numPr>
              <w:numId w:val="96"/>
            </w:numPr>
            <w:spacing w:line="276" w:lineRule="auto"/>
            <w:ind w:left="270" w:hanging="360"/>
            <w:jc w:val="both"/>
          </w:pPr>
        </w:pPrChange>
      </w:pPr>
    </w:p>
    <w:p w14:paraId="1508BF55" w14:textId="5999E87D" w:rsidR="00A35B77" w:rsidDel="0045707E" w:rsidRDefault="00EC50A9">
      <w:pPr>
        <w:pStyle w:val="ListParagraph"/>
        <w:spacing w:after="0" w:line="276" w:lineRule="auto"/>
        <w:jc w:val="both"/>
        <w:rPr>
          <w:ins w:id="11780" w:author="Pamela Kakande Nabukhonzo" w:date="2025-06-08T12:40:00Z"/>
          <w:del w:id="11781" w:author="Rachel Shipsey" w:date="2025-06-08T13:00:00Z"/>
        </w:rPr>
        <w:pPrChange w:id="11782" w:author="Rachel Shipsey" w:date="2025-06-23T15:41:00Z">
          <w:pPr>
            <w:spacing w:after="240" w:line="240" w:lineRule="auto"/>
            <w:jc w:val="both"/>
          </w:pPr>
        </w:pPrChange>
      </w:pPr>
      <w:ins w:id="11783" w:author="Pamela Kakande Nabukhonzo" w:date="2025-06-08T11:19:00Z">
        <w:del w:id="11784" w:author="Rachel Shipsey" w:date="2025-06-08T13:00:00Z">
          <w:r w:rsidRPr="00EC50A9" w:rsidDel="0045707E">
            <w:delText>Census processes should at least show methodological soundness and adherence to professional and internationally agreed standards and efficiency, relevance of data, completeness, accuracy of data, timeliness of information, accessibility, data coherence, and comparisons across space which include data validation against other sources, basic demographic analysis based on the knowledge of an area.</w:delText>
          </w:r>
        </w:del>
      </w:ins>
      <w:ins w:id="11785" w:author="Pamela Kakande Nabukhonzo" w:date="2025-06-08T11:20:00Z">
        <w:del w:id="11786" w:author="Rachel Shipsey" w:date="2025-06-08T13:00:00Z">
          <w:r w:rsidR="00130C33" w:rsidDel="0045707E">
            <w:delText xml:space="preserve"> </w:delText>
          </w:r>
        </w:del>
      </w:ins>
      <w:bookmarkStart w:id="11787" w:name="_Toc201238487"/>
      <w:bookmarkStart w:id="11788" w:name="_Toc201319883"/>
      <w:bookmarkEnd w:id="11787"/>
      <w:bookmarkEnd w:id="11788"/>
    </w:p>
    <w:p w14:paraId="5FDF20B8" w14:textId="234D3E70" w:rsidR="000C02C4" w:rsidDel="0045707E" w:rsidRDefault="00A35B77">
      <w:pPr>
        <w:pStyle w:val="ListParagraph"/>
        <w:spacing w:after="0" w:line="276" w:lineRule="auto"/>
        <w:jc w:val="both"/>
        <w:rPr>
          <w:ins w:id="11789" w:author="Pamela Kakande Nabukhonzo" w:date="2025-06-05T09:49:00Z"/>
          <w:del w:id="11790" w:author="Rachel Shipsey" w:date="2025-06-08T13:00:00Z"/>
          <w:rFonts w:asciiTheme="minorHAnsi" w:hAnsiTheme="minorHAnsi" w:cstheme="minorHAnsi"/>
        </w:rPr>
        <w:pPrChange w:id="11791" w:author="Rachel Shipsey" w:date="2025-06-23T15:41:00Z">
          <w:pPr>
            <w:jc w:val="both"/>
          </w:pPr>
        </w:pPrChange>
      </w:pPr>
      <w:ins w:id="11792" w:author="Pamela Kakande Nabukhonzo" w:date="2025-06-08T12:40:00Z">
        <w:del w:id="11793" w:author="Rachel Shipsey" w:date="2025-06-08T13:00:00Z">
          <w:r w:rsidRPr="00A35B77" w:rsidDel="0045707E">
            <w:delText>A well-executed digital census combines technology with proven quality assurance methods to ensure accurate, reliable, and secure data collection</w:delText>
          </w:r>
          <w:r w:rsidR="00896CB5" w:rsidDel="0045707E">
            <w:delText xml:space="preserve">. </w:delText>
          </w:r>
        </w:del>
      </w:ins>
      <w:ins w:id="11794" w:author="Pamela Kakande Nabukhonzo" w:date="2025-06-05T09:47:00Z">
        <w:del w:id="11795" w:author="Rachel Shipsey" w:date="2025-06-08T13:00:00Z">
          <w:r w:rsidR="00260275" w:rsidRPr="00260275" w:rsidDel="0045707E">
            <w:delText>monitoring, evaluation and risk management</w:delText>
          </w:r>
          <w:r w:rsidR="0054664C" w:rsidDel="0045707E">
            <w:delText>status; outliers</w:delText>
          </w:r>
        </w:del>
      </w:ins>
      <w:ins w:id="11796" w:author="Pamela Kakande Nabukhonzo" w:date="2025-06-05T09:45:00Z">
        <w:del w:id="11797" w:author="Rachel Shipsey" w:date="2025-06-08T13:00:00Z">
          <w:r w:rsidR="00383142" w:rsidDel="0045707E">
            <w:delText>for</w:delText>
          </w:r>
        </w:del>
      </w:ins>
      <w:ins w:id="11798" w:author="Pamela Kakande Nabukhonzo" w:date="2025-06-05T09:47:00Z">
        <w:del w:id="11799" w:author="Rachel Shipsey" w:date="2025-06-08T13:00:00Z">
          <w:r w:rsidR="00FD234C" w:rsidRPr="0024716F" w:rsidDel="0045707E">
            <w:delText>a digital</w:delText>
          </w:r>
        </w:del>
      </w:ins>
      <w:ins w:id="11800" w:author="Pamela Kakande Nabukhonzo" w:date="2025-06-05T09:49:00Z">
        <w:del w:id="11801" w:author="Rachel Shipsey" w:date="2025-06-08T13:00:00Z">
          <w:r w:rsidR="00825F4A" w:rsidDel="0045707E">
            <w:rPr>
              <w:rFonts w:asciiTheme="minorHAnsi" w:hAnsiTheme="minorHAnsi" w:cstheme="minorHAnsi"/>
            </w:rPr>
            <w:delText>To</w:delText>
          </w:r>
          <w:r w:rsidR="00825F4A" w:rsidRPr="00825F4A" w:rsidDel="0045707E">
            <w:delText xml:space="preserve"> </w:delText>
          </w:r>
          <w:r w:rsidR="00825F4A" w:rsidRPr="00825F4A" w:rsidDel="0045707E">
            <w:rPr>
              <w:rFonts w:asciiTheme="minorHAnsi" w:eastAsiaTheme="majorEastAsia" w:hAnsiTheme="minorHAnsi" w:cstheme="minorHAnsi"/>
              <w:b/>
              <w:sz w:val="32"/>
              <w:szCs w:val="32"/>
              <w:rPrChange w:id="11802" w:author="Pamela Kakande Nabukhonzo" w:date="2025-06-05T09:49:00Z">
                <w:rPr/>
              </w:rPrChange>
            </w:rPr>
            <w:delText xml:space="preserve">ensure </w:delText>
          </w:r>
          <w:r w:rsidR="00825F4A" w:rsidRPr="00825F4A" w:rsidDel="0045707E">
            <w:rPr>
              <w:rFonts w:asciiTheme="minorHAnsi" w:hAnsiTheme="minorHAnsi" w:cstheme="minorHAnsi"/>
            </w:rPr>
            <w:delText>comprehensive quality assurance, monitoring, evaluation and risk management</w:delText>
          </w:r>
        </w:del>
      </w:ins>
      <w:ins w:id="11803" w:author="Pamela Kakande Nabukhonzo" w:date="2025-06-05T10:10:00Z">
        <w:del w:id="11804" w:author="Rachel Shipsey" w:date="2025-06-08T13:00:00Z">
          <w:r w:rsidR="00EF4910" w:rsidDel="0045707E">
            <w:rPr>
              <w:rFonts w:asciiTheme="minorHAnsi" w:hAnsiTheme="minorHAnsi" w:cstheme="minorHAnsi"/>
            </w:rPr>
            <w:delText xml:space="preserve">, the </w:delText>
          </w:r>
          <w:r w:rsidR="00860CFE" w:rsidDel="0045707E">
            <w:rPr>
              <w:rFonts w:asciiTheme="minorHAnsi" w:hAnsiTheme="minorHAnsi" w:cstheme="minorHAnsi"/>
            </w:rPr>
            <w:delText>following key considerations must be in place:</w:delText>
          </w:r>
        </w:del>
      </w:ins>
      <w:ins w:id="11805" w:author="Pamela Kakande Nabukhonzo" w:date="2025-06-05T09:45:00Z">
        <w:del w:id="11806" w:author="Rachel Shipsey" w:date="2025-06-08T13:00:00Z">
          <w:r w:rsidR="00383142" w:rsidRPr="00DA7B49" w:rsidDel="0045707E">
            <w:rPr>
              <w:rFonts w:asciiTheme="minorHAnsi" w:eastAsiaTheme="majorEastAsia" w:hAnsiTheme="minorHAnsi" w:cstheme="minorHAnsi"/>
              <w:b/>
              <w:sz w:val="32"/>
              <w:szCs w:val="32"/>
              <w:rPrChange w:id="11807" w:author="Pamela Kakande Nabukhonzo" w:date="2025-06-05T09:48:00Z">
                <w:rPr/>
              </w:rPrChange>
            </w:rPr>
            <w:tab/>
          </w:r>
        </w:del>
      </w:ins>
      <w:bookmarkStart w:id="11808" w:name="_Toc201238488"/>
      <w:bookmarkStart w:id="11809" w:name="_Toc201319884"/>
      <w:bookmarkEnd w:id="11808"/>
      <w:bookmarkEnd w:id="11809"/>
    </w:p>
    <w:p w14:paraId="0F0491DB" w14:textId="628D8D3D" w:rsidR="003932B0" w:rsidDel="0045707E" w:rsidRDefault="00383142">
      <w:pPr>
        <w:pStyle w:val="ListParagraph"/>
        <w:spacing w:after="0" w:line="276" w:lineRule="auto"/>
        <w:jc w:val="both"/>
        <w:rPr>
          <w:ins w:id="11810" w:author="Pamela Kakande Nabukhonzo" w:date="2025-06-05T10:11:00Z"/>
          <w:del w:id="11811" w:author="Rachel Shipsey" w:date="2025-06-08T13:00:00Z"/>
          <w:rFonts w:asciiTheme="minorHAnsi" w:hAnsiTheme="minorHAnsi" w:cstheme="minorHAnsi"/>
        </w:rPr>
        <w:pPrChange w:id="11812" w:author="Rachel Shipsey" w:date="2025-06-23T15:41:00Z">
          <w:pPr>
            <w:pStyle w:val="ListParagraph"/>
            <w:numPr>
              <w:numId w:val="220"/>
            </w:numPr>
            <w:ind w:hanging="360"/>
            <w:jc w:val="both"/>
          </w:pPr>
        </w:pPrChange>
      </w:pPr>
      <w:ins w:id="11813" w:author="Pamela Kakande Nabukhonzo" w:date="2025-06-05T09:45:00Z">
        <w:del w:id="11814" w:author="Rachel Shipsey" w:date="2025-06-08T13:00:00Z">
          <w:r w:rsidRPr="00860CFE" w:rsidDel="0045707E">
            <w:rPr>
              <w:rFonts w:asciiTheme="minorHAnsi" w:eastAsiaTheme="majorEastAsia" w:hAnsiTheme="minorHAnsi" w:cstheme="minorHAnsi"/>
              <w:b/>
              <w:sz w:val="32"/>
              <w:szCs w:val="32"/>
              <w:rPrChange w:id="11815" w:author="Pamela Kakande Nabukhonzo" w:date="2025-06-05T10:10:00Z">
                <w:rPr/>
              </w:rPrChange>
            </w:rPr>
            <w:delText xml:space="preserve">The quality assurance and improvement system should be developed </w:delText>
          </w:r>
        </w:del>
      </w:ins>
      <w:ins w:id="11816" w:author="Pamela Kakande Nabukhonzo" w:date="2025-06-05T10:11:00Z">
        <w:del w:id="11817" w:author="Rachel Shipsey" w:date="2025-06-08T13:00:00Z">
          <w:r w:rsidR="003932B0" w:rsidRPr="00664D49" w:rsidDel="0045707E">
            <w:rPr>
              <w:rFonts w:asciiTheme="minorHAnsi" w:hAnsiTheme="minorHAnsi" w:cstheme="minorHAnsi"/>
            </w:rPr>
            <w:delText>at the planning stage</w:delText>
          </w:r>
          <w:r w:rsidR="003932B0" w:rsidRPr="003932B0" w:rsidDel="0045707E">
            <w:rPr>
              <w:rFonts w:asciiTheme="minorHAnsi" w:hAnsiTheme="minorHAnsi" w:cstheme="minorHAnsi"/>
            </w:rPr>
            <w:delText xml:space="preserve"> </w:delText>
          </w:r>
        </w:del>
      </w:ins>
      <w:ins w:id="11818" w:author="Pamela Kakande Nabukhonzo" w:date="2025-06-05T09:45:00Z">
        <w:del w:id="11819" w:author="Rachel Shipsey" w:date="2025-06-08T13:00:00Z">
          <w:r w:rsidRPr="00860CFE" w:rsidDel="0045707E">
            <w:rPr>
              <w:rFonts w:asciiTheme="minorHAnsi" w:eastAsiaTheme="majorEastAsia" w:hAnsiTheme="minorHAnsi" w:cstheme="minorHAnsi"/>
              <w:b/>
              <w:sz w:val="32"/>
              <w:szCs w:val="32"/>
              <w:rPrChange w:id="11820" w:author="Pamela Kakande Nabukhonzo" w:date="2025-06-05T10:10:00Z">
                <w:rPr/>
              </w:rPrChange>
            </w:rPr>
            <w:delText xml:space="preserve">as part of the overall census programme and integrated with all other census phase plans, schedules, and procedures. </w:delText>
          </w:r>
        </w:del>
      </w:ins>
      <w:ins w:id="11821" w:author="Pamela Kakande Nabukhonzo" w:date="2025-06-08T11:18:00Z">
        <w:del w:id="11822" w:author="Rachel Shipsey" w:date="2025-06-08T13:00:00Z">
          <w:r w:rsidR="006378B2" w:rsidRPr="006378B2" w:rsidDel="0045707E">
            <w:rPr>
              <w:rFonts w:asciiTheme="minorHAnsi" w:hAnsiTheme="minorHAnsi" w:cstheme="minorHAnsi"/>
            </w:rPr>
            <w:delText>Conduct rigorous testing of digital tools</w:delText>
          </w:r>
        </w:del>
      </w:ins>
      <w:ins w:id="11823" w:author="Pamela Kakande Nabukhonzo" w:date="2025-06-08T11:19:00Z">
        <w:del w:id="11824" w:author="Rachel Shipsey" w:date="2025-06-08T13:00:00Z">
          <w:r w:rsidR="00B365B8" w:rsidRPr="00B365B8" w:rsidDel="0045707E">
            <w:rPr>
              <w:rFonts w:asciiTheme="minorHAnsi" w:hAnsiTheme="minorHAnsi" w:cstheme="minorHAnsi"/>
            </w:rPr>
            <w:delText xml:space="preserve"> </w:delText>
          </w:r>
          <w:r w:rsidR="00B365B8" w:rsidDel="0045707E">
            <w:rPr>
              <w:rFonts w:asciiTheme="minorHAnsi" w:hAnsiTheme="minorHAnsi" w:cstheme="minorHAnsi"/>
            </w:rPr>
            <w:delText>during the p</w:delText>
          </w:r>
          <w:r w:rsidR="00B365B8" w:rsidRPr="006378B2" w:rsidDel="0045707E">
            <w:rPr>
              <w:rFonts w:asciiTheme="minorHAnsi" w:hAnsiTheme="minorHAnsi" w:cstheme="minorHAnsi"/>
            </w:rPr>
            <w:delText xml:space="preserve">re-enumeration </w:delText>
          </w:r>
          <w:r w:rsidR="00B365B8" w:rsidDel="0045707E">
            <w:rPr>
              <w:rFonts w:asciiTheme="minorHAnsi" w:hAnsiTheme="minorHAnsi" w:cstheme="minorHAnsi"/>
            </w:rPr>
            <w:delText>t</w:delText>
          </w:r>
          <w:r w:rsidR="00B365B8" w:rsidRPr="006378B2" w:rsidDel="0045707E">
            <w:rPr>
              <w:rFonts w:asciiTheme="minorHAnsi" w:hAnsiTheme="minorHAnsi" w:cstheme="minorHAnsi"/>
            </w:rPr>
            <w:delText>esting</w:delText>
          </w:r>
          <w:r w:rsidR="00B365B8" w:rsidDel="0045707E">
            <w:rPr>
              <w:rFonts w:asciiTheme="minorHAnsi" w:hAnsiTheme="minorHAnsi" w:cstheme="minorHAnsi"/>
            </w:rPr>
            <w:delText xml:space="preserve"> phase</w:delText>
          </w:r>
        </w:del>
      </w:ins>
      <w:ins w:id="11825" w:author="Pamela Kakande Nabukhonzo" w:date="2025-06-08T11:18:00Z">
        <w:del w:id="11826" w:author="Rachel Shipsey" w:date="2025-06-08T13:00:00Z">
          <w:r w:rsidR="006378B2" w:rsidRPr="006378B2" w:rsidDel="0045707E">
            <w:rPr>
              <w:rFonts w:asciiTheme="minorHAnsi" w:hAnsiTheme="minorHAnsi" w:cstheme="minorHAnsi"/>
            </w:rPr>
            <w:delText>, including questionnaire design, data collection software, and mapping systems.</w:delText>
          </w:r>
        </w:del>
      </w:ins>
      <w:bookmarkStart w:id="11827" w:name="_Toc201238489"/>
      <w:bookmarkStart w:id="11828" w:name="_Toc201319885"/>
      <w:bookmarkEnd w:id="11827"/>
      <w:bookmarkEnd w:id="11828"/>
    </w:p>
    <w:p w14:paraId="26E07455" w14:textId="77777777" w:rsidR="00F561AC" w:rsidRPr="00AE55A9" w:rsidDel="0045707E" w:rsidRDefault="00383142">
      <w:pPr>
        <w:pStyle w:val="ListParagraph"/>
        <w:spacing w:after="0" w:line="276" w:lineRule="auto"/>
        <w:jc w:val="both"/>
        <w:rPr>
          <w:ins w:id="11829" w:author="Pamela Kakande Nabukhonzo" w:date="2025-06-08T12:35:00Z"/>
          <w:del w:id="11830" w:author="Rachel Shipsey" w:date="2025-06-08T13:00:00Z"/>
          <w:rFonts w:asciiTheme="minorHAnsi" w:hAnsiTheme="minorHAnsi" w:cstheme="minorHAnsi"/>
        </w:rPr>
        <w:pPrChange w:id="11831" w:author="Rachel Shipsey" w:date="2025-06-23T15:41:00Z">
          <w:pPr>
            <w:pStyle w:val="ListParagraph"/>
            <w:numPr>
              <w:numId w:val="220"/>
            </w:numPr>
            <w:ind w:hanging="360"/>
            <w:jc w:val="both"/>
          </w:pPr>
        </w:pPrChange>
      </w:pPr>
      <w:ins w:id="11832" w:author="Pamela Kakande Nabukhonzo" w:date="2025-06-05T09:45:00Z">
        <w:del w:id="11833" w:author="Rachel Shipsey" w:date="2025-06-08T13:00:00Z">
          <w:r w:rsidRPr="00431A2F" w:rsidDel="0045707E">
            <w:rPr>
              <w:rFonts w:asciiTheme="minorHAnsi" w:eastAsiaTheme="majorEastAsia" w:hAnsiTheme="minorHAnsi" w:cstheme="minorHAnsi"/>
              <w:b/>
              <w:sz w:val="32"/>
              <w:szCs w:val="32"/>
              <w:rPrChange w:id="11834" w:author="Pamela Kakande Nabukhonzo" w:date="2025-06-08T11:58:00Z">
                <w:rPr/>
              </w:rPrChange>
            </w:rPr>
            <w:delText xml:space="preserve">There should be good internal quality </w:delText>
          </w:r>
        </w:del>
      </w:ins>
      <w:ins w:id="11835" w:author="Pamela Kakande Nabukhonzo" w:date="2025-06-05T10:14:00Z">
        <w:del w:id="11836" w:author="Rachel Shipsey" w:date="2025-06-08T13:00:00Z">
          <w:r w:rsidR="00265AE4" w:rsidRPr="00431A2F" w:rsidDel="0045707E">
            <w:rPr>
              <w:rFonts w:asciiTheme="minorHAnsi" w:hAnsiTheme="minorHAnsi" w:cstheme="minorHAnsi"/>
            </w:rPr>
            <w:delText>monitoring</w:delText>
          </w:r>
        </w:del>
      </w:ins>
      <w:ins w:id="11837" w:author="Pamela Kakande Nabukhonzo" w:date="2025-06-05T09:45:00Z">
        <w:del w:id="11838" w:author="Rachel Shipsey" w:date="2025-06-08T13:00:00Z">
          <w:r w:rsidRPr="00431A2F" w:rsidDel="0045707E">
            <w:rPr>
              <w:rFonts w:asciiTheme="minorHAnsi" w:eastAsiaTheme="majorEastAsia" w:hAnsiTheme="minorHAnsi" w:cstheme="minorHAnsi"/>
              <w:b/>
              <w:sz w:val="32"/>
              <w:szCs w:val="32"/>
              <w:rPrChange w:id="11839" w:author="Pamela Kakande Nabukhonzo" w:date="2025-06-08T11:58:00Z">
                <w:rPr/>
              </w:rPrChange>
            </w:rPr>
            <w:delText xml:space="preserve"> mechanisms.</w:delText>
          </w:r>
        </w:del>
      </w:ins>
      <w:ins w:id="11840" w:author="Pamela Kakande Nabukhonzo" w:date="2025-06-08T11:49:00Z">
        <w:del w:id="11841" w:author="Rachel Shipsey" w:date="2025-06-08T13:00:00Z">
          <w:r w:rsidR="005966E6" w:rsidRPr="00431A2F" w:rsidDel="0045707E">
            <w:rPr>
              <w:rFonts w:asciiTheme="minorHAnsi" w:hAnsiTheme="minorHAnsi" w:cstheme="minorHAnsi"/>
            </w:rPr>
            <w:delText xml:space="preserve"> </w:delText>
          </w:r>
        </w:del>
      </w:ins>
      <w:ins w:id="11842" w:author="Pamela Kakande Nabukhonzo" w:date="2025-06-08T11:48:00Z">
        <w:del w:id="11843" w:author="Rachel Shipsey" w:date="2025-06-08T13:00:00Z">
          <w:r w:rsidR="005966E6" w:rsidRPr="00431A2F" w:rsidDel="0045707E">
            <w:rPr>
              <w:rFonts w:asciiTheme="minorHAnsi" w:hAnsiTheme="minorHAnsi" w:cstheme="minorHAnsi"/>
            </w:rPr>
            <w:delText>Enumerators and supervisors should receive comprehensive training to minimize errors in data collection.</w:delText>
          </w:r>
        </w:del>
      </w:ins>
      <w:ins w:id="11844" w:author="Pamela Kakande Nabukhonzo" w:date="2025-06-08T11:49:00Z">
        <w:del w:id="11845" w:author="Rachel Shipsey" w:date="2025-06-08T13:00:00Z">
          <w:r w:rsidR="005966E6" w:rsidRPr="00431A2F" w:rsidDel="0045707E">
            <w:rPr>
              <w:rFonts w:asciiTheme="minorHAnsi" w:hAnsiTheme="minorHAnsi" w:cstheme="minorHAnsi"/>
            </w:rPr>
            <w:delText xml:space="preserve"> </w:delText>
          </w:r>
        </w:del>
      </w:ins>
      <w:ins w:id="11846" w:author="Pamela Kakande Nabukhonzo" w:date="2025-06-08T12:35:00Z">
        <w:del w:id="11847" w:author="Rachel Shipsey" w:date="2025-06-08T13:00:00Z">
          <w:r w:rsidR="00F561AC" w:rsidRPr="00AE55A9" w:rsidDel="0045707E">
            <w:rPr>
              <w:rFonts w:asciiTheme="minorHAnsi" w:hAnsiTheme="minorHAnsi" w:cstheme="minorHAnsi"/>
            </w:rPr>
            <w:delText xml:space="preserve">Conduct follow-up surveys </w:delText>
          </w:r>
          <w:r w:rsidR="00F561AC" w:rsidDel="0045707E">
            <w:rPr>
              <w:rFonts w:asciiTheme="minorHAnsi" w:hAnsiTheme="minorHAnsi" w:cstheme="minorHAnsi"/>
            </w:rPr>
            <w:delText xml:space="preserve">(post Enumeration survey) </w:delText>
          </w:r>
          <w:r w:rsidR="00F561AC" w:rsidRPr="00AE55A9" w:rsidDel="0045707E">
            <w:rPr>
              <w:rFonts w:asciiTheme="minorHAnsi" w:hAnsiTheme="minorHAnsi" w:cstheme="minorHAnsi"/>
            </w:rPr>
            <w:delText>to assess data accuracy and coverage.</w:delText>
          </w:r>
          <w:r w:rsidR="00F561AC" w:rsidRPr="00084E6B" w:rsidDel="0045707E">
            <w:delText xml:space="preserve"> </w:delText>
          </w:r>
          <w:r w:rsidR="00F561AC" w:rsidRPr="00084E6B" w:rsidDel="0045707E">
            <w:rPr>
              <w:rFonts w:asciiTheme="minorHAnsi" w:hAnsiTheme="minorHAnsi" w:cstheme="minorHAnsi"/>
            </w:rPr>
            <w:delText xml:space="preserve">See LINK to section on </w:delText>
          </w:r>
          <w:commentRangeStart w:id="11848"/>
          <w:r w:rsidR="00F561AC" w:rsidDel="0045707E">
            <w:rPr>
              <w:rFonts w:asciiTheme="minorHAnsi" w:hAnsiTheme="minorHAnsi" w:cstheme="minorHAnsi"/>
            </w:rPr>
            <w:delText>PES</w:delText>
          </w:r>
          <w:commentRangeEnd w:id="11848"/>
          <w:r w:rsidR="00F561AC" w:rsidRPr="00AE55A9" w:rsidDel="0045707E">
            <w:rPr>
              <w:rStyle w:val="CommentReference"/>
              <w:rFonts w:asciiTheme="minorHAnsi" w:hAnsiTheme="minorHAnsi" w:cstheme="minorHAnsi"/>
              <w:sz w:val="32"/>
              <w:szCs w:val="32"/>
            </w:rPr>
            <w:commentReference w:id="11848"/>
          </w:r>
          <w:bookmarkStart w:id="11849" w:name="_Toc201238490"/>
          <w:bookmarkStart w:id="11850" w:name="_Toc201319886"/>
          <w:bookmarkEnd w:id="11849"/>
          <w:bookmarkEnd w:id="11850"/>
        </w:del>
      </w:ins>
    </w:p>
    <w:p w14:paraId="549E4D04" w14:textId="46216E9A" w:rsidR="003C751A" w:rsidRPr="003C751A" w:rsidDel="0045707E" w:rsidRDefault="0022118D">
      <w:pPr>
        <w:pStyle w:val="ListParagraph"/>
        <w:spacing w:after="0" w:line="276" w:lineRule="auto"/>
        <w:jc w:val="both"/>
        <w:rPr>
          <w:ins w:id="11851" w:author="Pamela Kakande Nabukhonzo" w:date="2025-06-08T12:30:00Z"/>
          <w:del w:id="11852" w:author="Rachel Shipsey" w:date="2025-06-08T13:00:00Z"/>
          <w:rFonts w:asciiTheme="minorHAnsi" w:hAnsiTheme="minorHAnsi" w:cstheme="minorHAnsi"/>
        </w:rPr>
        <w:pPrChange w:id="11853" w:author="Rachel Shipsey" w:date="2025-06-23T15:41:00Z">
          <w:pPr>
            <w:pStyle w:val="ListParagraph"/>
            <w:numPr>
              <w:numId w:val="220"/>
            </w:numPr>
            <w:ind w:hanging="360"/>
            <w:jc w:val="both"/>
          </w:pPr>
        </w:pPrChange>
      </w:pPr>
      <w:ins w:id="11854" w:author="Pamela Kakande Nabukhonzo" w:date="2025-06-08T12:28:00Z">
        <w:del w:id="11855" w:author="Rachel Shipsey" w:date="2025-06-08T13:00:00Z">
          <w:r w:rsidDel="0045707E">
            <w:rPr>
              <w:rFonts w:asciiTheme="minorHAnsi" w:hAnsiTheme="minorHAnsi" w:cstheme="minorHAnsi"/>
            </w:rPr>
            <w:delText xml:space="preserve">For </w:delText>
          </w:r>
        </w:del>
      </w:ins>
      <w:ins w:id="11856" w:author="Pamela Kakande Nabukhonzo" w:date="2025-06-08T12:29:00Z">
        <w:del w:id="11857" w:author="Rachel Shipsey" w:date="2025-06-08T13:00:00Z">
          <w:r w:rsidDel="0045707E">
            <w:rPr>
              <w:rFonts w:asciiTheme="minorHAnsi" w:hAnsiTheme="minorHAnsi" w:cstheme="minorHAnsi"/>
            </w:rPr>
            <w:delText xml:space="preserve">monitoring and evaluation, </w:delText>
          </w:r>
          <w:r w:rsidR="00007A09" w:rsidDel="0045707E">
            <w:rPr>
              <w:rFonts w:asciiTheme="minorHAnsi" w:hAnsiTheme="minorHAnsi" w:cstheme="minorHAnsi"/>
            </w:rPr>
            <w:delText xml:space="preserve">develop </w:delText>
          </w:r>
        </w:del>
      </w:ins>
      <w:ins w:id="11858" w:author="Pamela Kakande Nabukhonzo" w:date="2025-06-08T12:30:00Z">
        <w:del w:id="11859" w:author="Rachel Shipsey" w:date="2025-06-08T13:00:00Z">
          <w:r w:rsidR="004F7636" w:rsidDel="0045707E">
            <w:rPr>
              <w:rFonts w:asciiTheme="minorHAnsi" w:hAnsiTheme="minorHAnsi" w:cstheme="minorHAnsi"/>
            </w:rPr>
            <w:delText xml:space="preserve">and document </w:delText>
          </w:r>
        </w:del>
      </w:ins>
      <w:ins w:id="11860" w:author="Pamela Kakande Nabukhonzo" w:date="2025-06-08T12:29:00Z">
        <w:del w:id="11861" w:author="Rachel Shipsey" w:date="2025-06-08T13:00:00Z">
          <w:r w:rsidR="00007A09" w:rsidDel="0045707E">
            <w:rPr>
              <w:rFonts w:asciiTheme="minorHAnsi" w:hAnsiTheme="minorHAnsi" w:cstheme="minorHAnsi"/>
            </w:rPr>
            <w:delText>a monito</w:delText>
          </w:r>
        </w:del>
      </w:ins>
      <w:ins w:id="11862" w:author="Pamela Kakande Nabukhonzo" w:date="2025-06-08T12:30:00Z">
        <w:del w:id="11863" w:author="Rachel Shipsey" w:date="2025-06-08T13:00:00Z">
          <w:r w:rsidR="00007A09" w:rsidDel="0045707E">
            <w:rPr>
              <w:rFonts w:asciiTheme="minorHAnsi" w:hAnsiTheme="minorHAnsi" w:cstheme="minorHAnsi"/>
            </w:rPr>
            <w:delText>ring strategy</w:delText>
          </w:r>
          <w:r w:rsidR="004F7636" w:rsidDel="0045707E">
            <w:rPr>
              <w:rFonts w:asciiTheme="minorHAnsi" w:hAnsiTheme="minorHAnsi" w:cstheme="minorHAnsi"/>
            </w:rPr>
            <w:delText xml:space="preserve"> to </w:delText>
          </w:r>
        </w:del>
      </w:ins>
      <w:ins w:id="11864" w:author="Pamela Kakande Nabukhonzo" w:date="2025-06-08T12:29:00Z">
        <w:del w:id="11865" w:author="Rachel Shipsey" w:date="2025-06-08T13:00:00Z">
          <w:r w:rsidDel="0045707E">
            <w:rPr>
              <w:rFonts w:asciiTheme="minorHAnsi" w:hAnsiTheme="minorHAnsi" w:cstheme="minorHAnsi"/>
            </w:rPr>
            <w:delText>u</w:delText>
          </w:r>
        </w:del>
      </w:ins>
      <w:ins w:id="11866" w:author="Pamela Kakande Nabukhonzo" w:date="2025-06-08T12:28:00Z">
        <w:del w:id="11867" w:author="Rachel Shipsey" w:date="2025-06-08T13:00:00Z">
          <w:r w:rsidRPr="0022118D" w:rsidDel="0045707E">
            <w:rPr>
              <w:rFonts w:asciiTheme="minorHAnsi" w:hAnsiTheme="minorHAnsi" w:cstheme="minorHAnsi"/>
            </w:rPr>
            <w:delText>se electronic dashboards to track data collection progress and identify anomalies.</w:delText>
          </w:r>
        </w:del>
      </w:ins>
      <w:ins w:id="11868" w:author="Pamela Kakande Nabukhonzo" w:date="2025-06-08T12:30:00Z">
        <w:del w:id="11869" w:author="Rachel Shipsey" w:date="2025-06-08T13:00:00Z">
          <w:r w:rsidR="003C751A" w:rsidRPr="003C751A" w:rsidDel="0045707E">
            <w:delText xml:space="preserve"> </w:delText>
          </w:r>
          <w:r w:rsidR="003C751A" w:rsidRPr="003C751A" w:rsidDel="0045707E">
            <w:rPr>
              <w:rFonts w:asciiTheme="minorHAnsi" w:hAnsiTheme="minorHAnsi" w:cstheme="minorHAnsi"/>
            </w:rPr>
            <w:delText xml:space="preserve">Despite digital advancements, physical </w:delText>
          </w:r>
        </w:del>
      </w:ins>
      <w:ins w:id="11870" w:author="Pamela Kakande Nabukhonzo" w:date="2025-06-08T12:31:00Z">
        <w:del w:id="11871" w:author="Rachel Shipsey" w:date="2025-06-08T13:00:00Z">
          <w:r w:rsidR="003C751A" w:rsidDel="0045707E">
            <w:rPr>
              <w:rFonts w:asciiTheme="minorHAnsi" w:hAnsiTheme="minorHAnsi" w:cstheme="minorHAnsi"/>
            </w:rPr>
            <w:delText xml:space="preserve">field </w:delText>
          </w:r>
        </w:del>
      </w:ins>
      <w:ins w:id="11872" w:author="Pamela Kakande Nabukhonzo" w:date="2025-06-08T12:30:00Z">
        <w:del w:id="11873" w:author="Rachel Shipsey" w:date="2025-06-08T13:00:00Z">
          <w:r w:rsidR="003C751A" w:rsidRPr="003C751A" w:rsidDel="0045707E">
            <w:rPr>
              <w:rFonts w:asciiTheme="minorHAnsi" w:hAnsiTheme="minorHAnsi" w:cstheme="minorHAnsi"/>
            </w:rPr>
            <w:delText>supervision remains crucial to address unforeseen issues.</w:delText>
          </w:r>
          <w:bookmarkStart w:id="11874" w:name="_Toc201238491"/>
          <w:bookmarkStart w:id="11875" w:name="_Toc201319887"/>
          <w:bookmarkEnd w:id="11874"/>
          <w:bookmarkEnd w:id="11875"/>
        </w:del>
      </w:ins>
    </w:p>
    <w:p w14:paraId="02C6E6CE" w14:textId="689A322F" w:rsidR="006542D4" w:rsidRPr="006542D4" w:rsidDel="0045707E" w:rsidRDefault="00A25394">
      <w:pPr>
        <w:pStyle w:val="ListParagraph"/>
        <w:spacing w:after="0" w:line="276" w:lineRule="auto"/>
        <w:jc w:val="both"/>
        <w:rPr>
          <w:ins w:id="11876" w:author="Pamela Kakande Nabukhonzo" w:date="2025-06-08T12:37:00Z"/>
          <w:del w:id="11877" w:author="Rachel Shipsey" w:date="2025-06-08T13:00:00Z"/>
          <w:rFonts w:asciiTheme="minorHAnsi" w:hAnsiTheme="minorHAnsi" w:cstheme="minorHAnsi"/>
        </w:rPr>
        <w:pPrChange w:id="11878" w:author="Rachel Shipsey" w:date="2025-06-23T15:41:00Z">
          <w:pPr>
            <w:pStyle w:val="ListParagraph"/>
            <w:numPr>
              <w:numId w:val="220"/>
            </w:numPr>
            <w:ind w:hanging="360"/>
          </w:pPr>
        </w:pPrChange>
      </w:pPr>
      <w:ins w:id="11879" w:author="Pamela Kakande Nabukhonzo" w:date="2025-06-08T12:35:00Z">
        <w:del w:id="11880" w:author="Rachel Shipsey" w:date="2025-06-08T13:00:00Z">
          <w:r w:rsidRPr="006542D4" w:rsidDel="0045707E">
            <w:rPr>
              <w:rFonts w:asciiTheme="minorHAnsi" w:hAnsiTheme="minorHAnsi" w:cstheme="minorHAnsi"/>
            </w:rPr>
            <w:delText xml:space="preserve">For risk management </w:delText>
          </w:r>
          <w:r w:rsidR="00632DE2" w:rsidRPr="006542D4" w:rsidDel="0045707E">
            <w:rPr>
              <w:rFonts w:asciiTheme="minorHAnsi" w:hAnsiTheme="minorHAnsi" w:cstheme="minorHAnsi"/>
            </w:rPr>
            <w:delText>in</w:delText>
          </w:r>
        </w:del>
      </w:ins>
      <w:ins w:id="11881" w:author="Pamela Kakande Nabukhonzo" w:date="2025-06-08T12:36:00Z">
        <w:del w:id="11882" w:author="Rachel Shipsey" w:date="2025-06-08T13:00:00Z">
          <w:r w:rsidR="00632DE2" w:rsidRPr="006542D4" w:rsidDel="0045707E">
            <w:rPr>
              <w:rFonts w:asciiTheme="minorHAnsi" w:hAnsiTheme="minorHAnsi" w:cstheme="minorHAnsi"/>
            </w:rPr>
            <w:delText xml:space="preserve"> </w:delText>
          </w:r>
        </w:del>
      </w:ins>
      <w:ins w:id="11883" w:author="Pamela Kakande Nabukhonzo" w:date="2025-06-08T12:35:00Z">
        <w:del w:id="11884" w:author="Rachel Shipsey" w:date="2025-06-08T13:00:00Z">
          <w:r w:rsidR="00632DE2" w:rsidRPr="006542D4" w:rsidDel="0045707E">
            <w:rPr>
              <w:rFonts w:asciiTheme="minorHAnsi" w:hAnsiTheme="minorHAnsi" w:cstheme="minorHAnsi"/>
            </w:rPr>
            <w:delText xml:space="preserve">a digital census, develop strong cybersecurity </w:delText>
          </w:r>
        </w:del>
      </w:ins>
      <w:ins w:id="11885" w:author="Pamela Kakande Nabukhonzo" w:date="2025-06-08T12:36:00Z">
        <w:del w:id="11886" w:author="Rachel Shipsey" w:date="2025-06-08T13:00:00Z">
          <w:r w:rsidR="00632DE2" w:rsidRPr="006542D4" w:rsidDel="0045707E">
            <w:rPr>
              <w:rFonts w:asciiTheme="minorHAnsi" w:hAnsiTheme="minorHAnsi" w:cstheme="minorHAnsi"/>
            </w:rPr>
            <w:delText>m</w:delText>
          </w:r>
        </w:del>
      </w:ins>
      <w:ins w:id="11887" w:author="Pamela Kakande Nabukhonzo" w:date="2025-06-08T12:35:00Z">
        <w:del w:id="11888" w:author="Rachel Shipsey" w:date="2025-06-08T13:00:00Z">
          <w:r w:rsidR="00632DE2" w:rsidRPr="006542D4" w:rsidDel="0045707E">
            <w:rPr>
              <w:rFonts w:asciiTheme="minorHAnsi" w:hAnsiTheme="minorHAnsi" w:cstheme="minorHAnsi"/>
            </w:rPr>
            <w:delText>easures</w:delText>
          </w:r>
        </w:del>
      </w:ins>
      <w:ins w:id="11889" w:author="Pamela Kakande Nabukhonzo" w:date="2025-06-08T12:36:00Z">
        <w:del w:id="11890" w:author="Rachel Shipsey" w:date="2025-06-08T13:00:00Z">
          <w:r w:rsidR="00632DE2" w:rsidRPr="006542D4" w:rsidDel="0045707E">
            <w:rPr>
              <w:rFonts w:asciiTheme="minorHAnsi" w:hAnsiTheme="minorHAnsi" w:cstheme="minorHAnsi"/>
            </w:rPr>
            <w:delText xml:space="preserve"> to p</w:delText>
          </w:r>
        </w:del>
      </w:ins>
      <w:ins w:id="11891" w:author="Pamela Kakande Nabukhonzo" w:date="2025-06-08T12:34:00Z">
        <w:del w:id="11892" w:author="Rachel Shipsey" w:date="2025-06-08T13:00:00Z">
          <w:r w:rsidR="00F561AC" w:rsidRPr="006542D4" w:rsidDel="0045707E">
            <w:rPr>
              <w:rFonts w:asciiTheme="minorHAnsi" w:hAnsiTheme="minorHAnsi" w:cstheme="minorHAnsi"/>
            </w:rPr>
            <w:delText>rotect census data from cyber threats through encryption, access controls, and regular security audits</w:delText>
          </w:r>
        </w:del>
      </w:ins>
      <w:ins w:id="11893" w:author="Pamela Kakande Nabukhonzo" w:date="2025-06-08T12:36:00Z">
        <w:del w:id="11894" w:author="Rachel Shipsey" w:date="2025-06-08T13:00:00Z">
          <w:r w:rsidR="00B63620" w:rsidRPr="006542D4" w:rsidDel="0045707E">
            <w:rPr>
              <w:rFonts w:asciiTheme="minorHAnsi" w:hAnsiTheme="minorHAnsi" w:cstheme="minorHAnsi"/>
            </w:rPr>
            <w:delText>.</w:delText>
          </w:r>
          <w:r w:rsidR="00DA180E" w:rsidRPr="00DA180E" w:rsidDel="0045707E">
            <w:delText xml:space="preserve"> </w:delText>
          </w:r>
          <w:r w:rsidR="00DA180E" w:rsidRPr="006542D4" w:rsidDel="0045707E">
            <w:rPr>
              <w:rFonts w:asciiTheme="minorHAnsi" w:hAnsiTheme="minorHAnsi" w:cstheme="minorHAnsi"/>
            </w:rPr>
            <w:delText>Prepare backup systems and alternative data collection methods in case of technical failures</w:delText>
          </w:r>
          <w:r w:rsidR="008546B3" w:rsidRPr="006542D4" w:rsidDel="0045707E">
            <w:rPr>
              <w:rFonts w:asciiTheme="minorHAnsi" w:hAnsiTheme="minorHAnsi" w:cstheme="minorHAnsi"/>
            </w:rPr>
            <w:delText xml:space="preserve"> as a contingency plan</w:delText>
          </w:r>
          <w:r w:rsidR="00DA180E" w:rsidRPr="006542D4" w:rsidDel="0045707E">
            <w:rPr>
              <w:rFonts w:asciiTheme="minorHAnsi" w:hAnsiTheme="minorHAnsi" w:cstheme="minorHAnsi"/>
            </w:rPr>
            <w:delText>.</w:delText>
          </w:r>
        </w:del>
      </w:ins>
      <w:ins w:id="11895" w:author="Pamela Kakande Nabukhonzo" w:date="2025-06-08T12:37:00Z">
        <w:del w:id="11896" w:author="Rachel Shipsey" w:date="2025-06-08T13:00:00Z">
          <w:r w:rsidR="006542D4" w:rsidRPr="006542D4" w:rsidDel="0045707E">
            <w:delText xml:space="preserve"> </w:delText>
          </w:r>
          <w:r w:rsidR="006542D4" w:rsidDel="0045707E">
            <w:rPr>
              <w:rFonts w:asciiTheme="minorHAnsi" w:hAnsiTheme="minorHAnsi" w:cstheme="minorHAnsi"/>
            </w:rPr>
            <w:delText>Ensure to</w:delText>
          </w:r>
        </w:del>
      </w:ins>
      <w:ins w:id="11897" w:author="Pamela Kakande Nabukhonzo" w:date="2025-06-08T12:38:00Z">
        <w:del w:id="11898" w:author="Rachel Shipsey" w:date="2025-06-08T13:00:00Z">
          <w:r w:rsidR="00B14F42" w:rsidRPr="00B14F42" w:rsidDel="0045707E">
            <w:delText xml:space="preserve"> </w:delText>
          </w:r>
          <w:r w:rsidR="00B14F42" w:rsidDel="0045707E">
            <w:rPr>
              <w:rFonts w:asciiTheme="minorHAnsi" w:hAnsiTheme="minorHAnsi" w:cstheme="minorHAnsi"/>
            </w:rPr>
            <w:delText>build p</w:delText>
          </w:r>
          <w:r w:rsidR="00B14F42" w:rsidRPr="00B14F42" w:rsidDel="0045707E">
            <w:rPr>
              <w:rFonts w:asciiTheme="minorHAnsi" w:hAnsiTheme="minorHAnsi" w:cstheme="minorHAnsi"/>
            </w:rPr>
            <w:delText xml:space="preserve">ublic </w:delText>
          </w:r>
          <w:r w:rsidR="00B14F42" w:rsidDel="0045707E">
            <w:rPr>
              <w:rFonts w:asciiTheme="minorHAnsi" w:hAnsiTheme="minorHAnsi" w:cstheme="minorHAnsi"/>
            </w:rPr>
            <w:delText>t</w:delText>
          </w:r>
          <w:r w:rsidR="00B14F42" w:rsidRPr="00B14F42" w:rsidDel="0045707E">
            <w:rPr>
              <w:rFonts w:asciiTheme="minorHAnsi" w:hAnsiTheme="minorHAnsi" w:cstheme="minorHAnsi"/>
            </w:rPr>
            <w:delText xml:space="preserve">rust &amp; </w:delText>
          </w:r>
          <w:r w:rsidR="00B14F42" w:rsidDel="0045707E">
            <w:rPr>
              <w:rFonts w:asciiTheme="minorHAnsi" w:hAnsiTheme="minorHAnsi" w:cstheme="minorHAnsi"/>
            </w:rPr>
            <w:delText>t</w:delText>
          </w:r>
          <w:r w:rsidR="00B14F42" w:rsidRPr="00B14F42" w:rsidDel="0045707E">
            <w:rPr>
              <w:rFonts w:asciiTheme="minorHAnsi" w:hAnsiTheme="minorHAnsi" w:cstheme="minorHAnsi"/>
            </w:rPr>
            <w:delText>ransparency</w:delText>
          </w:r>
        </w:del>
      </w:ins>
      <w:ins w:id="11899" w:author="Pamela Kakande Nabukhonzo" w:date="2025-06-08T12:37:00Z">
        <w:del w:id="11900" w:author="Rachel Shipsey" w:date="2025-06-08T13:00:00Z">
          <w:r w:rsidR="006542D4" w:rsidDel="0045707E">
            <w:rPr>
              <w:rFonts w:asciiTheme="minorHAnsi" w:hAnsiTheme="minorHAnsi" w:cstheme="minorHAnsi"/>
            </w:rPr>
            <w:delText xml:space="preserve"> </w:delText>
          </w:r>
        </w:del>
      </w:ins>
      <w:ins w:id="11901" w:author="Pamela Kakande Nabukhonzo" w:date="2025-06-08T12:38:00Z">
        <w:del w:id="11902" w:author="Rachel Shipsey" w:date="2025-06-08T13:00:00Z">
          <w:r w:rsidR="00B14F42" w:rsidDel="0045707E">
            <w:rPr>
              <w:rFonts w:asciiTheme="minorHAnsi" w:hAnsiTheme="minorHAnsi" w:cstheme="minorHAnsi"/>
            </w:rPr>
            <w:delText>to a</w:delText>
          </w:r>
        </w:del>
      </w:ins>
      <w:ins w:id="11903" w:author="Pamela Kakande Nabukhonzo" w:date="2025-06-08T12:37:00Z">
        <w:del w:id="11904" w:author="Rachel Shipsey" w:date="2025-06-08T13:00:00Z">
          <w:r w:rsidR="006542D4" w:rsidRPr="006542D4" w:rsidDel="0045707E">
            <w:rPr>
              <w:rFonts w:asciiTheme="minorHAnsi" w:hAnsiTheme="minorHAnsi" w:cstheme="minorHAnsi"/>
            </w:rPr>
            <w:delText>ddress concerns about data privacy and ensure public confidence in the census process.</w:delText>
          </w:r>
          <w:bookmarkStart w:id="11905" w:name="_Toc201238492"/>
          <w:bookmarkStart w:id="11906" w:name="_Toc201319888"/>
          <w:bookmarkEnd w:id="11905"/>
          <w:bookmarkEnd w:id="11906"/>
        </w:del>
      </w:ins>
    </w:p>
    <w:p w14:paraId="03914392" w14:textId="1D112B85" w:rsidR="001C73F1" w:rsidDel="0045707E" w:rsidRDefault="00431A2F">
      <w:pPr>
        <w:pStyle w:val="ListParagraph"/>
        <w:spacing w:after="0" w:line="276" w:lineRule="auto"/>
        <w:jc w:val="both"/>
        <w:rPr>
          <w:ins w:id="11907" w:author="Pamela Kakande Nabukhonzo" w:date="2025-06-08T12:00:00Z"/>
          <w:del w:id="11908" w:author="Rachel Shipsey" w:date="2025-06-08T13:00:00Z"/>
        </w:rPr>
        <w:pPrChange w:id="11909" w:author="Rachel Shipsey" w:date="2025-06-23T15:41:00Z">
          <w:pPr>
            <w:pStyle w:val="ListParagraph"/>
            <w:numPr>
              <w:numId w:val="186"/>
            </w:numPr>
            <w:tabs>
              <w:tab w:val="num" w:pos="720"/>
            </w:tabs>
            <w:spacing w:after="0" w:line="240" w:lineRule="auto"/>
            <w:ind w:hanging="360"/>
            <w:jc w:val="both"/>
          </w:pPr>
        </w:pPrChange>
      </w:pPr>
      <w:ins w:id="11910" w:author="Pamela Kakande Nabukhonzo" w:date="2025-06-08T11:59:00Z">
        <w:del w:id="11911" w:author="Rachel Shipsey" w:date="2025-06-08T13:00:00Z">
          <w:r w:rsidRPr="000605C7" w:rsidDel="0045707E">
            <w:delText>Monitoring</w:delText>
          </w:r>
        </w:del>
      </w:ins>
      <w:bookmarkStart w:id="11912" w:name="_Toc201238493"/>
      <w:bookmarkStart w:id="11913" w:name="_Toc201319889"/>
      <w:bookmarkEnd w:id="11912"/>
      <w:bookmarkEnd w:id="11913"/>
    </w:p>
    <w:p w14:paraId="6337CF48" w14:textId="08DDD8A6" w:rsidR="00C90914" w:rsidDel="0045707E" w:rsidRDefault="001C73F1">
      <w:pPr>
        <w:pStyle w:val="ListParagraph"/>
        <w:spacing w:after="0" w:line="276" w:lineRule="auto"/>
        <w:jc w:val="both"/>
        <w:rPr>
          <w:del w:id="11914" w:author="Rachel Shipsey" w:date="2025-06-08T13:00:00Z"/>
          <w:rFonts w:eastAsia="Arial" w:cs="Arial"/>
        </w:rPr>
        <w:pPrChange w:id="11915" w:author="Rachel Shipsey" w:date="2025-06-23T15:41:00Z">
          <w:pPr/>
        </w:pPrChange>
      </w:pPr>
      <w:ins w:id="11916" w:author="Pamela Kakande Nabukhonzo" w:date="2025-06-08T12:00:00Z">
        <w:del w:id="11917" w:author="Rachel Shipsey" w:date="2025-06-08T13:00:00Z">
          <w:r w:rsidRPr="001C73F1" w:rsidDel="0045707E">
            <w:delText xml:space="preserve">Supervisory checks through digital platforms to monitor enumerator performance and identify potential issues. e.g. Supervisor field case management should encompass the methods by which interviewers receive assignments and manage questionnaire completeness. Field supervisors should oversee the completeness and quality of interviewer outputs, upload it for management and administrative review. The higher-level field managers should be able to track the progress of survey operations. </w:delText>
          </w:r>
        </w:del>
      </w:ins>
      <w:bookmarkStart w:id="11918" w:name="_Toc201238494"/>
      <w:bookmarkStart w:id="11919" w:name="_Toc201319890"/>
      <w:bookmarkEnd w:id="11918"/>
      <w:bookmarkEnd w:id="11919"/>
    </w:p>
    <w:p w14:paraId="4B5E21E0" w14:textId="77777777" w:rsidR="005F4496" w:rsidRPr="00DC2FFF" w:rsidDel="0045707E" w:rsidRDefault="005F4496">
      <w:pPr>
        <w:pStyle w:val="ListParagraph"/>
        <w:spacing w:after="0" w:line="276" w:lineRule="auto"/>
        <w:jc w:val="both"/>
        <w:rPr>
          <w:del w:id="11920" w:author="Rachel Shipsey" w:date="2025-06-08T13:00:00Z"/>
        </w:rPr>
        <w:pPrChange w:id="11921" w:author="Rachel Shipsey" w:date="2025-06-23T15:41:00Z">
          <w:pPr>
            <w:pStyle w:val="Heading1"/>
          </w:pPr>
        </w:pPrChange>
      </w:pPr>
      <w:commentRangeStart w:id="11922"/>
      <w:del w:id="11923" w:author="Rachel Shipsey" w:date="2025-06-08T13:00:00Z">
        <w:r w:rsidRPr="4871BC61" w:rsidDel="0045707E">
          <w:delText>10.4 Data quality assurance</w:delText>
        </w:r>
        <w:commentRangeEnd w:id="11922"/>
        <w:r w:rsidR="00C61188" w:rsidRPr="00DC2FFF" w:rsidDel="0045707E">
          <w:rPr>
            <w:rStyle w:val="CommentReference"/>
            <w:sz w:val="32"/>
            <w:szCs w:val="32"/>
          </w:rPr>
          <w:commentReference w:id="11922"/>
        </w:r>
        <w:bookmarkStart w:id="11924" w:name="_Toc201238495"/>
        <w:bookmarkStart w:id="11925" w:name="_Toc201319891"/>
        <w:bookmarkEnd w:id="11924"/>
        <w:bookmarkEnd w:id="11925"/>
      </w:del>
    </w:p>
    <w:p w14:paraId="75465D46" w14:textId="77777777" w:rsidR="005F4496" w:rsidDel="0045707E" w:rsidRDefault="005F4496">
      <w:pPr>
        <w:pStyle w:val="ListParagraph"/>
        <w:spacing w:after="0" w:line="276" w:lineRule="auto"/>
        <w:jc w:val="both"/>
        <w:rPr>
          <w:del w:id="11926" w:author="Rachel Shipsey" w:date="2025-06-08T13:00:00Z"/>
          <w:rFonts w:cs="Arial"/>
        </w:rPr>
        <w:pPrChange w:id="11927" w:author="Rachel Shipsey" w:date="2025-06-23T15:41:00Z">
          <w:pPr>
            <w:spacing w:after="0" w:line="276" w:lineRule="auto"/>
            <w:jc w:val="both"/>
          </w:pPr>
        </w:pPrChange>
      </w:pPr>
      <w:bookmarkStart w:id="11928" w:name="_Toc201238496"/>
      <w:bookmarkStart w:id="11929" w:name="_Toc201319892"/>
      <w:bookmarkEnd w:id="11928"/>
      <w:bookmarkEnd w:id="11929"/>
    </w:p>
    <w:p w14:paraId="27752A89" w14:textId="77777777" w:rsidR="005F4496" w:rsidDel="0045707E" w:rsidRDefault="005F4496">
      <w:pPr>
        <w:pStyle w:val="ListParagraph"/>
        <w:spacing w:after="0" w:line="276" w:lineRule="auto"/>
        <w:jc w:val="both"/>
        <w:rPr>
          <w:del w:id="11930" w:author="Rachel Shipsey" w:date="2025-06-08T13:00:00Z"/>
          <w:rFonts w:cs="Arial"/>
        </w:rPr>
        <w:pPrChange w:id="11931" w:author="Rachel Shipsey" w:date="2025-06-23T15:41:00Z">
          <w:pPr>
            <w:spacing w:after="0" w:line="276" w:lineRule="auto"/>
            <w:jc w:val="both"/>
          </w:pPr>
        </w:pPrChange>
      </w:pPr>
      <w:del w:id="11932" w:author="Rachel Shipsey" w:date="2025-06-08T13:00:00Z">
        <w:r w:rsidRPr="70E65BEE" w:rsidDel="0045707E">
          <w:rPr>
            <w:rFonts w:cs="Arial"/>
          </w:rPr>
          <w:delText xml:space="preserve">This section details assessing the quality of enumeration.  Other quality activities that contribute to the quality of collected data (such as quality of training) are covered in the relevant chapters earlier. </w:delText>
        </w:r>
        <w:bookmarkStart w:id="11933" w:name="_Toc201238497"/>
        <w:bookmarkStart w:id="11934" w:name="_Toc201319893"/>
        <w:bookmarkEnd w:id="11933"/>
        <w:bookmarkEnd w:id="11934"/>
      </w:del>
    </w:p>
    <w:p w14:paraId="54ED9705" w14:textId="77777777" w:rsidR="005F4496" w:rsidDel="0045707E" w:rsidRDefault="005F4496">
      <w:pPr>
        <w:pStyle w:val="ListParagraph"/>
        <w:spacing w:after="0" w:line="276" w:lineRule="auto"/>
        <w:jc w:val="both"/>
        <w:rPr>
          <w:del w:id="11935" w:author="Rachel Shipsey" w:date="2025-06-08T13:00:00Z"/>
        </w:rPr>
        <w:pPrChange w:id="11936" w:author="Rachel Shipsey" w:date="2025-06-23T15:41:00Z">
          <w:pPr>
            <w:spacing w:after="0" w:line="276" w:lineRule="auto"/>
            <w:jc w:val="both"/>
          </w:pPr>
        </w:pPrChange>
      </w:pPr>
      <w:del w:id="11937" w:author="Rachel Shipsey" w:date="2025-06-08T13:00:00Z">
        <w:r w:rsidRPr="70E65BEE" w:rsidDel="0045707E">
          <w:rPr>
            <w:rFonts w:cs="Arial"/>
          </w:rPr>
          <w:delText xml:space="preserve"> </w:delText>
        </w:r>
        <w:bookmarkStart w:id="11938" w:name="_Toc201238498"/>
        <w:bookmarkStart w:id="11939" w:name="_Toc201319894"/>
        <w:bookmarkEnd w:id="11938"/>
        <w:bookmarkEnd w:id="11939"/>
      </w:del>
    </w:p>
    <w:p w14:paraId="39C77F12" w14:textId="77777777" w:rsidR="005F4496" w:rsidDel="0045707E" w:rsidRDefault="005F4496">
      <w:pPr>
        <w:pStyle w:val="ListParagraph"/>
        <w:spacing w:after="0" w:line="276" w:lineRule="auto"/>
        <w:jc w:val="both"/>
        <w:rPr>
          <w:del w:id="11940" w:author="Rachel Shipsey" w:date="2025-06-08T13:00:00Z"/>
        </w:rPr>
        <w:pPrChange w:id="11941" w:author="Rachel Shipsey" w:date="2025-06-23T15:41:00Z">
          <w:pPr>
            <w:spacing w:after="0" w:line="276" w:lineRule="auto"/>
            <w:jc w:val="both"/>
          </w:pPr>
        </w:pPrChange>
      </w:pPr>
      <w:del w:id="11942" w:author="Rachel Shipsey" w:date="2025-06-08T13:00:00Z">
        <w:r w:rsidRPr="70E65BEE" w:rsidDel="0045707E">
          <w:rPr>
            <w:rFonts w:cs="Arial"/>
          </w:rPr>
          <w:delText xml:space="preserve">The quality of enumeration can be assessed through various activities, such as: </w:delText>
        </w:r>
        <w:bookmarkStart w:id="11943" w:name="_Toc201238499"/>
        <w:bookmarkStart w:id="11944" w:name="_Toc201319895"/>
        <w:bookmarkEnd w:id="11943"/>
        <w:bookmarkEnd w:id="11944"/>
      </w:del>
    </w:p>
    <w:p w14:paraId="3562B0BA" w14:textId="77777777" w:rsidR="005F4496" w:rsidDel="0045707E" w:rsidRDefault="005F4496">
      <w:pPr>
        <w:pStyle w:val="ListParagraph"/>
        <w:spacing w:after="0" w:line="276" w:lineRule="auto"/>
        <w:jc w:val="both"/>
        <w:rPr>
          <w:del w:id="11945" w:author="Rachel Shipsey" w:date="2025-06-08T13:00:00Z"/>
        </w:rPr>
        <w:pPrChange w:id="11946" w:author="Rachel Shipsey" w:date="2025-06-23T15:41:00Z">
          <w:pPr>
            <w:spacing w:after="0" w:line="276" w:lineRule="auto"/>
            <w:jc w:val="both"/>
          </w:pPr>
        </w:pPrChange>
      </w:pPr>
      <w:del w:id="11947" w:author="Rachel Shipsey" w:date="2025-06-08T13:00:00Z">
        <w:r w:rsidRPr="70E65BEE" w:rsidDel="0045707E">
          <w:rPr>
            <w:rFonts w:cs="Arial"/>
          </w:rPr>
          <w:delText xml:space="preserve">Comparing overall response from the target population compared with population projections or administrative data. </w:delText>
        </w:r>
        <w:bookmarkStart w:id="11948" w:name="_Toc201238500"/>
        <w:bookmarkStart w:id="11949" w:name="_Toc201319896"/>
        <w:bookmarkEnd w:id="11948"/>
        <w:bookmarkEnd w:id="11949"/>
      </w:del>
    </w:p>
    <w:p w14:paraId="2622AB96" w14:textId="77777777" w:rsidR="005F4496" w:rsidDel="0045707E" w:rsidRDefault="005F4496">
      <w:pPr>
        <w:pStyle w:val="ListParagraph"/>
        <w:spacing w:after="0" w:line="276" w:lineRule="auto"/>
        <w:jc w:val="both"/>
        <w:rPr>
          <w:del w:id="11950" w:author="Rachel Shipsey" w:date="2025-06-08T13:00:00Z"/>
        </w:rPr>
        <w:pPrChange w:id="11951" w:author="Rachel Shipsey" w:date="2025-06-23T15:41:00Z">
          <w:pPr>
            <w:spacing w:after="0" w:line="276" w:lineRule="auto"/>
            <w:jc w:val="both"/>
          </w:pPr>
        </w:pPrChange>
      </w:pPr>
      <w:del w:id="11952" w:author="Rachel Shipsey" w:date="2025-06-08T13:00:00Z">
        <w:r w:rsidRPr="70E65BEE" w:rsidDel="0045707E">
          <w:rPr>
            <w:rFonts w:cs="Arial"/>
          </w:rPr>
          <w:delText xml:space="preserve">Evaluating the consistency and completeness at the question level. </w:delText>
        </w:r>
        <w:bookmarkStart w:id="11953" w:name="_Toc201238501"/>
        <w:bookmarkStart w:id="11954" w:name="_Toc201319897"/>
        <w:bookmarkEnd w:id="11953"/>
        <w:bookmarkEnd w:id="11954"/>
      </w:del>
    </w:p>
    <w:p w14:paraId="1B1D4F12" w14:textId="77777777" w:rsidR="005F4496" w:rsidDel="0045707E" w:rsidRDefault="005F4496">
      <w:pPr>
        <w:pStyle w:val="ListParagraph"/>
        <w:spacing w:after="0" w:line="276" w:lineRule="auto"/>
        <w:jc w:val="both"/>
        <w:rPr>
          <w:del w:id="11955" w:author="Rachel Shipsey" w:date="2025-06-08T13:00:00Z"/>
        </w:rPr>
        <w:pPrChange w:id="11956" w:author="Rachel Shipsey" w:date="2025-06-23T15:41:00Z">
          <w:pPr>
            <w:spacing w:after="0" w:line="276" w:lineRule="auto"/>
            <w:jc w:val="both"/>
          </w:pPr>
        </w:pPrChange>
      </w:pPr>
      <w:del w:id="11957" w:author="Rachel Shipsey" w:date="2025-06-08T13:00:00Z">
        <w:r w:rsidRPr="70E65BEE" w:rsidDel="0045707E">
          <w:rPr>
            <w:rFonts w:cs="Arial"/>
          </w:rPr>
          <w:delText xml:space="preserve">Measuring the quality of any coding undertaken by field staff. </w:delText>
        </w:r>
        <w:bookmarkStart w:id="11958" w:name="_Toc201238502"/>
        <w:bookmarkStart w:id="11959" w:name="_Toc201319898"/>
        <w:bookmarkEnd w:id="11958"/>
        <w:bookmarkEnd w:id="11959"/>
      </w:del>
    </w:p>
    <w:p w14:paraId="4E6F1425" w14:textId="77777777" w:rsidR="005F4496" w:rsidDel="0045707E" w:rsidRDefault="005F4496">
      <w:pPr>
        <w:pStyle w:val="ListParagraph"/>
        <w:spacing w:after="0" w:line="276" w:lineRule="auto"/>
        <w:jc w:val="both"/>
        <w:rPr>
          <w:del w:id="11960" w:author="Rachel Shipsey" w:date="2025-06-08T13:00:00Z"/>
        </w:rPr>
        <w:pPrChange w:id="11961" w:author="Rachel Shipsey" w:date="2025-06-23T15:41:00Z">
          <w:pPr>
            <w:spacing w:after="0" w:line="276" w:lineRule="auto"/>
            <w:jc w:val="both"/>
          </w:pPr>
        </w:pPrChange>
      </w:pPr>
      <w:del w:id="11962" w:author="Rachel Shipsey" w:date="2025-06-08T13:00:00Z">
        <w:r w:rsidRPr="70E65BEE" w:rsidDel="0045707E">
          <w:rPr>
            <w:rFonts w:cs="Arial"/>
          </w:rPr>
          <w:delText xml:space="preserve">Identifying and resolving duplicate responses – this is more likely to occur in a multi-mode enumeration approach e.g., there may be both a CAPI and a CAWI response for the same person. </w:delText>
        </w:r>
        <w:bookmarkStart w:id="11963" w:name="_Toc201238503"/>
        <w:bookmarkStart w:id="11964" w:name="_Toc201319899"/>
        <w:bookmarkEnd w:id="11963"/>
        <w:bookmarkEnd w:id="11964"/>
      </w:del>
    </w:p>
    <w:p w14:paraId="1664A889" w14:textId="77777777" w:rsidR="005F4496" w:rsidDel="0045707E" w:rsidRDefault="005F4496">
      <w:pPr>
        <w:pStyle w:val="ListParagraph"/>
        <w:spacing w:after="0" w:line="276" w:lineRule="auto"/>
        <w:jc w:val="both"/>
        <w:rPr>
          <w:del w:id="11965" w:author="Rachel Shipsey" w:date="2025-06-08T13:00:00Z"/>
        </w:rPr>
        <w:pPrChange w:id="11966" w:author="Rachel Shipsey" w:date="2025-06-23T15:41:00Z">
          <w:pPr>
            <w:spacing w:after="0" w:line="276" w:lineRule="auto"/>
            <w:jc w:val="both"/>
          </w:pPr>
        </w:pPrChange>
      </w:pPr>
      <w:del w:id="11967" w:author="Rachel Shipsey" w:date="2025-06-08T13:00:00Z">
        <w:r w:rsidRPr="70E65BEE" w:rsidDel="0045707E">
          <w:rPr>
            <w:rFonts w:cs="Arial"/>
          </w:rPr>
          <w:delText xml:space="preserve">Conducting a post-enumeration survey to gauge the level of under enumeration or over enumeration of people and dwellings. </w:delText>
        </w:r>
        <w:bookmarkStart w:id="11968" w:name="_Toc201238504"/>
        <w:bookmarkStart w:id="11969" w:name="_Toc201319900"/>
        <w:bookmarkEnd w:id="11968"/>
        <w:bookmarkEnd w:id="11969"/>
      </w:del>
    </w:p>
    <w:p w14:paraId="2EA2421F" w14:textId="77777777" w:rsidR="005F4496" w:rsidDel="0045707E" w:rsidRDefault="005F4496">
      <w:pPr>
        <w:pStyle w:val="ListParagraph"/>
        <w:spacing w:after="0" w:line="276" w:lineRule="auto"/>
        <w:jc w:val="both"/>
        <w:rPr>
          <w:del w:id="11970" w:author="Rachel Shipsey" w:date="2025-06-08T13:00:00Z"/>
        </w:rPr>
        <w:pPrChange w:id="11971" w:author="Rachel Shipsey" w:date="2025-06-23T15:41:00Z">
          <w:pPr>
            <w:spacing w:after="0" w:line="276" w:lineRule="auto"/>
            <w:jc w:val="both"/>
          </w:pPr>
        </w:pPrChange>
      </w:pPr>
      <w:del w:id="11972" w:author="Rachel Shipsey" w:date="2025-06-08T13:00:00Z">
        <w:r w:rsidRPr="70E65BEE" w:rsidDel="0045707E">
          <w:rPr>
            <w:rFonts w:cs="Arial"/>
          </w:rPr>
          <w:delText xml:space="preserve">Reviewing the feedback from field staff. </w:delText>
        </w:r>
        <w:bookmarkStart w:id="11973" w:name="_Toc201238505"/>
        <w:bookmarkStart w:id="11974" w:name="_Toc201319901"/>
        <w:bookmarkEnd w:id="11973"/>
        <w:bookmarkEnd w:id="11974"/>
      </w:del>
    </w:p>
    <w:p w14:paraId="21CF7B80" w14:textId="77777777" w:rsidR="005F4496" w:rsidDel="0045707E" w:rsidRDefault="005F4496">
      <w:pPr>
        <w:pStyle w:val="ListParagraph"/>
        <w:spacing w:after="0" w:line="276" w:lineRule="auto"/>
        <w:jc w:val="both"/>
        <w:rPr>
          <w:del w:id="11975" w:author="Rachel Shipsey" w:date="2025-06-08T13:00:00Z"/>
        </w:rPr>
        <w:pPrChange w:id="11976" w:author="Rachel Shipsey" w:date="2025-06-23T15:41:00Z">
          <w:pPr>
            <w:spacing w:after="0" w:line="276" w:lineRule="auto"/>
            <w:jc w:val="both"/>
          </w:pPr>
        </w:pPrChange>
      </w:pPr>
      <w:del w:id="11977" w:author="Rachel Shipsey" w:date="2025-06-08T13:00:00Z">
        <w:r w:rsidRPr="70E65BEE" w:rsidDel="0045707E">
          <w:rPr>
            <w:rFonts w:cs="Arial"/>
          </w:rPr>
          <w:delText xml:space="preserve">Conducting an independent observation of the enumeration. </w:delText>
        </w:r>
        <w:bookmarkStart w:id="11978" w:name="_Toc201238506"/>
        <w:bookmarkStart w:id="11979" w:name="_Toc201319902"/>
        <w:bookmarkEnd w:id="11978"/>
        <w:bookmarkEnd w:id="11979"/>
      </w:del>
    </w:p>
    <w:p w14:paraId="2FC1A7FB" w14:textId="77777777" w:rsidR="005F4496" w:rsidDel="0045707E" w:rsidRDefault="005F4496">
      <w:pPr>
        <w:pStyle w:val="ListParagraph"/>
        <w:spacing w:after="0" w:line="276" w:lineRule="auto"/>
        <w:jc w:val="both"/>
        <w:rPr>
          <w:del w:id="11980" w:author="Rachel Shipsey" w:date="2025-06-08T13:00:00Z"/>
        </w:rPr>
        <w:pPrChange w:id="11981" w:author="Rachel Shipsey" w:date="2025-06-23T15:41:00Z">
          <w:pPr>
            <w:spacing w:after="0" w:line="276" w:lineRule="auto"/>
            <w:jc w:val="both"/>
          </w:pPr>
        </w:pPrChange>
      </w:pPr>
      <w:del w:id="11982" w:author="Rachel Shipsey" w:date="2025-06-08T13:00:00Z">
        <w:r w:rsidRPr="70E65BEE" w:rsidDel="0045707E">
          <w:rPr>
            <w:rFonts w:cs="Arial"/>
          </w:rPr>
          <w:delText xml:space="preserve"> </w:delText>
        </w:r>
        <w:bookmarkStart w:id="11983" w:name="_Toc201238507"/>
        <w:bookmarkStart w:id="11984" w:name="_Toc201319903"/>
        <w:bookmarkEnd w:id="11983"/>
        <w:bookmarkEnd w:id="11984"/>
      </w:del>
    </w:p>
    <w:p w14:paraId="335610CA" w14:textId="77777777" w:rsidR="005F4496" w:rsidDel="0045707E" w:rsidRDefault="005F4496">
      <w:pPr>
        <w:pStyle w:val="ListParagraph"/>
        <w:spacing w:after="0" w:line="276" w:lineRule="auto"/>
        <w:jc w:val="both"/>
        <w:rPr>
          <w:del w:id="11985" w:author="Rachel Shipsey" w:date="2025-06-08T13:00:00Z"/>
        </w:rPr>
        <w:pPrChange w:id="11986" w:author="Rachel Shipsey" w:date="2025-06-23T15:41:00Z">
          <w:pPr>
            <w:spacing w:after="0" w:line="276" w:lineRule="auto"/>
            <w:jc w:val="both"/>
          </w:pPr>
        </w:pPrChange>
      </w:pPr>
      <w:del w:id="11987" w:author="Rachel Shipsey" w:date="2025-06-08T13:00:00Z">
        <w:r w:rsidRPr="70E65BEE" w:rsidDel="0045707E">
          <w:rPr>
            <w:rFonts w:cs="Arial"/>
          </w:rPr>
          <w:delText xml:space="preserve">During enumeration, there should be a team responsible for monitoring and tracking the quality and coverage of data being collected (see section xx).  This team should be responsible for identifying and rectifying errors that can be corrected during collection, but also identifying issues that should be further investigated after enumeration to maximize the quality of the data.  Other activities during enumeration will help to ensure the credibility of the data through the various supervision levels designed by the census implementing agency.  Additionally, the use of independent monitors drawn from development partners, donors, Civil Society Organizations, National Statistical Offices (NSOs) in Africa, academia and other government agencies to monitor enumeration should be considered as an additional quality activity.   </w:delText>
        </w:r>
        <w:bookmarkStart w:id="11988" w:name="_Toc201238508"/>
        <w:bookmarkStart w:id="11989" w:name="_Toc201319904"/>
        <w:bookmarkEnd w:id="11988"/>
        <w:bookmarkEnd w:id="11989"/>
      </w:del>
    </w:p>
    <w:p w14:paraId="07CEEF9A" w14:textId="77777777" w:rsidR="005F4496" w:rsidDel="0045707E" w:rsidRDefault="005F4496">
      <w:pPr>
        <w:pStyle w:val="ListParagraph"/>
        <w:spacing w:after="0" w:line="276" w:lineRule="auto"/>
        <w:jc w:val="both"/>
        <w:rPr>
          <w:del w:id="11990" w:author="Rachel Shipsey" w:date="2025-06-08T13:00:00Z"/>
        </w:rPr>
        <w:pPrChange w:id="11991" w:author="Rachel Shipsey" w:date="2025-06-23T15:41:00Z">
          <w:pPr>
            <w:spacing w:after="0" w:line="276" w:lineRule="auto"/>
            <w:jc w:val="both"/>
          </w:pPr>
        </w:pPrChange>
      </w:pPr>
      <w:del w:id="11992" w:author="Rachel Shipsey" w:date="2025-06-08T13:00:00Z">
        <w:r w:rsidRPr="70E65BEE" w:rsidDel="0045707E">
          <w:rPr>
            <w:rFonts w:cs="Arial"/>
          </w:rPr>
          <w:delText xml:space="preserve"> </w:delText>
        </w:r>
        <w:bookmarkStart w:id="11993" w:name="_Toc201238509"/>
        <w:bookmarkStart w:id="11994" w:name="_Toc201319905"/>
        <w:bookmarkEnd w:id="11993"/>
        <w:bookmarkEnd w:id="11994"/>
      </w:del>
    </w:p>
    <w:p w14:paraId="28CA8EBC" w14:textId="77777777" w:rsidR="005F4496" w:rsidDel="0045707E" w:rsidRDefault="005F4496">
      <w:pPr>
        <w:pStyle w:val="ListParagraph"/>
        <w:spacing w:after="0" w:line="276" w:lineRule="auto"/>
        <w:jc w:val="both"/>
        <w:rPr>
          <w:del w:id="11995" w:author="Rachel Shipsey" w:date="2025-06-08T13:00:00Z"/>
        </w:rPr>
        <w:pPrChange w:id="11996" w:author="Rachel Shipsey" w:date="2025-06-23T15:41:00Z">
          <w:pPr>
            <w:spacing w:after="0" w:line="276" w:lineRule="auto"/>
            <w:jc w:val="both"/>
          </w:pPr>
        </w:pPrChange>
      </w:pPr>
      <w:del w:id="11997" w:author="Rachel Shipsey" w:date="2025-06-08T13:00:00Z">
        <w:r w:rsidRPr="70E65BEE" w:rsidDel="0045707E">
          <w:rPr>
            <w:rFonts w:cs="Arial"/>
          </w:rPr>
          <w:delText xml:space="preserve">Independent monitoring in representatively selected enumeration areas can:  </w:delText>
        </w:r>
        <w:bookmarkStart w:id="11998" w:name="_Toc201238510"/>
        <w:bookmarkStart w:id="11999" w:name="_Toc201319906"/>
        <w:bookmarkEnd w:id="11998"/>
        <w:bookmarkEnd w:id="11999"/>
      </w:del>
    </w:p>
    <w:p w14:paraId="7DD28714" w14:textId="77777777" w:rsidR="005F4496" w:rsidDel="0045707E" w:rsidRDefault="005F4496">
      <w:pPr>
        <w:pStyle w:val="ListParagraph"/>
        <w:spacing w:after="0" w:line="276" w:lineRule="auto"/>
        <w:jc w:val="both"/>
        <w:rPr>
          <w:del w:id="12000" w:author="Rachel Shipsey" w:date="2025-06-08T13:00:00Z"/>
        </w:rPr>
        <w:pPrChange w:id="12001" w:author="Rachel Shipsey" w:date="2025-06-23T15:41:00Z">
          <w:pPr>
            <w:pStyle w:val="ListParagraph"/>
            <w:numPr>
              <w:numId w:val="4"/>
            </w:numPr>
            <w:spacing w:after="0" w:line="276" w:lineRule="auto"/>
            <w:ind w:hanging="360"/>
            <w:jc w:val="both"/>
          </w:pPr>
        </w:pPrChange>
      </w:pPr>
      <w:del w:id="12002" w:author="Rachel Shipsey" w:date="2025-06-08T13:00:00Z">
        <w:r w:rsidRPr="70E65BEE" w:rsidDel="0045707E">
          <w:rPr>
            <w:rFonts w:cs="Arial"/>
          </w:rPr>
          <w:delText xml:space="preserve">Objectively evaluate the census against international standards and national legislation and provide regular feedback to the NSO during and after the census activities. </w:delText>
        </w:r>
        <w:bookmarkStart w:id="12003" w:name="_Toc201238511"/>
        <w:bookmarkStart w:id="12004" w:name="_Toc201319907"/>
        <w:bookmarkEnd w:id="12003"/>
        <w:bookmarkEnd w:id="12004"/>
      </w:del>
    </w:p>
    <w:p w14:paraId="109500BB" w14:textId="77777777" w:rsidR="005F4496" w:rsidDel="0045707E" w:rsidRDefault="005F4496">
      <w:pPr>
        <w:pStyle w:val="ListParagraph"/>
        <w:spacing w:after="0" w:line="276" w:lineRule="auto"/>
        <w:jc w:val="both"/>
        <w:rPr>
          <w:del w:id="12005" w:author="Rachel Shipsey" w:date="2025-06-08T13:00:00Z"/>
        </w:rPr>
        <w:pPrChange w:id="12006" w:author="Rachel Shipsey" w:date="2025-06-23T15:41:00Z">
          <w:pPr>
            <w:pStyle w:val="ListParagraph"/>
            <w:numPr>
              <w:numId w:val="4"/>
            </w:numPr>
            <w:spacing w:after="0" w:line="276" w:lineRule="auto"/>
            <w:ind w:hanging="360"/>
            <w:jc w:val="both"/>
          </w:pPr>
        </w:pPrChange>
      </w:pPr>
      <w:del w:id="12007" w:author="Rachel Shipsey" w:date="2025-06-08T13:00:00Z">
        <w:r w:rsidRPr="7B4121B4" w:rsidDel="0045707E">
          <w:rPr>
            <w:rFonts w:cs="Arial"/>
          </w:rPr>
          <w:delText xml:space="preserve">Document the census process, lessons learnt and good practices for building capacity in future censuses  </w:delText>
        </w:r>
        <w:bookmarkStart w:id="12008" w:name="_Toc201238512"/>
        <w:bookmarkStart w:id="12009" w:name="_Toc201319908"/>
        <w:bookmarkEnd w:id="12008"/>
        <w:bookmarkEnd w:id="12009"/>
      </w:del>
    </w:p>
    <w:p w14:paraId="3F49C027" w14:textId="77777777" w:rsidR="005F4496" w:rsidDel="0045707E" w:rsidRDefault="005F4496">
      <w:pPr>
        <w:pStyle w:val="ListParagraph"/>
        <w:spacing w:after="0" w:line="276" w:lineRule="auto"/>
        <w:jc w:val="both"/>
        <w:rPr>
          <w:del w:id="12010" w:author="Rachel Shipsey" w:date="2025-06-08T13:00:00Z"/>
        </w:rPr>
        <w:pPrChange w:id="12011" w:author="Rachel Shipsey" w:date="2025-06-23T15:41:00Z">
          <w:pPr>
            <w:pStyle w:val="ListParagraph"/>
            <w:numPr>
              <w:numId w:val="4"/>
            </w:numPr>
            <w:spacing w:after="0" w:line="276" w:lineRule="auto"/>
            <w:ind w:hanging="360"/>
            <w:jc w:val="both"/>
          </w:pPr>
        </w:pPrChange>
      </w:pPr>
      <w:del w:id="12012" w:author="Rachel Shipsey" w:date="2025-06-08T13:00:00Z">
        <w:r w:rsidRPr="7B4121B4" w:rsidDel="0045707E">
          <w:rPr>
            <w:rFonts w:cs="Arial"/>
          </w:rPr>
          <w:delText>Help NSOs undertaking monitoring build capacity and understanding for use in their own census.</w:delText>
        </w:r>
        <w:bookmarkStart w:id="12013" w:name="_Toc201238513"/>
        <w:bookmarkStart w:id="12014" w:name="_Toc201319909"/>
        <w:bookmarkEnd w:id="12013"/>
        <w:bookmarkEnd w:id="12014"/>
      </w:del>
    </w:p>
    <w:p w14:paraId="0B5D772E" w14:textId="77777777" w:rsidR="005F4496" w:rsidRPr="00DC2FFF" w:rsidDel="0045707E" w:rsidRDefault="005F4496">
      <w:pPr>
        <w:pStyle w:val="ListParagraph"/>
        <w:spacing w:after="0" w:line="276" w:lineRule="auto"/>
        <w:jc w:val="both"/>
        <w:rPr>
          <w:del w:id="12015" w:author="Rachel Shipsey" w:date="2025-06-08T13:00:00Z"/>
          <w:rFonts w:cs="Arial"/>
        </w:rPr>
        <w:pPrChange w:id="12016" w:author="Rachel Shipsey" w:date="2025-06-23T15:41:00Z">
          <w:pPr>
            <w:spacing w:after="0" w:line="276" w:lineRule="auto"/>
            <w:jc w:val="both"/>
          </w:pPr>
        </w:pPrChange>
      </w:pPr>
      <w:bookmarkStart w:id="12017" w:name="_Toc201238514"/>
      <w:bookmarkStart w:id="12018" w:name="_Toc201319910"/>
      <w:bookmarkEnd w:id="12017"/>
      <w:bookmarkEnd w:id="12018"/>
    </w:p>
    <w:p w14:paraId="1BB1DF7A" w14:textId="77777777" w:rsidR="005F4496" w:rsidRPr="00DC2FFF" w:rsidDel="0045707E" w:rsidRDefault="005F4496">
      <w:pPr>
        <w:pStyle w:val="ListParagraph"/>
        <w:spacing w:after="0" w:line="276" w:lineRule="auto"/>
        <w:jc w:val="both"/>
        <w:rPr>
          <w:del w:id="12019" w:author="Rachel Shipsey" w:date="2025-06-08T13:00:00Z"/>
          <w:rFonts w:cs="Arial"/>
        </w:rPr>
        <w:pPrChange w:id="12020" w:author="Rachel Shipsey" w:date="2025-06-23T15:41:00Z">
          <w:pPr>
            <w:spacing w:after="0" w:line="276" w:lineRule="auto"/>
            <w:jc w:val="both"/>
          </w:pPr>
        </w:pPrChange>
      </w:pPr>
      <w:del w:id="12021" w:author="Rachel Shipsey" w:date="2025-06-08T13:00:00Z">
        <w:r w:rsidRPr="70E65BEE" w:rsidDel="0045707E">
          <w:rPr>
            <w:rFonts w:cs="Arial"/>
          </w:rPr>
          <w:delText>In a traditional paper-based census, quality control of the data could only be based on correction of errors after the event. However, in a digital census the emphasis is on process improvement rather than correction. The ability to reduce human error during data collection is higher in a digital census given that a well-designed CAPI application ensures internal validation checks to have all compulsory fields captured, skip patterns observed, and correct channeling of questions. The CAPI application can also use consistency controls to improve the integrity, accuracy, and completeness of data collection.</w:delText>
        </w:r>
        <w:bookmarkStart w:id="12022" w:name="_Toc201238515"/>
        <w:bookmarkStart w:id="12023" w:name="_Toc201319911"/>
        <w:bookmarkEnd w:id="12022"/>
        <w:bookmarkEnd w:id="12023"/>
      </w:del>
    </w:p>
    <w:p w14:paraId="11D714E7" w14:textId="77777777" w:rsidR="005F4496" w:rsidDel="0045707E" w:rsidRDefault="005F4496">
      <w:pPr>
        <w:pStyle w:val="ListParagraph"/>
        <w:spacing w:after="0" w:line="276" w:lineRule="auto"/>
        <w:jc w:val="both"/>
        <w:rPr>
          <w:del w:id="12024" w:author="Rachel Shipsey" w:date="2025-06-08T13:00:00Z"/>
          <w:rFonts w:cs="Arial"/>
        </w:rPr>
        <w:pPrChange w:id="12025" w:author="Rachel Shipsey" w:date="2025-06-23T15:41:00Z">
          <w:pPr>
            <w:spacing w:after="0" w:line="276" w:lineRule="auto"/>
            <w:jc w:val="both"/>
          </w:pPr>
        </w:pPrChange>
      </w:pPr>
      <w:bookmarkStart w:id="12026" w:name="_Toc201238516"/>
      <w:bookmarkStart w:id="12027" w:name="_Toc201319912"/>
      <w:bookmarkEnd w:id="12026"/>
      <w:bookmarkEnd w:id="12027"/>
    </w:p>
    <w:p w14:paraId="0349A3A2" w14:textId="77777777" w:rsidR="005F4496" w:rsidDel="0045707E" w:rsidRDefault="005F4496">
      <w:pPr>
        <w:pStyle w:val="ListParagraph"/>
        <w:spacing w:after="0" w:line="276" w:lineRule="auto"/>
        <w:jc w:val="both"/>
        <w:rPr>
          <w:del w:id="12028" w:author="Rachel Shipsey" w:date="2025-06-08T13:00:00Z"/>
          <w:rFonts w:cs="Arial"/>
        </w:rPr>
        <w:pPrChange w:id="12029" w:author="Rachel Shipsey" w:date="2025-06-23T15:41:00Z">
          <w:pPr>
            <w:spacing w:after="0" w:line="276" w:lineRule="auto"/>
            <w:jc w:val="both"/>
          </w:pPr>
        </w:pPrChange>
      </w:pPr>
      <w:del w:id="12030" w:author="Rachel Shipsey" w:date="2025-06-08T13:00:00Z">
        <w:r w:rsidRPr="70E65BEE" w:rsidDel="0045707E">
          <w:rPr>
            <w:rFonts w:cs="Arial"/>
          </w:rPr>
          <w:delText xml:space="preserve">Although the CAPI application will be programmed to ensure valid responses, consistency between questions and improve item non-response, it does not eliminate the risk of human error, or guarantee the information entered is correct. It is still possible for both enumerators and respondents to make mistakes. It is vital that enumerators are given good training so that they do not ask leading questions or make assumptions; verify the data that they have input into the CAPI e.g., confirming that age is correct given the entered date-of-birth; and ask each question of each person in the household. See also training.  </w:delText>
        </w:r>
        <w:bookmarkStart w:id="12031" w:name="_Toc201238517"/>
        <w:bookmarkStart w:id="12032" w:name="_Toc201319913"/>
        <w:bookmarkEnd w:id="12031"/>
        <w:bookmarkEnd w:id="12032"/>
      </w:del>
    </w:p>
    <w:p w14:paraId="3B173CCB" w14:textId="77777777" w:rsidR="005F4496" w:rsidRPr="00DC2FFF" w:rsidDel="0045707E" w:rsidRDefault="005F4496">
      <w:pPr>
        <w:pStyle w:val="ListParagraph"/>
        <w:spacing w:after="0" w:line="276" w:lineRule="auto"/>
        <w:jc w:val="both"/>
        <w:rPr>
          <w:del w:id="12033" w:author="Rachel Shipsey" w:date="2025-06-08T13:00:00Z"/>
          <w:rFonts w:cs="Arial"/>
        </w:rPr>
        <w:pPrChange w:id="12034" w:author="Rachel Shipsey" w:date="2025-06-23T15:41:00Z">
          <w:pPr>
            <w:spacing w:after="0" w:line="276" w:lineRule="auto"/>
            <w:jc w:val="both"/>
          </w:pPr>
        </w:pPrChange>
      </w:pPr>
      <w:bookmarkStart w:id="12035" w:name="_Toc201238518"/>
      <w:bookmarkStart w:id="12036" w:name="_Toc201319914"/>
      <w:bookmarkEnd w:id="12035"/>
      <w:bookmarkEnd w:id="12036"/>
    </w:p>
    <w:p w14:paraId="05840168" w14:textId="77777777" w:rsidR="005F4496" w:rsidRPr="00DC2FFF" w:rsidDel="0045707E" w:rsidRDefault="005F4496">
      <w:pPr>
        <w:pStyle w:val="ListParagraph"/>
        <w:spacing w:after="0" w:line="276" w:lineRule="auto"/>
        <w:jc w:val="both"/>
        <w:rPr>
          <w:del w:id="12037" w:author="Rachel Shipsey" w:date="2025-06-08T13:00:00Z"/>
          <w:rFonts w:cs="Arial"/>
          <w:bCs/>
        </w:rPr>
        <w:pPrChange w:id="12038" w:author="Rachel Shipsey" w:date="2025-06-23T15:41:00Z">
          <w:pPr>
            <w:spacing w:after="0" w:line="276" w:lineRule="auto"/>
            <w:jc w:val="both"/>
          </w:pPr>
        </w:pPrChange>
      </w:pPr>
      <w:del w:id="12039" w:author="Rachel Shipsey" w:date="2025-06-08T13:00:00Z">
        <w:r w:rsidRPr="00DC2FFF" w:rsidDel="0045707E">
          <w:rPr>
            <w:rFonts w:cs="Arial"/>
            <w:bCs/>
          </w:rPr>
          <w:delText>Key considerations</w:delText>
        </w:r>
        <w:r w:rsidDel="0045707E">
          <w:rPr>
            <w:rFonts w:cs="Arial"/>
            <w:bCs/>
          </w:rPr>
          <w:delText xml:space="preserve"> for census data quality assurance</w:delText>
        </w:r>
        <w:bookmarkStart w:id="12040" w:name="_Toc201238519"/>
        <w:bookmarkStart w:id="12041" w:name="_Toc201319915"/>
        <w:bookmarkEnd w:id="12040"/>
        <w:bookmarkEnd w:id="12041"/>
      </w:del>
    </w:p>
    <w:p w14:paraId="3436AC1A" w14:textId="77777777" w:rsidR="005F4496" w:rsidRPr="00DC2FFF" w:rsidDel="0045707E" w:rsidRDefault="005F4496">
      <w:pPr>
        <w:pStyle w:val="ListParagraph"/>
        <w:spacing w:after="0" w:line="276" w:lineRule="auto"/>
        <w:jc w:val="both"/>
        <w:rPr>
          <w:del w:id="12042" w:author="Rachel Shipsey" w:date="2025-06-08T13:00:00Z"/>
          <w:rFonts w:cs="Arial"/>
        </w:rPr>
        <w:pPrChange w:id="12043" w:author="Rachel Shipsey" w:date="2025-06-23T15:41:00Z">
          <w:pPr>
            <w:pStyle w:val="ListParagraph"/>
            <w:numPr>
              <w:numId w:val="89"/>
            </w:numPr>
            <w:spacing w:after="0" w:line="276" w:lineRule="auto"/>
            <w:ind w:left="450" w:hanging="360"/>
            <w:jc w:val="both"/>
          </w:pPr>
        </w:pPrChange>
      </w:pPr>
      <w:del w:id="12044" w:author="Rachel Shipsey" w:date="2025-06-08T13:00:00Z">
        <w:r w:rsidRPr="00DC2FFF" w:rsidDel="0045707E">
          <w:rPr>
            <w:rFonts w:cs="Arial"/>
          </w:rPr>
          <w:delText>The quality assurance and improvement system should be developed as part of the overall census programme and integrated with all other census phase plans, schedules, and procedures. This should be established at the planning stage.</w:delText>
        </w:r>
        <w:bookmarkStart w:id="12045" w:name="_Toc201238520"/>
        <w:bookmarkStart w:id="12046" w:name="_Toc201319916"/>
        <w:bookmarkEnd w:id="12045"/>
        <w:bookmarkEnd w:id="12046"/>
      </w:del>
    </w:p>
    <w:p w14:paraId="30753990" w14:textId="77777777" w:rsidR="005F4496" w:rsidDel="0045707E" w:rsidRDefault="005F4496">
      <w:pPr>
        <w:pStyle w:val="ListParagraph"/>
        <w:spacing w:after="0" w:line="276" w:lineRule="auto"/>
        <w:jc w:val="both"/>
        <w:rPr>
          <w:del w:id="12047" w:author="Rachel Shipsey" w:date="2025-06-08T13:00:00Z"/>
          <w:rFonts w:eastAsia="Arial" w:cs="Arial"/>
        </w:rPr>
        <w:pPrChange w:id="12048" w:author="Rachel Shipsey" w:date="2025-06-23T15:41:00Z">
          <w:pPr>
            <w:pStyle w:val="ListParagraph"/>
            <w:numPr>
              <w:numId w:val="89"/>
            </w:numPr>
            <w:spacing w:after="0" w:line="276" w:lineRule="auto"/>
            <w:ind w:left="450" w:hanging="360"/>
            <w:jc w:val="both"/>
          </w:pPr>
        </w:pPrChange>
      </w:pPr>
      <w:del w:id="12049" w:author="Rachel Shipsey" w:date="2025-06-08T13:00:00Z">
        <w:r w:rsidRPr="70E65BEE" w:rsidDel="0045707E">
          <w:rPr>
            <w:rFonts w:cs="Arial"/>
          </w:rPr>
          <w:delText>Census processes should at least show methodological soundness and adherence to professional and internationally agreed standards and efficiency, relevance of data, completeness, accuracy of data, , timeliness of information, accessibility, data coherence, and comparisons across space which includes data validation against</w:delText>
        </w:r>
        <w:r w:rsidRPr="70E65BEE" w:rsidDel="0045707E">
          <w:rPr>
            <w:rFonts w:eastAsia="Arial" w:cs="Arial"/>
          </w:rPr>
          <w:delText xml:space="preserve"> other sources, basic demographic analysis etc. Based on what data sources you do have eg births registration, or based on knowledge of an area.</w:delText>
        </w:r>
        <w:bookmarkStart w:id="12050" w:name="_Toc201238521"/>
        <w:bookmarkStart w:id="12051" w:name="_Toc201319917"/>
        <w:bookmarkEnd w:id="12050"/>
        <w:bookmarkEnd w:id="12051"/>
      </w:del>
    </w:p>
    <w:p w14:paraId="1C2E142B" w14:textId="77777777" w:rsidR="005F4496" w:rsidRPr="00DC2FFF" w:rsidDel="0045707E" w:rsidRDefault="005F4496">
      <w:pPr>
        <w:pStyle w:val="ListParagraph"/>
        <w:spacing w:after="0" w:line="276" w:lineRule="auto"/>
        <w:jc w:val="both"/>
        <w:rPr>
          <w:del w:id="12052" w:author="Rachel Shipsey" w:date="2025-06-08T13:00:00Z"/>
          <w:rFonts w:cs="Arial"/>
        </w:rPr>
        <w:pPrChange w:id="12053" w:author="Rachel Shipsey" w:date="2025-06-23T15:41:00Z">
          <w:pPr>
            <w:pStyle w:val="ListParagraph"/>
            <w:numPr>
              <w:numId w:val="89"/>
            </w:numPr>
            <w:spacing w:after="0" w:line="276" w:lineRule="auto"/>
            <w:ind w:left="450" w:hanging="360"/>
            <w:jc w:val="both"/>
          </w:pPr>
        </w:pPrChange>
      </w:pPr>
      <w:del w:id="12054" w:author="Rachel Shipsey" w:date="2025-06-08T13:00:00Z">
        <w:r w:rsidRPr="70E65BEE" w:rsidDel="0045707E">
          <w:rPr>
            <w:rFonts w:cs="Arial"/>
          </w:rPr>
          <w:delText xml:space="preserve">There should be good internal quality assurance mechanisms.  e.g. Supervisor field case management should encompass the methods by which interviewers receive assignments, manage the completeness and quality of their questionnaires. Field supervisors should oversee the completeness and quality of interviewer outputs, upload it for management and administrative review. The higher-level field managers track the progress of survey operations. </w:delText>
        </w:r>
        <w:bookmarkStart w:id="12055" w:name="_Toc201238522"/>
        <w:bookmarkStart w:id="12056" w:name="_Toc201319918"/>
        <w:bookmarkEnd w:id="12055"/>
        <w:bookmarkEnd w:id="12056"/>
      </w:del>
    </w:p>
    <w:p w14:paraId="2EC87AB5" w14:textId="77777777" w:rsidR="005F4496" w:rsidRPr="00DC2FFF" w:rsidDel="0045707E" w:rsidRDefault="005F4496">
      <w:pPr>
        <w:pStyle w:val="ListParagraph"/>
        <w:spacing w:after="0" w:line="276" w:lineRule="auto"/>
        <w:jc w:val="both"/>
        <w:rPr>
          <w:del w:id="12057" w:author="Rachel Shipsey" w:date="2025-06-08T13:00:00Z"/>
          <w:rFonts w:cs="Arial"/>
        </w:rPr>
        <w:pPrChange w:id="12058" w:author="Rachel Shipsey" w:date="2025-06-23T15:41:00Z">
          <w:pPr>
            <w:pStyle w:val="ListParagraph"/>
            <w:numPr>
              <w:numId w:val="89"/>
            </w:numPr>
            <w:spacing w:after="0" w:line="276" w:lineRule="auto"/>
            <w:ind w:left="450" w:hanging="360"/>
            <w:jc w:val="both"/>
          </w:pPr>
        </w:pPrChange>
      </w:pPr>
      <w:del w:id="12059" w:author="Rachel Shipsey" w:date="2025-06-08T13:00:00Z">
        <w:r w:rsidRPr="00DC2FFF" w:rsidDel="0045707E">
          <w:rPr>
            <w:rFonts w:cs="Arial"/>
          </w:rPr>
          <w:delText>There should be sound institutional arrangements to ensure good data quality, such as:</w:delText>
        </w:r>
        <w:bookmarkStart w:id="12060" w:name="_Toc201238523"/>
        <w:bookmarkStart w:id="12061" w:name="_Toc201319919"/>
        <w:bookmarkEnd w:id="12060"/>
        <w:bookmarkEnd w:id="12061"/>
      </w:del>
    </w:p>
    <w:p w14:paraId="5C18375C" w14:textId="77777777" w:rsidR="005F4496" w:rsidRPr="00DC2FFF" w:rsidDel="0045707E" w:rsidRDefault="005F4496">
      <w:pPr>
        <w:pStyle w:val="ListParagraph"/>
        <w:spacing w:after="0" w:line="276" w:lineRule="auto"/>
        <w:jc w:val="both"/>
        <w:rPr>
          <w:del w:id="12062" w:author="Rachel Shipsey" w:date="2025-06-08T13:00:00Z"/>
          <w:rFonts w:cs="Arial"/>
        </w:rPr>
        <w:pPrChange w:id="12063" w:author="Rachel Shipsey" w:date="2025-06-23T15:41:00Z">
          <w:pPr>
            <w:pStyle w:val="ListParagraph"/>
            <w:numPr>
              <w:numId w:val="88"/>
            </w:numPr>
            <w:spacing w:after="0" w:line="276" w:lineRule="auto"/>
            <w:ind w:left="900" w:hanging="360"/>
            <w:jc w:val="both"/>
          </w:pPr>
        </w:pPrChange>
      </w:pPr>
      <w:del w:id="12064" w:author="Rachel Shipsey" w:date="2025-06-08T13:00:00Z">
        <w:r w:rsidRPr="70E65BEE" w:rsidDel="0045707E">
          <w:rPr>
            <w:rFonts w:cs="Arial"/>
          </w:rPr>
          <w:delText xml:space="preserve">the degree to which statistical legislation is enacted in accordance with the fundamental principles of official statistics. </w:delText>
        </w:r>
        <w:bookmarkStart w:id="12065" w:name="_Toc201238524"/>
        <w:bookmarkStart w:id="12066" w:name="_Toc201319920"/>
        <w:bookmarkEnd w:id="12065"/>
        <w:bookmarkEnd w:id="12066"/>
      </w:del>
    </w:p>
    <w:p w14:paraId="2810BACF" w14:textId="77777777" w:rsidR="005F4496" w:rsidRPr="00DC2FFF" w:rsidDel="0045707E" w:rsidRDefault="005F4496">
      <w:pPr>
        <w:pStyle w:val="ListParagraph"/>
        <w:spacing w:after="0" w:line="276" w:lineRule="auto"/>
        <w:jc w:val="both"/>
        <w:rPr>
          <w:del w:id="12067" w:author="Rachel Shipsey" w:date="2025-06-08T13:00:00Z"/>
          <w:rFonts w:cs="Arial"/>
        </w:rPr>
        <w:pPrChange w:id="12068" w:author="Rachel Shipsey" w:date="2025-06-23T15:41:00Z">
          <w:pPr>
            <w:pStyle w:val="ListParagraph"/>
            <w:numPr>
              <w:numId w:val="88"/>
            </w:numPr>
            <w:spacing w:after="0" w:line="276" w:lineRule="auto"/>
            <w:ind w:left="900" w:hanging="360"/>
            <w:jc w:val="both"/>
          </w:pPr>
        </w:pPrChange>
      </w:pPr>
      <w:del w:id="12069" w:author="Rachel Shipsey" w:date="2025-06-08T13:00:00Z">
        <w:r w:rsidRPr="00DC2FFF" w:rsidDel="0045707E">
          <w:rPr>
            <w:rFonts w:cs="Arial"/>
          </w:rPr>
          <w:delText xml:space="preserve">the degree to which the NSO operationalizes its long-term planning of statistical operations. </w:delText>
        </w:r>
        <w:bookmarkStart w:id="12070" w:name="_Toc201238525"/>
        <w:bookmarkStart w:id="12071" w:name="_Toc201319921"/>
        <w:bookmarkEnd w:id="12070"/>
        <w:bookmarkEnd w:id="12071"/>
      </w:del>
    </w:p>
    <w:p w14:paraId="24DB70BE" w14:textId="77777777" w:rsidR="005F4496" w:rsidRPr="00DC2FFF" w:rsidDel="0045707E" w:rsidRDefault="005F4496">
      <w:pPr>
        <w:pStyle w:val="ListParagraph"/>
        <w:spacing w:after="0" w:line="276" w:lineRule="auto"/>
        <w:jc w:val="both"/>
        <w:rPr>
          <w:del w:id="12072" w:author="Rachel Shipsey" w:date="2025-06-08T13:00:00Z"/>
          <w:rFonts w:cs="Arial"/>
        </w:rPr>
        <w:pPrChange w:id="12073" w:author="Rachel Shipsey" w:date="2025-06-23T15:41:00Z">
          <w:pPr>
            <w:pStyle w:val="ListParagraph"/>
            <w:numPr>
              <w:numId w:val="88"/>
            </w:numPr>
            <w:spacing w:after="0" w:line="276" w:lineRule="auto"/>
            <w:ind w:left="900" w:hanging="360"/>
            <w:jc w:val="both"/>
          </w:pPr>
        </w:pPrChange>
      </w:pPr>
      <w:del w:id="12074" w:author="Rachel Shipsey" w:date="2025-06-08T13:00:00Z">
        <w:r w:rsidRPr="00DC2FFF" w:rsidDel="0045707E">
          <w:rPr>
            <w:rFonts w:cs="Arial"/>
          </w:rPr>
          <w:delText>the degree to which statistical systems are properly funded and staffed.</w:delText>
        </w:r>
        <w:bookmarkStart w:id="12075" w:name="_Toc201238526"/>
        <w:bookmarkStart w:id="12076" w:name="_Toc201319922"/>
        <w:bookmarkEnd w:id="12075"/>
        <w:bookmarkEnd w:id="12076"/>
      </w:del>
    </w:p>
    <w:p w14:paraId="1180DED3" w14:textId="77777777" w:rsidR="005F4496" w:rsidRPr="00DC2FFF" w:rsidDel="0045707E" w:rsidRDefault="005F4496">
      <w:pPr>
        <w:pStyle w:val="ListParagraph"/>
        <w:spacing w:after="0" w:line="276" w:lineRule="auto"/>
        <w:jc w:val="both"/>
        <w:rPr>
          <w:del w:id="12077" w:author="Rachel Shipsey" w:date="2025-06-08T13:00:00Z"/>
          <w:rFonts w:cs="Arial"/>
        </w:rPr>
        <w:pPrChange w:id="12078" w:author="Rachel Shipsey" w:date="2025-06-23T15:41:00Z">
          <w:pPr>
            <w:pStyle w:val="ListParagraph"/>
            <w:numPr>
              <w:numId w:val="88"/>
            </w:numPr>
            <w:spacing w:after="0" w:line="276" w:lineRule="auto"/>
            <w:ind w:left="900" w:hanging="360"/>
            <w:jc w:val="both"/>
          </w:pPr>
        </w:pPrChange>
      </w:pPr>
      <w:del w:id="12079" w:author="Rachel Shipsey" w:date="2025-06-08T13:00:00Z">
        <w:r w:rsidRPr="00DC2FFF" w:rsidDel="0045707E">
          <w:rPr>
            <w:rFonts w:cs="Arial"/>
          </w:rPr>
          <w:delText>available support and coordination among census stakeholders and the NSO.</w:delText>
        </w:r>
        <w:bookmarkStart w:id="12080" w:name="_Toc201238527"/>
        <w:bookmarkStart w:id="12081" w:name="_Toc201319923"/>
        <w:bookmarkEnd w:id="12080"/>
        <w:bookmarkEnd w:id="12081"/>
      </w:del>
    </w:p>
    <w:p w14:paraId="17F1082A" w14:textId="77777777" w:rsidR="005F4496" w:rsidRPr="00DC2FFF" w:rsidDel="0045707E" w:rsidRDefault="005F4496">
      <w:pPr>
        <w:pStyle w:val="ListParagraph"/>
        <w:spacing w:after="0" w:line="276" w:lineRule="auto"/>
        <w:jc w:val="both"/>
        <w:rPr>
          <w:del w:id="12082" w:author="Rachel Shipsey" w:date="2025-06-08T13:00:00Z"/>
          <w:rFonts w:cs="Arial"/>
        </w:rPr>
        <w:pPrChange w:id="12083" w:author="Rachel Shipsey" w:date="2025-06-23T15:41:00Z">
          <w:pPr>
            <w:spacing w:after="0" w:line="276" w:lineRule="auto"/>
            <w:jc w:val="both"/>
          </w:pPr>
        </w:pPrChange>
      </w:pPr>
      <w:bookmarkStart w:id="12084" w:name="_Toc201238528"/>
      <w:bookmarkStart w:id="12085" w:name="_Toc201319924"/>
      <w:bookmarkEnd w:id="12084"/>
      <w:bookmarkEnd w:id="12085"/>
    </w:p>
    <w:p w14:paraId="14D2FFFD" w14:textId="77777777" w:rsidR="005F4496" w:rsidRPr="00DC2FFF" w:rsidDel="0045707E" w:rsidRDefault="005F4496">
      <w:pPr>
        <w:pStyle w:val="ListParagraph"/>
        <w:spacing w:after="0" w:line="276" w:lineRule="auto"/>
        <w:jc w:val="both"/>
        <w:rPr>
          <w:del w:id="12086" w:author="Rachel Shipsey" w:date="2025-06-08T13:00:00Z"/>
          <w:rFonts w:eastAsia="Arial"/>
          <w:color w:val="00B0F0"/>
        </w:rPr>
        <w:pPrChange w:id="12087" w:author="Rachel Shipsey" w:date="2025-06-23T15:41:00Z">
          <w:pPr>
            <w:spacing w:after="0" w:line="276" w:lineRule="auto"/>
            <w:jc w:val="both"/>
          </w:pPr>
        </w:pPrChange>
      </w:pPr>
      <w:del w:id="12088" w:author="Rachel Shipsey" w:date="2025-06-08T13:00:00Z">
        <w:r w:rsidRPr="4871BC61" w:rsidDel="0045707E">
          <w:rPr>
            <w:rFonts w:eastAsia="Arial"/>
          </w:rPr>
          <w:delText>10.4.1</w:delText>
        </w:r>
        <w:r w:rsidDel="0045707E">
          <w:tab/>
        </w:r>
        <w:r w:rsidRPr="4871BC61" w:rsidDel="0045707E">
          <w:delText>Selected country experiences</w:delText>
        </w:r>
        <w:bookmarkStart w:id="12089" w:name="_Toc201238529"/>
        <w:bookmarkStart w:id="12090" w:name="_Toc201319925"/>
        <w:bookmarkEnd w:id="12089"/>
        <w:bookmarkEnd w:id="12090"/>
      </w:del>
    </w:p>
    <w:p w14:paraId="7DB34062" w14:textId="77777777" w:rsidR="005F4496" w:rsidRPr="00DC2FFF" w:rsidDel="0045707E" w:rsidRDefault="005F4496">
      <w:pPr>
        <w:pStyle w:val="ListParagraph"/>
        <w:spacing w:after="0" w:line="276" w:lineRule="auto"/>
        <w:jc w:val="both"/>
        <w:rPr>
          <w:del w:id="12091" w:author="Rachel Shipsey" w:date="2025-06-08T13:00:00Z"/>
          <w:rFonts w:cs="Arial"/>
        </w:rPr>
        <w:pPrChange w:id="12092" w:author="Rachel Shipsey" w:date="2025-06-23T15:41:00Z">
          <w:pPr>
            <w:spacing w:after="0" w:line="276" w:lineRule="auto"/>
            <w:jc w:val="both"/>
          </w:pPr>
        </w:pPrChange>
      </w:pPr>
      <w:del w:id="12093" w:author="Rachel Shipsey" w:date="2025-06-08T13:00:00Z">
        <w:r w:rsidRPr="00DC2FFF" w:rsidDel="0045707E">
          <w:rPr>
            <w:rFonts w:cs="Arial"/>
          </w:rPr>
          <w:delText xml:space="preserve">Below are some highlights of selected country </w:delText>
        </w:r>
        <w:r w:rsidDel="0045707E">
          <w:rPr>
            <w:rFonts w:cs="Arial"/>
          </w:rPr>
          <w:delText>practices</w:delText>
        </w:r>
        <w:r w:rsidRPr="00DC2FFF" w:rsidDel="0045707E">
          <w:rPr>
            <w:rFonts w:cs="Arial"/>
          </w:rPr>
          <w:delText>:</w:delText>
        </w:r>
        <w:bookmarkStart w:id="12094" w:name="_Toc201238530"/>
        <w:bookmarkStart w:id="12095" w:name="_Toc201319926"/>
        <w:bookmarkEnd w:id="12094"/>
        <w:bookmarkEnd w:id="12095"/>
      </w:del>
    </w:p>
    <w:p w14:paraId="60B9E7A3" w14:textId="77777777" w:rsidR="005F4496" w:rsidRPr="00DC2FFF" w:rsidDel="0045707E" w:rsidRDefault="005F4496">
      <w:pPr>
        <w:pStyle w:val="ListParagraph"/>
        <w:spacing w:after="0" w:line="276" w:lineRule="auto"/>
        <w:jc w:val="both"/>
        <w:rPr>
          <w:del w:id="12096" w:author="Rachel Shipsey" w:date="2025-06-08T13:00:00Z"/>
          <w:rFonts w:cs="Arial"/>
          <w:bCs/>
        </w:rPr>
        <w:pPrChange w:id="12097" w:author="Rachel Shipsey" w:date="2025-06-23T15:41:00Z">
          <w:pPr>
            <w:spacing w:after="0" w:line="276" w:lineRule="auto"/>
            <w:jc w:val="both"/>
          </w:pPr>
        </w:pPrChange>
      </w:pPr>
      <w:bookmarkStart w:id="12098" w:name="_Toc201238531"/>
      <w:bookmarkStart w:id="12099" w:name="_Toc201319927"/>
      <w:bookmarkEnd w:id="12098"/>
      <w:bookmarkEnd w:id="12099"/>
    </w:p>
    <w:p w14:paraId="56F831C1" w14:textId="77777777" w:rsidR="005F4496" w:rsidRPr="00DC2FFF" w:rsidDel="0045707E" w:rsidRDefault="005F4496">
      <w:pPr>
        <w:pStyle w:val="ListParagraph"/>
        <w:spacing w:after="0" w:line="276" w:lineRule="auto"/>
        <w:jc w:val="both"/>
        <w:rPr>
          <w:del w:id="12100" w:author="Rachel Shipsey" w:date="2025-06-08T13:00:00Z"/>
          <w:rFonts w:cs="Arial"/>
          <w:bCs/>
        </w:rPr>
        <w:pPrChange w:id="12101" w:author="Rachel Shipsey" w:date="2025-06-23T15:41:00Z">
          <w:pPr>
            <w:pBdr>
              <w:bottom w:val="doubleWave" w:sz="6" w:space="1" w:color="2F5496" w:themeColor="accent1" w:themeShade="BF"/>
            </w:pBdr>
            <w:spacing w:after="0" w:line="276" w:lineRule="auto"/>
            <w:jc w:val="both"/>
          </w:pPr>
        </w:pPrChange>
      </w:pPr>
      <w:del w:id="12102" w:author="Rachel Shipsey" w:date="2025-06-08T13:00:00Z">
        <w:r w:rsidRPr="00DC2FFF" w:rsidDel="0045707E">
          <w:rPr>
            <w:rFonts w:cs="Arial"/>
            <w:bCs/>
          </w:rPr>
          <w:delText>Kenya</w:delText>
        </w:r>
        <w:bookmarkStart w:id="12103" w:name="_Toc201238532"/>
        <w:bookmarkStart w:id="12104" w:name="_Toc201319928"/>
        <w:bookmarkEnd w:id="12103"/>
        <w:bookmarkEnd w:id="12104"/>
      </w:del>
    </w:p>
    <w:p w14:paraId="0A999547" w14:textId="77777777" w:rsidR="005F4496" w:rsidRPr="002C09C9" w:rsidDel="0045707E" w:rsidRDefault="005F4496">
      <w:pPr>
        <w:pStyle w:val="ListParagraph"/>
        <w:spacing w:after="0" w:line="276" w:lineRule="auto"/>
        <w:jc w:val="both"/>
        <w:rPr>
          <w:del w:id="12105" w:author="Rachel Shipsey" w:date="2025-06-08T13:00:00Z"/>
          <w:rFonts w:cs="Arial"/>
          <w:sz w:val="20"/>
          <w:szCs w:val="20"/>
        </w:rPr>
        <w:pPrChange w:id="12106" w:author="Rachel Shipsey" w:date="2025-06-23T15:41:00Z">
          <w:pPr>
            <w:shd w:val="clear" w:color="auto" w:fill="D9E2F3" w:themeFill="accent1" w:themeFillTint="33"/>
            <w:spacing w:after="0" w:line="240" w:lineRule="auto"/>
            <w:jc w:val="both"/>
          </w:pPr>
        </w:pPrChange>
      </w:pPr>
      <w:del w:id="12107" w:author="Rachel Shipsey" w:date="2025-06-08T13:00:00Z">
        <w:r w:rsidRPr="002C09C9" w:rsidDel="0045707E">
          <w:rPr>
            <w:rFonts w:cs="Arial"/>
            <w:sz w:val="20"/>
            <w:szCs w:val="20"/>
          </w:rPr>
          <w:delText>A team of independent monitors/observers drawn from the United Nations (UN) Agencies, Civil Societies, National Statistical Offices (NSOs) in Africa, Academic Institutions, as well as National Gender and Equality Commission (NGEC) conducted an independent monitoring/observation of the census enumeration exercise between 21</w:delText>
        </w:r>
        <w:r w:rsidRPr="002C09C9" w:rsidDel="0045707E">
          <w:rPr>
            <w:rFonts w:cs="Arial"/>
            <w:sz w:val="20"/>
            <w:szCs w:val="20"/>
            <w:vertAlign w:val="superscript"/>
          </w:rPr>
          <w:delText>st</w:delText>
        </w:r>
        <w:r w:rsidRPr="002C09C9" w:rsidDel="0045707E">
          <w:rPr>
            <w:rFonts w:cs="Arial"/>
            <w:sz w:val="20"/>
            <w:szCs w:val="20"/>
          </w:rPr>
          <w:delText xml:space="preserve"> and 31</w:delText>
        </w:r>
        <w:r w:rsidRPr="002C09C9" w:rsidDel="0045707E">
          <w:rPr>
            <w:rFonts w:cs="Arial"/>
            <w:sz w:val="20"/>
            <w:szCs w:val="20"/>
            <w:vertAlign w:val="superscript"/>
          </w:rPr>
          <w:delText>st</w:delText>
        </w:r>
        <w:r w:rsidRPr="002C09C9" w:rsidDel="0045707E">
          <w:rPr>
            <w:rFonts w:cs="Arial"/>
            <w:sz w:val="20"/>
            <w:szCs w:val="20"/>
          </w:rPr>
          <w:delText xml:space="preserve"> August 2019. They monitored, reviewed, and gave feedback to KNBS in real time about the census process. The monitors/observers were neutral witnesses of the enumeration process and did not interfere with the enumeration process in any way.</w:delText>
        </w:r>
        <w:bookmarkStart w:id="12108" w:name="_Toc201238533"/>
        <w:bookmarkStart w:id="12109" w:name="_Toc201319929"/>
        <w:bookmarkEnd w:id="12108"/>
        <w:bookmarkEnd w:id="12109"/>
      </w:del>
    </w:p>
    <w:p w14:paraId="4100884E" w14:textId="77777777" w:rsidR="005F4496" w:rsidRPr="002C09C9" w:rsidDel="0045707E" w:rsidRDefault="005F4496">
      <w:pPr>
        <w:pStyle w:val="ListParagraph"/>
        <w:spacing w:after="0" w:line="276" w:lineRule="auto"/>
        <w:jc w:val="both"/>
        <w:rPr>
          <w:del w:id="12110" w:author="Rachel Shipsey" w:date="2025-06-08T13:00:00Z"/>
          <w:rFonts w:cs="Arial"/>
          <w:sz w:val="20"/>
          <w:szCs w:val="20"/>
        </w:rPr>
        <w:pPrChange w:id="12111" w:author="Rachel Shipsey" w:date="2025-06-23T15:41:00Z">
          <w:pPr>
            <w:shd w:val="clear" w:color="auto" w:fill="D9E2F3" w:themeFill="accent1" w:themeFillTint="33"/>
            <w:spacing w:after="0" w:line="240" w:lineRule="auto"/>
            <w:jc w:val="both"/>
          </w:pPr>
        </w:pPrChange>
      </w:pPr>
      <w:bookmarkStart w:id="12112" w:name="_Toc201238534"/>
      <w:bookmarkStart w:id="12113" w:name="_Toc201319930"/>
      <w:bookmarkEnd w:id="12112"/>
      <w:bookmarkEnd w:id="12113"/>
    </w:p>
    <w:p w14:paraId="4C79E510" w14:textId="77777777" w:rsidR="005F4496" w:rsidRPr="002C09C9" w:rsidDel="0045707E" w:rsidRDefault="005F4496">
      <w:pPr>
        <w:pStyle w:val="ListParagraph"/>
        <w:spacing w:after="0" w:line="276" w:lineRule="auto"/>
        <w:jc w:val="both"/>
        <w:rPr>
          <w:del w:id="12114" w:author="Rachel Shipsey" w:date="2025-06-08T13:00:00Z"/>
          <w:rFonts w:cs="Arial"/>
          <w:sz w:val="20"/>
          <w:szCs w:val="20"/>
        </w:rPr>
        <w:pPrChange w:id="12115" w:author="Rachel Shipsey" w:date="2025-06-23T15:41:00Z">
          <w:pPr>
            <w:shd w:val="clear" w:color="auto" w:fill="D9E2F3" w:themeFill="accent1" w:themeFillTint="33"/>
            <w:spacing w:after="0" w:line="240" w:lineRule="auto"/>
            <w:jc w:val="both"/>
          </w:pPr>
        </w:pPrChange>
      </w:pPr>
      <w:del w:id="12116" w:author="Rachel Shipsey" w:date="2025-06-08T13:00:00Z">
        <w:r w:rsidRPr="002C09C9" w:rsidDel="0045707E">
          <w:rPr>
            <w:rFonts w:cs="Arial"/>
            <w:sz w:val="20"/>
            <w:szCs w:val="20"/>
          </w:rPr>
          <w:delText>The monitors/observers were provided with unified observation tools and trained on the same methodology to properly appraise and report on several elements of data collection. They were distributed in all regions and covered the following aspects of the census:</w:delText>
        </w:r>
        <w:bookmarkStart w:id="12117" w:name="_Toc201238535"/>
        <w:bookmarkStart w:id="12118" w:name="_Toc201319931"/>
        <w:bookmarkEnd w:id="12117"/>
        <w:bookmarkEnd w:id="12118"/>
      </w:del>
    </w:p>
    <w:p w14:paraId="7B5570A6" w14:textId="77777777" w:rsidR="005F4496" w:rsidRPr="002C09C9" w:rsidDel="0045707E" w:rsidRDefault="005F4496">
      <w:pPr>
        <w:pStyle w:val="ListParagraph"/>
        <w:spacing w:after="0" w:line="276" w:lineRule="auto"/>
        <w:jc w:val="both"/>
        <w:rPr>
          <w:del w:id="12119" w:author="Rachel Shipsey" w:date="2025-06-08T13:00:00Z"/>
          <w:rFonts w:cs="Arial"/>
          <w:sz w:val="20"/>
          <w:szCs w:val="20"/>
        </w:rPr>
        <w:pPrChange w:id="12120"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2121" w:author="Rachel Shipsey" w:date="2025-06-08T13:00:00Z">
        <w:r w:rsidRPr="002C09C9" w:rsidDel="0045707E">
          <w:rPr>
            <w:rFonts w:cs="Arial"/>
            <w:sz w:val="20"/>
            <w:szCs w:val="20"/>
          </w:rPr>
          <w:delText>Storage facilities in county statistics offices, advocacy materials, accessibility of EAs in the sub counties.</w:delText>
        </w:r>
        <w:bookmarkStart w:id="12122" w:name="_Toc201238536"/>
        <w:bookmarkStart w:id="12123" w:name="_Toc201319932"/>
        <w:bookmarkEnd w:id="12122"/>
        <w:bookmarkEnd w:id="12123"/>
      </w:del>
    </w:p>
    <w:p w14:paraId="17CF8858" w14:textId="77777777" w:rsidR="005F4496" w:rsidRPr="002C09C9" w:rsidDel="0045707E" w:rsidRDefault="005F4496">
      <w:pPr>
        <w:pStyle w:val="ListParagraph"/>
        <w:spacing w:after="0" w:line="276" w:lineRule="auto"/>
        <w:jc w:val="both"/>
        <w:rPr>
          <w:del w:id="12124" w:author="Rachel Shipsey" w:date="2025-06-08T13:00:00Z"/>
          <w:rFonts w:cs="Arial"/>
          <w:sz w:val="20"/>
          <w:szCs w:val="20"/>
        </w:rPr>
        <w:pPrChange w:id="12125"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2126" w:author="Rachel Shipsey" w:date="2025-06-08T13:00:00Z">
        <w:r w:rsidRPr="002C09C9" w:rsidDel="0045707E">
          <w:rPr>
            <w:rFonts w:cs="Arial"/>
            <w:sz w:val="20"/>
            <w:szCs w:val="20"/>
          </w:rPr>
          <w:delText>Identification of EA boundaries with focus on clarity of boundaries using EA maps and support from the village elders and assistant chiefs.</w:delText>
        </w:r>
        <w:bookmarkStart w:id="12127" w:name="_Toc201238537"/>
        <w:bookmarkStart w:id="12128" w:name="_Toc201319933"/>
        <w:bookmarkEnd w:id="12127"/>
        <w:bookmarkEnd w:id="12128"/>
      </w:del>
    </w:p>
    <w:p w14:paraId="0FAE4B26" w14:textId="77777777" w:rsidR="005F4496" w:rsidRPr="002C09C9" w:rsidDel="0045707E" w:rsidRDefault="005F4496">
      <w:pPr>
        <w:pStyle w:val="ListParagraph"/>
        <w:spacing w:after="0" w:line="276" w:lineRule="auto"/>
        <w:jc w:val="both"/>
        <w:rPr>
          <w:del w:id="12129" w:author="Rachel Shipsey" w:date="2025-06-08T13:00:00Z"/>
          <w:rFonts w:cs="Arial"/>
          <w:sz w:val="20"/>
          <w:szCs w:val="20"/>
        </w:rPr>
        <w:pPrChange w:id="12130"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2131" w:author="Rachel Shipsey" w:date="2025-06-08T13:00:00Z">
        <w:r w:rsidRPr="002C09C9" w:rsidDel="0045707E">
          <w:rPr>
            <w:rFonts w:cs="Arial"/>
            <w:sz w:val="20"/>
            <w:szCs w:val="20"/>
          </w:rPr>
          <w:delText>Pre-enumeration Household listing.</w:delText>
        </w:r>
        <w:bookmarkStart w:id="12132" w:name="_Toc201238538"/>
        <w:bookmarkStart w:id="12133" w:name="_Toc201319934"/>
        <w:bookmarkEnd w:id="12132"/>
        <w:bookmarkEnd w:id="12133"/>
      </w:del>
    </w:p>
    <w:p w14:paraId="2C85A69B" w14:textId="77777777" w:rsidR="005F4496" w:rsidRPr="002C09C9" w:rsidDel="0045707E" w:rsidRDefault="005F4496">
      <w:pPr>
        <w:pStyle w:val="ListParagraph"/>
        <w:spacing w:after="0" w:line="276" w:lineRule="auto"/>
        <w:jc w:val="both"/>
        <w:rPr>
          <w:del w:id="12134" w:author="Rachel Shipsey" w:date="2025-06-08T13:00:00Z"/>
          <w:rFonts w:cs="Arial"/>
          <w:sz w:val="20"/>
          <w:szCs w:val="20"/>
        </w:rPr>
        <w:pPrChange w:id="12135"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2136" w:author="Rachel Shipsey" w:date="2025-06-08T13:00:00Z">
        <w:r w:rsidRPr="002C09C9" w:rsidDel="0045707E">
          <w:rPr>
            <w:rFonts w:cs="Arial"/>
            <w:sz w:val="20"/>
            <w:szCs w:val="20"/>
          </w:rPr>
          <w:delText>Enumeration materials and equipment, enumerator’s proficiency in data collection skills, and local languages.</w:delText>
        </w:r>
        <w:bookmarkStart w:id="12137" w:name="_Toc201238539"/>
        <w:bookmarkStart w:id="12138" w:name="_Toc201319935"/>
        <w:bookmarkEnd w:id="12137"/>
        <w:bookmarkEnd w:id="12138"/>
      </w:del>
    </w:p>
    <w:p w14:paraId="1E554BD2" w14:textId="77777777" w:rsidR="005F4496" w:rsidRPr="002C09C9" w:rsidDel="0045707E" w:rsidRDefault="005F4496">
      <w:pPr>
        <w:pStyle w:val="ListParagraph"/>
        <w:spacing w:after="0" w:line="276" w:lineRule="auto"/>
        <w:jc w:val="both"/>
        <w:rPr>
          <w:del w:id="12139" w:author="Rachel Shipsey" w:date="2025-06-08T13:00:00Z"/>
          <w:rFonts w:cs="Arial"/>
          <w:sz w:val="20"/>
          <w:szCs w:val="20"/>
        </w:rPr>
        <w:pPrChange w:id="12140"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del w:id="12141" w:author="Rachel Shipsey" w:date="2025-06-08T13:00:00Z">
        <w:r w:rsidRPr="002C09C9" w:rsidDel="0045707E">
          <w:rPr>
            <w:rFonts w:cs="Arial"/>
            <w:sz w:val="20"/>
            <w:szCs w:val="20"/>
          </w:rPr>
          <w:delText>After enumeration, the monitors prepared reports which were presented to the KNBS management.</w:delText>
        </w:r>
        <w:bookmarkStart w:id="12142" w:name="_Toc201238540"/>
        <w:bookmarkStart w:id="12143" w:name="_Toc201319936"/>
        <w:bookmarkEnd w:id="12142"/>
        <w:bookmarkEnd w:id="12143"/>
      </w:del>
    </w:p>
    <w:p w14:paraId="494A8404" w14:textId="77777777" w:rsidR="005F4496" w:rsidRPr="002C09C9" w:rsidDel="0045707E" w:rsidRDefault="005F4496">
      <w:pPr>
        <w:pStyle w:val="ListParagraph"/>
        <w:spacing w:after="0" w:line="276" w:lineRule="auto"/>
        <w:jc w:val="both"/>
        <w:rPr>
          <w:del w:id="12144" w:author="Rachel Shipsey" w:date="2025-06-08T13:00:00Z"/>
          <w:rFonts w:cs="Arial"/>
          <w:sz w:val="20"/>
          <w:szCs w:val="20"/>
        </w:rPr>
        <w:pPrChange w:id="12145"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del w:id="12146" w:author="Rachel Shipsey" w:date="2025-06-08T13:00:00Z">
        <w:r w:rsidRPr="002C09C9" w:rsidDel="0045707E">
          <w:rPr>
            <w:rFonts w:cs="Arial"/>
            <w:sz w:val="20"/>
            <w:szCs w:val="20"/>
          </w:rPr>
          <w:delText>Additionally, as part of quality assurance, supervisor module was included in the CAPI application in which the supervisors were able to select a few households randomly, conduct re-interview and generate a report. Any variations were addressed by the enumerators in discussion with the supervisors. A team of coordinators drawn from the various census committees were also deployed to undertake monitoring and observations of the enumeration process.</w:delText>
        </w:r>
        <w:bookmarkStart w:id="12147" w:name="_Toc201238541"/>
        <w:bookmarkStart w:id="12148" w:name="_Toc201319937"/>
        <w:bookmarkEnd w:id="12147"/>
        <w:bookmarkEnd w:id="12148"/>
      </w:del>
    </w:p>
    <w:p w14:paraId="4AB7674B" w14:textId="77777777" w:rsidR="005F4496" w:rsidRPr="00DC2FFF" w:rsidDel="0045707E" w:rsidRDefault="005F4496">
      <w:pPr>
        <w:pStyle w:val="ListParagraph"/>
        <w:spacing w:after="0" w:line="276" w:lineRule="auto"/>
        <w:jc w:val="both"/>
        <w:rPr>
          <w:del w:id="12149" w:author="Rachel Shipsey" w:date="2025-06-08T13:00:00Z"/>
          <w:rFonts w:cs="Arial"/>
        </w:rPr>
        <w:pPrChange w:id="12150" w:author="Rachel Shipsey" w:date="2025-06-23T15:41:00Z">
          <w:pPr>
            <w:spacing w:after="0" w:line="276" w:lineRule="auto"/>
            <w:jc w:val="both"/>
          </w:pPr>
        </w:pPrChange>
      </w:pPr>
      <w:bookmarkStart w:id="12151" w:name="_Toc201238542"/>
      <w:bookmarkStart w:id="12152" w:name="_Toc201319938"/>
      <w:bookmarkEnd w:id="12151"/>
      <w:bookmarkEnd w:id="12152"/>
    </w:p>
    <w:p w14:paraId="790279EA" w14:textId="77777777" w:rsidR="005F4496" w:rsidRPr="000F1563" w:rsidDel="0045707E" w:rsidRDefault="005F4496">
      <w:pPr>
        <w:pStyle w:val="ListParagraph"/>
        <w:spacing w:after="0" w:line="276" w:lineRule="auto"/>
        <w:jc w:val="both"/>
        <w:rPr>
          <w:del w:id="12153" w:author="Rachel Shipsey" w:date="2025-06-08T13:00:00Z"/>
          <w:rFonts w:eastAsia="Arial"/>
          <w:color w:val="00B0F0"/>
        </w:rPr>
        <w:pPrChange w:id="12154" w:author="Rachel Shipsey" w:date="2025-06-23T15:41:00Z">
          <w:pPr>
            <w:spacing w:after="0" w:line="276" w:lineRule="auto"/>
            <w:jc w:val="both"/>
          </w:pPr>
        </w:pPrChange>
      </w:pPr>
      <w:del w:id="12155" w:author="Rachel Shipsey" w:date="2025-06-08T13:00:00Z">
        <w:r w:rsidRPr="4871BC61" w:rsidDel="0045707E">
          <w:delText xml:space="preserve">10.4.2 </w:delText>
        </w:r>
        <w:r w:rsidDel="0045707E">
          <w:tab/>
        </w:r>
        <w:r w:rsidRPr="4871BC61" w:rsidDel="0045707E">
          <w:delText>Lessons Learnt</w:delText>
        </w:r>
        <w:bookmarkStart w:id="12156" w:name="_Toc201238543"/>
        <w:bookmarkStart w:id="12157" w:name="_Toc201319939"/>
        <w:bookmarkEnd w:id="12156"/>
        <w:bookmarkEnd w:id="12157"/>
      </w:del>
    </w:p>
    <w:p w14:paraId="6F0C05C2" w14:textId="77777777" w:rsidR="005F4496" w:rsidRPr="00DC2FFF" w:rsidDel="0045707E" w:rsidRDefault="005F4496">
      <w:pPr>
        <w:pStyle w:val="ListParagraph"/>
        <w:spacing w:after="0" w:line="276" w:lineRule="auto"/>
        <w:jc w:val="both"/>
        <w:rPr>
          <w:del w:id="12158" w:author="Rachel Shipsey" w:date="2025-06-08T13:00:00Z"/>
          <w:rFonts w:cs="Arial"/>
        </w:rPr>
        <w:pPrChange w:id="12159" w:author="Rachel Shipsey" w:date="2025-06-23T15:41:00Z">
          <w:pPr>
            <w:pStyle w:val="ListParagraph"/>
            <w:numPr>
              <w:numId w:val="92"/>
            </w:numPr>
            <w:ind w:hanging="360"/>
            <w:jc w:val="both"/>
          </w:pPr>
        </w:pPrChange>
      </w:pPr>
      <w:del w:id="12160" w:author="Rachel Shipsey" w:date="2025-06-08T13:00:00Z">
        <w:r w:rsidRPr="7B4121B4" w:rsidDel="0045707E">
          <w:rPr>
            <w:rFonts w:cs="Arial"/>
          </w:rPr>
          <w:delText>Supervisors should be facilitated to ensure they are able to reach their enumerators more than twice a day to administer the re-interview. Supervisor module should be embraced as it flags out the quality issues at the lower level and hence addressed within time.</w:delText>
        </w:r>
        <w:bookmarkStart w:id="12161" w:name="_Toc201238544"/>
        <w:bookmarkStart w:id="12162" w:name="_Toc201319940"/>
        <w:bookmarkEnd w:id="12161"/>
        <w:bookmarkEnd w:id="12162"/>
      </w:del>
    </w:p>
    <w:p w14:paraId="3B45D824" w14:textId="77777777" w:rsidR="005F4496" w:rsidRPr="00DC2FFF" w:rsidDel="0045707E" w:rsidRDefault="005F4496">
      <w:pPr>
        <w:pStyle w:val="ListParagraph"/>
        <w:spacing w:after="0" w:line="276" w:lineRule="auto"/>
        <w:jc w:val="both"/>
        <w:rPr>
          <w:del w:id="12163" w:author="Rachel Shipsey" w:date="2025-06-08T13:00:00Z"/>
        </w:rPr>
        <w:pPrChange w:id="12164" w:author="Rachel Shipsey" w:date="2025-06-23T15:41:00Z">
          <w:pPr>
            <w:pStyle w:val="ListParagraph"/>
            <w:numPr>
              <w:numId w:val="92"/>
            </w:numPr>
            <w:ind w:hanging="360"/>
            <w:jc w:val="both"/>
          </w:pPr>
        </w:pPrChange>
      </w:pPr>
      <w:del w:id="12165" w:author="Rachel Shipsey" w:date="2025-06-08T13:00:00Z">
        <w:r w:rsidRPr="7B4121B4" w:rsidDel="0045707E">
          <w:delText>Independent monitoring by international observers should be embraced as it promotes credibility of the entire census process and provides a learning lesson for countries planning for a census exercise.</w:delText>
        </w:r>
        <w:bookmarkStart w:id="12166" w:name="_Toc201238545"/>
        <w:bookmarkStart w:id="12167" w:name="_Toc201319941"/>
        <w:bookmarkEnd w:id="12166"/>
        <w:bookmarkEnd w:id="12167"/>
      </w:del>
    </w:p>
    <w:p w14:paraId="0181AFE1" w14:textId="77777777" w:rsidR="005F4496" w:rsidRPr="00DC2FFF" w:rsidDel="0045707E" w:rsidRDefault="005F4496">
      <w:pPr>
        <w:pStyle w:val="ListParagraph"/>
        <w:spacing w:after="0" w:line="276" w:lineRule="auto"/>
        <w:jc w:val="both"/>
        <w:rPr>
          <w:del w:id="12168" w:author="Rachel Shipsey" w:date="2025-06-08T13:00:00Z"/>
          <w:rFonts w:eastAsia="Arial"/>
          <w:color w:val="00B0F0"/>
        </w:rPr>
        <w:pPrChange w:id="12169" w:author="Rachel Shipsey" w:date="2025-06-23T15:41:00Z">
          <w:pPr>
            <w:pStyle w:val="ListParagraph"/>
            <w:numPr>
              <w:numId w:val="92"/>
            </w:numPr>
            <w:ind w:hanging="360"/>
            <w:jc w:val="both"/>
          </w:pPr>
        </w:pPrChange>
      </w:pPr>
      <w:del w:id="12170" w:author="Rachel Shipsey" w:date="2025-06-08T13:00:00Z">
        <w:r w:rsidRPr="4871BC61" w:rsidDel="0045707E">
          <w:rPr>
            <w:rFonts w:eastAsia="Arial"/>
          </w:rPr>
          <w:delText>10.4.3</w:delText>
        </w:r>
        <w:r w:rsidDel="0045707E">
          <w:tab/>
        </w:r>
        <w:r w:rsidRPr="4871BC61" w:rsidDel="0045707E">
          <w:delText>Recommendations</w:delText>
        </w:r>
        <w:bookmarkStart w:id="12171" w:name="_Toc201238546"/>
        <w:bookmarkStart w:id="12172" w:name="_Toc201319942"/>
        <w:bookmarkEnd w:id="12171"/>
        <w:bookmarkEnd w:id="12172"/>
      </w:del>
    </w:p>
    <w:p w14:paraId="6744F333" w14:textId="77777777" w:rsidR="005F4496" w:rsidRPr="00DC2FFF" w:rsidDel="0045707E" w:rsidRDefault="005F4496">
      <w:pPr>
        <w:pStyle w:val="ListParagraph"/>
        <w:spacing w:after="0" w:line="276" w:lineRule="auto"/>
        <w:jc w:val="both"/>
        <w:rPr>
          <w:del w:id="12173" w:author="Rachel Shipsey" w:date="2025-06-08T13:00:00Z"/>
          <w:rFonts w:cs="Arial"/>
        </w:rPr>
        <w:pPrChange w:id="12174" w:author="Rachel Shipsey" w:date="2025-06-23T15:41:00Z">
          <w:pPr>
            <w:jc w:val="both"/>
          </w:pPr>
        </w:pPrChange>
      </w:pPr>
      <w:del w:id="12175" w:author="Rachel Shipsey" w:date="2025-06-08T13:00:00Z">
        <w:r w:rsidRPr="00DC2FFF" w:rsidDel="0045707E">
          <w:rPr>
            <w:rFonts w:cs="Arial"/>
          </w:rPr>
          <w:delText>The consequences of census data being of poor quality may be detrimental to policy decisions; more importantly and ultimately, the credibility of the entire census, the competency of the national statistical system, and the government itself will be put into question and the trust of society may never be fully recovered. It is highly recommended to have independent monitors during enumeration to enhance quality assurance.</w:delText>
        </w:r>
        <w:bookmarkStart w:id="12176" w:name="_Toc201238547"/>
        <w:bookmarkStart w:id="12177" w:name="_Toc201319943"/>
        <w:bookmarkEnd w:id="12176"/>
        <w:bookmarkEnd w:id="12177"/>
      </w:del>
    </w:p>
    <w:p w14:paraId="5B32C8AA" w14:textId="77777777" w:rsidR="005F4496" w:rsidRPr="00DC2FFF" w:rsidDel="0045707E" w:rsidRDefault="005F4496">
      <w:pPr>
        <w:pStyle w:val="ListParagraph"/>
        <w:spacing w:after="0" w:line="276" w:lineRule="auto"/>
        <w:jc w:val="both"/>
        <w:rPr>
          <w:del w:id="12178" w:author="Rachel Shipsey" w:date="2025-06-08T13:00:00Z"/>
          <w:rFonts w:cs="Arial"/>
          <w:bCs/>
          <w:sz w:val="22"/>
        </w:rPr>
        <w:pPrChange w:id="12179" w:author="Rachel Shipsey" w:date="2025-06-23T15:41:00Z">
          <w:pPr>
            <w:pStyle w:val="Heading1"/>
          </w:pPr>
        </w:pPrChange>
      </w:pPr>
      <w:del w:id="12180" w:author="Rachel Shipsey" w:date="2025-06-08T13:00:00Z">
        <w:r w:rsidRPr="4871BC61" w:rsidDel="0045707E">
          <w:delText>10.5 Conclusion</w:delText>
        </w:r>
        <w:bookmarkStart w:id="12181" w:name="_Toc201238548"/>
        <w:bookmarkStart w:id="12182" w:name="_Toc201319944"/>
        <w:bookmarkEnd w:id="12181"/>
        <w:bookmarkEnd w:id="12182"/>
      </w:del>
    </w:p>
    <w:p w14:paraId="4648FE98" w14:textId="77777777" w:rsidR="005F4496" w:rsidDel="0045707E" w:rsidRDefault="005F4496">
      <w:pPr>
        <w:pStyle w:val="ListParagraph"/>
        <w:spacing w:after="0" w:line="276" w:lineRule="auto"/>
        <w:jc w:val="both"/>
        <w:rPr>
          <w:del w:id="12183" w:author="Rachel Shipsey" w:date="2025-06-08T13:00:00Z"/>
          <w:rFonts w:cs="Arial"/>
        </w:rPr>
        <w:pPrChange w:id="12184" w:author="Rachel Shipsey" w:date="2025-06-23T15:41:00Z">
          <w:pPr>
            <w:jc w:val="both"/>
          </w:pPr>
        </w:pPrChange>
      </w:pPr>
      <w:bookmarkStart w:id="12185" w:name="_Toc201238549"/>
      <w:bookmarkStart w:id="12186" w:name="_Toc201319945"/>
      <w:bookmarkEnd w:id="12185"/>
      <w:bookmarkEnd w:id="12186"/>
    </w:p>
    <w:p w14:paraId="795BE914" w14:textId="77777777" w:rsidR="005F4496" w:rsidRPr="00DC2FFF" w:rsidDel="0045707E" w:rsidRDefault="005F4496">
      <w:pPr>
        <w:pStyle w:val="ListParagraph"/>
        <w:spacing w:after="0" w:line="276" w:lineRule="auto"/>
        <w:jc w:val="both"/>
        <w:rPr>
          <w:del w:id="12187" w:author="Rachel Shipsey" w:date="2025-06-08T13:00:00Z"/>
          <w:rFonts w:cs="Arial"/>
        </w:rPr>
        <w:pPrChange w:id="12188" w:author="Rachel Shipsey" w:date="2025-06-23T15:41:00Z">
          <w:pPr>
            <w:shd w:val="clear" w:color="auto" w:fill="FFFFFF" w:themeFill="background1"/>
            <w:spacing w:after="0"/>
            <w:jc w:val="both"/>
          </w:pPr>
        </w:pPrChange>
      </w:pPr>
      <w:del w:id="12189" w:author="Rachel Shipsey" w:date="2025-06-08T13:00:00Z">
        <w:r w:rsidRPr="70E65BEE" w:rsidDel="0045707E">
          <w:rPr>
            <w:rFonts w:cs="Arial"/>
          </w:rPr>
          <w:delText>Electronic devices and other technologies impact the Census business process by making the enumeration faster and easier to monitor for quality and allowing for use of multiple data collection approaches to save costs. It is worth noting that all this generates paradata about the operation, and it's important to remain in control about the paradata:</w:delText>
        </w:r>
        <w:bookmarkStart w:id="12190" w:name="_Toc201238550"/>
        <w:bookmarkStart w:id="12191" w:name="_Toc201319946"/>
        <w:bookmarkEnd w:id="12190"/>
        <w:bookmarkEnd w:id="12191"/>
      </w:del>
    </w:p>
    <w:p w14:paraId="560998A1" w14:textId="77777777" w:rsidR="005F4496" w:rsidRPr="00DC2FFF" w:rsidDel="0045707E" w:rsidRDefault="005F4496">
      <w:pPr>
        <w:pStyle w:val="ListParagraph"/>
        <w:spacing w:after="0" w:line="276" w:lineRule="auto"/>
        <w:jc w:val="both"/>
        <w:rPr>
          <w:del w:id="12192" w:author="Rachel Shipsey" w:date="2025-06-08T13:00:00Z"/>
          <w:rFonts w:cs="Arial"/>
        </w:rPr>
        <w:pPrChange w:id="12193" w:author="Rachel Shipsey" w:date="2025-06-23T15:41:00Z">
          <w:pPr>
            <w:shd w:val="clear" w:color="auto" w:fill="FFFFFF" w:themeFill="background1"/>
            <w:spacing w:after="0"/>
            <w:jc w:val="both"/>
          </w:pPr>
        </w:pPrChange>
      </w:pPr>
      <w:del w:id="12194" w:author="Rachel Shipsey" w:date="2025-06-08T13:00:00Z">
        <w:r w:rsidRPr="70E65BEE" w:rsidDel="0045707E">
          <w:rPr>
            <w:rFonts w:eastAsiaTheme="minorEastAsia"/>
          </w:rPr>
          <w:delText>1. only look at one daily cut of the data, don't have teams looking at different numbers each day</w:delText>
        </w:r>
        <w:bookmarkStart w:id="12195" w:name="_Toc201238551"/>
        <w:bookmarkStart w:id="12196" w:name="_Toc201319947"/>
        <w:bookmarkEnd w:id="12195"/>
        <w:bookmarkEnd w:id="12196"/>
      </w:del>
    </w:p>
    <w:p w14:paraId="493135C6" w14:textId="77777777" w:rsidR="005F4496" w:rsidRPr="00DC2FFF" w:rsidDel="0045707E" w:rsidRDefault="005F4496">
      <w:pPr>
        <w:pStyle w:val="ListParagraph"/>
        <w:spacing w:after="0" w:line="276" w:lineRule="auto"/>
        <w:jc w:val="both"/>
        <w:rPr>
          <w:del w:id="12197" w:author="Rachel Shipsey" w:date="2025-06-08T13:00:00Z"/>
          <w:rFonts w:cs="Arial"/>
        </w:rPr>
        <w:pPrChange w:id="12198" w:author="Rachel Shipsey" w:date="2025-06-23T15:41:00Z">
          <w:pPr>
            <w:shd w:val="clear" w:color="auto" w:fill="FFFFFF" w:themeFill="background1"/>
            <w:spacing w:after="0"/>
            <w:jc w:val="both"/>
          </w:pPr>
        </w:pPrChange>
      </w:pPr>
      <w:del w:id="12199" w:author="Rachel Shipsey" w:date="2025-06-08T13:00:00Z">
        <w:r w:rsidRPr="70E65BEE" w:rsidDel="0045707E">
          <w:rPr>
            <w:rFonts w:eastAsiaTheme="minorEastAsia"/>
          </w:rPr>
          <w:delText>2. beware of drowning in tons of different indicators - prioritize, know what you need to be looking at to make effective decisions</w:delText>
        </w:r>
        <w:bookmarkStart w:id="12200" w:name="_Toc201238552"/>
        <w:bookmarkStart w:id="12201" w:name="_Toc201319948"/>
        <w:bookmarkEnd w:id="12200"/>
        <w:bookmarkEnd w:id="12201"/>
      </w:del>
    </w:p>
    <w:p w14:paraId="7FE8CC3C" w14:textId="77777777" w:rsidR="005F4496" w:rsidRPr="00DC2FFF" w:rsidDel="0045707E" w:rsidRDefault="005F4496">
      <w:pPr>
        <w:pStyle w:val="ListParagraph"/>
        <w:spacing w:after="0" w:line="276" w:lineRule="auto"/>
        <w:jc w:val="both"/>
        <w:rPr>
          <w:del w:id="12202" w:author="Rachel Shipsey" w:date="2025-06-08T13:00:00Z"/>
          <w:rFonts w:cs="Arial"/>
        </w:rPr>
        <w:pPrChange w:id="12203" w:author="Rachel Shipsey" w:date="2025-06-23T15:41:00Z">
          <w:pPr>
            <w:jc w:val="both"/>
          </w:pPr>
        </w:pPrChange>
      </w:pPr>
      <w:bookmarkStart w:id="12204" w:name="_Toc201238553"/>
      <w:bookmarkStart w:id="12205" w:name="_Toc201319949"/>
      <w:bookmarkEnd w:id="12204"/>
      <w:bookmarkEnd w:id="12205"/>
    </w:p>
    <w:p w14:paraId="20F01BCD" w14:textId="77777777" w:rsidR="005F4496" w:rsidRPr="00DC2FFF" w:rsidDel="0045707E" w:rsidRDefault="005F4496">
      <w:pPr>
        <w:pStyle w:val="ListParagraph"/>
        <w:spacing w:after="0" w:line="276" w:lineRule="auto"/>
        <w:jc w:val="both"/>
        <w:rPr>
          <w:del w:id="12206" w:author="Rachel Shipsey" w:date="2025-06-08T13:00:00Z"/>
          <w:rFonts w:cs="Arial"/>
        </w:rPr>
        <w:pPrChange w:id="12207" w:author="Rachel Shipsey" w:date="2025-06-23T15:41:00Z">
          <w:pPr>
            <w:jc w:val="both"/>
          </w:pPr>
        </w:pPrChange>
      </w:pPr>
      <w:del w:id="12208" w:author="Rachel Shipsey" w:date="2025-06-08T13:00:00Z">
        <w:r w:rsidRPr="00DC2FFF" w:rsidDel="0045707E">
          <w:rPr>
            <w:rFonts w:cs="Arial"/>
          </w:rPr>
          <w:delText>The following areas of expertise can potentially be called upon in future to provide technical assistance to African countries as part of their census development. Such as the Kenya pre-enumeration household listing.</w:delText>
        </w:r>
        <w:bookmarkStart w:id="12209" w:name="_Toc201238554"/>
        <w:bookmarkStart w:id="12210" w:name="_Toc201319950"/>
        <w:bookmarkEnd w:id="12209"/>
        <w:bookmarkEnd w:id="12210"/>
      </w:del>
    </w:p>
    <w:p w14:paraId="366740A5" w14:textId="77777777" w:rsidR="005F4496" w:rsidRPr="00DC2FFF" w:rsidDel="0045707E" w:rsidRDefault="005F4496">
      <w:pPr>
        <w:pStyle w:val="ListParagraph"/>
        <w:spacing w:after="0" w:line="276" w:lineRule="auto"/>
        <w:jc w:val="both"/>
        <w:rPr>
          <w:del w:id="12211" w:author="Rachel Shipsey" w:date="2025-06-08T13:00:00Z"/>
          <w:rFonts w:cs="Arial"/>
        </w:rPr>
        <w:pPrChange w:id="12212" w:author="Rachel Shipsey" w:date="2025-06-23T15:41:00Z">
          <w:pPr>
            <w:spacing w:after="0" w:line="276" w:lineRule="auto"/>
            <w:jc w:val="both"/>
          </w:pPr>
        </w:pPrChange>
      </w:pPr>
      <w:del w:id="12213" w:author="Rachel Shipsey" w:date="2025-06-08T13:00:00Z">
        <w:r w:rsidRPr="00DC2FFF" w:rsidDel="0045707E">
          <w:rPr>
            <w:rFonts w:cs="Arial"/>
          </w:rPr>
          <w:delText>The following key areas have been identified to require work at the regional level to support and inform planning for the 2030 African Round of PHC and subsequently the implementation of censuses in African Countries: UNECA to support setting up the census monitoring dashboard and call support center. The practicability of these can be observed from countries such as Kenya,</w:delText>
        </w:r>
        <w:bookmarkStart w:id="12214" w:name="_Toc201238555"/>
        <w:bookmarkStart w:id="12215" w:name="_Toc201319951"/>
        <w:bookmarkEnd w:id="12214"/>
        <w:bookmarkEnd w:id="12215"/>
      </w:del>
    </w:p>
    <w:p w14:paraId="3227C41F" w14:textId="77777777" w:rsidR="005F4496" w:rsidRPr="00DC2FFF" w:rsidDel="0045707E" w:rsidRDefault="005F4496">
      <w:pPr>
        <w:pStyle w:val="ListParagraph"/>
        <w:spacing w:after="0" w:line="276" w:lineRule="auto"/>
        <w:jc w:val="both"/>
        <w:rPr>
          <w:del w:id="12216" w:author="Rachel Shipsey" w:date="2025-06-08T13:00:00Z"/>
          <w:rFonts w:cs="Arial"/>
          <w:bCs/>
          <w:sz w:val="22"/>
        </w:rPr>
        <w:pPrChange w:id="12217" w:author="Rachel Shipsey" w:date="2025-06-23T15:41:00Z">
          <w:pPr>
            <w:pStyle w:val="Heading1"/>
          </w:pPr>
        </w:pPrChange>
      </w:pPr>
      <w:del w:id="12218" w:author="Rachel Shipsey" w:date="2025-06-08T13:00:00Z">
        <w:r w:rsidRPr="4871BC61" w:rsidDel="0045707E">
          <w:delText>10.6 References</w:delText>
        </w:r>
        <w:bookmarkStart w:id="12219" w:name="_Toc201238556"/>
        <w:bookmarkStart w:id="12220" w:name="_Toc201319952"/>
        <w:bookmarkEnd w:id="12219"/>
        <w:bookmarkEnd w:id="12220"/>
      </w:del>
    </w:p>
    <w:p w14:paraId="3A9BAC5C" w14:textId="77777777" w:rsidR="005F4496" w:rsidRPr="00DC2FFF" w:rsidDel="0045707E" w:rsidRDefault="005F4496">
      <w:pPr>
        <w:pStyle w:val="ListParagraph"/>
        <w:spacing w:after="0" w:line="276" w:lineRule="auto"/>
        <w:jc w:val="both"/>
        <w:rPr>
          <w:del w:id="12221" w:author="Rachel Shipsey" w:date="2025-06-08T13:00:00Z"/>
          <w:rFonts w:cs="Arial"/>
        </w:rPr>
        <w:pPrChange w:id="12222" w:author="Rachel Shipsey" w:date="2025-06-23T15:41:00Z">
          <w:pPr>
            <w:pStyle w:val="NoSpacing"/>
            <w:numPr>
              <w:numId w:val="96"/>
            </w:numPr>
            <w:spacing w:line="276" w:lineRule="auto"/>
            <w:ind w:left="270" w:hanging="360"/>
            <w:jc w:val="both"/>
          </w:pPr>
        </w:pPrChange>
      </w:pPr>
      <w:del w:id="12223" w:author="Rachel Shipsey" w:date="2025-06-08T13:00:00Z">
        <w:r w:rsidRPr="00DC2FFF" w:rsidDel="0045707E">
          <w:rPr>
            <w:rFonts w:cs="Arial"/>
          </w:rPr>
          <w:delText xml:space="preserve">UN Principles and Recommendations for population and housing Census. Revision 3. </w:delText>
        </w:r>
        <w:r w:rsidDel="0045707E">
          <w:rPr>
            <w:rFonts w:eastAsiaTheme="majorEastAsia" w:cstheme="majorBidi"/>
            <w:b/>
            <w:sz w:val="32"/>
            <w:szCs w:val="32"/>
          </w:rPr>
          <w:fldChar w:fldCharType="begin"/>
        </w:r>
        <w:r w:rsidDel="0045707E">
          <w:delInstrText>HYPERLINK "https://unstats.un.org/unsd/demographic-social/Standards-and-Methods/files/Principles_and_Recommendations/Population-and-Housing-Censuses/Series_M67rev3-E.pdf"</w:delInstrText>
        </w:r>
        <w:r w:rsidDel="0045707E">
          <w:rPr>
            <w:rFonts w:eastAsiaTheme="majorEastAsia" w:cstheme="majorBidi"/>
            <w:b/>
            <w:sz w:val="32"/>
            <w:szCs w:val="32"/>
          </w:rPr>
        </w:r>
        <w:r w:rsidDel="0045707E">
          <w:rPr>
            <w:rFonts w:eastAsiaTheme="majorEastAsia" w:cstheme="majorBidi"/>
            <w:b/>
            <w:sz w:val="32"/>
            <w:szCs w:val="32"/>
          </w:rPr>
          <w:fldChar w:fldCharType="separate"/>
        </w:r>
        <w:r w:rsidRPr="00DC2FFF" w:rsidDel="0045707E">
          <w:rPr>
            <w:rStyle w:val="Hyperlink"/>
            <w:rFonts w:cs="Arial"/>
          </w:rPr>
          <w:delText>https://unstats.un.org/unsd/demographic-social/Standards-and-Methods/files/Principles_and_Recommendations/Population-and-Housing-Censuses/Series_M67rev3-E.pdf</w:delText>
        </w:r>
        <w:r w:rsidDel="0045707E">
          <w:rPr>
            <w:rFonts w:eastAsiaTheme="majorEastAsia" w:cstheme="majorBidi"/>
            <w:b/>
            <w:sz w:val="32"/>
            <w:szCs w:val="32"/>
          </w:rPr>
          <w:fldChar w:fldCharType="end"/>
        </w:r>
        <w:r w:rsidRPr="00DC2FFF" w:rsidDel="0045707E">
          <w:rPr>
            <w:rStyle w:val="Hyperlink"/>
            <w:rFonts w:cs="Arial"/>
          </w:rPr>
          <w:delText>.</w:delText>
        </w:r>
        <w:r w:rsidRPr="00DC2FFF" w:rsidDel="0045707E">
          <w:rPr>
            <w:rFonts w:cs="Arial"/>
          </w:rPr>
          <w:delText xml:space="preserve"> </w:delText>
        </w:r>
        <w:bookmarkStart w:id="12224" w:name="_Toc201238557"/>
        <w:bookmarkStart w:id="12225" w:name="_Toc201319953"/>
        <w:bookmarkEnd w:id="12224"/>
        <w:bookmarkEnd w:id="12225"/>
      </w:del>
    </w:p>
    <w:p w14:paraId="013009C3" w14:textId="77777777" w:rsidR="005F4496" w:rsidRPr="00DC2FFF" w:rsidDel="0045707E" w:rsidRDefault="005F4496">
      <w:pPr>
        <w:pStyle w:val="ListParagraph"/>
        <w:spacing w:after="0" w:line="276" w:lineRule="auto"/>
        <w:jc w:val="both"/>
        <w:rPr>
          <w:del w:id="12226" w:author="Rachel Shipsey" w:date="2025-06-08T13:00:00Z"/>
          <w:rFonts w:cs="Arial"/>
        </w:rPr>
        <w:pPrChange w:id="12227" w:author="Rachel Shipsey" w:date="2025-06-23T15:41:00Z">
          <w:pPr>
            <w:pStyle w:val="NoSpacing"/>
            <w:numPr>
              <w:numId w:val="96"/>
            </w:numPr>
            <w:ind w:left="270" w:hanging="360"/>
            <w:jc w:val="both"/>
          </w:pPr>
        </w:pPrChange>
      </w:pPr>
      <w:del w:id="12228" w:author="Rachel Shipsey" w:date="2025-06-08T13:00:00Z">
        <w:r w:rsidRPr="00DC2FFF" w:rsidDel="0045707E">
          <w:rPr>
            <w:rFonts w:cs="Arial"/>
          </w:rPr>
          <w:delText>Handbook on Census Management for Population and Housing Censuses, Studies in Methods No. 83 (United Nations publication, Sales No. 00.XVII/Rev.1), chapter 1C.</w:delText>
        </w:r>
        <w:bookmarkStart w:id="12229" w:name="_Toc201238558"/>
        <w:bookmarkStart w:id="12230" w:name="_Toc201319954"/>
        <w:bookmarkEnd w:id="12229"/>
        <w:bookmarkEnd w:id="12230"/>
      </w:del>
    </w:p>
    <w:p w14:paraId="2AF32421" w14:textId="77777777" w:rsidR="005F4496" w:rsidRPr="00DC2FFF" w:rsidDel="0045707E" w:rsidRDefault="005F4496">
      <w:pPr>
        <w:pStyle w:val="ListParagraph"/>
        <w:spacing w:after="0" w:line="276" w:lineRule="auto"/>
        <w:jc w:val="both"/>
        <w:rPr>
          <w:del w:id="12231" w:author="Rachel Shipsey" w:date="2025-06-08T13:00:00Z"/>
          <w:rFonts w:cs="Arial"/>
        </w:rPr>
        <w:pPrChange w:id="12232" w:author="Rachel Shipsey" w:date="2025-06-23T15:41:00Z">
          <w:pPr>
            <w:pStyle w:val="NoSpacing"/>
            <w:numPr>
              <w:numId w:val="96"/>
            </w:numPr>
            <w:ind w:left="270" w:hanging="360"/>
            <w:jc w:val="both"/>
          </w:pPr>
        </w:pPrChange>
      </w:pPr>
      <w:del w:id="12233" w:author="Rachel Shipsey" w:date="2025-06-08T13:00:00Z">
        <w:r w:rsidRPr="00DC2FFF" w:rsidDel="0045707E">
          <w:rPr>
            <w:rFonts w:cs="Arial"/>
          </w:rPr>
          <w:delText>Statistics Botswana. 2021 Population &amp; Housing Census project document.</w:delText>
        </w:r>
        <w:bookmarkStart w:id="12234" w:name="_Toc201238559"/>
        <w:bookmarkStart w:id="12235" w:name="_Toc201319955"/>
        <w:bookmarkEnd w:id="12234"/>
        <w:bookmarkEnd w:id="12235"/>
      </w:del>
    </w:p>
    <w:p w14:paraId="4CBDD8DC" w14:textId="77777777" w:rsidR="005F4496" w:rsidRPr="00DC2FFF" w:rsidDel="0045707E" w:rsidRDefault="005F4496">
      <w:pPr>
        <w:pStyle w:val="ListParagraph"/>
        <w:spacing w:after="0" w:line="276" w:lineRule="auto"/>
        <w:jc w:val="both"/>
        <w:rPr>
          <w:del w:id="12236" w:author="Rachel Shipsey" w:date="2025-06-08T13:00:00Z"/>
          <w:rFonts w:cs="Arial"/>
        </w:rPr>
        <w:pPrChange w:id="12237" w:author="Rachel Shipsey" w:date="2025-06-23T15:41:00Z">
          <w:pPr>
            <w:pStyle w:val="NoSpacing"/>
            <w:ind w:left="270"/>
            <w:jc w:val="both"/>
          </w:pPr>
        </w:pPrChange>
      </w:pPr>
      <w:bookmarkStart w:id="12238" w:name="_Toc201238560"/>
      <w:bookmarkStart w:id="12239" w:name="_Toc201319956"/>
      <w:bookmarkEnd w:id="12238"/>
      <w:bookmarkEnd w:id="12239"/>
    </w:p>
    <w:p w14:paraId="00FEA20C" w14:textId="77777777" w:rsidR="00C90914" w:rsidDel="0045707E" w:rsidRDefault="00C90914">
      <w:pPr>
        <w:pStyle w:val="ListParagraph"/>
        <w:spacing w:after="0" w:line="276" w:lineRule="auto"/>
        <w:jc w:val="both"/>
        <w:rPr>
          <w:del w:id="12240" w:author="Rachel Shipsey" w:date="2025-06-08T13:00:00Z"/>
          <w:rFonts w:eastAsia="Arial" w:cs="Arial"/>
        </w:rPr>
        <w:pPrChange w:id="12241" w:author="Rachel Shipsey" w:date="2025-06-23T15:41:00Z">
          <w:pPr/>
        </w:pPrChange>
      </w:pPr>
      <w:bookmarkStart w:id="12242" w:name="_Toc201238561"/>
      <w:bookmarkStart w:id="12243" w:name="_Toc201319957"/>
      <w:bookmarkEnd w:id="12242"/>
      <w:bookmarkEnd w:id="12243"/>
    </w:p>
    <w:p w14:paraId="36A1DD25" w14:textId="77777777" w:rsidR="00C90914" w:rsidDel="0045707E" w:rsidRDefault="00C90914">
      <w:pPr>
        <w:pStyle w:val="ListParagraph"/>
        <w:spacing w:after="0" w:line="276" w:lineRule="auto"/>
        <w:jc w:val="both"/>
        <w:rPr>
          <w:del w:id="12244" w:author="Rachel Shipsey" w:date="2025-06-08T13:00:00Z"/>
          <w:rFonts w:eastAsia="Arial" w:cs="Arial"/>
        </w:rPr>
        <w:pPrChange w:id="12245" w:author="Rachel Shipsey" w:date="2025-06-23T15:41:00Z">
          <w:pPr/>
        </w:pPrChange>
      </w:pPr>
      <w:bookmarkStart w:id="12246" w:name="_Toc201238562"/>
      <w:bookmarkStart w:id="12247" w:name="_Toc201319958"/>
      <w:bookmarkEnd w:id="12246"/>
      <w:bookmarkEnd w:id="12247"/>
    </w:p>
    <w:commentRangeStart w:id="12248"/>
    <w:p w14:paraId="2CA7BDE9" w14:textId="659876D3" w:rsidR="00C90914" w:rsidRPr="00C10E43" w:rsidDel="0045707E" w:rsidRDefault="00000000">
      <w:pPr>
        <w:pStyle w:val="ListParagraph"/>
        <w:spacing w:after="0" w:line="276" w:lineRule="auto"/>
        <w:jc w:val="both"/>
        <w:rPr>
          <w:del w:id="12249" w:author="Rachel Shipsey" w:date="2025-06-08T13:00:00Z"/>
          <w:highlight w:val="yellow"/>
        </w:rPr>
        <w:pPrChange w:id="12250" w:author="Rachel Shipsey" w:date="2025-06-23T15:41:00Z">
          <w:pPr>
            <w:pStyle w:val="Heading2"/>
          </w:pPr>
        </w:pPrChange>
      </w:pPr>
      <w:customXmlDelRangeStart w:id="12251" w:author="Rachel Shipsey" w:date="2025-06-08T13:00:00Z"/>
      <w:sdt>
        <w:sdtPr>
          <w:rPr>
            <w:rFonts w:eastAsiaTheme="majorEastAsia" w:cstheme="majorBidi"/>
            <w:b/>
            <w:sz w:val="32"/>
            <w:szCs w:val="32"/>
            <w:highlight w:val="yellow"/>
          </w:rPr>
          <w:tag w:val="goog_rdk_3"/>
          <w:id w:val="1340738050"/>
        </w:sdtPr>
        <w:sdtContent>
          <w:customXmlDelRangeEnd w:id="12251"/>
          <w:customXmlDelRangeStart w:id="12252" w:author="Rachel Shipsey" w:date="2025-06-08T13:00:00Z"/>
        </w:sdtContent>
      </w:sdt>
      <w:customXmlDelRangeEnd w:id="12252"/>
      <w:del w:id="12253" w:author="Rachel Shipsey" w:date="2025-06-08T13:00:00Z">
        <w:r w:rsidR="00C90914" w:rsidRPr="00C10E43" w:rsidDel="0045707E">
          <w:rPr>
            <w:highlight w:val="yellow"/>
          </w:rPr>
          <w:delText>9.2.2 Census and Survey Dashboard</w:delText>
        </w:r>
        <w:commentRangeEnd w:id="12248"/>
        <w:r w:rsidR="000F397D" w:rsidRPr="00C10E43" w:rsidDel="0045707E">
          <w:rPr>
            <w:rStyle w:val="CommentReference"/>
            <w:sz w:val="32"/>
            <w:szCs w:val="32"/>
            <w:highlight w:val="yellow"/>
          </w:rPr>
          <w:commentReference w:id="12248"/>
        </w:r>
        <w:bookmarkStart w:id="12254" w:name="_Toc201238563"/>
        <w:bookmarkStart w:id="12255" w:name="_Toc201319959"/>
        <w:bookmarkEnd w:id="12254"/>
        <w:bookmarkEnd w:id="12255"/>
      </w:del>
    </w:p>
    <w:p w14:paraId="3A2D6684" w14:textId="77777777" w:rsidR="00C90914" w:rsidRPr="00C10E43" w:rsidDel="0045707E" w:rsidRDefault="00C90914">
      <w:pPr>
        <w:pStyle w:val="ListParagraph"/>
        <w:spacing w:after="0" w:line="276" w:lineRule="auto"/>
        <w:jc w:val="both"/>
        <w:rPr>
          <w:del w:id="12256" w:author="Rachel Shipsey" w:date="2025-06-08T13:00:00Z"/>
          <w:rFonts w:cs="Arial"/>
          <w:highlight w:val="yellow"/>
        </w:rPr>
        <w:pPrChange w:id="12257" w:author="Rachel Shipsey" w:date="2025-06-23T15:41:00Z">
          <w:pPr>
            <w:jc w:val="both"/>
          </w:pPr>
        </w:pPrChange>
      </w:pPr>
      <w:bookmarkStart w:id="12258" w:name="_Toc201238564"/>
      <w:bookmarkStart w:id="12259" w:name="_Toc201319960"/>
      <w:bookmarkEnd w:id="12258"/>
      <w:bookmarkEnd w:id="12259"/>
    </w:p>
    <w:p w14:paraId="7AC2ABBE" w14:textId="77777777" w:rsidR="00C90914" w:rsidRPr="00C10E43" w:rsidDel="0045707E" w:rsidRDefault="00C90914">
      <w:pPr>
        <w:pStyle w:val="ListParagraph"/>
        <w:spacing w:after="0" w:line="276" w:lineRule="auto"/>
        <w:jc w:val="both"/>
        <w:rPr>
          <w:del w:id="12260" w:author="Rachel Shipsey" w:date="2025-06-08T13:00:00Z"/>
          <w:rFonts w:cs="Arial"/>
          <w:highlight w:val="yellow"/>
        </w:rPr>
        <w:pPrChange w:id="12261" w:author="Rachel Shipsey" w:date="2025-06-23T15:41:00Z">
          <w:pPr>
            <w:jc w:val="both"/>
          </w:pPr>
        </w:pPrChange>
      </w:pPr>
      <w:del w:id="12262" w:author="Rachel Shipsey" w:date="2025-06-08T13:00:00Z">
        <w:r w:rsidRPr="00C10E43" w:rsidDel="0045707E">
          <w:rPr>
            <w:rFonts w:cs="Arial"/>
            <w:highlight w:val="yellow"/>
          </w:rPr>
          <w:delText>Census and survey dashboards are graphical tools that provide an overview of both the data and the process of data collection. The indicators monitored might include aggregate census data or data about the data collection process such as the number of submitted cases, outlier cases, etc. When used in conjunction with target and/or expected values, it can easily identify problem areas. It is helpful because it allows us to easily spot any anomalies in both the data and the process and to remedy them in time.</w:delText>
        </w:r>
        <w:bookmarkStart w:id="12263" w:name="_Toc201238565"/>
        <w:bookmarkStart w:id="12264" w:name="_Toc201319961"/>
        <w:bookmarkEnd w:id="12263"/>
        <w:bookmarkEnd w:id="12264"/>
      </w:del>
    </w:p>
    <w:p w14:paraId="19439767" w14:textId="77777777" w:rsidR="00C90914" w:rsidRPr="00C10E43" w:rsidDel="0045707E" w:rsidRDefault="00C90914">
      <w:pPr>
        <w:pStyle w:val="ListParagraph"/>
        <w:spacing w:after="0" w:line="276" w:lineRule="auto"/>
        <w:jc w:val="both"/>
        <w:rPr>
          <w:del w:id="12265" w:author="Rachel Shipsey" w:date="2025-06-08T13:00:00Z"/>
          <w:rFonts w:cs="Arial"/>
          <w:highlight w:val="yellow"/>
        </w:rPr>
        <w:pPrChange w:id="12266" w:author="Rachel Shipsey" w:date="2025-06-23T15:41:00Z">
          <w:pPr>
            <w:jc w:val="both"/>
          </w:pPr>
        </w:pPrChange>
      </w:pPr>
      <w:del w:id="12267" w:author="Rachel Shipsey" w:date="2025-06-08T13:00:00Z">
        <w:r w:rsidRPr="00C10E43" w:rsidDel="0045707E">
          <w:rPr>
            <w:rFonts w:cs="Arial"/>
            <w:highlight w:val="yellow"/>
          </w:rPr>
          <w:delText xml:space="preserve">In the 2020 round of PHCs, the use of census and survey monitoring dashboards registered increased acceptance and were extensively used by census managers to monitor data collection progress and coverage in real-time during the enumeration process and post-enumeration survey. Since the dashboard is highly coupled with the census questionnaire, it must be designed and decided upon ahead of time by selecting “important” indicators that need to be monitored during the census. </w:delText>
        </w:r>
        <w:bookmarkStart w:id="12268" w:name="_Toc201238566"/>
        <w:bookmarkStart w:id="12269" w:name="_Toc201319962"/>
        <w:bookmarkEnd w:id="12268"/>
        <w:bookmarkEnd w:id="12269"/>
      </w:del>
    </w:p>
    <w:p w14:paraId="51141C2A" w14:textId="77777777" w:rsidR="00C90914" w:rsidRPr="00C10E43" w:rsidDel="0045707E" w:rsidRDefault="00C90914">
      <w:pPr>
        <w:pStyle w:val="ListParagraph"/>
        <w:spacing w:after="0" w:line="276" w:lineRule="auto"/>
        <w:jc w:val="both"/>
        <w:rPr>
          <w:del w:id="12270" w:author="Rachel Shipsey" w:date="2025-06-08T13:00:00Z"/>
          <w:rFonts w:cs="Arial"/>
          <w:highlight w:val="yellow"/>
        </w:rPr>
        <w:pPrChange w:id="12271" w:author="Rachel Shipsey" w:date="2025-06-23T15:41:00Z">
          <w:pPr>
            <w:jc w:val="both"/>
          </w:pPr>
        </w:pPrChange>
      </w:pPr>
      <w:del w:id="12272" w:author="Rachel Shipsey" w:date="2025-06-08T13:00:00Z">
        <w:r w:rsidRPr="00C10E43" w:rsidDel="0045707E">
          <w:rPr>
            <w:rFonts w:cs="Arial"/>
            <w:highlight w:val="yellow"/>
          </w:rPr>
          <w:delText>UNECA developed a robust census and survey monitoring dashboard. The following countries were supported to use the dashboard: Kenya, Rwanda, Namibia, Sierra Leone, Seychelles, Zimbabwe, Liberia, Ghana, Mauritius, Zambia, and Nigeria.</w:delText>
        </w:r>
        <w:bookmarkStart w:id="12273" w:name="_Toc201238567"/>
        <w:bookmarkStart w:id="12274" w:name="_Toc201319963"/>
        <w:bookmarkEnd w:id="12273"/>
        <w:bookmarkEnd w:id="12274"/>
      </w:del>
    </w:p>
    <w:p w14:paraId="0B89579E" w14:textId="77777777" w:rsidR="00C90914" w:rsidRPr="00C10E43" w:rsidDel="0045707E" w:rsidRDefault="00C90914">
      <w:pPr>
        <w:pStyle w:val="ListParagraph"/>
        <w:spacing w:after="0" w:line="276" w:lineRule="auto"/>
        <w:jc w:val="both"/>
        <w:rPr>
          <w:del w:id="12275" w:author="Rachel Shipsey" w:date="2025-06-08T13:00:00Z"/>
          <w:rFonts w:cs="Arial"/>
          <w:bCs/>
          <w:highlight w:val="yellow"/>
        </w:rPr>
        <w:pPrChange w:id="12276" w:author="Rachel Shipsey" w:date="2025-06-23T15:41:00Z">
          <w:pPr>
            <w:jc w:val="both"/>
          </w:pPr>
        </w:pPrChange>
      </w:pPr>
      <w:del w:id="12277" w:author="Rachel Shipsey" w:date="2025-06-08T13:00:00Z">
        <w:r w:rsidRPr="00C10E43" w:rsidDel="0045707E">
          <w:rPr>
            <w:rFonts w:cs="Arial"/>
            <w:bCs/>
            <w:highlight w:val="yellow"/>
          </w:rPr>
          <w:delText>Key features of the census monitoring dashboard</w:delText>
        </w:r>
        <w:bookmarkStart w:id="12278" w:name="_Toc201238568"/>
        <w:bookmarkStart w:id="12279" w:name="_Toc201319964"/>
        <w:bookmarkEnd w:id="12278"/>
        <w:bookmarkEnd w:id="12279"/>
      </w:del>
    </w:p>
    <w:p w14:paraId="2EF31281" w14:textId="77777777" w:rsidR="00C90914" w:rsidRPr="00C10E43" w:rsidDel="0045707E" w:rsidRDefault="00C90914">
      <w:pPr>
        <w:pStyle w:val="ListParagraph"/>
        <w:spacing w:after="0" w:line="276" w:lineRule="auto"/>
        <w:jc w:val="both"/>
        <w:rPr>
          <w:del w:id="12280" w:author="Rachel Shipsey" w:date="2025-06-08T13:00:00Z"/>
          <w:rFonts w:cs="Arial"/>
          <w:highlight w:val="yellow"/>
        </w:rPr>
        <w:pPrChange w:id="12281" w:author="Rachel Shipsey" w:date="2025-06-23T15:41:00Z">
          <w:pPr>
            <w:pStyle w:val="ListParagraph"/>
            <w:numPr>
              <w:numId w:val="80"/>
            </w:numPr>
            <w:spacing w:after="0" w:line="276" w:lineRule="auto"/>
            <w:ind w:hanging="360"/>
            <w:jc w:val="both"/>
          </w:pPr>
        </w:pPrChange>
      </w:pPr>
      <w:del w:id="12282" w:author="Rachel Shipsey" w:date="2025-06-08T13:00:00Z">
        <w:r w:rsidRPr="00C10E43" w:rsidDel="0045707E">
          <w:rPr>
            <w:rFonts w:cs="Arial"/>
            <w:highlight w:val="yellow"/>
          </w:rPr>
          <w:delText>It is designed to work with any census questionnaire database.</w:delText>
        </w:r>
        <w:bookmarkStart w:id="12283" w:name="_Toc201238569"/>
        <w:bookmarkStart w:id="12284" w:name="_Toc201319965"/>
        <w:bookmarkEnd w:id="12283"/>
        <w:bookmarkEnd w:id="12284"/>
      </w:del>
    </w:p>
    <w:p w14:paraId="3E19AAFE" w14:textId="77777777" w:rsidR="00C90914" w:rsidRPr="00C10E43" w:rsidDel="0045707E" w:rsidRDefault="00C90914">
      <w:pPr>
        <w:pStyle w:val="ListParagraph"/>
        <w:spacing w:after="0" w:line="276" w:lineRule="auto"/>
        <w:jc w:val="both"/>
        <w:rPr>
          <w:del w:id="12285" w:author="Rachel Shipsey" w:date="2025-06-08T13:00:00Z"/>
          <w:rFonts w:cs="Arial"/>
          <w:highlight w:val="yellow"/>
        </w:rPr>
        <w:pPrChange w:id="12286" w:author="Rachel Shipsey" w:date="2025-06-23T15:41:00Z">
          <w:pPr>
            <w:pStyle w:val="ListParagraph"/>
            <w:numPr>
              <w:numId w:val="80"/>
            </w:numPr>
            <w:spacing w:after="0" w:line="276" w:lineRule="auto"/>
            <w:ind w:hanging="360"/>
            <w:jc w:val="both"/>
          </w:pPr>
        </w:pPrChange>
      </w:pPr>
      <w:del w:id="12287" w:author="Rachel Shipsey" w:date="2025-06-08T13:00:00Z">
        <w:r w:rsidRPr="00C10E43" w:rsidDel="0045707E">
          <w:rPr>
            <w:rFonts w:cs="Arial"/>
            <w:highlight w:val="yellow"/>
          </w:rPr>
          <w:delText>It is easy to deploy and requires only read-only access to the census database.</w:delText>
        </w:r>
        <w:bookmarkStart w:id="12288" w:name="_Toc201238570"/>
        <w:bookmarkStart w:id="12289" w:name="_Toc201319966"/>
        <w:bookmarkEnd w:id="12288"/>
        <w:bookmarkEnd w:id="12289"/>
      </w:del>
    </w:p>
    <w:p w14:paraId="79C19ABA" w14:textId="77777777" w:rsidR="00C90914" w:rsidRPr="00C10E43" w:rsidDel="0045707E" w:rsidRDefault="00C90914">
      <w:pPr>
        <w:pStyle w:val="ListParagraph"/>
        <w:spacing w:after="0" w:line="276" w:lineRule="auto"/>
        <w:jc w:val="both"/>
        <w:rPr>
          <w:del w:id="12290" w:author="Rachel Shipsey" w:date="2025-06-08T13:00:00Z"/>
          <w:rFonts w:cs="Arial"/>
          <w:highlight w:val="yellow"/>
        </w:rPr>
        <w:pPrChange w:id="12291" w:author="Rachel Shipsey" w:date="2025-06-23T15:41:00Z">
          <w:pPr>
            <w:pStyle w:val="ListParagraph"/>
            <w:numPr>
              <w:numId w:val="80"/>
            </w:numPr>
            <w:spacing w:after="0" w:line="276" w:lineRule="auto"/>
            <w:ind w:hanging="360"/>
            <w:jc w:val="both"/>
          </w:pPr>
        </w:pPrChange>
      </w:pPr>
      <w:del w:id="12292" w:author="Rachel Shipsey" w:date="2025-06-08T13:00:00Z">
        <w:r w:rsidRPr="00C10E43" w:rsidDel="0045707E">
          <w:rPr>
            <w:rFonts w:cs="Arial"/>
            <w:highlight w:val="yellow"/>
          </w:rPr>
          <w:delText xml:space="preserve">The indicators to be monitored have increased daily and vary from country to country. Indicators may provide insights on coverage, data quality and operational metadata including but not limited to enumerated number of households, enumerated population, Total Fertility Rate, population distribution, population pyramid, average interview time, etc. </w:delText>
        </w:r>
        <w:bookmarkStart w:id="12293" w:name="_Toc201238571"/>
        <w:bookmarkStart w:id="12294" w:name="_Toc201319967"/>
        <w:bookmarkEnd w:id="12293"/>
        <w:bookmarkEnd w:id="12294"/>
      </w:del>
    </w:p>
    <w:p w14:paraId="1359C437" w14:textId="77777777" w:rsidR="00C90914" w:rsidRPr="00C10E43" w:rsidDel="0045707E" w:rsidRDefault="00C90914">
      <w:pPr>
        <w:pStyle w:val="ListParagraph"/>
        <w:spacing w:after="0" w:line="276" w:lineRule="auto"/>
        <w:jc w:val="both"/>
        <w:rPr>
          <w:del w:id="12295" w:author="Rachel Shipsey" w:date="2025-06-08T13:00:00Z"/>
          <w:rFonts w:cs="Arial"/>
          <w:highlight w:val="yellow"/>
        </w:rPr>
        <w:pPrChange w:id="12296" w:author="Rachel Shipsey" w:date="2025-06-23T15:41:00Z">
          <w:pPr>
            <w:pStyle w:val="ListParagraph"/>
            <w:numPr>
              <w:numId w:val="80"/>
            </w:numPr>
            <w:spacing w:after="0" w:line="276" w:lineRule="auto"/>
            <w:ind w:hanging="360"/>
            <w:jc w:val="both"/>
          </w:pPr>
        </w:pPrChange>
      </w:pPr>
      <w:del w:id="12297" w:author="Rachel Shipsey" w:date="2025-06-08T13:00:00Z">
        <w:r w:rsidRPr="00C10E43" w:rsidDel="0045707E">
          <w:rPr>
            <w:rFonts w:cs="Arial"/>
            <w:highlight w:val="yellow"/>
          </w:rPr>
          <w:delText xml:space="preserve">The dashboard presents these indicators using the most intuitive visualizations, such as charts, infographics, maps, and tables. These components are designed to convey summarized information at different levels of geographic area. </w:delText>
        </w:r>
        <w:bookmarkStart w:id="12298" w:name="_Toc201238572"/>
        <w:bookmarkStart w:id="12299" w:name="_Toc201319968"/>
        <w:bookmarkEnd w:id="12298"/>
        <w:bookmarkEnd w:id="12299"/>
      </w:del>
    </w:p>
    <w:p w14:paraId="75C92228" w14:textId="77777777" w:rsidR="00C90914" w:rsidRPr="00C10E43" w:rsidDel="0045707E" w:rsidRDefault="00C90914">
      <w:pPr>
        <w:pStyle w:val="ListParagraph"/>
        <w:spacing w:after="0" w:line="276" w:lineRule="auto"/>
        <w:jc w:val="both"/>
        <w:rPr>
          <w:del w:id="12300" w:author="Rachel Shipsey" w:date="2025-06-08T13:00:00Z"/>
          <w:rFonts w:cs="Arial"/>
          <w:highlight w:val="yellow"/>
        </w:rPr>
        <w:pPrChange w:id="12301" w:author="Rachel Shipsey" w:date="2025-06-23T15:41:00Z">
          <w:pPr>
            <w:pStyle w:val="ListParagraph"/>
            <w:numPr>
              <w:numId w:val="80"/>
            </w:numPr>
            <w:spacing w:after="0" w:line="276" w:lineRule="auto"/>
            <w:ind w:hanging="360"/>
            <w:jc w:val="both"/>
          </w:pPr>
        </w:pPrChange>
      </w:pPr>
      <w:del w:id="12302" w:author="Rachel Shipsey" w:date="2025-06-08T13:00:00Z">
        <w:r w:rsidRPr="00C10E43" w:rsidDel="0045707E">
          <w:rPr>
            <w:rFonts w:cs="Arial"/>
            <w:highlight w:val="yellow"/>
          </w:rPr>
          <w:delText xml:space="preserve">Users have options to view indicators at the national level or drill down to the geographic area to zoom in for a narrow geographic coverage for more focused information.  </w:delText>
        </w:r>
        <w:bookmarkStart w:id="12303" w:name="_Toc201238573"/>
        <w:bookmarkStart w:id="12304" w:name="_Toc201319969"/>
        <w:bookmarkEnd w:id="12303"/>
        <w:bookmarkEnd w:id="12304"/>
      </w:del>
    </w:p>
    <w:p w14:paraId="403050DE" w14:textId="77777777" w:rsidR="00C90914" w:rsidRPr="00C10E43" w:rsidDel="0045707E" w:rsidRDefault="00C90914">
      <w:pPr>
        <w:pStyle w:val="ListParagraph"/>
        <w:spacing w:after="0" w:line="276" w:lineRule="auto"/>
        <w:jc w:val="both"/>
        <w:rPr>
          <w:del w:id="12305" w:author="Rachel Shipsey" w:date="2025-06-08T13:00:00Z"/>
          <w:rFonts w:cs="Arial"/>
          <w:highlight w:val="yellow"/>
        </w:rPr>
        <w:pPrChange w:id="12306" w:author="Rachel Shipsey" w:date="2025-06-23T15:41:00Z">
          <w:pPr>
            <w:pStyle w:val="ListParagraph"/>
            <w:numPr>
              <w:numId w:val="80"/>
            </w:numPr>
            <w:spacing w:after="0" w:line="276" w:lineRule="auto"/>
            <w:ind w:hanging="360"/>
            <w:jc w:val="both"/>
          </w:pPr>
        </w:pPrChange>
      </w:pPr>
      <w:del w:id="12307" w:author="Rachel Shipsey" w:date="2025-06-08T13:00:00Z">
        <w:r w:rsidRPr="00C10E43" w:rsidDel="0045707E">
          <w:rPr>
            <w:rFonts w:cs="Arial"/>
            <w:highlight w:val="yellow"/>
          </w:rPr>
          <w:delText xml:space="preserve">For selected indicators, the dashboard captures target and/or expected values to compare with the actual census performance. </w:delText>
        </w:r>
        <w:bookmarkStart w:id="12308" w:name="_Toc201238574"/>
        <w:bookmarkStart w:id="12309" w:name="_Toc201319970"/>
        <w:bookmarkEnd w:id="12308"/>
        <w:bookmarkEnd w:id="12309"/>
      </w:del>
    </w:p>
    <w:p w14:paraId="189B23B3" w14:textId="77777777" w:rsidR="00C90914" w:rsidRPr="00C10E43" w:rsidDel="0045707E" w:rsidRDefault="00C90914">
      <w:pPr>
        <w:pStyle w:val="ListParagraph"/>
        <w:spacing w:after="0" w:line="276" w:lineRule="auto"/>
        <w:jc w:val="both"/>
        <w:rPr>
          <w:del w:id="12310" w:author="Rachel Shipsey" w:date="2025-06-08T13:00:00Z"/>
          <w:rFonts w:cs="Arial"/>
          <w:highlight w:val="yellow"/>
        </w:rPr>
        <w:pPrChange w:id="12311" w:author="Rachel Shipsey" w:date="2025-06-23T15:41:00Z">
          <w:pPr>
            <w:pStyle w:val="ListParagraph"/>
            <w:numPr>
              <w:numId w:val="80"/>
            </w:numPr>
            <w:spacing w:after="0" w:line="276" w:lineRule="auto"/>
            <w:ind w:hanging="360"/>
            <w:jc w:val="both"/>
          </w:pPr>
        </w:pPrChange>
      </w:pPr>
      <w:del w:id="12312" w:author="Rachel Shipsey" w:date="2025-06-08T13:00:00Z">
        <w:r w:rsidRPr="00C10E43" w:rsidDel="0045707E">
          <w:rPr>
            <w:rFonts w:cs="Arial"/>
            <w:highlight w:val="yellow"/>
          </w:rPr>
          <w:delText xml:space="preserve">The dashboard is also equipped with a multi-language feature, currently working in English and French, with the language framework already implemented to include local languages if the requirements arise. </w:delText>
        </w:r>
        <w:bookmarkStart w:id="12313" w:name="_Toc201238575"/>
        <w:bookmarkStart w:id="12314" w:name="_Toc201319971"/>
        <w:bookmarkEnd w:id="12313"/>
        <w:bookmarkEnd w:id="12314"/>
      </w:del>
    </w:p>
    <w:p w14:paraId="12B555B5" w14:textId="77777777" w:rsidR="00C90914" w:rsidRPr="00C10E43" w:rsidDel="0045707E" w:rsidRDefault="00C90914">
      <w:pPr>
        <w:pStyle w:val="ListParagraph"/>
        <w:spacing w:after="0" w:line="276" w:lineRule="auto"/>
        <w:jc w:val="both"/>
        <w:rPr>
          <w:del w:id="12315" w:author="Rachel Shipsey" w:date="2025-06-08T13:00:00Z"/>
          <w:rFonts w:cs="Arial"/>
          <w:highlight w:val="yellow"/>
        </w:rPr>
        <w:pPrChange w:id="12316" w:author="Rachel Shipsey" w:date="2025-06-23T15:41:00Z">
          <w:pPr>
            <w:pStyle w:val="ListParagraph"/>
            <w:numPr>
              <w:numId w:val="80"/>
            </w:numPr>
            <w:spacing w:after="0" w:line="276" w:lineRule="auto"/>
            <w:ind w:hanging="360"/>
            <w:jc w:val="both"/>
          </w:pPr>
        </w:pPrChange>
      </w:pPr>
      <w:del w:id="12317" w:author="Rachel Shipsey" w:date="2025-06-08T13:00:00Z">
        <w:r w:rsidRPr="00C10E43" w:rsidDel="0045707E">
          <w:rPr>
            <w:rFonts w:cs="Arial"/>
            <w:highlight w:val="yellow"/>
          </w:rPr>
          <w:delText xml:space="preserve">A role-based access scheme is implemented in the dashboard, which allows system administrators to define roles with privileges and assign them to system users. Different user groups can access only those indicators of interest instead of overloading users with all the available indicators. </w:delText>
        </w:r>
        <w:bookmarkStart w:id="12318" w:name="_Toc201238576"/>
        <w:bookmarkStart w:id="12319" w:name="_Toc201319972"/>
        <w:bookmarkEnd w:id="12318"/>
        <w:bookmarkEnd w:id="12319"/>
      </w:del>
    </w:p>
    <w:p w14:paraId="51A5C5C3" w14:textId="77777777" w:rsidR="00C90914" w:rsidRPr="00C10E43" w:rsidDel="0045707E" w:rsidRDefault="00C90914">
      <w:pPr>
        <w:pStyle w:val="ListParagraph"/>
        <w:spacing w:after="0" w:line="276" w:lineRule="auto"/>
        <w:jc w:val="both"/>
        <w:rPr>
          <w:del w:id="12320" w:author="Rachel Shipsey" w:date="2025-06-08T13:00:00Z"/>
          <w:rFonts w:cs="Arial"/>
          <w:highlight w:val="yellow"/>
        </w:rPr>
        <w:pPrChange w:id="12321" w:author="Rachel Shipsey" w:date="2025-06-23T15:41:00Z">
          <w:pPr>
            <w:pStyle w:val="ListParagraph"/>
            <w:numPr>
              <w:numId w:val="80"/>
            </w:numPr>
            <w:spacing w:after="0" w:line="276" w:lineRule="auto"/>
            <w:ind w:hanging="360"/>
            <w:jc w:val="both"/>
          </w:pPr>
        </w:pPrChange>
      </w:pPr>
      <w:del w:id="12322" w:author="Rachel Shipsey" w:date="2025-06-08T13:00:00Z">
        <w:r w:rsidRPr="00C10E43" w:rsidDel="0045707E">
          <w:rPr>
            <w:rFonts w:cs="Arial"/>
            <w:highlight w:val="yellow"/>
          </w:rPr>
          <w:delText xml:space="preserve">Users can also be restricted from viewing information filtered to selected geographic areas per the countries' specific requirements.  </w:delText>
        </w:r>
        <w:r w:rsidRPr="00C10E43" w:rsidDel="0045707E">
          <w:rPr>
            <w:rFonts w:cs="Arial"/>
            <w:color w:val="000000"/>
            <w:highlight w:val="yellow"/>
          </w:rPr>
          <w:delText xml:space="preserve"> </w:delText>
        </w:r>
        <w:bookmarkStart w:id="12323" w:name="_Toc201238577"/>
        <w:bookmarkStart w:id="12324" w:name="_Toc201319973"/>
        <w:bookmarkEnd w:id="12323"/>
        <w:bookmarkEnd w:id="12324"/>
      </w:del>
    </w:p>
    <w:p w14:paraId="5FA0AED7" w14:textId="77777777" w:rsidR="00C90914" w:rsidRPr="00C10E43" w:rsidDel="0045707E" w:rsidRDefault="00C90914">
      <w:pPr>
        <w:pStyle w:val="ListParagraph"/>
        <w:spacing w:after="0" w:line="276" w:lineRule="auto"/>
        <w:jc w:val="both"/>
        <w:rPr>
          <w:del w:id="12325" w:author="Rachel Shipsey" w:date="2025-06-08T13:00:00Z"/>
          <w:rFonts w:cs="Arial"/>
          <w:color w:val="00B0F0"/>
          <w:highlight w:val="yellow"/>
        </w:rPr>
        <w:pPrChange w:id="12326" w:author="Rachel Shipsey" w:date="2025-06-23T15:41:00Z">
          <w:pPr>
            <w:pStyle w:val="Heading4"/>
          </w:pPr>
        </w:pPrChange>
      </w:pPr>
      <w:del w:id="12327" w:author="Rachel Shipsey" w:date="2025-06-08T13:00:00Z">
        <w:r w:rsidRPr="00C10E43" w:rsidDel="0045707E">
          <w:rPr>
            <w:highlight w:val="yellow"/>
          </w:rPr>
          <w:delText>9.2.2.1 Lessons Learnt</w:delText>
        </w:r>
        <w:bookmarkStart w:id="12328" w:name="_Toc201238578"/>
        <w:bookmarkStart w:id="12329" w:name="_Toc201319974"/>
        <w:bookmarkEnd w:id="12328"/>
        <w:bookmarkEnd w:id="12329"/>
      </w:del>
    </w:p>
    <w:p w14:paraId="3260689D" w14:textId="77777777" w:rsidR="00C90914" w:rsidRPr="00C10E43" w:rsidDel="0045707E" w:rsidRDefault="00C90914">
      <w:pPr>
        <w:pStyle w:val="ListParagraph"/>
        <w:spacing w:after="0" w:line="276" w:lineRule="auto"/>
        <w:jc w:val="both"/>
        <w:rPr>
          <w:del w:id="12330" w:author="Rachel Shipsey" w:date="2025-06-08T13:00:00Z"/>
          <w:rFonts w:cs="Arial"/>
          <w:highlight w:val="yellow"/>
        </w:rPr>
        <w:pPrChange w:id="12331" w:author="Rachel Shipsey" w:date="2025-06-23T15:41:00Z">
          <w:pPr>
            <w:pBdr>
              <w:top w:val="nil"/>
              <w:left w:val="nil"/>
              <w:bottom w:val="nil"/>
              <w:right w:val="nil"/>
              <w:between w:val="nil"/>
            </w:pBdr>
            <w:spacing w:after="0" w:line="276" w:lineRule="auto"/>
            <w:ind w:left="720"/>
            <w:jc w:val="both"/>
          </w:pPr>
        </w:pPrChange>
      </w:pPr>
      <w:bookmarkStart w:id="12332" w:name="_Toc201238579"/>
      <w:bookmarkStart w:id="12333" w:name="_Toc201319975"/>
      <w:bookmarkEnd w:id="12332"/>
      <w:bookmarkEnd w:id="12333"/>
    </w:p>
    <w:p w14:paraId="379A2833" w14:textId="77777777" w:rsidR="00C90914" w:rsidRPr="00C10E43" w:rsidDel="0045707E" w:rsidRDefault="00C90914">
      <w:pPr>
        <w:pStyle w:val="ListParagraph"/>
        <w:spacing w:after="0" w:line="276" w:lineRule="auto"/>
        <w:jc w:val="both"/>
        <w:rPr>
          <w:del w:id="12334" w:author="Rachel Shipsey" w:date="2025-06-08T13:00:00Z"/>
          <w:rFonts w:cs="Arial"/>
          <w:highlight w:val="yellow"/>
        </w:rPr>
        <w:pPrChange w:id="12335" w:author="Rachel Shipsey" w:date="2025-06-23T15:41:00Z">
          <w:pPr>
            <w:numPr>
              <w:numId w:val="74"/>
            </w:numPr>
            <w:pBdr>
              <w:top w:val="nil"/>
              <w:left w:val="nil"/>
              <w:bottom w:val="nil"/>
              <w:right w:val="nil"/>
              <w:between w:val="nil"/>
            </w:pBdr>
            <w:spacing w:after="0" w:line="276" w:lineRule="auto"/>
            <w:ind w:left="720" w:hanging="360"/>
            <w:jc w:val="both"/>
          </w:pPr>
        </w:pPrChange>
      </w:pPr>
      <w:del w:id="12336" w:author="Rachel Shipsey" w:date="2025-06-08T13:00:00Z">
        <w:r w:rsidRPr="00C10E43" w:rsidDel="0045707E">
          <w:rPr>
            <w:rFonts w:cs="Arial"/>
            <w:color w:val="000000"/>
            <w:highlight w:val="yellow"/>
          </w:rPr>
          <w:delText xml:space="preserve">Considerations should be taken especially on who accesses the dashboard information and technical capacity should be built to avoid misinterpretation. </w:delText>
        </w:r>
        <w:bookmarkStart w:id="12337" w:name="_Toc201238580"/>
        <w:bookmarkStart w:id="12338" w:name="_Toc201319976"/>
        <w:bookmarkEnd w:id="12337"/>
        <w:bookmarkEnd w:id="12338"/>
      </w:del>
    </w:p>
    <w:p w14:paraId="30050C36" w14:textId="77777777" w:rsidR="00C90914" w:rsidRPr="00C10E43" w:rsidDel="0045707E" w:rsidRDefault="00C90914">
      <w:pPr>
        <w:pStyle w:val="ListParagraph"/>
        <w:spacing w:after="0" w:line="276" w:lineRule="auto"/>
        <w:jc w:val="both"/>
        <w:rPr>
          <w:del w:id="12339" w:author="Rachel Shipsey" w:date="2025-06-08T13:00:00Z"/>
          <w:rFonts w:cs="Arial"/>
          <w:highlight w:val="yellow"/>
        </w:rPr>
        <w:pPrChange w:id="12340" w:author="Rachel Shipsey" w:date="2025-06-23T15:41:00Z">
          <w:pPr>
            <w:numPr>
              <w:numId w:val="74"/>
            </w:numPr>
            <w:pBdr>
              <w:top w:val="nil"/>
              <w:left w:val="nil"/>
              <w:bottom w:val="nil"/>
              <w:right w:val="nil"/>
              <w:between w:val="nil"/>
            </w:pBdr>
            <w:spacing w:after="0" w:line="276" w:lineRule="auto"/>
            <w:ind w:left="720" w:hanging="360"/>
            <w:jc w:val="both"/>
          </w:pPr>
        </w:pPrChange>
      </w:pPr>
      <w:del w:id="12341" w:author="Rachel Shipsey" w:date="2025-06-08T13:00:00Z">
        <w:r w:rsidRPr="00C10E43" w:rsidDel="0045707E">
          <w:rPr>
            <w:rFonts w:cs="Arial"/>
            <w:color w:val="000000"/>
            <w:highlight w:val="yellow"/>
          </w:rPr>
          <w:delText xml:space="preserve">Most countries had a challenge of having a thin team of programmers, system administrators and technical support team who got overwhelmed during the enumeration process. This can lead to compromising on some of the quality assurance steps. </w:delText>
        </w:r>
        <w:bookmarkStart w:id="12342" w:name="_Toc201238581"/>
        <w:bookmarkStart w:id="12343" w:name="_Toc201319977"/>
        <w:bookmarkEnd w:id="12342"/>
        <w:bookmarkEnd w:id="12343"/>
      </w:del>
    </w:p>
    <w:p w14:paraId="4CB24BBB" w14:textId="77777777" w:rsidR="00C90914" w:rsidRPr="00C10E43" w:rsidDel="0045707E" w:rsidRDefault="00C90914">
      <w:pPr>
        <w:pStyle w:val="ListParagraph"/>
        <w:spacing w:after="0" w:line="276" w:lineRule="auto"/>
        <w:jc w:val="both"/>
        <w:rPr>
          <w:del w:id="12344" w:author="Rachel Shipsey" w:date="2025-06-08T13:00:00Z"/>
          <w:rFonts w:cs="Arial"/>
          <w:color w:val="00B0F0"/>
          <w:highlight w:val="yellow"/>
        </w:rPr>
        <w:pPrChange w:id="12345" w:author="Rachel Shipsey" w:date="2025-06-23T15:41:00Z">
          <w:pPr>
            <w:pStyle w:val="Heading4"/>
          </w:pPr>
        </w:pPrChange>
      </w:pPr>
      <w:del w:id="12346" w:author="Rachel Shipsey" w:date="2025-06-08T13:00:00Z">
        <w:r w:rsidRPr="00C10E43" w:rsidDel="0045707E">
          <w:rPr>
            <w:highlight w:val="yellow"/>
          </w:rPr>
          <w:delText>9.2.2.2 Recommendations</w:delText>
        </w:r>
        <w:bookmarkStart w:id="12347" w:name="_Toc201238582"/>
        <w:bookmarkStart w:id="12348" w:name="_Toc201319978"/>
        <w:bookmarkEnd w:id="12347"/>
        <w:bookmarkEnd w:id="12348"/>
      </w:del>
    </w:p>
    <w:p w14:paraId="6F103626" w14:textId="77777777" w:rsidR="00C90914" w:rsidRPr="00C10E43" w:rsidDel="0045707E" w:rsidRDefault="00C90914">
      <w:pPr>
        <w:pStyle w:val="ListParagraph"/>
        <w:spacing w:after="0" w:line="276" w:lineRule="auto"/>
        <w:jc w:val="both"/>
        <w:rPr>
          <w:del w:id="12349" w:author="Rachel Shipsey" w:date="2025-06-08T13:00:00Z"/>
          <w:rFonts w:cs="Arial"/>
          <w:highlight w:val="yellow"/>
        </w:rPr>
        <w:pPrChange w:id="12350" w:author="Rachel Shipsey" w:date="2025-06-23T15:41:00Z">
          <w:pPr>
            <w:numPr>
              <w:numId w:val="70"/>
            </w:numPr>
            <w:pBdr>
              <w:top w:val="nil"/>
              <w:left w:val="nil"/>
              <w:bottom w:val="nil"/>
              <w:right w:val="nil"/>
              <w:between w:val="nil"/>
            </w:pBdr>
            <w:spacing w:after="0" w:line="276" w:lineRule="auto"/>
            <w:ind w:left="720" w:hanging="360"/>
            <w:jc w:val="both"/>
          </w:pPr>
        </w:pPrChange>
      </w:pPr>
      <w:del w:id="12351" w:author="Rachel Shipsey" w:date="2025-06-08T13:00:00Z">
        <w:r w:rsidRPr="00C10E43" w:rsidDel="0045707E">
          <w:rPr>
            <w:rFonts w:cs="Arial"/>
            <w:color w:val="000000"/>
            <w:highlight w:val="yellow"/>
          </w:rPr>
          <w:delText>The use of a daily monitoring dashboard for census implementation progress is very important and makes possible important communications and changes to avoid and mitigate errors in data as evidenced from Kenya and Sierra Leone.</w:delText>
        </w:r>
        <w:bookmarkStart w:id="12352" w:name="_Toc201238583"/>
        <w:bookmarkStart w:id="12353" w:name="_Toc201319979"/>
        <w:bookmarkEnd w:id="12352"/>
        <w:bookmarkEnd w:id="12353"/>
      </w:del>
    </w:p>
    <w:p w14:paraId="5BFA3B40" w14:textId="77777777" w:rsidR="00C90914" w:rsidRPr="00C10E43" w:rsidDel="0045707E" w:rsidRDefault="00C90914">
      <w:pPr>
        <w:pStyle w:val="ListParagraph"/>
        <w:spacing w:after="0" w:line="276" w:lineRule="auto"/>
        <w:jc w:val="both"/>
        <w:rPr>
          <w:del w:id="12354" w:author="Rachel Shipsey" w:date="2025-06-08T13:00:00Z"/>
          <w:rFonts w:cs="Arial"/>
          <w:highlight w:val="yellow"/>
        </w:rPr>
        <w:pPrChange w:id="12355" w:author="Rachel Shipsey" w:date="2025-06-23T15:41:00Z">
          <w:pPr>
            <w:numPr>
              <w:numId w:val="70"/>
            </w:numPr>
            <w:pBdr>
              <w:top w:val="nil"/>
              <w:left w:val="nil"/>
              <w:bottom w:val="nil"/>
              <w:right w:val="nil"/>
              <w:between w:val="nil"/>
            </w:pBdr>
            <w:spacing w:after="0" w:line="276" w:lineRule="auto"/>
            <w:ind w:left="720" w:hanging="360"/>
            <w:jc w:val="both"/>
          </w:pPr>
        </w:pPrChange>
      </w:pPr>
      <w:del w:id="12356" w:author="Rachel Shipsey" w:date="2025-06-08T13:00:00Z">
        <w:r w:rsidRPr="00C10E43" w:rsidDel="0045707E">
          <w:rPr>
            <w:rFonts w:cs="Arial"/>
            <w:color w:val="000000"/>
            <w:highlight w:val="yellow"/>
          </w:rPr>
          <w:delText xml:space="preserve">It is important to provide the monitoring dashboard at the time of training of field staff so that its essence is made known at that stage. As a result, the data collecting exercise will function better. When field staff are aware that their performance is continually evaluated in relation to targets. Every member of the field crew must be familiar with how the system works and how coverage is monitored as was the case in Sierra Leone. </w:delText>
        </w:r>
        <w:bookmarkStart w:id="12357" w:name="_Toc201238584"/>
        <w:bookmarkStart w:id="12358" w:name="_Toc201319980"/>
        <w:bookmarkEnd w:id="12357"/>
        <w:bookmarkEnd w:id="12358"/>
      </w:del>
    </w:p>
    <w:p w14:paraId="29BFF260" w14:textId="77777777" w:rsidR="00C90914" w:rsidRPr="00C10E43" w:rsidDel="0045707E" w:rsidRDefault="00C90914">
      <w:pPr>
        <w:pStyle w:val="ListParagraph"/>
        <w:spacing w:after="0" w:line="276" w:lineRule="auto"/>
        <w:jc w:val="both"/>
        <w:rPr>
          <w:del w:id="12359" w:author="Rachel Shipsey" w:date="2025-06-08T13:00:00Z"/>
          <w:rFonts w:cs="Arial"/>
          <w:highlight w:val="yellow"/>
        </w:rPr>
        <w:pPrChange w:id="12360" w:author="Rachel Shipsey" w:date="2025-06-23T15:41:00Z">
          <w:pPr>
            <w:numPr>
              <w:numId w:val="70"/>
            </w:numPr>
            <w:pBdr>
              <w:top w:val="nil"/>
              <w:left w:val="nil"/>
              <w:bottom w:val="nil"/>
              <w:right w:val="nil"/>
              <w:between w:val="nil"/>
            </w:pBdr>
            <w:spacing w:after="0" w:line="276" w:lineRule="auto"/>
            <w:ind w:left="720" w:hanging="360"/>
            <w:jc w:val="both"/>
          </w:pPr>
        </w:pPrChange>
      </w:pPr>
      <w:del w:id="12361" w:author="Rachel Shipsey" w:date="2025-06-08T13:00:00Z">
        <w:r w:rsidRPr="00C10E43" w:rsidDel="0045707E">
          <w:rPr>
            <w:rFonts w:cs="Arial"/>
            <w:color w:val="000000"/>
            <w:highlight w:val="yellow"/>
          </w:rPr>
          <w:delText>A dedicated team constituting programmers (data managers), headquarter ICT support, Demographers and other subject-matter specialists should be stationed to undertake the following duties; Monitor quality of data as it streams in, run programs to detect and resolve any inconsistencies in the data, coordinate technical assistance for all field teams, prepare technical briefs for the census coordination office, backup data and provide feedback to the field teams in time as was the case in Kenya.</w:delText>
        </w:r>
        <w:bookmarkStart w:id="12362" w:name="_Toc201238585"/>
        <w:bookmarkStart w:id="12363" w:name="_Toc201319981"/>
        <w:bookmarkEnd w:id="12362"/>
        <w:bookmarkEnd w:id="12363"/>
      </w:del>
    </w:p>
    <w:p w14:paraId="43C20479" w14:textId="77777777" w:rsidR="00C90914" w:rsidRPr="00C10E43" w:rsidDel="0045707E" w:rsidRDefault="00000000">
      <w:pPr>
        <w:pStyle w:val="ListParagraph"/>
        <w:spacing w:after="0" w:line="276" w:lineRule="auto"/>
        <w:jc w:val="both"/>
        <w:rPr>
          <w:del w:id="12364" w:author="Rachel Shipsey" w:date="2025-06-08T13:00:00Z"/>
          <w:highlight w:val="yellow"/>
        </w:rPr>
        <w:pPrChange w:id="12365" w:author="Rachel Shipsey" w:date="2025-06-23T15:41:00Z">
          <w:pPr>
            <w:pStyle w:val="Heading2"/>
          </w:pPr>
        </w:pPrChange>
      </w:pPr>
      <w:customXmlDelRangeStart w:id="12366" w:author="Rachel Shipsey" w:date="2025-06-08T13:00:00Z"/>
      <w:sdt>
        <w:sdtPr>
          <w:rPr>
            <w:rFonts w:eastAsiaTheme="majorEastAsia" w:cstheme="majorBidi"/>
            <w:b/>
            <w:sz w:val="32"/>
            <w:szCs w:val="32"/>
            <w:highlight w:val="yellow"/>
          </w:rPr>
          <w:tag w:val="goog_rdk_4"/>
          <w:id w:val="960847493"/>
        </w:sdtPr>
        <w:sdtContent>
          <w:customXmlDelRangeEnd w:id="12366"/>
          <w:customXmlDelRangeStart w:id="12367" w:author="Rachel Shipsey" w:date="2025-06-08T13:00:00Z"/>
        </w:sdtContent>
      </w:sdt>
      <w:customXmlDelRangeEnd w:id="12367"/>
      <w:del w:id="12368" w:author="Rachel Shipsey" w:date="2025-06-08T13:00:00Z">
        <w:r w:rsidR="00C90914" w:rsidRPr="00C10E43" w:rsidDel="0045707E">
          <w:rPr>
            <w:highlight w:val="yellow"/>
          </w:rPr>
          <w:delText>9.2.3 Census support center</w:delText>
        </w:r>
        <w:bookmarkStart w:id="12369" w:name="_Toc201238586"/>
        <w:bookmarkStart w:id="12370" w:name="_Toc201319982"/>
        <w:bookmarkEnd w:id="12369"/>
        <w:bookmarkEnd w:id="12370"/>
      </w:del>
    </w:p>
    <w:p w14:paraId="05326742" w14:textId="77777777" w:rsidR="00C90914" w:rsidRPr="00C10E43" w:rsidDel="0045707E" w:rsidRDefault="00C90914">
      <w:pPr>
        <w:pStyle w:val="ListParagraph"/>
        <w:spacing w:after="0" w:line="276" w:lineRule="auto"/>
        <w:jc w:val="both"/>
        <w:rPr>
          <w:del w:id="12371" w:author="Rachel Shipsey" w:date="2025-06-08T13:00:00Z"/>
          <w:rFonts w:cs="Arial"/>
          <w:highlight w:val="yellow"/>
        </w:rPr>
        <w:pPrChange w:id="12372" w:author="Rachel Shipsey" w:date="2025-06-23T15:41:00Z">
          <w:pPr>
            <w:jc w:val="both"/>
          </w:pPr>
        </w:pPrChange>
      </w:pPr>
      <w:bookmarkStart w:id="12373" w:name="_Toc201238587"/>
      <w:bookmarkStart w:id="12374" w:name="_Toc201319983"/>
      <w:bookmarkEnd w:id="12373"/>
      <w:bookmarkEnd w:id="12374"/>
    </w:p>
    <w:p w14:paraId="79B00585" w14:textId="77777777" w:rsidR="00C90914" w:rsidRPr="00C10E43" w:rsidDel="0045707E" w:rsidRDefault="00C90914">
      <w:pPr>
        <w:pStyle w:val="ListParagraph"/>
        <w:spacing w:after="0" w:line="276" w:lineRule="auto"/>
        <w:jc w:val="both"/>
        <w:rPr>
          <w:del w:id="12375" w:author="Rachel Shipsey" w:date="2025-06-08T13:00:00Z"/>
          <w:rFonts w:cs="Arial"/>
          <w:highlight w:val="yellow"/>
        </w:rPr>
        <w:pPrChange w:id="12376" w:author="Rachel Shipsey" w:date="2025-06-23T15:41:00Z">
          <w:pPr>
            <w:jc w:val="both"/>
          </w:pPr>
        </w:pPrChange>
      </w:pPr>
      <w:del w:id="12377" w:author="Rachel Shipsey" w:date="2025-06-08T13:00:00Z">
        <w:r w:rsidRPr="00C10E43" w:rsidDel="0045707E">
          <w:rPr>
            <w:rFonts w:cs="Arial"/>
            <w:highlight w:val="yellow"/>
          </w:rPr>
          <w:delText>Given that a census exercise runs into various logistical and technical issues, it is very important to have in place a system of handling and resolving these issues ahead of time. A support center, staffed with knowledgeable operators and the right information at their fingertips will ensure that the exercise is able to resolve arising issues on time and easily. Common challenges include but are not limited to: Inconsistent support provided to field agents; lack of prioritization of issues; lack of mechanisms for self-help; untimely response, etc.</w:delText>
        </w:r>
        <w:bookmarkStart w:id="12378" w:name="_Toc201238588"/>
        <w:bookmarkStart w:id="12379" w:name="_Toc201319984"/>
        <w:bookmarkEnd w:id="12378"/>
        <w:bookmarkEnd w:id="12379"/>
      </w:del>
    </w:p>
    <w:p w14:paraId="70D0C882" w14:textId="77777777" w:rsidR="00C90914" w:rsidRPr="00C10E43" w:rsidDel="0045707E" w:rsidRDefault="00C90914">
      <w:pPr>
        <w:pStyle w:val="ListParagraph"/>
        <w:spacing w:after="0" w:line="276" w:lineRule="auto"/>
        <w:jc w:val="both"/>
        <w:rPr>
          <w:del w:id="12380" w:author="Rachel Shipsey" w:date="2025-06-08T13:00:00Z"/>
          <w:rFonts w:cs="Arial"/>
          <w:highlight w:val="yellow"/>
        </w:rPr>
        <w:pPrChange w:id="12381" w:author="Rachel Shipsey" w:date="2025-06-23T15:41:00Z">
          <w:pPr>
            <w:jc w:val="both"/>
          </w:pPr>
        </w:pPrChange>
      </w:pPr>
      <w:del w:id="12382" w:author="Rachel Shipsey" w:date="2025-06-08T13:00:00Z">
        <w:r w:rsidRPr="00C10E43" w:rsidDel="0045707E">
          <w:rPr>
            <w:rFonts w:cs="Arial"/>
            <w:highlight w:val="yellow"/>
          </w:rPr>
          <w:delText>UNECA developed a support center system (with a backend system and a field agent app) that is easily customizable and deployable and integrated with the UNECA tablet provisioning system to help address the challenges highlighted above. The application comes with a dashboard to monitor Issue resolution for management. The flow of the issues can be summarized as shown below:</w:delText>
        </w:r>
        <w:bookmarkStart w:id="12383" w:name="_Toc201238589"/>
        <w:bookmarkStart w:id="12384" w:name="_Toc201319985"/>
        <w:bookmarkEnd w:id="12383"/>
        <w:bookmarkEnd w:id="12384"/>
      </w:del>
    </w:p>
    <w:p w14:paraId="14A9138C" w14:textId="77777777" w:rsidR="00C90914" w:rsidRPr="00C10E43" w:rsidDel="0045707E" w:rsidRDefault="00C90914">
      <w:pPr>
        <w:pStyle w:val="ListParagraph"/>
        <w:spacing w:after="0" w:line="276" w:lineRule="auto"/>
        <w:jc w:val="both"/>
        <w:rPr>
          <w:del w:id="12385" w:author="Rachel Shipsey" w:date="2025-06-08T13:00:00Z"/>
          <w:highlight w:val="yellow"/>
        </w:rPr>
        <w:pPrChange w:id="12386" w:author="Rachel Shipsey" w:date="2025-06-23T15:41:00Z">
          <w:pPr>
            <w:jc w:val="both"/>
          </w:pPr>
        </w:pPrChange>
      </w:pPr>
      <w:del w:id="12387" w:author="Rachel Shipsey" w:date="2025-06-08T13:00:00Z">
        <w:r w:rsidRPr="00C10E43" w:rsidDel="0045707E">
          <w:rPr>
            <w:highlight w:val="yellow"/>
          </w:rPr>
          <w:delText>Figure 9.2: Flow of census support Centre</w:delText>
        </w:r>
        <w:bookmarkStart w:id="12388" w:name="_Toc201238590"/>
        <w:bookmarkStart w:id="12389" w:name="_Toc201319986"/>
        <w:bookmarkEnd w:id="12388"/>
        <w:bookmarkEnd w:id="12389"/>
      </w:del>
    </w:p>
    <w:p w14:paraId="355FA020" w14:textId="77777777" w:rsidR="00C90914" w:rsidRPr="00C10E43" w:rsidDel="0045707E" w:rsidRDefault="00C90914">
      <w:pPr>
        <w:pStyle w:val="ListParagraph"/>
        <w:spacing w:after="0" w:line="276" w:lineRule="auto"/>
        <w:jc w:val="both"/>
        <w:rPr>
          <w:del w:id="12390" w:author="Rachel Shipsey" w:date="2025-06-08T13:00:00Z"/>
          <w:rFonts w:cs="Arial"/>
          <w:highlight w:val="yellow"/>
        </w:rPr>
        <w:pPrChange w:id="12391" w:author="Rachel Shipsey" w:date="2025-06-23T15:41:00Z">
          <w:pPr/>
        </w:pPrChange>
      </w:pPr>
      <w:del w:id="12392" w:author="Rachel Shipsey" w:date="2025-06-08T13:00:00Z">
        <w:r w:rsidRPr="00C10E43" w:rsidDel="0045707E">
          <w:rPr>
            <w:rFonts w:eastAsiaTheme="majorEastAsia" w:cs="Arial"/>
            <w:b/>
            <w:noProof/>
            <w:sz w:val="32"/>
            <w:szCs w:val="32"/>
            <w:highlight w:val="yellow"/>
          </w:rPr>
          <w:drawing>
            <wp:inline distT="0" distB="0" distL="0" distR="0" wp14:anchorId="3B4A5421" wp14:editId="2D8A3DFF">
              <wp:extent cx="5803900" cy="1987550"/>
              <wp:effectExtent l="0" t="0" r="6350" b="0"/>
              <wp:docPr id="23" name="Picture 2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42273" cy="2000691"/>
                      </a:xfrm>
                      <a:prstGeom prst="rect">
                        <a:avLst/>
                      </a:prstGeom>
                      <a:ln/>
                    </pic:spPr>
                  </pic:pic>
                </a:graphicData>
              </a:graphic>
            </wp:inline>
          </w:drawing>
        </w:r>
        <w:bookmarkStart w:id="12393" w:name="_Toc201238591"/>
        <w:bookmarkStart w:id="12394" w:name="_Toc201319987"/>
        <w:bookmarkEnd w:id="12393"/>
        <w:bookmarkEnd w:id="12394"/>
      </w:del>
    </w:p>
    <w:p w14:paraId="308EC34B" w14:textId="77777777" w:rsidR="00C90914" w:rsidRPr="00C10E43" w:rsidDel="0045707E" w:rsidRDefault="00C90914">
      <w:pPr>
        <w:pStyle w:val="ListParagraph"/>
        <w:spacing w:after="0" w:line="276" w:lineRule="auto"/>
        <w:jc w:val="both"/>
        <w:rPr>
          <w:del w:id="12395" w:author="Rachel Shipsey" w:date="2025-06-08T13:00:00Z"/>
          <w:rFonts w:cs="Arial"/>
          <w:sz w:val="14"/>
          <w:szCs w:val="14"/>
          <w:highlight w:val="yellow"/>
        </w:rPr>
        <w:pPrChange w:id="12396" w:author="Rachel Shipsey" w:date="2025-06-23T15:41:00Z">
          <w:pPr>
            <w:jc w:val="both"/>
          </w:pPr>
        </w:pPrChange>
      </w:pPr>
      <w:del w:id="12397" w:author="Rachel Shipsey" w:date="2025-06-08T13:00:00Z">
        <w:r w:rsidRPr="00C10E43" w:rsidDel="0045707E">
          <w:rPr>
            <w:rFonts w:cs="Arial"/>
            <w:sz w:val="14"/>
            <w:szCs w:val="14"/>
            <w:highlight w:val="yellow"/>
          </w:rPr>
          <w:delText>source: ECA</w:delText>
        </w:r>
        <w:bookmarkStart w:id="12398" w:name="_Toc201238592"/>
        <w:bookmarkStart w:id="12399" w:name="_Toc201319988"/>
        <w:bookmarkEnd w:id="12398"/>
        <w:bookmarkEnd w:id="12399"/>
      </w:del>
    </w:p>
    <w:p w14:paraId="6FE6DBA6" w14:textId="77777777" w:rsidR="00C90914" w:rsidRPr="00C10E43" w:rsidDel="0045707E" w:rsidRDefault="00C90914">
      <w:pPr>
        <w:pStyle w:val="ListParagraph"/>
        <w:spacing w:after="0" w:line="276" w:lineRule="auto"/>
        <w:jc w:val="both"/>
        <w:rPr>
          <w:del w:id="12400" w:author="Rachel Shipsey" w:date="2025-06-08T13:00:00Z"/>
          <w:rFonts w:cs="Arial"/>
          <w:highlight w:val="yellow"/>
        </w:rPr>
        <w:pPrChange w:id="12401" w:author="Rachel Shipsey" w:date="2025-06-23T15:41:00Z">
          <w:pPr>
            <w:jc w:val="both"/>
          </w:pPr>
        </w:pPrChange>
      </w:pPr>
      <w:del w:id="12402" w:author="Rachel Shipsey" w:date="2025-06-08T13:00:00Z">
        <w:r w:rsidRPr="00C10E43" w:rsidDel="0045707E">
          <w:rPr>
            <w:rFonts w:cs="Arial"/>
            <w:highlight w:val="yellow"/>
          </w:rPr>
          <w:delText>This application has been used in the following countries with successful and encouraging feedback: Botswana, Ghana, Zimbabwe, Zambia, Namibia, ...</w:delText>
        </w:r>
        <w:bookmarkStart w:id="12403" w:name="_Toc201238593"/>
        <w:bookmarkStart w:id="12404" w:name="_Toc201319989"/>
        <w:bookmarkEnd w:id="12403"/>
        <w:bookmarkEnd w:id="12404"/>
      </w:del>
    </w:p>
    <w:p w14:paraId="0685737B" w14:textId="77777777" w:rsidR="00C90914" w:rsidRPr="00C10E43" w:rsidDel="0045707E" w:rsidRDefault="00C90914">
      <w:pPr>
        <w:pStyle w:val="ListParagraph"/>
        <w:spacing w:after="0" w:line="276" w:lineRule="auto"/>
        <w:jc w:val="both"/>
        <w:rPr>
          <w:del w:id="12405" w:author="Rachel Shipsey" w:date="2025-06-08T13:00:00Z"/>
          <w:rFonts w:cs="Arial"/>
          <w:color w:val="00B0F0"/>
          <w:highlight w:val="yellow"/>
        </w:rPr>
        <w:pPrChange w:id="12406" w:author="Rachel Shipsey" w:date="2025-06-23T15:41:00Z">
          <w:pPr>
            <w:pStyle w:val="Heading4"/>
          </w:pPr>
        </w:pPrChange>
      </w:pPr>
      <w:del w:id="12407" w:author="Rachel Shipsey" w:date="2025-06-08T13:00:00Z">
        <w:r w:rsidRPr="00C10E43" w:rsidDel="0045707E">
          <w:rPr>
            <w:highlight w:val="yellow"/>
          </w:rPr>
          <w:delText>9.2.3.1 Lessons Learnt</w:delText>
        </w:r>
        <w:bookmarkStart w:id="12408" w:name="_Toc201238594"/>
        <w:bookmarkStart w:id="12409" w:name="_Toc201319990"/>
        <w:bookmarkEnd w:id="12408"/>
        <w:bookmarkEnd w:id="12409"/>
      </w:del>
    </w:p>
    <w:p w14:paraId="48ABF90B" w14:textId="77777777" w:rsidR="00C90914" w:rsidRPr="00C10E43" w:rsidDel="0045707E" w:rsidRDefault="00C90914">
      <w:pPr>
        <w:pStyle w:val="ListParagraph"/>
        <w:spacing w:after="0" w:line="276" w:lineRule="auto"/>
        <w:jc w:val="both"/>
        <w:rPr>
          <w:del w:id="12410" w:author="Rachel Shipsey" w:date="2025-06-08T13:00:00Z"/>
          <w:rFonts w:cs="Arial"/>
          <w:highlight w:val="yellow"/>
        </w:rPr>
        <w:pPrChange w:id="12411" w:author="Rachel Shipsey" w:date="2025-06-23T15:41:00Z">
          <w:pPr/>
        </w:pPrChange>
      </w:pPr>
      <w:del w:id="12412" w:author="Rachel Shipsey" w:date="2025-06-08T13:00:00Z">
        <w:r w:rsidRPr="00C10E43" w:rsidDel="0045707E">
          <w:rPr>
            <w:rFonts w:cs="Arial"/>
            <w:highlight w:val="yellow"/>
          </w:rPr>
          <w:delText>1.</w:delText>
        </w:r>
        <w:r w:rsidRPr="00C10E43" w:rsidDel="0045707E">
          <w:rPr>
            <w:rFonts w:cs="Arial"/>
            <w:highlight w:val="yellow"/>
          </w:rPr>
          <w:tab/>
          <w:delText>Botswana had no clear work cycle that systematically shows the flow and management of issues during enumeration, the issues coming though were resolved by either GPS specialist, IT System Support or Census Technical Officers and there was no mechanism to tell whether an issue had been closed or not.</w:delText>
        </w:r>
        <w:bookmarkStart w:id="12413" w:name="_Toc201238595"/>
        <w:bookmarkStart w:id="12414" w:name="_Toc201319991"/>
        <w:bookmarkEnd w:id="12413"/>
        <w:bookmarkEnd w:id="12414"/>
      </w:del>
    </w:p>
    <w:p w14:paraId="087E0027" w14:textId="77777777" w:rsidR="00C90914" w:rsidRPr="00C10E43" w:rsidDel="0045707E" w:rsidRDefault="00C90914">
      <w:pPr>
        <w:pStyle w:val="ListParagraph"/>
        <w:spacing w:after="0" w:line="276" w:lineRule="auto"/>
        <w:jc w:val="both"/>
        <w:rPr>
          <w:del w:id="12415" w:author="Rachel Shipsey" w:date="2025-06-08T13:00:00Z"/>
          <w:rFonts w:cs="Arial"/>
          <w:color w:val="00B0F0"/>
          <w:highlight w:val="yellow"/>
        </w:rPr>
        <w:pPrChange w:id="12416" w:author="Rachel Shipsey" w:date="2025-06-23T15:41:00Z">
          <w:pPr>
            <w:pStyle w:val="Heading4"/>
          </w:pPr>
        </w:pPrChange>
      </w:pPr>
      <w:del w:id="12417" w:author="Rachel Shipsey" w:date="2025-06-08T13:00:00Z">
        <w:r w:rsidRPr="00C10E43" w:rsidDel="0045707E">
          <w:rPr>
            <w:highlight w:val="yellow"/>
          </w:rPr>
          <w:delText>9.2.3.2 Recommendations</w:delText>
        </w:r>
        <w:bookmarkStart w:id="12418" w:name="_Toc201238596"/>
        <w:bookmarkStart w:id="12419" w:name="_Toc201319992"/>
        <w:bookmarkEnd w:id="12418"/>
        <w:bookmarkEnd w:id="12419"/>
      </w:del>
    </w:p>
    <w:p w14:paraId="64D893E2" w14:textId="77777777" w:rsidR="00C90914" w:rsidRPr="00C10E43" w:rsidDel="0045707E" w:rsidRDefault="00C90914">
      <w:pPr>
        <w:pStyle w:val="ListParagraph"/>
        <w:spacing w:after="0" w:line="276" w:lineRule="auto"/>
        <w:jc w:val="both"/>
        <w:rPr>
          <w:del w:id="12420" w:author="Rachel Shipsey" w:date="2025-06-08T13:00:00Z"/>
          <w:rFonts w:cs="Arial"/>
          <w:highlight w:val="yellow"/>
        </w:rPr>
        <w:pPrChange w:id="12421" w:author="Rachel Shipsey" w:date="2025-06-23T15:41:00Z">
          <w:pPr>
            <w:numPr>
              <w:numId w:val="71"/>
            </w:numPr>
            <w:pBdr>
              <w:top w:val="nil"/>
              <w:left w:val="nil"/>
              <w:bottom w:val="nil"/>
              <w:right w:val="nil"/>
              <w:between w:val="nil"/>
            </w:pBdr>
            <w:spacing w:after="0" w:line="276" w:lineRule="auto"/>
            <w:ind w:left="720" w:hanging="360"/>
            <w:jc w:val="both"/>
          </w:pPr>
        </w:pPrChange>
      </w:pPr>
      <w:del w:id="12422" w:author="Rachel Shipsey" w:date="2025-06-08T13:00:00Z">
        <w:r w:rsidRPr="00C10E43" w:rsidDel="0045707E">
          <w:rPr>
            <w:rFonts w:cs="Arial"/>
            <w:color w:val="000000" w:themeColor="text1"/>
            <w:highlight w:val="yellow"/>
          </w:rPr>
          <w:delText xml:space="preserve">As was the case in Kenya, setting up a support center should be at the headquarters of the census implementing agency. The following should be put into consideration: the number of personnel operating in the support center and their training on the questionnaire content.  Possession of call center and ICT skills should be a pre-requisite for personnel to be recruited. Provision of efficient support center equipment such as laptops, phones, desks, and seats.  </w:delText>
        </w:r>
        <w:bookmarkStart w:id="12423" w:name="_Toc201238597"/>
        <w:bookmarkStart w:id="12424" w:name="_Toc201319993"/>
        <w:bookmarkEnd w:id="12423"/>
        <w:bookmarkEnd w:id="12424"/>
      </w:del>
    </w:p>
    <w:p w14:paraId="63AE3C63" w14:textId="77777777" w:rsidR="00C90914" w:rsidRPr="00C10E43" w:rsidDel="0045707E" w:rsidRDefault="00C90914">
      <w:pPr>
        <w:pStyle w:val="ListParagraph"/>
        <w:spacing w:after="0" w:line="276" w:lineRule="auto"/>
        <w:jc w:val="both"/>
        <w:rPr>
          <w:del w:id="12425" w:author="Rachel Shipsey" w:date="2025-06-08T13:00:00Z"/>
          <w:rFonts w:cs="Arial"/>
          <w:highlight w:val="yellow"/>
        </w:rPr>
        <w:pPrChange w:id="12426" w:author="Rachel Shipsey" w:date="2025-06-23T15:41:00Z">
          <w:pPr>
            <w:numPr>
              <w:numId w:val="71"/>
            </w:numPr>
            <w:pBdr>
              <w:top w:val="nil"/>
              <w:left w:val="nil"/>
              <w:bottom w:val="nil"/>
              <w:right w:val="nil"/>
              <w:between w:val="nil"/>
            </w:pBdr>
            <w:spacing w:after="0" w:line="276" w:lineRule="auto"/>
            <w:ind w:left="720" w:hanging="360"/>
            <w:jc w:val="both"/>
          </w:pPr>
        </w:pPrChange>
      </w:pPr>
      <w:del w:id="12427" w:author="Rachel Shipsey" w:date="2025-06-08T13:00:00Z">
        <w:r w:rsidRPr="00C10E43" w:rsidDel="0045707E">
          <w:rPr>
            <w:rFonts w:cs="Arial"/>
            <w:color w:val="000000"/>
            <w:highlight w:val="yellow"/>
          </w:rPr>
          <w:delText>A census call center should have a clear work cycle with an ICT incident Management System whereby problems and inquiries are received from the enumerator or supervisor during enumeration and the call Centre Agent sends the case to field or headquarters technical support team and an update should be provided as to whether the case has been resolved.</w:delText>
        </w:r>
        <w:bookmarkStart w:id="12428" w:name="_Toc201238598"/>
        <w:bookmarkStart w:id="12429" w:name="_Toc201319994"/>
        <w:bookmarkEnd w:id="12428"/>
        <w:bookmarkEnd w:id="12429"/>
      </w:del>
    </w:p>
    <w:p w14:paraId="2E4F8266" w14:textId="77777777" w:rsidR="00C90914" w:rsidRPr="00E31AD1" w:rsidDel="0045707E" w:rsidRDefault="00C90914">
      <w:pPr>
        <w:pStyle w:val="ListParagraph"/>
        <w:spacing w:after="0" w:line="276" w:lineRule="auto"/>
        <w:jc w:val="both"/>
        <w:rPr>
          <w:del w:id="12430" w:author="Rachel Shipsey" w:date="2025-06-08T13:00:00Z"/>
          <w:rFonts w:cs="Arial"/>
        </w:rPr>
        <w:pPrChange w:id="12431" w:author="Rachel Shipsey" w:date="2025-06-23T15:41:00Z">
          <w:pPr>
            <w:pBdr>
              <w:top w:val="nil"/>
              <w:left w:val="nil"/>
              <w:bottom w:val="nil"/>
              <w:right w:val="nil"/>
              <w:between w:val="nil"/>
            </w:pBdr>
            <w:spacing w:after="0" w:line="276" w:lineRule="auto"/>
            <w:ind w:left="720"/>
            <w:jc w:val="both"/>
          </w:pPr>
        </w:pPrChange>
      </w:pPr>
      <w:bookmarkStart w:id="12432" w:name="_Toc201238599"/>
      <w:bookmarkStart w:id="12433" w:name="_Toc201319995"/>
      <w:bookmarkEnd w:id="12432"/>
      <w:bookmarkEnd w:id="12433"/>
    </w:p>
    <w:p w14:paraId="7ABA0F3F" w14:textId="573D5666" w:rsidR="005D10C5" w:rsidRPr="005D10C5" w:rsidDel="008D26A9" w:rsidRDefault="001A131D">
      <w:pPr>
        <w:pStyle w:val="ListParagraph"/>
        <w:spacing w:after="0" w:line="276" w:lineRule="auto"/>
        <w:jc w:val="both"/>
        <w:rPr>
          <w:del w:id="12434" w:author="Rachel Shipsey" w:date="2025-06-23T15:21:00Z"/>
          <w:moveFrom w:id="12435" w:author="Rachel Shipsey" w:date="2025-06-09T09:49:00Z"/>
        </w:rPr>
        <w:pPrChange w:id="12436" w:author="Rachel Shipsey" w:date="2025-06-23T15:41:00Z">
          <w:pPr>
            <w:pStyle w:val="Heading1"/>
            <w:pBdr>
              <w:bottom w:val="single" w:sz="4" w:space="1" w:color="auto"/>
            </w:pBdr>
          </w:pPr>
        </w:pPrChange>
      </w:pPr>
      <w:bookmarkStart w:id="12437" w:name="_CHAPTER_TEN:_Enumeration"/>
      <w:moveFromRangeStart w:id="12438" w:author="Rachel Shipsey" w:date="2025-06-09T09:49:00Z" w:name="move200355012"/>
      <w:moveFrom w:id="12439" w:author="Rachel Shipsey" w:date="2025-06-09T09:49:00Z">
        <w:del w:id="12440" w:author="Rachel Shipsey" w:date="2025-06-23T15:21:00Z">
          <w:r w:rsidDel="008D26A9">
            <w:delText xml:space="preserve">OLD </w:delText>
          </w:r>
          <w:commentRangeStart w:id="12441"/>
          <w:r w:rsidR="005D10C5" w:rsidRPr="4871BC61" w:rsidDel="008D26A9">
            <w:delText>CHAPTER TEN: Enumeration</w:delText>
          </w:r>
          <w:bookmarkEnd w:id="12437"/>
          <w:r w:rsidR="005D10C5" w:rsidRPr="4871BC61" w:rsidDel="008D26A9">
            <w:delText xml:space="preserve"> </w:delText>
          </w:r>
          <w:commentRangeEnd w:id="12441"/>
          <w:r w:rsidR="00FE4EE4" w:rsidRPr="005D10C5" w:rsidDel="008D26A9">
            <w:rPr>
              <w:rStyle w:val="CommentReference"/>
              <w:sz w:val="32"/>
              <w:szCs w:val="32"/>
            </w:rPr>
            <w:commentReference w:id="12441"/>
          </w:r>
          <w:bookmarkStart w:id="12442" w:name="_Toc201238600"/>
          <w:bookmarkStart w:id="12443" w:name="_Toc201319996"/>
          <w:bookmarkEnd w:id="12442"/>
          <w:bookmarkEnd w:id="12443"/>
        </w:del>
      </w:moveFrom>
    </w:p>
    <w:p w14:paraId="4EE7EA9C" w14:textId="099816F1" w:rsidR="005D10C5" w:rsidRPr="00DC2FFF" w:rsidDel="008D26A9" w:rsidRDefault="00230FC1">
      <w:pPr>
        <w:pStyle w:val="ListParagraph"/>
        <w:spacing w:after="0" w:line="276" w:lineRule="auto"/>
        <w:jc w:val="both"/>
        <w:rPr>
          <w:del w:id="12444" w:author="Rachel Shipsey" w:date="2025-06-23T15:21:00Z"/>
          <w:moveFrom w:id="12445" w:author="Rachel Shipsey" w:date="2025-06-09T09:49:00Z"/>
          <w:rFonts w:cs="Arial"/>
          <w:bCs/>
          <w:sz w:val="22"/>
        </w:rPr>
        <w:pPrChange w:id="12446" w:author="Rachel Shipsey" w:date="2025-06-23T15:41:00Z">
          <w:pPr>
            <w:pStyle w:val="Heading1"/>
          </w:pPr>
        </w:pPrChange>
      </w:pPr>
      <w:moveFrom w:id="12447" w:author="Rachel Shipsey" w:date="2025-06-09T09:49:00Z">
        <w:del w:id="12448" w:author="Rachel Shipsey" w:date="2025-06-23T15:21:00Z">
          <w:r w:rsidDel="008D26A9">
            <w:delText xml:space="preserve">OLD </w:delText>
          </w:r>
          <w:r w:rsidR="005D10C5" w:rsidRPr="4871BC61" w:rsidDel="008D26A9">
            <w:delText>10.0 Introduction  </w:delText>
          </w:r>
          <w:bookmarkStart w:id="12449" w:name="_Toc201238601"/>
          <w:bookmarkStart w:id="12450" w:name="_Toc201319997"/>
          <w:bookmarkEnd w:id="12449"/>
          <w:bookmarkEnd w:id="12450"/>
        </w:del>
      </w:moveFrom>
    </w:p>
    <w:p w14:paraId="6C003BDA" w14:textId="2AB4C331" w:rsidR="00C50EC6" w:rsidDel="008D26A9" w:rsidRDefault="00C50EC6">
      <w:pPr>
        <w:pStyle w:val="ListParagraph"/>
        <w:spacing w:after="0" w:line="276" w:lineRule="auto"/>
        <w:jc w:val="both"/>
        <w:rPr>
          <w:del w:id="12451" w:author="Rachel Shipsey" w:date="2025-06-23T15:21:00Z"/>
          <w:moveFrom w:id="12452" w:author="Rachel Shipsey" w:date="2025-06-09T09:49:00Z"/>
          <w:rFonts w:cs="Arial"/>
        </w:rPr>
        <w:pPrChange w:id="12453" w:author="Rachel Shipsey" w:date="2025-06-23T15:41:00Z">
          <w:pPr>
            <w:spacing w:after="0" w:line="276" w:lineRule="auto"/>
            <w:jc w:val="both"/>
          </w:pPr>
        </w:pPrChange>
      </w:pPr>
      <w:bookmarkStart w:id="12454" w:name="_Toc201238602"/>
      <w:bookmarkStart w:id="12455" w:name="_Toc201319998"/>
      <w:bookmarkEnd w:id="12454"/>
      <w:bookmarkEnd w:id="12455"/>
    </w:p>
    <w:p w14:paraId="32203B2A" w14:textId="5B1E3EC6" w:rsidR="005D10C5" w:rsidRPr="00DC2FFF" w:rsidDel="008D26A9" w:rsidRDefault="005D10C5">
      <w:pPr>
        <w:pStyle w:val="ListParagraph"/>
        <w:spacing w:after="0" w:line="276" w:lineRule="auto"/>
        <w:jc w:val="both"/>
        <w:rPr>
          <w:del w:id="12456" w:author="Rachel Shipsey" w:date="2025-06-23T15:21:00Z"/>
          <w:moveFrom w:id="12457" w:author="Rachel Shipsey" w:date="2025-06-09T09:49:00Z"/>
          <w:rFonts w:cs="Arial"/>
        </w:rPr>
        <w:pPrChange w:id="12458" w:author="Rachel Shipsey" w:date="2025-06-23T15:41:00Z">
          <w:pPr>
            <w:spacing w:after="0" w:line="276" w:lineRule="auto"/>
            <w:jc w:val="both"/>
          </w:pPr>
        </w:pPrChange>
      </w:pPr>
      <w:moveFrom w:id="12459" w:author="Rachel Shipsey" w:date="2025-06-09T09:49:00Z">
        <w:del w:id="12460" w:author="Rachel Shipsey" w:date="2025-06-23T15:21:00Z">
          <w:r w:rsidRPr="00DC2FFF" w:rsidDel="008D26A9">
            <w:rPr>
              <w:rFonts w:cs="Arial"/>
            </w:rPr>
            <w:delText xml:space="preserve">The enumeration phase is among the most important stages for a population and housing census that happens after years of preparatory activities. The main objective of enumeration is to ensure that all individuals are covered and enumerated only once to achieve a proper description of the total population of a country and its geographical distribution within the country. </w:delText>
          </w:r>
          <w:bookmarkStart w:id="12461" w:name="_Toc201238603"/>
          <w:bookmarkStart w:id="12462" w:name="_Toc201319999"/>
          <w:bookmarkEnd w:id="12461"/>
          <w:bookmarkEnd w:id="12462"/>
        </w:del>
      </w:moveFrom>
    </w:p>
    <w:p w14:paraId="198A8198" w14:textId="325B17FC" w:rsidR="005D10C5" w:rsidRPr="00DC2FFF" w:rsidDel="008D26A9" w:rsidRDefault="005D10C5">
      <w:pPr>
        <w:pStyle w:val="ListParagraph"/>
        <w:spacing w:after="0" w:line="276" w:lineRule="auto"/>
        <w:jc w:val="both"/>
        <w:rPr>
          <w:del w:id="12463" w:author="Rachel Shipsey" w:date="2025-06-23T15:21:00Z"/>
          <w:moveFrom w:id="12464" w:author="Rachel Shipsey" w:date="2025-06-09T09:49:00Z"/>
          <w:rFonts w:cs="Arial"/>
        </w:rPr>
        <w:pPrChange w:id="12465" w:author="Rachel Shipsey" w:date="2025-06-23T15:41:00Z">
          <w:pPr>
            <w:spacing w:after="0" w:line="276" w:lineRule="auto"/>
            <w:jc w:val="both"/>
          </w:pPr>
        </w:pPrChange>
      </w:pPr>
      <w:bookmarkStart w:id="12466" w:name="_Toc201238604"/>
      <w:bookmarkStart w:id="12467" w:name="_Toc201320000"/>
      <w:bookmarkEnd w:id="12466"/>
      <w:bookmarkEnd w:id="12467"/>
    </w:p>
    <w:p w14:paraId="719A54B2" w14:textId="6AD19BC0" w:rsidR="005D10C5" w:rsidRPr="00DC2FFF" w:rsidDel="008D26A9" w:rsidRDefault="005D10C5">
      <w:pPr>
        <w:pStyle w:val="ListParagraph"/>
        <w:spacing w:after="0" w:line="276" w:lineRule="auto"/>
        <w:jc w:val="both"/>
        <w:rPr>
          <w:del w:id="12468" w:author="Rachel Shipsey" w:date="2025-06-23T15:21:00Z"/>
          <w:moveFrom w:id="12469" w:author="Rachel Shipsey" w:date="2025-06-09T09:49:00Z"/>
          <w:rFonts w:cs="Arial"/>
        </w:rPr>
        <w:pPrChange w:id="12470" w:author="Rachel Shipsey" w:date="2025-06-23T15:41:00Z">
          <w:pPr>
            <w:spacing w:after="0" w:line="276" w:lineRule="auto"/>
            <w:jc w:val="both"/>
          </w:pPr>
        </w:pPrChange>
      </w:pPr>
      <w:moveFrom w:id="12471" w:author="Rachel Shipsey" w:date="2025-06-09T09:49:00Z">
        <w:del w:id="12472" w:author="Rachel Shipsey" w:date="2025-06-23T15:21:00Z">
          <w:r w:rsidRPr="7B4121B4" w:rsidDel="008D26A9">
            <w:rPr>
              <w:rFonts w:cs="Arial"/>
            </w:rPr>
            <w:delText xml:space="preserve">Census enumeration is conducted on either a de facto or de jure basis based on a specific reference date. The enumeration takes place over a varying period of days across </w:delText>
          </w:r>
          <w:r w:rsidR="2AEA10FE" w:rsidRPr="7B4121B4" w:rsidDel="008D26A9">
            <w:rPr>
              <w:rFonts w:cs="Arial"/>
            </w:rPr>
            <w:delText>various</w:delText>
          </w:r>
          <w:r w:rsidRPr="7B4121B4" w:rsidDel="008D26A9">
            <w:rPr>
              <w:rFonts w:cs="Arial"/>
            </w:rPr>
            <w:delText xml:space="preserve"> countries. The enumeration days range from one to two weeks depending on several factors. A period of one additional week may be </w:delText>
          </w:r>
          <w:r w:rsidR="2C5704A8" w:rsidRPr="7B4121B4" w:rsidDel="008D26A9">
            <w:rPr>
              <w:rFonts w:cs="Arial"/>
            </w:rPr>
            <w:delText>considered</w:delText>
          </w:r>
          <w:r w:rsidRPr="7B4121B4" w:rsidDel="008D26A9">
            <w:rPr>
              <w:rFonts w:cs="Arial"/>
            </w:rPr>
            <w:delText xml:space="preserve"> in cases where unexpected challenges or difficulties are encountered during the field enumeration exercise. A census relies on successful enumeration within a strict time-bound period.</w:delText>
          </w:r>
          <w:bookmarkStart w:id="12473" w:name="_Toc201238605"/>
          <w:bookmarkStart w:id="12474" w:name="_Toc201320001"/>
          <w:bookmarkEnd w:id="12473"/>
          <w:bookmarkEnd w:id="12474"/>
        </w:del>
      </w:moveFrom>
    </w:p>
    <w:p w14:paraId="48B01E82" w14:textId="06510B4A" w:rsidR="005D10C5" w:rsidRPr="00DC2FFF" w:rsidDel="008D26A9" w:rsidRDefault="005D10C5">
      <w:pPr>
        <w:pStyle w:val="ListParagraph"/>
        <w:spacing w:after="0" w:line="276" w:lineRule="auto"/>
        <w:jc w:val="both"/>
        <w:rPr>
          <w:del w:id="12475" w:author="Rachel Shipsey" w:date="2025-06-23T15:21:00Z"/>
          <w:moveFrom w:id="12476" w:author="Rachel Shipsey" w:date="2025-06-09T09:49:00Z"/>
          <w:rFonts w:cs="Arial"/>
        </w:rPr>
        <w:pPrChange w:id="12477" w:author="Rachel Shipsey" w:date="2025-06-23T15:41:00Z">
          <w:pPr>
            <w:spacing w:after="0" w:line="276" w:lineRule="auto"/>
            <w:jc w:val="both"/>
          </w:pPr>
        </w:pPrChange>
      </w:pPr>
      <w:bookmarkStart w:id="12478" w:name="_Toc201238606"/>
      <w:bookmarkStart w:id="12479" w:name="_Toc201320002"/>
      <w:bookmarkEnd w:id="12478"/>
      <w:bookmarkEnd w:id="12479"/>
    </w:p>
    <w:p w14:paraId="278F4628" w14:textId="3655AE24" w:rsidR="005D10C5" w:rsidRPr="00DC2FFF" w:rsidDel="008D26A9" w:rsidRDefault="005D10C5">
      <w:pPr>
        <w:pStyle w:val="ListParagraph"/>
        <w:spacing w:after="0" w:line="276" w:lineRule="auto"/>
        <w:jc w:val="both"/>
        <w:rPr>
          <w:del w:id="12480" w:author="Rachel Shipsey" w:date="2025-06-23T15:21:00Z"/>
          <w:moveFrom w:id="12481" w:author="Rachel Shipsey" w:date="2025-06-09T09:49:00Z"/>
          <w:rFonts w:cs="Arial"/>
        </w:rPr>
        <w:pPrChange w:id="12482" w:author="Rachel Shipsey" w:date="2025-06-23T15:41:00Z">
          <w:pPr>
            <w:spacing w:after="0" w:line="276" w:lineRule="auto"/>
            <w:jc w:val="both"/>
          </w:pPr>
        </w:pPrChange>
      </w:pPr>
      <w:moveFrom w:id="12483" w:author="Rachel Shipsey" w:date="2025-06-09T09:49:00Z">
        <w:del w:id="12484" w:author="Rachel Shipsey" w:date="2025-06-23T15:21:00Z">
          <w:r w:rsidRPr="00DC2FFF" w:rsidDel="008D26A9">
            <w:rPr>
              <w:rFonts w:cs="Arial"/>
            </w:rPr>
            <w:delText xml:space="preserve">This chapter points out selected country experiences, lessons learned and recommends on what should be done during a digital census enumeration. It focuses on the areas of pre-enumeration listing of households, EA identification, data collection and data quality assurance. </w:delText>
          </w:r>
          <w:bookmarkStart w:id="12485" w:name="_Toc201238607"/>
          <w:bookmarkStart w:id="12486" w:name="_Toc201320003"/>
          <w:bookmarkEnd w:id="12485"/>
          <w:bookmarkEnd w:id="12486"/>
        </w:del>
      </w:moveFrom>
    </w:p>
    <w:p w14:paraId="3E8339B5" w14:textId="10066F87" w:rsidR="005D10C5" w:rsidRPr="00DC2FFF" w:rsidDel="008D26A9" w:rsidRDefault="005D10C5">
      <w:pPr>
        <w:pStyle w:val="ListParagraph"/>
        <w:spacing w:after="0" w:line="276" w:lineRule="auto"/>
        <w:jc w:val="both"/>
        <w:rPr>
          <w:del w:id="12487" w:author="Rachel Shipsey" w:date="2025-06-23T15:21:00Z"/>
          <w:moveFrom w:id="12488" w:author="Rachel Shipsey" w:date="2025-06-09T09:49:00Z"/>
          <w:rStyle w:val="cf01"/>
          <w:rFonts w:ascii="Arial" w:hAnsi="Arial" w:cs="Arial"/>
          <w:bCs/>
          <w:sz w:val="22"/>
          <w:szCs w:val="22"/>
        </w:rPr>
        <w:pPrChange w:id="12489" w:author="Rachel Shipsey" w:date="2025-06-23T15:41:00Z">
          <w:pPr>
            <w:spacing w:after="0" w:line="276" w:lineRule="auto"/>
            <w:jc w:val="both"/>
          </w:pPr>
        </w:pPrChange>
      </w:pPr>
      <w:bookmarkStart w:id="12490" w:name="_Toc201238608"/>
      <w:bookmarkStart w:id="12491" w:name="_Toc201320004"/>
      <w:bookmarkEnd w:id="12490"/>
      <w:bookmarkEnd w:id="12491"/>
    </w:p>
    <w:p w14:paraId="4B49B20A" w14:textId="7DBF1041" w:rsidR="005D10C5" w:rsidRPr="00DC2FFF" w:rsidDel="008D26A9" w:rsidRDefault="005D10C5">
      <w:pPr>
        <w:pStyle w:val="ListParagraph"/>
        <w:spacing w:after="0" w:line="276" w:lineRule="auto"/>
        <w:jc w:val="both"/>
        <w:rPr>
          <w:del w:id="12492" w:author="Rachel Shipsey" w:date="2025-06-23T15:21:00Z"/>
          <w:moveFrom w:id="12493" w:author="Rachel Shipsey" w:date="2025-06-09T09:49:00Z"/>
          <w:rFonts w:cs="Arial"/>
          <w:bCs/>
        </w:rPr>
        <w:pPrChange w:id="12494" w:author="Rachel Shipsey" w:date="2025-06-23T15:41:00Z">
          <w:pPr>
            <w:spacing w:after="0" w:line="276" w:lineRule="auto"/>
            <w:jc w:val="both"/>
          </w:pPr>
        </w:pPrChange>
      </w:pPr>
      <w:moveFrom w:id="12495" w:author="Rachel Shipsey" w:date="2025-06-09T09:49:00Z">
        <w:del w:id="12496" w:author="Rachel Shipsey" w:date="2025-06-23T15:21:00Z">
          <w:r w:rsidRPr="00DC2FFF" w:rsidDel="008D26A9">
            <w:rPr>
              <w:rStyle w:val="cf01"/>
              <w:rFonts w:ascii="Arial" w:hAnsi="Arial" w:cs="Arial"/>
              <w:bCs/>
              <w:sz w:val="22"/>
              <w:szCs w:val="22"/>
            </w:rPr>
            <w:delText>Enumeration during the non-digital vs digital era</w:delText>
          </w:r>
          <w:bookmarkStart w:id="12497" w:name="_Toc201238609"/>
          <w:bookmarkStart w:id="12498" w:name="_Toc201320005"/>
          <w:bookmarkEnd w:id="12497"/>
          <w:bookmarkEnd w:id="12498"/>
        </w:del>
      </w:moveFrom>
    </w:p>
    <w:p w14:paraId="654008F1" w14:textId="7AA2464C" w:rsidR="005D10C5" w:rsidRPr="00DC2FFF" w:rsidDel="008D26A9" w:rsidRDefault="005D10C5">
      <w:pPr>
        <w:pStyle w:val="ListParagraph"/>
        <w:spacing w:after="0" w:line="276" w:lineRule="auto"/>
        <w:jc w:val="both"/>
        <w:rPr>
          <w:del w:id="12499" w:author="Rachel Shipsey" w:date="2025-06-23T15:21:00Z"/>
          <w:moveFrom w:id="12500" w:author="Rachel Shipsey" w:date="2025-06-09T09:49:00Z"/>
          <w:rFonts w:cs="Arial"/>
          <w:highlight w:val="yellow"/>
        </w:rPr>
        <w:pPrChange w:id="12501" w:author="Rachel Shipsey" w:date="2025-06-23T15:41:00Z">
          <w:pPr>
            <w:spacing w:after="0" w:line="276" w:lineRule="auto"/>
            <w:jc w:val="both"/>
          </w:pPr>
        </w:pPrChange>
      </w:pPr>
      <w:moveFrom w:id="12502" w:author="Rachel Shipsey" w:date="2025-06-09T09:49:00Z">
        <w:del w:id="12503" w:author="Rachel Shipsey" w:date="2025-06-23T15:21:00Z">
          <w:r w:rsidRPr="70E65BEE" w:rsidDel="008D26A9">
            <w:rPr>
              <w:rFonts w:cs="Arial"/>
            </w:rPr>
            <w:delText>In the digital era, the traditional method of enumerating the population through face-to-face interviews is done using handheld devices to automatically capture and transmit the data as opposed to using a paper questionnaire. On the other hand, t</w:delText>
          </w:r>
          <w:r w:rsidRPr="70E65BEE" w:rsidDel="008D26A9">
            <w:rPr>
              <w:rFonts w:cs="Arial"/>
              <w:highlight w:val="yellow"/>
            </w:rPr>
            <w:delText xml:space="preserve">he self-enumeration method can now be applied using the Internet. This saves on </w:delText>
          </w:r>
          <w:r w:rsidR="7880CCDA" w:rsidRPr="70E65BEE" w:rsidDel="008D26A9">
            <w:rPr>
              <w:rFonts w:cs="Arial"/>
              <w:highlight w:val="yellow"/>
            </w:rPr>
            <w:delText>data</w:delText>
          </w:r>
          <w:r w:rsidRPr="70E65BEE" w:rsidDel="008D26A9">
            <w:rPr>
              <w:rFonts w:cs="Arial"/>
              <w:highlight w:val="yellow"/>
            </w:rPr>
            <w:delText xml:space="preserve"> management time as there are fewer errors and omissions in the data.</w:delText>
          </w:r>
          <w:r w:rsidRPr="70E65BEE" w:rsidDel="008D26A9">
            <w:rPr>
              <w:rFonts w:cs="Arial"/>
            </w:rPr>
            <w:delText xml:space="preserve"> </w:delText>
          </w:r>
          <w:r w:rsidR="4C2999FF" w:rsidRPr="70E65BEE" w:rsidDel="008D26A9">
            <w:rPr>
              <w:rFonts w:cs="Arial"/>
              <w:highlight w:val="yellow"/>
            </w:rPr>
            <w:delText>COME BACK TO THIS. IF WE HAVE EXMAPLES EXPAND, OTHERWISE SAY THAT WE DON’T?</w:delText>
          </w:r>
          <w:r w:rsidR="4C2999FF" w:rsidRPr="70E65BEE" w:rsidDel="008D26A9">
            <w:rPr>
              <w:rFonts w:cs="Arial"/>
            </w:rPr>
            <w:delText xml:space="preserve">  </w:delText>
          </w:r>
          <w:bookmarkStart w:id="12504" w:name="_Toc201238610"/>
          <w:bookmarkStart w:id="12505" w:name="_Toc201320006"/>
          <w:bookmarkEnd w:id="12504"/>
          <w:bookmarkEnd w:id="12505"/>
        </w:del>
      </w:moveFrom>
    </w:p>
    <w:p w14:paraId="64A3E130" w14:textId="3E6FCD8B" w:rsidR="005D10C5" w:rsidRPr="00DC2FFF" w:rsidDel="008D26A9" w:rsidRDefault="005D10C5">
      <w:pPr>
        <w:pStyle w:val="ListParagraph"/>
        <w:spacing w:after="0" w:line="276" w:lineRule="auto"/>
        <w:jc w:val="both"/>
        <w:rPr>
          <w:del w:id="12506" w:author="Rachel Shipsey" w:date="2025-06-23T15:21:00Z"/>
          <w:moveFrom w:id="12507" w:author="Rachel Shipsey" w:date="2025-06-09T09:49:00Z"/>
          <w:rFonts w:cs="Arial"/>
        </w:rPr>
        <w:pPrChange w:id="12508" w:author="Rachel Shipsey" w:date="2025-06-23T15:41:00Z">
          <w:pPr>
            <w:spacing w:after="0" w:line="276" w:lineRule="auto"/>
            <w:jc w:val="both"/>
          </w:pPr>
        </w:pPrChange>
      </w:pPr>
      <w:bookmarkStart w:id="12509" w:name="_Toc201238611"/>
      <w:bookmarkStart w:id="12510" w:name="_Toc201320007"/>
      <w:bookmarkEnd w:id="12509"/>
      <w:bookmarkEnd w:id="12510"/>
    </w:p>
    <w:p w14:paraId="7E02CDE5" w14:textId="45D1F5F5" w:rsidR="005D10C5" w:rsidRPr="00DC2FFF" w:rsidDel="008D26A9" w:rsidRDefault="005D10C5">
      <w:pPr>
        <w:pStyle w:val="ListParagraph"/>
        <w:spacing w:after="0" w:line="276" w:lineRule="auto"/>
        <w:jc w:val="both"/>
        <w:rPr>
          <w:del w:id="12511" w:author="Rachel Shipsey" w:date="2025-06-23T15:21:00Z"/>
          <w:moveFrom w:id="12512" w:author="Rachel Shipsey" w:date="2025-06-09T09:49:00Z"/>
          <w:rFonts w:cs="Arial"/>
        </w:rPr>
        <w:pPrChange w:id="12513" w:author="Rachel Shipsey" w:date="2025-06-23T15:41:00Z">
          <w:pPr>
            <w:spacing w:after="0" w:line="276" w:lineRule="auto"/>
            <w:jc w:val="both"/>
          </w:pPr>
        </w:pPrChange>
      </w:pPr>
      <w:moveFrom w:id="12514" w:author="Rachel Shipsey" w:date="2025-06-09T09:49:00Z">
        <w:del w:id="12515" w:author="Rachel Shipsey" w:date="2025-06-23T15:21:00Z">
          <w:r w:rsidRPr="00DC2FFF" w:rsidDel="008D26A9">
            <w:rPr>
              <w:rFonts w:cs="Arial"/>
            </w:rPr>
            <w:delText>Nevertheless, the support of technology introduces the potential for one central disaster having an impact across the whole enumeration process, which is more devastating than in the non-digital census, where failures are more likely to have localized impacts. In addition, the failure of a significant part of the technology close to census day such as the central server can have a more serious impact and therefore a lot more preparation and testing is required compared to the non-digital census.</w:delText>
          </w:r>
          <w:bookmarkStart w:id="12516" w:name="_Toc201238612"/>
          <w:bookmarkStart w:id="12517" w:name="_Toc201320008"/>
          <w:bookmarkEnd w:id="12516"/>
          <w:bookmarkEnd w:id="12517"/>
        </w:del>
      </w:moveFrom>
    </w:p>
    <w:p w14:paraId="4CA1B3C4" w14:textId="22D59B83" w:rsidR="005D10C5" w:rsidRPr="00DC2FFF" w:rsidDel="008D26A9" w:rsidRDefault="005D10C5">
      <w:pPr>
        <w:pStyle w:val="ListParagraph"/>
        <w:spacing w:after="0" w:line="276" w:lineRule="auto"/>
        <w:jc w:val="both"/>
        <w:rPr>
          <w:del w:id="12518" w:author="Rachel Shipsey" w:date="2025-06-23T15:21:00Z"/>
          <w:moveFrom w:id="12519" w:author="Rachel Shipsey" w:date="2025-06-09T09:49:00Z"/>
          <w:rFonts w:cs="Arial"/>
        </w:rPr>
        <w:pPrChange w:id="12520" w:author="Rachel Shipsey" w:date="2025-06-23T15:41:00Z">
          <w:pPr>
            <w:spacing w:after="0" w:line="276" w:lineRule="auto"/>
            <w:jc w:val="both"/>
          </w:pPr>
        </w:pPrChange>
      </w:pPr>
      <w:bookmarkStart w:id="12521" w:name="_Toc201238613"/>
      <w:bookmarkStart w:id="12522" w:name="_Toc201320009"/>
      <w:bookmarkEnd w:id="12521"/>
      <w:bookmarkEnd w:id="12522"/>
    </w:p>
    <w:p w14:paraId="727A3D7E" w14:textId="5CC63F20" w:rsidR="005D10C5" w:rsidRPr="00DC2FFF" w:rsidDel="008D26A9" w:rsidRDefault="005D10C5">
      <w:pPr>
        <w:pStyle w:val="ListParagraph"/>
        <w:spacing w:after="0" w:line="276" w:lineRule="auto"/>
        <w:jc w:val="both"/>
        <w:rPr>
          <w:del w:id="12523" w:author="Rachel Shipsey" w:date="2025-06-23T15:21:00Z"/>
          <w:moveFrom w:id="12524" w:author="Rachel Shipsey" w:date="2025-06-09T09:49:00Z"/>
          <w:rFonts w:cs="Arial"/>
          <w:bCs/>
        </w:rPr>
        <w:pPrChange w:id="12525" w:author="Rachel Shipsey" w:date="2025-06-23T15:41:00Z">
          <w:pPr>
            <w:spacing w:after="0" w:line="276" w:lineRule="auto"/>
            <w:jc w:val="both"/>
          </w:pPr>
        </w:pPrChange>
      </w:pPr>
      <w:moveFrom w:id="12526" w:author="Rachel Shipsey" w:date="2025-06-09T09:49:00Z">
        <w:del w:id="12527" w:author="Rachel Shipsey" w:date="2025-06-23T15:21:00Z">
          <w:r w:rsidRPr="00DC2FFF" w:rsidDel="008D26A9">
            <w:rPr>
              <w:rFonts w:cs="Arial"/>
              <w:bCs/>
            </w:rPr>
            <w:delText xml:space="preserve">Considerations for digital </w:delText>
          </w:r>
          <w:r w:rsidRPr="00DC2FFF" w:rsidDel="008D26A9">
            <w:rPr>
              <w:rStyle w:val="cf01"/>
              <w:rFonts w:ascii="Arial" w:hAnsi="Arial" w:cs="Arial"/>
              <w:bCs/>
              <w:sz w:val="22"/>
              <w:szCs w:val="22"/>
            </w:rPr>
            <w:delText>census enumeration</w:delText>
          </w:r>
          <w:bookmarkStart w:id="12528" w:name="_Toc201238614"/>
          <w:bookmarkStart w:id="12529" w:name="_Toc201320010"/>
          <w:bookmarkEnd w:id="12528"/>
          <w:bookmarkEnd w:id="12529"/>
        </w:del>
      </w:moveFrom>
    </w:p>
    <w:p w14:paraId="5695FC10" w14:textId="78B9A48F" w:rsidR="005D10C5" w:rsidRPr="00DC2FFF" w:rsidDel="008D26A9" w:rsidRDefault="005D10C5">
      <w:pPr>
        <w:pStyle w:val="ListParagraph"/>
        <w:spacing w:after="0" w:line="276" w:lineRule="auto"/>
        <w:jc w:val="both"/>
        <w:rPr>
          <w:del w:id="12530" w:author="Rachel Shipsey" w:date="2025-06-23T15:21:00Z"/>
          <w:moveFrom w:id="12531" w:author="Rachel Shipsey" w:date="2025-06-09T09:49:00Z"/>
          <w:rFonts w:cs="Arial"/>
        </w:rPr>
        <w:pPrChange w:id="12532" w:author="Rachel Shipsey" w:date="2025-06-23T15:41:00Z">
          <w:pPr>
            <w:spacing w:after="0" w:line="276" w:lineRule="auto"/>
            <w:jc w:val="both"/>
          </w:pPr>
        </w:pPrChange>
      </w:pPr>
      <w:moveFrom w:id="12533" w:author="Rachel Shipsey" w:date="2025-06-09T09:49:00Z">
        <w:del w:id="12534" w:author="Rachel Shipsey" w:date="2025-06-23T15:21:00Z">
          <w:r w:rsidRPr="00DC2FFF" w:rsidDel="008D26A9">
            <w:rPr>
              <w:rFonts w:cs="Arial"/>
            </w:rPr>
            <w:delText>Below is an outline of considerations that should be made in planning for and implementing the actual census enumeration, it is not exhaustive but has been aimed at by several countries:</w:delText>
          </w:r>
          <w:bookmarkStart w:id="12535" w:name="_Toc201238615"/>
          <w:bookmarkStart w:id="12536" w:name="_Toc201320011"/>
          <w:bookmarkEnd w:id="12535"/>
          <w:bookmarkEnd w:id="12536"/>
        </w:del>
      </w:moveFrom>
    </w:p>
    <w:p w14:paraId="52F3E43A" w14:textId="43BEE65F" w:rsidR="005D10C5" w:rsidRPr="00DC2FFF" w:rsidDel="008D26A9" w:rsidRDefault="005D10C5">
      <w:pPr>
        <w:pStyle w:val="ListParagraph"/>
        <w:spacing w:after="0" w:line="276" w:lineRule="auto"/>
        <w:jc w:val="both"/>
        <w:rPr>
          <w:del w:id="12537" w:author="Rachel Shipsey" w:date="2025-06-23T15:21:00Z"/>
          <w:moveFrom w:id="12538" w:author="Rachel Shipsey" w:date="2025-06-09T09:49:00Z"/>
          <w:rFonts w:cs="Arial"/>
        </w:rPr>
        <w:pPrChange w:id="12539" w:author="Rachel Shipsey" w:date="2025-06-23T15:41:00Z">
          <w:pPr>
            <w:pStyle w:val="ListParagraph"/>
            <w:numPr>
              <w:numId w:val="86"/>
            </w:numPr>
            <w:spacing w:after="0" w:line="276" w:lineRule="auto"/>
            <w:ind w:left="360" w:hanging="360"/>
            <w:jc w:val="both"/>
          </w:pPr>
        </w:pPrChange>
      </w:pPr>
      <w:moveFrom w:id="12540" w:author="Rachel Shipsey" w:date="2025-06-09T09:49:00Z">
        <w:del w:id="12541" w:author="Rachel Shipsey" w:date="2025-06-23T15:21:00Z">
          <w:r w:rsidRPr="00DC2FFF" w:rsidDel="008D26A9">
            <w:rPr>
              <w:rFonts w:cs="Arial"/>
            </w:rPr>
            <w:delText xml:space="preserve">Countries should develop appropriate enumeration procedures that will ensure that full coverage of the population is attained, within the predetermined budget and set timelines as well as maximize efficiency and cost-effectiveness. </w:delText>
          </w:r>
          <w:bookmarkStart w:id="12542" w:name="_Toc201238616"/>
          <w:bookmarkStart w:id="12543" w:name="_Toc201320012"/>
          <w:bookmarkEnd w:id="12542"/>
          <w:bookmarkEnd w:id="12543"/>
        </w:del>
      </w:moveFrom>
    </w:p>
    <w:p w14:paraId="48292B11" w14:textId="48AE2204" w:rsidR="005D10C5" w:rsidRPr="00DC2FFF" w:rsidDel="008D26A9" w:rsidRDefault="005D10C5">
      <w:pPr>
        <w:pStyle w:val="ListParagraph"/>
        <w:spacing w:after="0" w:line="276" w:lineRule="auto"/>
        <w:jc w:val="both"/>
        <w:rPr>
          <w:del w:id="12544" w:author="Rachel Shipsey" w:date="2025-06-23T15:21:00Z"/>
          <w:moveFrom w:id="12545" w:author="Rachel Shipsey" w:date="2025-06-09T09:49:00Z"/>
          <w:rFonts w:cs="Arial"/>
        </w:rPr>
        <w:pPrChange w:id="12546" w:author="Rachel Shipsey" w:date="2025-06-23T15:41:00Z">
          <w:pPr>
            <w:pStyle w:val="ListParagraph"/>
            <w:numPr>
              <w:numId w:val="86"/>
            </w:numPr>
            <w:spacing w:after="0" w:line="276" w:lineRule="auto"/>
            <w:ind w:left="360" w:hanging="360"/>
            <w:jc w:val="both"/>
          </w:pPr>
        </w:pPrChange>
      </w:pPr>
      <w:moveFrom w:id="12547" w:author="Rachel Shipsey" w:date="2025-06-09T09:49:00Z">
        <w:del w:id="12548" w:author="Rachel Shipsey" w:date="2025-06-23T15:21:00Z">
          <w:r w:rsidRPr="70E65BEE" w:rsidDel="008D26A9">
            <w:rPr>
              <w:rFonts w:cs="Arial"/>
            </w:rPr>
            <w:delText xml:space="preserve">The census enumeration should aim to achieve the highest response rates and good data quality, </w:delText>
          </w:r>
          <w:bookmarkStart w:id="12549" w:name="_Toc201238617"/>
          <w:bookmarkStart w:id="12550" w:name="_Toc201320013"/>
          <w:bookmarkEnd w:id="12549"/>
          <w:bookmarkEnd w:id="12550"/>
        </w:del>
      </w:moveFrom>
    </w:p>
    <w:p w14:paraId="24E1CAA4" w14:textId="346FE59B" w:rsidR="005D10C5" w:rsidRPr="00E71BD4" w:rsidDel="008D26A9" w:rsidRDefault="1D127342">
      <w:pPr>
        <w:pStyle w:val="ListParagraph"/>
        <w:spacing w:after="0" w:line="276" w:lineRule="auto"/>
        <w:jc w:val="both"/>
        <w:rPr>
          <w:del w:id="12551" w:author="Rachel Shipsey" w:date="2025-06-23T15:21:00Z"/>
          <w:moveFrom w:id="12552" w:author="Rachel Shipsey" w:date="2025-06-09T09:49:00Z"/>
          <w:rFonts w:cs="Arial"/>
        </w:rPr>
        <w:pPrChange w:id="12553" w:author="Rachel Shipsey" w:date="2025-06-23T15:41:00Z">
          <w:pPr>
            <w:pStyle w:val="ListParagraph"/>
            <w:numPr>
              <w:ilvl w:val="1"/>
              <w:numId w:val="86"/>
            </w:numPr>
            <w:spacing w:after="0" w:line="276" w:lineRule="auto"/>
            <w:ind w:left="1080" w:hanging="360"/>
            <w:jc w:val="both"/>
          </w:pPr>
        </w:pPrChange>
      </w:pPr>
      <w:moveFrom w:id="12554" w:author="Rachel Shipsey" w:date="2025-06-09T09:49:00Z">
        <w:del w:id="12555" w:author="Rachel Shipsey" w:date="2025-06-23T15:21:00Z">
          <w:r w:rsidRPr="70E65BEE" w:rsidDel="008D26A9">
            <w:rPr>
              <w:rFonts w:cs="Arial"/>
            </w:rPr>
            <w:delText>A good publicity campaign should continue during the enumeration phase. This should emphasize the benefit of the census to the community and how confidentiality and privacy will be ensured. Ensure local leaders are involved in the enumeration and that they cooperate with the NSO to assist in community acceptance of the census.</w:delText>
          </w:r>
          <w:r w:rsidR="005D10C5" w:rsidRPr="70E65BEE" w:rsidDel="008D26A9">
            <w:rPr>
              <w:rFonts w:cs="Arial"/>
            </w:rPr>
            <w:delText xml:space="preserve"> </w:delText>
          </w:r>
          <w:r w:rsidR="00E71BD4" w:rsidDel="008D26A9">
            <w:rPr>
              <w:rFonts w:cs="Arial"/>
            </w:rPr>
            <w:delText>See mo</w:delText>
          </w:r>
          <w:r w:rsidR="009134CF" w:rsidDel="008D26A9">
            <w:rPr>
              <w:rFonts w:cs="Arial"/>
            </w:rPr>
            <w:delText xml:space="preserve">re on </w:delText>
          </w:r>
          <w:r w:rsidDel="008D26A9">
            <w:rPr>
              <w:rFonts w:cstheme="majorBidi"/>
            </w:rPr>
            <w:fldChar w:fldCharType="begin"/>
          </w:r>
          <w:r w:rsidDel="008D26A9">
            <w:delInstrText>HYPERLINK \l "_8.2_Publicity_and"</w:delInstrText>
          </w:r>
        </w:del>
      </w:moveFrom>
      <w:del w:id="12556" w:author="Rachel Shipsey" w:date="2025-06-09T09:49:00Z">
        <w:r w:rsidDel="008D26A9">
          <w:rPr>
            <w:rFonts w:cstheme="majorBidi"/>
          </w:rPr>
        </w:r>
      </w:del>
      <w:moveFrom w:id="12557" w:author="Rachel Shipsey" w:date="2025-06-09T09:49:00Z">
        <w:del w:id="12558" w:author="Rachel Shipsey" w:date="2025-06-23T15:21:00Z">
          <w:r w:rsidDel="008D26A9">
            <w:rPr>
              <w:rFonts w:cstheme="majorBidi"/>
            </w:rPr>
            <w:fldChar w:fldCharType="separate"/>
          </w:r>
          <w:r w:rsidR="1889B45F" w:rsidRPr="009134CF" w:rsidDel="008D26A9">
            <w:rPr>
              <w:rStyle w:val="Hyperlink"/>
              <w:rFonts w:cs="Arial"/>
            </w:rPr>
            <w:delText>publicity</w:delText>
          </w:r>
          <w:r w:rsidDel="008D26A9">
            <w:rPr>
              <w:rStyle w:val="Hyperlink"/>
              <w:rFonts w:eastAsiaTheme="majorEastAsia" w:cs="Arial"/>
              <w:b/>
              <w:sz w:val="32"/>
              <w:szCs w:val="32"/>
            </w:rPr>
            <w:fldChar w:fldCharType="end"/>
          </w:r>
          <w:r w:rsidR="009134CF" w:rsidDel="008D26A9">
            <w:rPr>
              <w:rFonts w:cs="Arial"/>
            </w:rPr>
            <w:delText>.</w:delText>
          </w:r>
          <w:bookmarkStart w:id="12559" w:name="_Toc201238618"/>
          <w:bookmarkStart w:id="12560" w:name="_Toc201320014"/>
          <w:bookmarkEnd w:id="12559"/>
          <w:bookmarkEnd w:id="12560"/>
        </w:del>
      </w:moveFrom>
    </w:p>
    <w:p w14:paraId="0F9EC70F" w14:textId="098EDF97" w:rsidR="005D10C5" w:rsidRPr="00D13E58" w:rsidDel="008D26A9" w:rsidRDefault="7106E932">
      <w:pPr>
        <w:pStyle w:val="ListParagraph"/>
        <w:spacing w:after="0" w:line="276" w:lineRule="auto"/>
        <w:jc w:val="both"/>
        <w:rPr>
          <w:del w:id="12561" w:author="Rachel Shipsey" w:date="2025-06-23T15:21:00Z"/>
          <w:moveFrom w:id="12562" w:author="Rachel Shipsey" w:date="2025-06-09T09:49:00Z"/>
          <w:rFonts w:cs="Arial"/>
        </w:rPr>
        <w:pPrChange w:id="12563" w:author="Rachel Shipsey" w:date="2025-06-23T15:41:00Z">
          <w:pPr>
            <w:pStyle w:val="ListParagraph"/>
            <w:numPr>
              <w:ilvl w:val="1"/>
              <w:numId w:val="86"/>
            </w:numPr>
            <w:spacing w:after="0" w:line="276" w:lineRule="auto"/>
            <w:ind w:left="1080" w:hanging="360"/>
            <w:jc w:val="both"/>
          </w:pPr>
        </w:pPrChange>
      </w:pPr>
      <w:moveFrom w:id="12564" w:author="Rachel Shipsey" w:date="2025-06-09T09:49:00Z">
        <w:del w:id="12565" w:author="Rachel Shipsey" w:date="2025-06-23T15:21:00Z">
          <w:r w:rsidRPr="70E65BEE" w:rsidDel="008D26A9">
            <w:rPr>
              <w:rFonts w:cs="Arial"/>
            </w:rPr>
            <w:delText xml:space="preserve">Use dashboards for effective real-time monitoring of the data collections process, and of the quality of the data being collected. This will require effective HQ/coordinator/supervisor/field-staff working arrangements. </w:delText>
          </w:r>
          <w:r w:rsidRPr="00D13E58" w:rsidDel="008D26A9">
            <w:rPr>
              <w:rFonts w:cs="Arial"/>
            </w:rPr>
            <w:delText xml:space="preserve">See also </w:delText>
          </w:r>
          <w:r w:rsidDel="008D26A9">
            <w:rPr>
              <w:rFonts w:cstheme="majorBidi"/>
            </w:rPr>
            <w:fldChar w:fldCharType="begin"/>
          </w:r>
          <w:r w:rsidDel="008D26A9">
            <w:delInstrText>HYPERLINK \l "_9.2.2_Census_and"</w:delInstrText>
          </w:r>
        </w:del>
      </w:moveFrom>
      <w:del w:id="12566" w:author="Rachel Shipsey" w:date="2025-06-09T09:49:00Z">
        <w:r w:rsidDel="008D26A9">
          <w:rPr>
            <w:rFonts w:cstheme="majorBidi"/>
          </w:rPr>
        </w:r>
      </w:del>
      <w:moveFrom w:id="12567" w:author="Rachel Shipsey" w:date="2025-06-09T09:49:00Z">
        <w:del w:id="12568" w:author="Rachel Shipsey" w:date="2025-06-23T15:21:00Z">
          <w:r w:rsidDel="008D26A9">
            <w:rPr>
              <w:rFonts w:cstheme="majorBidi"/>
            </w:rPr>
            <w:fldChar w:fldCharType="separate"/>
          </w:r>
          <w:r w:rsidRPr="00D13E58" w:rsidDel="008D26A9">
            <w:rPr>
              <w:rStyle w:val="Hyperlink"/>
              <w:rFonts w:cs="Arial"/>
            </w:rPr>
            <w:delText>dashboards</w:delText>
          </w:r>
          <w:r w:rsidDel="008D26A9">
            <w:rPr>
              <w:rStyle w:val="Hyperlink"/>
              <w:rFonts w:eastAsiaTheme="majorEastAsia" w:cs="Arial"/>
              <w:b/>
              <w:sz w:val="32"/>
              <w:szCs w:val="32"/>
            </w:rPr>
            <w:fldChar w:fldCharType="end"/>
          </w:r>
          <w:r w:rsidRPr="00D13E58" w:rsidDel="008D26A9">
            <w:rPr>
              <w:rFonts w:cs="Arial"/>
            </w:rPr>
            <w:delText xml:space="preserve"> and data quality monitoring.  </w:delText>
          </w:r>
          <w:r w:rsidR="02DBAE3C" w:rsidRPr="00D13E58" w:rsidDel="008D26A9">
            <w:rPr>
              <w:rFonts w:cs="Arial"/>
            </w:rPr>
            <w:delText xml:space="preserve"> To include hyperlink to sections on dashboard and </w:delText>
          </w:r>
          <w:r w:rsidDel="008D26A9">
            <w:rPr>
              <w:rFonts w:cstheme="majorBidi"/>
            </w:rPr>
            <w:fldChar w:fldCharType="begin"/>
          </w:r>
          <w:r w:rsidDel="008D26A9">
            <w:delInstrText>HYPERLINK \l "_10.4_Data_quality"</w:delInstrText>
          </w:r>
        </w:del>
      </w:moveFrom>
      <w:del w:id="12569" w:author="Rachel Shipsey" w:date="2025-06-09T09:49:00Z">
        <w:r w:rsidDel="008D26A9">
          <w:rPr>
            <w:rFonts w:cstheme="majorBidi"/>
          </w:rPr>
        </w:r>
      </w:del>
      <w:moveFrom w:id="12570" w:author="Rachel Shipsey" w:date="2025-06-09T09:49:00Z">
        <w:del w:id="12571" w:author="Rachel Shipsey" w:date="2025-06-23T15:21:00Z">
          <w:r w:rsidDel="008D26A9">
            <w:rPr>
              <w:rFonts w:cstheme="majorBidi"/>
            </w:rPr>
            <w:fldChar w:fldCharType="separate"/>
          </w:r>
          <w:r w:rsidR="02DBAE3C" w:rsidRPr="00702924" w:rsidDel="008D26A9">
            <w:rPr>
              <w:rStyle w:val="Hyperlink"/>
              <w:rFonts w:cs="Arial"/>
            </w:rPr>
            <w:delText>data quality monitoring</w:delText>
          </w:r>
          <w:r w:rsidDel="008D26A9">
            <w:rPr>
              <w:rStyle w:val="Hyperlink"/>
              <w:rFonts w:eastAsiaTheme="majorEastAsia" w:cs="Arial"/>
              <w:b/>
              <w:sz w:val="32"/>
              <w:szCs w:val="32"/>
            </w:rPr>
            <w:fldChar w:fldCharType="end"/>
          </w:r>
          <w:r w:rsidR="00702924" w:rsidDel="008D26A9">
            <w:rPr>
              <w:rFonts w:cs="Arial"/>
            </w:rPr>
            <w:delText>.</w:delText>
          </w:r>
          <w:r w:rsidR="02DBAE3C" w:rsidRPr="00D13E58" w:rsidDel="008D26A9">
            <w:rPr>
              <w:rFonts w:cs="Arial"/>
            </w:rPr>
            <w:delText xml:space="preserve"> </w:delText>
          </w:r>
          <w:bookmarkStart w:id="12572" w:name="_Toc201238619"/>
          <w:bookmarkStart w:id="12573" w:name="_Toc201320015"/>
          <w:bookmarkEnd w:id="12572"/>
          <w:bookmarkEnd w:id="12573"/>
        </w:del>
      </w:moveFrom>
    </w:p>
    <w:p w14:paraId="71876CEB" w14:textId="699BE471" w:rsidR="005D10C5" w:rsidRPr="00DC2FFF" w:rsidDel="008D26A9" w:rsidRDefault="52C1E6C5">
      <w:pPr>
        <w:pStyle w:val="ListParagraph"/>
        <w:spacing w:after="0" w:line="276" w:lineRule="auto"/>
        <w:jc w:val="both"/>
        <w:rPr>
          <w:del w:id="12574" w:author="Rachel Shipsey" w:date="2025-06-23T15:21:00Z"/>
          <w:moveFrom w:id="12575" w:author="Rachel Shipsey" w:date="2025-06-09T09:49:00Z"/>
          <w:rFonts w:eastAsia="Arial" w:cs="Arial"/>
        </w:rPr>
        <w:pPrChange w:id="12576" w:author="Rachel Shipsey" w:date="2025-06-23T15:41:00Z">
          <w:pPr>
            <w:pStyle w:val="ListParagraph"/>
            <w:numPr>
              <w:numId w:val="86"/>
            </w:numPr>
            <w:spacing w:after="0" w:line="276" w:lineRule="auto"/>
            <w:ind w:left="360" w:hanging="360"/>
            <w:jc w:val="both"/>
          </w:pPr>
        </w:pPrChange>
      </w:pPr>
      <w:moveFrom w:id="12577" w:author="Rachel Shipsey" w:date="2025-06-09T09:49:00Z">
        <w:del w:id="12578" w:author="Rachel Shipsey" w:date="2025-06-23T15:21:00Z">
          <w:r w:rsidRPr="70E65BEE" w:rsidDel="008D26A9">
            <w:rPr>
              <w:rFonts w:eastAsia="Arial" w:cs="Arial"/>
            </w:rPr>
            <w:delText xml:space="preserve">Take steps to </w:delText>
          </w:r>
          <w:r w:rsidR="005D10C5" w:rsidRPr="70E65BEE" w:rsidDel="008D26A9">
            <w:rPr>
              <w:rFonts w:eastAsia="Arial" w:cs="Arial"/>
            </w:rPr>
            <w:delText>ensure the safety of the enumerators and their data collection gadgets.</w:delText>
          </w:r>
          <w:bookmarkStart w:id="12579" w:name="_Toc201238620"/>
          <w:bookmarkStart w:id="12580" w:name="_Toc201320016"/>
          <w:bookmarkEnd w:id="12579"/>
          <w:bookmarkEnd w:id="12580"/>
        </w:del>
      </w:moveFrom>
    </w:p>
    <w:p w14:paraId="293B876B" w14:textId="3C023ADC" w:rsidR="48719B5F" w:rsidDel="008D26A9" w:rsidRDefault="48719B5F">
      <w:pPr>
        <w:pStyle w:val="ListParagraph"/>
        <w:spacing w:after="0" w:line="276" w:lineRule="auto"/>
        <w:jc w:val="both"/>
        <w:rPr>
          <w:del w:id="12581" w:author="Rachel Shipsey" w:date="2025-06-23T15:21:00Z"/>
          <w:moveFrom w:id="12582" w:author="Rachel Shipsey" w:date="2025-06-09T09:49:00Z"/>
          <w:rFonts w:eastAsia="Arial" w:cs="Arial"/>
        </w:rPr>
        <w:pPrChange w:id="12583" w:author="Rachel Shipsey" w:date="2025-06-23T15:41:00Z">
          <w:pPr>
            <w:pStyle w:val="ListParagraph"/>
            <w:numPr>
              <w:numId w:val="86"/>
            </w:numPr>
            <w:spacing w:after="0" w:line="276" w:lineRule="auto"/>
            <w:ind w:left="360" w:hanging="360"/>
            <w:jc w:val="both"/>
          </w:pPr>
        </w:pPrChange>
      </w:pPr>
      <w:moveFrom w:id="12584" w:author="Rachel Shipsey" w:date="2025-06-09T09:49:00Z">
        <w:del w:id="12585" w:author="Rachel Shipsey" w:date="2025-06-23T15:21:00Z">
          <w:r w:rsidRPr="70E65BEE" w:rsidDel="008D26A9">
            <w:rPr>
              <w:rFonts w:eastAsia="Arial" w:cs="Arial"/>
            </w:rPr>
            <w:delText xml:space="preserve">Good training and guidelines for the enumerators </w:delText>
          </w:r>
          <w:r w:rsidR="2C2F2121" w:rsidRPr="70E65BEE" w:rsidDel="008D26A9">
            <w:rPr>
              <w:rFonts w:eastAsia="Arial" w:cs="Arial"/>
            </w:rPr>
            <w:delText>are</w:delText>
          </w:r>
          <w:r w:rsidRPr="70E65BEE" w:rsidDel="008D26A9">
            <w:rPr>
              <w:rFonts w:eastAsia="Arial" w:cs="Arial"/>
            </w:rPr>
            <w:delText xml:space="preserve"> essential so that the data gathered is consistent and of a </w:delText>
          </w:r>
          <w:r w:rsidR="151AF437" w:rsidRPr="70E65BEE" w:rsidDel="008D26A9">
            <w:rPr>
              <w:rFonts w:eastAsia="Arial" w:cs="Arial"/>
            </w:rPr>
            <w:delText>high quality</w:delText>
          </w:r>
          <w:r w:rsidRPr="70E65BEE" w:rsidDel="008D26A9">
            <w:rPr>
              <w:rFonts w:eastAsia="Arial" w:cs="Arial"/>
            </w:rPr>
            <w:delText xml:space="preserve">. </w:delText>
          </w:r>
          <w:r w:rsidRPr="00702924" w:rsidDel="008D26A9">
            <w:rPr>
              <w:rFonts w:eastAsia="Arial" w:cs="Arial"/>
            </w:rPr>
            <w:delText xml:space="preserve">See also </w:delText>
          </w:r>
          <w:r w:rsidDel="008D26A9">
            <w:rPr>
              <w:rFonts w:eastAsiaTheme="majorEastAsia" w:cstheme="majorBidi"/>
            </w:rPr>
            <w:fldChar w:fldCharType="begin"/>
          </w:r>
          <w:r w:rsidDel="008D26A9">
            <w:delInstrText>HYPERLINK \l "_6.2_Training"</w:delInstrText>
          </w:r>
        </w:del>
      </w:moveFrom>
      <w:del w:id="12586" w:author="Rachel Shipsey" w:date="2025-06-09T09:49:00Z">
        <w:r w:rsidDel="008D26A9">
          <w:rPr>
            <w:rFonts w:eastAsiaTheme="majorEastAsia" w:cstheme="majorBidi"/>
          </w:rPr>
        </w:r>
      </w:del>
      <w:moveFrom w:id="12587" w:author="Rachel Shipsey" w:date="2025-06-09T09:49:00Z">
        <w:del w:id="12588" w:author="Rachel Shipsey" w:date="2025-06-23T15:21:00Z">
          <w:r w:rsidDel="008D26A9">
            <w:rPr>
              <w:rFonts w:eastAsiaTheme="majorEastAsia" w:cstheme="majorBidi"/>
            </w:rPr>
            <w:fldChar w:fldCharType="separate"/>
          </w:r>
          <w:r w:rsidRPr="00702924" w:rsidDel="008D26A9">
            <w:rPr>
              <w:rStyle w:val="Hyperlink"/>
              <w:rFonts w:eastAsia="Arial" w:cs="Arial"/>
            </w:rPr>
            <w:delText>training</w:delText>
          </w:r>
          <w:r w:rsidDel="008D26A9">
            <w:rPr>
              <w:rStyle w:val="Hyperlink"/>
              <w:rFonts w:eastAsia="Arial" w:cs="Arial"/>
              <w:b/>
              <w:sz w:val="32"/>
              <w:szCs w:val="32"/>
            </w:rPr>
            <w:fldChar w:fldCharType="end"/>
          </w:r>
          <w:r w:rsidRPr="70E65BEE" w:rsidDel="008D26A9">
            <w:rPr>
              <w:rFonts w:eastAsia="Arial" w:cs="Arial"/>
            </w:rPr>
            <w:delText xml:space="preserve">. In particular: </w:delText>
          </w:r>
          <w:bookmarkStart w:id="12589" w:name="_Toc201238621"/>
          <w:bookmarkStart w:id="12590" w:name="_Toc201320017"/>
          <w:bookmarkEnd w:id="12589"/>
          <w:bookmarkEnd w:id="12590"/>
        </w:del>
      </w:moveFrom>
    </w:p>
    <w:p w14:paraId="4CE7638D" w14:textId="409CFF8B" w:rsidR="48719B5F" w:rsidDel="008D26A9" w:rsidRDefault="48719B5F">
      <w:pPr>
        <w:pStyle w:val="ListParagraph"/>
        <w:spacing w:after="0" w:line="276" w:lineRule="auto"/>
        <w:jc w:val="both"/>
        <w:rPr>
          <w:del w:id="12591" w:author="Rachel Shipsey" w:date="2025-06-23T15:21:00Z"/>
          <w:moveFrom w:id="12592" w:author="Rachel Shipsey" w:date="2025-06-09T09:49:00Z"/>
          <w:rFonts w:eastAsia="Arial" w:cs="Arial"/>
        </w:rPr>
        <w:pPrChange w:id="12593" w:author="Rachel Shipsey" w:date="2025-06-23T15:41:00Z">
          <w:pPr>
            <w:pStyle w:val="ListParagraph"/>
            <w:numPr>
              <w:ilvl w:val="1"/>
              <w:numId w:val="86"/>
            </w:numPr>
            <w:ind w:left="1080" w:hanging="360"/>
            <w:jc w:val="both"/>
          </w:pPr>
        </w:pPrChange>
      </w:pPr>
      <w:moveFrom w:id="12594" w:author="Rachel Shipsey" w:date="2025-06-09T09:49:00Z">
        <w:del w:id="12595" w:author="Rachel Shipsey" w:date="2025-06-23T15:21:00Z">
          <w:r w:rsidRPr="70E65BEE" w:rsidDel="008D26A9">
            <w:rPr>
              <w:rFonts w:eastAsia="Arial" w:cs="Arial"/>
            </w:rPr>
            <w:delText xml:space="preserve">The enumeration procedures should give a clear description of the place of enumeration – this can be the place where the person is present or the place of usual residence. There should be clear instructions to the enumerators about all possible cases that may create confusion when identifying the place of enumeration. This is to ensure that every individual has only one place of enumeration and thus avoid double counting.  </w:delText>
          </w:r>
          <w:bookmarkStart w:id="12596" w:name="_Toc201238622"/>
          <w:bookmarkStart w:id="12597" w:name="_Toc201320018"/>
          <w:bookmarkEnd w:id="12596"/>
          <w:bookmarkEnd w:id="12597"/>
        </w:del>
      </w:moveFrom>
    </w:p>
    <w:p w14:paraId="4BD7CBA9" w14:textId="314D1029" w:rsidR="48719B5F" w:rsidDel="008D26A9" w:rsidRDefault="48719B5F">
      <w:pPr>
        <w:pStyle w:val="ListParagraph"/>
        <w:spacing w:after="0" w:line="276" w:lineRule="auto"/>
        <w:jc w:val="both"/>
        <w:rPr>
          <w:del w:id="12598" w:author="Rachel Shipsey" w:date="2025-06-23T15:21:00Z"/>
          <w:moveFrom w:id="12599" w:author="Rachel Shipsey" w:date="2025-06-09T09:49:00Z"/>
          <w:rFonts w:eastAsia="Arial" w:cs="Arial"/>
        </w:rPr>
        <w:pPrChange w:id="12600" w:author="Rachel Shipsey" w:date="2025-06-23T15:41:00Z">
          <w:pPr>
            <w:pStyle w:val="ListParagraph"/>
            <w:numPr>
              <w:ilvl w:val="1"/>
              <w:numId w:val="86"/>
            </w:numPr>
            <w:ind w:left="1080" w:hanging="360"/>
            <w:jc w:val="both"/>
          </w:pPr>
        </w:pPrChange>
      </w:pPr>
      <w:moveFrom w:id="12601" w:author="Rachel Shipsey" w:date="2025-06-09T09:49:00Z">
        <w:del w:id="12602" w:author="Rachel Shipsey" w:date="2025-06-23T15:21:00Z">
          <w:r w:rsidRPr="70E65BEE" w:rsidDel="008D26A9">
            <w:rPr>
              <w:rFonts w:eastAsia="Arial" w:cs="Arial"/>
            </w:rPr>
            <w:delText xml:space="preserve">There should be guidelines in place to explain who will be included in or excluded from the enumeration.  </w:delText>
          </w:r>
          <w:bookmarkStart w:id="12603" w:name="_Toc201238623"/>
          <w:bookmarkStart w:id="12604" w:name="_Toc201320019"/>
          <w:bookmarkEnd w:id="12603"/>
          <w:bookmarkEnd w:id="12604"/>
        </w:del>
      </w:moveFrom>
    </w:p>
    <w:p w14:paraId="14E0E254" w14:textId="56CE477D" w:rsidR="48719B5F" w:rsidDel="008D26A9" w:rsidRDefault="48719B5F">
      <w:pPr>
        <w:pStyle w:val="ListParagraph"/>
        <w:spacing w:after="0" w:line="276" w:lineRule="auto"/>
        <w:jc w:val="both"/>
        <w:rPr>
          <w:del w:id="12605" w:author="Rachel Shipsey" w:date="2025-06-23T15:21:00Z"/>
          <w:moveFrom w:id="12606" w:author="Rachel Shipsey" w:date="2025-06-09T09:49:00Z"/>
          <w:rFonts w:eastAsia="Arial" w:cs="Arial"/>
        </w:rPr>
        <w:pPrChange w:id="12607" w:author="Rachel Shipsey" w:date="2025-06-23T15:41:00Z">
          <w:pPr>
            <w:pStyle w:val="ListParagraph"/>
            <w:numPr>
              <w:numId w:val="86"/>
            </w:numPr>
            <w:ind w:left="360" w:hanging="360"/>
            <w:jc w:val="both"/>
          </w:pPr>
        </w:pPrChange>
      </w:pPr>
      <w:moveFrom w:id="12608" w:author="Rachel Shipsey" w:date="2025-06-09T09:49:00Z">
        <w:del w:id="12609" w:author="Rachel Shipsey" w:date="2025-06-23T15:21:00Z">
          <w:r w:rsidRPr="70E65BEE" w:rsidDel="008D26A9">
            <w:rPr>
              <w:rFonts w:eastAsia="Arial" w:cs="Arial"/>
            </w:rPr>
            <w:delText xml:space="preserve">There should be </w:delText>
          </w:r>
          <w:r w:rsidR="13CEB5EC" w:rsidRPr="70E65BEE" w:rsidDel="008D26A9">
            <w:rPr>
              <w:rFonts w:eastAsia="Arial" w:cs="Arial"/>
            </w:rPr>
            <w:delText>clear</w:delText>
          </w:r>
          <w:r w:rsidRPr="70E65BEE" w:rsidDel="008D26A9">
            <w:rPr>
              <w:rFonts w:eastAsia="Arial" w:cs="Arial"/>
            </w:rPr>
            <w:delText xml:space="preserve"> criteria and instructions for enumerating special population groups. Where special population groups are identified for special enumeration, there should be specific strategies devised and procedures in place to ensure their inclusion in the census. Such groups include migrants, nomads, defense forces and persons in restricted areas, homeless persons, diplomats etc. as detailed in the census management handbook. See also </w:delText>
          </w:r>
          <w:r w:rsidRPr="70E65BEE" w:rsidDel="008D26A9">
            <w:rPr>
              <w:rFonts w:eastAsia="Arial" w:cs="Arial"/>
              <w:highlight w:val="yellow"/>
            </w:rPr>
            <w:delText>special population groups</w:delText>
          </w:r>
          <w:r w:rsidRPr="70E65BEE" w:rsidDel="008D26A9">
            <w:rPr>
              <w:rFonts w:eastAsia="Arial" w:cs="Arial"/>
            </w:rPr>
            <w:delText xml:space="preserve">. </w:delText>
          </w:r>
          <w:bookmarkStart w:id="12610" w:name="_Toc201238624"/>
          <w:bookmarkStart w:id="12611" w:name="_Toc201320020"/>
          <w:bookmarkEnd w:id="12610"/>
          <w:bookmarkEnd w:id="12611"/>
        </w:del>
      </w:moveFrom>
    </w:p>
    <w:p w14:paraId="0C53008E" w14:textId="74D765A1" w:rsidR="48719B5F" w:rsidRPr="00B556C0" w:rsidDel="008D26A9" w:rsidRDefault="48719B5F">
      <w:pPr>
        <w:pStyle w:val="ListParagraph"/>
        <w:spacing w:after="0" w:line="276" w:lineRule="auto"/>
        <w:jc w:val="both"/>
        <w:rPr>
          <w:del w:id="12612" w:author="Rachel Shipsey" w:date="2025-06-23T15:21:00Z"/>
          <w:moveFrom w:id="12613" w:author="Rachel Shipsey" w:date="2025-06-09T09:49:00Z"/>
          <w:rFonts w:eastAsia="Arial" w:cs="Arial"/>
        </w:rPr>
        <w:pPrChange w:id="12614" w:author="Rachel Shipsey" w:date="2025-06-23T15:41:00Z">
          <w:pPr>
            <w:pStyle w:val="ListParagraph"/>
            <w:numPr>
              <w:numId w:val="86"/>
            </w:numPr>
            <w:ind w:left="360" w:hanging="360"/>
            <w:jc w:val="both"/>
          </w:pPr>
        </w:pPrChange>
      </w:pPr>
      <w:moveFrom w:id="12615" w:author="Rachel Shipsey" w:date="2025-06-09T09:49:00Z">
        <w:del w:id="12616" w:author="Rachel Shipsey" w:date="2025-06-23T15:21:00Z">
          <w:r w:rsidRPr="7B4121B4" w:rsidDel="008D26A9">
            <w:rPr>
              <w:rFonts w:eastAsia="Arial" w:cs="Arial"/>
            </w:rPr>
            <w:delText xml:space="preserve">The enumeration exercise should observe the fundamental principles of official statistics, and specifically should ensure confidentiality of census data among the enumerators. See also </w:delText>
          </w:r>
          <w:r w:rsidRPr="00D5305A" w:rsidDel="008D26A9">
            <w:rPr>
              <w:rFonts w:eastAsia="Arial" w:cs="Arial"/>
              <w:highlight w:val="yellow"/>
            </w:rPr>
            <w:delText>security and confidentiality</w:delText>
          </w:r>
          <w:r w:rsidRPr="00B556C0" w:rsidDel="008D26A9">
            <w:rPr>
              <w:rFonts w:eastAsia="Arial" w:cs="Arial"/>
            </w:rPr>
            <w:delText xml:space="preserve">. </w:delText>
          </w:r>
          <w:bookmarkStart w:id="12617" w:name="_Toc201238625"/>
          <w:bookmarkStart w:id="12618" w:name="_Toc201320021"/>
          <w:bookmarkEnd w:id="12617"/>
          <w:bookmarkEnd w:id="12618"/>
        </w:del>
      </w:moveFrom>
    </w:p>
    <w:p w14:paraId="5A680695" w14:textId="047D3B5F" w:rsidR="48719B5F" w:rsidRPr="002F4AE6" w:rsidDel="008D26A9" w:rsidRDefault="48719B5F">
      <w:pPr>
        <w:pStyle w:val="ListParagraph"/>
        <w:spacing w:after="0" w:line="276" w:lineRule="auto"/>
        <w:jc w:val="both"/>
        <w:rPr>
          <w:del w:id="12619" w:author="Rachel Shipsey" w:date="2025-06-23T15:21:00Z"/>
          <w:moveFrom w:id="12620" w:author="Rachel Shipsey" w:date="2025-06-09T09:49:00Z"/>
          <w:rFonts w:eastAsia="Arial" w:cs="Arial"/>
        </w:rPr>
        <w:pPrChange w:id="12621" w:author="Rachel Shipsey" w:date="2025-06-23T15:41:00Z">
          <w:pPr>
            <w:pStyle w:val="ListParagraph"/>
            <w:numPr>
              <w:numId w:val="86"/>
            </w:numPr>
            <w:ind w:left="360" w:hanging="360"/>
            <w:jc w:val="both"/>
          </w:pPr>
        </w:pPrChange>
      </w:pPr>
      <w:moveFrom w:id="12622" w:author="Rachel Shipsey" w:date="2025-06-09T09:49:00Z">
        <w:del w:id="12623" w:author="Rachel Shipsey" w:date="2025-06-23T15:21:00Z">
          <w:r w:rsidRPr="70E65BEE" w:rsidDel="008D26A9">
            <w:rPr>
              <w:rFonts w:eastAsia="Arial" w:cs="Arial"/>
            </w:rPr>
            <w:delText xml:space="preserve">There should be a process for documenting the experiences and lessons learned to inform the next round of census. Any major gaps that occurred in the previous census </w:delText>
          </w:r>
          <w:r w:rsidRPr="002F4AE6" w:rsidDel="008D26A9">
            <w:rPr>
              <w:rFonts w:eastAsia="Arial" w:cs="Arial"/>
            </w:rPr>
            <w:delText xml:space="preserve">enumeration should be addressed to ensure a relatively higher coverage rate. </w:delText>
          </w:r>
          <w:bookmarkStart w:id="12624" w:name="_Toc201238626"/>
          <w:bookmarkStart w:id="12625" w:name="_Toc201320022"/>
          <w:bookmarkEnd w:id="12624"/>
          <w:bookmarkEnd w:id="12625"/>
        </w:del>
      </w:moveFrom>
    </w:p>
    <w:p w14:paraId="68AC2E16" w14:textId="7879E63A" w:rsidR="48719B5F" w:rsidDel="008D26A9" w:rsidRDefault="48719B5F">
      <w:pPr>
        <w:pStyle w:val="ListParagraph"/>
        <w:spacing w:after="0" w:line="276" w:lineRule="auto"/>
        <w:jc w:val="both"/>
        <w:rPr>
          <w:del w:id="12626" w:author="Rachel Shipsey" w:date="2025-06-23T15:21:00Z"/>
          <w:moveFrom w:id="12627" w:author="Rachel Shipsey" w:date="2025-06-09T09:49:00Z"/>
          <w:rFonts w:eastAsia="Arial" w:cs="Arial"/>
          <w:highlight w:val="yellow"/>
        </w:rPr>
        <w:pPrChange w:id="12628" w:author="Rachel Shipsey" w:date="2025-06-23T15:41:00Z">
          <w:pPr>
            <w:pStyle w:val="ListParagraph"/>
            <w:numPr>
              <w:numId w:val="86"/>
            </w:numPr>
            <w:ind w:left="360" w:hanging="360"/>
            <w:jc w:val="both"/>
          </w:pPr>
        </w:pPrChange>
      </w:pPr>
      <w:moveFrom w:id="12629" w:author="Rachel Shipsey" w:date="2025-06-09T09:49:00Z">
        <w:del w:id="12630" w:author="Rachel Shipsey" w:date="2025-06-23T15:21:00Z">
          <w:r w:rsidRPr="002F4AE6" w:rsidDel="008D26A9">
            <w:rPr>
              <w:rFonts w:eastAsia="Arial" w:cs="Arial"/>
            </w:rPr>
            <w:delText>Finally, there should be a mechanism to ensure that the census enumeration procedures</w:delText>
          </w:r>
          <w:r w:rsidRPr="70E65BEE" w:rsidDel="008D26A9">
            <w:rPr>
              <w:rFonts w:eastAsia="Arial" w:cs="Arial"/>
            </w:rPr>
            <w:delText xml:space="preserve"> are complied with and are consistent across all the regions of the country.</w:delText>
          </w:r>
          <w:bookmarkStart w:id="12631" w:name="_Toc201238627"/>
          <w:bookmarkStart w:id="12632" w:name="_Toc201320023"/>
          <w:bookmarkEnd w:id="12631"/>
          <w:bookmarkEnd w:id="12632"/>
        </w:del>
      </w:moveFrom>
    </w:p>
    <w:p w14:paraId="594F486A" w14:textId="4C10D870" w:rsidR="005D10C5" w:rsidRPr="00DC2FFF" w:rsidDel="008D26A9" w:rsidRDefault="00230FC1">
      <w:pPr>
        <w:pStyle w:val="ListParagraph"/>
        <w:spacing w:after="0" w:line="276" w:lineRule="auto"/>
        <w:jc w:val="both"/>
        <w:rPr>
          <w:del w:id="12633" w:author="Rachel Shipsey" w:date="2025-06-23T15:21:00Z"/>
          <w:moveFrom w:id="12634" w:author="Rachel Shipsey" w:date="2025-06-09T09:49:00Z"/>
          <w:rFonts w:cs="Arial"/>
          <w:bCs/>
          <w:sz w:val="22"/>
        </w:rPr>
        <w:pPrChange w:id="12635" w:author="Rachel Shipsey" w:date="2025-06-23T15:41:00Z">
          <w:pPr>
            <w:pStyle w:val="Heading1"/>
          </w:pPr>
        </w:pPrChange>
      </w:pPr>
      <w:moveFrom w:id="12636" w:author="Rachel Shipsey" w:date="2025-06-09T09:49:00Z">
        <w:del w:id="12637" w:author="Rachel Shipsey" w:date="2025-06-23T15:21:00Z">
          <w:r w:rsidDel="008D26A9">
            <w:delText xml:space="preserve">OLD </w:delText>
          </w:r>
          <w:r w:rsidR="005D10C5" w:rsidRPr="4871BC61" w:rsidDel="008D26A9">
            <w:delText>10.1 Pre-enumeration listing of households.</w:delText>
          </w:r>
          <w:bookmarkStart w:id="12638" w:name="_Toc201238628"/>
          <w:bookmarkStart w:id="12639" w:name="_Toc201320024"/>
          <w:bookmarkEnd w:id="12638"/>
          <w:bookmarkEnd w:id="12639"/>
        </w:del>
      </w:moveFrom>
    </w:p>
    <w:p w14:paraId="5199EC37" w14:textId="15F2F46D" w:rsidR="005D10C5" w:rsidRPr="00DC2FFF" w:rsidDel="008D26A9" w:rsidRDefault="005D10C5">
      <w:pPr>
        <w:pStyle w:val="ListParagraph"/>
        <w:spacing w:after="0" w:line="276" w:lineRule="auto"/>
        <w:jc w:val="both"/>
        <w:rPr>
          <w:del w:id="12640" w:author="Rachel Shipsey" w:date="2025-06-23T15:21:00Z"/>
          <w:moveFrom w:id="12641" w:author="Rachel Shipsey" w:date="2025-06-09T09:49:00Z"/>
          <w:rFonts w:cs="Arial"/>
        </w:rPr>
        <w:pPrChange w:id="12642" w:author="Rachel Shipsey" w:date="2025-06-23T15:41:00Z">
          <w:pPr>
            <w:spacing w:after="0" w:line="276" w:lineRule="auto"/>
            <w:jc w:val="both"/>
          </w:pPr>
        </w:pPrChange>
      </w:pPr>
      <w:moveFrom w:id="12643" w:author="Rachel Shipsey" w:date="2025-06-09T09:49:00Z">
        <w:del w:id="12644" w:author="Rachel Shipsey" w:date="2025-06-23T15:21:00Z">
          <w:r w:rsidRPr="7B4121B4" w:rsidDel="008D26A9">
            <w:rPr>
              <w:rFonts w:cs="Arial"/>
            </w:rPr>
            <w:delText>The cartographic mapping undertaken prior to enumeration provides the number of EAs and management areas, estimated number of households and population as well as information about problem areas for planning purposes.</w:delText>
          </w:r>
          <w:r w:rsidR="1F68F06B" w:rsidRPr="7B4121B4" w:rsidDel="008D26A9">
            <w:rPr>
              <w:rFonts w:cs="Arial"/>
            </w:rPr>
            <w:delText xml:space="preserve"> </w:delText>
          </w:r>
          <w:r w:rsidR="1F68F06B" w:rsidRPr="7B4121B4" w:rsidDel="008D26A9">
            <w:rPr>
              <w:rFonts w:eastAsia="Arial" w:cs="Arial"/>
              <w:color w:val="000000" w:themeColor="text1"/>
            </w:rPr>
            <w:delText xml:space="preserve">(see </w:delText>
          </w:r>
          <w:r w:rsidDel="008D26A9">
            <w:rPr>
              <w:rFonts w:eastAsiaTheme="majorEastAsia" w:cstheme="majorBidi"/>
            </w:rPr>
            <w:fldChar w:fldCharType="begin"/>
          </w:r>
          <w:r w:rsidDel="008D26A9">
            <w:delInstrText>HYPERLINK \l "_CHAPTER_THREE:_Digital" \h</w:delInstrText>
          </w:r>
        </w:del>
      </w:moveFrom>
      <w:del w:id="12645" w:author="Rachel Shipsey" w:date="2025-06-09T09:49:00Z">
        <w:r w:rsidDel="008D26A9">
          <w:rPr>
            <w:rFonts w:eastAsiaTheme="majorEastAsia" w:cstheme="majorBidi"/>
          </w:rPr>
        </w:r>
      </w:del>
      <w:moveFrom w:id="12646" w:author="Rachel Shipsey" w:date="2025-06-09T09:49:00Z">
        <w:del w:id="12647" w:author="Rachel Shipsey" w:date="2025-06-23T15:21:00Z">
          <w:r w:rsidDel="008D26A9">
            <w:rPr>
              <w:rFonts w:eastAsiaTheme="majorEastAsia" w:cstheme="majorBidi"/>
            </w:rPr>
            <w:fldChar w:fldCharType="separate"/>
          </w:r>
          <w:r w:rsidR="1F68F06B" w:rsidRPr="7B4121B4" w:rsidDel="008D26A9">
            <w:rPr>
              <w:rStyle w:val="Hyperlink"/>
              <w:rFonts w:eastAsia="Arial" w:cs="Arial"/>
            </w:rPr>
            <w:delText>cartographic mapping</w:delText>
          </w:r>
          <w:r w:rsidDel="008D26A9">
            <w:rPr>
              <w:rStyle w:val="Hyperlink"/>
              <w:rFonts w:eastAsia="Arial" w:cs="Arial"/>
              <w:b/>
              <w:sz w:val="32"/>
              <w:szCs w:val="32"/>
            </w:rPr>
            <w:fldChar w:fldCharType="end"/>
          </w:r>
          <w:r w:rsidR="1F68F06B" w:rsidRPr="7B4121B4" w:rsidDel="008D26A9">
            <w:rPr>
              <w:rFonts w:eastAsia="Arial" w:cs="Arial"/>
              <w:color w:val="000000" w:themeColor="text1"/>
            </w:rPr>
            <w:delText>)</w:delText>
          </w:r>
          <w:r w:rsidRPr="7B4121B4" w:rsidDel="008D26A9">
            <w:rPr>
              <w:rFonts w:cs="Arial"/>
            </w:rPr>
            <w:delText xml:space="preserve"> Close to the enumeration, a household listing may be undertaken to get a more accurate estimate of the number of households in each EA as a way of quality control to measure coverage. This pre-enumeration household listing is done right at the end of the training of enumerators and before the start of enumeration. An ideal EA should be conversed by </w:delText>
          </w:r>
          <w:r w:rsidR="28F1B2DF" w:rsidRPr="7B4121B4" w:rsidDel="008D26A9">
            <w:rPr>
              <w:rFonts w:cs="Arial"/>
            </w:rPr>
            <w:delText xml:space="preserve">an </w:delText>
          </w:r>
          <w:r w:rsidRPr="7B4121B4" w:rsidDel="008D26A9">
            <w:rPr>
              <w:rFonts w:cs="Arial"/>
            </w:rPr>
            <w:delText xml:space="preserve">enumerator within one day during the </w:delText>
          </w:r>
          <w:r w:rsidR="333EA085" w:rsidRPr="7B4121B4" w:rsidDel="008D26A9">
            <w:rPr>
              <w:rFonts w:cs="Arial"/>
            </w:rPr>
            <w:delText xml:space="preserve">pre-enumeration household </w:delText>
          </w:r>
          <w:r w:rsidRPr="7B4121B4" w:rsidDel="008D26A9">
            <w:rPr>
              <w:rFonts w:cs="Arial"/>
            </w:rPr>
            <w:delText xml:space="preserve">listing exercise.  The listing exercise should preferably capture the GPS coordinate of the households, name of household head, number of usual members of the given household among other variables. </w:delText>
          </w:r>
          <w:bookmarkStart w:id="12648" w:name="_Toc201238629"/>
          <w:bookmarkStart w:id="12649" w:name="_Toc201320025"/>
          <w:bookmarkEnd w:id="12648"/>
          <w:bookmarkEnd w:id="12649"/>
        </w:del>
      </w:moveFrom>
    </w:p>
    <w:p w14:paraId="1907CE6D" w14:textId="2497C01B" w:rsidR="005D10C5" w:rsidRPr="00DC2FFF" w:rsidDel="008D26A9" w:rsidRDefault="005D10C5">
      <w:pPr>
        <w:pStyle w:val="ListParagraph"/>
        <w:spacing w:after="0" w:line="276" w:lineRule="auto"/>
        <w:jc w:val="both"/>
        <w:rPr>
          <w:del w:id="12650" w:author="Rachel Shipsey" w:date="2025-06-23T15:21:00Z"/>
          <w:moveFrom w:id="12651" w:author="Rachel Shipsey" w:date="2025-06-09T09:49:00Z"/>
          <w:rFonts w:cs="Arial"/>
        </w:rPr>
        <w:pPrChange w:id="12652" w:author="Rachel Shipsey" w:date="2025-06-23T15:41:00Z">
          <w:pPr>
            <w:spacing w:after="0" w:line="276" w:lineRule="auto"/>
            <w:jc w:val="both"/>
          </w:pPr>
        </w:pPrChange>
      </w:pPr>
      <w:bookmarkStart w:id="12653" w:name="_Toc201238630"/>
      <w:bookmarkStart w:id="12654" w:name="_Toc201320026"/>
      <w:bookmarkEnd w:id="12653"/>
      <w:bookmarkEnd w:id="12654"/>
    </w:p>
    <w:p w14:paraId="5B86FA45" w14:textId="75BC8804" w:rsidR="005D10C5" w:rsidRPr="00DC2FFF" w:rsidDel="008D26A9" w:rsidRDefault="005D10C5">
      <w:pPr>
        <w:pStyle w:val="ListParagraph"/>
        <w:spacing w:after="0" w:line="276" w:lineRule="auto"/>
        <w:jc w:val="both"/>
        <w:rPr>
          <w:del w:id="12655" w:author="Rachel Shipsey" w:date="2025-06-23T15:21:00Z"/>
          <w:moveFrom w:id="12656" w:author="Rachel Shipsey" w:date="2025-06-09T09:49:00Z"/>
          <w:rFonts w:cs="Arial"/>
        </w:rPr>
        <w:pPrChange w:id="12657" w:author="Rachel Shipsey" w:date="2025-06-23T15:41:00Z">
          <w:pPr>
            <w:spacing w:after="0" w:line="276" w:lineRule="auto"/>
            <w:jc w:val="both"/>
          </w:pPr>
        </w:pPrChange>
      </w:pPr>
      <w:moveFrom w:id="12658" w:author="Rachel Shipsey" w:date="2025-06-09T09:49:00Z">
        <w:del w:id="12659" w:author="Rachel Shipsey" w:date="2025-06-23T15:21:00Z">
          <w:r w:rsidRPr="00DC2FFF" w:rsidDel="008D26A9">
            <w:rPr>
              <w:rFonts w:cs="Arial"/>
            </w:rPr>
            <w:delText>The objectives of pre-enumeration household listing exercise include to:</w:delText>
          </w:r>
          <w:bookmarkStart w:id="12660" w:name="_Toc201238631"/>
          <w:bookmarkStart w:id="12661" w:name="_Toc201320027"/>
          <w:bookmarkEnd w:id="12660"/>
          <w:bookmarkEnd w:id="12661"/>
        </w:del>
      </w:moveFrom>
    </w:p>
    <w:p w14:paraId="643C1EA1" w14:textId="0E43CFE2" w:rsidR="005D10C5" w:rsidRPr="00DC2FFF" w:rsidDel="008D26A9" w:rsidRDefault="005D10C5">
      <w:pPr>
        <w:pStyle w:val="ListParagraph"/>
        <w:spacing w:after="0" w:line="276" w:lineRule="auto"/>
        <w:jc w:val="both"/>
        <w:rPr>
          <w:del w:id="12662" w:author="Rachel Shipsey" w:date="2025-06-23T15:21:00Z"/>
          <w:moveFrom w:id="12663" w:author="Rachel Shipsey" w:date="2025-06-09T09:49:00Z"/>
          <w:rFonts w:cs="Arial"/>
        </w:rPr>
        <w:pPrChange w:id="12664" w:author="Rachel Shipsey" w:date="2025-06-23T15:41:00Z">
          <w:pPr>
            <w:spacing w:after="0" w:line="276" w:lineRule="auto"/>
            <w:ind w:left="720"/>
            <w:jc w:val="both"/>
          </w:pPr>
        </w:pPrChange>
      </w:pPr>
      <w:moveFrom w:id="12665" w:author="Rachel Shipsey" w:date="2025-06-09T09:49:00Z">
        <w:del w:id="12666" w:author="Rachel Shipsey" w:date="2025-06-23T15:21:00Z">
          <w:r w:rsidRPr="00DC2FFF" w:rsidDel="008D26A9">
            <w:rPr>
              <w:rFonts w:cs="Arial"/>
            </w:rPr>
            <w:delText xml:space="preserve">● Aid in evaluating the expected workload during the planned days of enumeration. </w:delText>
          </w:r>
          <w:bookmarkStart w:id="12667" w:name="_Toc201238632"/>
          <w:bookmarkStart w:id="12668" w:name="_Toc201320028"/>
          <w:bookmarkEnd w:id="12667"/>
          <w:bookmarkEnd w:id="12668"/>
        </w:del>
      </w:moveFrom>
    </w:p>
    <w:p w14:paraId="716FE01A" w14:textId="1A4AC06E" w:rsidR="005D10C5" w:rsidRPr="00DC2FFF" w:rsidDel="008D26A9" w:rsidRDefault="005D10C5">
      <w:pPr>
        <w:pStyle w:val="ListParagraph"/>
        <w:spacing w:after="0" w:line="276" w:lineRule="auto"/>
        <w:jc w:val="both"/>
        <w:rPr>
          <w:del w:id="12669" w:author="Rachel Shipsey" w:date="2025-06-23T15:21:00Z"/>
          <w:moveFrom w:id="12670" w:author="Rachel Shipsey" w:date="2025-06-09T09:49:00Z"/>
          <w:rFonts w:cs="Arial"/>
        </w:rPr>
        <w:pPrChange w:id="12671" w:author="Rachel Shipsey" w:date="2025-06-23T15:41:00Z">
          <w:pPr>
            <w:spacing w:after="0" w:line="276" w:lineRule="auto"/>
            <w:ind w:left="720"/>
            <w:jc w:val="both"/>
          </w:pPr>
        </w:pPrChange>
      </w:pPr>
      <w:moveFrom w:id="12672" w:author="Rachel Shipsey" w:date="2025-06-09T09:49:00Z">
        <w:del w:id="12673" w:author="Rachel Shipsey" w:date="2025-06-23T15:21:00Z">
          <w:r w:rsidRPr="00DC2FFF" w:rsidDel="008D26A9">
            <w:rPr>
              <w:rFonts w:cs="Arial"/>
            </w:rPr>
            <w:delText xml:space="preserve">● Aid in monitoring the level of coverage as enumeration progressed.  </w:delText>
          </w:r>
          <w:bookmarkStart w:id="12674" w:name="_Toc201238633"/>
          <w:bookmarkStart w:id="12675" w:name="_Toc201320029"/>
          <w:bookmarkEnd w:id="12674"/>
          <w:bookmarkEnd w:id="12675"/>
        </w:del>
      </w:moveFrom>
    </w:p>
    <w:p w14:paraId="6BF52893" w14:textId="5F44C04C" w:rsidR="005D10C5" w:rsidRPr="00DC2FFF" w:rsidDel="008D26A9" w:rsidRDefault="005D10C5">
      <w:pPr>
        <w:pStyle w:val="ListParagraph"/>
        <w:spacing w:after="0" w:line="276" w:lineRule="auto"/>
        <w:jc w:val="both"/>
        <w:rPr>
          <w:del w:id="12676" w:author="Rachel Shipsey" w:date="2025-06-23T15:21:00Z"/>
          <w:moveFrom w:id="12677" w:author="Rachel Shipsey" w:date="2025-06-09T09:49:00Z"/>
          <w:rFonts w:cs="Arial"/>
        </w:rPr>
        <w:pPrChange w:id="12678" w:author="Rachel Shipsey" w:date="2025-06-23T15:41:00Z">
          <w:pPr>
            <w:spacing w:after="0" w:line="276" w:lineRule="auto"/>
            <w:ind w:left="720"/>
            <w:jc w:val="both"/>
          </w:pPr>
        </w:pPrChange>
      </w:pPr>
      <w:moveFrom w:id="12679" w:author="Rachel Shipsey" w:date="2025-06-09T09:49:00Z">
        <w:del w:id="12680" w:author="Rachel Shipsey" w:date="2025-06-23T15:21:00Z">
          <w:r w:rsidRPr="00DC2FFF" w:rsidDel="008D26A9">
            <w:rPr>
              <w:rFonts w:cs="Arial"/>
            </w:rPr>
            <w:delText xml:space="preserve">● Give a snapshot of the expected population. </w:delText>
          </w:r>
          <w:bookmarkStart w:id="12681" w:name="_Toc201238634"/>
          <w:bookmarkStart w:id="12682" w:name="_Toc201320030"/>
          <w:bookmarkEnd w:id="12681"/>
          <w:bookmarkEnd w:id="12682"/>
        </w:del>
      </w:moveFrom>
    </w:p>
    <w:p w14:paraId="3722753B" w14:textId="00E6D17C" w:rsidR="005D10C5" w:rsidRPr="00DC2FFF" w:rsidDel="008D26A9" w:rsidRDefault="005D10C5">
      <w:pPr>
        <w:pStyle w:val="ListParagraph"/>
        <w:spacing w:after="0" w:line="276" w:lineRule="auto"/>
        <w:jc w:val="both"/>
        <w:rPr>
          <w:del w:id="12683" w:author="Rachel Shipsey" w:date="2025-06-23T15:21:00Z"/>
          <w:moveFrom w:id="12684" w:author="Rachel Shipsey" w:date="2025-06-09T09:49:00Z"/>
          <w:rFonts w:cs="Arial"/>
        </w:rPr>
        <w:pPrChange w:id="12685" w:author="Rachel Shipsey" w:date="2025-06-23T15:41:00Z">
          <w:pPr>
            <w:spacing w:after="0" w:line="276" w:lineRule="auto"/>
            <w:ind w:left="720"/>
            <w:jc w:val="both"/>
          </w:pPr>
        </w:pPrChange>
      </w:pPr>
      <w:moveFrom w:id="12686" w:author="Rachel Shipsey" w:date="2025-06-09T09:49:00Z">
        <w:del w:id="12687" w:author="Rachel Shipsey" w:date="2025-06-23T15:21:00Z">
          <w:r w:rsidRPr="00DC2FFF" w:rsidDel="008D26A9">
            <w:rPr>
              <w:rFonts w:cs="Arial"/>
            </w:rPr>
            <w:delText>● Gauge the effectiveness of data transmission to the server.</w:delText>
          </w:r>
          <w:bookmarkStart w:id="12688" w:name="_Toc201238635"/>
          <w:bookmarkStart w:id="12689" w:name="_Toc201320031"/>
          <w:bookmarkEnd w:id="12688"/>
          <w:bookmarkEnd w:id="12689"/>
        </w:del>
      </w:moveFrom>
    </w:p>
    <w:p w14:paraId="3FF82C94" w14:textId="31FF251D" w:rsidR="005D10C5" w:rsidRPr="00DC2FFF" w:rsidDel="008D26A9" w:rsidRDefault="005D10C5">
      <w:pPr>
        <w:pStyle w:val="ListParagraph"/>
        <w:spacing w:after="0" w:line="276" w:lineRule="auto"/>
        <w:jc w:val="both"/>
        <w:rPr>
          <w:del w:id="12690" w:author="Rachel Shipsey" w:date="2025-06-23T15:21:00Z"/>
          <w:moveFrom w:id="12691" w:author="Rachel Shipsey" w:date="2025-06-09T09:49:00Z"/>
          <w:rFonts w:cs="Arial"/>
        </w:rPr>
        <w:pPrChange w:id="12692" w:author="Rachel Shipsey" w:date="2025-06-23T15:41:00Z">
          <w:pPr>
            <w:spacing w:after="0" w:line="276" w:lineRule="auto"/>
            <w:jc w:val="both"/>
          </w:pPr>
        </w:pPrChange>
      </w:pPr>
      <w:bookmarkStart w:id="12693" w:name="_Toc201238636"/>
      <w:bookmarkStart w:id="12694" w:name="_Toc201320032"/>
      <w:bookmarkEnd w:id="12693"/>
      <w:bookmarkEnd w:id="12694"/>
    </w:p>
    <w:p w14:paraId="2ED302EF" w14:textId="43CB349C" w:rsidR="005D10C5" w:rsidRPr="00DC2FFF" w:rsidDel="008D26A9" w:rsidRDefault="00230FC1">
      <w:pPr>
        <w:pStyle w:val="ListParagraph"/>
        <w:spacing w:after="0" w:line="276" w:lineRule="auto"/>
        <w:jc w:val="both"/>
        <w:rPr>
          <w:del w:id="12695" w:author="Rachel Shipsey" w:date="2025-06-23T15:21:00Z"/>
          <w:moveFrom w:id="12696" w:author="Rachel Shipsey" w:date="2025-06-09T09:49:00Z"/>
          <w:rFonts w:eastAsia="Arial"/>
          <w:color w:val="00B0F0"/>
        </w:rPr>
        <w:pPrChange w:id="12697" w:author="Rachel Shipsey" w:date="2025-06-23T15:41:00Z">
          <w:pPr>
            <w:spacing w:after="0" w:line="276" w:lineRule="auto"/>
            <w:jc w:val="both"/>
          </w:pPr>
        </w:pPrChange>
      </w:pPr>
      <w:moveFrom w:id="12698" w:author="Rachel Shipsey" w:date="2025-06-09T09:49:00Z">
        <w:del w:id="12699" w:author="Rachel Shipsey" w:date="2025-06-23T15:21:00Z">
          <w:r w:rsidDel="008D26A9">
            <w:rPr>
              <w:rFonts w:eastAsia="Arial"/>
            </w:rPr>
            <w:delText xml:space="preserve">OLD </w:delText>
          </w:r>
          <w:r w:rsidR="005D10C5" w:rsidRPr="4871BC61" w:rsidDel="008D26A9">
            <w:rPr>
              <w:rFonts w:eastAsia="Arial"/>
            </w:rPr>
            <w:delText>10.1.1</w:delText>
          </w:r>
          <w:r w:rsidR="005D10C5" w:rsidDel="008D26A9">
            <w:tab/>
          </w:r>
          <w:r w:rsidR="005D10C5" w:rsidRPr="4871BC61" w:rsidDel="008D26A9">
            <w:delText>Selected country experiences</w:delText>
          </w:r>
          <w:bookmarkStart w:id="12700" w:name="_Toc201238637"/>
          <w:bookmarkStart w:id="12701" w:name="_Toc201320033"/>
          <w:bookmarkEnd w:id="12700"/>
          <w:bookmarkEnd w:id="12701"/>
        </w:del>
      </w:moveFrom>
    </w:p>
    <w:p w14:paraId="70244424" w14:textId="03138B5F" w:rsidR="005D10C5" w:rsidRPr="00DC2FFF" w:rsidDel="008D26A9" w:rsidRDefault="005D10C5">
      <w:pPr>
        <w:pStyle w:val="ListParagraph"/>
        <w:spacing w:after="0" w:line="276" w:lineRule="auto"/>
        <w:jc w:val="both"/>
        <w:rPr>
          <w:del w:id="12702" w:author="Rachel Shipsey" w:date="2025-06-23T15:21:00Z"/>
          <w:moveFrom w:id="12703" w:author="Rachel Shipsey" w:date="2025-06-09T09:49:00Z"/>
          <w:rFonts w:cs="Arial"/>
        </w:rPr>
        <w:pPrChange w:id="12704" w:author="Rachel Shipsey" w:date="2025-06-23T15:41:00Z">
          <w:pPr>
            <w:spacing w:after="0" w:line="276" w:lineRule="auto"/>
            <w:jc w:val="both"/>
          </w:pPr>
        </w:pPrChange>
      </w:pPr>
      <w:moveFrom w:id="12705" w:author="Rachel Shipsey" w:date="2025-06-09T09:49:00Z">
        <w:del w:id="12706" w:author="Rachel Shipsey" w:date="2025-06-23T15:21:00Z">
          <w:r w:rsidRPr="00DC2FFF" w:rsidDel="008D26A9">
            <w:rPr>
              <w:rFonts w:cs="Arial"/>
            </w:rPr>
            <w:delText>As part of the pre-enumeration listing of households, it is important to undertake a clear publicity of the exercise to the public. Below are some highlights of selected countries experiences regarding implementation of the pre-enumeration household listing.</w:delText>
          </w:r>
          <w:bookmarkStart w:id="12707" w:name="_Toc201238638"/>
          <w:bookmarkStart w:id="12708" w:name="_Toc201320034"/>
          <w:bookmarkEnd w:id="12707"/>
          <w:bookmarkEnd w:id="12708"/>
        </w:del>
      </w:moveFrom>
    </w:p>
    <w:p w14:paraId="3A57178F" w14:textId="1FD66C24" w:rsidR="005D10C5" w:rsidRPr="00DC2FFF" w:rsidDel="008D26A9" w:rsidRDefault="005D10C5">
      <w:pPr>
        <w:pStyle w:val="ListParagraph"/>
        <w:spacing w:after="0" w:line="276" w:lineRule="auto"/>
        <w:jc w:val="both"/>
        <w:rPr>
          <w:del w:id="12709" w:author="Rachel Shipsey" w:date="2025-06-23T15:21:00Z"/>
          <w:moveFrom w:id="12710" w:author="Rachel Shipsey" w:date="2025-06-09T09:49:00Z"/>
          <w:rFonts w:cs="Arial"/>
          <w:bCs/>
        </w:rPr>
        <w:pPrChange w:id="12711" w:author="Rachel Shipsey" w:date="2025-06-23T15:41:00Z">
          <w:pPr>
            <w:spacing w:after="0" w:line="276" w:lineRule="auto"/>
            <w:jc w:val="both"/>
          </w:pPr>
        </w:pPrChange>
      </w:pPr>
      <w:bookmarkStart w:id="12712" w:name="_Toc201238639"/>
      <w:bookmarkStart w:id="12713" w:name="_Toc201320035"/>
      <w:bookmarkEnd w:id="12712"/>
      <w:bookmarkEnd w:id="12713"/>
    </w:p>
    <w:p w14:paraId="3A2F93CE" w14:textId="0671D9AE" w:rsidR="005D10C5" w:rsidRPr="00DC2FFF" w:rsidDel="008D26A9" w:rsidRDefault="005D10C5">
      <w:pPr>
        <w:pStyle w:val="ListParagraph"/>
        <w:spacing w:after="0" w:line="276" w:lineRule="auto"/>
        <w:jc w:val="both"/>
        <w:rPr>
          <w:del w:id="12714" w:author="Rachel Shipsey" w:date="2025-06-23T15:21:00Z"/>
          <w:moveFrom w:id="12715" w:author="Rachel Shipsey" w:date="2025-06-09T09:49:00Z"/>
          <w:rFonts w:cs="Arial"/>
          <w:bCs/>
        </w:rPr>
        <w:pPrChange w:id="12716" w:author="Rachel Shipsey" w:date="2025-06-23T15:41:00Z">
          <w:pPr>
            <w:pBdr>
              <w:bottom w:val="doubleWave" w:sz="6" w:space="1" w:color="2F5496" w:themeColor="accent1" w:themeShade="BF"/>
            </w:pBdr>
            <w:spacing w:after="0" w:line="276" w:lineRule="auto"/>
            <w:jc w:val="both"/>
          </w:pPr>
        </w:pPrChange>
      </w:pPr>
      <w:moveFrom w:id="12717" w:author="Rachel Shipsey" w:date="2025-06-09T09:49:00Z">
        <w:del w:id="12718" w:author="Rachel Shipsey" w:date="2025-06-23T15:21:00Z">
          <w:r w:rsidRPr="00DC2FFF" w:rsidDel="008D26A9">
            <w:rPr>
              <w:rFonts w:cs="Arial"/>
              <w:bCs/>
            </w:rPr>
            <w:delText>Kenya</w:delText>
          </w:r>
          <w:bookmarkStart w:id="12719" w:name="_Toc201238640"/>
          <w:bookmarkStart w:id="12720" w:name="_Toc201320036"/>
          <w:bookmarkEnd w:id="12719"/>
          <w:bookmarkEnd w:id="12720"/>
        </w:del>
      </w:moveFrom>
    </w:p>
    <w:p w14:paraId="4E460AEB" w14:textId="5A741CCA" w:rsidR="005D10C5" w:rsidRPr="005D10C5" w:rsidDel="008D26A9" w:rsidRDefault="005D10C5">
      <w:pPr>
        <w:pStyle w:val="ListParagraph"/>
        <w:spacing w:after="0" w:line="276" w:lineRule="auto"/>
        <w:jc w:val="both"/>
        <w:rPr>
          <w:del w:id="12721" w:author="Rachel Shipsey" w:date="2025-06-23T15:21:00Z"/>
          <w:moveFrom w:id="12722" w:author="Rachel Shipsey" w:date="2025-06-09T09:49:00Z"/>
          <w:rFonts w:cs="Arial"/>
          <w:sz w:val="20"/>
          <w:szCs w:val="20"/>
        </w:rPr>
        <w:pPrChange w:id="12723" w:author="Rachel Shipsey" w:date="2025-06-23T15:41:00Z">
          <w:pPr>
            <w:shd w:val="clear" w:color="auto" w:fill="D9E2F3" w:themeFill="accent1" w:themeFillTint="33"/>
            <w:spacing w:after="0" w:line="240" w:lineRule="auto"/>
            <w:jc w:val="both"/>
          </w:pPr>
        </w:pPrChange>
      </w:pPr>
      <w:moveFrom w:id="12724" w:author="Rachel Shipsey" w:date="2025-06-09T09:49:00Z">
        <w:del w:id="12725" w:author="Rachel Shipsey" w:date="2025-06-23T15:21:00Z">
          <w:r w:rsidRPr="70E65BEE" w:rsidDel="008D26A9">
            <w:rPr>
              <w:rFonts w:cs="Arial"/>
              <w:sz w:val="20"/>
              <w:szCs w:val="20"/>
            </w:rPr>
            <w:delText>Pre-enumeration listing of households involved visiting, identifying, and listing all the households within the EA. It was undertaken for two days on 22</w:delText>
          </w:r>
          <w:r w:rsidRPr="70E65BEE" w:rsidDel="008D26A9">
            <w:rPr>
              <w:rFonts w:cs="Arial"/>
              <w:sz w:val="20"/>
              <w:szCs w:val="20"/>
              <w:vertAlign w:val="superscript"/>
            </w:rPr>
            <w:delText>nd</w:delText>
          </w:r>
          <w:r w:rsidRPr="70E65BEE" w:rsidDel="008D26A9">
            <w:rPr>
              <w:rFonts w:cs="Arial"/>
              <w:sz w:val="20"/>
              <w:szCs w:val="20"/>
            </w:rPr>
            <w:delText xml:space="preserve"> and 23</w:delText>
          </w:r>
          <w:r w:rsidRPr="70E65BEE" w:rsidDel="008D26A9">
            <w:rPr>
              <w:rFonts w:cs="Arial"/>
              <w:sz w:val="20"/>
              <w:szCs w:val="20"/>
              <w:vertAlign w:val="superscript"/>
            </w:rPr>
            <w:delText>rd</w:delText>
          </w:r>
          <w:r w:rsidRPr="70E65BEE" w:rsidDel="008D26A9">
            <w:rPr>
              <w:rFonts w:cs="Arial"/>
              <w:sz w:val="20"/>
              <w:szCs w:val="20"/>
            </w:rPr>
            <w:delText xml:space="preserve"> August 2019 immediately after concluding EA identification. In the households, enumerators informed the respondents that the listing would be followed by actual census enumeration, starting on the night of the 24</w:delText>
          </w:r>
          <w:r w:rsidRPr="70E65BEE" w:rsidDel="008D26A9">
            <w:rPr>
              <w:rFonts w:cs="Arial"/>
              <w:sz w:val="20"/>
              <w:szCs w:val="20"/>
              <w:vertAlign w:val="superscript"/>
            </w:rPr>
            <w:delText>th</w:delText>
          </w:r>
          <w:r w:rsidRPr="70E65BEE" w:rsidDel="008D26A9">
            <w:rPr>
              <w:rFonts w:cs="Arial"/>
              <w:sz w:val="20"/>
              <w:szCs w:val="20"/>
            </w:rPr>
            <w:delText xml:space="preserve"> /25</w:delText>
          </w:r>
          <w:r w:rsidRPr="70E65BEE" w:rsidDel="008D26A9">
            <w:rPr>
              <w:rFonts w:cs="Arial"/>
              <w:sz w:val="20"/>
              <w:szCs w:val="20"/>
              <w:vertAlign w:val="superscript"/>
            </w:rPr>
            <w:delText>th</w:delText>
          </w:r>
          <w:r w:rsidRPr="70E65BEE" w:rsidDel="008D26A9">
            <w:rPr>
              <w:rFonts w:cs="Arial"/>
              <w:sz w:val="20"/>
              <w:szCs w:val="20"/>
            </w:rPr>
            <w:delText xml:space="preserve"> August 2019. </w:delText>
          </w:r>
          <w:r w:rsidR="7CDA6E98" w:rsidRPr="70E65BEE" w:rsidDel="008D26A9">
            <w:rPr>
              <w:rFonts w:cs="Arial"/>
              <w:sz w:val="20"/>
              <w:szCs w:val="20"/>
            </w:rPr>
            <w:delText>Households missed during pre-enumeration household listing were covered, along with the actual enumeration.</w:delText>
          </w:r>
          <w:r w:rsidRPr="70E65BEE" w:rsidDel="008D26A9">
            <w:rPr>
              <w:rFonts w:cs="Arial"/>
              <w:sz w:val="20"/>
              <w:szCs w:val="20"/>
            </w:rPr>
            <w:delText xml:space="preserve"> The actual implementation involved using an uploaded pre-enumeration household listing questionnaire in the CAPI, the enumerator captured the following variables: GPS Coordinates of the main structure of the respective household; Structure number; Household number; Name of household head; Total number of usual members in the household (de jure). </w:delText>
          </w:r>
          <w:bookmarkStart w:id="12726" w:name="_Toc201238641"/>
          <w:bookmarkStart w:id="12727" w:name="_Toc201320037"/>
          <w:bookmarkEnd w:id="12726"/>
          <w:bookmarkEnd w:id="12727"/>
        </w:del>
      </w:moveFrom>
    </w:p>
    <w:p w14:paraId="701DC557" w14:textId="338160F4" w:rsidR="005D10C5" w:rsidRPr="005D10C5" w:rsidDel="008D26A9" w:rsidRDefault="005D10C5">
      <w:pPr>
        <w:pStyle w:val="ListParagraph"/>
        <w:spacing w:after="0" w:line="276" w:lineRule="auto"/>
        <w:jc w:val="both"/>
        <w:rPr>
          <w:del w:id="12728" w:author="Rachel Shipsey" w:date="2025-06-23T15:21:00Z"/>
          <w:moveFrom w:id="12729" w:author="Rachel Shipsey" w:date="2025-06-09T09:49:00Z"/>
          <w:rFonts w:cs="Arial"/>
          <w:sz w:val="20"/>
          <w:szCs w:val="20"/>
        </w:rPr>
        <w:pPrChange w:id="12730" w:author="Rachel Shipsey" w:date="2025-06-23T15:41:00Z">
          <w:pPr>
            <w:shd w:val="clear" w:color="auto" w:fill="D9E2F3" w:themeFill="accent1" w:themeFillTint="33"/>
            <w:spacing w:after="0" w:line="240" w:lineRule="auto"/>
            <w:jc w:val="both"/>
          </w:pPr>
        </w:pPrChange>
      </w:pPr>
      <w:bookmarkStart w:id="12731" w:name="_Toc201238642"/>
      <w:bookmarkStart w:id="12732" w:name="_Toc201320038"/>
      <w:bookmarkEnd w:id="12731"/>
      <w:bookmarkEnd w:id="12732"/>
    </w:p>
    <w:p w14:paraId="412890FE" w14:textId="0FFAA03F" w:rsidR="005D10C5" w:rsidRPr="005D10C5" w:rsidDel="008D26A9" w:rsidRDefault="005D10C5">
      <w:pPr>
        <w:pStyle w:val="ListParagraph"/>
        <w:spacing w:after="0" w:line="276" w:lineRule="auto"/>
        <w:jc w:val="both"/>
        <w:rPr>
          <w:del w:id="12733" w:author="Rachel Shipsey" w:date="2025-06-23T15:21:00Z"/>
          <w:moveFrom w:id="12734" w:author="Rachel Shipsey" w:date="2025-06-09T09:49:00Z"/>
          <w:rFonts w:cs="Arial"/>
          <w:sz w:val="20"/>
          <w:szCs w:val="20"/>
        </w:rPr>
        <w:pPrChange w:id="12735" w:author="Rachel Shipsey" w:date="2025-06-23T15:41:00Z">
          <w:pPr>
            <w:shd w:val="clear" w:color="auto" w:fill="D9E2F3" w:themeFill="accent1" w:themeFillTint="33"/>
            <w:spacing w:after="0" w:line="240" w:lineRule="auto"/>
            <w:jc w:val="both"/>
          </w:pPr>
        </w:pPrChange>
      </w:pPr>
      <w:moveFrom w:id="12736" w:author="Rachel Shipsey" w:date="2025-06-09T09:49:00Z">
        <w:del w:id="12737" w:author="Rachel Shipsey" w:date="2025-06-23T15:21:00Z">
          <w:r w:rsidRPr="005D10C5" w:rsidDel="008D26A9">
            <w:rPr>
              <w:rFonts w:cs="Arial"/>
              <w:sz w:val="20"/>
              <w:szCs w:val="20"/>
            </w:rPr>
            <w:delText xml:space="preserve">The inbuilt application automatically generated structure and household numbers that started with an S. The enumerators used these numbers to generate a three-digit number for the structure, then a slash followed by a three-digit number for the household. For example, if the structure number was fifteen, and household number was thirty, the enumerator wrote the generated as S015/030. All the structures in the EAs were numbered in a systematic manner to avoid omissions or duplications. The enumerator either used chalk, felt pen and/or card to number all the structures somewhere conspicuous but where it could not be easily tampered with. </w:delText>
          </w:r>
          <w:bookmarkStart w:id="12738" w:name="_Toc201238643"/>
          <w:bookmarkStart w:id="12739" w:name="_Toc201320039"/>
          <w:bookmarkEnd w:id="12738"/>
          <w:bookmarkEnd w:id="12739"/>
        </w:del>
      </w:moveFrom>
    </w:p>
    <w:p w14:paraId="4C4F39D0" w14:textId="1CE23FA5" w:rsidR="005D10C5" w:rsidRPr="005D10C5" w:rsidDel="008D26A9" w:rsidRDefault="005D10C5">
      <w:pPr>
        <w:pStyle w:val="ListParagraph"/>
        <w:spacing w:after="0" w:line="276" w:lineRule="auto"/>
        <w:jc w:val="both"/>
        <w:rPr>
          <w:del w:id="12740" w:author="Rachel Shipsey" w:date="2025-06-23T15:21:00Z"/>
          <w:moveFrom w:id="12741" w:author="Rachel Shipsey" w:date="2025-06-09T09:49:00Z"/>
          <w:rFonts w:cs="Arial"/>
          <w:sz w:val="20"/>
          <w:szCs w:val="20"/>
        </w:rPr>
        <w:pPrChange w:id="12742" w:author="Rachel Shipsey" w:date="2025-06-23T15:41:00Z">
          <w:pPr>
            <w:shd w:val="clear" w:color="auto" w:fill="D9E2F3" w:themeFill="accent1" w:themeFillTint="33"/>
            <w:spacing w:after="0" w:line="240" w:lineRule="auto"/>
            <w:jc w:val="both"/>
          </w:pPr>
        </w:pPrChange>
      </w:pPr>
      <w:bookmarkStart w:id="12743" w:name="_Toc201238644"/>
      <w:bookmarkStart w:id="12744" w:name="_Toc201320040"/>
      <w:bookmarkEnd w:id="12743"/>
      <w:bookmarkEnd w:id="12744"/>
    </w:p>
    <w:p w14:paraId="1669BCBA" w14:textId="08151400" w:rsidR="005D10C5" w:rsidRPr="005D10C5" w:rsidDel="008D26A9" w:rsidRDefault="005D10C5">
      <w:pPr>
        <w:pStyle w:val="ListParagraph"/>
        <w:spacing w:after="0" w:line="276" w:lineRule="auto"/>
        <w:jc w:val="both"/>
        <w:rPr>
          <w:del w:id="12745" w:author="Rachel Shipsey" w:date="2025-06-23T15:21:00Z"/>
          <w:moveFrom w:id="12746" w:author="Rachel Shipsey" w:date="2025-06-09T09:49:00Z"/>
          <w:rFonts w:cs="Arial"/>
          <w:sz w:val="20"/>
          <w:szCs w:val="20"/>
        </w:rPr>
        <w:pPrChange w:id="12747"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moveFrom w:id="12748" w:author="Rachel Shipsey" w:date="2025-06-09T09:49:00Z">
        <w:del w:id="12749" w:author="Rachel Shipsey" w:date="2025-06-23T15:21:00Z">
          <w:r w:rsidRPr="005D10C5" w:rsidDel="008D26A9">
            <w:rPr>
              <w:rFonts w:cs="Arial"/>
              <w:sz w:val="20"/>
              <w:szCs w:val="20"/>
            </w:rPr>
            <w:delText>The enumerators got the opportunity to know and create rapport with the village elders and potential respondents. This also helped them to identify dignitaries, VIPs and any institutions or non-conventional households within the EA. It is during this period that the special area enumerators assigned to cover non-conventional households’ such as travelers, vagrants/outdoor sleepers, hotels, army camps/barracks, GSU camps, prisons, KWS camps, remand homes, police cells, hospitals, children’s homes, convents, and monasteries identified the location of the areas assigned.</w:delText>
          </w:r>
          <w:bookmarkStart w:id="12750" w:name="_Toc201238645"/>
          <w:bookmarkStart w:id="12751" w:name="_Toc201320041"/>
          <w:bookmarkEnd w:id="12750"/>
          <w:bookmarkEnd w:id="12751"/>
        </w:del>
      </w:moveFrom>
    </w:p>
    <w:p w14:paraId="7179EF14" w14:textId="2BACFB99" w:rsidR="005D10C5" w:rsidRPr="00DC2FFF" w:rsidDel="008D26A9" w:rsidRDefault="005D10C5">
      <w:pPr>
        <w:pStyle w:val="ListParagraph"/>
        <w:spacing w:after="0" w:line="276" w:lineRule="auto"/>
        <w:jc w:val="both"/>
        <w:rPr>
          <w:del w:id="12752" w:author="Rachel Shipsey" w:date="2025-06-23T15:21:00Z"/>
          <w:moveFrom w:id="12753" w:author="Rachel Shipsey" w:date="2025-06-09T09:49:00Z"/>
          <w:rFonts w:cs="Arial"/>
        </w:rPr>
        <w:pPrChange w:id="12754" w:author="Rachel Shipsey" w:date="2025-06-23T15:41:00Z">
          <w:pPr>
            <w:spacing w:after="0" w:line="276" w:lineRule="auto"/>
            <w:jc w:val="both"/>
          </w:pPr>
        </w:pPrChange>
      </w:pPr>
      <w:bookmarkStart w:id="12755" w:name="_Toc201238646"/>
      <w:bookmarkStart w:id="12756" w:name="_Toc201320042"/>
      <w:bookmarkEnd w:id="12755"/>
      <w:bookmarkEnd w:id="12756"/>
    </w:p>
    <w:p w14:paraId="6DD5C55A" w14:textId="68EAB498" w:rsidR="005D10C5" w:rsidRPr="00DC2FFF" w:rsidDel="008D26A9" w:rsidRDefault="005D10C5">
      <w:pPr>
        <w:pStyle w:val="ListParagraph"/>
        <w:spacing w:after="0" w:line="276" w:lineRule="auto"/>
        <w:jc w:val="both"/>
        <w:rPr>
          <w:del w:id="12757" w:author="Rachel Shipsey" w:date="2025-06-23T15:21:00Z"/>
          <w:moveFrom w:id="12758" w:author="Rachel Shipsey" w:date="2025-06-09T09:49:00Z"/>
          <w:rFonts w:eastAsia="Arial"/>
          <w:color w:val="00B0F0"/>
        </w:rPr>
        <w:pPrChange w:id="12759" w:author="Rachel Shipsey" w:date="2025-06-23T15:41:00Z">
          <w:pPr>
            <w:spacing w:after="0" w:line="276" w:lineRule="auto"/>
            <w:jc w:val="both"/>
          </w:pPr>
        </w:pPrChange>
      </w:pPr>
      <w:bookmarkStart w:id="12760" w:name="_10.1.2￼Lessons_Learnt"/>
      <w:moveFrom w:id="12761" w:author="Rachel Shipsey" w:date="2025-06-09T09:49:00Z">
        <w:del w:id="12762" w:author="Rachel Shipsey" w:date="2025-06-23T15:21:00Z">
          <w:r w:rsidRPr="4871BC61" w:rsidDel="008D26A9">
            <w:delText>10.1.2</w:delText>
          </w:r>
          <w:r w:rsidDel="008D26A9">
            <w:tab/>
          </w:r>
          <w:r w:rsidRPr="4871BC61" w:rsidDel="008D26A9">
            <w:delText>Lessons Learnt</w:delText>
          </w:r>
          <w:bookmarkStart w:id="12763" w:name="_Toc201238647"/>
          <w:bookmarkStart w:id="12764" w:name="_Toc201320043"/>
          <w:bookmarkEnd w:id="12760"/>
          <w:bookmarkEnd w:id="12763"/>
          <w:bookmarkEnd w:id="12764"/>
        </w:del>
      </w:moveFrom>
    </w:p>
    <w:p w14:paraId="3D010DE6" w14:textId="78CF3E6E" w:rsidR="005D10C5" w:rsidRPr="00DC2FFF" w:rsidDel="008D26A9" w:rsidRDefault="005D10C5">
      <w:pPr>
        <w:pStyle w:val="ListParagraph"/>
        <w:spacing w:after="0" w:line="276" w:lineRule="auto"/>
        <w:jc w:val="both"/>
        <w:rPr>
          <w:del w:id="12765" w:author="Rachel Shipsey" w:date="2025-06-23T15:21:00Z"/>
          <w:moveFrom w:id="12766" w:author="Rachel Shipsey" w:date="2025-06-09T09:49:00Z"/>
          <w:rFonts w:cs="Arial"/>
        </w:rPr>
        <w:pPrChange w:id="12767" w:author="Rachel Shipsey" w:date="2025-06-23T15:41:00Z">
          <w:pPr>
            <w:pStyle w:val="ListParagraph"/>
            <w:numPr>
              <w:numId w:val="93"/>
            </w:numPr>
            <w:spacing w:line="276" w:lineRule="auto"/>
            <w:ind w:left="360" w:hanging="360"/>
            <w:jc w:val="both"/>
          </w:pPr>
        </w:pPrChange>
      </w:pPr>
      <w:moveFrom w:id="12768" w:author="Rachel Shipsey" w:date="2025-06-09T09:49:00Z">
        <w:del w:id="12769" w:author="Rachel Shipsey" w:date="2025-06-23T15:21:00Z">
          <w:r w:rsidRPr="00DC2FFF" w:rsidDel="008D26A9">
            <w:rPr>
              <w:rFonts w:cs="Arial"/>
            </w:rPr>
            <w:delText>It was noted that there was i</w:delText>
          </w:r>
          <w:r w:rsidRPr="00DC2FFF" w:rsidDel="008D26A9">
            <w:rPr>
              <w:rFonts w:eastAsia="Arial" w:cs="Arial"/>
              <w:color w:val="000000"/>
            </w:rPr>
            <w:delText xml:space="preserve">nadequate publicity for the two days’ pre-enumeration listing of households. </w:delText>
          </w:r>
          <w:r w:rsidRPr="00DC2FFF" w:rsidDel="008D26A9">
            <w:rPr>
              <w:rFonts w:cs="Arial"/>
            </w:rPr>
            <w:delText>Although, the teams were accompanied to the households by village elders who introduced them to the households.</w:delText>
          </w:r>
          <w:r w:rsidRPr="00DC2FFF" w:rsidDel="008D26A9">
            <w:rPr>
              <w:rFonts w:eastAsia="Arial" w:cs="Arial"/>
              <w:color w:val="000000"/>
            </w:rPr>
            <w:delText xml:space="preserve">  This could cause confusion in the community by households thinking that this is the actual enumeration coupled with the earlier mapping exercise that may have visited the same household head.</w:delText>
          </w:r>
          <w:r w:rsidRPr="00DC2FFF" w:rsidDel="008D26A9">
            <w:rPr>
              <w:rFonts w:cs="Arial"/>
            </w:rPr>
            <w:delText xml:space="preserve"> </w:delText>
          </w:r>
          <w:bookmarkStart w:id="12770" w:name="_Toc201238648"/>
          <w:bookmarkStart w:id="12771" w:name="_Toc201320044"/>
          <w:bookmarkEnd w:id="12770"/>
          <w:bookmarkEnd w:id="12771"/>
        </w:del>
      </w:moveFrom>
    </w:p>
    <w:p w14:paraId="6C7F024D" w14:textId="561D6483" w:rsidR="005D10C5" w:rsidRPr="00DC2FFF" w:rsidDel="008D26A9" w:rsidRDefault="005D10C5">
      <w:pPr>
        <w:pStyle w:val="ListParagraph"/>
        <w:spacing w:after="0" w:line="276" w:lineRule="auto"/>
        <w:jc w:val="both"/>
        <w:rPr>
          <w:del w:id="12772" w:author="Rachel Shipsey" w:date="2025-06-23T15:21:00Z"/>
          <w:moveFrom w:id="12773" w:author="Rachel Shipsey" w:date="2025-06-09T09:49:00Z"/>
          <w:rFonts w:cs="Arial"/>
        </w:rPr>
        <w:pPrChange w:id="12774" w:author="Rachel Shipsey" w:date="2025-06-23T15:41:00Z">
          <w:pPr>
            <w:pStyle w:val="ListParagraph"/>
            <w:numPr>
              <w:numId w:val="93"/>
            </w:numPr>
            <w:spacing w:line="276" w:lineRule="auto"/>
            <w:ind w:left="360" w:hanging="360"/>
            <w:jc w:val="both"/>
          </w:pPr>
        </w:pPrChange>
      </w:pPr>
      <w:moveFrom w:id="12775" w:author="Rachel Shipsey" w:date="2025-06-09T09:49:00Z">
        <w:del w:id="12776" w:author="Rachel Shipsey" w:date="2025-06-23T15:21:00Z">
          <w:r w:rsidRPr="00DC2FFF" w:rsidDel="008D26A9">
            <w:rPr>
              <w:rFonts w:eastAsia="Arial" w:cs="Arial"/>
              <w:color w:val="000000"/>
            </w:rPr>
            <w:delText>Large EAs took longer time to navigate and may lead to fatigue among the enumerators ahead of the actual census enumeration. The EA demarcation should also consider the time considerations required for pre-enumeration household listing.</w:delText>
          </w:r>
          <w:bookmarkStart w:id="12777" w:name="_Toc201238649"/>
          <w:bookmarkStart w:id="12778" w:name="_Toc201320045"/>
          <w:bookmarkEnd w:id="12777"/>
          <w:bookmarkEnd w:id="12778"/>
        </w:del>
      </w:moveFrom>
    </w:p>
    <w:p w14:paraId="5F882454" w14:textId="41D48D9E" w:rsidR="005D10C5" w:rsidRPr="00DC2FFF" w:rsidDel="008D26A9" w:rsidRDefault="005D10C5">
      <w:pPr>
        <w:pStyle w:val="ListParagraph"/>
        <w:spacing w:after="0" w:line="276" w:lineRule="auto"/>
        <w:jc w:val="both"/>
        <w:rPr>
          <w:del w:id="12779" w:author="Rachel Shipsey" w:date="2025-06-23T15:21:00Z"/>
          <w:moveFrom w:id="12780" w:author="Rachel Shipsey" w:date="2025-06-09T09:49:00Z"/>
          <w:rFonts w:cs="Arial"/>
        </w:rPr>
        <w:pPrChange w:id="12781" w:author="Rachel Shipsey" w:date="2025-06-23T15:41:00Z">
          <w:pPr>
            <w:pStyle w:val="ListParagraph"/>
            <w:numPr>
              <w:numId w:val="93"/>
            </w:numPr>
            <w:spacing w:line="276" w:lineRule="auto"/>
            <w:ind w:left="360" w:hanging="360"/>
            <w:jc w:val="both"/>
          </w:pPr>
        </w:pPrChange>
      </w:pPr>
      <w:moveFrom w:id="12782" w:author="Rachel Shipsey" w:date="2025-06-09T09:49:00Z">
        <w:del w:id="12783" w:author="Rachel Shipsey" w:date="2025-06-23T15:21:00Z">
          <w:r w:rsidRPr="00DC2FFF" w:rsidDel="008D26A9">
            <w:rPr>
              <w:rFonts w:eastAsia="Arial" w:cs="Arial"/>
              <w:color w:val="000000"/>
            </w:rPr>
            <w:delText>Weak GPS signals in forested areas, around tall buildings and ASAL areas affected the accuracy of the readings. Kenya had no mitigation measure to this but in future a system that uses tapped coordinates can be employed to ensure complete and accurate GPS readings.</w:delText>
          </w:r>
          <w:bookmarkStart w:id="12784" w:name="_Toc201238650"/>
          <w:bookmarkStart w:id="12785" w:name="_Toc201320046"/>
          <w:bookmarkEnd w:id="12784"/>
          <w:bookmarkEnd w:id="12785"/>
        </w:del>
      </w:moveFrom>
    </w:p>
    <w:p w14:paraId="04E69B23" w14:textId="31055996" w:rsidR="005D10C5" w:rsidRPr="00DC2FFF" w:rsidDel="008D26A9" w:rsidRDefault="00230FC1">
      <w:pPr>
        <w:pStyle w:val="ListParagraph"/>
        <w:spacing w:after="0" w:line="276" w:lineRule="auto"/>
        <w:jc w:val="both"/>
        <w:rPr>
          <w:del w:id="12786" w:author="Rachel Shipsey" w:date="2025-06-23T15:21:00Z"/>
          <w:moveFrom w:id="12787" w:author="Rachel Shipsey" w:date="2025-06-09T09:49:00Z"/>
          <w:rFonts w:eastAsia="Arial"/>
          <w:color w:val="00B0F0"/>
        </w:rPr>
        <w:pPrChange w:id="12788" w:author="Rachel Shipsey" w:date="2025-06-23T15:41:00Z">
          <w:pPr>
            <w:pStyle w:val="ListParagraph"/>
            <w:numPr>
              <w:numId w:val="93"/>
            </w:numPr>
            <w:spacing w:line="276" w:lineRule="auto"/>
            <w:ind w:left="360" w:hanging="360"/>
            <w:jc w:val="both"/>
          </w:pPr>
        </w:pPrChange>
      </w:pPr>
      <w:moveFrom w:id="12789" w:author="Rachel Shipsey" w:date="2025-06-09T09:49:00Z">
        <w:del w:id="12790" w:author="Rachel Shipsey" w:date="2025-06-23T15:21:00Z">
          <w:r w:rsidDel="008D26A9">
            <w:delText xml:space="preserve">OLD </w:delText>
          </w:r>
          <w:r w:rsidR="005D10C5" w:rsidRPr="4871BC61" w:rsidDel="008D26A9">
            <w:delText>10.1.3</w:delText>
          </w:r>
          <w:r w:rsidR="005D10C5" w:rsidDel="008D26A9">
            <w:tab/>
          </w:r>
          <w:r w:rsidR="005D10C5" w:rsidRPr="4871BC61" w:rsidDel="008D26A9">
            <w:delText>Recommendations</w:delText>
          </w:r>
          <w:bookmarkStart w:id="12791" w:name="_Toc201238651"/>
          <w:bookmarkStart w:id="12792" w:name="_Toc201320047"/>
          <w:bookmarkEnd w:id="12791"/>
          <w:bookmarkEnd w:id="12792"/>
        </w:del>
      </w:moveFrom>
    </w:p>
    <w:p w14:paraId="1DDA416B" w14:textId="3CAB211A" w:rsidR="005D10C5" w:rsidRPr="005D10C5" w:rsidDel="008D26A9" w:rsidRDefault="005D10C5">
      <w:pPr>
        <w:pStyle w:val="ListParagraph"/>
        <w:spacing w:after="0" w:line="276" w:lineRule="auto"/>
        <w:jc w:val="both"/>
        <w:rPr>
          <w:del w:id="12793" w:author="Rachel Shipsey" w:date="2025-06-23T15:21:00Z"/>
          <w:moveFrom w:id="12794" w:author="Rachel Shipsey" w:date="2025-06-09T09:49:00Z"/>
          <w:rFonts w:cs="Arial"/>
        </w:rPr>
        <w:pPrChange w:id="12795" w:author="Rachel Shipsey" w:date="2025-06-23T15:41:00Z">
          <w:pPr>
            <w:spacing w:line="276" w:lineRule="auto"/>
            <w:jc w:val="both"/>
          </w:pPr>
        </w:pPrChange>
      </w:pPr>
      <w:moveFrom w:id="12796" w:author="Rachel Shipsey" w:date="2025-06-09T09:49:00Z">
        <w:del w:id="12797" w:author="Rachel Shipsey" w:date="2025-06-23T15:21:00Z">
          <w:r w:rsidRPr="005D10C5" w:rsidDel="008D26A9">
            <w:rPr>
              <w:rFonts w:cs="Arial"/>
            </w:rPr>
            <w:delText>It is recommended that the pre-enumeration listing of households is done soon after the training and completed the day before enumeration starts and should have the community well informed. It should be done electronically for quick results.</w:delText>
          </w:r>
          <w:bookmarkStart w:id="12798" w:name="_Toc201238652"/>
          <w:bookmarkStart w:id="12799" w:name="_Toc201320048"/>
          <w:bookmarkEnd w:id="12798"/>
          <w:bookmarkEnd w:id="12799"/>
        </w:del>
      </w:moveFrom>
    </w:p>
    <w:p w14:paraId="590C6615" w14:textId="47837510" w:rsidR="005D10C5" w:rsidRPr="00DC2FFF" w:rsidDel="008D26A9" w:rsidRDefault="00230FC1">
      <w:pPr>
        <w:pStyle w:val="ListParagraph"/>
        <w:spacing w:after="0" w:line="276" w:lineRule="auto"/>
        <w:jc w:val="both"/>
        <w:rPr>
          <w:del w:id="12800" w:author="Rachel Shipsey" w:date="2025-06-23T15:21:00Z"/>
          <w:moveFrom w:id="12801" w:author="Rachel Shipsey" w:date="2025-06-09T09:49:00Z"/>
          <w:rFonts w:cs="Arial"/>
          <w:bCs/>
          <w:sz w:val="22"/>
        </w:rPr>
        <w:pPrChange w:id="12802" w:author="Rachel Shipsey" w:date="2025-06-23T15:41:00Z">
          <w:pPr>
            <w:pStyle w:val="Heading1"/>
          </w:pPr>
        </w:pPrChange>
      </w:pPr>
      <w:moveFrom w:id="12803" w:author="Rachel Shipsey" w:date="2025-06-09T09:49:00Z">
        <w:del w:id="12804" w:author="Rachel Shipsey" w:date="2025-06-23T15:21:00Z">
          <w:r w:rsidDel="008D26A9">
            <w:delText xml:space="preserve">OLD </w:delText>
          </w:r>
          <w:r w:rsidR="005D10C5" w:rsidRPr="4871BC61" w:rsidDel="008D26A9">
            <w:delText>10.2 EA identification</w:delText>
          </w:r>
          <w:bookmarkStart w:id="12805" w:name="_Toc201238653"/>
          <w:bookmarkStart w:id="12806" w:name="_Toc201320049"/>
          <w:bookmarkEnd w:id="12805"/>
          <w:bookmarkEnd w:id="12806"/>
        </w:del>
      </w:moveFrom>
    </w:p>
    <w:p w14:paraId="4BB52705" w14:textId="192EC287" w:rsidR="005D10C5" w:rsidRPr="00DC2FFF" w:rsidDel="008D26A9" w:rsidRDefault="005D10C5">
      <w:pPr>
        <w:pStyle w:val="ListParagraph"/>
        <w:spacing w:after="0" w:line="276" w:lineRule="auto"/>
        <w:jc w:val="both"/>
        <w:rPr>
          <w:del w:id="12807" w:author="Rachel Shipsey" w:date="2025-06-23T15:21:00Z"/>
          <w:moveFrom w:id="12808" w:author="Rachel Shipsey" w:date="2025-06-09T09:49:00Z"/>
          <w:rFonts w:cs="Arial"/>
        </w:rPr>
        <w:pPrChange w:id="12809" w:author="Rachel Shipsey" w:date="2025-06-23T15:41:00Z">
          <w:pPr>
            <w:spacing w:after="0" w:line="276" w:lineRule="auto"/>
            <w:jc w:val="both"/>
          </w:pPr>
        </w:pPrChange>
      </w:pPr>
      <w:bookmarkStart w:id="12810" w:name="_Toc201238654"/>
      <w:bookmarkStart w:id="12811" w:name="_Toc201320050"/>
      <w:bookmarkEnd w:id="12810"/>
      <w:bookmarkEnd w:id="12811"/>
    </w:p>
    <w:p w14:paraId="7FA6BA29" w14:textId="6D9D7C45" w:rsidR="005D10C5" w:rsidRPr="00DC2FFF" w:rsidDel="008D26A9" w:rsidRDefault="77067F84">
      <w:pPr>
        <w:pStyle w:val="ListParagraph"/>
        <w:spacing w:after="0" w:line="276" w:lineRule="auto"/>
        <w:jc w:val="both"/>
        <w:rPr>
          <w:del w:id="12812" w:author="Rachel Shipsey" w:date="2025-06-23T15:21:00Z"/>
          <w:moveFrom w:id="12813" w:author="Rachel Shipsey" w:date="2025-06-09T09:49:00Z"/>
          <w:rFonts w:cs="Arial"/>
          <w:highlight w:val="yellow"/>
        </w:rPr>
        <w:pPrChange w:id="12814" w:author="Rachel Shipsey" w:date="2025-06-23T15:41:00Z">
          <w:pPr>
            <w:spacing w:after="0" w:line="276" w:lineRule="auto"/>
            <w:jc w:val="both"/>
          </w:pPr>
        </w:pPrChange>
      </w:pPr>
      <w:moveFrom w:id="12815" w:author="Rachel Shipsey" w:date="2025-06-09T09:49:00Z">
        <w:del w:id="12816" w:author="Rachel Shipsey" w:date="2025-06-23T15:21:00Z">
          <w:r w:rsidRPr="70E65BEE" w:rsidDel="008D26A9">
            <w:rPr>
              <w:rFonts w:cs="Arial"/>
            </w:rPr>
            <w:delText xml:space="preserve">Most of the censuses in Africa during the 2020 PHC round used geospatial data during enumeration. Maps showing EAs provide a means to ensure full coverage of the census and support supervision of enumeration activities. During the census, maps assist enumerators to easily identify their assigned EAs. EA identification is the process of establishing census enumeration unit boundaries. For example, see </w:delText>
          </w:r>
          <w:r w:rsidRPr="70E65BEE" w:rsidDel="008D26A9">
            <w:rPr>
              <w:rFonts w:cs="Arial"/>
              <w:highlight w:val="yellow"/>
            </w:rPr>
            <w:delText xml:space="preserve">LINK TO A MAP OF AN EA.  </w:delText>
          </w:r>
          <w:r w:rsidR="005D10C5" w:rsidRPr="70E65BEE" w:rsidDel="008D26A9">
            <w:rPr>
              <w:rFonts w:cs="Arial"/>
              <w:highlight w:val="yellow"/>
            </w:rPr>
            <w:delText>.</w:delText>
          </w:r>
          <w:bookmarkStart w:id="12817" w:name="_Toc201238655"/>
          <w:bookmarkStart w:id="12818" w:name="_Toc201320051"/>
          <w:bookmarkEnd w:id="12817"/>
          <w:bookmarkEnd w:id="12818"/>
        </w:del>
      </w:moveFrom>
    </w:p>
    <w:p w14:paraId="3A40C4CF" w14:textId="4DB54C6A" w:rsidR="005D10C5" w:rsidRPr="00DC2FFF" w:rsidDel="008D26A9" w:rsidRDefault="005D10C5">
      <w:pPr>
        <w:pStyle w:val="ListParagraph"/>
        <w:spacing w:after="0" w:line="276" w:lineRule="auto"/>
        <w:jc w:val="both"/>
        <w:rPr>
          <w:del w:id="12819" w:author="Rachel Shipsey" w:date="2025-06-23T15:21:00Z"/>
          <w:moveFrom w:id="12820" w:author="Rachel Shipsey" w:date="2025-06-09T09:49:00Z"/>
          <w:rFonts w:cs="Arial"/>
          <w:highlight w:val="yellow"/>
        </w:rPr>
        <w:pPrChange w:id="12821" w:author="Rachel Shipsey" w:date="2025-06-23T15:41:00Z">
          <w:pPr>
            <w:spacing w:after="0" w:line="276" w:lineRule="auto"/>
            <w:jc w:val="both"/>
          </w:pPr>
        </w:pPrChange>
      </w:pPr>
      <w:bookmarkStart w:id="12822" w:name="_Toc201238656"/>
      <w:bookmarkStart w:id="12823" w:name="_Toc201320052"/>
      <w:bookmarkEnd w:id="12822"/>
      <w:bookmarkEnd w:id="12823"/>
    </w:p>
    <w:p w14:paraId="55D72EE8" w14:textId="307325E5" w:rsidR="005D10C5" w:rsidRPr="00DC2FFF" w:rsidDel="008D26A9" w:rsidRDefault="40C14A3B">
      <w:pPr>
        <w:pStyle w:val="ListParagraph"/>
        <w:spacing w:after="0" w:line="276" w:lineRule="auto"/>
        <w:jc w:val="both"/>
        <w:rPr>
          <w:del w:id="12824" w:author="Rachel Shipsey" w:date="2025-06-23T15:21:00Z"/>
          <w:moveFrom w:id="12825" w:author="Rachel Shipsey" w:date="2025-06-09T09:49:00Z"/>
          <w:rFonts w:cs="Arial"/>
        </w:rPr>
        <w:pPrChange w:id="12826" w:author="Rachel Shipsey" w:date="2025-06-23T15:41:00Z">
          <w:pPr>
            <w:spacing w:after="0" w:line="276" w:lineRule="auto"/>
            <w:jc w:val="both"/>
          </w:pPr>
        </w:pPrChange>
      </w:pPr>
      <w:moveFrom w:id="12827" w:author="Rachel Shipsey" w:date="2025-06-09T09:49:00Z">
        <w:del w:id="12828" w:author="Rachel Shipsey" w:date="2025-06-23T15:21:00Z">
          <w:r w:rsidRPr="7B4121B4" w:rsidDel="008D26A9">
            <w:rPr>
              <w:rFonts w:cs="Arial"/>
            </w:rPr>
            <w:delText xml:space="preserve">In the digital era, high resolution maps of the respective areas of work are uploaded on enumerators and supervisor’s tablets using various software that are compatible with the data collection application. The handheld devices therefore contain EA maps with addresses detailing assignments for geo tracking to ensure complete coverage of an EA as well as satellite imagery for housing unit identification. </w:delText>
          </w:r>
          <w:bookmarkStart w:id="12829" w:name="_Toc201238657"/>
          <w:bookmarkStart w:id="12830" w:name="_Toc201320053"/>
          <w:bookmarkEnd w:id="12829"/>
          <w:bookmarkEnd w:id="12830"/>
        </w:del>
      </w:moveFrom>
    </w:p>
    <w:p w14:paraId="4B9810D6" w14:textId="1F1E60B1" w:rsidR="005D10C5" w:rsidRPr="00DC2FFF" w:rsidDel="008D26A9" w:rsidRDefault="40C14A3B">
      <w:pPr>
        <w:pStyle w:val="ListParagraph"/>
        <w:spacing w:after="0" w:line="276" w:lineRule="auto"/>
        <w:jc w:val="both"/>
        <w:rPr>
          <w:del w:id="12831" w:author="Rachel Shipsey" w:date="2025-06-23T15:21:00Z"/>
          <w:moveFrom w:id="12832" w:author="Rachel Shipsey" w:date="2025-06-09T09:49:00Z"/>
        </w:rPr>
        <w:pPrChange w:id="12833" w:author="Rachel Shipsey" w:date="2025-06-23T15:41:00Z">
          <w:pPr>
            <w:spacing w:after="0" w:line="276" w:lineRule="auto"/>
            <w:jc w:val="both"/>
          </w:pPr>
        </w:pPrChange>
      </w:pPr>
      <w:moveFrom w:id="12834" w:author="Rachel Shipsey" w:date="2025-06-09T09:49:00Z">
        <w:del w:id="12835" w:author="Rachel Shipsey" w:date="2025-06-23T15:21:00Z">
          <w:r w:rsidRPr="70E65BEE" w:rsidDel="008D26A9">
            <w:rPr>
              <w:rFonts w:cs="Arial"/>
            </w:rPr>
            <w:delText xml:space="preserve"> </w:delText>
          </w:r>
          <w:bookmarkStart w:id="12836" w:name="_Toc201238658"/>
          <w:bookmarkStart w:id="12837" w:name="_Toc201320054"/>
          <w:bookmarkEnd w:id="12836"/>
          <w:bookmarkEnd w:id="12837"/>
        </w:del>
      </w:moveFrom>
    </w:p>
    <w:p w14:paraId="04CA1831" w14:textId="464EFC54" w:rsidR="005D10C5" w:rsidRPr="00DC2FFF" w:rsidDel="008D26A9" w:rsidRDefault="40C14A3B">
      <w:pPr>
        <w:pStyle w:val="ListParagraph"/>
        <w:spacing w:after="0" w:line="276" w:lineRule="auto"/>
        <w:jc w:val="both"/>
        <w:rPr>
          <w:del w:id="12838" w:author="Rachel Shipsey" w:date="2025-06-23T15:21:00Z"/>
          <w:moveFrom w:id="12839" w:author="Rachel Shipsey" w:date="2025-06-09T09:49:00Z"/>
        </w:rPr>
        <w:pPrChange w:id="12840" w:author="Rachel Shipsey" w:date="2025-06-23T15:41:00Z">
          <w:pPr>
            <w:spacing w:after="0" w:line="276" w:lineRule="auto"/>
            <w:jc w:val="both"/>
          </w:pPr>
        </w:pPrChange>
      </w:pPr>
      <w:moveFrom w:id="12841" w:author="Rachel Shipsey" w:date="2025-06-09T09:49:00Z">
        <w:del w:id="12842" w:author="Rachel Shipsey" w:date="2025-06-23T15:21:00Z">
          <w:r w:rsidRPr="70E65BEE" w:rsidDel="008D26A9">
            <w:rPr>
              <w:rFonts w:cs="Arial"/>
            </w:rPr>
            <w:delText xml:space="preserve">The objectives of using maps during enumeration is to: </w:delText>
          </w:r>
          <w:bookmarkStart w:id="12843" w:name="_Toc201238659"/>
          <w:bookmarkStart w:id="12844" w:name="_Toc201320055"/>
          <w:bookmarkEnd w:id="12843"/>
          <w:bookmarkEnd w:id="12844"/>
        </w:del>
      </w:moveFrom>
    </w:p>
    <w:p w14:paraId="3B1247C2" w14:textId="40C60F37" w:rsidR="005D10C5" w:rsidRPr="00DC2FFF" w:rsidDel="008D26A9" w:rsidRDefault="40C14A3B">
      <w:pPr>
        <w:pStyle w:val="ListParagraph"/>
        <w:spacing w:after="0" w:line="276" w:lineRule="auto"/>
        <w:jc w:val="both"/>
        <w:rPr>
          <w:del w:id="12845" w:author="Rachel Shipsey" w:date="2025-06-23T15:21:00Z"/>
          <w:moveFrom w:id="12846" w:author="Rachel Shipsey" w:date="2025-06-09T09:49:00Z"/>
        </w:rPr>
        <w:pPrChange w:id="12847" w:author="Rachel Shipsey" w:date="2025-06-23T15:41:00Z">
          <w:pPr>
            <w:pStyle w:val="ListParagraph"/>
            <w:numPr>
              <w:numId w:val="5"/>
            </w:numPr>
            <w:spacing w:after="0" w:line="276" w:lineRule="auto"/>
            <w:ind w:hanging="360"/>
            <w:jc w:val="both"/>
          </w:pPr>
        </w:pPrChange>
      </w:pPr>
      <w:moveFrom w:id="12848" w:author="Rachel Shipsey" w:date="2025-06-09T09:49:00Z">
        <w:del w:id="12849" w:author="Rachel Shipsey" w:date="2025-06-23T15:21:00Z">
          <w:r w:rsidRPr="70E65BEE" w:rsidDel="008D26A9">
            <w:rPr>
              <w:rFonts w:cs="Arial"/>
            </w:rPr>
            <w:delText xml:space="preserve">Ensure that correct EAs are identified and locate the structures and households. </w:delText>
          </w:r>
          <w:bookmarkStart w:id="12850" w:name="_Toc201238660"/>
          <w:bookmarkStart w:id="12851" w:name="_Toc201320056"/>
          <w:bookmarkEnd w:id="12850"/>
          <w:bookmarkEnd w:id="12851"/>
        </w:del>
      </w:moveFrom>
    </w:p>
    <w:p w14:paraId="19BBE316" w14:textId="36FEB8AA" w:rsidR="005D10C5" w:rsidRPr="00DC2FFF" w:rsidDel="008D26A9" w:rsidRDefault="40C14A3B">
      <w:pPr>
        <w:pStyle w:val="ListParagraph"/>
        <w:spacing w:after="0" w:line="276" w:lineRule="auto"/>
        <w:jc w:val="both"/>
        <w:rPr>
          <w:del w:id="12852" w:author="Rachel Shipsey" w:date="2025-06-23T15:21:00Z"/>
          <w:moveFrom w:id="12853" w:author="Rachel Shipsey" w:date="2025-06-09T09:49:00Z"/>
        </w:rPr>
        <w:pPrChange w:id="12854" w:author="Rachel Shipsey" w:date="2025-06-23T15:41:00Z">
          <w:pPr>
            <w:pStyle w:val="ListParagraph"/>
            <w:numPr>
              <w:numId w:val="5"/>
            </w:numPr>
            <w:spacing w:after="0" w:line="276" w:lineRule="auto"/>
            <w:ind w:hanging="360"/>
            <w:jc w:val="both"/>
          </w:pPr>
        </w:pPrChange>
      </w:pPr>
      <w:moveFrom w:id="12855" w:author="Rachel Shipsey" w:date="2025-06-09T09:49:00Z">
        <w:del w:id="12856" w:author="Rachel Shipsey" w:date="2025-06-23T15:21:00Z">
          <w:r w:rsidRPr="70E65BEE" w:rsidDel="008D26A9">
            <w:rPr>
              <w:rFonts w:cs="Arial"/>
            </w:rPr>
            <w:delText xml:space="preserve">Ensure there is completeness of enumeration coverage. </w:delText>
          </w:r>
          <w:bookmarkStart w:id="12857" w:name="_Toc201238661"/>
          <w:bookmarkStart w:id="12858" w:name="_Toc201320057"/>
          <w:bookmarkEnd w:id="12857"/>
          <w:bookmarkEnd w:id="12858"/>
        </w:del>
      </w:moveFrom>
    </w:p>
    <w:p w14:paraId="6BFA1B34" w14:textId="2B0A8BD6" w:rsidR="005D10C5" w:rsidRPr="00DC2FFF" w:rsidDel="008D26A9" w:rsidRDefault="40C14A3B">
      <w:pPr>
        <w:pStyle w:val="ListParagraph"/>
        <w:spacing w:after="0" w:line="276" w:lineRule="auto"/>
        <w:jc w:val="both"/>
        <w:rPr>
          <w:del w:id="12859" w:author="Rachel Shipsey" w:date="2025-06-23T15:21:00Z"/>
          <w:moveFrom w:id="12860" w:author="Rachel Shipsey" w:date="2025-06-09T09:49:00Z"/>
        </w:rPr>
        <w:pPrChange w:id="12861" w:author="Rachel Shipsey" w:date="2025-06-23T15:41:00Z">
          <w:pPr>
            <w:pStyle w:val="ListParagraph"/>
            <w:numPr>
              <w:numId w:val="5"/>
            </w:numPr>
            <w:spacing w:after="0" w:line="276" w:lineRule="auto"/>
            <w:ind w:hanging="360"/>
            <w:jc w:val="both"/>
          </w:pPr>
        </w:pPrChange>
      </w:pPr>
      <w:moveFrom w:id="12862" w:author="Rachel Shipsey" w:date="2025-06-09T09:49:00Z">
        <w:del w:id="12863" w:author="Rachel Shipsey" w:date="2025-06-23T15:21:00Z">
          <w:r w:rsidRPr="70E65BEE" w:rsidDel="008D26A9">
            <w:rPr>
              <w:rFonts w:cs="Arial"/>
            </w:rPr>
            <w:delText xml:space="preserve">Aid the enumerator to move systematically within the EA.  </w:delText>
          </w:r>
          <w:bookmarkStart w:id="12864" w:name="_Toc201238662"/>
          <w:bookmarkStart w:id="12865" w:name="_Toc201320058"/>
          <w:bookmarkEnd w:id="12864"/>
          <w:bookmarkEnd w:id="12865"/>
        </w:del>
      </w:moveFrom>
    </w:p>
    <w:p w14:paraId="4C5473A2" w14:textId="6A06B84C" w:rsidR="005D10C5" w:rsidRPr="00DC2FFF" w:rsidDel="008D26A9" w:rsidRDefault="40C14A3B">
      <w:pPr>
        <w:pStyle w:val="ListParagraph"/>
        <w:spacing w:after="0" w:line="276" w:lineRule="auto"/>
        <w:jc w:val="both"/>
        <w:rPr>
          <w:del w:id="12866" w:author="Rachel Shipsey" w:date="2025-06-23T15:21:00Z"/>
          <w:moveFrom w:id="12867" w:author="Rachel Shipsey" w:date="2025-06-09T09:49:00Z"/>
        </w:rPr>
        <w:pPrChange w:id="12868" w:author="Rachel Shipsey" w:date="2025-06-23T15:41:00Z">
          <w:pPr>
            <w:pStyle w:val="ListParagraph"/>
            <w:numPr>
              <w:numId w:val="5"/>
            </w:numPr>
            <w:spacing w:after="0" w:line="276" w:lineRule="auto"/>
            <w:ind w:hanging="360"/>
            <w:jc w:val="both"/>
          </w:pPr>
        </w:pPrChange>
      </w:pPr>
      <w:moveFrom w:id="12869" w:author="Rachel Shipsey" w:date="2025-06-09T09:49:00Z">
        <w:del w:id="12870" w:author="Rachel Shipsey" w:date="2025-06-23T15:21:00Z">
          <w:r w:rsidRPr="70E65BEE" w:rsidDel="008D26A9">
            <w:rPr>
              <w:rFonts w:cs="Arial"/>
            </w:rPr>
            <w:delText xml:space="preserve">Assist supervisors to allocate work, monitor progress and supervise the enumerators. </w:delText>
          </w:r>
          <w:bookmarkStart w:id="12871" w:name="_Toc201238663"/>
          <w:bookmarkStart w:id="12872" w:name="_Toc201320059"/>
          <w:bookmarkEnd w:id="12871"/>
          <w:bookmarkEnd w:id="12872"/>
        </w:del>
      </w:moveFrom>
    </w:p>
    <w:p w14:paraId="61CB143C" w14:textId="1ED91FDE" w:rsidR="005D10C5" w:rsidRPr="00DC2FFF" w:rsidDel="008D26A9" w:rsidRDefault="005D10C5">
      <w:pPr>
        <w:pStyle w:val="ListParagraph"/>
        <w:spacing w:after="0" w:line="276" w:lineRule="auto"/>
        <w:jc w:val="both"/>
        <w:rPr>
          <w:del w:id="12873" w:author="Rachel Shipsey" w:date="2025-06-23T15:21:00Z"/>
          <w:moveFrom w:id="12874" w:author="Rachel Shipsey" w:date="2025-06-09T09:49:00Z"/>
          <w:rFonts w:cs="Arial"/>
        </w:rPr>
        <w:pPrChange w:id="12875" w:author="Rachel Shipsey" w:date="2025-06-23T15:41:00Z">
          <w:pPr>
            <w:spacing w:after="0" w:line="276" w:lineRule="auto"/>
            <w:jc w:val="both"/>
          </w:pPr>
        </w:pPrChange>
      </w:pPr>
      <w:bookmarkStart w:id="12876" w:name="_Toc201238664"/>
      <w:bookmarkStart w:id="12877" w:name="_Toc201320060"/>
      <w:bookmarkEnd w:id="12876"/>
      <w:bookmarkEnd w:id="12877"/>
    </w:p>
    <w:p w14:paraId="46D4363C" w14:textId="0AA83C7A" w:rsidR="005D10C5" w:rsidRPr="00DC2FFF" w:rsidDel="008D26A9" w:rsidRDefault="005D10C5">
      <w:pPr>
        <w:pStyle w:val="ListParagraph"/>
        <w:spacing w:after="0" w:line="276" w:lineRule="auto"/>
        <w:jc w:val="both"/>
        <w:rPr>
          <w:del w:id="12878" w:author="Rachel Shipsey" w:date="2025-06-23T15:21:00Z"/>
          <w:moveFrom w:id="12879" w:author="Rachel Shipsey" w:date="2025-06-09T09:49:00Z"/>
          <w:rFonts w:cs="Arial"/>
        </w:rPr>
        <w:pPrChange w:id="12880" w:author="Rachel Shipsey" w:date="2025-06-23T15:41:00Z">
          <w:pPr>
            <w:spacing w:after="0" w:line="276" w:lineRule="auto"/>
            <w:jc w:val="both"/>
          </w:pPr>
        </w:pPrChange>
      </w:pPr>
      <w:bookmarkStart w:id="12881" w:name="_Toc201238665"/>
      <w:bookmarkStart w:id="12882" w:name="_Toc201320061"/>
      <w:bookmarkEnd w:id="12881"/>
      <w:bookmarkEnd w:id="12882"/>
    </w:p>
    <w:p w14:paraId="56317FFA" w14:textId="1BBD4FFD" w:rsidR="005D10C5" w:rsidRPr="00DC2FFF" w:rsidDel="008D26A9" w:rsidRDefault="00230FC1">
      <w:pPr>
        <w:pStyle w:val="ListParagraph"/>
        <w:spacing w:after="0" w:line="276" w:lineRule="auto"/>
        <w:jc w:val="both"/>
        <w:rPr>
          <w:del w:id="12883" w:author="Rachel Shipsey" w:date="2025-06-23T15:21:00Z"/>
          <w:moveFrom w:id="12884" w:author="Rachel Shipsey" w:date="2025-06-09T09:49:00Z"/>
          <w:rFonts w:eastAsia="Arial"/>
          <w:color w:val="00B0F0"/>
        </w:rPr>
        <w:pPrChange w:id="12885" w:author="Rachel Shipsey" w:date="2025-06-23T15:41:00Z">
          <w:pPr>
            <w:spacing w:after="0" w:line="276" w:lineRule="auto"/>
            <w:jc w:val="both"/>
          </w:pPr>
        </w:pPrChange>
      </w:pPr>
      <w:moveFrom w:id="12886" w:author="Rachel Shipsey" w:date="2025-06-09T09:49:00Z">
        <w:del w:id="12887" w:author="Rachel Shipsey" w:date="2025-06-23T15:21:00Z">
          <w:r w:rsidDel="008D26A9">
            <w:rPr>
              <w:rFonts w:eastAsia="Arial"/>
            </w:rPr>
            <w:delText xml:space="preserve">OLD </w:delText>
          </w:r>
          <w:r w:rsidR="005D10C5" w:rsidRPr="4871BC61" w:rsidDel="008D26A9">
            <w:rPr>
              <w:rFonts w:eastAsia="Arial"/>
            </w:rPr>
            <w:delText>10.2.1</w:delText>
          </w:r>
          <w:r w:rsidR="005D10C5" w:rsidDel="008D26A9">
            <w:tab/>
          </w:r>
          <w:r w:rsidR="005D10C5" w:rsidRPr="4871BC61" w:rsidDel="008D26A9">
            <w:delText>Selected country experiences</w:delText>
          </w:r>
          <w:bookmarkStart w:id="12888" w:name="_Toc201238666"/>
          <w:bookmarkStart w:id="12889" w:name="_Toc201320062"/>
          <w:bookmarkEnd w:id="12888"/>
          <w:bookmarkEnd w:id="12889"/>
        </w:del>
      </w:moveFrom>
    </w:p>
    <w:p w14:paraId="44076E0A" w14:textId="2B86E976" w:rsidR="005D10C5" w:rsidRPr="00DC2FFF" w:rsidDel="008D26A9" w:rsidRDefault="005D10C5">
      <w:pPr>
        <w:pStyle w:val="ListParagraph"/>
        <w:spacing w:after="0" w:line="276" w:lineRule="auto"/>
        <w:jc w:val="both"/>
        <w:rPr>
          <w:del w:id="12890" w:author="Rachel Shipsey" w:date="2025-06-23T15:21:00Z"/>
          <w:moveFrom w:id="12891" w:author="Rachel Shipsey" w:date="2025-06-09T09:49:00Z"/>
          <w:rFonts w:cs="Arial"/>
        </w:rPr>
        <w:pPrChange w:id="12892" w:author="Rachel Shipsey" w:date="2025-06-23T15:41:00Z">
          <w:pPr>
            <w:spacing w:after="0" w:line="276" w:lineRule="auto"/>
            <w:jc w:val="both"/>
          </w:pPr>
        </w:pPrChange>
      </w:pPr>
      <w:moveFrom w:id="12893" w:author="Rachel Shipsey" w:date="2025-06-09T09:49:00Z">
        <w:del w:id="12894" w:author="Rachel Shipsey" w:date="2025-06-23T15:21:00Z">
          <w:r w:rsidRPr="00DC2FFF" w:rsidDel="008D26A9">
            <w:rPr>
              <w:rFonts w:cs="Arial"/>
            </w:rPr>
            <w:delText>It was noted that although it is a digital census, the hard copy map print outs may need to</w:delText>
          </w:r>
          <w:r w:rsidR="00197C3C" w:rsidDel="008D26A9">
            <w:rPr>
              <w:rFonts w:cs="Arial"/>
            </w:rPr>
            <w:delText xml:space="preserve"> be</w:delText>
          </w:r>
          <w:r w:rsidRPr="00DC2FFF" w:rsidDel="008D26A9">
            <w:rPr>
              <w:rFonts w:cs="Arial"/>
            </w:rPr>
            <w:delText xml:space="preserve"> availed to the enumerators depending on the circumstances and findings from the pilot census. Therefore, a budget and for printing maps should be put into consideration especially for urban areas. Below are some highlights of selected country experiences:</w:delText>
          </w:r>
          <w:bookmarkStart w:id="12895" w:name="_Toc201238667"/>
          <w:bookmarkStart w:id="12896" w:name="_Toc201320063"/>
          <w:bookmarkEnd w:id="12895"/>
          <w:bookmarkEnd w:id="12896"/>
        </w:del>
      </w:moveFrom>
    </w:p>
    <w:p w14:paraId="6C1555C3" w14:textId="71B72E9A" w:rsidR="005D10C5" w:rsidRPr="00DC2FFF" w:rsidDel="008D26A9" w:rsidRDefault="005D10C5">
      <w:pPr>
        <w:pStyle w:val="ListParagraph"/>
        <w:spacing w:after="0" w:line="276" w:lineRule="auto"/>
        <w:jc w:val="both"/>
        <w:rPr>
          <w:del w:id="12897" w:author="Rachel Shipsey" w:date="2025-06-23T15:21:00Z"/>
          <w:moveFrom w:id="12898" w:author="Rachel Shipsey" w:date="2025-06-09T09:49:00Z"/>
          <w:rFonts w:cs="Arial"/>
          <w:bCs/>
        </w:rPr>
        <w:pPrChange w:id="12899" w:author="Rachel Shipsey" w:date="2025-06-23T15:41:00Z">
          <w:pPr>
            <w:spacing w:after="0" w:line="276" w:lineRule="auto"/>
            <w:jc w:val="both"/>
          </w:pPr>
        </w:pPrChange>
      </w:pPr>
      <w:bookmarkStart w:id="12900" w:name="_Toc201238668"/>
      <w:bookmarkStart w:id="12901" w:name="_Toc201320064"/>
      <w:bookmarkEnd w:id="12900"/>
      <w:bookmarkEnd w:id="12901"/>
    </w:p>
    <w:p w14:paraId="09881BC5" w14:textId="29BE07D4" w:rsidR="005D10C5" w:rsidRPr="00DC2FFF" w:rsidDel="008D26A9" w:rsidRDefault="005D10C5">
      <w:pPr>
        <w:pStyle w:val="ListParagraph"/>
        <w:spacing w:after="0" w:line="276" w:lineRule="auto"/>
        <w:jc w:val="both"/>
        <w:rPr>
          <w:del w:id="12902" w:author="Rachel Shipsey" w:date="2025-06-23T15:21:00Z"/>
          <w:moveFrom w:id="12903" w:author="Rachel Shipsey" w:date="2025-06-09T09:49:00Z"/>
          <w:rFonts w:cs="Arial"/>
          <w:bCs/>
        </w:rPr>
        <w:pPrChange w:id="12904" w:author="Rachel Shipsey" w:date="2025-06-23T15:41:00Z">
          <w:pPr>
            <w:spacing w:after="0" w:line="276" w:lineRule="auto"/>
            <w:jc w:val="both"/>
          </w:pPr>
        </w:pPrChange>
      </w:pPr>
      <w:moveFrom w:id="12905" w:author="Rachel Shipsey" w:date="2025-06-09T09:49:00Z">
        <w:del w:id="12906" w:author="Rachel Shipsey" w:date="2025-06-23T15:21:00Z">
          <w:r w:rsidRPr="00DC2FFF" w:rsidDel="008D26A9">
            <w:rPr>
              <w:rFonts w:cs="Arial"/>
              <w:bCs/>
            </w:rPr>
            <w:delText>Kenya</w:delText>
          </w:r>
          <w:bookmarkStart w:id="12907" w:name="_Toc201238669"/>
          <w:bookmarkStart w:id="12908" w:name="_Toc201320065"/>
          <w:bookmarkEnd w:id="12907"/>
          <w:bookmarkEnd w:id="12908"/>
        </w:del>
      </w:moveFrom>
    </w:p>
    <w:p w14:paraId="459E06D8" w14:textId="69201F62" w:rsidR="005D10C5" w:rsidRPr="005D10C5" w:rsidDel="008D26A9" w:rsidRDefault="005D10C5">
      <w:pPr>
        <w:pStyle w:val="ListParagraph"/>
        <w:spacing w:after="0" w:line="276" w:lineRule="auto"/>
        <w:jc w:val="both"/>
        <w:rPr>
          <w:del w:id="12909" w:author="Rachel Shipsey" w:date="2025-06-23T15:21:00Z"/>
          <w:moveFrom w:id="12910" w:author="Rachel Shipsey" w:date="2025-06-09T09:49:00Z"/>
          <w:rFonts w:cs="Arial"/>
          <w:sz w:val="20"/>
          <w:szCs w:val="20"/>
        </w:rPr>
        <w:pPrChange w:id="12911" w:author="Rachel Shipsey" w:date="2025-06-23T15:41:00Z">
          <w:pPr>
            <w:pBdr>
              <w:top w:val="doubleWave" w:sz="6" w:space="1" w:color="2F5496" w:themeColor="accent1" w:themeShade="BF"/>
              <w:left w:val="doubleWave" w:sz="6" w:space="4" w:color="2F5496" w:themeColor="accent1" w:themeShade="BF"/>
              <w:bottom w:val="doubleWave" w:sz="6" w:space="1" w:color="2F5496" w:themeColor="accent1" w:themeShade="BF"/>
              <w:right w:val="doubleWave" w:sz="6" w:space="4" w:color="2F5496" w:themeColor="accent1" w:themeShade="BF"/>
            </w:pBdr>
            <w:shd w:val="clear" w:color="auto" w:fill="D9E2F3" w:themeFill="accent1" w:themeFillTint="33"/>
            <w:spacing w:after="0" w:line="240" w:lineRule="auto"/>
            <w:jc w:val="both"/>
          </w:pPr>
        </w:pPrChange>
      </w:pPr>
      <w:moveFrom w:id="12912" w:author="Rachel Shipsey" w:date="2025-06-09T09:49:00Z">
        <w:del w:id="12913" w:author="Rachel Shipsey" w:date="2025-06-23T15:21:00Z">
          <w:r w:rsidRPr="005D10C5" w:rsidDel="008D26A9">
            <w:rPr>
              <w:rFonts w:cs="Arial"/>
              <w:sz w:val="20"/>
              <w:szCs w:val="20"/>
            </w:rPr>
            <w:delText>An enumerator was assigned an EA and was required to be accompanied by a village elder. With the guidance of the assistant chiefs and the village elders, the enumerators used the EA maps to identify their enumeration areas. Both hard and soft copy digital EA maps were produced for census enumeration purposes.  Two soft copy pdf maps, one for the sub-location and the other for the EA were uploaded into the tablets for rural areas only. For urban areas such as Nairobi, Mombasa and Kisumu cities, hard copy maps were used because soft copy maps were too huge for uploading and lacked clarity. Thus, both soft and hard copy maps of an EA were used for the identification of the EAs.</w:delText>
          </w:r>
          <w:bookmarkStart w:id="12914" w:name="_Toc201238670"/>
          <w:bookmarkStart w:id="12915" w:name="_Toc201320066"/>
          <w:bookmarkEnd w:id="12914"/>
          <w:bookmarkEnd w:id="12915"/>
        </w:del>
      </w:moveFrom>
    </w:p>
    <w:p w14:paraId="5A7961BC" w14:textId="1060D30A" w:rsidR="005D10C5" w:rsidRPr="00DC2FFF" w:rsidDel="008D26A9" w:rsidRDefault="005D10C5">
      <w:pPr>
        <w:pStyle w:val="ListParagraph"/>
        <w:spacing w:after="0" w:line="276" w:lineRule="auto"/>
        <w:jc w:val="both"/>
        <w:rPr>
          <w:del w:id="12916" w:author="Rachel Shipsey" w:date="2025-06-23T15:21:00Z"/>
          <w:moveFrom w:id="12917" w:author="Rachel Shipsey" w:date="2025-06-09T09:49:00Z"/>
          <w:rFonts w:cs="Arial"/>
        </w:rPr>
        <w:pPrChange w:id="12918" w:author="Rachel Shipsey" w:date="2025-06-23T15:41:00Z">
          <w:pPr>
            <w:spacing w:after="0" w:line="276" w:lineRule="auto"/>
            <w:jc w:val="both"/>
          </w:pPr>
        </w:pPrChange>
      </w:pPr>
      <w:bookmarkStart w:id="12919" w:name="_Toc201238671"/>
      <w:bookmarkStart w:id="12920" w:name="_Toc201320067"/>
      <w:bookmarkEnd w:id="12919"/>
      <w:bookmarkEnd w:id="12920"/>
    </w:p>
    <w:p w14:paraId="7DA75E42" w14:textId="00862D14" w:rsidR="005D10C5" w:rsidRPr="00DC2FFF" w:rsidDel="008D26A9" w:rsidRDefault="00230FC1">
      <w:pPr>
        <w:pStyle w:val="ListParagraph"/>
        <w:spacing w:after="0" w:line="276" w:lineRule="auto"/>
        <w:jc w:val="both"/>
        <w:rPr>
          <w:del w:id="12921" w:author="Rachel Shipsey" w:date="2025-06-23T15:21:00Z"/>
          <w:moveFrom w:id="12922" w:author="Rachel Shipsey" w:date="2025-06-09T09:49:00Z"/>
          <w:rFonts w:eastAsia="Arial"/>
          <w:color w:val="00B0F0"/>
        </w:rPr>
        <w:pPrChange w:id="12923" w:author="Rachel Shipsey" w:date="2025-06-23T15:41:00Z">
          <w:pPr>
            <w:spacing w:after="0" w:line="276" w:lineRule="auto"/>
            <w:jc w:val="both"/>
          </w:pPr>
        </w:pPrChange>
      </w:pPr>
      <w:bookmarkStart w:id="12924" w:name="_10.2.2￼Lessons_Learnt"/>
      <w:moveFrom w:id="12925" w:author="Rachel Shipsey" w:date="2025-06-09T09:49:00Z">
        <w:del w:id="12926" w:author="Rachel Shipsey" w:date="2025-06-23T15:21:00Z">
          <w:r w:rsidDel="008D26A9">
            <w:rPr>
              <w:rFonts w:eastAsia="Arial"/>
            </w:rPr>
            <w:delText xml:space="preserve">OLD </w:delText>
          </w:r>
          <w:r w:rsidR="005D10C5" w:rsidRPr="4871BC61" w:rsidDel="008D26A9">
            <w:rPr>
              <w:rFonts w:eastAsia="Arial"/>
            </w:rPr>
            <w:delText>10.2.2</w:delText>
          </w:r>
          <w:r w:rsidR="005D10C5" w:rsidDel="008D26A9">
            <w:tab/>
          </w:r>
          <w:r w:rsidR="005D10C5" w:rsidRPr="4871BC61" w:rsidDel="008D26A9">
            <w:delText>Lessons Learnt</w:delText>
          </w:r>
          <w:bookmarkStart w:id="12927" w:name="_Toc201238672"/>
          <w:bookmarkStart w:id="12928" w:name="_Toc201320068"/>
          <w:bookmarkEnd w:id="12924"/>
          <w:bookmarkEnd w:id="12927"/>
          <w:bookmarkEnd w:id="12928"/>
        </w:del>
      </w:moveFrom>
    </w:p>
    <w:p w14:paraId="18D7F893" w14:textId="367C1A47" w:rsidR="005D10C5" w:rsidRPr="00DC2FFF" w:rsidDel="008D26A9" w:rsidRDefault="005D10C5">
      <w:pPr>
        <w:pStyle w:val="ListParagraph"/>
        <w:spacing w:after="0" w:line="276" w:lineRule="auto"/>
        <w:jc w:val="both"/>
        <w:rPr>
          <w:del w:id="12929" w:author="Rachel Shipsey" w:date="2025-06-23T15:21:00Z"/>
          <w:moveFrom w:id="12930" w:author="Rachel Shipsey" w:date="2025-06-09T09:49:00Z"/>
          <w:rFonts w:cs="Arial"/>
          <w:bCs/>
        </w:rPr>
        <w:pPrChange w:id="12931" w:author="Rachel Shipsey" w:date="2025-06-23T15:41:00Z">
          <w:pPr>
            <w:spacing w:after="0" w:line="276" w:lineRule="auto"/>
            <w:jc w:val="both"/>
          </w:pPr>
        </w:pPrChange>
      </w:pPr>
      <w:bookmarkStart w:id="12932" w:name="_Toc201238673"/>
      <w:bookmarkStart w:id="12933" w:name="_Toc201320069"/>
      <w:bookmarkEnd w:id="12932"/>
      <w:bookmarkEnd w:id="12933"/>
    </w:p>
    <w:p w14:paraId="3A8E12C8" w14:textId="66EC79DC" w:rsidR="005D10C5" w:rsidRPr="00DC2FFF" w:rsidDel="008D26A9" w:rsidRDefault="005D10C5">
      <w:pPr>
        <w:pStyle w:val="ListParagraph"/>
        <w:spacing w:after="0" w:line="276" w:lineRule="auto"/>
        <w:jc w:val="both"/>
        <w:rPr>
          <w:del w:id="12934" w:author="Rachel Shipsey" w:date="2025-06-23T15:21:00Z"/>
          <w:moveFrom w:id="12935" w:author="Rachel Shipsey" w:date="2025-06-09T09:49:00Z"/>
          <w:rFonts w:cs="Arial"/>
        </w:rPr>
        <w:pPrChange w:id="12936" w:author="Rachel Shipsey" w:date="2025-06-23T15:41:00Z">
          <w:pPr>
            <w:pStyle w:val="ListParagraph"/>
            <w:numPr>
              <w:numId w:val="94"/>
            </w:numPr>
            <w:ind w:left="180" w:hanging="360"/>
            <w:jc w:val="both"/>
          </w:pPr>
        </w:pPrChange>
      </w:pPr>
      <w:moveFrom w:id="12937" w:author="Rachel Shipsey" w:date="2025-06-09T09:49:00Z">
        <w:del w:id="12938" w:author="Rachel Shipsey" w:date="2025-06-23T15:21:00Z">
          <w:r w:rsidRPr="70E65BEE" w:rsidDel="008D26A9">
            <w:rPr>
              <w:rFonts w:cs="Arial"/>
            </w:rPr>
            <w:delText xml:space="preserve">Enumerators experienced difficulties with the EA maps such as in identifying EA boundaries in some urban areas while in other areas, EAs along county boundaries overlapped. The enumerators were supported by the local leaders to allay the problem. </w:delText>
          </w:r>
          <w:bookmarkStart w:id="12939" w:name="_Toc201238674"/>
          <w:bookmarkStart w:id="12940" w:name="_Toc201320070"/>
          <w:bookmarkEnd w:id="12939"/>
          <w:bookmarkEnd w:id="12940"/>
        </w:del>
      </w:moveFrom>
    </w:p>
    <w:p w14:paraId="1AA74CB0" w14:textId="050AE33A" w:rsidR="005D10C5" w:rsidRPr="00DC2FFF" w:rsidDel="008D26A9" w:rsidRDefault="005D10C5">
      <w:pPr>
        <w:pStyle w:val="ListParagraph"/>
        <w:spacing w:after="0" w:line="276" w:lineRule="auto"/>
        <w:jc w:val="both"/>
        <w:rPr>
          <w:del w:id="12941" w:author="Rachel Shipsey" w:date="2025-06-23T15:21:00Z"/>
          <w:moveFrom w:id="12942" w:author="Rachel Shipsey" w:date="2025-06-09T09:49:00Z"/>
          <w:rFonts w:cs="Arial"/>
        </w:rPr>
        <w:pPrChange w:id="12943" w:author="Rachel Shipsey" w:date="2025-06-23T15:41:00Z">
          <w:pPr>
            <w:pStyle w:val="ListParagraph"/>
            <w:numPr>
              <w:numId w:val="94"/>
            </w:numPr>
            <w:ind w:left="180" w:hanging="360"/>
            <w:jc w:val="both"/>
          </w:pPr>
        </w:pPrChange>
      </w:pPr>
      <w:moveFrom w:id="12944" w:author="Rachel Shipsey" w:date="2025-06-09T09:49:00Z">
        <w:del w:id="12945" w:author="Rachel Shipsey" w:date="2025-06-23T15:21:00Z">
          <w:r w:rsidRPr="70E65BEE" w:rsidDel="008D26A9">
            <w:rPr>
              <w:rFonts w:cs="Arial"/>
            </w:rPr>
            <w:delText>In some instances, the application on the tablets could not read maps in PDF format implying the system was not interactive. In such cases, hard copy maps were required yet the teams also experience delays in delivery of printed maps to the field. Hence forcing enumerators to use the uploaded EA maps with their inherent challenges. This predisposes coverage concerns.</w:delText>
          </w:r>
          <w:bookmarkStart w:id="12946" w:name="_Toc201238675"/>
          <w:bookmarkStart w:id="12947" w:name="_Toc201320071"/>
          <w:bookmarkEnd w:id="12946"/>
          <w:bookmarkEnd w:id="12947"/>
        </w:del>
      </w:moveFrom>
    </w:p>
    <w:p w14:paraId="1F35BEDA" w14:textId="7FEFF3F7" w:rsidR="005D10C5" w:rsidRPr="00DC2FFF" w:rsidDel="008D26A9" w:rsidRDefault="00230FC1">
      <w:pPr>
        <w:pStyle w:val="ListParagraph"/>
        <w:spacing w:after="0" w:line="276" w:lineRule="auto"/>
        <w:jc w:val="both"/>
        <w:rPr>
          <w:del w:id="12948" w:author="Rachel Shipsey" w:date="2025-06-23T15:21:00Z"/>
          <w:moveFrom w:id="12949" w:author="Rachel Shipsey" w:date="2025-06-09T09:49:00Z"/>
          <w:rFonts w:eastAsia="Arial"/>
          <w:color w:val="00B0F0"/>
        </w:rPr>
        <w:pPrChange w:id="12950" w:author="Rachel Shipsey" w:date="2025-06-23T15:41:00Z">
          <w:pPr>
            <w:pStyle w:val="ListParagraph"/>
            <w:numPr>
              <w:numId w:val="94"/>
            </w:numPr>
            <w:ind w:left="180" w:hanging="360"/>
            <w:jc w:val="both"/>
          </w:pPr>
        </w:pPrChange>
      </w:pPr>
      <w:moveFrom w:id="12951" w:author="Rachel Shipsey" w:date="2025-06-09T09:49:00Z">
        <w:del w:id="12952" w:author="Rachel Shipsey" w:date="2025-06-23T15:21:00Z">
          <w:r w:rsidDel="008D26A9">
            <w:rPr>
              <w:rFonts w:eastAsia="Arial"/>
            </w:rPr>
            <w:delText xml:space="preserve">OLD </w:delText>
          </w:r>
          <w:r w:rsidR="005D10C5" w:rsidRPr="4871BC61" w:rsidDel="008D26A9">
            <w:rPr>
              <w:rFonts w:eastAsia="Arial"/>
            </w:rPr>
            <w:delText>10.2.3</w:delText>
          </w:r>
          <w:r w:rsidR="005D10C5" w:rsidDel="008D26A9">
            <w:tab/>
          </w:r>
          <w:r w:rsidR="005D10C5" w:rsidRPr="4871BC61" w:rsidDel="008D26A9">
            <w:delText>Recommendations</w:delText>
          </w:r>
          <w:bookmarkStart w:id="12953" w:name="_Toc201238676"/>
          <w:bookmarkStart w:id="12954" w:name="_Toc201320072"/>
          <w:bookmarkEnd w:id="12953"/>
          <w:bookmarkEnd w:id="12954"/>
        </w:del>
      </w:moveFrom>
    </w:p>
    <w:p w14:paraId="6BE76C89" w14:textId="3878D148" w:rsidR="005D10C5" w:rsidRPr="005D10C5" w:rsidDel="008D26A9" w:rsidRDefault="005D10C5">
      <w:pPr>
        <w:pStyle w:val="ListParagraph"/>
        <w:spacing w:after="0" w:line="276" w:lineRule="auto"/>
        <w:jc w:val="both"/>
        <w:rPr>
          <w:ins w:id="12955" w:author="Pamela Kakande Nabukhonzo" w:date="2025-06-08T22:25:00Z"/>
          <w:del w:id="12956" w:author="Rachel Shipsey" w:date="2025-06-23T15:21:00Z"/>
          <w:moveFrom w:id="12957" w:author="Rachel Shipsey" w:date="2025-06-09T09:49:00Z"/>
          <w:rFonts w:cs="Arial"/>
        </w:rPr>
        <w:pPrChange w:id="12958" w:author="Rachel Shipsey" w:date="2025-06-23T15:41:00Z">
          <w:pPr>
            <w:spacing w:after="0" w:line="276" w:lineRule="auto"/>
            <w:jc w:val="both"/>
          </w:pPr>
        </w:pPrChange>
      </w:pPr>
      <w:moveFrom w:id="12959" w:author="Rachel Shipsey" w:date="2025-06-09T09:49:00Z">
        <w:del w:id="12960" w:author="Rachel Shipsey" w:date="2025-06-23T15:21:00Z">
          <w:r w:rsidRPr="005D10C5" w:rsidDel="008D26A9">
            <w:rPr>
              <w:rFonts w:cs="Arial"/>
            </w:rPr>
            <w:delText>Based on the above encounters, the cartographic mapping process should be done well in advance of the enumeration and the pilot census should target the likely boundary problematic areas and test the map reading application thoroughly so that a uniform solution is got upfront.</w:delText>
          </w:r>
        </w:del>
        <w:bookmarkStart w:id="12961" w:name="_Toc201238677"/>
        <w:bookmarkStart w:id="12962" w:name="_Toc201320073"/>
        <w:bookmarkEnd w:id="12961"/>
        <w:bookmarkEnd w:id="12962"/>
      </w:moveFrom>
    </w:p>
    <w:p w14:paraId="66650AE9" w14:textId="699DC0EA" w:rsidR="00F050AF" w:rsidDel="008D26A9" w:rsidRDefault="00F050AF">
      <w:pPr>
        <w:pStyle w:val="ListParagraph"/>
        <w:spacing w:after="0" w:line="276" w:lineRule="auto"/>
        <w:jc w:val="both"/>
        <w:rPr>
          <w:ins w:id="12963" w:author="Pamela Kakande Nabukhonzo" w:date="2025-06-08T22:25:00Z"/>
          <w:del w:id="12964" w:author="Rachel Shipsey" w:date="2025-06-23T15:21:00Z"/>
          <w:moveFrom w:id="12965" w:author="Rachel Shipsey" w:date="2025-06-09T09:49:00Z"/>
          <w:rFonts w:cs="Arial"/>
        </w:rPr>
        <w:pPrChange w:id="12966" w:author="Rachel Shipsey" w:date="2025-06-23T15:41:00Z">
          <w:pPr/>
        </w:pPrChange>
      </w:pPr>
      <w:moveFrom w:id="12967" w:author="Rachel Shipsey" w:date="2025-06-09T09:49:00Z">
        <w:ins w:id="12968" w:author="Pamela Kakande Nabukhonzo" w:date="2025-06-08T22:25:00Z">
          <w:del w:id="12969" w:author="Rachel Shipsey" w:date="2025-06-23T15:21:00Z">
            <w:r w:rsidDel="008D26A9">
              <w:rPr>
                <w:rFonts w:cs="Arial"/>
              </w:rPr>
              <w:br w:type="page"/>
            </w:r>
          </w:del>
        </w:ins>
      </w:moveFrom>
    </w:p>
    <w:p w14:paraId="108E8C3E" w14:textId="60D0B0A6" w:rsidR="005D10C5" w:rsidRPr="005D10C5" w:rsidDel="008D26A9" w:rsidRDefault="005D10C5">
      <w:pPr>
        <w:pStyle w:val="ListParagraph"/>
        <w:spacing w:after="0" w:line="276" w:lineRule="auto"/>
        <w:jc w:val="both"/>
        <w:rPr>
          <w:del w:id="12970" w:author="Rachel Shipsey" w:date="2025-06-23T15:21:00Z"/>
          <w:rFonts w:cs="Arial"/>
        </w:rPr>
        <w:pPrChange w:id="12971" w:author="Rachel Shipsey" w:date="2025-06-23T15:41:00Z">
          <w:pPr>
            <w:spacing w:after="0" w:line="276" w:lineRule="auto"/>
            <w:jc w:val="both"/>
          </w:pPr>
        </w:pPrChange>
      </w:pPr>
      <w:bookmarkStart w:id="12972" w:name="_Toc201238678"/>
      <w:bookmarkStart w:id="12973" w:name="_Toc201320074"/>
      <w:bookmarkEnd w:id="12972"/>
      <w:bookmarkEnd w:id="12973"/>
      <w:moveFromRangeEnd w:id="12438"/>
    </w:p>
    <w:p w14:paraId="2D429BF1" w14:textId="17001A6D" w:rsidR="005D10C5" w:rsidRPr="00DC2FFF" w:rsidDel="008656BC" w:rsidRDefault="005D10C5">
      <w:pPr>
        <w:pStyle w:val="ListParagraph"/>
        <w:spacing w:after="0" w:line="276" w:lineRule="auto"/>
        <w:jc w:val="both"/>
        <w:rPr>
          <w:del w:id="12974" w:author="Rachel Shipsey" w:date="2025-06-08T13:04:00Z"/>
          <w:rFonts w:cs="Arial"/>
          <w:bCs/>
          <w:sz w:val="22"/>
        </w:rPr>
        <w:pPrChange w:id="12975" w:author="Rachel Shipsey" w:date="2025-06-23T15:41:00Z">
          <w:pPr>
            <w:pStyle w:val="Heading1"/>
          </w:pPr>
        </w:pPrChange>
      </w:pPr>
      <w:bookmarkStart w:id="12976" w:name="_10.4_Data_quality"/>
      <w:bookmarkEnd w:id="12976"/>
      <w:del w:id="12977" w:author="Rachel Shipsey" w:date="2025-06-08T13:04:00Z">
        <w:r w:rsidRPr="4871BC61" w:rsidDel="008656BC">
          <w:delText>10.4 Data quality assurance</w:delText>
        </w:r>
        <w:bookmarkStart w:id="12978" w:name="_Toc201238679"/>
        <w:bookmarkStart w:id="12979" w:name="_Toc201320075"/>
        <w:bookmarkEnd w:id="12978"/>
        <w:bookmarkEnd w:id="12979"/>
      </w:del>
    </w:p>
    <w:p w14:paraId="1D70CB30" w14:textId="77777777" w:rsidR="002C09C9" w:rsidDel="008656BC" w:rsidRDefault="002C09C9">
      <w:pPr>
        <w:pStyle w:val="ListParagraph"/>
        <w:spacing w:after="0" w:line="276" w:lineRule="auto"/>
        <w:jc w:val="both"/>
        <w:rPr>
          <w:del w:id="12980" w:author="Rachel Shipsey" w:date="2025-06-08T13:04:00Z"/>
          <w:rFonts w:cs="Arial"/>
        </w:rPr>
        <w:pPrChange w:id="12981" w:author="Rachel Shipsey" w:date="2025-06-23T15:41:00Z">
          <w:pPr>
            <w:spacing w:after="0" w:line="276" w:lineRule="auto"/>
            <w:jc w:val="both"/>
          </w:pPr>
        </w:pPrChange>
      </w:pPr>
      <w:bookmarkStart w:id="12982" w:name="_Toc201238680"/>
      <w:bookmarkStart w:id="12983" w:name="_Toc201320076"/>
      <w:bookmarkEnd w:id="12982"/>
      <w:bookmarkEnd w:id="12983"/>
    </w:p>
    <w:p w14:paraId="2F4111C1" w14:textId="5D926369" w:rsidR="1F83B664" w:rsidDel="008656BC" w:rsidRDefault="1F83B664">
      <w:pPr>
        <w:pStyle w:val="ListParagraph"/>
        <w:spacing w:after="0" w:line="276" w:lineRule="auto"/>
        <w:jc w:val="both"/>
        <w:rPr>
          <w:del w:id="12984" w:author="Rachel Shipsey" w:date="2025-06-08T13:04:00Z"/>
          <w:rFonts w:cs="Arial"/>
        </w:rPr>
        <w:pPrChange w:id="12985" w:author="Rachel Shipsey" w:date="2025-06-23T15:41:00Z">
          <w:pPr>
            <w:spacing w:after="0" w:line="276" w:lineRule="auto"/>
            <w:jc w:val="both"/>
          </w:pPr>
        </w:pPrChange>
      </w:pPr>
      <w:del w:id="12986" w:author="Rachel Shipsey" w:date="2025-06-08T13:04:00Z">
        <w:r w:rsidRPr="70E65BEE" w:rsidDel="008656BC">
          <w:rPr>
            <w:rFonts w:cs="Arial"/>
          </w:rPr>
          <w:delText xml:space="preserve">This section details assessing the quality of enumeration.  Other quality activities that contribute to the quality of collected data (such as quality of training) are covered in the relevant chapters earlier. </w:delText>
        </w:r>
        <w:bookmarkStart w:id="12987" w:name="_Toc201238681"/>
        <w:bookmarkStart w:id="12988" w:name="_Toc201320077"/>
        <w:bookmarkEnd w:id="12987"/>
        <w:bookmarkEnd w:id="12988"/>
      </w:del>
    </w:p>
    <w:p w14:paraId="4A5D5E37" w14:textId="7414E67F" w:rsidR="1F83B664" w:rsidDel="008656BC" w:rsidRDefault="1F83B664">
      <w:pPr>
        <w:pStyle w:val="ListParagraph"/>
        <w:spacing w:after="0" w:line="276" w:lineRule="auto"/>
        <w:jc w:val="both"/>
        <w:rPr>
          <w:del w:id="12989" w:author="Rachel Shipsey" w:date="2025-06-08T13:04:00Z"/>
        </w:rPr>
        <w:pPrChange w:id="12990" w:author="Rachel Shipsey" w:date="2025-06-23T15:41:00Z">
          <w:pPr>
            <w:spacing w:after="0" w:line="276" w:lineRule="auto"/>
            <w:jc w:val="both"/>
          </w:pPr>
        </w:pPrChange>
      </w:pPr>
      <w:del w:id="12991" w:author="Rachel Shipsey" w:date="2025-06-08T13:04:00Z">
        <w:r w:rsidRPr="70E65BEE" w:rsidDel="008656BC">
          <w:rPr>
            <w:rFonts w:cs="Arial"/>
          </w:rPr>
          <w:delText xml:space="preserve"> </w:delText>
        </w:r>
        <w:bookmarkStart w:id="12992" w:name="_Toc201238682"/>
        <w:bookmarkStart w:id="12993" w:name="_Toc201320078"/>
        <w:bookmarkEnd w:id="12992"/>
        <w:bookmarkEnd w:id="12993"/>
      </w:del>
    </w:p>
    <w:p w14:paraId="078FDB3D" w14:textId="3D87E5F0" w:rsidR="1F83B664" w:rsidDel="008656BC" w:rsidRDefault="1F83B664">
      <w:pPr>
        <w:pStyle w:val="ListParagraph"/>
        <w:spacing w:after="0" w:line="276" w:lineRule="auto"/>
        <w:jc w:val="both"/>
        <w:rPr>
          <w:del w:id="12994" w:author="Rachel Shipsey" w:date="2025-06-08T13:04:00Z"/>
        </w:rPr>
        <w:pPrChange w:id="12995" w:author="Rachel Shipsey" w:date="2025-06-23T15:41:00Z">
          <w:pPr>
            <w:spacing w:after="0" w:line="276" w:lineRule="auto"/>
            <w:jc w:val="both"/>
          </w:pPr>
        </w:pPrChange>
      </w:pPr>
      <w:del w:id="12996" w:author="Rachel Shipsey" w:date="2025-06-08T13:04:00Z">
        <w:r w:rsidRPr="70E65BEE" w:rsidDel="008656BC">
          <w:rPr>
            <w:rFonts w:cs="Arial"/>
          </w:rPr>
          <w:delText xml:space="preserve">The quality of enumeration can be assessed through various activities, such as: </w:delText>
        </w:r>
        <w:bookmarkStart w:id="12997" w:name="_Toc201238683"/>
        <w:bookmarkStart w:id="12998" w:name="_Toc201320079"/>
        <w:bookmarkEnd w:id="12997"/>
        <w:bookmarkEnd w:id="12998"/>
      </w:del>
    </w:p>
    <w:p w14:paraId="3751F59B" w14:textId="0B1C2DD9" w:rsidR="1F83B664" w:rsidDel="008656BC" w:rsidRDefault="1F83B664">
      <w:pPr>
        <w:pStyle w:val="ListParagraph"/>
        <w:spacing w:after="0" w:line="276" w:lineRule="auto"/>
        <w:jc w:val="both"/>
        <w:rPr>
          <w:del w:id="12999" w:author="Rachel Shipsey" w:date="2025-06-08T13:04:00Z"/>
        </w:rPr>
        <w:pPrChange w:id="13000" w:author="Rachel Shipsey" w:date="2025-06-23T15:41:00Z">
          <w:pPr>
            <w:spacing w:after="0" w:line="276" w:lineRule="auto"/>
            <w:jc w:val="both"/>
          </w:pPr>
        </w:pPrChange>
      </w:pPr>
      <w:del w:id="13001" w:author="Rachel Shipsey" w:date="2025-06-08T13:04:00Z">
        <w:r w:rsidRPr="70E65BEE" w:rsidDel="008656BC">
          <w:rPr>
            <w:rFonts w:cs="Arial"/>
          </w:rPr>
          <w:delText xml:space="preserve">Comparing overall response from the target population compared with population projections or administrative data. </w:delText>
        </w:r>
        <w:bookmarkStart w:id="13002" w:name="_Toc201238684"/>
        <w:bookmarkStart w:id="13003" w:name="_Toc201320080"/>
        <w:bookmarkEnd w:id="13002"/>
        <w:bookmarkEnd w:id="13003"/>
      </w:del>
    </w:p>
    <w:p w14:paraId="11CC2656" w14:textId="27B34A24" w:rsidR="1F83B664" w:rsidDel="008656BC" w:rsidRDefault="1F83B664">
      <w:pPr>
        <w:pStyle w:val="ListParagraph"/>
        <w:spacing w:after="0" w:line="276" w:lineRule="auto"/>
        <w:jc w:val="both"/>
        <w:rPr>
          <w:del w:id="13004" w:author="Rachel Shipsey" w:date="2025-06-08T13:04:00Z"/>
        </w:rPr>
        <w:pPrChange w:id="13005" w:author="Rachel Shipsey" w:date="2025-06-23T15:41:00Z">
          <w:pPr>
            <w:spacing w:after="0" w:line="276" w:lineRule="auto"/>
            <w:jc w:val="both"/>
          </w:pPr>
        </w:pPrChange>
      </w:pPr>
      <w:del w:id="13006" w:author="Rachel Shipsey" w:date="2025-06-08T13:04:00Z">
        <w:r w:rsidRPr="70E65BEE" w:rsidDel="008656BC">
          <w:rPr>
            <w:rFonts w:cs="Arial"/>
          </w:rPr>
          <w:delText xml:space="preserve">Evaluating the consistency and completeness at the question level. </w:delText>
        </w:r>
        <w:bookmarkStart w:id="13007" w:name="_Toc201238685"/>
        <w:bookmarkStart w:id="13008" w:name="_Toc201320081"/>
        <w:bookmarkEnd w:id="13007"/>
        <w:bookmarkEnd w:id="13008"/>
      </w:del>
    </w:p>
    <w:p w14:paraId="7E3C8A02" w14:textId="6DCAD7C2" w:rsidR="1F83B664" w:rsidDel="008656BC" w:rsidRDefault="1F83B664">
      <w:pPr>
        <w:pStyle w:val="ListParagraph"/>
        <w:spacing w:after="0" w:line="276" w:lineRule="auto"/>
        <w:jc w:val="both"/>
        <w:rPr>
          <w:del w:id="13009" w:author="Rachel Shipsey" w:date="2025-06-08T13:04:00Z"/>
        </w:rPr>
        <w:pPrChange w:id="13010" w:author="Rachel Shipsey" w:date="2025-06-23T15:41:00Z">
          <w:pPr>
            <w:spacing w:after="0" w:line="276" w:lineRule="auto"/>
            <w:jc w:val="both"/>
          </w:pPr>
        </w:pPrChange>
      </w:pPr>
      <w:del w:id="13011" w:author="Rachel Shipsey" w:date="2025-06-08T13:04:00Z">
        <w:r w:rsidRPr="70E65BEE" w:rsidDel="008656BC">
          <w:rPr>
            <w:rFonts w:cs="Arial"/>
          </w:rPr>
          <w:delText xml:space="preserve">Measuring the quality of any coding undertaken by field staff. </w:delText>
        </w:r>
        <w:bookmarkStart w:id="13012" w:name="_Toc201238686"/>
        <w:bookmarkStart w:id="13013" w:name="_Toc201320082"/>
        <w:bookmarkEnd w:id="13012"/>
        <w:bookmarkEnd w:id="13013"/>
      </w:del>
    </w:p>
    <w:p w14:paraId="4B3E6974" w14:textId="219D3E65" w:rsidR="1F83B664" w:rsidDel="008656BC" w:rsidRDefault="1F83B664">
      <w:pPr>
        <w:pStyle w:val="ListParagraph"/>
        <w:spacing w:after="0" w:line="276" w:lineRule="auto"/>
        <w:jc w:val="both"/>
        <w:rPr>
          <w:del w:id="13014" w:author="Rachel Shipsey" w:date="2025-06-08T13:04:00Z"/>
        </w:rPr>
        <w:pPrChange w:id="13015" w:author="Rachel Shipsey" w:date="2025-06-23T15:41:00Z">
          <w:pPr>
            <w:spacing w:after="0" w:line="276" w:lineRule="auto"/>
            <w:jc w:val="both"/>
          </w:pPr>
        </w:pPrChange>
      </w:pPr>
      <w:del w:id="13016" w:author="Rachel Shipsey" w:date="2025-06-08T13:04:00Z">
        <w:r w:rsidRPr="70E65BEE" w:rsidDel="008656BC">
          <w:rPr>
            <w:rFonts w:cs="Arial"/>
          </w:rPr>
          <w:delText xml:space="preserve">Identifying and resolving duplicate responses – this is more likely to occur in a multi-mode enumeration approach e.g., there may be both a CAPI and a CAWI response for the same person. </w:delText>
        </w:r>
        <w:bookmarkStart w:id="13017" w:name="_Toc201238687"/>
        <w:bookmarkStart w:id="13018" w:name="_Toc201320083"/>
        <w:bookmarkEnd w:id="13017"/>
        <w:bookmarkEnd w:id="13018"/>
      </w:del>
    </w:p>
    <w:p w14:paraId="4C07059C" w14:textId="79E800F2" w:rsidR="1F83B664" w:rsidDel="008656BC" w:rsidRDefault="1F83B664">
      <w:pPr>
        <w:pStyle w:val="ListParagraph"/>
        <w:spacing w:after="0" w:line="276" w:lineRule="auto"/>
        <w:jc w:val="both"/>
        <w:rPr>
          <w:del w:id="13019" w:author="Rachel Shipsey" w:date="2025-06-08T13:04:00Z"/>
        </w:rPr>
        <w:pPrChange w:id="13020" w:author="Rachel Shipsey" w:date="2025-06-23T15:41:00Z">
          <w:pPr>
            <w:spacing w:after="0" w:line="276" w:lineRule="auto"/>
            <w:jc w:val="both"/>
          </w:pPr>
        </w:pPrChange>
      </w:pPr>
      <w:del w:id="13021" w:author="Rachel Shipsey" w:date="2025-06-08T13:04:00Z">
        <w:r w:rsidRPr="70E65BEE" w:rsidDel="008656BC">
          <w:rPr>
            <w:rFonts w:cs="Arial"/>
          </w:rPr>
          <w:delText xml:space="preserve">Conducting a post-enumeration survey to gauge the level of under enumeration or over enumeration of people and dwellings. </w:delText>
        </w:r>
        <w:bookmarkStart w:id="13022" w:name="_Toc201238688"/>
        <w:bookmarkStart w:id="13023" w:name="_Toc201320084"/>
        <w:bookmarkEnd w:id="13022"/>
        <w:bookmarkEnd w:id="13023"/>
      </w:del>
    </w:p>
    <w:p w14:paraId="4B6BA2E0" w14:textId="4FED41D7" w:rsidR="1F83B664" w:rsidDel="008656BC" w:rsidRDefault="1F83B664">
      <w:pPr>
        <w:pStyle w:val="ListParagraph"/>
        <w:spacing w:after="0" w:line="276" w:lineRule="auto"/>
        <w:jc w:val="both"/>
        <w:rPr>
          <w:del w:id="13024" w:author="Rachel Shipsey" w:date="2025-06-08T13:04:00Z"/>
        </w:rPr>
        <w:pPrChange w:id="13025" w:author="Rachel Shipsey" w:date="2025-06-23T15:41:00Z">
          <w:pPr>
            <w:spacing w:after="0" w:line="276" w:lineRule="auto"/>
            <w:jc w:val="both"/>
          </w:pPr>
        </w:pPrChange>
      </w:pPr>
      <w:del w:id="13026" w:author="Rachel Shipsey" w:date="2025-06-08T13:04:00Z">
        <w:r w:rsidRPr="70E65BEE" w:rsidDel="008656BC">
          <w:rPr>
            <w:rFonts w:cs="Arial"/>
          </w:rPr>
          <w:delText xml:space="preserve">Reviewing the feedback from field staff. </w:delText>
        </w:r>
        <w:bookmarkStart w:id="13027" w:name="_Toc201238689"/>
        <w:bookmarkStart w:id="13028" w:name="_Toc201320085"/>
        <w:bookmarkEnd w:id="13027"/>
        <w:bookmarkEnd w:id="13028"/>
      </w:del>
    </w:p>
    <w:p w14:paraId="1784AAD3" w14:textId="5B7F9785" w:rsidR="1F83B664" w:rsidDel="008656BC" w:rsidRDefault="1F83B664">
      <w:pPr>
        <w:pStyle w:val="ListParagraph"/>
        <w:spacing w:after="0" w:line="276" w:lineRule="auto"/>
        <w:jc w:val="both"/>
        <w:rPr>
          <w:del w:id="13029" w:author="Rachel Shipsey" w:date="2025-06-08T13:04:00Z"/>
        </w:rPr>
        <w:pPrChange w:id="13030" w:author="Rachel Shipsey" w:date="2025-06-23T15:41:00Z">
          <w:pPr>
            <w:spacing w:after="0" w:line="276" w:lineRule="auto"/>
            <w:jc w:val="both"/>
          </w:pPr>
        </w:pPrChange>
      </w:pPr>
      <w:del w:id="13031" w:author="Rachel Shipsey" w:date="2025-06-08T13:04:00Z">
        <w:r w:rsidRPr="70E65BEE" w:rsidDel="008656BC">
          <w:rPr>
            <w:rFonts w:cs="Arial"/>
          </w:rPr>
          <w:delText xml:space="preserve">Conducting an independent observation of the enumeration. </w:delText>
        </w:r>
        <w:bookmarkStart w:id="13032" w:name="_Toc201238690"/>
        <w:bookmarkStart w:id="13033" w:name="_Toc201320086"/>
        <w:bookmarkEnd w:id="13032"/>
        <w:bookmarkEnd w:id="13033"/>
      </w:del>
    </w:p>
    <w:p w14:paraId="2A1CBF13" w14:textId="00B154D8" w:rsidR="1F83B664" w:rsidDel="008656BC" w:rsidRDefault="1F83B664">
      <w:pPr>
        <w:pStyle w:val="ListParagraph"/>
        <w:spacing w:after="0" w:line="276" w:lineRule="auto"/>
        <w:jc w:val="both"/>
        <w:rPr>
          <w:del w:id="13034" w:author="Rachel Shipsey" w:date="2025-06-08T13:04:00Z"/>
        </w:rPr>
        <w:pPrChange w:id="13035" w:author="Rachel Shipsey" w:date="2025-06-23T15:41:00Z">
          <w:pPr>
            <w:spacing w:after="0" w:line="276" w:lineRule="auto"/>
            <w:jc w:val="both"/>
          </w:pPr>
        </w:pPrChange>
      </w:pPr>
      <w:del w:id="13036" w:author="Rachel Shipsey" w:date="2025-06-08T13:04:00Z">
        <w:r w:rsidRPr="70E65BEE" w:rsidDel="008656BC">
          <w:rPr>
            <w:rFonts w:cs="Arial"/>
          </w:rPr>
          <w:delText xml:space="preserve"> </w:delText>
        </w:r>
        <w:bookmarkStart w:id="13037" w:name="_Toc201238691"/>
        <w:bookmarkStart w:id="13038" w:name="_Toc201320087"/>
        <w:bookmarkEnd w:id="13037"/>
        <w:bookmarkEnd w:id="13038"/>
      </w:del>
    </w:p>
    <w:p w14:paraId="6D3FB2A9" w14:textId="50D3F936" w:rsidR="1F83B664" w:rsidDel="008656BC" w:rsidRDefault="1F83B664">
      <w:pPr>
        <w:pStyle w:val="ListParagraph"/>
        <w:spacing w:after="0" w:line="276" w:lineRule="auto"/>
        <w:jc w:val="both"/>
        <w:rPr>
          <w:del w:id="13039" w:author="Rachel Shipsey" w:date="2025-06-08T13:04:00Z"/>
        </w:rPr>
        <w:pPrChange w:id="13040" w:author="Rachel Shipsey" w:date="2025-06-23T15:41:00Z">
          <w:pPr>
            <w:spacing w:after="0" w:line="276" w:lineRule="auto"/>
            <w:jc w:val="both"/>
          </w:pPr>
        </w:pPrChange>
      </w:pPr>
      <w:del w:id="13041" w:author="Rachel Shipsey" w:date="2025-06-08T13:04:00Z">
        <w:r w:rsidRPr="70E65BEE" w:rsidDel="008656BC">
          <w:rPr>
            <w:rFonts w:cs="Arial"/>
          </w:rPr>
          <w:delText xml:space="preserve">During enumeration, there should be a team responsible for monitoring and tracking the quality and coverage of data being collected (see section xx).  This team should be responsible for identifying and rectifying errors that can be corrected during collection, but also identifying issues that should be further investigated after enumeration to maximize the quality of the data.  Other activities during enumeration will help to ensure the credibility of the data through the various supervision levels designed by the census implementing agency.  Additionally, the use of independent monitors drawn from development partners, donors, Civil Society Organizations, National Statistical Offices (NSOs) in Africa, academia and other government agencies to monitor enumeration should be considered as an additional quality activity.   </w:delText>
        </w:r>
        <w:bookmarkStart w:id="13042" w:name="_Toc201238692"/>
        <w:bookmarkStart w:id="13043" w:name="_Toc201320088"/>
        <w:bookmarkEnd w:id="13042"/>
        <w:bookmarkEnd w:id="13043"/>
      </w:del>
    </w:p>
    <w:p w14:paraId="64ABD160" w14:textId="465CECDC" w:rsidR="1F83B664" w:rsidDel="008656BC" w:rsidRDefault="1F83B664">
      <w:pPr>
        <w:pStyle w:val="ListParagraph"/>
        <w:spacing w:after="0" w:line="276" w:lineRule="auto"/>
        <w:jc w:val="both"/>
        <w:rPr>
          <w:del w:id="13044" w:author="Rachel Shipsey" w:date="2025-06-08T13:04:00Z"/>
        </w:rPr>
        <w:pPrChange w:id="13045" w:author="Rachel Shipsey" w:date="2025-06-23T15:41:00Z">
          <w:pPr>
            <w:spacing w:after="0" w:line="276" w:lineRule="auto"/>
            <w:jc w:val="both"/>
          </w:pPr>
        </w:pPrChange>
      </w:pPr>
      <w:del w:id="13046" w:author="Rachel Shipsey" w:date="2025-06-08T13:04:00Z">
        <w:r w:rsidRPr="70E65BEE" w:rsidDel="008656BC">
          <w:rPr>
            <w:rFonts w:cs="Arial"/>
          </w:rPr>
          <w:delText xml:space="preserve"> </w:delText>
        </w:r>
        <w:bookmarkStart w:id="13047" w:name="_Toc201238693"/>
        <w:bookmarkStart w:id="13048" w:name="_Toc201320089"/>
        <w:bookmarkEnd w:id="13047"/>
        <w:bookmarkEnd w:id="13048"/>
      </w:del>
    </w:p>
    <w:p w14:paraId="3922A22E" w14:textId="0B32BFF5" w:rsidR="1F83B664" w:rsidDel="008656BC" w:rsidRDefault="1F83B664">
      <w:pPr>
        <w:pStyle w:val="ListParagraph"/>
        <w:spacing w:after="0" w:line="276" w:lineRule="auto"/>
        <w:jc w:val="both"/>
        <w:rPr>
          <w:del w:id="13049" w:author="Rachel Shipsey" w:date="2025-06-08T13:04:00Z"/>
        </w:rPr>
        <w:pPrChange w:id="13050" w:author="Rachel Shipsey" w:date="2025-06-23T15:41:00Z">
          <w:pPr>
            <w:spacing w:after="0" w:line="276" w:lineRule="auto"/>
            <w:jc w:val="both"/>
          </w:pPr>
        </w:pPrChange>
      </w:pPr>
      <w:del w:id="13051" w:author="Rachel Shipsey" w:date="2025-06-08T13:04:00Z">
        <w:r w:rsidRPr="70E65BEE" w:rsidDel="008656BC">
          <w:rPr>
            <w:rFonts w:cs="Arial"/>
          </w:rPr>
          <w:delText xml:space="preserve">Independent monitoring in representatively selected enumeration areas can:  </w:delText>
        </w:r>
        <w:bookmarkStart w:id="13052" w:name="_Toc201238694"/>
        <w:bookmarkStart w:id="13053" w:name="_Toc201320090"/>
        <w:bookmarkEnd w:id="13052"/>
        <w:bookmarkEnd w:id="13053"/>
      </w:del>
    </w:p>
    <w:p w14:paraId="704FF6E4" w14:textId="79678EC4" w:rsidR="1F83B664" w:rsidDel="008656BC" w:rsidRDefault="1F83B664">
      <w:pPr>
        <w:pStyle w:val="ListParagraph"/>
        <w:spacing w:after="0" w:line="276" w:lineRule="auto"/>
        <w:jc w:val="both"/>
        <w:rPr>
          <w:del w:id="13054" w:author="Rachel Shipsey" w:date="2025-06-08T13:04:00Z"/>
        </w:rPr>
        <w:pPrChange w:id="13055" w:author="Rachel Shipsey" w:date="2025-06-23T15:41:00Z">
          <w:pPr>
            <w:pStyle w:val="ListParagraph"/>
            <w:numPr>
              <w:numId w:val="4"/>
            </w:numPr>
            <w:spacing w:after="0" w:line="276" w:lineRule="auto"/>
            <w:ind w:hanging="360"/>
            <w:jc w:val="both"/>
          </w:pPr>
        </w:pPrChange>
      </w:pPr>
      <w:del w:id="13056" w:author="Rachel Shipsey" w:date="2025-06-08T13:04:00Z">
        <w:r w:rsidRPr="70E65BEE" w:rsidDel="008656BC">
          <w:rPr>
            <w:rFonts w:cs="Arial"/>
          </w:rPr>
          <w:delText xml:space="preserve">Objectively evaluate the census against international standards and national legislation and provide regular feedback to the NSO during and after the census activities. </w:delText>
        </w:r>
        <w:bookmarkStart w:id="13057" w:name="_Toc201238695"/>
        <w:bookmarkStart w:id="13058" w:name="_Toc201320091"/>
        <w:bookmarkEnd w:id="13057"/>
        <w:bookmarkEnd w:id="13058"/>
      </w:del>
    </w:p>
    <w:p w14:paraId="18DA38AA" w14:textId="2210189F" w:rsidR="1F83B664" w:rsidDel="008656BC" w:rsidRDefault="1F83B664">
      <w:pPr>
        <w:pStyle w:val="ListParagraph"/>
        <w:spacing w:after="0" w:line="276" w:lineRule="auto"/>
        <w:jc w:val="both"/>
        <w:rPr>
          <w:del w:id="13059" w:author="Rachel Shipsey" w:date="2025-06-08T13:04:00Z"/>
        </w:rPr>
        <w:pPrChange w:id="13060" w:author="Rachel Shipsey" w:date="2025-06-23T15:41:00Z">
          <w:pPr>
            <w:pStyle w:val="ListParagraph"/>
            <w:numPr>
              <w:numId w:val="4"/>
            </w:numPr>
            <w:spacing w:after="0" w:line="276" w:lineRule="auto"/>
            <w:ind w:hanging="360"/>
            <w:jc w:val="both"/>
          </w:pPr>
        </w:pPrChange>
      </w:pPr>
      <w:del w:id="13061" w:author="Rachel Shipsey" w:date="2025-06-08T13:04:00Z">
        <w:r w:rsidRPr="7B4121B4" w:rsidDel="008656BC">
          <w:rPr>
            <w:rFonts w:cs="Arial"/>
          </w:rPr>
          <w:delText xml:space="preserve">Document the census process, lessons learnt and good practices for building capacity in future censuses  </w:delText>
        </w:r>
        <w:bookmarkStart w:id="13062" w:name="_Toc201238696"/>
        <w:bookmarkStart w:id="13063" w:name="_Toc201320092"/>
        <w:bookmarkEnd w:id="13062"/>
        <w:bookmarkEnd w:id="13063"/>
      </w:del>
    </w:p>
    <w:p w14:paraId="7CC03272" w14:textId="0B3BAD59" w:rsidR="1F83B664" w:rsidDel="008656BC" w:rsidRDefault="1F83B664">
      <w:pPr>
        <w:pStyle w:val="ListParagraph"/>
        <w:spacing w:after="0" w:line="276" w:lineRule="auto"/>
        <w:jc w:val="both"/>
        <w:rPr>
          <w:del w:id="13064" w:author="Rachel Shipsey" w:date="2025-06-08T13:04:00Z"/>
        </w:rPr>
        <w:pPrChange w:id="13065" w:author="Rachel Shipsey" w:date="2025-06-23T15:41:00Z">
          <w:pPr>
            <w:pStyle w:val="ListParagraph"/>
            <w:numPr>
              <w:numId w:val="4"/>
            </w:numPr>
            <w:spacing w:after="0" w:line="276" w:lineRule="auto"/>
            <w:ind w:hanging="360"/>
            <w:jc w:val="both"/>
          </w:pPr>
        </w:pPrChange>
      </w:pPr>
      <w:del w:id="13066" w:author="Rachel Shipsey" w:date="2025-06-08T13:04:00Z">
        <w:r w:rsidRPr="7B4121B4" w:rsidDel="008656BC">
          <w:rPr>
            <w:rFonts w:cs="Arial"/>
          </w:rPr>
          <w:delText>Help NSOs undertaking monitoring build capacity and understanding for use in their own census.</w:delText>
        </w:r>
        <w:bookmarkStart w:id="13067" w:name="_Toc201238697"/>
        <w:bookmarkStart w:id="13068" w:name="_Toc201320093"/>
        <w:bookmarkEnd w:id="13067"/>
        <w:bookmarkEnd w:id="13068"/>
      </w:del>
    </w:p>
    <w:p w14:paraId="48EE5B5E" w14:textId="77777777" w:rsidR="005D10C5" w:rsidRPr="00DC2FFF" w:rsidDel="00617755" w:rsidRDefault="005D10C5">
      <w:pPr>
        <w:pStyle w:val="ListParagraph"/>
        <w:spacing w:after="0" w:line="276" w:lineRule="auto"/>
        <w:jc w:val="both"/>
        <w:rPr>
          <w:del w:id="13069" w:author="Rachel Shipsey" w:date="2025-06-08T13:03:00Z"/>
          <w:rFonts w:cs="Arial"/>
        </w:rPr>
        <w:pPrChange w:id="13070" w:author="Rachel Shipsey" w:date="2025-06-23T15:41:00Z">
          <w:pPr>
            <w:spacing w:after="0" w:line="276" w:lineRule="auto"/>
            <w:jc w:val="both"/>
          </w:pPr>
        </w:pPrChange>
      </w:pPr>
      <w:bookmarkStart w:id="13071" w:name="_Toc201238698"/>
      <w:bookmarkStart w:id="13072" w:name="_Toc201320094"/>
      <w:bookmarkEnd w:id="13071"/>
      <w:bookmarkEnd w:id="13072"/>
    </w:p>
    <w:p w14:paraId="7B3409C6" w14:textId="15E74E96" w:rsidR="005D10C5" w:rsidRPr="00DC2FFF" w:rsidDel="00617755" w:rsidRDefault="2CD4A137">
      <w:pPr>
        <w:pStyle w:val="ListParagraph"/>
        <w:spacing w:after="0" w:line="276" w:lineRule="auto"/>
        <w:jc w:val="both"/>
        <w:rPr>
          <w:del w:id="13073" w:author="Rachel Shipsey" w:date="2025-06-08T13:03:00Z"/>
          <w:rFonts w:cs="Arial"/>
        </w:rPr>
        <w:pPrChange w:id="13074" w:author="Rachel Shipsey" w:date="2025-06-23T15:41:00Z">
          <w:pPr>
            <w:spacing w:after="0" w:line="276" w:lineRule="auto"/>
            <w:jc w:val="both"/>
          </w:pPr>
        </w:pPrChange>
      </w:pPr>
      <w:del w:id="13075" w:author="Rachel Shipsey" w:date="2025-06-08T13:03:00Z">
        <w:r w:rsidRPr="70E65BEE" w:rsidDel="00617755">
          <w:rPr>
            <w:rFonts w:cs="Arial"/>
          </w:rPr>
          <w:delText>In a traditional paper-based census, quality control of the data could only be based on correction of errors after the event. However, in a digital census the emphasis is on process improvement rather than correction. The ability to reduce human error during data collection is higher in a digital census given that a well-designed CAPI application ensures internal validation checks to have all compulsory fields captured, skip patterns observed, and correct channeling of questions. The CAPI application can also use consistency controls to improve the integrity, accuracy, and completeness of data collection.</w:delText>
        </w:r>
        <w:bookmarkStart w:id="13076" w:name="_Toc201238699"/>
        <w:bookmarkStart w:id="13077" w:name="_Toc201320095"/>
        <w:bookmarkEnd w:id="13076"/>
        <w:bookmarkEnd w:id="13077"/>
      </w:del>
    </w:p>
    <w:p w14:paraId="6D04D151" w14:textId="797A5350" w:rsidR="70E65BEE" w:rsidDel="00617755" w:rsidRDefault="70E65BEE">
      <w:pPr>
        <w:pStyle w:val="ListParagraph"/>
        <w:spacing w:after="0" w:line="276" w:lineRule="auto"/>
        <w:jc w:val="both"/>
        <w:rPr>
          <w:del w:id="13078" w:author="Rachel Shipsey" w:date="2025-06-08T13:03:00Z"/>
          <w:rFonts w:cs="Arial"/>
        </w:rPr>
        <w:pPrChange w:id="13079" w:author="Rachel Shipsey" w:date="2025-06-23T15:41:00Z">
          <w:pPr>
            <w:spacing w:after="0" w:line="276" w:lineRule="auto"/>
            <w:jc w:val="both"/>
          </w:pPr>
        </w:pPrChange>
      </w:pPr>
      <w:bookmarkStart w:id="13080" w:name="_Toc201238700"/>
      <w:bookmarkStart w:id="13081" w:name="_Toc201320096"/>
      <w:bookmarkEnd w:id="13080"/>
      <w:bookmarkEnd w:id="13081"/>
    </w:p>
    <w:p w14:paraId="539A206F" w14:textId="14450F86" w:rsidR="58D61405" w:rsidDel="00617755" w:rsidRDefault="58D61405">
      <w:pPr>
        <w:pStyle w:val="ListParagraph"/>
        <w:spacing w:after="0" w:line="276" w:lineRule="auto"/>
        <w:jc w:val="both"/>
        <w:rPr>
          <w:del w:id="13082" w:author="Rachel Shipsey" w:date="2025-06-08T13:03:00Z"/>
          <w:rFonts w:cs="Arial"/>
        </w:rPr>
        <w:pPrChange w:id="13083" w:author="Rachel Shipsey" w:date="2025-06-23T15:41:00Z">
          <w:pPr>
            <w:spacing w:after="0" w:line="276" w:lineRule="auto"/>
            <w:jc w:val="both"/>
          </w:pPr>
        </w:pPrChange>
      </w:pPr>
      <w:del w:id="13084" w:author="Rachel Shipsey" w:date="2025-06-08T13:03:00Z">
        <w:r w:rsidRPr="70E65BEE" w:rsidDel="00617755">
          <w:rPr>
            <w:rFonts w:cs="Arial"/>
          </w:rPr>
          <w:delText xml:space="preserve">Although the CAPI application will be programmed to ensure valid responses, consistency between questions and improve item non-response, it does not eliminate the risk of human error, or guarantee the information entered is correct. It is still possible for both enumerators and respondents to make mistakes. It is vital that enumerators are given good training so that they do not ask leading questions or make assumptions; verify the data that they have input into the CAPI e.g., confirming that age is correct given the entered date-of-birth; and ask each question of each person in the household. See also training.  </w:delText>
        </w:r>
        <w:bookmarkStart w:id="13085" w:name="_Toc201238701"/>
        <w:bookmarkStart w:id="13086" w:name="_Toc201320097"/>
        <w:bookmarkEnd w:id="13085"/>
        <w:bookmarkEnd w:id="13086"/>
      </w:del>
    </w:p>
    <w:p w14:paraId="104F0C8D" w14:textId="77777777" w:rsidR="002C09C9" w:rsidRPr="00DC2FFF" w:rsidDel="00617755" w:rsidRDefault="002C09C9">
      <w:pPr>
        <w:pStyle w:val="ListParagraph"/>
        <w:spacing w:after="0" w:line="276" w:lineRule="auto"/>
        <w:jc w:val="both"/>
        <w:rPr>
          <w:del w:id="13087" w:author="Rachel Shipsey" w:date="2025-06-08T13:03:00Z"/>
          <w:rFonts w:cs="Arial"/>
        </w:rPr>
        <w:pPrChange w:id="13088" w:author="Rachel Shipsey" w:date="2025-06-23T15:41:00Z">
          <w:pPr>
            <w:spacing w:after="0" w:line="276" w:lineRule="auto"/>
            <w:jc w:val="both"/>
          </w:pPr>
        </w:pPrChange>
      </w:pPr>
      <w:bookmarkStart w:id="13089" w:name="_Toc201238702"/>
      <w:bookmarkStart w:id="13090" w:name="_Toc201320098"/>
      <w:bookmarkEnd w:id="13089"/>
      <w:bookmarkEnd w:id="13090"/>
    </w:p>
    <w:p w14:paraId="2C471AED" w14:textId="709A2BDB" w:rsidR="005D10C5" w:rsidRPr="00DC2FFF" w:rsidDel="00617755" w:rsidRDefault="005D10C5">
      <w:pPr>
        <w:pStyle w:val="ListParagraph"/>
        <w:spacing w:after="0" w:line="276" w:lineRule="auto"/>
        <w:jc w:val="both"/>
        <w:rPr>
          <w:del w:id="13091" w:author="Rachel Shipsey" w:date="2025-06-08T13:03:00Z"/>
          <w:rFonts w:cs="Arial"/>
          <w:bCs/>
        </w:rPr>
        <w:pPrChange w:id="13092" w:author="Rachel Shipsey" w:date="2025-06-23T15:41:00Z">
          <w:pPr>
            <w:spacing w:after="0" w:line="276" w:lineRule="auto"/>
            <w:jc w:val="both"/>
          </w:pPr>
        </w:pPrChange>
      </w:pPr>
      <w:del w:id="13093" w:author="Rachel Shipsey" w:date="2025-06-08T13:03:00Z">
        <w:r w:rsidRPr="00DC2FFF" w:rsidDel="00617755">
          <w:rPr>
            <w:rFonts w:cs="Arial"/>
            <w:bCs/>
          </w:rPr>
          <w:delText>Key considerations</w:delText>
        </w:r>
        <w:r w:rsidR="002C09C9" w:rsidDel="00617755">
          <w:rPr>
            <w:rFonts w:cs="Arial"/>
            <w:bCs/>
          </w:rPr>
          <w:delText xml:space="preserve"> for census data quality assurance</w:delText>
        </w:r>
        <w:bookmarkStart w:id="13094" w:name="_Toc201238703"/>
        <w:bookmarkStart w:id="13095" w:name="_Toc201320099"/>
        <w:bookmarkEnd w:id="13094"/>
        <w:bookmarkEnd w:id="13095"/>
      </w:del>
    </w:p>
    <w:p w14:paraId="3EE0BB7B" w14:textId="77777777" w:rsidR="005D10C5" w:rsidRPr="00DC2FFF" w:rsidDel="00617755" w:rsidRDefault="005D10C5">
      <w:pPr>
        <w:pStyle w:val="ListParagraph"/>
        <w:spacing w:after="0" w:line="276" w:lineRule="auto"/>
        <w:jc w:val="both"/>
        <w:rPr>
          <w:del w:id="13096" w:author="Rachel Shipsey" w:date="2025-06-08T13:03:00Z"/>
          <w:rFonts w:cs="Arial"/>
        </w:rPr>
        <w:pPrChange w:id="13097" w:author="Rachel Shipsey" w:date="2025-06-23T15:41:00Z">
          <w:pPr>
            <w:pStyle w:val="ListParagraph"/>
            <w:numPr>
              <w:numId w:val="89"/>
            </w:numPr>
            <w:spacing w:after="0" w:line="276" w:lineRule="auto"/>
            <w:ind w:left="450" w:hanging="360"/>
            <w:jc w:val="both"/>
          </w:pPr>
        </w:pPrChange>
      </w:pPr>
      <w:del w:id="13098" w:author="Rachel Shipsey" w:date="2025-06-08T13:03:00Z">
        <w:r w:rsidRPr="00DC2FFF" w:rsidDel="00617755">
          <w:rPr>
            <w:rFonts w:cs="Arial"/>
          </w:rPr>
          <w:delText>The quality assurance and improvement system should be developed as part of the overall census programme and integrated with all other census phase plans, schedules, and procedures. This should be established at the planning stage.</w:delText>
        </w:r>
        <w:bookmarkStart w:id="13099" w:name="_Toc201238704"/>
        <w:bookmarkStart w:id="13100" w:name="_Toc201320100"/>
        <w:bookmarkEnd w:id="13099"/>
        <w:bookmarkEnd w:id="13100"/>
      </w:del>
    </w:p>
    <w:p w14:paraId="789C36AD" w14:textId="24051362" w:rsidR="005D10C5" w:rsidDel="00617755" w:rsidRDefault="005D10C5">
      <w:pPr>
        <w:pStyle w:val="ListParagraph"/>
        <w:spacing w:after="0" w:line="276" w:lineRule="auto"/>
        <w:jc w:val="both"/>
        <w:rPr>
          <w:del w:id="13101" w:author="Rachel Shipsey" w:date="2025-06-08T13:03:00Z"/>
          <w:rFonts w:eastAsia="Arial" w:cs="Arial"/>
        </w:rPr>
        <w:pPrChange w:id="13102" w:author="Rachel Shipsey" w:date="2025-06-23T15:41:00Z">
          <w:pPr>
            <w:pStyle w:val="ListParagraph"/>
            <w:numPr>
              <w:numId w:val="89"/>
            </w:numPr>
            <w:spacing w:after="0" w:line="276" w:lineRule="auto"/>
            <w:ind w:left="450" w:hanging="360"/>
            <w:jc w:val="both"/>
          </w:pPr>
        </w:pPrChange>
      </w:pPr>
      <w:del w:id="13103" w:author="Rachel Shipsey" w:date="2025-06-08T13:03:00Z">
        <w:r w:rsidRPr="70E65BEE" w:rsidDel="00617755">
          <w:rPr>
            <w:rFonts w:cs="Arial"/>
          </w:rPr>
          <w:delText xml:space="preserve">Census processes should at least show methodological soundness and adherence to professional and internationally agreed standards and efficiency, relevance of data, completeness, accuracy of data, </w:delText>
        </w:r>
        <w:r w:rsidR="2F3B99BE" w:rsidRPr="70E65BEE" w:rsidDel="00617755">
          <w:rPr>
            <w:rFonts w:cs="Arial"/>
          </w:rPr>
          <w:delText xml:space="preserve">, timeliness of information, accessibility, data coherence, and </w:delText>
        </w:r>
        <w:r w:rsidRPr="70E65BEE" w:rsidDel="00617755">
          <w:rPr>
            <w:rFonts w:cs="Arial"/>
          </w:rPr>
          <w:delText>comparisons across space</w:delText>
        </w:r>
        <w:r w:rsidR="65072940" w:rsidRPr="70E65BEE" w:rsidDel="00617755">
          <w:rPr>
            <w:rFonts w:cs="Arial"/>
          </w:rPr>
          <w:delText xml:space="preserve"> </w:delText>
        </w:r>
        <w:r w:rsidR="00ADDBB0" w:rsidRPr="70E65BEE" w:rsidDel="00617755">
          <w:rPr>
            <w:rFonts w:cs="Arial"/>
          </w:rPr>
          <w:delText>which includes</w:delText>
        </w:r>
        <w:r w:rsidR="65072940" w:rsidRPr="70E65BEE" w:rsidDel="00617755">
          <w:rPr>
            <w:rFonts w:cs="Arial"/>
          </w:rPr>
          <w:delText xml:space="preserve"> data validation against</w:delText>
        </w:r>
        <w:r w:rsidR="65072940" w:rsidRPr="70E65BEE" w:rsidDel="00617755">
          <w:rPr>
            <w:rFonts w:eastAsia="Arial" w:cs="Arial"/>
          </w:rPr>
          <w:delText xml:space="preserve"> other sources, basic demographic analysis etc. Based on what data sources you do have eg births registration, or based on knowledge of an area.</w:delText>
        </w:r>
        <w:bookmarkStart w:id="13104" w:name="_Toc201238705"/>
        <w:bookmarkStart w:id="13105" w:name="_Toc201320101"/>
        <w:bookmarkEnd w:id="13104"/>
        <w:bookmarkEnd w:id="13105"/>
      </w:del>
    </w:p>
    <w:p w14:paraId="68D51428" w14:textId="1DAB17FD" w:rsidR="005D10C5" w:rsidRPr="00DC2FFF" w:rsidDel="00617755" w:rsidRDefault="005D10C5">
      <w:pPr>
        <w:pStyle w:val="ListParagraph"/>
        <w:spacing w:after="0" w:line="276" w:lineRule="auto"/>
        <w:jc w:val="both"/>
        <w:rPr>
          <w:del w:id="13106" w:author="Rachel Shipsey" w:date="2025-06-08T13:03:00Z"/>
          <w:rFonts w:cs="Arial"/>
        </w:rPr>
        <w:pPrChange w:id="13107" w:author="Rachel Shipsey" w:date="2025-06-23T15:41:00Z">
          <w:pPr>
            <w:pStyle w:val="ListParagraph"/>
            <w:numPr>
              <w:numId w:val="89"/>
            </w:numPr>
            <w:spacing w:after="0" w:line="276" w:lineRule="auto"/>
            <w:ind w:left="450" w:hanging="360"/>
            <w:jc w:val="both"/>
          </w:pPr>
        </w:pPrChange>
      </w:pPr>
      <w:del w:id="13108" w:author="Rachel Shipsey" w:date="2025-06-08T13:03:00Z">
        <w:r w:rsidRPr="70E65BEE" w:rsidDel="00617755">
          <w:rPr>
            <w:rFonts w:cs="Arial"/>
          </w:rPr>
          <w:delText>There should be good internal quality assurance mechanisms.  e.g. Supervisor field case management should encompass the methods by which interviewers receive assignments, manage the completeness and quality of their questionnaires. Field supervisors should oversee the completeness and quality of interviewer outputs, upload it for management</w:delText>
        </w:r>
        <w:r w:rsidR="1E3DC1F1" w:rsidRPr="70E65BEE" w:rsidDel="00617755">
          <w:rPr>
            <w:rFonts w:cs="Arial"/>
          </w:rPr>
          <w:delText xml:space="preserve"> and administrative</w:delText>
        </w:r>
        <w:r w:rsidRPr="70E65BEE" w:rsidDel="00617755">
          <w:rPr>
            <w:rFonts w:cs="Arial"/>
          </w:rPr>
          <w:delText xml:space="preserve"> review. The higher-level field managers track the progress of survey operations. </w:delText>
        </w:r>
        <w:bookmarkStart w:id="13109" w:name="_Toc201238706"/>
        <w:bookmarkStart w:id="13110" w:name="_Toc201320102"/>
        <w:bookmarkEnd w:id="13109"/>
        <w:bookmarkEnd w:id="13110"/>
      </w:del>
    </w:p>
    <w:p w14:paraId="517343EF" w14:textId="77777777" w:rsidR="005D10C5" w:rsidRPr="00DC2FFF" w:rsidDel="00617755" w:rsidRDefault="005D10C5">
      <w:pPr>
        <w:pStyle w:val="ListParagraph"/>
        <w:spacing w:after="0" w:line="276" w:lineRule="auto"/>
        <w:jc w:val="both"/>
        <w:rPr>
          <w:del w:id="13111" w:author="Rachel Shipsey" w:date="2025-06-08T13:03:00Z"/>
          <w:rFonts w:cs="Arial"/>
        </w:rPr>
        <w:pPrChange w:id="13112" w:author="Rachel Shipsey" w:date="2025-06-23T15:41:00Z">
          <w:pPr>
            <w:pStyle w:val="ListParagraph"/>
            <w:numPr>
              <w:numId w:val="89"/>
            </w:numPr>
            <w:spacing w:after="0" w:line="276" w:lineRule="auto"/>
            <w:ind w:left="450" w:hanging="360"/>
            <w:jc w:val="both"/>
          </w:pPr>
        </w:pPrChange>
      </w:pPr>
      <w:del w:id="13113" w:author="Rachel Shipsey" w:date="2025-06-08T13:03:00Z">
        <w:r w:rsidRPr="00DC2FFF" w:rsidDel="00617755">
          <w:rPr>
            <w:rFonts w:cs="Arial"/>
          </w:rPr>
          <w:delText>There should be sound institutional arrangements to ensure good data quality, such as:</w:delText>
        </w:r>
        <w:bookmarkStart w:id="13114" w:name="_Toc201238707"/>
        <w:bookmarkStart w:id="13115" w:name="_Toc201320103"/>
        <w:bookmarkEnd w:id="13114"/>
        <w:bookmarkEnd w:id="13115"/>
      </w:del>
    </w:p>
    <w:p w14:paraId="4E01F5E6" w14:textId="74DDDC0B" w:rsidR="005D10C5" w:rsidRPr="00DC2FFF" w:rsidDel="00617755" w:rsidRDefault="005D10C5">
      <w:pPr>
        <w:pStyle w:val="ListParagraph"/>
        <w:spacing w:after="0" w:line="276" w:lineRule="auto"/>
        <w:jc w:val="both"/>
        <w:rPr>
          <w:del w:id="13116" w:author="Rachel Shipsey" w:date="2025-06-08T13:03:00Z"/>
          <w:rFonts w:cs="Arial"/>
        </w:rPr>
        <w:pPrChange w:id="13117" w:author="Rachel Shipsey" w:date="2025-06-23T15:41:00Z">
          <w:pPr>
            <w:pStyle w:val="ListParagraph"/>
            <w:numPr>
              <w:numId w:val="88"/>
            </w:numPr>
            <w:spacing w:after="0" w:line="276" w:lineRule="auto"/>
            <w:ind w:left="900" w:hanging="360"/>
            <w:jc w:val="both"/>
          </w:pPr>
        </w:pPrChange>
      </w:pPr>
      <w:del w:id="13118" w:author="Rachel Shipsey" w:date="2025-06-08T13:03:00Z">
        <w:r w:rsidRPr="70E65BEE" w:rsidDel="00617755">
          <w:rPr>
            <w:rFonts w:cs="Arial"/>
          </w:rPr>
          <w:delText xml:space="preserve">the degree to which </w:delText>
        </w:r>
        <w:r w:rsidR="66ACBBBC" w:rsidRPr="70E65BEE" w:rsidDel="00617755">
          <w:rPr>
            <w:rFonts w:cs="Arial"/>
          </w:rPr>
          <w:delText>statistical</w:delText>
        </w:r>
        <w:r w:rsidRPr="70E65BEE" w:rsidDel="00617755">
          <w:rPr>
            <w:rFonts w:cs="Arial"/>
          </w:rPr>
          <w:delText xml:space="preserve"> legislation is enacted in accordance with the fundamental principles of official statistics. </w:delText>
        </w:r>
        <w:bookmarkStart w:id="13119" w:name="_Toc201238708"/>
        <w:bookmarkStart w:id="13120" w:name="_Toc201320104"/>
        <w:bookmarkEnd w:id="13119"/>
        <w:bookmarkEnd w:id="13120"/>
      </w:del>
    </w:p>
    <w:p w14:paraId="3C435CBC" w14:textId="77777777" w:rsidR="005D10C5" w:rsidRPr="00DC2FFF" w:rsidDel="00617755" w:rsidRDefault="005D10C5">
      <w:pPr>
        <w:pStyle w:val="ListParagraph"/>
        <w:spacing w:after="0" w:line="276" w:lineRule="auto"/>
        <w:jc w:val="both"/>
        <w:rPr>
          <w:del w:id="13121" w:author="Rachel Shipsey" w:date="2025-06-08T13:03:00Z"/>
          <w:rFonts w:cs="Arial"/>
        </w:rPr>
        <w:pPrChange w:id="13122" w:author="Rachel Shipsey" w:date="2025-06-23T15:41:00Z">
          <w:pPr>
            <w:pStyle w:val="ListParagraph"/>
            <w:numPr>
              <w:numId w:val="88"/>
            </w:numPr>
            <w:spacing w:after="0" w:line="276" w:lineRule="auto"/>
            <w:ind w:left="900" w:hanging="360"/>
            <w:jc w:val="both"/>
          </w:pPr>
        </w:pPrChange>
      </w:pPr>
      <w:del w:id="13123" w:author="Rachel Shipsey" w:date="2025-06-08T13:03:00Z">
        <w:r w:rsidRPr="00DC2FFF" w:rsidDel="00617755">
          <w:rPr>
            <w:rFonts w:cs="Arial"/>
          </w:rPr>
          <w:delText xml:space="preserve">the degree to which the NSO operationalizes its long-term planning of statistical operations. </w:delText>
        </w:r>
        <w:bookmarkStart w:id="13124" w:name="_Toc201238709"/>
        <w:bookmarkStart w:id="13125" w:name="_Toc201320105"/>
        <w:bookmarkEnd w:id="13124"/>
        <w:bookmarkEnd w:id="13125"/>
      </w:del>
    </w:p>
    <w:p w14:paraId="7F496C83" w14:textId="77777777" w:rsidR="005D10C5" w:rsidRPr="00DC2FFF" w:rsidDel="00617755" w:rsidRDefault="005D10C5">
      <w:pPr>
        <w:pStyle w:val="ListParagraph"/>
        <w:spacing w:after="0" w:line="276" w:lineRule="auto"/>
        <w:jc w:val="both"/>
        <w:rPr>
          <w:del w:id="13126" w:author="Rachel Shipsey" w:date="2025-06-08T13:03:00Z"/>
          <w:rFonts w:cs="Arial"/>
        </w:rPr>
        <w:pPrChange w:id="13127" w:author="Rachel Shipsey" w:date="2025-06-23T15:41:00Z">
          <w:pPr>
            <w:pStyle w:val="ListParagraph"/>
            <w:numPr>
              <w:numId w:val="88"/>
            </w:numPr>
            <w:spacing w:after="0" w:line="276" w:lineRule="auto"/>
            <w:ind w:left="900" w:hanging="360"/>
            <w:jc w:val="both"/>
          </w:pPr>
        </w:pPrChange>
      </w:pPr>
      <w:del w:id="13128" w:author="Rachel Shipsey" w:date="2025-06-08T13:03:00Z">
        <w:r w:rsidRPr="00DC2FFF" w:rsidDel="00617755">
          <w:rPr>
            <w:rFonts w:cs="Arial"/>
          </w:rPr>
          <w:delText>the degree to which statistical systems are properly funded and staffed.</w:delText>
        </w:r>
        <w:bookmarkStart w:id="13129" w:name="_Toc201238710"/>
        <w:bookmarkStart w:id="13130" w:name="_Toc201320106"/>
        <w:bookmarkEnd w:id="13129"/>
        <w:bookmarkEnd w:id="13130"/>
      </w:del>
    </w:p>
    <w:p w14:paraId="3ED4E416" w14:textId="77777777" w:rsidR="005D10C5" w:rsidRPr="00DC2FFF" w:rsidDel="00617755" w:rsidRDefault="005D10C5">
      <w:pPr>
        <w:pStyle w:val="ListParagraph"/>
        <w:spacing w:after="0" w:line="276" w:lineRule="auto"/>
        <w:jc w:val="both"/>
        <w:rPr>
          <w:del w:id="13131" w:author="Rachel Shipsey" w:date="2025-06-08T13:03:00Z"/>
          <w:rFonts w:cs="Arial"/>
        </w:rPr>
        <w:pPrChange w:id="13132" w:author="Rachel Shipsey" w:date="2025-06-23T15:41:00Z">
          <w:pPr>
            <w:pStyle w:val="ListParagraph"/>
            <w:numPr>
              <w:numId w:val="88"/>
            </w:numPr>
            <w:spacing w:after="0" w:line="276" w:lineRule="auto"/>
            <w:ind w:left="900" w:hanging="360"/>
            <w:jc w:val="both"/>
          </w:pPr>
        </w:pPrChange>
      </w:pPr>
      <w:del w:id="13133" w:author="Rachel Shipsey" w:date="2025-06-08T13:03:00Z">
        <w:r w:rsidRPr="00DC2FFF" w:rsidDel="00617755">
          <w:rPr>
            <w:rFonts w:cs="Arial"/>
          </w:rPr>
          <w:delText>available support and coordination among census stakeholders and the NSO.</w:delText>
        </w:r>
        <w:bookmarkStart w:id="13134" w:name="_Toc201238711"/>
        <w:bookmarkStart w:id="13135" w:name="_Toc201320107"/>
        <w:bookmarkEnd w:id="13134"/>
        <w:bookmarkEnd w:id="13135"/>
      </w:del>
    </w:p>
    <w:p w14:paraId="083EFBA2" w14:textId="77777777" w:rsidR="005D10C5" w:rsidRPr="00DC2FFF" w:rsidDel="00617755" w:rsidRDefault="005D10C5">
      <w:pPr>
        <w:pStyle w:val="ListParagraph"/>
        <w:spacing w:after="0" w:line="276" w:lineRule="auto"/>
        <w:jc w:val="both"/>
        <w:rPr>
          <w:del w:id="13136" w:author="Rachel Shipsey" w:date="2025-06-08T13:03:00Z"/>
          <w:rFonts w:cs="Arial"/>
        </w:rPr>
        <w:pPrChange w:id="13137" w:author="Rachel Shipsey" w:date="2025-06-23T15:41:00Z">
          <w:pPr>
            <w:spacing w:after="0" w:line="276" w:lineRule="auto"/>
            <w:jc w:val="both"/>
          </w:pPr>
        </w:pPrChange>
      </w:pPr>
      <w:bookmarkStart w:id="13138" w:name="_Toc201238712"/>
      <w:bookmarkStart w:id="13139" w:name="_Toc201320108"/>
      <w:bookmarkEnd w:id="13138"/>
      <w:bookmarkEnd w:id="13139"/>
    </w:p>
    <w:p w14:paraId="73482EF2" w14:textId="65915496" w:rsidR="005D10C5" w:rsidRPr="00DC2FFF" w:rsidDel="00617755" w:rsidRDefault="005D10C5">
      <w:pPr>
        <w:pStyle w:val="ListParagraph"/>
        <w:spacing w:after="0" w:line="276" w:lineRule="auto"/>
        <w:jc w:val="both"/>
        <w:rPr>
          <w:del w:id="13140" w:author="Rachel Shipsey" w:date="2025-06-08T13:03:00Z"/>
          <w:rFonts w:eastAsia="Arial"/>
          <w:color w:val="00B0F0"/>
        </w:rPr>
        <w:pPrChange w:id="13141" w:author="Rachel Shipsey" w:date="2025-06-23T15:41:00Z">
          <w:pPr>
            <w:spacing w:after="0" w:line="276" w:lineRule="auto"/>
            <w:jc w:val="both"/>
          </w:pPr>
        </w:pPrChange>
      </w:pPr>
      <w:del w:id="13142" w:author="Rachel Shipsey" w:date="2025-06-08T13:03:00Z">
        <w:r w:rsidRPr="4871BC61" w:rsidDel="00617755">
          <w:rPr>
            <w:rFonts w:eastAsia="Arial"/>
          </w:rPr>
          <w:delText>1</w:delText>
        </w:r>
        <w:r w:rsidR="002C09C9" w:rsidRPr="4871BC61" w:rsidDel="00617755">
          <w:rPr>
            <w:rFonts w:eastAsia="Arial"/>
          </w:rPr>
          <w:delText>0</w:delText>
        </w:r>
        <w:r w:rsidRPr="4871BC61" w:rsidDel="00617755">
          <w:rPr>
            <w:rFonts w:eastAsia="Arial"/>
          </w:rPr>
          <w:delText>.4.1</w:delText>
        </w:r>
        <w:r w:rsidDel="00617755">
          <w:tab/>
        </w:r>
        <w:r w:rsidRPr="4871BC61" w:rsidDel="00617755">
          <w:delText>Selected country experiences</w:delText>
        </w:r>
        <w:bookmarkStart w:id="13143" w:name="_Toc201238713"/>
        <w:bookmarkStart w:id="13144" w:name="_Toc201320109"/>
        <w:bookmarkEnd w:id="13143"/>
        <w:bookmarkEnd w:id="13144"/>
      </w:del>
    </w:p>
    <w:p w14:paraId="333DE37D" w14:textId="79891278" w:rsidR="005D10C5" w:rsidRPr="00DC2FFF" w:rsidDel="00617755" w:rsidRDefault="005D10C5">
      <w:pPr>
        <w:pStyle w:val="ListParagraph"/>
        <w:spacing w:after="0" w:line="276" w:lineRule="auto"/>
        <w:jc w:val="both"/>
        <w:rPr>
          <w:del w:id="13145" w:author="Rachel Shipsey" w:date="2025-06-08T13:03:00Z"/>
          <w:rFonts w:cs="Arial"/>
        </w:rPr>
        <w:pPrChange w:id="13146" w:author="Rachel Shipsey" w:date="2025-06-23T15:41:00Z">
          <w:pPr>
            <w:spacing w:after="0" w:line="276" w:lineRule="auto"/>
            <w:jc w:val="both"/>
          </w:pPr>
        </w:pPrChange>
      </w:pPr>
      <w:del w:id="13147" w:author="Rachel Shipsey" w:date="2025-06-08T13:03:00Z">
        <w:r w:rsidRPr="00DC2FFF" w:rsidDel="00617755">
          <w:rPr>
            <w:rFonts w:cs="Arial"/>
          </w:rPr>
          <w:delText xml:space="preserve">Below are some highlights of selected country </w:delText>
        </w:r>
        <w:r w:rsidR="000F1563" w:rsidDel="00617755">
          <w:rPr>
            <w:rFonts w:cs="Arial"/>
          </w:rPr>
          <w:delText>practices</w:delText>
        </w:r>
        <w:r w:rsidRPr="00DC2FFF" w:rsidDel="00617755">
          <w:rPr>
            <w:rFonts w:cs="Arial"/>
          </w:rPr>
          <w:delText>:</w:delText>
        </w:r>
        <w:bookmarkStart w:id="13148" w:name="_Toc201238714"/>
        <w:bookmarkStart w:id="13149" w:name="_Toc201320110"/>
        <w:bookmarkEnd w:id="13148"/>
        <w:bookmarkEnd w:id="13149"/>
      </w:del>
    </w:p>
    <w:p w14:paraId="684D09B3" w14:textId="77777777" w:rsidR="005D10C5" w:rsidRPr="00DC2FFF" w:rsidDel="00617755" w:rsidRDefault="005D10C5">
      <w:pPr>
        <w:pStyle w:val="ListParagraph"/>
        <w:spacing w:after="0" w:line="276" w:lineRule="auto"/>
        <w:jc w:val="both"/>
        <w:rPr>
          <w:del w:id="13150" w:author="Rachel Shipsey" w:date="2025-06-08T13:03:00Z"/>
          <w:rFonts w:cs="Arial"/>
          <w:bCs/>
        </w:rPr>
        <w:pPrChange w:id="13151" w:author="Rachel Shipsey" w:date="2025-06-23T15:41:00Z">
          <w:pPr>
            <w:spacing w:after="0" w:line="276" w:lineRule="auto"/>
            <w:jc w:val="both"/>
          </w:pPr>
        </w:pPrChange>
      </w:pPr>
      <w:bookmarkStart w:id="13152" w:name="_Toc201238715"/>
      <w:bookmarkStart w:id="13153" w:name="_Toc201320111"/>
      <w:bookmarkEnd w:id="13152"/>
      <w:bookmarkEnd w:id="13153"/>
    </w:p>
    <w:p w14:paraId="6E7A0951" w14:textId="77777777" w:rsidR="005D10C5" w:rsidRPr="00DC2FFF" w:rsidDel="00617755" w:rsidRDefault="005D10C5">
      <w:pPr>
        <w:pStyle w:val="ListParagraph"/>
        <w:spacing w:after="0" w:line="276" w:lineRule="auto"/>
        <w:jc w:val="both"/>
        <w:rPr>
          <w:del w:id="13154" w:author="Rachel Shipsey" w:date="2025-06-08T13:03:00Z"/>
          <w:rFonts w:cs="Arial"/>
          <w:bCs/>
        </w:rPr>
        <w:pPrChange w:id="13155" w:author="Rachel Shipsey" w:date="2025-06-23T15:41:00Z">
          <w:pPr>
            <w:pBdr>
              <w:bottom w:val="doubleWave" w:sz="6" w:space="1" w:color="2F5496" w:themeColor="accent1" w:themeShade="BF"/>
            </w:pBdr>
            <w:spacing w:after="0" w:line="276" w:lineRule="auto"/>
            <w:jc w:val="both"/>
          </w:pPr>
        </w:pPrChange>
      </w:pPr>
      <w:del w:id="13156" w:author="Rachel Shipsey" w:date="2025-06-08T13:03:00Z">
        <w:r w:rsidRPr="00DC2FFF" w:rsidDel="00617755">
          <w:rPr>
            <w:rFonts w:cs="Arial"/>
            <w:bCs/>
          </w:rPr>
          <w:delText>Kenya</w:delText>
        </w:r>
        <w:bookmarkStart w:id="13157" w:name="_Toc201238716"/>
        <w:bookmarkStart w:id="13158" w:name="_Toc201320112"/>
        <w:bookmarkEnd w:id="13157"/>
        <w:bookmarkEnd w:id="13158"/>
      </w:del>
    </w:p>
    <w:p w14:paraId="5AC45AD7" w14:textId="0CDCC152" w:rsidR="005D10C5" w:rsidRPr="002C09C9" w:rsidDel="00617755" w:rsidRDefault="005D10C5">
      <w:pPr>
        <w:pStyle w:val="ListParagraph"/>
        <w:spacing w:after="0" w:line="276" w:lineRule="auto"/>
        <w:jc w:val="both"/>
        <w:rPr>
          <w:del w:id="13159" w:author="Rachel Shipsey" w:date="2025-06-08T13:03:00Z"/>
          <w:rFonts w:cs="Arial"/>
          <w:sz w:val="20"/>
          <w:szCs w:val="20"/>
        </w:rPr>
        <w:pPrChange w:id="13160" w:author="Rachel Shipsey" w:date="2025-06-23T15:41:00Z">
          <w:pPr>
            <w:shd w:val="clear" w:color="auto" w:fill="D9E2F3" w:themeFill="accent1" w:themeFillTint="33"/>
            <w:spacing w:after="0" w:line="240" w:lineRule="auto"/>
            <w:jc w:val="both"/>
          </w:pPr>
        </w:pPrChange>
      </w:pPr>
      <w:del w:id="13161" w:author="Rachel Shipsey" w:date="2025-06-08T13:03:00Z">
        <w:r w:rsidRPr="002C09C9" w:rsidDel="00617755">
          <w:rPr>
            <w:rFonts w:cs="Arial"/>
            <w:sz w:val="20"/>
            <w:szCs w:val="20"/>
          </w:rPr>
          <w:delText>A team of independent monitors/observers drawn from the United Nations (UN) Agencies, Civil Societies, National Statistical Offices (NSOs) in Africa, Academic Institutions, as well as National Gender and Equality Commission (NGEC) conducted an independent monitoring/observation of the census enumeration exercise between 21</w:delText>
        </w:r>
        <w:r w:rsidRPr="002C09C9" w:rsidDel="00617755">
          <w:rPr>
            <w:rFonts w:cs="Arial"/>
            <w:sz w:val="20"/>
            <w:szCs w:val="20"/>
            <w:vertAlign w:val="superscript"/>
          </w:rPr>
          <w:delText>st</w:delText>
        </w:r>
        <w:r w:rsidRPr="002C09C9" w:rsidDel="00617755">
          <w:rPr>
            <w:rFonts w:cs="Arial"/>
            <w:sz w:val="20"/>
            <w:szCs w:val="20"/>
          </w:rPr>
          <w:delText xml:space="preserve"> and 31</w:delText>
        </w:r>
        <w:r w:rsidRPr="002C09C9" w:rsidDel="00617755">
          <w:rPr>
            <w:rFonts w:cs="Arial"/>
            <w:sz w:val="20"/>
            <w:szCs w:val="20"/>
            <w:vertAlign w:val="superscript"/>
          </w:rPr>
          <w:delText>st</w:delText>
        </w:r>
        <w:r w:rsidRPr="002C09C9" w:rsidDel="00617755">
          <w:rPr>
            <w:rFonts w:cs="Arial"/>
            <w:sz w:val="20"/>
            <w:szCs w:val="20"/>
          </w:rPr>
          <w:delText xml:space="preserve"> August 2019. They monitored, </w:delText>
        </w:r>
        <w:r w:rsidR="000F1563" w:rsidRPr="002C09C9" w:rsidDel="00617755">
          <w:rPr>
            <w:rFonts w:cs="Arial"/>
            <w:sz w:val="20"/>
            <w:szCs w:val="20"/>
          </w:rPr>
          <w:delText>reviewed,</w:delText>
        </w:r>
        <w:r w:rsidRPr="002C09C9" w:rsidDel="00617755">
          <w:rPr>
            <w:rFonts w:cs="Arial"/>
            <w:sz w:val="20"/>
            <w:szCs w:val="20"/>
          </w:rPr>
          <w:delText xml:space="preserve"> and gave feedback to </w:delText>
        </w:r>
        <w:r w:rsidR="000F1563" w:rsidRPr="002C09C9" w:rsidDel="00617755">
          <w:rPr>
            <w:rFonts w:cs="Arial"/>
            <w:sz w:val="20"/>
            <w:szCs w:val="20"/>
          </w:rPr>
          <w:delText>KNBS in</w:delText>
        </w:r>
        <w:r w:rsidRPr="002C09C9" w:rsidDel="00617755">
          <w:rPr>
            <w:rFonts w:cs="Arial"/>
            <w:sz w:val="20"/>
            <w:szCs w:val="20"/>
          </w:rPr>
          <w:delText xml:space="preserve"> real time about the census process. The monitors/observers were neutral witnesses of the enumeration process and did not interfere with the enumeration process in any way.</w:delText>
        </w:r>
        <w:bookmarkStart w:id="13162" w:name="_Toc201238717"/>
        <w:bookmarkStart w:id="13163" w:name="_Toc201320113"/>
        <w:bookmarkEnd w:id="13162"/>
        <w:bookmarkEnd w:id="13163"/>
      </w:del>
    </w:p>
    <w:p w14:paraId="39DDD208" w14:textId="77777777" w:rsidR="005D10C5" w:rsidRPr="002C09C9" w:rsidDel="00617755" w:rsidRDefault="005D10C5">
      <w:pPr>
        <w:pStyle w:val="ListParagraph"/>
        <w:spacing w:after="0" w:line="276" w:lineRule="auto"/>
        <w:jc w:val="both"/>
        <w:rPr>
          <w:del w:id="13164" w:author="Rachel Shipsey" w:date="2025-06-08T13:03:00Z"/>
          <w:rFonts w:cs="Arial"/>
          <w:sz w:val="20"/>
          <w:szCs w:val="20"/>
        </w:rPr>
        <w:pPrChange w:id="13165" w:author="Rachel Shipsey" w:date="2025-06-23T15:41:00Z">
          <w:pPr>
            <w:shd w:val="clear" w:color="auto" w:fill="D9E2F3" w:themeFill="accent1" w:themeFillTint="33"/>
            <w:spacing w:after="0" w:line="240" w:lineRule="auto"/>
            <w:jc w:val="both"/>
          </w:pPr>
        </w:pPrChange>
      </w:pPr>
      <w:bookmarkStart w:id="13166" w:name="_Toc201238718"/>
      <w:bookmarkStart w:id="13167" w:name="_Toc201320114"/>
      <w:bookmarkEnd w:id="13166"/>
      <w:bookmarkEnd w:id="13167"/>
    </w:p>
    <w:p w14:paraId="0DCF5447" w14:textId="52DA1B1C" w:rsidR="005D10C5" w:rsidRPr="002C09C9" w:rsidDel="00617755" w:rsidRDefault="005D10C5">
      <w:pPr>
        <w:pStyle w:val="ListParagraph"/>
        <w:spacing w:after="0" w:line="276" w:lineRule="auto"/>
        <w:jc w:val="both"/>
        <w:rPr>
          <w:del w:id="13168" w:author="Rachel Shipsey" w:date="2025-06-08T13:03:00Z"/>
          <w:rFonts w:cs="Arial"/>
          <w:sz w:val="20"/>
          <w:szCs w:val="20"/>
        </w:rPr>
        <w:pPrChange w:id="13169" w:author="Rachel Shipsey" w:date="2025-06-23T15:41:00Z">
          <w:pPr>
            <w:shd w:val="clear" w:color="auto" w:fill="D9E2F3" w:themeFill="accent1" w:themeFillTint="33"/>
            <w:spacing w:after="0" w:line="240" w:lineRule="auto"/>
            <w:jc w:val="both"/>
          </w:pPr>
        </w:pPrChange>
      </w:pPr>
      <w:del w:id="13170" w:author="Rachel Shipsey" w:date="2025-06-08T13:03:00Z">
        <w:r w:rsidRPr="002C09C9" w:rsidDel="00617755">
          <w:rPr>
            <w:rFonts w:cs="Arial"/>
            <w:sz w:val="20"/>
            <w:szCs w:val="20"/>
          </w:rPr>
          <w:delText xml:space="preserve">The monitors/observers were provided with unified observation tools and trained on the same methodology </w:delText>
        </w:r>
        <w:r w:rsidR="000F1563" w:rsidRPr="002C09C9" w:rsidDel="00617755">
          <w:rPr>
            <w:rFonts w:cs="Arial"/>
            <w:sz w:val="20"/>
            <w:szCs w:val="20"/>
          </w:rPr>
          <w:delText>to</w:delText>
        </w:r>
        <w:r w:rsidRPr="002C09C9" w:rsidDel="00617755">
          <w:rPr>
            <w:rFonts w:cs="Arial"/>
            <w:sz w:val="20"/>
            <w:szCs w:val="20"/>
          </w:rPr>
          <w:delText xml:space="preserve"> properly appraise and report on several elements of data collection. They were distributed in all regions and covered the following aspects of the census:</w:delText>
        </w:r>
        <w:bookmarkStart w:id="13171" w:name="_Toc201238719"/>
        <w:bookmarkStart w:id="13172" w:name="_Toc201320115"/>
        <w:bookmarkEnd w:id="13171"/>
        <w:bookmarkEnd w:id="13172"/>
      </w:del>
    </w:p>
    <w:p w14:paraId="65E0D353" w14:textId="77777777" w:rsidR="005D10C5" w:rsidRPr="002C09C9" w:rsidDel="00617755" w:rsidRDefault="005D10C5">
      <w:pPr>
        <w:pStyle w:val="ListParagraph"/>
        <w:spacing w:after="0" w:line="276" w:lineRule="auto"/>
        <w:jc w:val="both"/>
        <w:rPr>
          <w:del w:id="13173" w:author="Rachel Shipsey" w:date="2025-06-08T13:03:00Z"/>
          <w:rFonts w:cs="Arial"/>
          <w:sz w:val="20"/>
          <w:szCs w:val="20"/>
        </w:rPr>
        <w:pPrChange w:id="13174"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3175" w:author="Rachel Shipsey" w:date="2025-06-08T13:03:00Z">
        <w:r w:rsidRPr="002C09C9" w:rsidDel="00617755">
          <w:rPr>
            <w:rFonts w:cs="Arial"/>
            <w:sz w:val="20"/>
            <w:szCs w:val="20"/>
          </w:rPr>
          <w:delText>Storage facilities in county statistics offices, advocacy materials, accessibility of EAs in the sub counties.</w:delText>
        </w:r>
        <w:bookmarkStart w:id="13176" w:name="_Toc201238720"/>
        <w:bookmarkStart w:id="13177" w:name="_Toc201320116"/>
        <w:bookmarkEnd w:id="13176"/>
        <w:bookmarkEnd w:id="13177"/>
      </w:del>
    </w:p>
    <w:p w14:paraId="7D180572" w14:textId="77777777" w:rsidR="005D10C5" w:rsidRPr="002C09C9" w:rsidDel="00617755" w:rsidRDefault="005D10C5">
      <w:pPr>
        <w:pStyle w:val="ListParagraph"/>
        <w:spacing w:after="0" w:line="276" w:lineRule="auto"/>
        <w:jc w:val="both"/>
        <w:rPr>
          <w:del w:id="13178" w:author="Rachel Shipsey" w:date="2025-06-08T13:03:00Z"/>
          <w:rFonts w:cs="Arial"/>
          <w:sz w:val="20"/>
          <w:szCs w:val="20"/>
        </w:rPr>
        <w:pPrChange w:id="13179"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3180" w:author="Rachel Shipsey" w:date="2025-06-08T13:03:00Z">
        <w:r w:rsidRPr="002C09C9" w:rsidDel="00617755">
          <w:rPr>
            <w:rFonts w:cs="Arial"/>
            <w:sz w:val="20"/>
            <w:szCs w:val="20"/>
          </w:rPr>
          <w:delText>Identification of EA boundaries with focus on clarity of boundaries using EA maps and support from the village elders and assistant chiefs.</w:delText>
        </w:r>
        <w:bookmarkStart w:id="13181" w:name="_Toc201238721"/>
        <w:bookmarkStart w:id="13182" w:name="_Toc201320117"/>
        <w:bookmarkEnd w:id="13181"/>
        <w:bookmarkEnd w:id="13182"/>
      </w:del>
    </w:p>
    <w:p w14:paraId="1D95CEA4" w14:textId="77777777" w:rsidR="005D10C5" w:rsidRPr="002C09C9" w:rsidDel="00617755" w:rsidRDefault="005D10C5">
      <w:pPr>
        <w:pStyle w:val="ListParagraph"/>
        <w:spacing w:after="0" w:line="276" w:lineRule="auto"/>
        <w:jc w:val="both"/>
        <w:rPr>
          <w:del w:id="13183" w:author="Rachel Shipsey" w:date="2025-06-08T13:03:00Z"/>
          <w:rFonts w:cs="Arial"/>
          <w:sz w:val="20"/>
          <w:szCs w:val="20"/>
        </w:rPr>
        <w:pPrChange w:id="13184"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3185" w:author="Rachel Shipsey" w:date="2025-06-08T13:03:00Z">
        <w:r w:rsidRPr="002C09C9" w:rsidDel="00617755">
          <w:rPr>
            <w:rFonts w:cs="Arial"/>
            <w:sz w:val="20"/>
            <w:szCs w:val="20"/>
          </w:rPr>
          <w:delText>Pre-enumeration Household listing.</w:delText>
        </w:r>
        <w:bookmarkStart w:id="13186" w:name="_Toc201238722"/>
        <w:bookmarkStart w:id="13187" w:name="_Toc201320118"/>
        <w:bookmarkEnd w:id="13186"/>
        <w:bookmarkEnd w:id="13187"/>
      </w:del>
    </w:p>
    <w:p w14:paraId="17253688" w14:textId="77777777" w:rsidR="005D10C5" w:rsidRPr="002C09C9" w:rsidDel="00617755" w:rsidRDefault="005D10C5">
      <w:pPr>
        <w:pStyle w:val="ListParagraph"/>
        <w:spacing w:after="0" w:line="276" w:lineRule="auto"/>
        <w:jc w:val="both"/>
        <w:rPr>
          <w:del w:id="13188" w:author="Rachel Shipsey" w:date="2025-06-08T13:03:00Z"/>
          <w:rFonts w:cs="Arial"/>
          <w:sz w:val="20"/>
          <w:szCs w:val="20"/>
        </w:rPr>
        <w:pPrChange w:id="13189" w:author="Rachel Shipsey" w:date="2025-06-23T15:41:00Z">
          <w:pPr>
            <w:pStyle w:val="ListParagraph"/>
            <w:numPr>
              <w:numId w:val="91"/>
            </w:numPr>
            <w:shd w:val="clear" w:color="auto" w:fill="D9E2F3" w:themeFill="accent1" w:themeFillTint="33"/>
            <w:spacing w:after="0" w:line="240" w:lineRule="auto"/>
            <w:ind w:left="450" w:hanging="360"/>
            <w:jc w:val="both"/>
          </w:pPr>
        </w:pPrChange>
      </w:pPr>
      <w:del w:id="13190" w:author="Rachel Shipsey" w:date="2025-06-08T13:03:00Z">
        <w:r w:rsidRPr="002C09C9" w:rsidDel="00617755">
          <w:rPr>
            <w:rFonts w:cs="Arial"/>
            <w:sz w:val="20"/>
            <w:szCs w:val="20"/>
          </w:rPr>
          <w:delText>Enumeration materials and equipment, enumerator’s proficiency in data collection skills, and local languages.</w:delText>
        </w:r>
        <w:bookmarkStart w:id="13191" w:name="_Toc201238723"/>
        <w:bookmarkStart w:id="13192" w:name="_Toc201320119"/>
        <w:bookmarkEnd w:id="13191"/>
        <w:bookmarkEnd w:id="13192"/>
      </w:del>
    </w:p>
    <w:p w14:paraId="09A9C7CA" w14:textId="77777777" w:rsidR="005D10C5" w:rsidRPr="002C09C9" w:rsidDel="00617755" w:rsidRDefault="005D10C5">
      <w:pPr>
        <w:pStyle w:val="ListParagraph"/>
        <w:spacing w:after="0" w:line="276" w:lineRule="auto"/>
        <w:jc w:val="both"/>
        <w:rPr>
          <w:del w:id="13193" w:author="Rachel Shipsey" w:date="2025-06-08T13:03:00Z"/>
          <w:rFonts w:cs="Arial"/>
          <w:sz w:val="20"/>
          <w:szCs w:val="20"/>
        </w:rPr>
        <w:pPrChange w:id="13194"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del w:id="13195" w:author="Rachel Shipsey" w:date="2025-06-08T13:03:00Z">
        <w:r w:rsidRPr="002C09C9" w:rsidDel="00617755">
          <w:rPr>
            <w:rFonts w:cs="Arial"/>
            <w:sz w:val="20"/>
            <w:szCs w:val="20"/>
          </w:rPr>
          <w:delText>After enumeration, the monitors prepared reports which were presented to the KNBS management.</w:delText>
        </w:r>
        <w:bookmarkStart w:id="13196" w:name="_Toc201238724"/>
        <w:bookmarkStart w:id="13197" w:name="_Toc201320120"/>
        <w:bookmarkEnd w:id="13196"/>
        <w:bookmarkEnd w:id="13197"/>
      </w:del>
    </w:p>
    <w:p w14:paraId="516255B1" w14:textId="0C39F2C5" w:rsidR="005D10C5" w:rsidRPr="002C09C9" w:rsidDel="00617755" w:rsidRDefault="005D10C5">
      <w:pPr>
        <w:pStyle w:val="ListParagraph"/>
        <w:spacing w:after="0" w:line="276" w:lineRule="auto"/>
        <w:jc w:val="both"/>
        <w:rPr>
          <w:del w:id="13198" w:author="Rachel Shipsey" w:date="2025-06-08T13:03:00Z"/>
          <w:rFonts w:cs="Arial"/>
          <w:sz w:val="20"/>
          <w:szCs w:val="20"/>
        </w:rPr>
        <w:pPrChange w:id="13199" w:author="Rachel Shipsey" w:date="2025-06-23T15:41:00Z">
          <w:pPr>
            <w:pBdr>
              <w:bottom w:val="doubleWave" w:sz="6" w:space="1" w:color="2F5496" w:themeColor="accent1" w:themeShade="BF"/>
            </w:pBdr>
            <w:shd w:val="clear" w:color="auto" w:fill="D9E2F3" w:themeFill="accent1" w:themeFillTint="33"/>
            <w:spacing w:after="0" w:line="240" w:lineRule="auto"/>
            <w:jc w:val="both"/>
          </w:pPr>
        </w:pPrChange>
      </w:pPr>
      <w:del w:id="13200" w:author="Rachel Shipsey" w:date="2025-06-08T13:03:00Z">
        <w:r w:rsidRPr="002C09C9" w:rsidDel="00617755">
          <w:rPr>
            <w:rFonts w:cs="Arial"/>
            <w:sz w:val="20"/>
            <w:szCs w:val="20"/>
          </w:rPr>
          <w:delText xml:space="preserve">Additionally, as part of quality assurance, supervisor module was included in the CAPI application in which the supervisors were able to </w:delText>
        </w:r>
        <w:r w:rsidR="000F1563" w:rsidRPr="002C09C9" w:rsidDel="00617755">
          <w:rPr>
            <w:rFonts w:cs="Arial"/>
            <w:sz w:val="20"/>
            <w:szCs w:val="20"/>
          </w:rPr>
          <w:delText>select</w:delText>
        </w:r>
        <w:r w:rsidRPr="002C09C9" w:rsidDel="00617755">
          <w:rPr>
            <w:rFonts w:cs="Arial"/>
            <w:sz w:val="20"/>
            <w:szCs w:val="20"/>
          </w:rPr>
          <w:delText xml:space="preserve"> a few households randomly, conduct re-interview and generate a report. Any variations were addressed by the enumerators in discussion with the supervisors. A team of coordinators drawn from the various census committees were also deployed to undertake monitoring and observations of the enumeration process.</w:delText>
        </w:r>
        <w:bookmarkStart w:id="13201" w:name="_Toc201238725"/>
        <w:bookmarkStart w:id="13202" w:name="_Toc201320121"/>
        <w:bookmarkEnd w:id="13201"/>
        <w:bookmarkEnd w:id="13202"/>
      </w:del>
    </w:p>
    <w:p w14:paraId="447E41D0" w14:textId="77777777" w:rsidR="005D10C5" w:rsidRPr="00DC2FFF" w:rsidDel="00617755" w:rsidRDefault="005D10C5">
      <w:pPr>
        <w:pStyle w:val="ListParagraph"/>
        <w:spacing w:after="0" w:line="276" w:lineRule="auto"/>
        <w:jc w:val="both"/>
        <w:rPr>
          <w:del w:id="13203" w:author="Rachel Shipsey" w:date="2025-06-08T13:03:00Z"/>
          <w:rFonts w:cs="Arial"/>
        </w:rPr>
        <w:pPrChange w:id="13204" w:author="Rachel Shipsey" w:date="2025-06-23T15:41:00Z">
          <w:pPr>
            <w:spacing w:after="0" w:line="276" w:lineRule="auto"/>
            <w:jc w:val="both"/>
          </w:pPr>
        </w:pPrChange>
      </w:pPr>
      <w:bookmarkStart w:id="13205" w:name="_Toc201238726"/>
      <w:bookmarkStart w:id="13206" w:name="_Toc201320122"/>
      <w:bookmarkEnd w:id="13205"/>
      <w:bookmarkEnd w:id="13206"/>
    </w:p>
    <w:p w14:paraId="3AAFB296" w14:textId="45877B1A" w:rsidR="005D10C5" w:rsidRPr="000F1563" w:rsidDel="00617755" w:rsidRDefault="00201C41">
      <w:pPr>
        <w:pStyle w:val="ListParagraph"/>
        <w:spacing w:after="0" w:line="276" w:lineRule="auto"/>
        <w:jc w:val="both"/>
        <w:rPr>
          <w:del w:id="13207" w:author="Rachel Shipsey" w:date="2025-06-08T13:03:00Z"/>
          <w:rFonts w:eastAsia="Arial"/>
          <w:color w:val="00B0F0"/>
        </w:rPr>
        <w:pPrChange w:id="13208" w:author="Rachel Shipsey" w:date="2025-06-23T15:41:00Z">
          <w:pPr>
            <w:spacing w:after="0" w:line="276" w:lineRule="auto"/>
            <w:jc w:val="both"/>
          </w:pPr>
        </w:pPrChange>
      </w:pPr>
      <w:del w:id="13209" w:author="Rachel Shipsey" w:date="2025-06-08T13:03:00Z">
        <w:r w:rsidRPr="4871BC61" w:rsidDel="00617755">
          <w:delText xml:space="preserve">10.4.2 </w:delText>
        </w:r>
        <w:r w:rsidDel="00617755">
          <w:tab/>
        </w:r>
        <w:r w:rsidR="005D10C5" w:rsidRPr="4871BC61" w:rsidDel="00617755">
          <w:delText>Lessons Learnt</w:delText>
        </w:r>
        <w:bookmarkStart w:id="13210" w:name="_Toc201238727"/>
        <w:bookmarkStart w:id="13211" w:name="_Toc201320123"/>
        <w:bookmarkEnd w:id="13210"/>
        <w:bookmarkEnd w:id="13211"/>
      </w:del>
    </w:p>
    <w:p w14:paraId="0162FF29" w14:textId="77777777" w:rsidR="005D10C5" w:rsidRPr="00DC2FFF" w:rsidDel="00617755" w:rsidRDefault="005D10C5">
      <w:pPr>
        <w:pStyle w:val="ListParagraph"/>
        <w:spacing w:after="0" w:line="276" w:lineRule="auto"/>
        <w:jc w:val="both"/>
        <w:rPr>
          <w:del w:id="13212" w:author="Rachel Shipsey" w:date="2025-06-08T13:03:00Z"/>
          <w:rFonts w:cs="Arial"/>
        </w:rPr>
        <w:pPrChange w:id="13213" w:author="Rachel Shipsey" w:date="2025-06-23T15:41:00Z">
          <w:pPr>
            <w:pStyle w:val="ListParagraph"/>
            <w:numPr>
              <w:numId w:val="92"/>
            </w:numPr>
            <w:ind w:hanging="360"/>
            <w:jc w:val="both"/>
          </w:pPr>
        </w:pPrChange>
      </w:pPr>
      <w:del w:id="13214" w:author="Rachel Shipsey" w:date="2025-06-08T13:03:00Z">
        <w:r w:rsidRPr="7B4121B4" w:rsidDel="00617755">
          <w:rPr>
            <w:rFonts w:cs="Arial"/>
          </w:rPr>
          <w:delText>Supervisors should be facilitated to ensure they are able to reach their enumerators more than twice a day to administer the re-interview. Supervisor module should be embraced as it flags out the quality issues at the lower level and hence addressed within time.</w:delText>
        </w:r>
        <w:bookmarkStart w:id="13215" w:name="_Toc201238728"/>
        <w:bookmarkStart w:id="13216" w:name="_Toc201320124"/>
        <w:bookmarkEnd w:id="13215"/>
        <w:bookmarkEnd w:id="13216"/>
      </w:del>
    </w:p>
    <w:p w14:paraId="4DE37321" w14:textId="7A90ECBA" w:rsidR="005D10C5" w:rsidRPr="00DC2FFF" w:rsidDel="00617755" w:rsidRDefault="005D10C5">
      <w:pPr>
        <w:pStyle w:val="ListParagraph"/>
        <w:spacing w:after="0" w:line="276" w:lineRule="auto"/>
        <w:jc w:val="both"/>
        <w:rPr>
          <w:del w:id="13217" w:author="Rachel Shipsey" w:date="2025-06-08T13:03:00Z"/>
          <w:rFonts w:cs="Arial"/>
        </w:rPr>
        <w:pPrChange w:id="13218" w:author="Rachel Shipsey" w:date="2025-06-23T15:41:00Z">
          <w:pPr>
            <w:pStyle w:val="ListParagraph"/>
            <w:numPr>
              <w:numId w:val="92"/>
            </w:numPr>
            <w:ind w:hanging="360"/>
            <w:jc w:val="both"/>
          </w:pPr>
        </w:pPrChange>
      </w:pPr>
      <w:del w:id="13219" w:author="Rachel Shipsey" w:date="2025-06-08T13:03:00Z">
        <w:r w:rsidRPr="7B4121B4" w:rsidDel="00617755">
          <w:rPr>
            <w:rFonts w:cs="Arial"/>
          </w:rPr>
          <w:delText xml:space="preserve">Independent monitoring by international observers should be embraced as it promotes credibility of the entire census process </w:delText>
        </w:r>
        <w:r w:rsidR="00201C41" w:rsidRPr="7B4121B4" w:rsidDel="00617755">
          <w:rPr>
            <w:rFonts w:cs="Arial"/>
          </w:rPr>
          <w:delText>and</w:delText>
        </w:r>
        <w:r w:rsidRPr="7B4121B4" w:rsidDel="00617755">
          <w:rPr>
            <w:rFonts w:cs="Arial"/>
          </w:rPr>
          <w:delText xml:space="preserve"> provides a learning lesson for countries planning for a census exercise.</w:delText>
        </w:r>
        <w:bookmarkStart w:id="13220" w:name="_Toc201238729"/>
        <w:bookmarkStart w:id="13221" w:name="_Toc201320125"/>
        <w:bookmarkEnd w:id="13220"/>
        <w:bookmarkEnd w:id="13221"/>
      </w:del>
    </w:p>
    <w:p w14:paraId="29C48B6A" w14:textId="798A7E3E" w:rsidR="005D10C5" w:rsidRPr="00DC2FFF" w:rsidDel="00617755" w:rsidRDefault="005D10C5">
      <w:pPr>
        <w:pStyle w:val="ListParagraph"/>
        <w:spacing w:after="0" w:line="276" w:lineRule="auto"/>
        <w:jc w:val="both"/>
        <w:rPr>
          <w:del w:id="13222" w:author="Rachel Shipsey" w:date="2025-06-08T13:03:00Z"/>
          <w:rFonts w:eastAsia="Arial"/>
          <w:color w:val="00B0F0"/>
        </w:rPr>
        <w:pPrChange w:id="13223" w:author="Rachel Shipsey" w:date="2025-06-23T15:41:00Z">
          <w:pPr>
            <w:pStyle w:val="ListParagraph"/>
            <w:numPr>
              <w:numId w:val="92"/>
            </w:numPr>
            <w:ind w:hanging="360"/>
            <w:jc w:val="both"/>
          </w:pPr>
        </w:pPrChange>
      </w:pPr>
      <w:del w:id="13224" w:author="Rachel Shipsey" w:date="2025-06-08T13:03:00Z">
        <w:r w:rsidRPr="4871BC61" w:rsidDel="00617755">
          <w:rPr>
            <w:rFonts w:eastAsia="Arial"/>
          </w:rPr>
          <w:delText>1</w:delText>
        </w:r>
        <w:r w:rsidR="00201C41" w:rsidRPr="4871BC61" w:rsidDel="00617755">
          <w:rPr>
            <w:rFonts w:eastAsia="Arial"/>
          </w:rPr>
          <w:delText>0</w:delText>
        </w:r>
        <w:r w:rsidRPr="4871BC61" w:rsidDel="00617755">
          <w:rPr>
            <w:rFonts w:eastAsia="Arial"/>
          </w:rPr>
          <w:delText>.4.3</w:delText>
        </w:r>
        <w:r w:rsidDel="00617755">
          <w:tab/>
        </w:r>
        <w:r w:rsidRPr="4871BC61" w:rsidDel="00617755">
          <w:delText>Recommendations</w:delText>
        </w:r>
        <w:bookmarkStart w:id="13225" w:name="_Toc201238730"/>
        <w:bookmarkStart w:id="13226" w:name="_Toc201320126"/>
        <w:bookmarkEnd w:id="13225"/>
        <w:bookmarkEnd w:id="13226"/>
      </w:del>
    </w:p>
    <w:p w14:paraId="742518F4" w14:textId="77777777" w:rsidR="005D10C5" w:rsidRPr="00DC2FFF" w:rsidDel="00617755" w:rsidRDefault="005D10C5">
      <w:pPr>
        <w:pStyle w:val="ListParagraph"/>
        <w:spacing w:after="0" w:line="276" w:lineRule="auto"/>
        <w:jc w:val="both"/>
        <w:rPr>
          <w:del w:id="13227" w:author="Rachel Shipsey" w:date="2025-06-08T13:03:00Z"/>
          <w:rFonts w:cs="Arial"/>
        </w:rPr>
        <w:pPrChange w:id="13228" w:author="Rachel Shipsey" w:date="2025-06-23T15:41:00Z">
          <w:pPr>
            <w:jc w:val="both"/>
          </w:pPr>
        </w:pPrChange>
      </w:pPr>
      <w:del w:id="13229" w:author="Rachel Shipsey" w:date="2025-06-08T13:03:00Z">
        <w:r w:rsidRPr="00DC2FFF" w:rsidDel="00617755">
          <w:rPr>
            <w:rFonts w:cs="Arial"/>
          </w:rPr>
          <w:delText>The consequences of census data being of poor quality may be detrimental to policy decisions; more importantly and ultimately, the credibility of the entire census, the competency of the national statistical system, and the government itself will be put into question and the trust of society may never be fully recovered. It is highly recommended to have independent monitors during enumeration to enhance quality assurance.</w:delText>
        </w:r>
        <w:bookmarkStart w:id="13230" w:name="_Toc201238731"/>
        <w:bookmarkStart w:id="13231" w:name="_Toc201320127"/>
        <w:bookmarkEnd w:id="13230"/>
        <w:bookmarkEnd w:id="13231"/>
      </w:del>
    </w:p>
    <w:p w14:paraId="4E3B325D" w14:textId="5119FCA5" w:rsidR="005D10C5" w:rsidRPr="00DC2FFF" w:rsidDel="00617755" w:rsidRDefault="005D10C5">
      <w:pPr>
        <w:pStyle w:val="ListParagraph"/>
        <w:spacing w:after="0" w:line="276" w:lineRule="auto"/>
        <w:jc w:val="both"/>
        <w:rPr>
          <w:del w:id="13232" w:author="Rachel Shipsey" w:date="2025-06-08T13:03:00Z"/>
          <w:rFonts w:cs="Arial"/>
          <w:bCs/>
          <w:sz w:val="22"/>
        </w:rPr>
        <w:pPrChange w:id="13233" w:author="Rachel Shipsey" w:date="2025-06-23T15:41:00Z">
          <w:pPr>
            <w:pStyle w:val="Heading1"/>
          </w:pPr>
        </w:pPrChange>
      </w:pPr>
      <w:del w:id="13234" w:author="Rachel Shipsey" w:date="2025-06-08T13:03:00Z">
        <w:r w:rsidRPr="4871BC61" w:rsidDel="00617755">
          <w:delText>1</w:delText>
        </w:r>
        <w:r w:rsidR="00201C41" w:rsidRPr="4871BC61" w:rsidDel="00617755">
          <w:delText>0</w:delText>
        </w:r>
        <w:r w:rsidRPr="4871BC61" w:rsidDel="00617755">
          <w:delText>.5 Conclusion</w:delText>
        </w:r>
        <w:bookmarkStart w:id="13235" w:name="_Toc201238732"/>
        <w:bookmarkStart w:id="13236" w:name="_Toc201320128"/>
        <w:bookmarkEnd w:id="13235"/>
        <w:bookmarkEnd w:id="13236"/>
      </w:del>
    </w:p>
    <w:p w14:paraId="5097C1FD" w14:textId="77777777" w:rsidR="000F746E" w:rsidDel="00617755" w:rsidRDefault="000F746E">
      <w:pPr>
        <w:pStyle w:val="ListParagraph"/>
        <w:spacing w:after="0" w:line="276" w:lineRule="auto"/>
        <w:jc w:val="both"/>
        <w:rPr>
          <w:del w:id="13237" w:author="Rachel Shipsey" w:date="2025-06-08T13:03:00Z"/>
          <w:rFonts w:cs="Arial"/>
        </w:rPr>
        <w:pPrChange w:id="13238" w:author="Rachel Shipsey" w:date="2025-06-23T15:41:00Z">
          <w:pPr>
            <w:jc w:val="both"/>
          </w:pPr>
        </w:pPrChange>
      </w:pPr>
      <w:bookmarkStart w:id="13239" w:name="_Toc201238733"/>
      <w:bookmarkStart w:id="13240" w:name="_Toc201320129"/>
      <w:bookmarkEnd w:id="13239"/>
      <w:bookmarkEnd w:id="13240"/>
    </w:p>
    <w:p w14:paraId="448A652F" w14:textId="1D0CFC16" w:rsidR="005D10C5" w:rsidRPr="00DC2FFF" w:rsidDel="00617755" w:rsidRDefault="7D86F247">
      <w:pPr>
        <w:pStyle w:val="ListParagraph"/>
        <w:spacing w:after="0" w:line="276" w:lineRule="auto"/>
        <w:jc w:val="both"/>
        <w:rPr>
          <w:del w:id="13241" w:author="Rachel Shipsey" w:date="2025-06-08T13:03:00Z"/>
          <w:rFonts w:cs="Arial"/>
        </w:rPr>
        <w:pPrChange w:id="13242" w:author="Rachel Shipsey" w:date="2025-06-23T15:41:00Z">
          <w:pPr>
            <w:shd w:val="clear" w:color="auto" w:fill="FFFFFF" w:themeFill="background1"/>
            <w:spacing w:after="0"/>
            <w:jc w:val="both"/>
          </w:pPr>
        </w:pPrChange>
      </w:pPr>
      <w:del w:id="13243" w:author="Rachel Shipsey" w:date="2025-06-08T13:03:00Z">
        <w:r w:rsidRPr="70E65BEE" w:rsidDel="00617755">
          <w:rPr>
            <w:rFonts w:cs="Arial"/>
          </w:rPr>
          <w:delText xml:space="preserve">Electronic devices and other technologies impact the Census business process by making the enumeration faster and easier to monitor for quality and allowing for use of multiple data collection approaches to save costs. It is worth noting that all this generates paradata about the operation, and it's important to remain in control about the </w:delText>
        </w:r>
        <w:r w:rsidR="619E26EE" w:rsidRPr="70E65BEE" w:rsidDel="00617755">
          <w:rPr>
            <w:rFonts w:cs="Arial"/>
          </w:rPr>
          <w:delText>paradata</w:delText>
        </w:r>
        <w:r w:rsidRPr="70E65BEE" w:rsidDel="00617755">
          <w:rPr>
            <w:rFonts w:cs="Arial"/>
          </w:rPr>
          <w:delText>:</w:delText>
        </w:r>
        <w:bookmarkStart w:id="13244" w:name="_Toc201238734"/>
        <w:bookmarkStart w:id="13245" w:name="_Toc201320130"/>
        <w:bookmarkEnd w:id="13244"/>
        <w:bookmarkEnd w:id="13245"/>
      </w:del>
    </w:p>
    <w:p w14:paraId="7D127780" w14:textId="22A106F6" w:rsidR="005D10C5" w:rsidRPr="00DC2FFF" w:rsidDel="00617755" w:rsidRDefault="7D86F247">
      <w:pPr>
        <w:pStyle w:val="ListParagraph"/>
        <w:spacing w:after="0" w:line="276" w:lineRule="auto"/>
        <w:jc w:val="both"/>
        <w:rPr>
          <w:del w:id="13246" w:author="Rachel Shipsey" w:date="2025-06-08T13:03:00Z"/>
          <w:rFonts w:cs="Arial"/>
        </w:rPr>
        <w:pPrChange w:id="13247" w:author="Rachel Shipsey" w:date="2025-06-23T15:41:00Z">
          <w:pPr>
            <w:shd w:val="clear" w:color="auto" w:fill="FFFFFF" w:themeFill="background1"/>
            <w:spacing w:after="0"/>
            <w:jc w:val="both"/>
          </w:pPr>
        </w:pPrChange>
      </w:pPr>
      <w:del w:id="13248" w:author="Rachel Shipsey" w:date="2025-06-08T13:03:00Z">
        <w:r w:rsidRPr="70E65BEE" w:rsidDel="00617755">
          <w:rPr>
            <w:rFonts w:eastAsiaTheme="minorEastAsia"/>
          </w:rPr>
          <w:delText>1. only look at one daily cut of the data, don't have teams looking at different numbers each day</w:delText>
        </w:r>
        <w:bookmarkStart w:id="13249" w:name="_Toc201238735"/>
        <w:bookmarkStart w:id="13250" w:name="_Toc201320131"/>
        <w:bookmarkEnd w:id="13249"/>
        <w:bookmarkEnd w:id="13250"/>
      </w:del>
    </w:p>
    <w:p w14:paraId="5BA4D373" w14:textId="226FC914" w:rsidR="005D10C5" w:rsidRPr="00DC2FFF" w:rsidDel="00617755" w:rsidRDefault="7D86F247">
      <w:pPr>
        <w:pStyle w:val="ListParagraph"/>
        <w:spacing w:after="0" w:line="276" w:lineRule="auto"/>
        <w:jc w:val="both"/>
        <w:rPr>
          <w:del w:id="13251" w:author="Rachel Shipsey" w:date="2025-06-08T13:03:00Z"/>
          <w:rFonts w:cs="Arial"/>
        </w:rPr>
        <w:pPrChange w:id="13252" w:author="Rachel Shipsey" w:date="2025-06-23T15:41:00Z">
          <w:pPr>
            <w:shd w:val="clear" w:color="auto" w:fill="FFFFFF" w:themeFill="background1"/>
            <w:spacing w:after="0"/>
            <w:jc w:val="both"/>
          </w:pPr>
        </w:pPrChange>
      </w:pPr>
      <w:del w:id="13253" w:author="Rachel Shipsey" w:date="2025-06-08T13:03:00Z">
        <w:r w:rsidRPr="70E65BEE" w:rsidDel="00617755">
          <w:rPr>
            <w:rFonts w:eastAsiaTheme="minorEastAsia"/>
          </w:rPr>
          <w:delText xml:space="preserve">2. beware of drowning in tons of different indicators - </w:delText>
        </w:r>
        <w:r w:rsidR="653D3F05" w:rsidRPr="70E65BEE" w:rsidDel="00617755">
          <w:rPr>
            <w:rFonts w:eastAsiaTheme="minorEastAsia"/>
          </w:rPr>
          <w:delText>prioritize</w:delText>
        </w:r>
        <w:r w:rsidRPr="70E65BEE" w:rsidDel="00617755">
          <w:rPr>
            <w:rFonts w:eastAsiaTheme="minorEastAsia"/>
          </w:rPr>
          <w:delText>, know what you need to be looking at to make effective decisions</w:delText>
        </w:r>
        <w:bookmarkStart w:id="13254" w:name="_Toc201238736"/>
        <w:bookmarkStart w:id="13255" w:name="_Toc201320132"/>
        <w:bookmarkEnd w:id="13254"/>
        <w:bookmarkEnd w:id="13255"/>
      </w:del>
    </w:p>
    <w:p w14:paraId="5007FF03" w14:textId="6475EFB9" w:rsidR="005D10C5" w:rsidRPr="00DC2FFF" w:rsidDel="00617755" w:rsidRDefault="005D10C5">
      <w:pPr>
        <w:pStyle w:val="ListParagraph"/>
        <w:spacing w:after="0" w:line="276" w:lineRule="auto"/>
        <w:jc w:val="both"/>
        <w:rPr>
          <w:del w:id="13256" w:author="Rachel Shipsey" w:date="2025-06-08T13:03:00Z"/>
          <w:rFonts w:cs="Arial"/>
        </w:rPr>
        <w:pPrChange w:id="13257" w:author="Rachel Shipsey" w:date="2025-06-23T15:41:00Z">
          <w:pPr>
            <w:jc w:val="both"/>
          </w:pPr>
        </w:pPrChange>
      </w:pPr>
      <w:bookmarkStart w:id="13258" w:name="_Toc201238737"/>
      <w:bookmarkStart w:id="13259" w:name="_Toc201320133"/>
      <w:bookmarkEnd w:id="13258"/>
      <w:bookmarkEnd w:id="13259"/>
    </w:p>
    <w:p w14:paraId="5DCEFF23" w14:textId="6CB70615" w:rsidR="005D10C5" w:rsidRPr="00DC2FFF" w:rsidDel="00617755" w:rsidRDefault="005D10C5">
      <w:pPr>
        <w:pStyle w:val="ListParagraph"/>
        <w:spacing w:after="0" w:line="276" w:lineRule="auto"/>
        <w:jc w:val="both"/>
        <w:rPr>
          <w:del w:id="13260" w:author="Rachel Shipsey" w:date="2025-06-08T13:03:00Z"/>
          <w:rFonts w:cs="Arial"/>
        </w:rPr>
        <w:pPrChange w:id="13261" w:author="Rachel Shipsey" w:date="2025-06-23T15:41:00Z">
          <w:pPr>
            <w:jc w:val="both"/>
          </w:pPr>
        </w:pPrChange>
      </w:pPr>
      <w:del w:id="13262" w:author="Rachel Shipsey" w:date="2025-06-08T13:03:00Z">
        <w:r w:rsidRPr="00DC2FFF" w:rsidDel="00617755">
          <w:rPr>
            <w:rFonts w:cs="Arial"/>
          </w:rPr>
          <w:delText xml:space="preserve">The following areas of expertise can potentially be called upon in future to provide technical assistance to African countries as part of their census development. Such as the Kenya </w:delText>
        </w:r>
        <w:r w:rsidR="00201C41" w:rsidRPr="00DC2FFF" w:rsidDel="00617755">
          <w:rPr>
            <w:rFonts w:cs="Arial"/>
          </w:rPr>
          <w:delText>pre-enumeration</w:delText>
        </w:r>
        <w:r w:rsidRPr="00DC2FFF" w:rsidDel="00617755">
          <w:rPr>
            <w:rFonts w:cs="Arial"/>
          </w:rPr>
          <w:delText xml:space="preserve"> household listing.</w:delText>
        </w:r>
        <w:bookmarkStart w:id="13263" w:name="_Toc201238738"/>
        <w:bookmarkStart w:id="13264" w:name="_Toc201320134"/>
        <w:bookmarkEnd w:id="13263"/>
        <w:bookmarkEnd w:id="13264"/>
      </w:del>
    </w:p>
    <w:p w14:paraId="691ED4E1" w14:textId="77777777" w:rsidR="005D10C5" w:rsidRPr="00DC2FFF" w:rsidDel="00617755" w:rsidRDefault="005D10C5">
      <w:pPr>
        <w:pStyle w:val="ListParagraph"/>
        <w:spacing w:after="0" w:line="276" w:lineRule="auto"/>
        <w:jc w:val="both"/>
        <w:rPr>
          <w:del w:id="13265" w:author="Rachel Shipsey" w:date="2025-06-08T13:03:00Z"/>
          <w:rFonts w:cs="Arial"/>
        </w:rPr>
        <w:pPrChange w:id="13266" w:author="Rachel Shipsey" w:date="2025-06-23T15:41:00Z">
          <w:pPr>
            <w:spacing w:after="0" w:line="276" w:lineRule="auto"/>
            <w:jc w:val="both"/>
          </w:pPr>
        </w:pPrChange>
      </w:pPr>
      <w:del w:id="13267" w:author="Rachel Shipsey" w:date="2025-06-08T13:03:00Z">
        <w:r w:rsidRPr="00DC2FFF" w:rsidDel="00617755">
          <w:rPr>
            <w:rFonts w:cs="Arial"/>
          </w:rPr>
          <w:delText>The following key areas have been identified to require work at the regional level to support and inform planning for the 2030 African Round of PHC and subsequently the implementation of censuses in African Countries: UNECA to support setting up the census monitoring dashboard and call support center. The practicability of these can be observed from countries such as Kenya,</w:delText>
        </w:r>
        <w:bookmarkStart w:id="13268" w:name="_Toc201238739"/>
        <w:bookmarkStart w:id="13269" w:name="_Toc201320135"/>
        <w:bookmarkEnd w:id="13268"/>
        <w:bookmarkEnd w:id="13269"/>
      </w:del>
    </w:p>
    <w:p w14:paraId="5ED99C8B" w14:textId="66A2F4C6" w:rsidR="005D10C5" w:rsidRPr="00DC2FFF" w:rsidDel="008D26A9" w:rsidRDefault="005D10C5">
      <w:pPr>
        <w:pStyle w:val="ListParagraph"/>
        <w:spacing w:after="0" w:line="276" w:lineRule="auto"/>
        <w:jc w:val="both"/>
        <w:rPr>
          <w:del w:id="13270" w:author="Rachel Shipsey" w:date="2025-06-23T15:21:00Z"/>
          <w:rFonts w:cs="Arial"/>
          <w:bCs/>
          <w:sz w:val="22"/>
        </w:rPr>
        <w:pPrChange w:id="13271" w:author="Rachel Shipsey" w:date="2025-06-23T15:41:00Z">
          <w:pPr>
            <w:pStyle w:val="Heading1"/>
          </w:pPr>
        </w:pPrChange>
      </w:pPr>
      <w:del w:id="13272" w:author="Rachel Shipsey" w:date="2025-06-23T15:21:00Z">
        <w:r w:rsidRPr="4871BC61" w:rsidDel="008D26A9">
          <w:rPr>
            <w:rFonts w:cs="Arial"/>
            <w:bCs/>
            <w:sz w:val="22"/>
          </w:rPr>
          <w:delText>1</w:delText>
        </w:r>
        <w:r w:rsidR="00201C41" w:rsidRPr="4871BC61" w:rsidDel="008D26A9">
          <w:rPr>
            <w:rFonts w:cs="Arial"/>
            <w:bCs/>
            <w:sz w:val="22"/>
          </w:rPr>
          <w:delText>0</w:delText>
        </w:r>
        <w:r w:rsidRPr="4871BC61" w:rsidDel="008D26A9">
          <w:rPr>
            <w:rFonts w:cs="Arial"/>
            <w:bCs/>
            <w:sz w:val="22"/>
          </w:rPr>
          <w:delText>.6 References</w:delText>
        </w:r>
        <w:bookmarkStart w:id="13273" w:name="_Toc201238740"/>
        <w:bookmarkStart w:id="13274" w:name="_Toc201320136"/>
        <w:bookmarkEnd w:id="13273"/>
        <w:bookmarkEnd w:id="13274"/>
      </w:del>
    </w:p>
    <w:p w14:paraId="5D577469" w14:textId="30B5ADFA" w:rsidR="005D10C5" w:rsidRPr="004C50B6" w:rsidDel="008D26A9" w:rsidRDefault="005D10C5">
      <w:pPr>
        <w:pStyle w:val="ListParagraph"/>
        <w:spacing w:after="0" w:line="276" w:lineRule="auto"/>
        <w:jc w:val="both"/>
        <w:rPr>
          <w:del w:id="13275" w:author="Rachel Shipsey" w:date="2025-06-23T15:21:00Z"/>
          <w:rFonts w:asciiTheme="minorBidi" w:eastAsiaTheme="majorEastAsia" w:hAnsiTheme="minorBidi"/>
          <w:b/>
          <w:sz w:val="32"/>
          <w:szCs w:val="24"/>
          <w:rPrChange w:id="13276" w:author="Pamela Kakande Nabukhonzo" w:date="2025-06-08T12:56:00Z">
            <w:rPr>
              <w:del w:id="13277" w:author="Rachel Shipsey" w:date="2025-06-23T15:21:00Z"/>
              <w:rFonts w:ascii="Arial" w:hAnsi="Arial" w:cs="Arial"/>
            </w:rPr>
          </w:rPrChange>
        </w:rPr>
        <w:pPrChange w:id="13278" w:author="Rachel Shipsey" w:date="2025-06-23T15:41:00Z">
          <w:pPr>
            <w:pStyle w:val="NoSpacing"/>
            <w:numPr>
              <w:numId w:val="96"/>
            </w:numPr>
            <w:spacing w:line="276" w:lineRule="auto"/>
            <w:ind w:left="270" w:hanging="360"/>
            <w:jc w:val="both"/>
          </w:pPr>
        </w:pPrChange>
      </w:pPr>
      <w:del w:id="13279" w:author="Rachel Shipsey" w:date="2025-06-23T15:21:00Z">
        <w:r w:rsidRPr="00867D51" w:rsidDel="008D26A9">
          <w:rPr>
            <w:rFonts w:cs="Arial"/>
          </w:rPr>
          <w:delText xml:space="preserve">UN Principles and Recommendations for population and housing Census. </w:delText>
        </w:r>
        <w:r w:rsidRPr="00DC2FFF" w:rsidDel="008D26A9">
          <w:rPr>
            <w:rFonts w:cs="Arial"/>
          </w:rPr>
          <w:delText xml:space="preserve">Revision 3. </w:delText>
        </w:r>
        <w:r w:rsidDel="008D26A9">
          <w:rPr>
            <w:rFonts w:eastAsiaTheme="majorEastAsia" w:cstheme="majorBidi"/>
            <w:b/>
            <w:sz w:val="32"/>
            <w:szCs w:val="32"/>
          </w:rPr>
          <w:fldChar w:fldCharType="begin"/>
        </w:r>
        <w:r w:rsidDel="008D26A9">
          <w:delInstrText>HYPERLINK "https://unstats.un.org/unsd/demographic-social/Standards-and-Methods/files/Principles_and_Recommendations/Population-and-Housing-Censuses/Series_M67rev3-E.pdf"</w:delInstrText>
        </w:r>
        <w:r w:rsidDel="008D26A9">
          <w:rPr>
            <w:rFonts w:eastAsiaTheme="majorEastAsia" w:cstheme="majorBidi"/>
            <w:b/>
            <w:sz w:val="32"/>
            <w:szCs w:val="32"/>
          </w:rPr>
        </w:r>
        <w:r w:rsidDel="008D26A9">
          <w:rPr>
            <w:rFonts w:eastAsiaTheme="majorEastAsia" w:cstheme="majorBidi"/>
            <w:b/>
            <w:sz w:val="32"/>
            <w:szCs w:val="32"/>
          </w:rPr>
          <w:fldChar w:fldCharType="separate"/>
        </w:r>
        <w:r w:rsidRPr="00DC2FFF" w:rsidDel="008D26A9">
          <w:rPr>
            <w:rStyle w:val="Hyperlink"/>
            <w:rFonts w:cs="Arial"/>
          </w:rPr>
          <w:delText>https://unstats.un.org/unsd/demographic-social/Standards-and-Methods/files/Principles_and_Recommendations/Population-and-Housing-Censuses/Series_M67rev3-E.pdf</w:delText>
        </w:r>
        <w:r w:rsidDel="008D26A9">
          <w:rPr>
            <w:rFonts w:eastAsiaTheme="majorEastAsia" w:cstheme="majorBidi"/>
            <w:b/>
            <w:sz w:val="32"/>
            <w:szCs w:val="32"/>
          </w:rPr>
          <w:fldChar w:fldCharType="end"/>
        </w:r>
        <w:r w:rsidRPr="00DC2FFF" w:rsidDel="008D26A9">
          <w:rPr>
            <w:rStyle w:val="Hyperlink"/>
            <w:rFonts w:cs="Arial"/>
          </w:rPr>
          <w:delText>.</w:delText>
        </w:r>
        <w:r w:rsidRPr="00DC2FFF" w:rsidDel="008D26A9">
          <w:rPr>
            <w:rFonts w:cs="Arial"/>
          </w:rPr>
          <w:delText xml:space="preserve"> </w:delText>
        </w:r>
        <w:bookmarkStart w:id="13280" w:name="_Toc201238741"/>
        <w:bookmarkStart w:id="13281" w:name="_Toc201320137"/>
        <w:bookmarkEnd w:id="13280"/>
        <w:bookmarkEnd w:id="13281"/>
      </w:del>
    </w:p>
    <w:p w14:paraId="25C01600" w14:textId="333FC544" w:rsidR="009E2244" w:rsidRPr="009E2244" w:rsidDel="008D26A9" w:rsidRDefault="005D10C5">
      <w:pPr>
        <w:pStyle w:val="ListParagraph"/>
        <w:spacing w:after="0" w:line="276" w:lineRule="auto"/>
        <w:jc w:val="both"/>
        <w:rPr>
          <w:del w:id="13282" w:author="Rachel Shipsey" w:date="2025-06-23T15:21:00Z"/>
          <w:rFonts w:asciiTheme="minorBidi" w:eastAsiaTheme="majorEastAsia" w:hAnsiTheme="minorBidi"/>
          <w:b/>
          <w:sz w:val="32"/>
          <w:szCs w:val="32"/>
          <w:rPrChange w:id="13283" w:author="Pamela Kakande Nabukhonzo" w:date="2025-06-08T13:02:00Z">
            <w:rPr>
              <w:del w:id="13284" w:author="Rachel Shipsey" w:date="2025-06-23T15:21:00Z"/>
              <w:rFonts w:ascii="Arial" w:hAnsi="Arial" w:cs="Arial"/>
            </w:rPr>
          </w:rPrChange>
        </w:rPr>
        <w:pPrChange w:id="13285" w:author="Rachel Shipsey" w:date="2025-06-23T15:41:00Z">
          <w:pPr>
            <w:pStyle w:val="NoSpacing"/>
            <w:numPr>
              <w:numId w:val="96"/>
            </w:numPr>
            <w:ind w:left="270" w:hanging="360"/>
            <w:jc w:val="both"/>
          </w:pPr>
        </w:pPrChange>
      </w:pPr>
      <w:del w:id="13286" w:author="Rachel Shipsey" w:date="2025-06-23T15:21:00Z">
        <w:r w:rsidRPr="00DC2FFF" w:rsidDel="008D26A9">
          <w:rPr>
            <w:rFonts w:cs="Arial"/>
          </w:rPr>
          <w:delText>Handbook on Census Management for Population and Housing Censuses, Studies in Methods No. 83 (United Nations publication, Sales No. 00.XVII/Rev.1), chapter 1C.</w:delText>
        </w:r>
        <w:bookmarkStart w:id="13287" w:name="_Toc201238742"/>
        <w:bookmarkStart w:id="13288" w:name="_Toc201320138"/>
        <w:bookmarkEnd w:id="13287"/>
        <w:bookmarkEnd w:id="13288"/>
      </w:del>
    </w:p>
    <w:p w14:paraId="18FDEA5A" w14:textId="287F4C31" w:rsidR="005D10C5" w:rsidRPr="00DC2FFF" w:rsidDel="008D26A9" w:rsidRDefault="005D10C5">
      <w:pPr>
        <w:pStyle w:val="ListParagraph"/>
        <w:spacing w:after="0" w:line="276" w:lineRule="auto"/>
        <w:jc w:val="both"/>
        <w:rPr>
          <w:del w:id="13289" w:author="Rachel Shipsey" w:date="2025-06-23T15:21:00Z"/>
          <w:rFonts w:cs="Arial"/>
        </w:rPr>
        <w:pPrChange w:id="13290" w:author="Rachel Shipsey" w:date="2025-06-23T15:41:00Z">
          <w:pPr>
            <w:pStyle w:val="NoSpacing"/>
            <w:numPr>
              <w:numId w:val="96"/>
            </w:numPr>
            <w:ind w:left="270" w:hanging="360"/>
            <w:jc w:val="both"/>
          </w:pPr>
        </w:pPrChange>
      </w:pPr>
      <w:del w:id="13291" w:author="Rachel Shipsey" w:date="2025-06-23T15:21:00Z">
        <w:r w:rsidRPr="00DC2FFF" w:rsidDel="008D26A9">
          <w:rPr>
            <w:rFonts w:cs="Arial"/>
          </w:rPr>
          <w:delText>Statistics Botswana. 2021 Population &amp; Housing Census project document.</w:delText>
        </w:r>
        <w:bookmarkStart w:id="13292" w:name="_Toc201238743"/>
        <w:bookmarkStart w:id="13293" w:name="_Toc201320139"/>
        <w:bookmarkEnd w:id="13292"/>
        <w:bookmarkEnd w:id="13293"/>
      </w:del>
    </w:p>
    <w:p w14:paraId="601435EA" w14:textId="369AAB79" w:rsidR="005D10C5" w:rsidRPr="00DC2FFF" w:rsidDel="008D26A9" w:rsidRDefault="005D10C5">
      <w:pPr>
        <w:pStyle w:val="ListParagraph"/>
        <w:spacing w:after="0" w:line="276" w:lineRule="auto"/>
        <w:jc w:val="both"/>
        <w:rPr>
          <w:del w:id="13294" w:author="Rachel Shipsey" w:date="2025-06-23T15:21:00Z"/>
          <w:rFonts w:cs="Arial"/>
        </w:rPr>
        <w:pPrChange w:id="13295" w:author="Rachel Shipsey" w:date="2025-06-23T15:41:00Z">
          <w:pPr>
            <w:pStyle w:val="NoSpacing"/>
            <w:ind w:left="270"/>
            <w:jc w:val="both"/>
          </w:pPr>
        </w:pPrChange>
      </w:pPr>
      <w:bookmarkStart w:id="13296" w:name="_Toc201238744"/>
      <w:bookmarkStart w:id="13297" w:name="_Toc201320140"/>
      <w:bookmarkEnd w:id="13296"/>
      <w:bookmarkEnd w:id="13297"/>
    </w:p>
    <w:p w14:paraId="02654D32" w14:textId="66B11938" w:rsidR="005D10C5" w:rsidRPr="00DC2FFF" w:rsidDel="008D26A9" w:rsidRDefault="005D10C5">
      <w:pPr>
        <w:pStyle w:val="ListParagraph"/>
        <w:spacing w:after="0" w:line="276" w:lineRule="auto"/>
        <w:jc w:val="both"/>
        <w:rPr>
          <w:del w:id="13298" w:author="Rachel Shipsey" w:date="2025-06-23T15:21:00Z"/>
          <w:rFonts w:cs="Arial"/>
        </w:rPr>
        <w:pPrChange w:id="13299" w:author="Rachel Shipsey" w:date="2025-06-23T15:41:00Z">
          <w:pPr>
            <w:spacing w:after="0" w:line="276" w:lineRule="auto"/>
            <w:jc w:val="both"/>
          </w:pPr>
        </w:pPrChange>
      </w:pPr>
      <w:bookmarkStart w:id="13300" w:name="_Toc201238745"/>
      <w:bookmarkStart w:id="13301" w:name="_Toc201320141"/>
      <w:bookmarkEnd w:id="13300"/>
      <w:bookmarkEnd w:id="13301"/>
    </w:p>
    <w:p w14:paraId="0F5CD45E" w14:textId="33217880" w:rsidR="001B67C5" w:rsidDel="008D26A9" w:rsidRDefault="001B67C5">
      <w:pPr>
        <w:pStyle w:val="ListParagraph"/>
        <w:spacing w:after="0" w:line="276" w:lineRule="auto"/>
        <w:jc w:val="both"/>
        <w:rPr>
          <w:del w:id="13302" w:author="Rachel Shipsey" w:date="2025-06-23T15:21:00Z"/>
        </w:rPr>
        <w:pPrChange w:id="13303" w:author="Rachel Shipsey" w:date="2025-06-23T15:41:00Z">
          <w:pPr/>
        </w:pPrChange>
      </w:pPr>
      <w:bookmarkStart w:id="13304" w:name="_Toc201238746"/>
      <w:bookmarkStart w:id="13305" w:name="_Toc201320142"/>
      <w:bookmarkEnd w:id="13304"/>
      <w:bookmarkEnd w:id="13305"/>
    </w:p>
    <w:p w14:paraId="68C0069D" w14:textId="15738D54" w:rsidR="00D150D9" w:rsidDel="008D26A9" w:rsidRDefault="00D150D9">
      <w:pPr>
        <w:pStyle w:val="ListParagraph"/>
        <w:spacing w:after="0" w:line="276" w:lineRule="auto"/>
        <w:jc w:val="both"/>
        <w:rPr>
          <w:del w:id="13306" w:author="Rachel Shipsey" w:date="2025-06-23T15:21:00Z"/>
        </w:rPr>
        <w:pPrChange w:id="13307" w:author="Rachel Shipsey" w:date="2025-06-23T15:41:00Z">
          <w:pPr/>
        </w:pPrChange>
      </w:pPr>
      <w:del w:id="13308" w:author="Rachel Shipsey" w:date="2025-06-23T15:21:00Z">
        <w:r w:rsidDel="008D26A9">
          <w:br w:type="page"/>
        </w:r>
      </w:del>
    </w:p>
    <w:p w14:paraId="661F8AEA" w14:textId="702A8980" w:rsidR="00CD27DF" w:rsidRPr="00320621" w:rsidDel="008D26A9" w:rsidRDefault="00D150D9">
      <w:pPr>
        <w:pStyle w:val="ListParagraph"/>
        <w:spacing w:after="0" w:line="276" w:lineRule="auto"/>
        <w:jc w:val="both"/>
        <w:rPr>
          <w:del w:id="13309" w:author="Rachel Shipsey" w:date="2025-06-23T15:21:00Z"/>
          <w:rFonts w:asciiTheme="minorBidi" w:hAnsiTheme="minorBidi" w:cstheme="majorBidi"/>
          <w:b/>
          <w:sz w:val="32"/>
          <w:szCs w:val="32"/>
          <w:rPrChange w:id="13310" w:author="Rachel Shipsey" w:date="2025-06-03T19:30:00Z">
            <w:rPr>
              <w:del w:id="13311" w:author="Rachel Shipsey" w:date="2025-06-23T15:21:00Z"/>
              <w:rFonts w:cs="Arial"/>
              <w:b w:val="0"/>
              <w:bCs/>
              <w:sz w:val="28"/>
              <w:szCs w:val="28"/>
            </w:rPr>
          </w:rPrChange>
        </w:rPr>
        <w:pPrChange w:id="13312" w:author="Rachel Shipsey" w:date="2025-06-23T15:41:00Z">
          <w:pPr>
            <w:pStyle w:val="Heading1"/>
            <w:pBdr>
              <w:bottom w:val="single" w:sz="4" w:space="1" w:color="auto"/>
            </w:pBdr>
          </w:pPr>
        </w:pPrChange>
      </w:pPr>
      <w:bookmarkStart w:id="13313" w:name="_Census_Analysis,_Products,"/>
      <w:bookmarkEnd w:id="13313"/>
      <w:ins w:id="13314" w:author="Rachel Elizabeth" w:date="2025-05-19T15:54:00Z">
        <w:del w:id="13315" w:author="Rachel Shipsey" w:date="2025-06-20T10:37:00Z">
          <w:r w:rsidRPr="00320621" w:rsidDel="008B458C">
            <w:rPr>
              <w:rFonts w:asciiTheme="minorBidi" w:hAnsiTheme="minorBidi" w:cstheme="majorBidi"/>
              <w:sz w:val="32"/>
              <w:szCs w:val="32"/>
              <w:rPrChange w:id="13316" w:author="Rachel Shipsey" w:date="2025-06-03T19:30:00Z">
                <w:rPr>
                  <w:rFonts w:cs="Arial"/>
                  <w:bCs/>
                  <w:sz w:val="28"/>
                  <w:szCs w:val="28"/>
                </w:rPr>
              </w:rPrChange>
            </w:rPr>
            <w:delText>Chapter 11</w:delText>
          </w:r>
        </w:del>
      </w:ins>
      <w:ins w:id="13317" w:author="Pamela Kakande Nabukhonzo" w:date="2025-06-03T13:52:00Z">
        <w:del w:id="13318" w:author="Rachel Shipsey" w:date="2025-06-20T10:37:00Z">
          <w:r w:rsidR="00987B26" w:rsidRPr="00320621" w:rsidDel="008B458C">
            <w:rPr>
              <w:rFonts w:asciiTheme="minorBidi" w:hAnsiTheme="minorBidi" w:cstheme="majorBidi"/>
              <w:sz w:val="32"/>
              <w:szCs w:val="32"/>
              <w:rPrChange w:id="13319" w:author="Rachel Shipsey" w:date="2025-06-03T19:30:00Z">
                <w:rPr>
                  <w:rFonts w:cs="Arial"/>
                  <w:bCs/>
                  <w:sz w:val="28"/>
                  <w:szCs w:val="28"/>
                </w:rPr>
              </w:rPrChange>
            </w:rPr>
            <w:delText>Eleven</w:delText>
          </w:r>
        </w:del>
      </w:ins>
      <w:ins w:id="13320" w:author="Rachel Elizabeth" w:date="2025-05-19T15:54:00Z">
        <w:del w:id="13321" w:author="Rachel Shipsey" w:date="2025-06-20T10:37:00Z">
          <w:r w:rsidRPr="00320621" w:rsidDel="008B458C">
            <w:rPr>
              <w:rFonts w:asciiTheme="minorBidi" w:hAnsiTheme="minorBidi" w:cstheme="majorBidi"/>
              <w:sz w:val="32"/>
              <w:szCs w:val="32"/>
              <w:rPrChange w:id="13322" w:author="Rachel Shipsey" w:date="2025-06-03T19:30:00Z">
                <w:rPr>
                  <w:rFonts w:cs="Arial"/>
                  <w:bCs/>
                  <w:sz w:val="28"/>
                  <w:szCs w:val="28"/>
                </w:rPr>
              </w:rPrChange>
            </w:rPr>
            <w:delText xml:space="preserve">: </w:delText>
          </w:r>
        </w:del>
        <w:bookmarkStart w:id="13323" w:name="_Toc201320143"/>
        <w:del w:id="13324" w:author="Rachel Shipsey" w:date="2025-06-23T15:21:00Z">
          <w:r w:rsidRPr="00320621" w:rsidDel="008D26A9">
            <w:rPr>
              <w:rFonts w:asciiTheme="minorBidi" w:hAnsiTheme="minorBidi" w:cstheme="majorBidi"/>
              <w:sz w:val="32"/>
              <w:szCs w:val="32"/>
              <w:rPrChange w:id="13325" w:author="Rachel Shipsey" w:date="2025-06-03T19:30:00Z">
                <w:rPr>
                  <w:rFonts w:cs="Arial"/>
                  <w:bCs/>
                  <w:sz w:val="28"/>
                  <w:szCs w:val="28"/>
                </w:rPr>
              </w:rPrChange>
            </w:rPr>
            <w:delText>Census</w:delText>
          </w:r>
        </w:del>
      </w:ins>
      <w:ins w:id="13326" w:author="Rachel Elizabeth" w:date="2025-05-19T15:55:00Z">
        <w:del w:id="13327" w:author="Rachel Shipsey" w:date="2025-06-23T15:21:00Z">
          <w:r w:rsidRPr="00320621" w:rsidDel="008D26A9">
            <w:rPr>
              <w:rFonts w:asciiTheme="minorBidi" w:hAnsiTheme="minorBidi" w:cstheme="majorBidi"/>
              <w:sz w:val="32"/>
              <w:szCs w:val="32"/>
              <w:rPrChange w:id="13328" w:author="Rachel Shipsey" w:date="2025-06-03T19:30:00Z">
                <w:rPr>
                  <w:rFonts w:cs="Arial"/>
                  <w:bCs/>
                  <w:sz w:val="28"/>
                  <w:szCs w:val="28"/>
                </w:rPr>
              </w:rPrChange>
            </w:rPr>
            <w:delText xml:space="preserve"> </w:delText>
          </w:r>
        </w:del>
      </w:ins>
      <w:ins w:id="13329" w:author="Pamela Kakande Nabukhonzo" w:date="2025-06-08T22:01:00Z">
        <w:del w:id="13330" w:author="Rachel Shipsey" w:date="2025-06-23T15:21:00Z">
          <w:r w:rsidR="00FB7917" w:rsidRPr="003969C6" w:rsidDel="008D26A9">
            <w:delText>Analysis</w:delText>
          </w:r>
          <w:r w:rsidR="00FB7917" w:rsidDel="008D26A9">
            <w:delText>,</w:delText>
          </w:r>
          <w:r w:rsidR="00FB7917" w:rsidRPr="00FB7917" w:rsidDel="008D26A9">
            <w:delText xml:space="preserve"> </w:delText>
          </w:r>
        </w:del>
      </w:ins>
      <w:ins w:id="13331" w:author="Rachel Elizabeth" w:date="2025-05-19T15:55:00Z">
        <w:del w:id="13332" w:author="Rachel Shipsey" w:date="2025-06-23T15:21:00Z">
          <w:r w:rsidRPr="00320621" w:rsidDel="008D26A9">
            <w:rPr>
              <w:rFonts w:asciiTheme="minorBidi" w:hAnsiTheme="minorBidi" w:cstheme="majorBidi"/>
              <w:sz w:val="32"/>
              <w:szCs w:val="32"/>
              <w:rPrChange w:id="13333" w:author="Rachel Shipsey" w:date="2025-06-03T19:30:00Z">
                <w:rPr>
                  <w:rFonts w:cs="Arial"/>
                  <w:bCs/>
                  <w:sz w:val="28"/>
                  <w:szCs w:val="28"/>
                </w:rPr>
              </w:rPrChange>
            </w:rPr>
            <w:delText>Products</w:delText>
          </w:r>
        </w:del>
      </w:ins>
      <w:ins w:id="13334" w:author="Pamela Kakande Nabukhonzo" w:date="2025-06-08T21:59:00Z">
        <w:del w:id="13335" w:author="Rachel Shipsey" w:date="2025-06-23T15:21:00Z">
          <w:r w:rsidR="00E83B48" w:rsidDel="008D26A9">
            <w:delText>,</w:delText>
          </w:r>
        </w:del>
      </w:ins>
      <w:ins w:id="13336" w:author="Rachel Elizabeth" w:date="2025-05-19T15:55:00Z">
        <w:del w:id="13337" w:author="Rachel Shipsey" w:date="2025-06-23T15:21:00Z">
          <w:r w:rsidRPr="00320621" w:rsidDel="008D26A9">
            <w:rPr>
              <w:rFonts w:asciiTheme="minorBidi" w:hAnsiTheme="minorBidi" w:cstheme="majorBidi"/>
              <w:sz w:val="32"/>
              <w:szCs w:val="32"/>
              <w:rPrChange w:id="13338" w:author="Rachel Shipsey" w:date="2025-06-03T19:30:00Z">
                <w:rPr>
                  <w:rFonts w:cs="Arial"/>
                  <w:bCs/>
                  <w:sz w:val="28"/>
                  <w:szCs w:val="28"/>
                </w:rPr>
              </w:rPrChange>
            </w:rPr>
            <w:delText>: Analysis, Pu</w:delText>
          </w:r>
          <w:r w:rsidRPr="00320621" w:rsidDel="008D26A9">
            <w:rPr>
              <w:rFonts w:asciiTheme="minorBidi" w:hAnsiTheme="minorBidi" w:cstheme="majorBidi"/>
              <w:rPrChange w:id="13339" w:author="Rachel Shipsey" w:date="2025-06-03T19:30:00Z">
                <w:rPr>
                  <w:rFonts w:cs="Arial"/>
                  <w:lang w:val="fr-FR"/>
                </w:rPr>
              </w:rPrChange>
            </w:rPr>
            <w:delText xml:space="preserve">blication, </w:delText>
          </w:r>
          <w:r w:rsidRPr="002A68C4" w:rsidDel="008D26A9">
            <w:rPr>
              <w:rFonts w:asciiTheme="minorBidi" w:hAnsiTheme="minorBidi" w:cstheme="majorBidi"/>
              <w:rPrChange w:id="13340" w:author="Rachel Shipsey" w:date="2025-06-03T19:32:00Z">
                <w:rPr>
                  <w:rFonts w:cs="Arial"/>
                  <w:lang w:val="fr-FR"/>
                </w:rPr>
              </w:rPrChange>
            </w:rPr>
            <w:delText>Dissemination</w:delText>
          </w:r>
          <w:r w:rsidRPr="00320621" w:rsidDel="008D26A9">
            <w:rPr>
              <w:rFonts w:asciiTheme="minorBidi" w:hAnsiTheme="minorBidi" w:cstheme="majorBidi"/>
              <w:rPrChange w:id="13341" w:author="Rachel Shipsey" w:date="2025-06-03T19:30:00Z">
                <w:rPr>
                  <w:rFonts w:cs="Arial"/>
                  <w:lang w:val="fr-FR"/>
                </w:rPr>
              </w:rPrChange>
            </w:rPr>
            <w:delText xml:space="preserve"> and A</w:delText>
          </w:r>
        </w:del>
      </w:ins>
      <w:ins w:id="13342" w:author="Rachel Elizabeth" w:date="2025-05-19T15:56:00Z">
        <w:del w:id="13343" w:author="Rachel Shipsey" w:date="2025-06-23T15:21:00Z">
          <w:r w:rsidRPr="00320621" w:rsidDel="008D26A9">
            <w:rPr>
              <w:rFonts w:asciiTheme="minorBidi" w:hAnsiTheme="minorBidi" w:cstheme="majorBidi"/>
              <w:rPrChange w:id="13344" w:author="Rachel Shipsey" w:date="2025-06-03T19:30:00Z">
                <w:rPr>
                  <w:rFonts w:cs="Arial"/>
                  <w:lang w:val="fr-FR"/>
                </w:rPr>
              </w:rPrChange>
            </w:rPr>
            <w:delText>r</w:delText>
          </w:r>
        </w:del>
      </w:ins>
      <w:ins w:id="13345" w:author="Rachel Elizabeth" w:date="2025-05-19T15:55:00Z">
        <w:del w:id="13346" w:author="Rachel Shipsey" w:date="2025-06-23T15:21:00Z">
          <w:r w:rsidRPr="00320621" w:rsidDel="008D26A9">
            <w:rPr>
              <w:rFonts w:asciiTheme="minorBidi" w:hAnsiTheme="minorBidi" w:cstheme="majorBidi"/>
              <w:rPrChange w:id="13347" w:author="Rachel Shipsey" w:date="2025-06-03T19:30:00Z">
                <w:rPr>
                  <w:rFonts w:cs="Arial"/>
                  <w:lang w:val="fr-FR"/>
                </w:rPr>
              </w:rPrChange>
            </w:rPr>
            <w:delText>chiving</w:delText>
          </w:r>
        </w:del>
      </w:ins>
      <w:bookmarkEnd w:id="13323"/>
    </w:p>
    <w:p w14:paraId="388CA018" w14:textId="4ED70C06" w:rsidR="00456263" w:rsidDel="008D26A9" w:rsidRDefault="00456263">
      <w:pPr>
        <w:pStyle w:val="ListParagraph"/>
        <w:spacing w:after="0" w:line="276" w:lineRule="auto"/>
        <w:jc w:val="both"/>
        <w:rPr>
          <w:ins w:id="13348" w:author="Pamela Kakande Nabukhonzo" w:date="2025-06-08T22:30:00Z"/>
          <w:del w:id="13349" w:author="Rachel Shipsey" w:date="2025-06-23T15:21:00Z"/>
        </w:rPr>
        <w:pPrChange w:id="13350" w:author="Rachel Shipsey" w:date="2025-06-23T15:41:00Z">
          <w:pPr>
            <w:pStyle w:val="Heading2"/>
          </w:pPr>
        </w:pPrChange>
      </w:pPr>
      <w:bookmarkStart w:id="13351" w:name="_Toc201320144"/>
      <w:ins w:id="13352" w:author="Pamela Kakande Nabukhonzo" w:date="2025-06-08T22:10:00Z">
        <w:del w:id="13353" w:author="Rachel Shipsey" w:date="2025-06-23T15:21:00Z">
          <w:r w:rsidRPr="00307A28" w:rsidDel="008D26A9">
            <w:delText>Introduction</w:delText>
          </w:r>
        </w:del>
      </w:ins>
      <w:bookmarkEnd w:id="13351"/>
    </w:p>
    <w:p w14:paraId="70D8191D" w14:textId="1E2C552E" w:rsidR="008016A1" w:rsidDel="008D26A9" w:rsidRDefault="00FE69FF">
      <w:pPr>
        <w:pStyle w:val="ListParagraph"/>
        <w:spacing w:after="0" w:line="276" w:lineRule="auto"/>
        <w:jc w:val="both"/>
        <w:rPr>
          <w:ins w:id="13354" w:author="Pamela Kakande Nabukhonzo" w:date="2025-06-08T22:30:00Z"/>
          <w:del w:id="13355" w:author="Rachel Shipsey" w:date="2025-06-23T15:21:00Z"/>
        </w:rPr>
        <w:pPrChange w:id="13356" w:author="Rachel Shipsey" w:date="2025-06-23T15:41:00Z">
          <w:pPr/>
        </w:pPrChange>
      </w:pPr>
      <w:ins w:id="13357" w:author="Pamela Kakande Nabukhonzo" w:date="2025-06-08T22:30:00Z">
        <w:del w:id="13358" w:author="Rachel Shipsey" w:date="2025-06-23T15:21:00Z">
          <w:r w:rsidDel="008D26A9">
            <w:delText xml:space="preserve">Following data </w:delText>
          </w:r>
        </w:del>
      </w:ins>
      <w:ins w:id="13359" w:author="Pamela Kakande Nabukhonzo" w:date="2025-06-08T22:35:00Z">
        <w:del w:id="13360" w:author="Rachel Shipsey" w:date="2025-06-23T15:21:00Z">
          <w:r w:rsidR="00744ADE" w:rsidDel="008D26A9">
            <w:delText xml:space="preserve">management and </w:delText>
          </w:r>
        </w:del>
      </w:ins>
      <w:ins w:id="13361" w:author="Pamela Kakande Nabukhonzo" w:date="2025-06-08T22:30:00Z">
        <w:del w:id="13362" w:author="Rachel Shipsey" w:date="2025-06-23T15:21:00Z">
          <w:r w:rsidDel="008D26A9">
            <w:delText>processing</w:delText>
          </w:r>
        </w:del>
      </w:ins>
      <w:ins w:id="13363" w:author="Pamela Kakande Nabukhonzo" w:date="2025-06-08T22:35:00Z">
        <w:del w:id="13364" w:author="Rachel Shipsey" w:date="2025-06-23T15:21:00Z">
          <w:r w:rsidR="00744ADE" w:rsidDel="008D26A9">
            <w:delText xml:space="preserve">, </w:delText>
          </w:r>
        </w:del>
      </w:ins>
      <w:ins w:id="13365" w:author="Pamela Kakande Nabukhonzo" w:date="2025-06-08T22:36:00Z">
        <w:del w:id="13366" w:author="Rachel Shipsey" w:date="2025-06-23T15:21:00Z">
          <w:r w:rsidR="00AB5FF0" w:rsidDel="008D26A9">
            <w:delText>census data analysis</w:delText>
          </w:r>
          <w:r w:rsidR="00B86CE6" w:rsidDel="008D26A9">
            <w:delText>, developing census</w:delText>
          </w:r>
        </w:del>
      </w:ins>
      <w:ins w:id="13367" w:author="Pamela Kakande Nabukhonzo" w:date="2025-06-09T16:04:00Z">
        <w:del w:id="13368" w:author="Rachel Shipsey" w:date="2025-06-23T15:21:00Z">
          <w:r w:rsidR="001E31ED" w:rsidDel="008D26A9">
            <w:delText xml:space="preserve"> products</w:delText>
          </w:r>
        </w:del>
      </w:ins>
      <w:ins w:id="13369" w:author="Pamela Kakande Nabukhonzo" w:date="2025-06-08T22:37:00Z">
        <w:del w:id="13370" w:author="Rachel Shipsey" w:date="2025-06-23T15:21:00Z">
          <w:r w:rsidR="00B86CE6" w:rsidDel="008D26A9">
            <w:delText xml:space="preserve">, their dissemination </w:delText>
          </w:r>
          <w:r w:rsidR="008F23C8" w:rsidDel="008D26A9">
            <w:delText>and archiving</w:delText>
          </w:r>
        </w:del>
      </w:ins>
      <w:ins w:id="13371" w:author="Pamela Kakande Nabukhonzo" w:date="2025-06-08T22:36:00Z">
        <w:del w:id="13372" w:author="Rachel Shipsey" w:date="2025-06-23T15:21:00Z">
          <w:r w:rsidR="00AB5FF0" w:rsidDel="008D26A9">
            <w:delText xml:space="preserve"> is inherent</w:delText>
          </w:r>
          <w:r w:rsidR="00B86CE6" w:rsidDel="008D26A9">
            <w:delText>.</w:delText>
          </w:r>
        </w:del>
      </w:ins>
      <w:ins w:id="13373" w:author="Pamela Kakande Nabukhonzo" w:date="2025-06-08T22:41:00Z">
        <w:del w:id="13374" w:author="Rachel Shipsey" w:date="2025-06-23T15:21:00Z">
          <w:r w:rsidR="00455C80" w:rsidRPr="00455C80" w:rsidDel="008D26A9">
            <w:delText xml:space="preserve"> </w:delText>
          </w:r>
        </w:del>
      </w:ins>
    </w:p>
    <w:p w14:paraId="67C935D1" w14:textId="5981B214" w:rsidR="00697F25" w:rsidDel="008D26A9" w:rsidRDefault="00697F25">
      <w:pPr>
        <w:pStyle w:val="ListParagraph"/>
        <w:spacing w:after="0" w:line="276" w:lineRule="auto"/>
        <w:jc w:val="both"/>
        <w:rPr>
          <w:ins w:id="13375" w:author="Pamela Kakande Nabukhonzo" w:date="2025-06-09T16:58:00Z"/>
          <w:del w:id="13376" w:author="Rachel Shipsey" w:date="2025-06-23T15:21:00Z"/>
        </w:rPr>
        <w:pPrChange w:id="13377" w:author="Rachel Shipsey" w:date="2025-06-23T15:41:00Z">
          <w:pPr>
            <w:jc w:val="both"/>
          </w:pPr>
        </w:pPrChange>
      </w:pPr>
      <w:ins w:id="13378" w:author="Pamela Kakande Nabukhonzo" w:date="2025-06-09T16:14:00Z">
        <w:del w:id="13379" w:author="Rachel Shipsey" w:date="2025-06-23T15:21:00Z">
          <w:r w:rsidRPr="00697F25" w:rsidDel="008D26A9">
            <w:delText xml:space="preserve">Census data is massive and can generate a wide range of statistical products. </w:delText>
          </w:r>
        </w:del>
      </w:ins>
      <w:ins w:id="13380" w:author="Pamela Kakande Nabukhonzo" w:date="2025-06-09T19:36:00Z">
        <w:del w:id="13381" w:author="Rachel Shipsey" w:date="2025-06-23T15:21:00Z">
          <w:r w:rsidR="00C038C7" w:rsidRPr="00C038C7" w:rsidDel="008D26A9">
            <w:delText xml:space="preserve">The development of census dissemination products is a process typically led by the NSO and production of census products is part of the census process. </w:delText>
          </w:r>
        </w:del>
      </w:ins>
      <w:ins w:id="13382" w:author="Pamela Kakande Nabukhonzo" w:date="2025-06-09T16:14:00Z">
        <w:del w:id="13383" w:author="Rachel Shipsey" w:date="2025-06-23T15:21:00Z">
          <w:r w:rsidRPr="00697F25" w:rsidDel="008D26A9">
            <w:delText>Some of the products include: published tabulations based on preliminary or final census results; Specialized or customized products requested by users such as tables from the NSO database or self-generated by users; General interest or special-interest group products; Thematic statistical or analytical reports; Methodological reports; Administrative reports; Census geographical reports including codes and classifications; Databases, including microdata and table-oriented databases; Metadata and Post Enumeration Survey Report; and special audience products which may include:  policy briefs, summary reports, thematic and analytical reports, key findings reports, fact sheets, posters, brochures and flyers, basic reports, detailed tables and spreadsheets, articles, video and social media products.</w:delText>
          </w:r>
        </w:del>
      </w:ins>
    </w:p>
    <w:p w14:paraId="1661C8C2" w14:textId="2252716F" w:rsidR="008D7DA7" w:rsidRPr="00B2127C" w:rsidDel="008D26A9" w:rsidRDefault="008D7DA7">
      <w:pPr>
        <w:pStyle w:val="ListParagraph"/>
        <w:spacing w:after="0" w:line="276" w:lineRule="auto"/>
        <w:jc w:val="both"/>
        <w:rPr>
          <w:ins w:id="13384" w:author="Pamela Kakande Nabukhonzo" w:date="2025-06-13T22:27:00Z"/>
          <w:del w:id="13385" w:author="Rachel Shipsey" w:date="2025-06-23T15:21:00Z"/>
        </w:rPr>
        <w:pPrChange w:id="13386" w:author="Rachel Shipsey" w:date="2025-06-23T15:41:00Z">
          <w:pPr>
            <w:pStyle w:val="Heading2"/>
            <w:numPr>
              <w:numId w:val="232"/>
            </w:numPr>
            <w:ind w:left="1866" w:hanging="360"/>
          </w:pPr>
        </w:pPrChange>
      </w:pPr>
      <w:ins w:id="13387" w:author="Pamela Kakande Nabukhonzo" w:date="2025-06-13T22:27:00Z">
        <w:del w:id="13388" w:author="Rachel Shipsey" w:date="2025-06-23T15:21:00Z">
          <w:r w:rsidRPr="4871BC61" w:rsidDel="008D26A9">
            <w:delText>Dissemination</w:delText>
          </w:r>
        </w:del>
      </w:ins>
    </w:p>
    <w:p w14:paraId="405F7957" w14:textId="365CFCCC" w:rsidR="008D7DA7" w:rsidRPr="003E22C8" w:rsidDel="008D26A9" w:rsidRDefault="008D7DA7">
      <w:pPr>
        <w:pStyle w:val="ListParagraph"/>
        <w:spacing w:after="0" w:line="276" w:lineRule="auto"/>
        <w:jc w:val="both"/>
        <w:rPr>
          <w:ins w:id="13389" w:author="Pamela Kakande Nabukhonzo" w:date="2025-06-13T22:27:00Z"/>
          <w:del w:id="13390" w:author="Rachel Shipsey" w:date="2025-06-23T15:21:00Z"/>
          <w:rFonts w:cs="Arial"/>
        </w:rPr>
        <w:pPrChange w:id="13391" w:author="Rachel Shipsey" w:date="2025-06-23T15:41:00Z">
          <w:pPr>
            <w:spacing w:after="0" w:line="276" w:lineRule="auto"/>
            <w:jc w:val="both"/>
          </w:pPr>
        </w:pPrChange>
      </w:pPr>
      <w:ins w:id="13392" w:author="Pamela Kakande Nabukhonzo" w:date="2025-06-13T22:27:00Z">
        <w:del w:id="13393" w:author="Rachel Shipsey" w:date="2025-06-23T15:21:00Z">
          <w:r w:rsidRPr="003E22C8" w:rsidDel="008D26A9">
            <w:rPr>
              <w:rFonts w:cs="Arial"/>
              <w:i/>
              <w:iCs/>
            </w:rPr>
            <w:delText>“A census is not complete until the information collected is made available to users in a form suited to their needs.” United Nations Statistics Division (2017), Principles and Recommendations for Population and Housing Censuses -Revision 3, pp 124; para. 3.240.</w:delText>
          </w:r>
          <w:r w:rsidRPr="003E22C8" w:rsidDel="008D26A9">
            <w:rPr>
              <w:rFonts w:cs="Arial"/>
            </w:rPr>
            <w:delText xml:space="preserve"> </w:delText>
          </w:r>
        </w:del>
      </w:ins>
    </w:p>
    <w:p w14:paraId="29BEE7A8" w14:textId="285AEF8F" w:rsidR="008D7DA7" w:rsidRPr="003E22C8" w:rsidDel="008D26A9" w:rsidRDefault="008D7DA7">
      <w:pPr>
        <w:pStyle w:val="ListParagraph"/>
        <w:spacing w:after="0" w:line="276" w:lineRule="auto"/>
        <w:jc w:val="both"/>
        <w:rPr>
          <w:ins w:id="13394" w:author="Pamela Kakande Nabukhonzo" w:date="2025-06-13T22:27:00Z"/>
          <w:del w:id="13395" w:author="Rachel Shipsey" w:date="2025-06-23T15:21:00Z"/>
          <w:rFonts w:cs="Arial"/>
        </w:rPr>
        <w:pPrChange w:id="13396" w:author="Rachel Shipsey" w:date="2025-06-23T15:41:00Z">
          <w:pPr>
            <w:spacing w:after="0" w:line="276" w:lineRule="auto"/>
            <w:jc w:val="both"/>
          </w:pPr>
        </w:pPrChange>
      </w:pPr>
    </w:p>
    <w:p w14:paraId="1BC9E4D6" w14:textId="1516AF74" w:rsidR="008D7DA7" w:rsidRPr="003E22C8" w:rsidDel="008D26A9" w:rsidRDefault="00252506">
      <w:pPr>
        <w:pStyle w:val="ListParagraph"/>
        <w:spacing w:after="0" w:line="276" w:lineRule="auto"/>
        <w:jc w:val="both"/>
        <w:rPr>
          <w:ins w:id="13397" w:author="Pamela Kakande Nabukhonzo" w:date="2025-06-13T22:27:00Z"/>
          <w:del w:id="13398" w:author="Rachel Shipsey" w:date="2025-06-23T15:21:00Z"/>
          <w:rFonts w:cs="Arial"/>
        </w:rPr>
        <w:pPrChange w:id="13399" w:author="Rachel Shipsey" w:date="2025-06-23T15:41:00Z">
          <w:pPr>
            <w:spacing w:after="0" w:line="276" w:lineRule="auto"/>
            <w:jc w:val="both"/>
          </w:pPr>
        </w:pPrChange>
      </w:pPr>
      <w:ins w:id="13400" w:author="Pamela Kakande Nabukhonzo" w:date="2025-06-14T08:03:00Z">
        <w:del w:id="13401" w:author="Rachel Shipsey" w:date="2025-06-23T15:21:00Z">
          <w:r w:rsidRPr="7B4121B4" w:rsidDel="008D26A9">
            <w:rPr>
              <w:rFonts w:cs="Arial"/>
            </w:rPr>
            <w:delText xml:space="preserve">After the census, communication of the results to the various stakeholders in the right format and time is key. </w:delText>
          </w:r>
        </w:del>
      </w:ins>
      <w:ins w:id="13402" w:author="Pamela Kakande Nabukhonzo" w:date="2025-06-13T22:27:00Z">
        <w:del w:id="13403" w:author="Rachel Shipsey" w:date="2025-06-23T15:21:00Z">
          <w:r w:rsidR="008D7DA7" w:rsidRPr="7B4121B4" w:rsidDel="008D26A9">
            <w:rPr>
              <w:rFonts w:cs="Arial"/>
            </w:rPr>
            <w:delText xml:space="preserve">It is a pre requisite to develop a census dissemination strategic document that should include: (1) products to be developed, (2) the media of dissemination, (3) metadata to aid in the interpretation of the results, (4) confidentiality and privacy measures, (5 ) assessment of the required technologies to meet user needs, (6) dissemination policy, (7) quality assurance in terms of accuracy and timeliness, (8) required financial and human resources. </w:delText>
          </w:r>
        </w:del>
      </w:ins>
    </w:p>
    <w:p w14:paraId="2B5CA030" w14:textId="2ADFCED9" w:rsidR="008D7DA7" w:rsidRPr="003E22C8" w:rsidDel="008D26A9" w:rsidRDefault="008D7DA7">
      <w:pPr>
        <w:pStyle w:val="ListParagraph"/>
        <w:spacing w:after="0" w:line="276" w:lineRule="auto"/>
        <w:jc w:val="both"/>
        <w:rPr>
          <w:ins w:id="13404" w:author="Pamela Kakande Nabukhonzo" w:date="2025-06-13T22:27:00Z"/>
          <w:del w:id="13405" w:author="Rachel Shipsey" w:date="2025-06-23T15:21:00Z"/>
          <w:rFonts w:cs="Arial"/>
        </w:rPr>
        <w:pPrChange w:id="13406" w:author="Rachel Shipsey" w:date="2025-06-23T15:41:00Z">
          <w:pPr>
            <w:pStyle w:val="NoSpacing"/>
            <w:spacing w:line="276" w:lineRule="auto"/>
            <w:jc w:val="both"/>
          </w:pPr>
        </w:pPrChange>
      </w:pPr>
      <w:ins w:id="13407" w:author="Pamela Kakande Nabukhonzo" w:date="2025-06-13T22:27:00Z">
        <w:del w:id="13408" w:author="Rachel Shipsey" w:date="2025-06-23T15:21:00Z">
          <w:r w:rsidRPr="7B4121B4" w:rsidDel="008D26A9">
            <w:rPr>
              <w:rFonts w:cs="Arial"/>
            </w:rPr>
            <w:delText>Several dissemination platforms were used by countries such as: social media Facebook, LinkedIn, Twitter, Interactive</w:delText>
          </w:r>
          <w:r w:rsidRPr="7B4121B4" w:rsidDel="008D26A9">
            <w:rPr>
              <w:rFonts w:cs="Arial"/>
              <w:color w:val="000000" w:themeColor="text1"/>
            </w:rPr>
            <w:delText xml:space="preserve"> Database, Open access Free Download Facility, FTP, Geography Products, Map Books, ATLAS, Interactive Maps</w:delText>
          </w:r>
          <w:r w:rsidRPr="7B4121B4" w:rsidDel="008D26A9">
            <w:rPr>
              <w:rFonts w:cs="Arial"/>
            </w:rPr>
            <w:delText xml:space="preserve"> like </w:delText>
          </w:r>
          <w:r w:rsidRPr="7B4121B4" w:rsidDel="008D26A9">
            <w:rPr>
              <w:rFonts w:cs="Arial"/>
              <w:color w:val="000000" w:themeColor="text1"/>
            </w:rPr>
            <w:delText>Web Feature Service (WFS) and Web Map Service (WMS), E-Government, Mobile Technology (SMS).</w:delText>
          </w:r>
          <w:r w:rsidRPr="7B4121B4" w:rsidDel="008D26A9">
            <w:rPr>
              <w:rFonts w:cs="Arial"/>
            </w:rPr>
            <w:delText xml:space="preserve"> Other dissemination channels that can be considered include: </w:delText>
          </w:r>
        </w:del>
      </w:ins>
    </w:p>
    <w:p w14:paraId="1B7A1EFE" w14:textId="248649DB" w:rsidR="008D7DA7" w:rsidRPr="003E22C8" w:rsidDel="008D26A9" w:rsidRDefault="008D7DA7">
      <w:pPr>
        <w:pStyle w:val="ListParagraph"/>
        <w:spacing w:after="0" w:line="276" w:lineRule="auto"/>
        <w:jc w:val="both"/>
        <w:rPr>
          <w:ins w:id="13409" w:author="Pamela Kakande Nabukhonzo" w:date="2025-06-13T22:27:00Z"/>
          <w:del w:id="13410" w:author="Rachel Shipsey" w:date="2025-06-23T15:21:00Z"/>
          <w:rFonts w:cs="Arial"/>
        </w:rPr>
        <w:pPrChange w:id="13411" w:author="Rachel Shipsey" w:date="2025-06-23T15:41:00Z">
          <w:pPr>
            <w:pStyle w:val="NoSpacing"/>
            <w:spacing w:line="276" w:lineRule="auto"/>
            <w:ind w:left="720"/>
            <w:jc w:val="both"/>
          </w:pPr>
        </w:pPrChange>
      </w:pPr>
      <w:ins w:id="13412" w:author="Pamela Kakande Nabukhonzo" w:date="2025-06-13T22:27:00Z">
        <w:del w:id="13413" w:author="Rachel Shipsey" w:date="2025-06-23T15:21:00Z">
          <w:r w:rsidRPr="7B4121B4" w:rsidDel="008D26A9">
            <w:rPr>
              <w:rFonts w:cs="Arial"/>
              <w:b/>
              <w:bCs/>
            </w:rPr>
            <w:delText>1. Newspaper</w:delText>
          </w:r>
          <w:r w:rsidRPr="7B4121B4" w:rsidDel="008D26A9">
            <w:rPr>
              <w:rFonts w:cs="Arial"/>
            </w:rPr>
            <w:delText xml:space="preserve"> - newspapers-print and online publications, straight news articles, editorials, opinion pieces, or lifestyle features, can cover issues in depth including graphs, charts etc.</w:delText>
          </w:r>
        </w:del>
      </w:ins>
    </w:p>
    <w:p w14:paraId="3703A9AD" w14:textId="5D38724B" w:rsidR="008D7DA7" w:rsidRPr="003E22C8" w:rsidDel="008D26A9" w:rsidRDefault="008D7DA7">
      <w:pPr>
        <w:pStyle w:val="ListParagraph"/>
        <w:spacing w:after="0" w:line="276" w:lineRule="auto"/>
        <w:jc w:val="both"/>
        <w:rPr>
          <w:ins w:id="13414" w:author="Pamela Kakande Nabukhonzo" w:date="2025-06-13T22:27:00Z"/>
          <w:del w:id="13415" w:author="Rachel Shipsey" w:date="2025-06-23T15:21:00Z"/>
          <w:rFonts w:cs="Arial"/>
        </w:rPr>
        <w:pPrChange w:id="13416" w:author="Rachel Shipsey" w:date="2025-06-23T15:41:00Z">
          <w:pPr>
            <w:pStyle w:val="NoSpacing"/>
            <w:spacing w:line="276" w:lineRule="auto"/>
            <w:ind w:left="720"/>
            <w:jc w:val="both"/>
          </w:pPr>
        </w:pPrChange>
      </w:pPr>
      <w:ins w:id="13417" w:author="Pamela Kakande Nabukhonzo" w:date="2025-06-13T22:27:00Z">
        <w:del w:id="13418" w:author="Rachel Shipsey" w:date="2025-06-23T15:21:00Z">
          <w:r w:rsidRPr="7B4121B4" w:rsidDel="008D26A9">
            <w:rPr>
              <w:rFonts w:cs="Arial"/>
              <w:b/>
              <w:bCs/>
            </w:rPr>
            <w:delText>2. Press releases</w:delText>
          </w:r>
          <w:r w:rsidRPr="7B4121B4" w:rsidDel="008D26A9">
            <w:rPr>
              <w:rFonts w:cs="Arial"/>
            </w:rPr>
            <w:delText xml:space="preserve"> - designed to provide information to the media about a data release or a new data product. </w:delText>
          </w:r>
        </w:del>
      </w:ins>
    </w:p>
    <w:p w14:paraId="22911C8E" w14:textId="68B3BB41" w:rsidR="008D7DA7" w:rsidRPr="003E22C8" w:rsidDel="008D26A9" w:rsidRDefault="008D7DA7">
      <w:pPr>
        <w:pStyle w:val="ListParagraph"/>
        <w:spacing w:after="0" w:line="276" w:lineRule="auto"/>
        <w:jc w:val="both"/>
        <w:rPr>
          <w:ins w:id="13419" w:author="Pamela Kakande Nabukhonzo" w:date="2025-06-13T22:27:00Z"/>
          <w:del w:id="13420" w:author="Rachel Shipsey" w:date="2025-06-23T15:21:00Z"/>
          <w:rFonts w:cs="Arial"/>
        </w:rPr>
        <w:pPrChange w:id="13421" w:author="Rachel Shipsey" w:date="2025-06-23T15:41:00Z">
          <w:pPr>
            <w:pStyle w:val="NoSpacing"/>
            <w:spacing w:line="276" w:lineRule="auto"/>
            <w:ind w:left="720"/>
            <w:jc w:val="both"/>
          </w:pPr>
        </w:pPrChange>
      </w:pPr>
      <w:ins w:id="13422" w:author="Pamela Kakande Nabukhonzo" w:date="2025-06-13T22:27:00Z">
        <w:del w:id="13423" w:author="Rachel Shipsey" w:date="2025-06-23T15:21:00Z">
          <w:r w:rsidRPr="7B4121B4" w:rsidDel="008D26A9">
            <w:rPr>
              <w:rFonts w:cs="Arial"/>
              <w:b/>
              <w:bCs/>
            </w:rPr>
            <w:delText>3. Television and radio</w:delText>
          </w:r>
          <w:r w:rsidRPr="7B4121B4" w:rsidDel="008D26A9">
            <w:rPr>
              <w:rFonts w:cs="Arial"/>
            </w:rPr>
            <w:delText xml:space="preserve"> - coverage of news, current affairs, talk shows, or as part of regular programming, can be live coverage or pre-recorded, wide reach, can be in local language, Radio has the advantage of low cost. In preparation for a media interviewsinterview, consider the following: </w:delText>
          </w:r>
        </w:del>
      </w:ins>
    </w:p>
    <w:p w14:paraId="34012ABC" w14:textId="3B569A5E" w:rsidR="008D7DA7" w:rsidRPr="003E22C8" w:rsidDel="008D26A9" w:rsidRDefault="008D7DA7">
      <w:pPr>
        <w:pStyle w:val="ListParagraph"/>
        <w:spacing w:after="0" w:line="276" w:lineRule="auto"/>
        <w:jc w:val="both"/>
        <w:rPr>
          <w:ins w:id="13424" w:author="Pamela Kakande Nabukhonzo" w:date="2025-06-13T22:27:00Z"/>
          <w:del w:id="13425" w:author="Rachel Shipsey" w:date="2025-06-23T15:21:00Z"/>
          <w:rFonts w:cs="Arial"/>
        </w:rPr>
        <w:pPrChange w:id="13426" w:author="Rachel Shipsey" w:date="2025-06-23T15:41:00Z">
          <w:pPr>
            <w:pStyle w:val="NoSpacing"/>
            <w:numPr>
              <w:numId w:val="1"/>
            </w:numPr>
            <w:spacing w:line="276" w:lineRule="auto"/>
            <w:ind w:left="1440" w:hanging="360"/>
            <w:jc w:val="both"/>
          </w:pPr>
        </w:pPrChange>
      </w:pPr>
      <w:ins w:id="13427" w:author="Pamela Kakande Nabukhonzo" w:date="2025-06-13T22:27:00Z">
        <w:del w:id="13428" w:author="Rachel Shipsey" w:date="2025-06-23T15:21:00Z">
          <w:r w:rsidRPr="7B4121B4" w:rsidDel="008D26A9">
            <w:rPr>
              <w:rFonts w:cs="Arial"/>
            </w:rPr>
            <w:delText xml:space="preserve">Which media? </w:delText>
          </w:r>
        </w:del>
      </w:ins>
    </w:p>
    <w:p w14:paraId="2BD13C26" w14:textId="617109B5" w:rsidR="008D7DA7" w:rsidRPr="003E22C8" w:rsidDel="008D26A9" w:rsidRDefault="008D7DA7">
      <w:pPr>
        <w:pStyle w:val="ListParagraph"/>
        <w:spacing w:after="0" w:line="276" w:lineRule="auto"/>
        <w:jc w:val="both"/>
        <w:rPr>
          <w:ins w:id="13429" w:author="Pamela Kakande Nabukhonzo" w:date="2025-06-13T22:27:00Z"/>
          <w:del w:id="13430" w:author="Rachel Shipsey" w:date="2025-06-23T15:21:00Z"/>
          <w:rFonts w:cs="Arial"/>
        </w:rPr>
        <w:pPrChange w:id="13431" w:author="Rachel Shipsey" w:date="2025-06-23T15:41:00Z">
          <w:pPr>
            <w:pStyle w:val="NoSpacing"/>
            <w:numPr>
              <w:numId w:val="1"/>
            </w:numPr>
            <w:spacing w:line="276" w:lineRule="auto"/>
            <w:ind w:left="1440" w:hanging="360"/>
            <w:jc w:val="both"/>
          </w:pPr>
        </w:pPrChange>
      </w:pPr>
      <w:ins w:id="13432" w:author="Pamela Kakande Nabukhonzo" w:date="2025-06-13T22:27:00Z">
        <w:del w:id="13433" w:author="Rachel Shipsey" w:date="2025-06-23T15:21:00Z">
          <w:r w:rsidRPr="7B4121B4" w:rsidDel="008D26A9">
            <w:rPr>
              <w:rFonts w:cs="Arial"/>
            </w:rPr>
            <w:delText xml:space="preserve">What is the topic/ angle? </w:delText>
          </w:r>
        </w:del>
      </w:ins>
    </w:p>
    <w:p w14:paraId="14FD4D15" w14:textId="17AA54DD" w:rsidR="008D7DA7" w:rsidRPr="003E22C8" w:rsidDel="008D26A9" w:rsidRDefault="008D7DA7">
      <w:pPr>
        <w:pStyle w:val="ListParagraph"/>
        <w:spacing w:after="0" w:line="276" w:lineRule="auto"/>
        <w:jc w:val="both"/>
        <w:rPr>
          <w:ins w:id="13434" w:author="Pamela Kakande Nabukhonzo" w:date="2025-06-13T22:27:00Z"/>
          <w:del w:id="13435" w:author="Rachel Shipsey" w:date="2025-06-23T15:21:00Z"/>
          <w:rFonts w:cs="Arial"/>
        </w:rPr>
        <w:pPrChange w:id="13436" w:author="Rachel Shipsey" w:date="2025-06-23T15:41:00Z">
          <w:pPr>
            <w:pStyle w:val="NoSpacing"/>
            <w:numPr>
              <w:numId w:val="1"/>
            </w:numPr>
            <w:spacing w:line="276" w:lineRule="auto"/>
            <w:ind w:left="1440" w:hanging="360"/>
            <w:jc w:val="both"/>
          </w:pPr>
        </w:pPrChange>
      </w:pPr>
      <w:ins w:id="13437" w:author="Pamela Kakande Nabukhonzo" w:date="2025-06-13T22:27:00Z">
        <w:del w:id="13438" w:author="Rachel Shipsey" w:date="2025-06-23T15:21:00Z">
          <w:r w:rsidRPr="7B4121B4" w:rsidDel="008D26A9">
            <w:rPr>
              <w:rFonts w:cs="Arial"/>
            </w:rPr>
            <w:delText xml:space="preserve">Who is the reporter? </w:delText>
          </w:r>
        </w:del>
      </w:ins>
    </w:p>
    <w:p w14:paraId="5482D8D9" w14:textId="49050678" w:rsidR="008D7DA7" w:rsidRPr="003E22C8" w:rsidDel="008D26A9" w:rsidRDefault="008D7DA7">
      <w:pPr>
        <w:pStyle w:val="ListParagraph"/>
        <w:spacing w:after="0" w:line="276" w:lineRule="auto"/>
        <w:jc w:val="both"/>
        <w:rPr>
          <w:ins w:id="13439" w:author="Pamela Kakande Nabukhonzo" w:date="2025-06-13T22:27:00Z"/>
          <w:del w:id="13440" w:author="Rachel Shipsey" w:date="2025-06-23T15:21:00Z"/>
          <w:rFonts w:cs="Arial"/>
        </w:rPr>
        <w:pPrChange w:id="13441" w:author="Rachel Shipsey" w:date="2025-06-23T15:41:00Z">
          <w:pPr>
            <w:pStyle w:val="NoSpacing"/>
            <w:numPr>
              <w:numId w:val="1"/>
            </w:numPr>
            <w:spacing w:line="276" w:lineRule="auto"/>
            <w:ind w:left="1440" w:hanging="360"/>
            <w:jc w:val="both"/>
          </w:pPr>
        </w:pPrChange>
      </w:pPr>
      <w:ins w:id="13442" w:author="Pamela Kakande Nabukhonzo" w:date="2025-06-13T22:27:00Z">
        <w:del w:id="13443" w:author="Rachel Shipsey" w:date="2025-06-23T15:21:00Z">
          <w:r w:rsidRPr="7B4121B4" w:rsidDel="008D26A9">
            <w:rPr>
              <w:rFonts w:cs="Arial"/>
            </w:rPr>
            <w:delText xml:space="preserve">Will the interview be live or recorded? </w:delText>
          </w:r>
        </w:del>
      </w:ins>
    </w:p>
    <w:p w14:paraId="3AC5DBD7" w14:textId="0C295831" w:rsidR="008D7DA7" w:rsidRPr="003E22C8" w:rsidDel="008D26A9" w:rsidRDefault="008D7DA7">
      <w:pPr>
        <w:pStyle w:val="ListParagraph"/>
        <w:spacing w:after="0" w:line="276" w:lineRule="auto"/>
        <w:jc w:val="both"/>
        <w:rPr>
          <w:ins w:id="13444" w:author="Pamela Kakande Nabukhonzo" w:date="2025-06-13T22:27:00Z"/>
          <w:del w:id="13445" w:author="Rachel Shipsey" w:date="2025-06-23T15:21:00Z"/>
          <w:rFonts w:cs="Arial"/>
        </w:rPr>
        <w:pPrChange w:id="13446" w:author="Rachel Shipsey" w:date="2025-06-23T15:41:00Z">
          <w:pPr>
            <w:pStyle w:val="NoSpacing"/>
            <w:numPr>
              <w:numId w:val="1"/>
            </w:numPr>
            <w:spacing w:line="276" w:lineRule="auto"/>
            <w:ind w:left="1440" w:hanging="360"/>
            <w:jc w:val="both"/>
          </w:pPr>
        </w:pPrChange>
      </w:pPr>
      <w:ins w:id="13447" w:author="Pamela Kakande Nabukhonzo" w:date="2025-06-13T22:27:00Z">
        <w:del w:id="13448" w:author="Rachel Shipsey" w:date="2025-06-23T15:21:00Z">
          <w:r w:rsidRPr="7B4121B4" w:rsidDel="008D26A9">
            <w:rPr>
              <w:rFonts w:cs="Arial"/>
            </w:rPr>
            <w:delText xml:space="preserve">Where is it? </w:delText>
          </w:r>
        </w:del>
      </w:ins>
    </w:p>
    <w:p w14:paraId="538FAD3B" w14:textId="251F1017" w:rsidR="008D7DA7" w:rsidRPr="003E22C8" w:rsidDel="008D26A9" w:rsidRDefault="008D7DA7">
      <w:pPr>
        <w:pStyle w:val="ListParagraph"/>
        <w:spacing w:after="0" w:line="276" w:lineRule="auto"/>
        <w:jc w:val="both"/>
        <w:rPr>
          <w:ins w:id="13449" w:author="Pamela Kakande Nabukhonzo" w:date="2025-06-13T22:27:00Z"/>
          <w:del w:id="13450" w:author="Rachel Shipsey" w:date="2025-06-23T15:21:00Z"/>
          <w:rFonts w:cs="Arial"/>
        </w:rPr>
        <w:pPrChange w:id="13451" w:author="Rachel Shipsey" w:date="2025-06-23T15:41:00Z">
          <w:pPr>
            <w:pStyle w:val="NoSpacing"/>
            <w:numPr>
              <w:numId w:val="1"/>
            </w:numPr>
            <w:spacing w:line="276" w:lineRule="auto"/>
            <w:ind w:left="1440" w:hanging="360"/>
            <w:jc w:val="both"/>
          </w:pPr>
        </w:pPrChange>
      </w:pPr>
      <w:ins w:id="13452" w:author="Pamela Kakande Nabukhonzo" w:date="2025-06-13T22:27:00Z">
        <w:del w:id="13453" w:author="Rachel Shipsey" w:date="2025-06-23T15:21:00Z">
          <w:r w:rsidRPr="7B4121B4" w:rsidDel="008D26A9">
            <w:rPr>
              <w:rFonts w:cs="Arial"/>
            </w:rPr>
            <w:delText xml:space="preserve">When is it? </w:delText>
          </w:r>
        </w:del>
      </w:ins>
    </w:p>
    <w:p w14:paraId="49F5A060" w14:textId="59B5FE4F" w:rsidR="008D7DA7" w:rsidRPr="003E22C8" w:rsidDel="008D26A9" w:rsidRDefault="008D7DA7">
      <w:pPr>
        <w:pStyle w:val="ListParagraph"/>
        <w:spacing w:after="0" w:line="276" w:lineRule="auto"/>
        <w:jc w:val="both"/>
        <w:rPr>
          <w:ins w:id="13454" w:author="Pamela Kakande Nabukhonzo" w:date="2025-06-13T22:27:00Z"/>
          <w:del w:id="13455" w:author="Rachel Shipsey" w:date="2025-06-23T15:21:00Z"/>
          <w:rFonts w:cs="Arial"/>
        </w:rPr>
        <w:pPrChange w:id="13456" w:author="Rachel Shipsey" w:date="2025-06-23T15:41:00Z">
          <w:pPr>
            <w:pStyle w:val="NoSpacing"/>
            <w:numPr>
              <w:numId w:val="1"/>
            </w:numPr>
            <w:spacing w:line="276" w:lineRule="auto"/>
            <w:ind w:left="1440" w:hanging="360"/>
            <w:jc w:val="both"/>
          </w:pPr>
        </w:pPrChange>
      </w:pPr>
      <w:ins w:id="13457" w:author="Pamela Kakande Nabukhonzo" w:date="2025-06-13T22:27:00Z">
        <w:del w:id="13458" w:author="Rachel Shipsey" w:date="2025-06-23T15:21:00Z">
          <w:r w:rsidRPr="7B4121B4" w:rsidDel="008D26A9">
            <w:rPr>
              <w:rFonts w:cs="Arial"/>
            </w:rPr>
            <w:delText xml:space="preserve">When will the story be published/ aired? </w:delText>
          </w:r>
        </w:del>
      </w:ins>
    </w:p>
    <w:p w14:paraId="6F166AF3" w14:textId="2F197176" w:rsidR="008D7DA7" w:rsidRPr="003E22C8" w:rsidDel="008D26A9" w:rsidRDefault="008D7DA7">
      <w:pPr>
        <w:pStyle w:val="ListParagraph"/>
        <w:spacing w:after="0" w:line="276" w:lineRule="auto"/>
        <w:jc w:val="both"/>
        <w:rPr>
          <w:ins w:id="13459" w:author="Pamela Kakande Nabukhonzo" w:date="2025-06-13T22:27:00Z"/>
          <w:del w:id="13460" w:author="Rachel Shipsey" w:date="2025-06-23T15:21:00Z"/>
          <w:rFonts w:cs="Arial"/>
        </w:rPr>
        <w:pPrChange w:id="13461" w:author="Rachel Shipsey" w:date="2025-06-23T15:41:00Z">
          <w:pPr>
            <w:pStyle w:val="NoSpacing"/>
            <w:spacing w:line="276" w:lineRule="auto"/>
            <w:ind w:left="720"/>
            <w:jc w:val="both"/>
          </w:pPr>
        </w:pPrChange>
      </w:pPr>
      <w:ins w:id="13462" w:author="Pamela Kakande Nabukhonzo" w:date="2025-06-13T22:27:00Z">
        <w:del w:id="13463" w:author="Rachel Shipsey" w:date="2025-06-23T15:21:00Z">
          <w:r w:rsidRPr="7B4121B4" w:rsidDel="008D26A9">
            <w:rPr>
              <w:rFonts w:cs="Arial"/>
              <w:b/>
              <w:bCs/>
            </w:rPr>
            <w:delText>4. Web dissemination</w:delText>
          </w:r>
          <w:r w:rsidRPr="7B4121B4" w:rsidDel="008D26A9">
            <w:rPr>
              <w:rFonts w:cs="Arial"/>
            </w:rPr>
            <w:delText xml:space="preserve"> - the internet facilitates faster and wider dissemination of census data at relatively low cost, Online platforms-website of NSO, social media, blogs, The NSO web page and electronic data products should maintain the same look and feel as other dissemination materials. All printed census products should also be available on the NSO website to ensure standardized outputs.</w:delText>
          </w:r>
        </w:del>
      </w:ins>
    </w:p>
    <w:p w14:paraId="4A11D195" w14:textId="19689C11" w:rsidR="008D7DA7" w:rsidRPr="003E22C8" w:rsidDel="008D26A9" w:rsidRDefault="008D7DA7">
      <w:pPr>
        <w:pStyle w:val="ListParagraph"/>
        <w:spacing w:after="0" w:line="276" w:lineRule="auto"/>
        <w:jc w:val="both"/>
        <w:rPr>
          <w:ins w:id="13464" w:author="Pamela Kakande Nabukhonzo" w:date="2025-06-13T22:27:00Z"/>
          <w:del w:id="13465" w:author="Rachel Shipsey" w:date="2025-06-23T15:21:00Z"/>
          <w:rFonts w:cs="Arial"/>
        </w:rPr>
        <w:pPrChange w:id="13466" w:author="Rachel Shipsey" w:date="2025-06-23T15:41:00Z">
          <w:pPr>
            <w:pStyle w:val="NoSpacing"/>
            <w:spacing w:line="276" w:lineRule="auto"/>
            <w:ind w:left="720"/>
            <w:jc w:val="both"/>
          </w:pPr>
        </w:pPrChange>
      </w:pPr>
      <w:ins w:id="13467" w:author="Pamela Kakande Nabukhonzo" w:date="2025-06-13T22:27:00Z">
        <w:del w:id="13468" w:author="Rachel Shipsey" w:date="2025-06-23T15:21:00Z">
          <w:r w:rsidRPr="7B4121B4" w:rsidDel="008D26A9">
            <w:rPr>
              <w:rFonts w:cs="Arial"/>
              <w:b/>
              <w:bCs/>
            </w:rPr>
            <w:delText>5. Online data access</w:delText>
          </w:r>
          <w:r w:rsidRPr="7B4121B4" w:rsidDel="008D26A9">
            <w:rPr>
              <w:rFonts w:cs="Arial"/>
            </w:rPr>
            <w:delText>- can be either static or interactive platforms like Census-Info visualization.</w:delText>
          </w:r>
        </w:del>
      </w:ins>
    </w:p>
    <w:p w14:paraId="28A20AC9" w14:textId="551B145E" w:rsidR="008D7DA7" w:rsidRPr="003E22C8" w:rsidDel="008D26A9" w:rsidRDefault="008D7DA7">
      <w:pPr>
        <w:pStyle w:val="ListParagraph"/>
        <w:spacing w:after="0" w:line="276" w:lineRule="auto"/>
        <w:jc w:val="both"/>
        <w:rPr>
          <w:ins w:id="13469" w:author="Pamela Kakande Nabukhonzo" w:date="2025-06-13T22:27:00Z"/>
          <w:del w:id="13470" w:author="Rachel Shipsey" w:date="2025-06-23T15:21:00Z"/>
          <w:rFonts w:cs="Arial"/>
        </w:rPr>
        <w:pPrChange w:id="13471" w:author="Rachel Shipsey" w:date="2025-06-23T15:41:00Z">
          <w:pPr>
            <w:spacing w:line="276" w:lineRule="auto"/>
            <w:ind w:left="720"/>
            <w:jc w:val="both"/>
          </w:pPr>
        </w:pPrChange>
      </w:pPr>
      <w:ins w:id="13472" w:author="Pamela Kakande Nabukhonzo" w:date="2025-06-13T22:27:00Z">
        <w:del w:id="13473" w:author="Rachel Shipsey" w:date="2025-06-23T15:21:00Z">
          <w:r w:rsidRPr="7B4121B4" w:rsidDel="008D26A9">
            <w:rPr>
              <w:rFonts w:cs="Arial"/>
              <w:b/>
              <w:bCs/>
            </w:rPr>
            <w:delText>6. Other dissemination approaches</w:delText>
          </w:r>
          <w:r w:rsidRPr="7B4121B4" w:rsidDel="008D26A9">
            <w:rPr>
              <w:rFonts w:cs="Arial"/>
            </w:rPr>
            <w:delText xml:space="preserve"> - Public dissemination/launch events –invite NSO leadership (including local level), government leaders (including local governments), community leaders, other key stakeholders; Publications, Excel Tables, Other electronic products -USB, DVD which include publications, Dissemination workshops/ training at national, and sub-national levels, Workshops for thematic areas (e.g., Disability, Labor Force, Gender, etc.)</w:delText>
          </w:r>
        </w:del>
      </w:ins>
    </w:p>
    <w:p w14:paraId="6B8489B3" w14:textId="15830CB4" w:rsidR="008D7DA7" w:rsidRPr="003E22C8" w:rsidDel="008D26A9" w:rsidRDefault="008D7DA7">
      <w:pPr>
        <w:pStyle w:val="ListParagraph"/>
        <w:spacing w:after="0" w:line="276" w:lineRule="auto"/>
        <w:jc w:val="both"/>
        <w:rPr>
          <w:ins w:id="13474" w:author="Pamela Kakande Nabukhonzo" w:date="2025-06-13T22:27:00Z"/>
          <w:del w:id="13475" w:author="Rachel Shipsey" w:date="2025-06-23T15:21:00Z"/>
          <w:rFonts w:cs="Arial"/>
        </w:rPr>
        <w:pPrChange w:id="13476" w:author="Rachel Shipsey" w:date="2025-06-23T15:41:00Z">
          <w:pPr>
            <w:pStyle w:val="NoSpacing"/>
            <w:spacing w:line="276" w:lineRule="auto"/>
            <w:jc w:val="both"/>
          </w:pPr>
        </w:pPrChange>
      </w:pPr>
      <w:ins w:id="13477" w:author="Pamela Kakande Nabukhonzo" w:date="2025-06-13T22:27:00Z">
        <w:del w:id="13478" w:author="Rachel Shipsey" w:date="2025-06-23T15:21:00Z">
          <w:r w:rsidRPr="003E22C8" w:rsidDel="008D26A9">
            <w:rPr>
              <w:rFonts w:cs="Arial"/>
            </w:rPr>
            <w:delText xml:space="preserve"> </w:delText>
          </w:r>
          <w:r w:rsidRPr="003E22C8" w:rsidDel="008D26A9">
            <w:rPr>
              <w:rFonts w:cs="Arial"/>
              <w:color w:val="000000" w:themeColor="text1"/>
            </w:rPr>
            <w:delText xml:space="preserve">Other Population dissemination platforms include: </w:delText>
          </w:r>
        </w:del>
      </w:ins>
    </w:p>
    <w:p w14:paraId="56A37935" w14:textId="4885B9A6" w:rsidR="008D7DA7" w:rsidRPr="003E22C8" w:rsidDel="008D26A9" w:rsidRDefault="008D7DA7">
      <w:pPr>
        <w:pStyle w:val="ListParagraph"/>
        <w:spacing w:after="0" w:line="276" w:lineRule="auto"/>
        <w:jc w:val="both"/>
        <w:rPr>
          <w:ins w:id="13479" w:author="Pamela Kakande Nabukhonzo" w:date="2025-06-13T22:27:00Z"/>
          <w:del w:id="13480" w:author="Rachel Shipsey" w:date="2025-06-23T15:21:00Z"/>
          <w:rFonts w:cs="Arial"/>
        </w:rPr>
        <w:pPrChange w:id="13481" w:author="Rachel Shipsey" w:date="2025-06-23T15:41:00Z">
          <w:pPr>
            <w:pStyle w:val="ListParagraph"/>
            <w:numPr>
              <w:numId w:val="68"/>
            </w:numPr>
            <w:spacing w:line="276" w:lineRule="auto"/>
            <w:ind w:hanging="360"/>
            <w:jc w:val="both"/>
          </w:pPr>
        </w:pPrChange>
      </w:pPr>
      <w:ins w:id="13482" w:author="Pamela Kakande Nabukhonzo" w:date="2025-06-13T22:27:00Z">
        <w:del w:id="13483" w:author="Rachel Shipsey" w:date="2025-06-23T15:21:00Z">
          <w:r w:rsidRPr="003E22C8" w:rsidDel="008D26A9">
            <w:rPr>
              <w:rFonts w:cs="Arial"/>
              <w:b/>
              <w:bCs/>
              <w:color w:val="000000" w:themeColor="text1"/>
            </w:rPr>
            <w:delText>IPUMS</w:delText>
          </w:r>
          <w:r w:rsidRPr="003E22C8" w:rsidDel="008D26A9">
            <w:rPr>
              <w:rFonts w:cs="Arial"/>
              <w:color w:val="000000" w:themeColor="text1"/>
            </w:rPr>
            <w:delText>-which provides census and survey data from around the world integrated across time and space. Its integration and documentation make it easy to study change, conduct comparative research, merge information across data types, and analyze individuals within family and community contexts. The data and services are available free of charge. The application was developed by the University of Minnesota.</w:delText>
          </w:r>
        </w:del>
      </w:ins>
    </w:p>
    <w:p w14:paraId="586DD6B8" w14:textId="6BFEE4CC" w:rsidR="008D7DA7" w:rsidRPr="003E22C8" w:rsidDel="008D26A9" w:rsidRDefault="008D7DA7">
      <w:pPr>
        <w:pStyle w:val="ListParagraph"/>
        <w:spacing w:after="0" w:line="276" w:lineRule="auto"/>
        <w:jc w:val="both"/>
        <w:rPr>
          <w:ins w:id="13484" w:author="Pamela Kakande Nabukhonzo" w:date="2025-06-13T22:27:00Z"/>
          <w:del w:id="13485" w:author="Rachel Shipsey" w:date="2025-06-23T15:21:00Z"/>
          <w:rFonts w:cs="Arial"/>
        </w:rPr>
        <w:pPrChange w:id="13486" w:author="Rachel Shipsey" w:date="2025-06-23T15:41:00Z">
          <w:pPr>
            <w:pStyle w:val="ListParagraph"/>
            <w:numPr>
              <w:numId w:val="68"/>
            </w:numPr>
            <w:spacing w:line="276" w:lineRule="auto"/>
            <w:ind w:hanging="360"/>
            <w:jc w:val="both"/>
          </w:pPr>
        </w:pPrChange>
      </w:pPr>
      <w:ins w:id="13487" w:author="Pamela Kakande Nabukhonzo" w:date="2025-06-13T22:27:00Z">
        <w:del w:id="13488" w:author="Rachel Shipsey" w:date="2025-06-23T15:21:00Z">
          <w:r w:rsidRPr="003E22C8" w:rsidDel="008D26A9">
            <w:rPr>
              <w:rFonts w:cs="Arial"/>
              <w:b/>
              <w:bCs/>
              <w:color w:val="000000" w:themeColor="text1"/>
            </w:rPr>
            <w:delText xml:space="preserve">REDATAM </w:delText>
          </w:r>
          <w:r w:rsidRPr="003E22C8" w:rsidDel="008D26A9">
            <w:rPr>
              <w:rFonts w:cs="Arial"/>
            </w:rPr>
            <w:delText>(Retrieval of DATa for small Areas by Microcomputer) -for files of micro-data and user-defined outputs</w:delText>
          </w:r>
          <w:r w:rsidRPr="003E22C8" w:rsidDel="008D26A9">
            <w:rPr>
              <w:rFonts w:cs="Arial"/>
              <w:b/>
              <w:bCs/>
              <w:color w:val="000000" w:themeColor="text1"/>
            </w:rPr>
            <w:delText xml:space="preserve">. </w:delText>
          </w:r>
          <w:r w:rsidRPr="003E22C8" w:rsidDel="008D26A9">
            <w:rPr>
              <w:rFonts w:cs="Arial"/>
              <w:color w:val="000000" w:themeColor="text1"/>
            </w:rPr>
            <w:delText xml:space="preserve"> It is a Statistical software for microdata processing of population and household censuses, surveys, and vital statistics.</w:delText>
          </w:r>
          <w:r w:rsidRPr="003E22C8" w:rsidDel="008D26A9">
            <w:rPr>
              <w:rFonts w:cs="Arial"/>
            </w:rPr>
            <w:delText xml:space="preserve"> </w:delText>
          </w:r>
          <w:r w:rsidRPr="003E22C8" w:rsidDel="008D26A9">
            <w:rPr>
              <w:rFonts w:cs="Arial"/>
              <w:color w:val="000000" w:themeColor="text1"/>
            </w:rPr>
            <w:delText xml:space="preserve">It was developed by the CELADE Population and Development Division of ECLAC United Nations. It is distributed free of charge. It has elements that make it a powerful tool for instance it allows the processing, analysis, and dissemination of data. </w:delText>
          </w:r>
        </w:del>
      </w:ins>
    </w:p>
    <w:p w14:paraId="08D34356" w14:textId="50A27192" w:rsidR="008D7DA7" w:rsidRPr="003E22C8" w:rsidDel="008D26A9" w:rsidRDefault="008D7DA7">
      <w:pPr>
        <w:pStyle w:val="ListParagraph"/>
        <w:spacing w:after="0" w:line="276" w:lineRule="auto"/>
        <w:jc w:val="both"/>
        <w:rPr>
          <w:ins w:id="13489" w:author="Pamela Kakande Nabukhonzo" w:date="2025-06-13T22:27:00Z"/>
          <w:del w:id="13490" w:author="Rachel Shipsey" w:date="2025-06-23T15:21:00Z"/>
          <w:rFonts w:cs="Arial"/>
        </w:rPr>
        <w:pPrChange w:id="13491" w:author="Rachel Shipsey" w:date="2025-06-23T15:41:00Z">
          <w:pPr>
            <w:pStyle w:val="ListParagraph"/>
            <w:numPr>
              <w:numId w:val="68"/>
            </w:numPr>
            <w:spacing w:line="276" w:lineRule="auto"/>
            <w:ind w:hanging="360"/>
            <w:jc w:val="both"/>
          </w:pPr>
        </w:pPrChange>
      </w:pPr>
      <w:ins w:id="13492" w:author="Pamela Kakande Nabukhonzo" w:date="2025-06-13T22:27:00Z">
        <w:del w:id="13493" w:author="Rachel Shipsey" w:date="2025-06-23T15:21:00Z">
          <w:r w:rsidRPr="003E22C8" w:rsidDel="008D26A9">
            <w:rPr>
              <w:rFonts w:cs="Arial"/>
              <w:b/>
              <w:bCs/>
              <w:color w:val="000000" w:themeColor="text1"/>
            </w:rPr>
            <w:delText xml:space="preserve">National Portals- </w:delText>
          </w:r>
          <w:r w:rsidRPr="003E22C8" w:rsidDel="008D26A9">
            <w:rPr>
              <w:rFonts w:cs="Arial"/>
              <w:color w:val="000000" w:themeColor="text1"/>
            </w:rPr>
            <w:delText xml:space="preserve">Various portals are also developed ant National Level for dissemination of census products. For instance, Esri has been engaged with UNFPA on the Population Data Platform (PDP), Covid Hub and overall use of GIS to expand and support UNFPA mission. Additionally, Esri has also been engaged in working directly with countries aiding in work of integration of statistical and geospatial information and modernization with GIS. </w:delText>
          </w:r>
        </w:del>
      </w:ins>
    </w:p>
    <w:p w14:paraId="2BCB02B3" w14:textId="50D99099" w:rsidR="008D7DA7" w:rsidRPr="003E22C8" w:rsidDel="008D26A9" w:rsidRDefault="008D7DA7">
      <w:pPr>
        <w:pStyle w:val="ListParagraph"/>
        <w:spacing w:after="0" w:line="276" w:lineRule="auto"/>
        <w:jc w:val="both"/>
        <w:rPr>
          <w:ins w:id="13494" w:author="Pamela Kakande Nabukhonzo" w:date="2025-06-13T22:27:00Z"/>
          <w:del w:id="13495" w:author="Rachel Shipsey" w:date="2025-06-23T15:21:00Z"/>
          <w:rFonts w:cs="Arial"/>
        </w:rPr>
        <w:pPrChange w:id="13496" w:author="Rachel Shipsey" w:date="2025-06-23T15:41:00Z">
          <w:pPr>
            <w:pStyle w:val="ListParagraph"/>
            <w:numPr>
              <w:numId w:val="68"/>
            </w:numPr>
            <w:spacing w:line="276" w:lineRule="auto"/>
            <w:ind w:hanging="360"/>
            <w:jc w:val="both"/>
          </w:pPr>
        </w:pPrChange>
      </w:pPr>
      <w:ins w:id="13497" w:author="Pamela Kakande Nabukhonzo" w:date="2025-06-13T22:27:00Z">
        <w:del w:id="13498" w:author="Rachel Shipsey" w:date="2025-06-23T15:21:00Z">
          <w:r w:rsidRPr="7B4121B4" w:rsidDel="008D26A9">
            <w:rPr>
              <w:rFonts w:cs="Arial"/>
              <w:b/>
              <w:bCs/>
              <w:color w:val="000000" w:themeColor="text1"/>
            </w:rPr>
            <w:delText>Data for Action: Population Data Portal:</w:delText>
          </w:r>
          <w:r w:rsidRPr="7B4121B4" w:rsidDel="008D26A9">
            <w:rPr>
              <w:rFonts w:cs="Arial"/>
              <w:color w:val="000000" w:themeColor="text1"/>
            </w:rPr>
            <w:delText xml:space="preserve"> it includes a geospatial dimension with highest quality GIS attributes. It combines population data with development indicators to map and Leave No One Behind (LNOB). It also combines population data with service locations to evaluate coverage of service delivery. </w:delText>
          </w:r>
        </w:del>
      </w:ins>
    </w:p>
    <w:p w14:paraId="290D6530" w14:textId="1DF52EA7" w:rsidR="008D7DA7" w:rsidDel="008D26A9" w:rsidRDefault="008D7DA7">
      <w:pPr>
        <w:pStyle w:val="ListParagraph"/>
        <w:spacing w:after="0" w:line="276" w:lineRule="auto"/>
        <w:jc w:val="both"/>
        <w:rPr>
          <w:ins w:id="13499" w:author="Pamela Kakande Nabukhonzo" w:date="2025-06-09T16:58:00Z"/>
          <w:del w:id="13500" w:author="Rachel Shipsey" w:date="2025-06-23T15:21:00Z"/>
        </w:rPr>
        <w:pPrChange w:id="13501" w:author="Rachel Shipsey" w:date="2025-06-23T15:41:00Z">
          <w:pPr>
            <w:jc w:val="both"/>
          </w:pPr>
        </w:pPrChange>
      </w:pPr>
    </w:p>
    <w:p w14:paraId="09CD4D0C" w14:textId="025E2196" w:rsidR="001B57C4" w:rsidRPr="00172F49" w:rsidDel="008D26A9" w:rsidRDefault="001B57C4">
      <w:pPr>
        <w:pStyle w:val="ListParagraph"/>
        <w:spacing w:after="0" w:line="276" w:lineRule="auto"/>
        <w:jc w:val="both"/>
        <w:rPr>
          <w:del w:id="13502" w:author="Rachel Shipsey" w:date="2025-06-23T15:21:00Z"/>
          <w:moveTo w:id="13503" w:author="Pamela Kakande Nabukhonzo" w:date="2025-06-09T16:58:00Z"/>
          <w:rFonts w:cs="Arial"/>
        </w:rPr>
        <w:pPrChange w:id="13504" w:author="Rachel Shipsey" w:date="2025-06-23T15:41:00Z">
          <w:pPr>
            <w:jc w:val="both"/>
          </w:pPr>
        </w:pPrChange>
      </w:pPr>
      <w:moveToRangeStart w:id="13505" w:author="Pamela Kakande Nabukhonzo" w:date="2025-06-09T16:58:00Z" w:name="move200380717"/>
      <w:moveTo w:id="13506" w:author="Pamela Kakande Nabukhonzo" w:date="2025-06-09T16:58:00Z">
        <w:del w:id="13507" w:author="Rachel Shipsey" w:date="2025-06-23T15:21:00Z">
          <w:r w:rsidRPr="00172F49" w:rsidDel="008D26A9">
            <w:rPr>
              <w:rFonts w:cs="Arial"/>
            </w:rPr>
            <w:delText xml:space="preserve">After implementation of all census processes, several items are archived for future reference and use. These includes archiving of non-statistical data, statistical data, and various materials. Statistical data to be archived includes individual records. </w:delText>
          </w:r>
        </w:del>
      </w:moveTo>
      <w:ins w:id="13508" w:author="Pamela Kakande Nabukhonzo" w:date="2025-06-09T20:08:00Z">
        <w:del w:id="13509" w:author="Rachel Shipsey" w:date="2025-06-23T15:21:00Z">
          <w:r w:rsidR="00772A7C" w:rsidRPr="00772A7C" w:rsidDel="008D26A9">
            <w:rPr>
              <w:rFonts w:cs="Arial"/>
            </w:rPr>
            <w:delText xml:space="preserve">The goal of implementing good archiving practices is to keep individual census records safe and available for future use by the government, researchers, and the various census stakeholders. </w:delText>
          </w:r>
        </w:del>
      </w:ins>
      <w:moveTo w:id="13510" w:author="Pamela Kakande Nabukhonzo" w:date="2025-06-09T16:58:00Z">
        <w:del w:id="13511" w:author="Rachel Shipsey" w:date="2025-06-23T15:21:00Z">
          <w:r w:rsidRPr="00172F49" w:rsidDel="008D26A9">
            <w:rPr>
              <w:rFonts w:cs="Arial"/>
            </w:rPr>
            <w:delText>Technology and digital gadgets get obsolete at a higher rate compared to paper which may result into loss of census information sooner than expected. Therefore, in a digital census both electronic and non-electronic materials require to be archived.</w:delText>
          </w:r>
        </w:del>
      </w:moveTo>
    </w:p>
    <w:moveToRangeEnd w:id="13505"/>
    <w:p w14:paraId="3A688B23" w14:textId="0C42772C" w:rsidR="008016A1" w:rsidDel="008D26A9" w:rsidRDefault="008016A1">
      <w:pPr>
        <w:pStyle w:val="ListParagraph"/>
        <w:spacing w:after="0" w:line="276" w:lineRule="auto"/>
        <w:jc w:val="both"/>
        <w:rPr>
          <w:ins w:id="13512" w:author="Pamela Kakande Nabukhonzo" w:date="2025-06-08T22:43:00Z"/>
          <w:del w:id="13513" w:author="Rachel Shipsey" w:date="2025-06-23T15:21:00Z"/>
        </w:rPr>
        <w:pPrChange w:id="13514" w:author="Rachel Shipsey" w:date="2025-06-23T15:41:00Z">
          <w:pPr/>
        </w:pPrChange>
      </w:pPr>
      <w:ins w:id="13515" w:author="Pamela Kakande Nabukhonzo" w:date="2025-06-08T22:30:00Z">
        <w:del w:id="13516" w:author="Rachel Shipsey" w:date="2025-06-23T15:21:00Z">
          <w:r w:rsidDel="008D26A9">
            <w:delText>In this chapter we discuss</w:delText>
          </w:r>
        </w:del>
      </w:ins>
      <w:ins w:id="13517" w:author="Pamela Kakande Nabukhonzo" w:date="2025-06-09T19:26:00Z">
        <w:del w:id="13518" w:author="Rachel Shipsey" w:date="2025-06-23T15:21:00Z">
          <w:r w:rsidR="006E029A" w:rsidRPr="006E029A" w:rsidDel="008D26A9">
            <w:delText xml:space="preserve"> data analysis, developing census products, their dissemination and archiving </w:delText>
          </w:r>
          <w:r w:rsidR="006E029A" w:rsidDel="008D26A9">
            <w:delText xml:space="preserve">in a digital </w:delText>
          </w:r>
          <w:r w:rsidR="006E029A" w:rsidRPr="006E029A" w:rsidDel="008D26A9">
            <w:delText>census</w:delText>
          </w:r>
          <w:r w:rsidR="006E029A" w:rsidDel="008D26A9">
            <w:delText>.</w:delText>
          </w:r>
        </w:del>
      </w:ins>
    </w:p>
    <w:p w14:paraId="373A72CD" w14:textId="57781E28" w:rsidR="004B2DF1" w:rsidRPr="007E17BC" w:rsidDel="008D26A9" w:rsidRDefault="00E01207">
      <w:pPr>
        <w:pStyle w:val="ListParagraph"/>
        <w:spacing w:after="0" w:line="276" w:lineRule="auto"/>
        <w:jc w:val="both"/>
        <w:rPr>
          <w:ins w:id="13519" w:author="Pamela Kakande Nabukhonzo" w:date="2025-06-08T22:43:00Z"/>
          <w:del w:id="13520" w:author="Rachel Shipsey" w:date="2025-06-23T15:21:00Z"/>
        </w:rPr>
        <w:pPrChange w:id="13521" w:author="Rachel Shipsey" w:date="2025-06-23T15:41:00Z">
          <w:pPr>
            <w:pStyle w:val="Heading3"/>
          </w:pPr>
        </w:pPrChange>
      </w:pPr>
      <w:bookmarkStart w:id="13522" w:name="_Toc201320145"/>
      <w:ins w:id="13523" w:author="Pamela Kakande Nabukhonzo" w:date="2025-06-10T17:28:00Z">
        <w:del w:id="13524" w:author="Rachel Shipsey" w:date="2025-06-23T15:21:00Z">
          <w:r w:rsidDel="008D26A9">
            <w:delText>C</w:delText>
          </w:r>
        </w:del>
      </w:ins>
      <w:ins w:id="13525" w:author="Pamela Kakande Nabukhonzo" w:date="2025-06-08T22:43:00Z">
        <w:del w:id="13526" w:author="Rachel Shipsey" w:date="2025-06-23T15:21:00Z">
          <w:r w:rsidR="004B2DF1" w:rsidRPr="00896508" w:rsidDel="008D26A9">
            <w:delText xml:space="preserve">omparison of </w:delText>
          </w:r>
          <w:r w:rsidR="004B2DF1" w:rsidRPr="007E17BC" w:rsidDel="008D26A9">
            <w:delText>analysis, products, dissemination and archiving</w:delText>
          </w:r>
          <w:r w:rsidR="004B2DF1" w:rsidDel="008D26A9">
            <w:delText xml:space="preserve"> </w:delText>
          </w:r>
          <w:r w:rsidR="004B2DF1" w:rsidRPr="007E17BC" w:rsidDel="008D26A9">
            <w:delText xml:space="preserve">in the non-digital versus digital </w:delText>
          </w:r>
        </w:del>
      </w:ins>
      <w:ins w:id="13527" w:author="Pamela Kakande Nabukhonzo" w:date="2025-06-09T16:06:00Z">
        <w:del w:id="13528" w:author="Rachel Shipsey" w:date="2025-06-23T15:21:00Z">
          <w:r w:rsidR="00882D21" w:rsidRPr="007E17BC" w:rsidDel="008D26A9">
            <w:delText xml:space="preserve">census </w:delText>
          </w:r>
        </w:del>
      </w:ins>
      <w:ins w:id="13529" w:author="Pamela Kakande Nabukhonzo" w:date="2025-06-08T22:43:00Z">
        <w:del w:id="13530" w:author="Rachel Shipsey" w:date="2025-06-23T15:21:00Z">
          <w:r w:rsidR="004B2DF1" w:rsidRPr="007E17BC" w:rsidDel="008D26A9">
            <w:delText>era</w:delText>
          </w:r>
          <w:bookmarkEnd w:id="13522"/>
        </w:del>
      </w:ins>
    </w:p>
    <w:p w14:paraId="5852E622" w14:textId="18EC5EBC" w:rsidR="004B2DF1" w:rsidDel="008D26A9" w:rsidRDefault="004B2DF1">
      <w:pPr>
        <w:pStyle w:val="ListParagraph"/>
        <w:spacing w:after="0" w:line="276" w:lineRule="auto"/>
        <w:jc w:val="both"/>
        <w:rPr>
          <w:ins w:id="13531" w:author="Pamela Kakande Nabukhonzo" w:date="2025-06-08T22:43:00Z"/>
          <w:del w:id="13532" w:author="Rachel Shipsey" w:date="2025-06-23T15:21:00Z"/>
        </w:rPr>
        <w:pPrChange w:id="13533" w:author="Rachel Shipsey" w:date="2025-06-23T15:41:00Z">
          <w:pPr>
            <w:jc w:val="both"/>
          </w:pPr>
        </w:pPrChange>
      </w:pPr>
      <w:ins w:id="13534" w:author="Pamela Kakande Nabukhonzo" w:date="2025-06-08T22:43:00Z">
        <w:del w:id="13535" w:author="Rachel Shipsey" w:date="2025-06-23T15:21:00Z">
          <w:r w:rsidRPr="00455C80" w:rsidDel="008D26A9">
            <w:delText>The move away from paper-based methods has introduced a paradigm shift in how census data is processed, analyzed, and disseminated.</w:delText>
          </w:r>
          <w:r w:rsidRPr="00D00721" w:rsidDel="008D26A9">
            <w:delText xml:space="preserve"> This has paved the way for more timely and comprehensive insights into population dynamics</w:delText>
          </w:r>
        </w:del>
      </w:ins>
      <w:ins w:id="13536" w:author="Pamela Kakande Nabukhonzo" w:date="2025-06-09T16:15:00Z">
        <w:del w:id="13537" w:author="Rachel Shipsey" w:date="2025-06-23T15:21:00Z">
          <w:r w:rsidR="00A46E29" w:rsidDel="008D26A9">
            <w:delText>.</w:delText>
          </w:r>
        </w:del>
      </w:ins>
      <w:ins w:id="13538" w:author="Pamela Kakande Nabukhonzo" w:date="2025-06-09T19:34:00Z">
        <w:del w:id="13539" w:author="Rachel Shipsey" w:date="2025-06-23T15:21:00Z">
          <w:r w:rsidR="00815267" w:rsidRPr="00815267" w:rsidDel="008D26A9">
            <w:delText xml:space="preserve"> The transition to digital censuses across Africa is revolutionizing not just data collection, but also the depth, speed, and scope of data analysis.</w:delText>
          </w:r>
        </w:del>
      </w:ins>
    </w:p>
    <w:p w14:paraId="026E3147" w14:textId="2C9532F2" w:rsidR="00A46E29" w:rsidRPr="00B111C6" w:rsidDel="008D26A9" w:rsidRDefault="00A46E29">
      <w:pPr>
        <w:pStyle w:val="ListParagraph"/>
        <w:spacing w:after="0" w:line="276" w:lineRule="auto"/>
        <w:jc w:val="both"/>
        <w:rPr>
          <w:del w:id="13540" w:author="Rachel Shipsey" w:date="2025-06-23T15:21:00Z"/>
          <w:moveTo w:id="13541" w:author="Pamela Kakande Nabukhonzo" w:date="2025-06-09T16:15:00Z"/>
          <w:rFonts w:cs="Arial"/>
        </w:rPr>
        <w:pPrChange w:id="13542" w:author="Rachel Shipsey" w:date="2025-06-23T15:41:00Z">
          <w:pPr>
            <w:jc w:val="both"/>
          </w:pPr>
        </w:pPrChange>
      </w:pPr>
      <w:moveToRangeStart w:id="13543" w:author="Pamela Kakande Nabukhonzo" w:date="2025-06-09T16:15:00Z" w:name="move200378159"/>
      <w:moveTo w:id="13544" w:author="Pamela Kakande Nabukhonzo" w:date="2025-06-09T16:15:00Z">
        <w:del w:id="13545" w:author="Rachel Shipsey" w:date="2025-06-23T15:21:00Z">
          <w:r w:rsidRPr="00B111C6" w:rsidDel="008D26A9">
            <w:rPr>
              <w:rFonts w:cs="Arial"/>
            </w:rPr>
            <w:delText xml:space="preserve">With digital census, geospatial and related products are now possible since GPS coordinates for the households are picked. It is possible to estimate proximity of essential services to the population among other geospatial analysis. </w:delText>
          </w:r>
        </w:del>
      </w:moveTo>
    </w:p>
    <w:moveToRangeEnd w:id="13543"/>
    <w:p w14:paraId="61C19C78" w14:textId="34FC11CE" w:rsidR="00A46E29" w:rsidDel="008D26A9" w:rsidRDefault="00A33CC9">
      <w:pPr>
        <w:pStyle w:val="ListParagraph"/>
        <w:spacing w:after="0" w:line="276" w:lineRule="auto"/>
        <w:jc w:val="both"/>
        <w:rPr>
          <w:ins w:id="13546" w:author="Pamela Kakande Nabukhonzo" w:date="2025-06-08T22:43:00Z"/>
          <w:del w:id="13547" w:author="Rachel Shipsey" w:date="2025-06-23T15:21:00Z"/>
        </w:rPr>
        <w:pPrChange w:id="13548" w:author="Rachel Shipsey" w:date="2025-06-23T15:41:00Z">
          <w:pPr/>
        </w:pPrChange>
      </w:pPr>
      <w:ins w:id="13549" w:author="Pamela Kakande Nabukhonzo" w:date="2025-06-09T19:25:00Z">
        <w:del w:id="13550" w:author="Rachel Shipsey" w:date="2025-06-23T15:21:00Z">
          <w:r w:rsidRPr="00A33CC9" w:rsidDel="008D26A9">
            <w:delText xml:space="preserve">Technology and digital gadgets get obsolete at a higher rate compared to paper which may result </w:delText>
          </w:r>
        </w:del>
      </w:ins>
      <w:ins w:id="13551" w:author="Pamela Kakande Nabukhonzo" w:date="2025-06-09T19:33:00Z">
        <w:del w:id="13552" w:author="Rachel Shipsey" w:date="2025-06-23T15:21:00Z">
          <w:r w:rsidR="00504A29" w:rsidRPr="00A33CC9" w:rsidDel="008D26A9">
            <w:delText>in</w:delText>
          </w:r>
        </w:del>
      </w:ins>
      <w:ins w:id="13553" w:author="Pamela Kakande Nabukhonzo" w:date="2025-06-09T19:25:00Z">
        <w:del w:id="13554" w:author="Rachel Shipsey" w:date="2025-06-23T15:21:00Z">
          <w:r w:rsidRPr="00A33CC9" w:rsidDel="008D26A9">
            <w:delText xml:space="preserve"> loss of census information sooner than expected. Therefore, in a digital census both electronic and non-electronic materials require to be archived.</w:delText>
          </w:r>
        </w:del>
      </w:ins>
    </w:p>
    <w:p w14:paraId="2BF91686" w14:textId="70D701A2" w:rsidR="00A05F65" w:rsidDel="008D26A9" w:rsidRDefault="00A05F65">
      <w:pPr>
        <w:pStyle w:val="ListParagraph"/>
        <w:spacing w:after="0" w:line="276" w:lineRule="auto"/>
        <w:jc w:val="both"/>
        <w:rPr>
          <w:ins w:id="13555" w:author="Pamela Kakande Nabukhonzo" w:date="2025-06-09T16:05:00Z"/>
          <w:del w:id="13556" w:author="Rachel Shipsey" w:date="2025-06-23T15:21:00Z"/>
        </w:rPr>
        <w:pPrChange w:id="13557" w:author="Rachel Shipsey" w:date="2025-06-23T15:41:00Z">
          <w:pPr>
            <w:pStyle w:val="Heading2"/>
          </w:pPr>
        </w:pPrChange>
      </w:pPr>
      <w:bookmarkStart w:id="13558" w:name="_Toc201320146"/>
      <w:ins w:id="13559" w:author="Pamela Kakande Nabukhonzo" w:date="2025-06-09T16:05:00Z">
        <w:del w:id="13560" w:author="Rachel Shipsey" w:date="2025-06-23T15:21:00Z">
          <w:r w:rsidRPr="213EB56E" w:rsidDel="008D26A9">
            <w:delText xml:space="preserve">Considerations for data </w:delText>
          </w:r>
        </w:del>
      </w:ins>
      <w:ins w:id="13561" w:author="Pamela Kakande Nabukhonzo" w:date="2025-06-09T16:06:00Z">
        <w:del w:id="13562" w:author="Rachel Shipsey" w:date="2025-06-23T15:21:00Z">
          <w:r w:rsidR="00882D21" w:rsidRPr="00882D21" w:rsidDel="008D26A9">
            <w:delText xml:space="preserve">analysis, products, dissemination and archiving </w:delText>
          </w:r>
        </w:del>
      </w:ins>
      <w:ins w:id="13563" w:author="Pamela Kakande Nabukhonzo" w:date="2025-06-09T16:05:00Z">
        <w:del w:id="13564" w:author="Rachel Shipsey" w:date="2025-06-23T15:21:00Z">
          <w:r w:rsidRPr="213EB56E" w:rsidDel="008D26A9">
            <w:delText>in a digital census</w:delText>
          </w:r>
          <w:bookmarkEnd w:id="13558"/>
        </w:del>
      </w:ins>
    </w:p>
    <w:p w14:paraId="642D1F60" w14:textId="7D93297F" w:rsidR="00011988" w:rsidDel="008D26A9" w:rsidRDefault="00F73655">
      <w:pPr>
        <w:pStyle w:val="ListParagraph"/>
        <w:spacing w:after="0" w:line="276" w:lineRule="auto"/>
        <w:jc w:val="both"/>
        <w:rPr>
          <w:ins w:id="13565" w:author="Pamela Kakande Nabukhonzo" w:date="2025-06-10T14:10:00Z"/>
          <w:del w:id="13566" w:author="Rachel Shipsey" w:date="2025-06-23T15:21:00Z"/>
          <w:rFonts w:cs="Arial"/>
        </w:rPr>
        <w:pPrChange w:id="13567" w:author="Rachel Shipsey" w:date="2025-06-23T15:41:00Z">
          <w:pPr>
            <w:jc w:val="both"/>
          </w:pPr>
        </w:pPrChange>
      </w:pPr>
      <w:ins w:id="13568" w:author="Pamela Kakande Nabukhonzo" w:date="2025-06-10T14:02:00Z">
        <w:del w:id="13569" w:author="Rachel Shipsey" w:date="2025-06-23T15:21:00Z">
          <w:r w:rsidRPr="00F73655" w:rsidDel="008D26A9">
            <w:rPr>
              <w:rFonts w:cs="Arial"/>
            </w:rPr>
            <w:delText xml:space="preserve">Analyzing population census data is a </w:delText>
          </w:r>
        </w:del>
      </w:ins>
      <w:ins w:id="13570" w:author="Pamela Kakande Nabukhonzo" w:date="2025-06-10T14:14:00Z">
        <w:del w:id="13571" w:author="Rachel Shipsey" w:date="2025-06-23T15:21:00Z">
          <w:r w:rsidR="00E93049" w:rsidRPr="00F73655" w:rsidDel="008D26A9">
            <w:rPr>
              <w:rFonts w:cs="Arial"/>
            </w:rPr>
            <w:delText>high stakes</w:delText>
          </w:r>
        </w:del>
      </w:ins>
      <w:ins w:id="13572" w:author="Pamela Kakande Nabukhonzo" w:date="2025-06-10T14:02:00Z">
        <w:del w:id="13573" w:author="Rachel Shipsey" w:date="2025-06-23T15:21:00Z">
          <w:r w:rsidRPr="00F73655" w:rsidDel="008D26A9">
            <w:rPr>
              <w:rFonts w:cs="Arial"/>
            </w:rPr>
            <w:delText xml:space="preserve"> endeavo</w:delText>
          </w:r>
          <w:r w:rsidDel="008D26A9">
            <w:rPr>
              <w:rFonts w:cs="Arial"/>
            </w:rPr>
            <w:delText xml:space="preserve">r </w:delText>
          </w:r>
          <w:r w:rsidRPr="00F73655" w:rsidDel="008D26A9">
            <w:rPr>
              <w:rFonts w:cs="Arial"/>
            </w:rPr>
            <w:delText>especially when accuracy, policy relevance, and public trust are on the line.</w:delText>
          </w:r>
        </w:del>
      </w:ins>
      <w:ins w:id="13574" w:author="Pamela Kakande Nabukhonzo" w:date="2025-06-10T14:07:00Z">
        <w:del w:id="13575" w:author="Rachel Shipsey" w:date="2025-06-23T15:21:00Z">
          <w:r w:rsidR="00F75E49" w:rsidRPr="00F75E49" w:rsidDel="008D26A9">
            <w:delText xml:space="preserve"> </w:delText>
          </w:r>
        </w:del>
      </w:ins>
      <w:ins w:id="13576" w:author="Pamela Kakande Nabukhonzo" w:date="2025-06-10T15:03:00Z">
        <w:del w:id="13577" w:author="Rachel Shipsey" w:date="2025-06-23T15:21:00Z">
          <w:r w:rsidR="00143B62" w:rsidDel="008D26A9">
            <w:rPr>
              <w:rFonts w:cs="Arial"/>
            </w:rPr>
            <w:delText>S</w:delText>
          </w:r>
        </w:del>
      </w:ins>
      <w:ins w:id="13578" w:author="Pamela Kakande Nabukhonzo" w:date="2025-06-10T14:07:00Z">
        <w:del w:id="13579" w:author="Rachel Shipsey" w:date="2025-06-23T15:21:00Z">
          <w:r w:rsidR="00F75E49" w:rsidRPr="00F75E49" w:rsidDel="008D26A9">
            <w:rPr>
              <w:rFonts w:cs="Arial"/>
            </w:rPr>
            <w:delText>ome key considerations to guide a robust and insightful analysis</w:delText>
          </w:r>
          <w:r w:rsidR="00F75E49" w:rsidDel="008D26A9">
            <w:rPr>
              <w:rFonts w:cs="Arial"/>
            </w:rPr>
            <w:delText xml:space="preserve"> include</w:delText>
          </w:r>
          <w:r w:rsidR="00F75E49" w:rsidRPr="00F75E49" w:rsidDel="008D26A9">
            <w:rPr>
              <w:rFonts w:cs="Arial"/>
            </w:rPr>
            <w:delText>:</w:delText>
          </w:r>
        </w:del>
      </w:ins>
    </w:p>
    <w:p w14:paraId="3AFC13F8" w14:textId="4BF99298" w:rsidR="00D16AD3" w:rsidDel="008D26A9" w:rsidRDefault="0008105F">
      <w:pPr>
        <w:pStyle w:val="ListParagraph"/>
        <w:spacing w:after="0" w:line="276" w:lineRule="auto"/>
        <w:jc w:val="both"/>
        <w:rPr>
          <w:ins w:id="13580" w:author="Pamela Kakande Nabukhonzo" w:date="2025-06-10T14:14:00Z"/>
          <w:del w:id="13581" w:author="Rachel Shipsey" w:date="2025-06-23T15:21:00Z"/>
          <w:rFonts w:cs="Arial"/>
        </w:rPr>
        <w:pPrChange w:id="13582" w:author="Rachel Shipsey" w:date="2025-06-23T15:41:00Z">
          <w:pPr>
            <w:pStyle w:val="ListParagraph"/>
            <w:numPr>
              <w:numId w:val="270"/>
            </w:numPr>
            <w:ind w:hanging="360"/>
            <w:jc w:val="both"/>
          </w:pPr>
        </w:pPrChange>
      </w:pPr>
      <w:ins w:id="13583" w:author="Pamela Kakande Nabukhonzo" w:date="2025-06-10T14:12:00Z">
        <w:del w:id="13584" w:author="Rachel Shipsey" w:date="2025-06-23T15:21:00Z">
          <w:r w:rsidRPr="000771B7" w:rsidDel="008D26A9">
            <w:rPr>
              <w:rFonts w:cs="Arial"/>
            </w:rPr>
            <w:delText xml:space="preserve">Data </w:delText>
          </w:r>
          <w:r w:rsidR="00BC6172" w:rsidRPr="007E4EB3" w:rsidDel="008D26A9">
            <w:rPr>
              <w:rFonts w:cs="Arial"/>
            </w:rPr>
            <w:delText>q</w:delText>
          </w:r>
          <w:r w:rsidRPr="000771B7" w:rsidDel="008D26A9">
            <w:rPr>
              <w:rFonts w:cs="Arial"/>
            </w:rPr>
            <w:delText xml:space="preserve">uality </w:delText>
          </w:r>
          <w:r w:rsidR="00BC6172" w:rsidRPr="007E4EB3" w:rsidDel="008D26A9">
            <w:rPr>
              <w:rFonts w:cs="Arial"/>
            </w:rPr>
            <w:delText>a</w:delText>
          </w:r>
          <w:r w:rsidRPr="000771B7" w:rsidDel="008D26A9">
            <w:rPr>
              <w:rFonts w:cs="Arial"/>
            </w:rPr>
            <w:delText>ssessment</w:delText>
          </w:r>
          <w:r w:rsidR="00BC6172" w:rsidRPr="007E4EB3" w:rsidDel="008D26A9">
            <w:rPr>
              <w:rFonts w:cs="Arial"/>
            </w:rPr>
            <w:delText xml:space="preserve"> for c</w:delText>
          </w:r>
          <w:r w:rsidRPr="007E4EB3" w:rsidDel="008D26A9">
            <w:rPr>
              <w:rFonts w:cs="Arial"/>
            </w:rPr>
            <w:delText>overage errors</w:delText>
          </w:r>
        </w:del>
      </w:ins>
      <w:ins w:id="13585" w:author="Pamela Kakande Nabukhonzo" w:date="2025-06-10T14:13:00Z">
        <w:del w:id="13586" w:author="Rachel Shipsey" w:date="2025-06-23T15:21:00Z">
          <w:r w:rsidR="00051128" w:rsidRPr="007E4EB3" w:rsidDel="008D26A9">
            <w:rPr>
              <w:rFonts w:cs="Arial"/>
            </w:rPr>
            <w:delText xml:space="preserve"> to i</w:delText>
          </w:r>
        </w:del>
      </w:ins>
      <w:ins w:id="13587" w:author="Pamela Kakande Nabukhonzo" w:date="2025-06-10T14:12:00Z">
        <w:del w:id="13588" w:author="Rachel Shipsey" w:date="2025-06-23T15:21:00Z">
          <w:r w:rsidRPr="007E4EB3" w:rsidDel="008D26A9">
            <w:rPr>
              <w:rFonts w:cs="Arial"/>
            </w:rPr>
            <w:delText xml:space="preserve">dentify undercounts or overcounts </w:delText>
          </w:r>
        </w:del>
      </w:ins>
      <w:ins w:id="13589" w:author="Pamela Kakande Nabukhonzo" w:date="2025-06-10T14:13:00Z">
        <w:del w:id="13590" w:author="Rachel Shipsey" w:date="2025-06-23T15:21:00Z">
          <w:r w:rsidR="007E4EB3" w:rsidRPr="007E4EB3" w:rsidDel="008D26A9">
            <w:rPr>
              <w:rFonts w:cs="Arial"/>
            </w:rPr>
            <w:delText xml:space="preserve">and </w:delText>
          </w:r>
          <w:r w:rsidR="007E4EB3" w:rsidDel="008D26A9">
            <w:rPr>
              <w:rFonts w:cs="Arial"/>
            </w:rPr>
            <w:delText>c</w:delText>
          </w:r>
        </w:del>
      </w:ins>
      <w:ins w:id="13591" w:author="Pamela Kakande Nabukhonzo" w:date="2025-06-10T14:12:00Z">
        <w:del w:id="13592" w:author="Rachel Shipsey" w:date="2025-06-23T15:21:00Z">
          <w:r w:rsidRPr="007E4EB3" w:rsidDel="008D26A9">
            <w:rPr>
              <w:rFonts w:cs="Arial"/>
            </w:rPr>
            <w:delText>ontent errors</w:delText>
          </w:r>
        </w:del>
      </w:ins>
      <w:ins w:id="13593" w:author="Pamela Kakande Nabukhonzo" w:date="2025-06-10T14:14:00Z">
        <w:del w:id="13594" w:author="Rachel Shipsey" w:date="2025-06-23T15:21:00Z">
          <w:r w:rsidR="00130E76" w:rsidDel="008D26A9">
            <w:rPr>
              <w:rFonts w:cs="Arial"/>
            </w:rPr>
            <w:delText xml:space="preserve"> to e</w:delText>
          </w:r>
        </w:del>
      </w:ins>
      <w:ins w:id="13595" w:author="Pamela Kakande Nabukhonzo" w:date="2025-06-10T14:12:00Z">
        <w:del w:id="13596" w:author="Rachel Shipsey" w:date="2025-06-23T15:21:00Z">
          <w:r w:rsidRPr="007E4EB3" w:rsidDel="008D26A9">
            <w:rPr>
              <w:rFonts w:cs="Arial"/>
            </w:rPr>
            <w:delText xml:space="preserve">valuate inconsistencies or misreporting in </w:delText>
          </w:r>
        </w:del>
      </w:ins>
      <w:ins w:id="13597" w:author="Pamela Kakande Nabukhonzo" w:date="2025-06-10T14:14:00Z">
        <w:del w:id="13598" w:author="Rachel Shipsey" w:date="2025-06-23T15:21:00Z">
          <w:r w:rsidR="00130E76" w:rsidDel="008D26A9">
            <w:rPr>
              <w:rFonts w:cs="Arial"/>
            </w:rPr>
            <w:delText xml:space="preserve">key </w:delText>
          </w:r>
        </w:del>
      </w:ins>
      <w:ins w:id="13599" w:author="Pamela Kakande Nabukhonzo" w:date="2025-06-10T14:12:00Z">
        <w:del w:id="13600" w:author="Rachel Shipsey" w:date="2025-06-23T15:21:00Z">
          <w:r w:rsidRPr="007E4EB3" w:rsidDel="008D26A9">
            <w:rPr>
              <w:rFonts w:cs="Arial"/>
            </w:rPr>
            <w:delText>variables such as age, sex, or occupation.</w:delText>
          </w:r>
        </w:del>
      </w:ins>
      <w:ins w:id="13601" w:author="Pamela Kakande Nabukhonzo" w:date="2025-06-10T14:16:00Z">
        <w:del w:id="13602" w:author="Rachel Shipsey" w:date="2025-06-23T15:21:00Z">
          <w:r w:rsidR="00C7247F" w:rsidDel="008D26A9">
            <w:rPr>
              <w:rFonts w:cs="Arial"/>
            </w:rPr>
            <w:delText xml:space="preserve"> Check for d</w:delText>
          </w:r>
          <w:r w:rsidR="00C7247F" w:rsidRPr="00C7247F" w:rsidDel="008D26A9">
            <w:rPr>
              <w:rFonts w:cs="Arial"/>
            </w:rPr>
            <w:delText xml:space="preserve">emographic </w:delText>
          </w:r>
          <w:r w:rsidR="00C7247F" w:rsidDel="008D26A9">
            <w:rPr>
              <w:rFonts w:cs="Arial"/>
            </w:rPr>
            <w:delText>c</w:delText>
          </w:r>
          <w:r w:rsidR="00C7247F" w:rsidRPr="00C7247F" w:rsidDel="008D26A9">
            <w:rPr>
              <w:rFonts w:cs="Arial"/>
            </w:rPr>
            <w:delText>onsistency</w:delText>
          </w:r>
          <w:r w:rsidR="00C7247F" w:rsidDel="008D26A9">
            <w:rPr>
              <w:rFonts w:cs="Arial"/>
            </w:rPr>
            <w:delText>.</w:delText>
          </w:r>
        </w:del>
      </w:ins>
    </w:p>
    <w:p w14:paraId="5B40117E" w14:textId="581DC59B" w:rsidR="00E93049" w:rsidDel="008D26A9" w:rsidRDefault="003C4E65">
      <w:pPr>
        <w:pStyle w:val="ListParagraph"/>
        <w:spacing w:after="0" w:line="276" w:lineRule="auto"/>
        <w:jc w:val="both"/>
        <w:rPr>
          <w:ins w:id="13603" w:author="Pamela Kakande Nabukhonzo" w:date="2025-06-10T14:22:00Z"/>
          <w:del w:id="13604" w:author="Rachel Shipsey" w:date="2025-06-23T15:21:00Z"/>
          <w:rFonts w:cs="Arial"/>
        </w:rPr>
        <w:pPrChange w:id="13605" w:author="Rachel Shipsey" w:date="2025-06-23T15:41:00Z">
          <w:pPr>
            <w:pStyle w:val="ListParagraph"/>
            <w:numPr>
              <w:numId w:val="270"/>
            </w:numPr>
            <w:ind w:hanging="360"/>
            <w:jc w:val="both"/>
          </w:pPr>
        </w:pPrChange>
      </w:pPr>
      <w:ins w:id="13606" w:author="Pamela Kakande Nabukhonzo" w:date="2025-06-10T14:18:00Z">
        <w:del w:id="13607" w:author="Rachel Shipsey" w:date="2025-06-23T15:21:00Z">
          <w:r w:rsidRPr="00023C67" w:rsidDel="008D26A9">
            <w:rPr>
              <w:rFonts w:cs="Arial"/>
            </w:rPr>
            <w:delText xml:space="preserve">Ethical and </w:delText>
          </w:r>
        </w:del>
      </w:ins>
      <w:ins w:id="13608" w:author="Pamela Kakande Nabukhonzo" w:date="2025-06-10T14:19:00Z">
        <w:del w:id="13609" w:author="Rachel Shipsey" w:date="2025-06-23T15:21:00Z">
          <w:r w:rsidR="003C787F" w:rsidRPr="00023C67" w:rsidDel="008D26A9">
            <w:rPr>
              <w:rFonts w:cs="Arial"/>
            </w:rPr>
            <w:delText>l</w:delText>
          </w:r>
        </w:del>
      </w:ins>
      <w:ins w:id="13610" w:author="Pamela Kakande Nabukhonzo" w:date="2025-06-10T14:18:00Z">
        <w:del w:id="13611" w:author="Rachel Shipsey" w:date="2025-06-23T15:21:00Z">
          <w:r w:rsidRPr="00023C67" w:rsidDel="008D26A9">
            <w:rPr>
              <w:rFonts w:cs="Arial"/>
            </w:rPr>
            <w:delText xml:space="preserve">egal </w:delText>
          </w:r>
        </w:del>
      </w:ins>
      <w:ins w:id="13612" w:author="Pamela Kakande Nabukhonzo" w:date="2025-06-10T14:19:00Z">
        <w:del w:id="13613" w:author="Rachel Shipsey" w:date="2025-06-23T15:21:00Z">
          <w:r w:rsidR="003C787F" w:rsidRPr="00023C67" w:rsidDel="008D26A9">
            <w:rPr>
              <w:rFonts w:cs="Arial"/>
            </w:rPr>
            <w:delText>c</w:delText>
          </w:r>
        </w:del>
      </w:ins>
      <w:ins w:id="13614" w:author="Pamela Kakande Nabukhonzo" w:date="2025-06-10T14:18:00Z">
        <w:del w:id="13615" w:author="Rachel Shipsey" w:date="2025-06-23T15:21:00Z">
          <w:r w:rsidRPr="00023C67" w:rsidDel="008D26A9">
            <w:rPr>
              <w:rFonts w:cs="Arial"/>
            </w:rPr>
            <w:delText>onsiderations</w:delText>
          </w:r>
        </w:del>
      </w:ins>
      <w:ins w:id="13616" w:author="Pamela Kakande Nabukhonzo" w:date="2025-06-10T14:19:00Z">
        <w:del w:id="13617" w:author="Rachel Shipsey" w:date="2025-06-23T15:21:00Z">
          <w:r w:rsidR="003C787F" w:rsidRPr="00023C67" w:rsidDel="008D26A9">
            <w:rPr>
              <w:rFonts w:cs="Arial"/>
            </w:rPr>
            <w:delText xml:space="preserve"> to u</w:delText>
          </w:r>
        </w:del>
      </w:ins>
      <w:ins w:id="13618" w:author="Pamela Kakande Nabukhonzo" w:date="2025-06-10T14:18:00Z">
        <w:del w:id="13619" w:author="Rachel Shipsey" w:date="2025-06-23T15:21:00Z">
          <w:r w:rsidRPr="00023C67" w:rsidDel="008D26A9">
            <w:rPr>
              <w:rFonts w:cs="Arial"/>
            </w:rPr>
            <w:delText xml:space="preserve">phold data privacy and confidentiality standards, </w:delText>
          </w:r>
        </w:del>
      </w:ins>
      <w:ins w:id="13620" w:author="Pamela Kakande Nabukhonzo" w:date="2025-06-10T14:47:00Z">
        <w:del w:id="13621" w:author="Rachel Shipsey" w:date="2025-06-23T15:21:00Z">
          <w:r w:rsidR="008A3182" w:rsidDel="008D26A9">
            <w:rPr>
              <w:rFonts w:cs="Arial"/>
            </w:rPr>
            <w:delText>in data</w:delText>
          </w:r>
        </w:del>
      </w:ins>
      <w:ins w:id="13622" w:author="Pamela Kakande Nabukhonzo" w:date="2025-06-10T14:18:00Z">
        <w:del w:id="13623" w:author="Rachel Shipsey" w:date="2025-06-23T15:21:00Z">
          <w:r w:rsidRPr="00023C67" w:rsidDel="008D26A9">
            <w:rPr>
              <w:rFonts w:cs="Arial"/>
            </w:rPr>
            <w:delText xml:space="preserve"> disaggregati</w:delText>
          </w:r>
        </w:del>
      </w:ins>
      <w:ins w:id="13624" w:author="Pamela Kakande Nabukhonzo" w:date="2025-06-10T14:47:00Z">
        <w:del w:id="13625" w:author="Rachel Shipsey" w:date="2025-06-23T15:21:00Z">
          <w:r w:rsidR="008A3182" w:rsidDel="008D26A9">
            <w:rPr>
              <w:rFonts w:cs="Arial"/>
            </w:rPr>
            <w:delText>on</w:delText>
          </w:r>
        </w:del>
      </w:ins>
      <w:ins w:id="13626" w:author="Pamela Kakande Nabukhonzo" w:date="2025-06-10T14:18:00Z">
        <w:del w:id="13627" w:author="Rachel Shipsey" w:date="2025-06-23T15:21:00Z">
          <w:r w:rsidRPr="00023C67" w:rsidDel="008D26A9">
            <w:rPr>
              <w:rFonts w:cs="Arial"/>
            </w:rPr>
            <w:delText xml:space="preserve"> by sensitive characteristics</w:delText>
          </w:r>
        </w:del>
      </w:ins>
      <w:ins w:id="13628" w:author="Pamela Kakande Nabukhonzo" w:date="2025-06-10T14:20:00Z">
        <w:del w:id="13629" w:author="Rachel Shipsey" w:date="2025-06-23T15:21:00Z">
          <w:r w:rsidR="00023C67" w:rsidRPr="00023C67" w:rsidDel="008D26A9">
            <w:rPr>
              <w:rFonts w:cs="Arial"/>
            </w:rPr>
            <w:delText xml:space="preserve">, and ensure </w:delText>
          </w:r>
        </w:del>
      </w:ins>
      <w:ins w:id="13630" w:author="Pamela Kakande Nabukhonzo" w:date="2025-06-10T14:18:00Z">
        <w:del w:id="13631" w:author="Rachel Shipsey" w:date="2025-06-23T15:21:00Z">
          <w:r w:rsidRPr="00023C67" w:rsidDel="008D26A9">
            <w:rPr>
              <w:rFonts w:cs="Arial"/>
            </w:rPr>
            <w:delText>compliance with national and international statistical standards.</w:delText>
          </w:r>
        </w:del>
      </w:ins>
    </w:p>
    <w:p w14:paraId="11EE9239" w14:textId="6B004D44" w:rsidR="005E4C22" w:rsidRPr="000771B7" w:rsidDel="008D26A9" w:rsidRDefault="00935C79">
      <w:pPr>
        <w:pStyle w:val="ListParagraph"/>
        <w:spacing w:after="0" w:line="276" w:lineRule="auto"/>
        <w:jc w:val="both"/>
        <w:rPr>
          <w:ins w:id="13632" w:author="Pamela Kakande Nabukhonzo" w:date="2025-06-10T14:22:00Z"/>
          <w:del w:id="13633" w:author="Rachel Shipsey" w:date="2025-06-23T15:21:00Z"/>
          <w:rFonts w:cs="Arial"/>
        </w:rPr>
        <w:pPrChange w:id="13634" w:author="Rachel Shipsey" w:date="2025-06-23T15:41:00Z">
          <w:pPr>
            <w:pStyle w:val="ListParagraph"/>
            <w:numPr>
              <w:numId w:val="274"/>
            </w:numPr>
            <w:spacing w:after="0" w:line="276" w:lineRule="auto"/>
            <w:ind w:hanging="360"/>
            <w:jc w:val="both"/>
          </w:pPr>
        </w:pPrChange>
      </w:pPr>
      <w:ins w:id="13635" w:author="Pamela Kakande Nabukhonzo" w:date="2025-06-10T14:58:00Z">
        <w:del w:id="13636" w:author="Rachel Shipsey" w:date="2025-06-23T15:21:00Z">
          <w:r w:rsidDel="008D26A9">
            <w:rPr>
              <w:rFonts w:cs="Arial"/>
            </w:rPr>
            <w:delText xml:space="preserve">A detailed </w:delText>
          </w:r>
        </w:del>
      </w:ins>
      <w:ins w:id="13637" w:author="Pamela Kakande Nabukhonzo" w:date="2025-06-10T14:59:00Z">
        <w:del w:id="13638" w:author="Rachel Shipsey" w:date="2025-06-23T15:21:00Z">
          <w:r w:rsidDel="008D26A9">
            <w:rPr>
              <w:rFonts w:cs="Arial"/>
            </w:rPr>
            <w:delText>ta</w:delText>
          </w:r>
          <w:r w:rsidR="008A34E3" w:rsidDel="008D26A9">
            <w:rPr>
              <w:rFonts w:cs="Arial"/>
            </w:rPr>
            <w:delText>bulation plan</w:delText>
          </w:r>
        </w:del>
      </w:ins>
      <w:ins w:id="13639" w:author="Pamela Kakande Nabukhonzo" w:date="2025-06-10T15:00:00Z">
        <w:del w:id="13640" w:author="Rachel Shipsey" w:date="2025-06-23T15:21:00Z">
          <w:r w:rsidR="00616989" w:rsidDel="008D26A9">
            <w:rPr>
              <w:rFonts w:cs="Arial"/>
            </w:rPr>
            <w:delText xml:space="preserve"> and desired report structure.</w:delText>
          </w:r>
        </w:del>
      </w:ins>
      <w:ins w:id="13641" w:author="Pamela Kakande Nabukhonzo" w:date="2025-06-10T14:59:00Z">
        <w:del w:id="13642" w:author="Rachel Shipsey" w:date="2025-06-23T15:21:00Z">
          <w:r w:rsidR="003E3230" w:rsidDel="008D26A9">
            <w:rPr>
              <w:rFonts w:cs="Arial"/>
            </w:rPr>
            <w:delText xml:space="preserve"> </w:delText>
          </w:r>
        </w:del>
      </w:ins>
      <w:ins w:id="13643" w:author="Pamela Kakande Nabukhonzo" w:date="2025-06-10T14:22:00Z">
        <w:del w:id="13644" w:author="Rachel Shipsey" w:date="2025-06-23T15:21:00Z">
          <w:r w:rsidR="005E4C22" w:rsidRPr="000771B7" w:rsidDel="008D26A9">
            <w:rPr>
              <w:rFonts w:cs="Arial"/>
            </w:rPr>
            <w:delText xml:space="preserve">Detailed guidance on </w:delText>
          </w:r>
        </w:del>
      </w:ins>
      <w:ins w:id="13645" w:author="Pamela Kakande Nabukhonzo" w:date="2025-06-10T15:04:00Z">
        <w:del w:id="13646" w:author="Rachel Shipsey" w:date="2025-06-23T15:21:00Z">
          <w:r w:rsidR="00CE4B9B" w:rsidDel="008D26A9">
            <w:rPr>
              <w:rFonts w:cs="Arial"/>
            </w:rPr>
            <w:delText>tabulation</w:delText>
          </w:r>
        </w:del>
      </w:ins>
      <w:ins w:id="13647" w:author="Pamela Kakande Nabukhonzo" w:date="2025-06-10T14:22:00Z">
        <w:del w:id="13648" w:author="Rachel Shipsey" w:date="2025-06-23T15:21:00Z">
          <w:r w:rsidR="005E4C22" w:rsidRPr="000771B7" w:rsidDel="008D26A9">
            <w:rPr>
              <w:rFonts w:cs="Arial"/>
            </w:rPr>
            <w:delText xml:space="preserve">, see the UN P&amp;R rev 4 para </w:delText>
          </w:r>
        </w:del>
      </w:ins>
      <w:ins w:id="13649" w:author="Pamela Kakande Nabukhonzo" w:date="2025-06-10T14:44:00Z">
        <w:del w:id="13650" w:author="Rachel Shipsey" w:date="2025-06-23T15:21:00Z">
          <w:r w:rsidR="00B33AB9" w:rsidRPr="00CB4617" w:rsidDel="008D26A9">
            <w:rPr>
              <w:rFonts w:cs="Arial"/>
            </w:rPr>
            <w:delText xml:space="preserve">3.297 </w:delText>
          </w:r>
        </w:del>
      </w:ins>
      <w:ins w:id="13651" w:author="Pamela Kakande Nabukhonzo" w:date="2025-06-10T14:22:00Z">
        <w:del w:id="13652" w:author="Rachel Shipsey" w:date="2025-06-23T15:21:00Z">
          <w:r w:rsidR="005E4C22" w:rsidRPr="000771B7" w:rsidDel="008D26A9">
            <w:rPr>
              <w:rFonts w:cs="Arial"/>
            </w:rPr>
            <w:delText xml:space="preserve">to </w:delText>
          </w:r>
        </w:del>
      </w:ins>
      <w:ins w:id="13653" w:author="Pamela Kakande Nabukhonzo" w:date="2025-06-10T14:43:00Z">
        <w:del w:id="13654" w:author="Rachel Shipsey" w:date="2025-06-23T15:21:00Z">
          <w:r w:rsidR="0092736B" w:rsidRPr="00CB4617" w:rsidDel="008D26A9">
            <w:rPr>
              <w:rFonts w:cs="Arial"/>
            </w:rPr>
            <w:delText>3.301</w:delText>
          </w:r>
        </w:del>
      </w:ins>
      <w:ins w:id="13655" w:author="Pamela Kakande Nabukhonzo" w:date="2025-06-10T14:22:00Z">
        <w:del w:id="13656" w:author="Rachel Shipsey" w:date="2025-06-23T15:21:00Z">
          <w:r w:rsidR="005E4C22" w:rsidRPr="000771B7" w:rsidDel="008D26A9">
            <w:rPr>
              <w:rFonts w:cs="Arial"/>
            </w:rPr>
            <w:delText>.</w:delText>
          </w:r>
        </w:del>
      </w:ins>
    </w:p>
    <w:p w14:paraId="2181F8F5" w14:textId="72E8E326" w:rsidR="003C1339" w:rsidRPr="00B111C6" w:rsidDel="008D26A9" w:rsidRDefault="003C1339">
      <w:pPr>
        <w:pStyle w:val="ListParagraph"/>
        <w:spacing w:after="0" w:line="276" w:lineRule="auto"/>
        <w:jc w:val="both"/>
        <w:rPr>
          <w:ins w:id="13657" w:author="Pamela Kakande Nabukhonzo" w:date="2025-06-09T16:16:00Z"/>
          <w:del w:id="13658" w:author="Rachel Shipsey" w:date="2025-06-23T15:21:00Z"/>
          <w:rFonts w:cs="Arial"/>
        </w:rPr>
        <w:pPrChange w:id="13659" w:author="Rachel Shipsey" w:date="2025-06-23T15:41:00Z">
          <w:pPr>
            <w:jc w:val="both"/>
          </w:pPr>
        </w:pPrChange>
      </w:pPr>
      <w:ins w:id="13660" w:author="Pamela Kakande Nabukhonzo" w:date="2025-06-09T16:16:00Z">
        <w:del w:id="13661" w:author="Rachel Shipsey" w:date="2025-06-23T15:21:00Z">
          <w:r w:rsidRPr="00B111C6" w:rsidDel="008D26A9">
            <w:rPr>
              <w:rFonts w:cs="Arial"/>
            </w:rPr>
            <w:delText>Census products should be developed based on an agreed communication and publicity plan which clearly defines the audience based on various stakeholder groups. Stakeholder segmentation improves understanding and utilization as they respond to their needs.</w:delText>
          </w:r>
        </w:del>
      </w:ins>
      <w:ins w:id="13662" w:author="Pamela Kakande Nabukhonzo" w:date="2025-06-09T19:34:00Z">
        <w:del w:id="13663" w:author="Rachel Shipsey" w:date="2025-06-23T15:21:00Z">
          <w:r w:rsidR="001D05A5" w:rsidRPr="001D05A5" w:rsidDel="008D26A9">
            <w:delText xml:space="preserve"> </w:delText>
          </w:r>
          <w:commentRangeStart w:id="13664"/>
          <w:r w:rsidR="001D05A5" w:rsidRPr="001D05A5" w:rsidDel="008D26A9">
            <w:rPr>
              <w:rFonts w:cs="Arial"/>
            </w:rPr>
            <w:delText xml:space="preserve">See LINK to section on </w:delText>
          </w:r>
        </w:del>
      </w:ins>
      <w:ins w:id="13665" w:author="Pamela Kakande Nabukhonzo" w:date="2025-06-09T19:35:00Z">
        <w:del w:id="13666" w:author="Rachel Shipsey" w:date="2025-06-23T15:21:00Z">
          <w:r w:rsidR="00F83D83" w:rsidDel="008D26A9">
            <w:rPr>
              <w:rFonts w:cs="Arial"/>
            </w:rPr>
            <w:delText>publicity</w:delText>
          </w:r>
          <w:commentRangeEnd w:id="13664"/>
          <w:r w:rsidR="00F83D83" w:rsidDel="008D26A9">
            <w:rPr>
              <w:rStyle w:val="CommentReference"/>
              <w:rFonts w:cs="Arial"/>
              <w:sz w:val="24"/>
              <w:szCs w:val="22"/>
            </w:rPr>
            <w:commentReference w:id="13664"/>
          </w:r>
        </w:del>
      </w:ins>
      <w:ins w:id="13667" w:author="Pamela Kakande Nabukhonzo" w:date="2025-06-10T15:08:00Z">
        <w:del w:id="13668" w:author="Rachel Shipsey" w:date="2025-06-23T15:21:00Z">
          <w:r w:rsidR="00C4336B" w:rsidDel="008D26A9">
            <w:rPr>
              <w:rFonts w:cs="Arial"/>
            </w:rPr>
            <w:delText xml:space="preserve">. </w:delText>
          </w:r>
        </w:del>
      </w:ins>
      <w:ins w:id="13669" w:author="Pamela Kakande Nabukhonzo" w:date="2025-06-09T16:16:00Z">
        <w:del w:id="13670" w:author="Rachel Shipsey" w:date="2025-06-23T15:21:00Z">
          <w:r w:rsidRPr="7B4121B4" w:rsidDel="008D26A9">
            <w:rPr>
              <w:rFonts w:cs="Arial"/>
            </w:rPr>
            <w:delText>The following considerations should be made</w:delText>
          </w:r>
        </w:del>
      </w:ins>
      <w:ins w:id="13671" w:author="Pamela Kakande Nabukhonzo" w:date="2025-06-09T19:35:00Z">
        <w:del w:id="13672" w:author="Rachel Shipsey" w:date="2025-06-23T15:21:00Z">
          <w:r w:rsidR="00F83D83" w:rsidDel="008D26A9">
            <w:rPr>
              <w:rFonts w:cs="Arial"/>
            </w:rPr>
            <w:delText xml:space="preserve"> when developing census products</w:delText>
          </w:r>
        </w:del>
      </w:ins>
      <w:ins w:id="13673" w:author="Pamela Kakande Nabukhonzo" w:date="2025-06-09T16:16:00Z">
        <w:del w:id="13674" w:author="Rachel Shipsey" w:date="2025-06-23T15:21:00Z">
          <w:r w:rsidRPr="7B4121B4" w:rsidDel="008D26A9">
            <w:rPr>
              <w:rFonts w:cs="Arial"/>
            </w:rPr>
            <w:delText>:</w:delText>
          </w:r>
        </w:del>
      </w:ins>
    </w:p>
    <w:p w14:paraId="1238A074" w14:textId="2BC11992" w:rsidR="003C1339" w:rsidRPr="00B111C6" w:rsidDel="008D26A9" w:rsidRDefault="003C1339">
      <w:pPr>
        <w:pStyle w:val="ListParagraph"/>
        <w:spacing w:after="0" w:line="276" w:lineRule="auto"/>
        <w:jc w:val="both"/>
        <w:rPr>
          <w:ins w:id="13675" w:author="Pamela Kakande Nabukhonzo" w:date="2025-06-09T16:16:00Z"/>
          <w:del w:id="13676" w:author="Rachel Shipsey" w:date="2025-06-23T15:21:00Z"/>
          <w:rFonts w:cs="Arial"/>
        </w:rPr>
        <w:pPrChange w:id="13677" w:author="Rachel Shipsey" w:date="2025-06-23T15:41:00Z">
          <w:pPr>
            <w:pStyle w:val="ListParagraph"/>
            <w:numPr>
              <w:numId w:val="101"/>
            </w:numPr>
            <w:spacing w:after="0" w:line="276" w:lineRule="auto"/>
            <w:ind w:hanging="360"/>
            <w:jc w:val="both"/>
          </w:pPr>
        </w:pPrChange>
      </w:pPr>
      <w:ins w:id="13678" w:author="Pamela Kakande Nabukhonzo" w:date="2025-06-09T16:16:00Z">
        <w:del w:id="13679" w:author="Rachel Shipsey" w:date="2025-06-23T15:21:00Z">
          <w:r w:rsidRPr="7B4121B4" w:rsidDel="008D26A9">
            <w:rPr>
              <w:rFonts w:cs="Arial"/>
            </w:rPr>
            <w:delText xml:space="preserve">Before producing census dissemination products, NSOs must identify what products are appropriate and need to be generated to meet the stakeholder needs. This is determined through stakeholder engagements at the </w:delText>
          </w:r>
          <w:r w:rsidDel="008D26A9">
            <w:fldChar w:fldCharType="begin"/>
          </w:r>
          <w:r w:rsidDel="008D26A9">
            <w:delInstrText>HYPERLINK \l "_2.1￼Development_of_the" \h</w:delInstrText>
          </w:r>
          <w:r w:rsidDel="008D26A9">
            <w:fldChar w:fldCharType="separate"/>
          </w:r>
          <w:r w:rsidRPr="7B4121B4" w:rsidDel="008D26A9">
            <w:rPr>
              <w:rStyle w:val="Hyperlink"/>
              <w:rFonts w:cs="Arial"/>
            </w:rPr>
            <w:delText>planning stage</w:delText>
          </w:r>
          <w:r w:rsidDel="008D26A9">
            <w:fldChar w:fldCharType="end"/>
          </w:r>
          <w:r w:rsidRPr="7B4121B4" w:rsidDel="008D26A9">
            <w:rPr>
              <w:rFonts w:cs="Arial"/>
            </w:rPr>
            <w:delText>.</w:delText>
          </w:r>
        </w:del>
      </w:ins>
    </w:p>
    <w:p w14:paraId="217046A1" w14:textId="739F8C63" w:rsidR="003C1339" w:rsidRPr="00B111C6" w:rsidDel="008D26A9" w:rsidRDefault="003C1339">
      <w:pPr>
        <w:pStyle w:val="ListParagraph"/>
        <w:spacing w:after="0" w:line="276" w:lineRule="auto"/>
        <w:jc w:val="both"/>
        <w:rPr>
          <w:ins w:id="13680" w:author="Pamela Kakande Nabukhonzo" w:date="2025-06-09T16:16:00Z"/>
          <w:del w:id="13681" w:author="Rachel Shipsey" w:date="2025-06-23T15:21:00Z"/>
          <w:rFonts w:cs="Arial"/>
        </w:rPr>
        <w:pPrChange w:id="13682" w:author="Rachel Shipsey" w:date="2025-06-23T15:41:00Z">
          <w:pPr>
            <w:pStyle w:val="ListParagraph"/>
            <w:numPr>
              <w:numId w:val="101"/>
            </w:numPr>
            <w:spacing w:after="0" w:line="276" w:lineRule="auto"/>
            <w:ind w:hanging="360"/>
            <w:jc w:val="both"/>
          </w:pPr>
        </w:pPrChange>
      </w:pPr>
      <w:ins w:id="13683" w:author="Pamela Kakande Nabukhonzo" w:date="2025-06-09T16:16:00Z">
        <w:del w:id="13684" w:author="Rachel Shipsey" w:date="2025-06-23T15:21:00Z">
          <w:r w:rsidRPr="7B4121B4" w:rsidDel="008D26A9">
            <w:rPr>
              <w:rFonts w:cs="Arial"/>
            </w:rPr>
            <w:delText>Census dissemination products should be developed</w:delText>
          </w:r>
        </w:del>
      </w:ins>
      <w:ins w:id="13685" w:author="Pamela Kakande Nabukhonzo" w:date="2025-06-09T19:37:00Z">
        <w:del w:id="13686" w:author="Rachel Shipsey" w:date="2025-06-23T15:21:00Z">
          <w:r w:rsidR="001F161E" w:rsidDel="008D26A9">
            <w:rPr>
              <w:rFonts w:cs="Arial"/>
            </w:rPr>
            <w:delText xml:space="preserve"> and tailo</w:delText>
          </w:r>
        </w:del>
      </w:ins>
      <w:ins w:id="13687" w:author="Pamela Kakande Nabukhonzo" w:date="2025-06-09T19:38:00Z">
        <w:del w:id="13688" w:author="Rachel Shipsey" w:date="2025-06-23T15:21:00Z">
          <w:r w:rsidR="001F161E" w:rsidDel="008D26A9">
            <w:rPr>
              <w:rFonts w:cs="Arial"/>
            </w:rPr>
            <w:delText>red</w:delText>
          </w:r>
        </w:del>
      </w:ins>
      <w:ins w:id="13689" w:author="Pamela Kakande Nabukhonzo" w:date="2025-06-09T16:16:00Z">
        <w:del w:id="13690" w:author="Rachel Shipsey" w:date="2025-06-23T15:21:00Z">
          <w:r w:rsidRPr="7B4121B4" w:rsidDel="008D26A9">
            <w:rPr>
              <w:rFonts w:cs="Arial"/>
            </w:rPr>
            <w:delText xml:space="preserve"> for various stakeholder groups as stakeholder segmentation improves understanding and utilization of the developed products.  </w:delText>
          </w:r>
        </w:del>
      </w:ins>
    </w:p>
    <w:p w14:paraId="45E19F74" w14:textId="5C1F7956" w:rsidR="003C1339" w:rsidRPr="00B111C6" w:rsidDel="008D26A9" w:rsidRDefault="001F161E">
      <w:pPr>
        <w:pStyle w:val="ListParagraph"/>
        <w:spacing w:after="0" w:line="276" w:lineRule="auto"/>
        <w:jc w:val="both"/>
        <w:rPr>
          <w:ins w:id="13691" w:author="Pamela Kakande Nabukhonzo" w:date="2025-06-09T16:16:00Z"/>
          <w:del w:id="13692" w:author="Rachel Shipsey" w:date="2025-06-23T15:21:00Z"/>
          <w:rFonts w:cs="Arial"/>
        </w:rPr>
        <w:pPrChange w:id="13693" w:author="Rachel Shipsey" w:date="2025-06-23T15:41:00Z">
          <w:pPr>
            <w:pStyle w:val="ListParagraph"/>
            <w:numPr>
              <w:ilvl w:val="1"/>
              <w:numId w:val="101"/>
            </w:numPr>
            <w:spacing w:after="0" w:line="276" w:lineRule="auto"/>
            <w:ind w:left="1440" w:hanging="360"/>
            <w:jc w:val="both"/>
          </w:pPr>
        </w:pPrChange>
      </w:pPr>
      <w:ins w:id="13694" w:author="Pamela Kakande Nabukhonzo" w:date="2025-06-09T19:38:00Z">
        <w:del w:id="13695" w:author="Rachel Shipsey" w:date="2025-06-23T15:21:00Z">
          <w:r w:rsidRPr="7B4121B4" w:rsidDel="008D26A9">
            <w:rPr>
              <w:rFonts w:cs="Arial"/>
            </w:rPr>
            <w:delText xml:space="preserve">Partnership </w:delText>
          </w:r>
        </w:del>
      </w:ins>
      <w:ins w:id="13696" w:author="Pamela Kakande Nabukhonzo" w:date="2025-06-09T16:16:00Z">
        <w:del w:id="13697" w:author="Rachel Shipsey" w:date="2025-06-23T15:21:00Z">
          <w:r w:rsidR="003C1339" w:rsidRPr="7B4121B4" w:rsidDel="008D26A9">
            <w:rPr>
              <w:rFonts w:cs="Arial"/>
            </w:rPr>
            <w:delText>with national / international stakeholders is a common practice in the production of census products. There are various operational modalities for producing census products. There is no one-</w:delText>
          </w:r>
        </w:del>
      </w:ins>
      <w:ins w:id="13698" w:author="Pamela Kakande Nabukhonzo" w:date="2025-06-09T19:36:00Z">
        <w:del w:id="13699" w:author="Rachel Shipsey" w:date="2025-06-23T15:21:00Z">
          <w:r w:rsidR="006C2D5D" w:rsidDel="008D26A9">
            <w:rPr>
              <w:rFonts w:cs="Arial"/>
            </w:rPr>
            <w:delText>size-</w:delText>
          </w:r>
        </w:del>
      </w:ins>
      <w:ins w:id="13700" w:author="Pamela Kakande Nabukhonzo" w:date="2025-06-09T16:16:00Z">
        <w:del w:id="13701" w:author="Rachel Shipsey" w:date="2025-06-23T15:21:00Z">
          <w:r w:rsidR="003C1339" w:rsidRPr="7B4121B4" w:rsidDel="008D26A9">
            <w:rPr>
              <w:rFonts w:cs="Arial"/>
            </w:rPr>
            <w:delText>fits-all approach</w:delText>
          </w:r>
        </w:del>
      </w:ins>
      <w:ins w:id="13702" w:author="Pamela Kakande Nabukhonzo" w:date="2025-06-09T19:39:00Z">
        <w:del w:id="13703" w:author="Rachel Shipsey" w:date="2025-06-23T15:21:00Z">
          <w:r w:rsidR="00051BDA" w:rsidDel="008D26A9">
            <w:rPr>
              <w:rFonts w:cs="Arial"/>
            </w:rPr>
            <w:delText>.</w:delText>
          </w:r>
        </w:del>
      </w:ins>
      <w:ins w:id="13704" w:author="Pamela Kakande Nabukhonzo" w:date="2025-06-09T16:16:00Z">
        <w:del w:id="13705" w:author="Rachel Shipsey" w:date="2025-06-23T15:21:00Z">
          <w:r w:rsidR="003C1339" w:rsidRPr="7B4121B4" w:rsidDel="008D26A9">
            <w:rPr>
              <w:rFonts w:cs="Arial"/>
            </w:rPr>
            <w:delText xml:space="preserve"> </w:delText>
          </w:r>
        </w:del>
      </w:ins>
    </w:p>
    <w:p w14:paraId="34D81C83" w14:textId="0EF3F578" w:rsidR="003C1339" w:rsidRPr="00B111C6" w:rsidDel="008D26A9" w:rsidRDefault="003C1339">
      <w:pPr>
        <w:pStyle w:val="ListParagraph"/>
        <w:spacing w:after="0" w:line="276" w:lineRule="auto"/>
        <w:jc w:val="both"/>
        <w:rPr>
          <w:ins w:id="13706" w:author="Pamela Kakande Nabukhonzo" w:date="2025-06-09T16:16:00Z"/>
          <w:del w:id="13707" w:author="Rachel Shipsey" w:date="2025-06-23T15:21:00Z"/>
          <w:rFonts w:cs="Arial"/>
        </w:rPr>
        <w:pPrChange w:id="13708" w:author="Rachel Shipsey" w:date="2025-06-23T15:41:00Z">
          <w:pPr>
            <w:pStyle w:val="ListParagraph"/>
            <w:numPr>
              <w:numId w:val="101"/>
            </w:numPr>
            <w:spacing w:after="0" w:line="276" w:lineRule="auto"/>
            <w:ind w:hanging="360"/>
            <w:jc w:val="both"/>
          </w:pPr>
        </w:pPrChange>
      </w:pPr>
      <w:ins w:id="13709" w:author="Pamela Kakande Nabukhonzo" w:date="2025-06-09T16:16:00Z">
        <w:del w:id="13710" w:author="Rachel Shipsey" w:date="2025-06-23T15:21:00Z">
          <w:r w:rsidRPr="00B111C6" w:rsidDel="008D26A9">
            <w:rPr>
              <w:rFonts w:cs="Arial"/>
            </w:rPr>
            <w:delText xml:space="preserve">When developing census products, the following checklist should be </w:delText>
          </w:r>
        </w:del>
      </w:ins>
      <w:ins w:id="13711" w:author="Pamela Kakande Nabukhonzo" w:date="2025-06-09T19:41:00Z">
        <w:del w:id="13712" w:author="Rachel Shipsey" w:date="2025-06-23T15:21:00Z">
          <w:r w:rsidR="009A1C3B" w:rsidDel="008D26A9">
            <w:rPr>
              <w:rFonts w:cs="Arial"/>
            </w:rPr>
            <w:delText>taken into</w:delText>
          </w:r>
        </w:del>
      </w:ins>
      <w:ins w:id="13713" w:author="Pamela Kakande Nabukhonzo" w:date="2025-06-09T16:16:00Z">
        <w:del w:id="13714" w:author="Rachel Shipsey" w:date="2025-06-23T15:21:00Z">
          <w:r w:rsidDel="008D26A9">
            <w:rPr>
              <w:rFonts w:cs="Arial"/>
            </w:rPr>
            <w:delText xml:space="preserve"> consideration</w:delText>
          </w:r>
          <w:r w:rsidRPr="00B111C6" w:rsidDel="008D26A9">
            <w:rPr>
              <w:rFonts w:cs="Arial"/>
            </w:rPr>
            <w:delText>:</w:delText>
          </w:r>
        </w:del>
      </w:ins>
    </w:p>
    <w:p w14:paraId="61CAAA59" w14:textId="654F8139" w:rsidR="003C1339" w:rsidRPr="00DC6678" w:rsidDel="008D26A9" w:rsidRDefault="003C1339">
      <w:pPr>
        <w:pStyle w:val="ListParagraph"/>
        <w:spacing w:after="0" w:line="276" w:lineRule="auto"/>
        <w:jc w:val="both"/>
        <w:rPr>
          <w:ins w:id="13715" w:author="Pamela Kakande Nabukhonzo" w:date="2025-06-09T16:16:00Z"/>
          <w:del w:id="13716" w:author="Rachel Shipsey" w:date="2025-06-23T15:21:00Z"/>
          <w:rFonts w:cs="Arial"/>
          <w:sz w:val="20"/>
          <w:szCs w:val="20"/>
        </w:rPr>
        <w:pPrChange w:id="13717"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18" w:author="Pamela Kakande Nabukhonzo" w:date="2025-06-09T16:16:00Z">
        <w:del w:id="13719" w:author="Rachel Shipsey" w:date="2025-06-23T15:21:00Z">
          <w:r w:rsidRPr="7B4121B4" w:rsidDel="008D26A9">
            <w:rPr>
              <w:rFonts w:cs="Arial"/>
              <w:b/>
              <w:bCs/>
              <w:sz w:val="20"/>
              <w:szCs w:val="20"/>
            </w:rPr>
            <w:delText>Functionality</w:delText>
          </w:r>
          <w:r w:rsidRPr="7B4121B4" w:rsidDel="008D26A9">
            <w:rPr>
              <w:rFonts w:cs="Arial"/>
              <w:sz w:val="20"/>
              <w:szCs w:val="20"/>
            </w:rPr>
            <w:delText xml:space="preserve"> – it does what users need it to </w:delText>
          </w:r>
        </w:del>
      </w:ins>
      <w:ins w:id="13720" w:author="Pamela Kakande Nabukhonzo" w:date="2025-06-09T19:43:00Z">
        <w:del w:id="13721" w:author="Rachel Shipsey" w:date="2025-06-23T15:21:00Z">
          <w:r w:rsidR="002951B9" w:rsidRPr="7B4121B4" w:rsidDel="008D26A9">
            <w:rPr>
              <w:rFonts w:cs="Arial"/>
              <w:sz w:val="20"/>
              <w:szCs w:val="20"/>
            </w:rPr>
            <w:delText>do.</w:delText>
          </w:r>
        </w:del>
      </w:ins>
      <w:ins w:id="13722" w:author="Pamela Kakande Nabukhonzo" w:date="2025-06-09T16:16:00Z">
        <w:del w:id="13723" w:author="Rachel Shipsey" w:date="2025-06-23T15:21:00Z">
          <w:r w:rsidRPr="7B4121B4" w:rsidDel="008D26A9">
            <w:rPr>
              <w:rFonts w:cs="Arial"/>
              <w:sz w:val="20"/>
              <w:szCs w:val="20"/>
            </w:rPr>
            <w:delText xml:space="preserve"> </w:delText>
          </w:r>
        </w:del>
      </w:ins>
    </w:p>
    <w:p w14:paraId="36F61397" w14:textId="249943A6" w:rsidR="003C1339" w:rsidRPr="00DC6678" w:rsidDel="008D26A9" w:rsidRDefault="003C1339">
      <w:pPr>
        <w:pStyle w:val="ListParagraph"/>
        <w:spacing w:after="0" w:line="276" w:lineRule="auto"/>
        <w:jc w:val="both"/>
        <w:rPr>
          <w:ins w:id="13724" w:author="Pamela Kakande Nabukhonzo" w:date="2025-06-09T16:16:00Z"/>
          <w:del w:id="13725" w:author="Rachel Shipsey" w:date="2025-06-23T15:21:00Z"/>
          <w:rFonts w:cs="Arial"/>
          <w:sz w:val="20"/>
          <w:szCs w:val="20"/>
        </w:rPr>
        <w:pPrChange w:id="13726"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27" w:author="Pamela Kakande Nabukhonzo" w:date="2025-06-09T16:16:00Z">
        <w:del w:id="13728" w:author="Rachel Shipsey" w:date="2025-06-23T15:21:00Z">
          <w:r w:rsidRPr="7B4121B4" w:rsidDel="008D26A9">
            <w:rPr>
              <w:rFonts w:cs="Arial"/>
              <w:b/>
              <w:bCs/>
              <w:sz w:val="20"/>
              <w:szCs w:val="20"/>
            </w:rPr>
            <w:delText>Usability</w:delText>
          </w:r>
          <w:r w:rsidRPr="7B4121B4" w:rsidDel="008D26A9">
            <w:rPr>
              <w:rFonts w:cs="Arial"/>
              <w:sz w:val="20"/>
              <w:szCs w:val="20"/>
            </w:rPr>
            <w:delText xml:space="preserve"> – is easy for people to access and </w:delText>
          </w:r>
        </w:del>
      </w:ins>
      <w:ins w:id="13729" w:author="Pamela Kakande Nabukhonzo" w:date="2025-06-09T19:43:00Z">
        <w:del w:id="13730" w:author="Rachel Shipsey" w:date="2025-06-23T15:21:00Z">
          <w:r w:rsidR="002951B9" w:rsidRPr="7B4121B4" w:rsidDel="008D26A9">
            <w:rPr>
              <w:rFonts w:cs="Arial"/>
              <w:sz w:val="20"/>
              <w:szCs w:val="20"/>
            </w:rPr>
            <w:delText>use.</w:delText>
          </w:r>
        </w:del>
      </w:ins>
      <w:ins w:id="13731" w:author="Pamela Kakande Nabukhonzo" w:date="2025-06-09T16:16:00Z">
        <w:del w:id="13732" w:author="Rachel Shipsey" w:date="2025-06-23T15:21:00Z">
          <w:r w:rsidRPr="7B4121B4" w:rsidDel="008D26A9">
            <w:rPr>
              <w:rFonts w:cs="Arial"/>
              <w:sz w:val="20"/>
              <w:szCs w:val="20"/>
            </w:rPr>
            <w:delText xml:space="preserve"> </w:delText>
          </w:r>
        </w:del>
      </w:ins>
    </w:p>
    <w:p w14:paraId="195A59FB" w14:textId="43C87876" w:rsidR="003C1339" w:rsidRPr="00DC6678" w:rsidDel="008D26A9" w:rsidRDefault="003C1339">
      <w:pPr>
        <w:pStyle w:val="ListParagraph"/>
        <w:spacing w:after="0" w:line="276" w:lineRule="auto"/>
        <w:jc w:val="both"/>
        <w:rPr>
          <w:ins w:id="13733" w:author="Pamela Kakande Nabukhonzo" w:date="2025-06-09T16:16:00Z"/>
          <w:del w:id="13734" w:author="Rachel Shipsey" w:date="2025-06-23T15:21:00Z"/>
          <w:rFonts w:cs="Arial"/>
          <w:sz w:val="20"/>
          <w:szCs w:val="20"/>
        </w:rPr>
        <w:pPrChange w:id="13735"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36" w:author="Pamela Kakande Nabukhonzo" w:date="2025-06-09T16:16:00Z">
        <w:del w:id="13737" w:author="Rachel Shipsey" w:date="2025-06-23T15:21:00Z">
          <w:r w:rsidRPr="7B4121B4" w:rsidDel="008D26A9">
            <w:rPr>
              <w:rFonts w:cs="Arial"/>
              <w:b/>
              <w:bCs/>
              <w:sz w:val="20"/>
              <w:szCs w:val="20"/>
            </w:rPr>
            <w:delText>Reusable –</w:delText>
          </w:r>
          <w:r w:rsidRPr="7B4121B4" w:rsidDel="008D26A9">
            <w:rPr>
              <w:rFonts w:cs="Arial"/>
              <w:sz w:val="20"/>
              <w:szCs w:val="20"/>
            </w:rPr>
            <w:delText xml:space="preserve"> design is reusable, people can reuse the </w:delText>
          </w:r>
        </w:del>
      </w:ins>
      <w:ins w:id="13738" w:author="Pamela Kakande Nabukhonzo" w:date="2025-06-09T19:43:00Z">
        <w:del w:id="13739" w:author="Rachel Shipsey" w:date="2025-06-23T15:21:00Z">
          <w:r w:rsidR="002951B9" w:rsidRPr="7B4121B4" w:rsidDel="008D26A9">
            <w:rPr>
              <w:rFonts w:cs="Arial"/>
              <w:sz w:val="20"/>
              <w:szCs w:val="20"/>
            </w:rPr>
            <w:delText>product.</w:delText>
          </w:r>
        </w:del>
      </w:ins>
      <w:ins w:id="13740" w:author="Pamela Kakande Nabukhonzo" w:date="2025-06-09T16:16:00Z">
        <w:del w:id="13741" w:author="Rachel Shipsey" w:date="2025-06-23T15:21:00Z">
          <w:r w:rsidRPr="7B4121B4" w:rsidDel="008D26A9">
            <w:rPr>
              <w:rFonts w:cs="Arial"/>
              <w:sz w:val="20"/>
              <w:szCs w:val="20"/>
            </w:rPr>
            <w:delText xml:space="preserve"> </w:delText>
          </w:r>
        </w:del>
      </w:ins>
    </w:p>
    <w:p w14:paraId="3A3AA8A8" w14:textId="39222F34" w:rsidR="003C1339" w:rsidRPr="00DC6678" w:rsidDel="008D26A9" w:rsidRDefault="003C1339">
      <w:pPr>
        <w:pStyle w:val="ListParagraph"/>
        <w:spacing w:after="0" w:line="276" w:lineRule="auto"/>
        <w:jc w:val="both"/>
        <w:rPr>
          <w:ins w:id="13742" w:author="Pamela Kakande Nabukhonzo" w:date="2025-06-09T16:16:00Z"/>
          <w:del w:id="13743" w:author="Rachel Shipsey" w:date="2025-06-23T15:21:00Z"/>
          <w:rFonts w:cs="Arial"/>
          <w:sz w:val="20"/>
          <w:szCs w:val="20"/>
        </w:rPr>
        <w:pPrChange w:id="13744"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45" w:author="Pamela Kakande Nabukhonzo" w:date="2025-06-09T16:16:00Z">
        <w:del w:id="13746" w:author="Rachel Shipsey" w:date="2025-06-23T15:21:00Z">
          <w:r w:rsidRPr="7B4121B4" w:rsidDel="008D26A9">
            <w:rPr>
              <w:rFonts w:cs="Arial"/>
              <w:b/>
              <w:bCs/>
              <w:sz w:val="20"/>
              <w:szCs w:val="20"/>
            </w:rPr>
            <w:delText>Helpful features</w:delText>
          </w:r>
          <w:r w:rsidRPr="7B4121B4" w:rsidDel="008D26A9">
            <w:rPr>
              <w:rFonts w:cs="Arial"/>
              <w:sz w:val="20"/>
              <w:szCs w:val="20"/>
            </w:rPr>
            <w:delText xml:space="preserve"> – should solve users’ </w:delText>
          </w:r>
        </w:del>
      </w:ins>
      <w:ins w:id="13747" w:author="Pamela Kakande Nabukhonzo" w:date="2025-06-09T19:43:00Z">
        <w:del w:id="13748" w:author="Rachel Shipsey" w:date="2025-06-23T15:21:00Z">
          <w:r w:rsidR="002951B9" w:rsidRPr="7B4121B4" w:rsidDel="008D26A9">
            <w:rPr>
              <w:rFonts w:cs="Arial"/>
              <w:sz w:val="20"/>
              <w:szCs w:val="20"/>
            </w:rPr>
            <w:delText>problems.</w:delText>
          </w:r>
        </w:del>
      </w:ins>
      <w:ins w:id="13749" w:author="Pamela Kakande Nabukhonzo" w:date="2025-06-09T16:16:00Z">
        <w:del w:id="13750" w:author="Rachel Shipsey" w:date="2025-06-23T15:21:00Z">
          <w:r w:rsidRPr="7B4121B4" w:rsidDel="008D26A9">
            <w:rPr>
              <w:rFonts w:cs="Arial"/>
              <w:sz w:val="20"/>
              <w:szCs w:val="20"/>
            </w:rPr>
            <w:delText xml:space="preserve"> </w:delText>
          </w:r>
        </w:del>
      </w:ins>
    </w:p>
    <w:p w14:paraId="776510E4" w14:textId="7AFF3887" w:rsidR="003C1339" w:rsidRPr="00DC6678" w:rsidDel="008D26A9" w:rsidRDefault="003C1339">
      <w:pPr>
        <w:pStyle w:val="ListParagraph"/>
        <w:spacing w:after="0" w:line="276" w:lineRule="auto"/>
        <w:jc w:val="both"/>
        <w:rPr>
          <w:ins w:id="13751" w:author="Pamela Kakande Nabukhonzo" w:date="2025-06-09T16:16:00Z"/>
          <w:del w:id="13752" w:author="Rachel Shipsey" w:date="2025-06-23T15:21:00Z"/>
          <w:rFonts w:cs="Arial"/>
          <w:sz w:val="20"/>
          <w:szCs w:val="20"/>
        </w:rPr>
        <w:pPrChange w:id="13753"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54" w:author="Pamela Kakande Nabukhonzo" w:date="2025-06-09T16:16:00Z">
        <w:del w:id="13755" w:author="Rachel Shipsey" w:date="2025-06-23T15:21:00Z">
          <w:r w:rsidRPr="7B4121B4" w:rsidDel="008D26A9">
            <w:rPr>
              <w:rFonts w:cs="Arial"/>
              <w:b/>
              <w:bCs/>
              <w:sz w:val="20"/>
              <w:szCs w:val="20"/>
            </w:rPr>
            <w:delText>Findable</w:delText>
          </w:r>
          <w:r w:rsidRPr="7B4121B4" w:rsidDel="008D26A9">
            <w:rPr>
              <w:rFonts w:cs="Arial"/>
              <w:sz w:val="20"/>
              <w:szCs w:val="20"/>
            </w:rPr>
            <w:delText xml:space="preserve"> – clear product name or title, matches what users will use as search terms online; </w:delText>
          </w:r>
        </w:del>
      </w:ins>
    </w:p>
    <w:p w14:paraId="7B45EF30" w14:textId="0F726D41" w:rsidR="003C1339" w:rsidRPr="00DC6678" w:rsidDel="008D26A9" w:rsidRDefault="003C1339">
      <w:pPr>
        <w:pStyle w:val="ListParagraph"/>
        <w:spacing w:after="0" w:line="276" w:lineRule="auto"/>
        <w:jc w:val="both"/>
        <w:rPr>
          <w:ins w:id="13756" w:author="Pamela Kakande Nabukhonzo" w:date="2025-06-09T16:16:00Z"/>
          <w:del w:id="13757" w:author="Rachel Shipsey" w:date="2025-06-23T15:21:00Z"/>
          <w:rFonts w:cs="Arial"/>
          <w:sz w:val="20"/>
          <w:szCs w:val="20"/>
        </w:rPr>
        <w:pPrChange w:id="13758"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ins w:id="13759" w:author="Pamela Kakande Nabukhonzo" w:date="2025-06-09T16:16:00Z">
        <w:del w:id="13760" w:author="Rachel Shipsey" w:date="2025-06-23T15:21:00Z">
          <w:r w:rsidRPr="7B4121B4" w:rsidDel="008D26A9">
            <w:rPr>
              <w:rFonts w:cs="Arial"/>
              <w:b/>
              <w:bCs/>
              <w:sz w:val="20"/>
              <w:szCs w:val="20"/>
            </w:rPr>
            <w:delText>Look and feel</w:delText>
          </w:r>
          <w:r w:rsidRPr="7B4121B4" w:rsidDel="008D26A9">
            <w:rPr>
              <w:rFonts w:cs="Arial"/>
              <w:sz w:val="20"/>
              <w:szCs w:val="20"/>
            </w:rPr>
            <w:delText xml:space="preserve"> – no clutter, consistent language, and looks professional.</w:delText>
          </w:r>
        </w:del>
      </w:ins>
    </w:p>
    <w:p w14:paraId="7CE6D480" w14:textId="2A979C44" w:rsidR="00D40159" w:rsidDel="008D26A9" w:rsidRDefault="00D40159">
      <w:pPr>
        <w:pStyle w:val="ListParagraph"/>
        <w:spacing w:after="0" w:line="276" w:lineRule="auto"/>
        <w:jc w:val="both"/>
        <w:rPr>
          <w:ins w:id="13761" w:author="Pamela Kakande Nabukhonzo" w:date="2025-06-09T19:44:00Z"/>
          <w:del w:id="13762" w:author="Rachel Shipsey" w:date="2025-06-23T15:21:00Z"/>
          <w:rFonts w:cs="Arial"/>
        </w:rPr>
        <w:pPrChange w:id="13763" w:author="Rachel Shipsey" w:date="2025-06-23T15:41:00Z">
          <w:pPr>
            <w:jc w:val="both"/>
          </w:pPr>
        </w:pPrChange>
      </w:pPr>
      <w:ins w:id="13764" w:author="Pamela Kakande Nabukhonzo" w:date="2025-06-09T19:44:00Z">
        <w:del w:id="13765" w:author="Rachel Shipsey" w:date="2025-06-23T15:21:00Z">
          <w:r w:rsidDel="008D26A9">
            <w:rPr>
              <w:rFonts w:cs="Arial"/>
            </w:rPr>
            <w:delText>T</w:delText>
          </w:r>
          <w:r w:rsidRPr="7B4121B4" w:rsidDel="008D26A9">
            <w:rPr>
              <w:rFonts w:cs="Arial"/>
            </w:rPr>
            <w:delText>he following considerations should be made</w:delText>
          </w:r>
          <w:r w:rsidDel="008D26A9">
            <w:rPr>
              <w:rFonts w:cs="Arial"/>
            </w:rPr>
            <w:delText xml:space="preserve"> for effective </w:delText>
          </w:r>
          <w:r w:rsidR="00DC76BC" w:rsidDel="008D26A9">
            <w:rPr>
              <w:rFonts w:cs="Arial"/>
            </w:rPr>
            <w:delText>dissemination:</w:delText>
          </w:r>
        </w:del>
      </w:ins>
    </w:p>
    <w:p w14:paraId="1CB7F318" w14:textId="2D6EC302" w:rsidR="00252506" w:rsidDel="008D26A9" w:rsidRDefault="00252506">
      <w:pPr>
        <w:pStyle w:val="ListParagraph"/>
        <w:spacing w:after="0" w:line="276" w:lineRule="auto"/>
        <w:jc w:val="both"/>
        <w:rPr>
          <w:ins w:id="13766" w:author="Pamela Kakande Nabukhonzo" w:date="2025-06-14T08:04:00Z"/>
          <w:del w:id="13767" w:author="Rachel Shipsey" w:date="2025-06-23T15:21:00Z"/>
          <w:rFonts w:cs="Arial"/>
        </w:rPr>
        <w:pPrChange w:id="13768" w:author="Rachel Shipsey" w:date="2025-06-23T15:41:00Z">
          <w:pPr>
            <w:pStyle w:val="ListParagraph"/>
            <w:numPr>
              <w:numId w:val="260"/>
            </w:numPr>
            <w:ind w:hanging="360"/>
            <w:jc w:val="both"/>
          </w:pPr>
        </w:pPrChange>
      </w:pPr>
      <w:ins w:id="13769" w:author="Pamela Kakande Nabukhonzo" w:date="2025-06-14T08:04:00Z">
        <w:del w:id="13770" w:author="Rachel Shipsey" w:date="2025-06-23T15:21:00Z">
          <w:r w:rsidRPr="7B4121B4" w:rsidDel="008D26A9">
            <w:rPr>
              <w:rFonts w:cs="Arial"/>
            </w:rPr>
            <w:delText>It is a pre requisite to develop a census dissemination strategic document that should include: (1) products to be developed, (2) the media of dissemination, (3) metadata to aid in the interpretation of the results, (4) confidentiality and privacy measures, (5 ) assessment of the required technologies to meet user needs, (6) dissemination policy, (7) quality assurance in terms of accuracy and timeliness, (8) required financial and human resources.</w:delText>
          </w:r>
        </w:del>
      </w:ins>
    </w:p>
    <w:p w14:paraId="781865B3" w14:textId="64283637" w:rsidR="00DC76BC" w:rsidDel="008D26A9" w:rsidRDefault="00DC76BC">
      <w:pPr>
        <w:pStyle w:val="ListParagraph"/>
        <w:spacing w:after="0" w:line="276" w:lineRule="auto"/>
        <w:jc w:val="both"/>
        <w:rPr>
          <w:ins w:id="13771" w:author="Pamela Kakande Nabukhonzo" w:date="2025-06-09T19:45:00Z"/>
          <w:del w:id="13772" w:author="Rachel Shipsey" w:date="2025-06-23T15:21:00Z"/>
          <w:rFonts w:cs="Arial"/>
        </w:rPr>
        <w:pPrChange w:id="13773" w:author="Rachel Shipsey" w:date="2025-06-23T15:41:00Z">
          <w:pPr>
            <w:pStyle w:val="ListParagraph"/>
            <w:numPr>
              <w:numId w:val="260"/>
            </w:numPr>
            <w:ind w:hanging="360"/>
            <w:jc w:val="both"/>
          </w:pPr>
        </w:pPrChange>
      </w:pPr>
      <w:ins w:id="13774" w:author="Pamela Kakande Nabukhonzo" w:date="2025-06-09T19:45:00Z">
        <w:del w:id="13775" w:author="Rachel Shipsey" w:date="2025-06-23T15:21:00Z">
          <w:r w:rsidRPr="000771B7" w:rsidDel="008D26A9">
            <w:rPr>
              <w:rFonts w:cs="Arial"/>
            </w:rPr>
            <w:delText>P</w:delText>
          </w:r>
        </w:del>
      </w:ins>
      <w:ins w:id="13776" w:author="Pamela Kakande Nabukhonzo" w:date="2025-06-09T16:16:00Z">
        <w:del w:id="13777" w:author="Rachel Shipsey" w:date="2025-06-23T15:21:00Z">
          <w:r w:rsidR="003C1339" w:rsidRPr="000771B7" w:rsidDel="008D26A9">
            <w:rPr>
              <w:rFonts w:cs="Arial"/>
            </w:rPr>
            <w:delText>rioritize</w:delText>
          </w:r>
        </w:del>
      </w:ins>
      <w:ins w:id="13778" w:author="Pamela Kakande Nabukhonzo" w:date="2025-06-09T19:48:00Z">
        <w:del w:id="13779" w:author="Rachel Shipsey" w:date="2025-06-23T15:21:00Z">
          <w:r w:rsidR="00CD15EF" w:rsidDel="008D26A9">
            <w:rPr>
              <w:rFonts w:cs="Arial"/>
            </w:rPr>
            <w:delText xml:space="preserve"> digital</w:delText>
          </w:r>
        </w:del>
      </w:ins>
      <w:ins w:id="13780" w:author="Pamela Kakande Nabukhonzo" w:date="2025-06-09T16:16:00Z">
        <w:del w:id="13781" w:author="Rachel Shipsey" w:date="2025-06-23T15:21:00Z">
          <w:r w:rsidR="003C1339" w:rsidRPr="000771B7" w:rsidDel="008D26A9">
            <w:rPr>
              <w:rFonts w:cs="Arial"/>
            </w:rPr>
            <w:delText xml:space="preserve"> visualization of the census data because it helps to give a fast overview or summary of a dataset; it communicates memorable and important stories in a dataset; it reveals insights that would otherwise be hidden.</w:delText>
          </w:r>
        </w:del>
      </w:ins>
      <w:ins w:id="13782" w:author="Pamela Kakande Nabukhonzo" w:date="2025-06-09T19:49:00Z">
        <w:del w:id="13783" w:author="Rachel Shipsey" w:date="2025-06-23T15:21:00Z">
          <w:r w:rsidR="00CD15EF" w:rsidDel="008D26A9">
            <w:rPr>
              <w:rFonts w:cs="Arial"/>
            </w:rPr>
            <w:delText xml:space="preserve"> Use dashboards</w:delText>
          </w:r>
          <w:r w:rsidR="000E794B" w:rsidDel="008D26A9">
            <w:rPr>
              <w:rFonts w:cs="Arial"/>
            </w:rPr>
            <w:delText>, infographics among other digital tools.</w:delText>
          </w:r>
        </w:del>
      </w:ins>
    </w:p>
    <w:p w14:paraId="543F8605" w14:textId="529874D4" w:rsidR="00125696" w:rsidDel="008D26A9" w:rsidRDefault="00125696">
      <w:pPr>
        <w:pStyle w:val="ListParagraph"/>
        <w:spacing w:after="0" w:line="276" w:lineRule="auto"/>
        <w:jc w:val="both"/>
        <w:rPr>
          <w:ins w:id="13784" w:author="Pamela Kakande Nabukhonzo" w:date="2025-06-09T19:45:00Z"/>
          <w:del w:id="13785" w:author="Rachel Shipsey" w:date="2025-06-23T15:21:00Z"/>
          <w:rFonts w:cs="Arial"/>
        </w:rPr>
        <w:pPrChange w:id="13786" w:author="Rachel Shipsey" w:date="2025-06-23T15:41:00Z">
          <w:pPr>
            <w:pStyle w:val="ListParagraph"/>
            <w:numPr>
              <w:numId w:val="260"/>
            </w:numPr>
            <w:ind w:hanging="360"/>
            <w:jc w:val="both"/>
          </w:pPr>
        </w:pPrChange>
      </w:pPr>
      <w:ins w:id="13787" w:author="Pamela Kakande Nabukhonzo" w:date="2025-06-09T19:45:00Z">
        <w:del w:id="13788" w:author="Rachel Shipsey" w:date="2025-06-23T15:21:00Z">
          <w:r w:rsidDel="008D26A9">
            <w:rPr>
              <w:rFonts w:cs="Arial"/>
            </w:rPr>
            <w:delText>I</w:delText>
          </w:r>
        </w:del>
      </w:ins>
      <w:ins w:id="13789" w:author="Pamela Kakande Nabukhonzo" w:date="2025-06-09T16:16:00Z">
        <w:del w:id="13790" w:author="Rachel Shipsey" w:date="2025-06-23T15:21:00Z">
          <w:r w:rsidR="003C1339" w:rsidRPr="000771B7" w:rsidDel="008D26A9">
            <w:rPr>
              <w:rFonts w:cs="Arial"/>
            </w:rPr>
            <w:delText>t is desirable to use simple, non-technical language, clear and concise headings and sub-headings, short sentences of no more than 25 words, compact paragraphs of no more than four sentences, bullet points to make text easier to read, frontloaded text with the most important information first and charts where appropriate to illustrate text.</w:delText>
          </w:r>
        </w:del>
      </w:ins>
    </w:p>
    <w:p w14:paraId="6BC44605" w14:textId="3726C53F" w:rsidR="003C1339" w:rsidRPr="007C6F00" w:rsidDel="008D26A9" w:rsidRDefault="00125696">
      <w:pPr>
        <w:pStyle w:val="ListParagraph"/>
        <w:spacing w:after="0" w:line="276" w:lineRule="auto"/>
        <w:jc w:val="both"/>
        <w:rPr>
          <w:ins w:id="13791" w:author="Pamela Kakande Nabukhonzo" w:date="2025-06-09T20:58:00Z"/>
          <w:del w:id="13792" w:author="Rachel Shipsey" w:date="2025-06-23T15:21:00Z"/>
          <w:rFonts w:cs="Arial"/>
        </w:rPr>
        <w:pPrChange w:id="13793" w:author="Rachel Shipsey" w:date="2025-06-23T15:41:00Z">
          <w:pPr>
            <w:pStyle w:val="ListParagraph"/>
            <w:numPr>
              <w:numId w:val="260"/>
            </w:numPr>
            <w:ind w:hanging="360"/>
            <w:jc w:val="both"/>
          </w:pPr>
        </w:pPrChange>
      </w:pPr>
      <w:ins w:id="13794" w:author="Pamela Kakande Nabukhonzo" w:date="2025-06-09T19:46:00Z">
        <w:del w:id="13795" w:author="Rachel Shipsey" w:date="2025-06-23T15:21:00Z">
          <w:r w:rsidDel="008D26A9">
            <w:rPr>
              <w:rFonts w:cs="Arial"/>
            </w:rPr>
            <w:delText>The choice of t</w:delText>
          </w:r>
        </w:del>
      </w:ins>
      <w:ins w:id="13796" w:author="Pamela Kakande Nabukhonzo" w:date="2025-06-09T16:16:00Z">
        <w:del w:id="13797" w:author="Rachel Shipsey" w:date="2025-06-23T15:21:00Z">
          <w:r w:rsidR="003C1339" w:rsidRPr="000771B7" w:rsidDel="008D26A9">
            <w:rPr>
              <w:rFonts w:cs="Arial"/>
              <w:lang w:val="en-GB"/>
            </w:rPr>
            <w:delText>opics for dissemination</w:delText>
          </w:r>
        </w:del>
      </w:ins>
      <w:ins w:id="13798" w:author="Pamela Kakande Nabukhonzo" w:date="2025-06-09T19:46:00Z">
        <w:del w:id="13799" w:author="Rachel Shipsey" w:date="2025-06-23T15:21:00Z">
          <w:r w:rsidR="00B74E46" w:rsidDel="008D26A9">
            <w:rPr>
              <w:rFonts w:cs="Arial"/>
              <w:lang w:val="en-GB"/>
            </w:rPr>
            <w:delText xml:space="preserve"> and their detail</w:delText>
          </w:r>
        </w:del>
      </w:ins>
      <w:ins w:id="13800" w:author="Pamela Kakande Nabukhonzo" w:date="2025-06-09T16:16:00Z">
        <w:del w:id="13801" w:author="Rachel Shipsey" w:date="2025-06-23T15:21:00Z">
          <w:r w:rsidR="003C1339" w:rsidRPr="000771B7" w:rsidDel="008D26A9">
            <w:rPr>
              <w:rFonts w:cs="Arial"/>
              <w:lang w:val="en-GB"/>
            </w:rPr>
            <w:delText xml:space="preserve"> </w:delText>
          </w:r>
        </w:del>
      </w:ins>
      <w:ins w:id="13802" w:author="Pamela Kakande Nabukhonzo" w:date="2025-06-09T19:49:00Z">
        <w:del w:id="13803" w:author="Rachel Shipsey" w:date="2025-06-23T15:21:00Z">
          <w:r w:rsidR="00CD15EF" w:rsidRPr="00CD15EF" w:rsidDel="008D26A9">
            <w:rPr>
              <w:rFonts w:cs="Arial"/>
              <w:lang w:val="en-GB"/>
            </w:rPr>
            <w:delText>depends</w:delText>
          </w:r>
        </w:del>
      </w:ins>
      <w:ins w:id="13804" w:author="Pamela Kakande Nabukhonzo" w:date="2025-06-09T16:16:00Z">
        <w:del w:id="13805" w:author="Rachel Shipsey" w:date="2025-06-23T15:21:00Z">
          <w:r w:rsidR="003C1339" w:rsidRPr="000771B7" w:rsidDel="008D26A9">
            <w:rPr>
              <w:rFonts w:cs="Arial"/>
              <w:lang w:val="en-GB"/>
            </w:rPr>
            <w:delText xml:space="preserve"> on the census questionnaire content. </w:delText>
          </w:r>
          <w:r w:rsidR="003C1339" w:rsidRPr="000771B7" w:rsidDel="008D26A9">
            <w:rPr>
              <w:rFonts w:cs="Arial"/>
            </w:rPr>
            <w:delText xml:space="preserve">Consultations with users are important when determining the questionnaire design. </w:delText>
          </w:r>
        </w:del>
      </w:ins>
      <w:commentRangeStart w:id="13806"/>
      <w:ins w:id="13807" w:author="Pamela Kakande Nabukhonzo" w:date="2025-06-09T19:47:00Z">
        <w:del w:id="13808" w:author="Rachel Shipsey" w:date="2025-06-23T15:21:00Z">
          <w:r w:rsidR="0047087A" w:rsidRPr="0047087A" w:rsidDel="008D26A9">
            <w:rPr>
              <w:rFonts w:cs="Arial"/>
            </w:rPr>
            <w:delText xml:space="preserve">See LINK to section on </w:delText>
          </w:r>
          <w:r w:rsidR="0047087A" w:rsidDel="008D26A9">
            <w:rPr>
              <w:rFonts w:cs="Arial"/>
            </w:rPr>
            <w:delText>enumeration tools</w:delText>
          </w:r>
        </w:del>
      </w:ins>
      <w:commentRangeEnd w:id="13806"/>
      <w:ins w:id="13809" w:author="Pamela Kakande Nabukhonzo" w:date="2025-06-09T19:48:00Z">
        <w:del w:id="13810" w:author="Rachel Shipsey" w:date="2025-06-23T15:21:00Z">
          <w:r w:rsidR="0047087A" w:rsidDel="008D26A9">
            <w:rPr>
              <w:rStyle w:val="CommentReference"/>
              <w:rFonts w:cs="Arial"/>
              <w:sz w:val="24"/>
              <w:szCs w:val="22"/>
            </w:rPr>
            <w:commentReference w:id="13806"/>
          </w:r>
        </w:del>
      </w:ins>
      <w:ins w:id="13811" w:author="Pamela Kakande Nabukhonzo" w:date="2025-06-09T19:47:00Z">
        <w:del w:id="13812" w:author="Rachel Shipsey" w:date="2025-06-23T15:21:00Z">
          <w:r w:rsidR="0047087A" w:rsidDel="008D26A9">
            <w:rPr>
              <w:rFonts w:cs="Arial"/>
            </w:rPr>
            <w:delText xml:space="preserve">. </w:delText>
          </w:r>
        </w:del>
      </w:ins>
      <w:ins w:id="13813" w:author="Pamela Kakande Nabukhonzo" w:date="2025-06-09T16:16:00Z">
        <w:del w:id="13814" w:author="Rachel Shipsey" w:date="2025-06-23T15:21:00Z">
          <w:r w:rsidR="003C1339" w:rsidRPr="000771B7" w:rsidDel="008D26A9">
            <w:rPr>
              <w:rFonts w:cs="Arial"/>
            </w:rPr>
            <w:delText xml:space="preserve">The consultations should include planned tabulations and other outputs and the development of the census database. Census topics should meet the requirements of users, considering cost-effectiveness, human resources, time availability and respondent burden. </w:delText>
          </w:r>
        </w:del>
      </w:ins>
      <w:ins w:id="13815" w:author="Pamela Kakande Nabukhonzo" w:date="2025-06-10T17:12:00Z">
        <w:del w:id="13816" w:author="Rachel Shipsey" w:date="2025-06-23T15:21:00Z">
          <w:r w:rsidR="00B920CF" w:rsidDel="008D26A9">
            <w:rPr>
              <w:rFonts w:cs="Arial"/>
            </w:rPr>
            <w:delText>For d</w:delText>
          </w:r>
          <w:r w:rsidR="00B920CF" w:rsidRPr="00B920CF" w:rsidDel="008D26A9">
            <w:rPr>
              <w:rFonts w:cs="Arial"/>
            </w:rPr>
            <w:delText xml:space="preserve">etailed guidance on </w:delText>
          </w:r>
          <w:r w:rsidR="00B920CF" w:rsidDel="008D26A9">
            <w:rPr>
              <w:rFonts w:cs="Arial"/>
            </w:rPr>
            <w:delText>dissemination</w:delText>
          </w:r>
          <w:r w:rsidR="00B920CF" w:rsidRPr="00B920CF" w:rsidDel="008D26A9">
            <w:rPr>
              <w:rFonts w:cs="Arial"/>
            </w:rPr>
            <w:delText xml:space="preserve">, see the UN P&amp;R rev 4 para </w:delText>
          </w:r>
        </w:del>
      </w:ins>
      <w:ins w:id="13817" w:author="Pamela Kakande Nabukhonzo" w:date="2025-06-10T17:11:00Z">
        <w:del w:id="13818" w:author="Rachel Shipsey" w:date="2025-06-23T15:21:00Z">
          <w:r w:rsidR="00A134AA" w:rsidRPr="000771B7" w:rsidDel="008D26A9">
            <w:rPr>
              <w:rFonts w:cs="Arial"/>
            </w:rPr>
            <w:delText xml:space="preserve">3.310 </w:delText>
          </w:r>
          <w:r w:rsidR="00B920CF" w:rsidDel="008D26A9">
            <w:rPr>
              <w:rFonts w:cs="Arial"/>
            </w:rPr>
            <w:delText xml:space="preserve">to </w:delText>
          </w:r>
          <w:r w:rsidR="00B920CF" w:rsidRPr="00B920CF" w:rsidDel="008D26A9">
            <w:rPr>
              <w:rFonts w:cs="Arial"/>
            </w:rPr>
            <w:delText>3.334</w:delText>
          </w:r>
        </w:del>
      </w:ins>
      <w:ins w:id="13819" w:author="Pamela Kakande Nabukhonzo" w:date="2025-06-10T17:12:00Z">
        <w:del w:id="13820" w:author="Rachel Shipsey" w:date="2025-06-23T15:21:00Z">
          <w:r w:rsidR="00B920CF" w:rsidDel="008D26A9">
            <w:rPr>
              <w:rFonts w:cs="Arial"/>
            </w:rPr>
            <w:delText>.</w:delText>
          </w:r>
        </w:del>
      </w:ins>
    </w:p>
    <w:p w14:paraId="58F898DC" w14:textId="6569DA9A" w:rsidR="000734BB" w:rsidRPr="000771B7" w:rsidDel="008D26A9" w:rsidRDefault="000734BB">
      <w:pPr>
        <w:pStyle w:val="ListParagraph"/>
        <w:spacing w:after="0" w:line="276" w:lineRule="auto"/>
        <w:jc w:val="both"/>
        <w:rPr>
          <w:ins w:id="13821" w:author="Pamela Kakande Nabukhonzo" w:date="2025-06-09T16:58:00Z"/>
          <w:del w:id="13822" w:author="Rachel Shipsey" w:date="2025-06-23T15:21:00Z"/>
          <w:rFonts w:cs="Arial"/>
        </w:rPr>
        <w:pPrChange w:id="13823" w:author="Rachel Shipsey" w:date="2025-06-23T15:41:00Z">
          <w:pPr>
            <w:jc w:val="both"/>
          </w:pPr>
        </w:pPrChange>
      </w:pPr>
    </w:p>
    <w:p w14:paraId="154880E9" w14:textId="178277D2" w:rsidR="001B57C4" w:rsidDel="008D26A9" w:rsidRDefault="00772A7C">
      <w:pPr>
        <w:pStyle w:val="ListParagraph"/>
        <w:spacing w:after="0" w:line="276" w:lineRule="auto"/>
        <w:jc w:val="both"/>
        <w:rPr>
          <w:del w:id="13824" w:author="Rachel Shipsey" w:date="2025-06-23T15:21:00Z"/>
          <w:rFonts w:cs="Arial"/>
        </w:rPr>
        <w:pPrChange w:id="13825" w:author="Rachel Shipsey" w:date="2025-06-23T15:41:00Z">
          <w:pPr>
            <w:pStyle w:val="ListParagraph"/>
            <w:numPr>
              <w:numId w:val="108"/>
            </w:numPr>
            <w:spacing w:after="0" w:line="276" w:lineRule="auto"/>
            <w:ind w:left="785" w:hanging="360"/>
            <w:jc w:val="both"/>
          </w:pPr>
        </w:pPrChange>
      </w:pPr>
      <w:ins w:id="13826" w:author="Pamela Kakande Nabukhonzo" w:date="2025-06-09T20:09:00Z">
        <w:del w:id="13827" w:author="Rachel Shipsey" w:date="2025-06-23T15:21:00Z">
          <w:r w:rsidRPr="00772A7C" w:rsidDel="008D26A9">
            <w:rPr>
              <w:rFonts w:cs="Arial"/>
            </w:rPr>
            <w:delText xml:space="preserve">The following considerations should be made for </w:delText>
          </w:r>
          <w:r w:rsidDel="008D26A9">
            <w:rPr>
              <w:rFonts w:cs="Arial"/>
            </w:rPr>
            <w:delText>efficient archiving of a digital census:</w:delText>
          </w:r>
          <w:r w:rsidRPr="00772A7C" w:rsidDel="008D26A9">
            <w:rPr>
              <w:rFonts w:cs="Arial"/>
            </w:rPr>
            <w:delText xml:space="preserve"> </w:delText>
          </w:r>
        </w:del>
      </w:ins>
      <w:moveToRangeStart w:id="13828" w:author="Pamela Kakande Nabukhonzo" w:date="2025-06-09T16:59:00Z" w:name="move200380756"/>
      <w:moveTo w:id="13829" w:author="Pamela Kakande Nabukhonzo" w:date="2025-06-09T16:59:00Z">
        <w:del w:id="13830" w:author="Rachel Shipsey" w:date="2025-06-23T15:21:00Z">
          <w:r w:rsidR="001B57C4" w:rsidRPr="00172F49" w:rsidDel="008D26A9">
            <w:rPr>
              <w:rFonts w:cs="Arial"/>
            </w:rPr>
            <w:delText>The goal of implementing good archiving practices is to keep individual census records safe and available for future use by the government, researchers, and the various census stakeholders. Therefore,</w:delText>
          </w:r>
        </w:del>
      </w:moveTo>
    </w:p>
    <w:p w14:paraId="57FBA5E8" w14:textId="033B6D70" w:rsidR="00772A7C" w:rsidRPr="00172F49" w:rsidDel="008D26A9" w:rsidRDefault="00772A7C">
      <w:pPr>
        <w:pStyle w:val="ListParagraph"/>
        <w:spacing w:after="0" w:line="276" w:lineRule="auto"/>
        <w:jc w:val="both"/>
        <w:rPr>
          <w:ins w:id="13831" w:author="Pamela Kakande Nabukhonzo" w:date="2025-06-09T20:09:00Z"/>
          <w:del w:id="13832" w:author="Rachel Shipsey" w:date="2025-06-23T15:21:00Z"/>
          <w:moveTo w:id="13833" w:author="Pamela Kakande Nabukhonzo" w:date="2025-06-09T16:59:00Z"/>
          <w:rFonts w:cs="Arial"/>
        </w:rPr>
        <w:pPrChange w:id="13834" w:author="Rachel Shipsey" w:date="2025-06-23T15:41:00Z">
          <w:pPr>
            <w:numPr>
              <w:numId w:val="264"/>
            </w:numPr>
            <w:ind w:left="720" w:hanging="360"/>
            <w:jc w:val="both"/>
          </w:pPr>
        </w:pPrChange>
      </w:pPr>
    </w:p>
    <w:p w14:paraId="1CC9303A" w14:textId="43DB7BED" w:rsidR="00476EB3" w:rsidRPr="00172F49" w:rsidDel="008D26A9" w:rsidRDefault="00476EB3">
      <w:pPr>
        <w:pStyle w:val="ListParagraph"/>
        <w:spacing w:after="0" w:line="276" w:lineRule="auto"/>
        <w:jc w:val="both"/>
        <w:rPr>
          <w:ins w:id="13835" w:author="Pamela Kakande Nabukhonzo" w:date="2025-06-09T20:55:00Z"/>
          <w:del w:id="13836" w:author="Rachel Shipsey" w:date="2025-06-23T15:21:00Z"/>
          <w:rFonts w:cs="Arial"/>
        </w:rPr>
        <w:pPrChange w:id="13837" w:author="Rachel Shipsey" w:date="2025-06-23T15:41:00Z">
          <w:pPr>
            <w:pStyle w:val="ListParagraph"/>
            <w:numPr>
              <w:numId w:val="108"/>
            </w:numPr>
            <w:spacing w:after="0" w:line="276" w:lineRule="auto"/>
            <w:ind w:left="785" w:hanging="360"/>
            <w:jc w:val="both"/>
          </w:pPr>
        </w:pPrChange>
      </w:pPr>
      <w:ins w:id="13838" w:author="Pamela Kakande Nabukhonzo" w:date="2025-06-09T20:55:00Z">
        <w:del w:id="13839" w:author="Rachel Shipsey" w:date="2025-06-23T15:21:00Z">
          <w:r w:rsidRPr="70E65BEE" w:rsidDel="008D26A9">
            <w:rPr>
              <w:rFonts w:cs="Arial"/>
            </w:rPr>
            <w:delText xml:space="preserve">Detailed guidance on the process of archiving individual census records should be included in the census legislation and should be in accordance with the country’s laws on </w:delText>
          </w:r>
          <w:r w:rsidR="008B6288" w:rsidRPr="70E65BEE" w:rsidDel="008D26A9">
            <w:rPr>
              <w:rFonts w:cs="Arial"/>
            </w:rPr>
            <w:delText>archiving</w:delText>
          </w:r>
          <w:r w:rsidRPr="70E65BEE" w:rsidDel="008D26A9">
            <w:rPr>
              <w:rFonts w:cs="Arial"/>
            </w:rPr>
            <w:delText xml:space="preserve"> official government documents and information. These provisions provide the legal basis for maintaining the archives and procedures related to the release of </w:delText>
          </w:r>
          <w:r w:rsidR="008B6288" w:rsidRPr="70E65BEE" w:rsidDel="008D26A9">
            <w:rPr>
              <w:rFonts w:cs="Arial"/>
            </w:rPr>
            <w:delText>official government records archived</w:delText>
          </w:r>
          <w:r w:rsidRPr="70E65BEE" w:rsidDel="008D26A9">
            <w:rPr>
              <w:rFonts w:cs="Arial"/>
            </w:rPr>
            <w:delText>.</w:delText>
          </w:r>
        </w:del>
      </w:ins>
    </w:p>
    <w:p w14:paraId="7B0CE81F" w14:textId="154E3D0B" w:rsidR="000C5C5F" w:rsidRPr="00172F49" w:rsidDel="008D26A9" w:rsidRDefault="001B57C4">
      <w:pPr>
        <w:pStyle w:val="ListParagraph"/>
        <w:spacing w:after="0" w:line="276" w:lineRule="auto"/>
        <w:jc w:val="both"/>
        <w:rPr>
          <w:ins w:id="13840" w:author="Pamela Kakande Nabukhonzo" w:date="2025-06-09T20:10:00Z"/>
          <w:del w:id="13841" w:author="Rachel Shipsey" w:date="2025-06-23T15:21:00Z"/>
          <w:rFonts w:cs="Arial"/>
        </w:rPr>
        <w:pPrChange w:id="13842" w:author="Rachel Shipsey" w:date="2025-06-23T15:41:00Z">
          <w:pPr>
            <w:pStyle w:val="ListParagraph"/>
            <w:numPr>
              <w:numId w:val="108"/>
            </w:numPr>
            <w:spacing w:after="0" w:line="276" w:lineRule="auto"/>
            <w:ind w:left="785" w:hanging="360"/>
            <w:jc w:val="both"/>
          </w:pPr>
        </w:pPrChange>
      </w:pPr>
      <w:moveTo w:id="13843" w:author="Pamela Kakande Nabukhonzo" w:date="2025-06-09T16:59:00Z">
        <w:del w:id="13844" w:author="Rachel Shipsey" w:date="2025-06-23T15:21:00Z">
          <w:r w:rsidRPr="70E65BEE" w:rsidDel="008D26A9">
            <w:rPr>
              <w:rFonts w:cs="Arial"/>
            </w:rPr>
            <w:delText>A clear archiving strategy should be put in place to guide the process.</w:delText>
          </w:r>
        </w:del>
      </w:moveTo>
      <w:ins w:id="13845" w:author="Pamela Kakande Nabukhonzo" w:date="2025-06-09T20:10:00Z">
        <w:del w:id="13846" w:author="Rachel Shipsey" w:date="2025-06-23T15:21:00Z">
          <w:r w:rsidR="000C5C5F" w:rsidRPr="000C5C5F" w:rsidDel="008D26A9">
            <w:rPr>
              <w:rFonts w:cs="Arial"/>
            </w:rPr>
            <w:delText xml:space="preserve"> </w:delText>
          </w:r>
          <w:r w:rsidR="000C5C5F" w:rsidRPr="00172F49" w:rsidDel="008D26A9">
            <w:rPr>
              <w:rFonts w:cs="Arial"/>
            </w:rPr>
            <w:delText xml:space="preserve">The archiving plan should ensure that the process prolongs the usable life of archived records by preventing the loss of informational content. </w:delText>
          </w:r>
        </w:del>
      </w:ins>
    </w:p>
    <w:p w14:paraId="198620BF" w14:textId="7588841E" w:rsidR="001B57C4" w:rsidRPr="00172F49" w:rsidDel="008D26A9" w:rsidRDefault="001B57C4">
      <w:pPr>
        <w:pStyle w:val="ListParagraph"/>
        <w:spacing w:after="0" w:line="276" w:lineRule="auto"/>
        <w:jc w:val="both"/>
        <w:rPr>
          <w:del w:id="13847" w:author="Rachel Shipsey" w:date="2025-06-23T15:21:00Z"/>
          <w:moveTo w:id="13848" w:author="Pamela Kakande Nabukhonzo" w:date="2025-06-09T16:59:00Z"/>
          <w:rFonts w:cs="Arial"/>
        </w:rPr>
        <w:pPrChange w:id="13849" w:author="Rachel Shipsey" w:date="2025-06-23T15:41:00Z">
          <w:pPr>
            <w:pStyle w:val="ListParagraph"/>
            <w:numPr>
              <w:numId w:val="108"/>
            </w:numPr>
            <w:spacing w:after="0" w:line="276" w:lineRule="auto"/>
            <w:ind w:left="785" w:hanging="360"/>
            <w:jc w:val="both"/>
          </w:pPr>
        </w:pPrChange>
      </w:pPr>
    </w:p>
    <w:p w14:paraId="49A2F868" w14:textId="76B80499" w:rsidR="001B57C4" w:rsidRPr="00172F49" w:rsidDel="008D26A9" w:rsidRDefault="001B57C4">
      <w:pPr>
        <w:pStyle w:val="ListParagraph"/>
        <w:spacing w:after="0" w:line="276" w:lineRule="auto"/>
        <w:jc w:val="both"/>
        <w:rPr>
          <w:del w:id="13850" w:author="Rachel Shipsey" w:date="2025-06-23T15:21:00Z"/>
          <w:moveTo w:id="13851" w:author="Pamela Kakande Nabukhonzo" w:date="2025-06-09T16:59:00Z"/>
          <w:rFonts w:cs="Arial"/>
        </w:rPr>
        <w:pPrChange w:id="13852" w:author="Rachel Shipsey" w:date="2025-06-23T15:41:00Z">
          <w:pPr>
            <w:pStyle w:val="ListParagraph"/>
            <w:numPr>
              <w:numId w:val="108"/>
            </w:numPr>
            <w:spacing w:after="0" w:line="276" w:lineRule="auto"/>
            <w:ind w:left="785" w:hanging="360"/>
            <w:jc w:val="both"/>
          </w:pPr>
        </w:pPrChange>
      </w:pPr>
      <w:moveTo w:id="13853" w:author="Pamela Kakande Nabukhonzo" w:date="2025-06-09T16:59:00Z">
        <w:del w:id="13854" w:author="Rachel Shipsey" w:date="2025-06-23T15:21:00Z">
          <w:r w:rsidRPr="00172F49" w:rsidDel="008D26A9">
            <w:rPr>
              <w:rFonts w:cs="Arial"/>
            </w:rPr>
            <w:delText>c</w:delText>
          </w:r>
        </w:del>
      </w:moveTo>
      <w:ins w:id="13855" w:author="Pamela Kakande Nabukhonzo" w:date="2025-06-09T20:10:00Z">
        <w:del w:id="13856" w:author="Rachel Shipsey" w:date="2025-06-23T15:21:00Z">
          <w:r w:rsidR="005C7B01" w:rsidDel="008D26A9">
            <w:rPr>
              <w:rFonts w:cs="Arial"/>
            </w:rPr>
            <w:delText>C</w:delText>
          </w:r>
        </w:del>
      </w:ins>
      <w:moveTo w:id="13857" w:author="Pamela Kakande Nabukhonzo" w:date="2025-06-09T16:59:00Z">
        <w:del w:id="13858" w:author="Rachel Shipsey" w:date="2025-06-23T15:21:00Z">
          <w:r w:rsidRPr="00172F49" w:rsidDel="008D26A9">
            <w:rPr>
              <w:rFonts w:cs="Arial"/>
            </w:rPr>
            <w:delText xml:space="preserve">ensus offices should determine the materials and products to archive in time and put plans in place for the archiving process. </w:delText>
          </w:r>
        </w:del>
      </w:moveTo>
    </w:p>
    <w:p w14:paraId="68B2F9FA" w14:textId="624BC20A" w:rsidR="00BD6329" w:rsidRPr="00172F49" w:rsidDel="008D26A9" w:rsidRDefault="00BD6329">
      <w:pPr>
        <w:pStyle w:val="ListParagraph"/>
        <w:spacing w:after="0" w:line="276" w:lineRule="auto"/>
        <w:jc w:val="both"/>
        <w:rPr>
          <w:ins w:id="13859" w:author="Pamela Kakande Nabukhonzo" w:date="2025-06-09T20:11:00Z"/>
          <w:del w:id="13860" w:author="Rachel Shipsey" w:date="2025-06-23T15:21:00Z"/>
          <w:rFonts w:cs="Arial"/>
        </w:rPr>
        <w:pPrChange w:id="13861" w:author="Rachel Shipsey" w:date="2025-06-23T15:41:00Z">
          <w:pPr>
            <w:pStyle w:val="ListParagraph"/>
            <w:numPr>
              <w:numId w:val="108"/>
            </w:numPr>
            <w:spacing w:after="0" w:line="276" w:lineRule="auto"/>
            <w:ind w:left="785" w:hanging="360"/>
            <w:jc w:val="both"/>
          </w:pPr>
        </w:pPrChange>
      </w:pPr>
      <w:ins w:id="13862" w:author="Pamela Kakande Nabukhonzo" w:date="2025-06-09T20:11:00Z">
        <w:del w:id="13863" w:author="Rachel Shipsey" w:date="2025-06-23T15:21:00Z">
          <w:r w:rsidRPr="00172F49" w:rsidDel="008D26A9">
            <w:rPr>
              <w:rFonts w:cs="Arial"/>
            </w:rPr>
            <w:delText>In the case of digital records, the accompanying documentation is an indispensable part of the archiving process because several variables in the digital record are presented as codes. It is necessary to archive all the codebooks and all the other documentation, such as the data collection instrument, that are needed for fully unlocking the value of each of the variables in the record.</w:delText>
          </w:r>
        </w:del>
      </w:ins>
      <w:ins w:id="13864" w:author="Pamela Kakande Nabukhonzo" w:date="2025-06-09T20:13:00Z">
        <w:del w:id="13865" w:author="Rachel Shipsey" w:date="2025-06-23T15:21:00Z">
          <w:r w:rsidR="00E733BA" w:rsidRPr="00E733BA" w:rsidDel="008D26A9">
            <w:rPr>
              <w:rFonts w:cs="Arial"/>
            </w:rPr>
            <w:delText xml:space="preserve"> </w:delText>
          </w:r>
          <w:r w:rsidR="00E733BA" w:rsidDel="008D26A9">
            <w:rPr>
              <w:rFonts w:cs="Arial"/>
            </w:rPr>
            <w:delText xml:space="preserve">Ensure systematic </w:delText>
          </w:r>
          <w:r w:rsidR="00E733BA" w:rsidRPr="00172F49" w:rsidDel="008D26A9">
            <w:rPr>
              <w:rFonts w:cs="Arial"/>
            </w:rPr>
            <w:delText>cataloguing and dissemination</w:delText>
          </w:r>
          <w:r w:rsidR="00E733BA" w:rsidDel="008D26A9">
            <w:rPr>
              <w:rFonts w:cs="Arial"/>
            </w:rPr>
            <w:delText>.</w:delText>
          </w:r>
        </w:del>
      </w:ins>
    </w:p>
    <w:p w14:paraId="7DC87F0D" w14:textId="3D5C7462" w:rsidR="00B23205" w:rsidDel="008D26A9" w:rsidRDefault="00B23205">
      <w:pPr>
        <w:pStyle w:val="ListParagraph"/>
        <w:spacing w:after="0" w:line="276" w:lineRule="auto"/>
        <w:jc w:val="both"/>
        <w:rPr>
          <w:ins w:id="13866" w:author="Pamela Kakande Nabukhonzo" w:date="2025-06-09T21:00:00Z"/>
          <w:del w:id="13867" w:author="Rachel Shipsey" w:date="2025-06-23T15:21:00Z"/>
          <w:rFonts w:cs="Arial"/>
        </w:rPr>
        <w:pPrChange w:id="13868" w:author="Rachel Shipsey" w:date="2025-06-23T15:41:00Z">
          <w:pPr>
            <w:pStyle w:val="ListParagraph"/>
            <w:numPr>
              <w:numId w:val="108"/>
            </w:numPr>
            <w:spacing w:after="0" w:line="276" w:lineRule="auto"/>
            <w:ind w:left="785" w:hanging="360"/>
            <w:jc w:val="both"/>
          </w:pPr>
        </w:pPrChange>
      </w:pPr>
      <w:ins w:id="13869" w:author="Pamela Kakande Nabukhonzo" w:date="2025-06-09T20:56:00Z">
        <w:del w:id="13870" w:author="Rachel Shipsey" w:date="2025-06-23T15:21:00Z">
          <w:r w:rsidRPr="00172F49" w:rsidDel="008D26A9">
            <w:rPr>
              <w:rFonts w:cs="Arial"/>
            </w:rPr>
            <w:delText>The duration of retention of the various documents should be well thought out in time.</w:delText>
          </w:r>
        </w:del>
      </w:ins>
      <w:ins w:id="13871" w:author="Pamela Kakande Nabukhonzo" w:date="2025-06-09T21:00:00Z">
        <w:del w:id="13872" w:author="Rachel Shipsey" w:date="2025-06-23T15:21:00Z">
          <w:r w:rsidR="005B3A53" w:rsidDel="008D26A9">
            <w:rPr>
              <w:rFonts w:cs="Arial"/>
            </w:rPr>
            <w:delText xml:space="preserve"> </w:delText>
          </w:r>
        </w:del>
      </w:ins>
      <w:ins w:id="13873" w:author="Pamela Kakande Nabukhonzo" w:date="2025-06-09T20:56:00Z">
        <w:del w:id="13874" w:author="Rachel Shipsey" w:date="2025-06-23T15:21:00Z">
          <w:r w:rsidRPr="00B97803" w:rsidDel="008D26A9">
            <w:rPr>
              <w:rFonts w:cs="Arial"/>
            </w:rPr>
            <w:delText>The archiving period should be specified for all digital data, supporting software or algorithms, and documentation to ensure that a service can be offered to users in the future.</w:delText>
          </w:r>
        </w:del>
      </w:ins>
    </w:p>
    <w:p w14:paraId="3A1F49F6" w14:textId="07C081EE" w:rsidR="005401A9" w:rsidRPr="00172F49" w:rsidDel="008D26A9" w:rsidRDefault="005401A9">
      <w:pPr>
        <w:pStyle w:val="ListParagraph"/>
        <w:spacing w:after="0" w:line="276" w:lineRule="auto"/>
        <w:jc w:val="both"/>
        <w:rPr>
          <w:ins w:id="13875" w:author="Pamela Kakande Nabukhonzo" w:date="2025-06-09T21:00:00Z"/>
          <w:del w:id="13876" w:author="Rachel Shipsey" w:date="2025-06-23T15:21:00Z"/>
          <w:rFonts w:cs="Arial"/>
        </w:rPr>
        <w:pPrChange w:id="13877" w:author="Rachel Shipsey" w:date="2025-06-23T15:41:00Z">
          <w:pPr>
            <w:pStyle w:val="ListParagraph"/>
            <w:numPr>
              <w:numId w:val="108"/>
            </w:numPr>
            <w:spacing w:after="0" w:line="276" w:lineRule="auto"/>
            <w:ind w:left="785" w:hanging="360"/>
            <w:jc w:val="both"/>
          </w:pPr>
        </w:pPrChange>
      </w:pPr>
      <w:ins w:id="13878" w:author="Pamela Kakande Nabukhonzo" w:date="2025-06-09T21:00:00Z">
        <w:del w:id="13879" w:author="Rachel Shipsey" w:date="2025-06-23T15:21:00Z">
          <w:r w:rsidRPr="00172F49" w:rsidDel="008D26A9">
            <w:rPr>
              <w:rFonts w:cs="Arial"/>
            </w:rPr>
            <w:delText>The records should be stored using media with long-term stability and access to these media is carefully controlled.</w:delText>
          </w:r>
        </w:del>
      </w:ins>
    </w:p>
    <w:p w14:paraId="0C209064" w14:textId="1F3A8C1E" w:rsidR="001B57C4" w:rsidRPr="00172F49" w:rsidDel="008D26A9" w:rsidRDefault="001B57C4">
      <w:pPr>
        <w:pStyle w:val="ListParagraph"/>
        <w:spacing w:after="0" w:line="276" w:lineRule="auto"/>
        <w:jc w:val="both"/>
        <w:rPr>
          <w:del w:id="13880" w:author="Rachel Shipsey" w:date="2025-06-23T15:21:00Z"/>
          <w:moveTo w:id="13881" w:author="Pamela Kakande Nabukhonzo" w:date="2025-06-09T16:59:00Z"/>
          <w:rFonts w:cs="Arial"/>
        </w:rPr>
        <w:pPrChange w:id="13882" w:author="Rachel Shipsey" w:date="2025-06-23T15:41:00Z">
          <w:pPr>
            <w:pStyle w:val="ListParagraph"/>
            <w:numPr>
              <w:numId w:val="108"/>
            </w:numPr>
            <w:spacing w:after="0" w:line="276" w:lineRule="auto"/>
            <w:ind w:left="785" w:hanging="360"/>
            <w:jc w:val="both"/>
          </w:pPr>
        </w:pPrChange>
      </w:pPr>
      <w:moveTo w:id="13883" w:author="Pamela Kakande Nabukhonzo" w:date="2025-06-09T16:59:00Z">
        <w:del w:id="13884" w:author="Rachel Shipsey" w:date="2025-06-23T15:21:00Z">
          <w:r w:rsidRPr="00172F49" w:rsidDel="008D26A9">
            <w:rPr>
              <w:rFonts w:cs="Arial"/>
            </w:rPr>
            <w:delText xml:space="preserve">The archiving plan should ensure that the process prolongs the usable life of archived records by preventing the loss of informational content. </w:delText>
          </w:r>
        </w:del>
      </w:moveTo>
    </w:p>
    <w:p w14:paraId="5850014D" w14:textId="4E0D9A8E" w:rsidR="001B57C4" w:rsidRPr="00172F49" w:rsidDel="008D26A9" w:rsidRDefault="001B57C4">
      <w:pPr>
        <w:pStyle w:val="ListParagraph"/>
        <w:spacing w:after="0" w:line="276" w:lineRule="auto"/>
        <w:jc w:val="both"/>
        <w:rPr>
          <w:del w:id="13885" w:author="Rachel Shipsey" w:date="2025-06-23T15:21:00Z"/>
          <w:moveTo w:id="13886" w:author="Pamela Kakande Nabukhonzo" w:date="2025-06-09T16:59:00Z"/>
          <w:rFonts w:cs="Arial"/>
        </w:rPr>
        <w:pPrChange w:id="13887" w:author="Rachel Shipsey" w:date="2025-06-23T15:41:00Z">
          <w:pPr>
            <w:pStyle w:val="ListParagraph"/>
            <w:numPr>
              <w:numId w:val="108"/>
            </w:numPr>
            <w:spacing w:after="0" w:line="276" w:lineRule="auto"/>
            <w:ind w:left="785" w:hanging="360"/>
            <w:jc w:val="both"/>
          </w:pPr>
        </w:pPrChange>
      </w:pPr>
      <w:moveTo w:id="13888" w:author="Pamela Kakande Nabukhonzo" w:date="2025-06-09T16:59:00Z">
        <w:del w:id="13889" w:author="Rachel Shipsey" w:date="2025-06-23T15:21:00Z">
          <w:r w:rsidRPr="70E65BEE" w:rsidDel="008D26A9">
            <w:rPr>
              <w:rFonts w:cs="Arial"/>
            </w:rPr>
            <w:delText>Before archiving individual records, care must be taken to ensure confidentiality and privacy of the respondents</w:delText>
          </w:r>
        </w:del>
      </w:moveTo>
      <w:ins w:id="13890" w:author="Pamela Kakande Nabukhonzo" w:date="2025-06-09T20:13:00Z">
        <w:del w:id="13891" w:author="Rachel Shipsey" w:date="2025-06-23T15:21:00Z">
          <w:r w:rsidR="000804D5" w:rsidRPr="000804D5" w:rsidDel="008D26A9">
            <w:rPr>
              <w:rFonts w:cs="Arial"/>
            </w:rPr>
            <w:delText xml:space="preserve"> </w:delText>
          </w:r>
          <w:r w:rsidR="000804D5" w:rsidDel="008D26A9">
            <w:rPr>
              <w:rFonts w:cs="Arial"/>
            </w:rPr>
            <w:delText xml:space="preserve">through </w:delText>
          </w:r>
          <w:r w:rsidR="000804D5" w:rsidRPr="00172F49" w:rsidDel="008D26A9">
            <w:rPr>
              <w:rFonts w:cs="Arial"/>
            </w:rPr>
            <w:delText>anonymization</w:delText>
          </w:r>
        </w:del>
      </w:ins>
      <w:moveTo w:id="13892" w:author="Pamela Kakande Nabukhonzo" w:date="2025-06-09T16:59:00Z">
        <w:del w:id="13893" w:author="Rachel Shipsey" w:date="2025-06-23T15:21:00Z">
          <w:r w:rsidRPr="70E65BEE" w:rsidDel="008D26A9">
            <w:rPr>
              <w:rFonts w:cs="Arial"/>
            </w:rPr>
            <w:delText xml:space="preserve">. </w:delText>
          </w:r>
        </w:del>
      </w:moveTo>
      <w:ins w:id="13894" w:author="Pamela Kakande Nabukhonzo" w:date="2025-06-09T20:42:00Z">
        <w:del w:id="13895" w:author="Rachel Shipsey" w:date="2025-06-23T15:21:00Z">
          <w:r w:rsidR="00195341" w:rsidRPr="00195341" w:rsidDel="008D26A9">
            <w:rPr>
              <w:rFonts w:cs="Arial"/>
            </w:rPr>
            <w:delText xml:space="preserve">Detailed guidance on </w:delText>
          </w:r>
        </w:del>
      </w:ins>
      <w:ins w:id="13896" w:author="Pamela Kakande Nabukhonzo" w:date="2025-06-09T20:43:00Z">
        <w:del w:id="13897" w:author="Rachel Shipsey" w:date="2025-06-23T15:21:00Z">
          <w:r w:rsidR="00CB6447" w:rsidDel="008D26A9">
            <w:rPr>
              <w:rFonts w:cs="Arial"/>
            </w:rPr>
            <w:delText>a</w:delText>
          </w:r>
        </w:del>
      </w:ins>
      <w:ins w:id="13898" w:author="Pamela Kakande Nabukhonzo" w:date="2025-06-09T20:42:00Z">
        <w:del w:id="13899" w:author="Rachel Shipsey" w:date="2025-06-23T15:21:00Z">
          <w:r w:rsidR="00CB6447" w:rsidRPr="00CB6447" w:rsidDel="008D26A9">
            <w:rPr>
              <w:rFonts w:cs="Arial"/>
            </w:rPr>
            <w:delText>rchiving individual records</w:delText>
          </w:r>
          <w:r w:rsidR="00CB6447" w:rsidDel="008D26A9">
            <w:rPr>
              <w:rFonts w:cs="Arial"/>
            </w:rPr>
            <w:delText xml:space="preserve">, see </w:delText>
          </w:r>
          <w:r w:rsidR="00195341" w:rsidRPr="00195341" w:rsidDel="008D26A9">
            <w:rPr>
              <w:rFonts w:cs="Arial"/>
            </w:rPr>
            <w:delText xml:space="preserve">the UN P&amp;R rev 4 para </w:delText>
          </w:r>
        </w:del>
      </w:ins>
      <w:ins w:id="13900" w:author="Pamela Kakande Nabukhonzo" w:date="2025-06-09T20:43:00Z">
        <w:del w:id="13901" w:author="Rachel Shipsey" w:date="2025-06-23T15:21:00Z">
          <w:r w:rsidR="00507A91" w:rsidRPr="00507A91" w:rsidDel="008D26A9">
            <w:rPr>
              <w:rFonts w:cs="Arial"/>
            </w:rPr>
            <w:delText>3.581</w:delText>
          </w:r>
          <w:r w:rsidR="00507A91" w:rsidDel="008D26A9">
            <w:rPr>
              <w:rFonts w:cs="Arial"/>
            </w:rPr>
            <w:delText xml:space="preserve"> </w:delText>
          </w:r>
        </w:del>
      </w:ins>
      <w:ins w:id="13902" w:author="Pamela Kakande Nabukhonzo" w:date="2025-06-09T20:42:00Z">
        <w:del w:id="13903" w:author="Rachel Shipsey" w:date="2025-06-23T15:21:00Z">
          <w:r w:rsidR="00195341" w:rsidRPr="00195341" w:rsidDel="008D26A9">
            <w:rPr>
              <w:rFonts w:cs="Arial"/>
            </w:rPr>
            <w:delText xml:space="preserve">to </w:delText>
          </w:r>
        </w:del>
      </w:ins>
      <w:ins w:id="13904" w:author="Pamela Kakande Nabukhonzo" w:date="2025-06-09T20:44:00Z">
        <w:del w:id="13905" w:author="Rachel Shipsey" w:date="2025-06-23T15:21:00Z">
          <w:r w:rsidR="00B93AF2" w:rsidRPr="00B93AF2" w:rsidDel="008D26A9">
            <w:rPr>
              <w:rFonts w:cs="Arial"/>
            </w:rPr>
            <w:delText>3.585</w:delText>
          </w:r>
        </w:del>
      </w:ins>
      <w:ins w:id="13906" w:author="Pamela Kakande Nabukhonzo" w:date="2025-06-09T20:42:00Z">
        <w:del w:id="13907" w:author="Rachel Shipsey" w:date="2025-06-23T15:21:00Z">
          <w:r w:rsidR="00195341" w:rsidRPr="00195341" w:rsidDel="008D26A9">
            <w:rPr>
              <w:rFonts w:cs="Arial"/>
            </w:rPr>
            <w:delText>.</w:delText>
          </w:r>
        </w:del>
      </w:ins>
    </w:p>
    <w:p w14:paraId="104ED0ED" w14:textId="5A4DE044" w:rsidR="001B57C4" w:rsidRPr="00172F49" w:rsidDel="008D26A9" w:rsidRDefault="001B57C4">
      <w:pPr>
        <w:pStyle w:val="ListParagraph"/>
        <w:spacing w:after="0" w:line="276" w:lineRule="auto"/>
        <w:jc w:val="both"/>
        <w:rPr>
          <w:del w:id="13908" w:author="Rachel Shipsey" w:date="2025-06-23T15:21:00Z"/>
          <w:moveTo w:id="13909" w:author="Pamela Kakande Nabukhonzo" w:date="2025-06-09T16:59:00Z"/>
          <w:rFonts w:cs="Arial"/>
        </w:rPr>
        <w:pPrChange w:id="13910" w:author="Rachel Shipsey" w:date="2025-06-23T15:41:00Z">
          <w:pPr>
            <w:pStyle w:val="ListParagraph"/>
            <w:numPr>
              <w:numId w:val="108"/>
            </w:numPr>
            <w:spacing w:after="0" w:line="276" w:lineRule="auto"/>
            <w:ind w:left="785" w:hanging="360"/>
            <w:jc w:val="both"/>
          </w:pPr>
        </w:pPrChange>
      </w:pPr>
      <w:moveTo w:id="13911" w:author="Pamela Kakande Nabukhonzo" w:date="2025-06-09T16:59:00Z">
        <w:del w:id="13912" w:author="Rachel Shipsey" w:date="2025-06-23T15:21:00Z">
          <w:r w:rsidRPr="00172F49" w:rsidDel="008D26A9">
            <w:rPr>
              <w:rFonts w:cs="Arial"/>
            </w:rPr>
            <w:delText>In the case of digital records, the accompanying documentation is an indispensable part of the archiving process because several variables in the digital record are presented as codes. It is necessary to archive all the codebooks and all the other documentation, such as the data collection instrument, that are needed for fully unlocking the value of each of the variables in the record.</w:delText>
          </w:r>
        </w:del>
      </w:moveTo>
    </w:p>
    <w:p w14:paraId="3AB1C16E" w14:textId="361D8CED" w:rsidR="001B57C4" w:rsidRPr="00172F49" w:rsidDel="008D26A9" w:rsidRDefault="001B57C4">
      <w:pPr>
        <w:pStyle w:val="ListParagraph"/>
        <w:spacing w:after="0" w:line="276" w:lineRule="auto"/>
        <w:jc w:val="both"/>
        <w:rPr>
          <w:del w:id="13913" w:author="Rachel Shipsey" w:date="2025-06-23T15:21:00Z"/>
          <w:moveTo w:id="13914" w:author="Pamela Kakande Nabukhonzo" w:date="2025-06-09T16:59:00Z"/>
          <w:rFonts w:cs="Arial"/>
        </w:rPr>
        <w:pPrChange w:id="13915" w:author="Rachel Shipsey" w:date="2025-06-23T15:41:00Z">
          <w:pPr>
            <w:pStyle w:val="ListParagraph"/>
            <w:numPr>
              <w:numId w:val="108"/>
            </w:numPr>
            <w:spacing w:after="0" w:line="276" w:lineRule="auto"/>
            <w:ind w:left="785" w:hanging="360"/>
            <w:jc w:val="both"/>
          </w:pPr>
        </w:pPrChange>
      </w:pPr>
      <w:moveTo w:id="13916" w:author="Pamela Kakande Nabukhonzo" w:date="2025-06-09T16:59:00Z">
        <w:del w:id="13917" w:author="Rachel Shipsey" w:date="2025-06-23T15:21:00Z">
          <w:r w:rsidRPr="00172F49" w:rsidDel="008D26A9">
            <w:rPr>
              <w:rFonts w:cs="Arial"/>
            </w:rPr>
            <w:delText>NSOs should put in place proper technological infrastructure for the various components of microdata archiving i.e., data documentation, cataloguing and dissemination, anonymization, preservation etc.</w:delText>
          </w:r>
        </w:del>
      </w:moveTo>
      <w:ins w:id="13918" w:author="Pamela Kakande Nabukhonzo" w:date="2025-06-09T20:57:00Z">
        <w:del w:id="13919" w:author="Rachel Shipsey" w:date="2025-06-23T15:21:00Z">
          <w:r w:rsidR="00FD527C" w:rsidDel="008D26A9">
            <w:rPr>
              <w:rFonts w:cs="Arial"/>
            </w:rPr>
            <w:delText xml:space="preserve">including </w:delText>
          </w:r>
        </w:del>
      </w:ins>
    </w:p>
    <w:p w14:paraId="50566EAE" w14:textId="26B4270E" w:rsidR="001B57C4" w:rsidRPr="00FD527C" w:rsidDel="008D26A9" w:rsidRDefault="001B57C4">
      <w:pPr>
        <w:pStyle w:val="ListParagraph"/>
        <w:spacing w:after="0" w:line="276" w:lineRule="auto"/>
        <w:jc w:val="both"/>
        <w:rPr>
          <w:del w:id="13920" w:author="Rachel Shipsey" w:date="2025-06-23T15:21:00Z"/>
          <w:moveTo w:id="13921" w:author="Pamela Kakande Nabukhonzo" w:date="2025-06-09T16:59:00Z"/>
          <w:rFonts w:cs="Arial"/>
          <w:b/>
          <w:bCs/>
          <w:rPrChange w:id="13922" w:author="Pamela Kakande Nabukhonzo" w:date="2025-06-09T20:57:00Z">
            <w:rPr>
              <w:del w:id="13923" w:author="Rachel Shipsey" w:date="2025-06-23T15:21:00Z"/>
              <w:moveTo w:id="13924" w:author="Pamela Kakande Nabukhonzo" w:date="2025-06-09T16:59:00Z"/>
            </w:rPr>
          </w:rPrChange>
        </w:rPr>
        <w:pPrChange w:id="13925" w:author="Rachel Shipsey" w:date="2025-06-23T15:41:00Z">
          <w:pPr>
            <w:jc w:val="both"/>
          </w:pPr>
        </w:pPrChange>
      </w:pPr>
    </w:p>
    <w:p w14:paraId="1EE0DB42" w14:textId="6C732AA5" w:rsidR="001B57C4" w:rsidRPr="00172F49" w:rsidDel="008D26A9" w:rsidRDefault="001B57C4">
      <w:pPr>
        <w:pStyle w:val="ListParagraph"/>
        <w:spacing w:after="0" w:line="276" w:lineRule="auto"/>
        <w:jc w:val="both"/>
        <w:rPr>
          <w:del w:id="13926" w:author="Rachel Shipsey" w:date="2025-06-23T15:21:00Z"/>
          <w:moveTo w:id="13927" w:author="Pamela Kakande Nabukhonzo" w:date="2025-06-09T16:59:00Z"/>
        </w:rPr>
        <w:pPrChange w:id="13928" w:author="Rachel Shipsey" w:date="2025-06-23T15:41:00Z">
          <w:pPr>
            <w:jc w:val="both"/>
          </w:pPr>
        </w:pPrChange>
      </w:pPr>
      <w:moveTo w:id="13929" w:author="Pamela Kakande Nabukhonzo" w:date="2025-06-09T16:59:00Z">
        <w:del w:id="13930" w:author="Rachel Shipsey" w:date="2025-06-23T15:21:00Z">
          <w:r w:rsidRPr="00172F49" w:rsidDel="008D26A9">
            <w:delText xml:space="preserve">Key consideration for </w:delText>
          </w:r>
          <w:r w:rsidDel="008D26A9">
            <w:delText xml:space="preserve">digital </w:delText>
          </w:r>
          <w:r w:rsidRPr="00172F49" w:rsidDel="008D26A9">
            <w:delText>census archiving</w:delText>
          </w:r>
        </w:del>
      </w:moveTo>
    </w:p>
    <w:p w14:paraId="334848D8" w14:textId="13C289EA" w:rsidR="001B57C4" w:rsidRPr="00172F49" w:rsidDel="008D26A9" w:rsidRDefault="001B57C4">
      <w:pPr>
        <w:pStyle w:val="ListParagraph"/>
        <w:spacing w:after="0" w:line="276" w:lineRule="auto"/>
        <w:jc w:val="both"/>
        <w:rPr>
          <w:del w:id="13931" w:author="Rachel Shipsey" w:date="2025-06-23T15:21:00Z"/>
          <w:moveTo w:id="13932" w:author="Pamela Kakande Nabukhonzo" w:date="2025-06-09T16:59:00Z"/>
        </w:rPr>
        <w:pPrChange w:id="13933" w:author="Rachel Shipsey" w:date="2025-06-23T15:41:00Z">
          <w:pPr>
            <w:jc w:val="both"/>
          </w:pPr>
        </w:pPrChange>
      </w:pPr>
      <w:moveTo w:id="13934" w:author="Pamela Kakande Nabukhonzo" w:date="2025-06-09T16:59:00Z">
        <w:del w:id="13935" w:author="Rachel Shipsey" w:date="2025-06-23T15:21:00Z">
          <w:r w:rsidRPr="00172F49" w:rsidDel="008D26A9">
            <w:delText>Before planning for archiving of the various items and products, the following should be taken into considerations:</w:delText>
          </w:r>
        </w:del>
      </w:moveTo>
    </w:p>
    <w:p w14:paraId="771F6673" w14:textId="3CC3EF77" w:rsidR="001B57C4" w:rsidRPr="00172F49" w:rsidDel="008D26A9" w:rsidRDefault="001B57C4">
      <w:pPr>
        <w:pStyle w:val="ListParagraph"/>
        <w:spacing w:after="0" w:line="276" w:lineRule="auto"/>
        <w:jc w:val="both"/>
        <w:rPr>
          <w:del w:id="13936" w:author="Rachel Shipsey" w:date="2025-06-23T15:21:00Z"/>
          <w:moveTo w:id="13937" w:author="Pamela Kakande Nabukhonzo" w:date="2025-06-09T16:59:00Z"/>
        </w:rPr>
        <w:pPrChange w:id="13938" w:author="Rachel Shipsey" w:date="2025-06-23T15:41:00Z">
          <w:pPr>
            <w:pStyle w:val="ListParagraph"/>
            <w:numPr>
              <w:numId w:val="104"/>
            </w:numPr>
            <w:spacing w:after="0" w:line="276" w:lineRule="auto"/>
            <w:ind w:hanging="360"/>
            <w:jc w:val="both"/>
          </w:pPr>
        </w:pPrChange>
      </w:pPr>
      <w:moveTo w:id="13939" w:author="Pamela Kakande Nabukhonzo" w:date="2025-06-09T16:59:00Z">
        <w:del w:id="13940" w:author="Rachel Shipsey" w:date="2025-06-23T15:21:00Z">
          <w:r w:rsidRPr="70E65BEE" w:rsidDel="008D26A9">
            <w:delText>Detailed guidance on the process of archiving individual census records should be included in the census legislation and should be in accordance with the country’s laws on archiving of official government documents and information. These provisions provide the legal basis for maintaining the archives and procedures related to the release of archived official government records.</w:delText>
          </w:r>
        </w:del>
      </w:moveTo>
    </w:p>
    <w:p w14:paraId="0AAA3DC5" w14:textId="30B26723" w:rsidR="001B57C4" w:rsidRPr="00172F49" w:rsidDel="008D26A9" w:rsidRDefault="001B57C4">
      <w:pPr>
        <w:pStyle w:val="ListParagraph"/>
        <w:spacing w:after="0" w:line="276" w:lineRule="auto"/>
        <w:jc w:val="both"/>
        <w:rPr>
          <w:del w:id="13941" w:author="Rachel Shipsey" w:date="2025-06-23T15:21:00Z"/>
          <w:moveTo w:id="13942" w:author="Pamela Kakande Nabukhonzo" w:date="2025-06-09T16:59:00Z"/>
        </w:rPr>
        <w:pPrChange w:id="13943" w:author="Rachel Shipsey" w:date="2025-06-23T15:41:00Z">
          <w:pPr>
            <w:pStyle w:val="ListParagraph"/>
            <w:numPr>
              <w:numId w:val="104"/>
            </w:numPr>
            <w:spacing w:after="0" w:line="276" w:lineRule="auto"/>
            <w:ind w:hanging="360"/>
            <w:jc w:val="both"/>
          </w:pPr>
        </w:pPrChange>
      </w:pPr>
      <w:moveTo w:id="13944" w:author="Pamela Kakande Nabukhonzo" w:date="2025-06-09T16:59:00Z">
        <w:del w:id="13945" w:author="Rachel Shipsey" w:date="2025-06-23T15:21:00Z">
          <w:r w:rsidRPr="00172F49" w:rsidDel="008D26A9">
            <w:delText>The duration of retention of the various documents should be well thought out in time.</w:delText>
          </w:r>
        </w:del>
      </w:moveTo>
    </w:p>
    <w:p w14:paraId="401068F0" w14:textId="059FB0F0" w:rsidR="001B57C4" w:rsidRPr="00FD527C" w:rsidDel="008D26A9" w:rsidRDefault="001B57C4">
      <w:pPr>
        <w:pStyle w:val="ListParagraph"/>
        <w:spacing w:after="0" w:line="276" w:lineRule="auto"/>
        <w:jc w:val="both"/>
        <w:rPr>
          <w:del w:id="13946" w:author="Rachel Shipsey" w:date="2025-06-23T15:21:00Z"/>
          <w:moveTo w:id="13947" w:author="Pamela Kakande Nabukhonzo" w:date="2025-06-09T16:59:00Z"/>
        </w:rPr>
        <w:pPrChange w:id="13948" w:author="Rachel Shipsey" w:date="2025-06-23T15:41:00Z">
          <w:pPr>
            <w:pStyle w:val="ListParagraph"/>
            <w:numPr>
              <w:numId w:val="104"/>
            </w:numPr>
            <w:spacing w:after="0" w:line="276" w:lineRule="auto"/>
            <w:ind w:hanging="360"/>
            <w:jc w:val="both"/>
          </w:pPr>
        </w:pPrChange>
      </w:pPr>
      <w:moveTo w:id="13949" w:author="Pamela Kakande Nabukhonzo" w:date="2025-06-09T16:59:00Z">
        <w:del w:id="13950" w:author="Rachel Shipsey" w:date="2025-06-23T15:21:00Z">
          <w:r w:rsidRPr="00FD527C" w:rsidDel="008D26A9">
            <w:delText>The archiving period should be specified for all digital data, supporting software or algorithms, and documentation to ensure that a service can be offered to users in the future.</w:delText>
          </w:r>
        </w:del>
      </w:moveTo>
    </w:p>
    <w:p w14:paraId="509685C5" w14:textId="60D9D1B1" w:rsidR="001B57C4" w:rsidRPr="00172F49" w:rsidDel="008D26A9" w:rsidRDefault="001B57C4">
      <w:pPr>
        <w:pStyle w:val="ListParagraph"/>
        <w:spacing w:after="0" w:line="276" w:lineRule="auto"/>
        <w:jc w:val="both"/>
        <w:rPr>
          <w:del w:id="13951" w:author="Rachel Shipsey" w:date="2025-06-23T15:21:00Z"/>
          <w:moveTo w:id="13952" w:author="Pamela Kakande Nabukhonzo" w:date="2025-06-09T16:59:00Z"/>
        </w:rPr>
        <w:pPrChange w:id="13953" w:author="Rachel Shipsey" w:date="2025-06-23T15:41:00Z">
          <w:pPr>
            <w:pStyle w:val="ListParagraph"/>
            <w:numPr>
              <w:numId w:val="104"/>
            </w:numPr>
            <w:spacing w:after="0" w:line="276" w:lineRule="auto"/>
            <w:ind w:hanging="360"/>
            <w:jc w:val="both"/>
          </w:pPr>
        </w:pPrChange>
      </w:pPr>
      <w:moveTo w:id="13954" w:author="Pamela Kakande Nabukhonzo" w:date="2025-06-09T16:59:00Z">
        <w:del w:id="13955" w:author="Rachel Shipsey" w:date="2025-06-23T15:21:00Z">
          <w:r w:rsidRPr="00172F49" w:rsidDel="008D26A9">
            <w:delText>T</w:delText>
          </w:r>
        </w:del>
      </w:moveTo>
      <w:ins w:id="13956" w:author="Pamela Kakande Nabukhonzo" w:date="2025-06-09T20:57:00Z">
        <w:del w:id="13957" w:author="Rachel Shipsey" w:date="2025-06-23T15:21:00Z">
          <w:r w:rsidR="00FD527C" w:rsidDel="008D26A9">
            <w:delText>t</w:delText>
          </w:r>
        </w:del>
      </w:ins>
      <w:moveTo w:id="13958" w:author="Pamela Kakande Nabukhonzo" w:date="2025-06-09T16:59:00Z">
        <w:del w:id="13959" w:author="Rachel Shipsey" w:date="2025-06-23T15:21:00Z">
          <w:r w:rsidRPr="00172F49" w:rsidDel="008D26A9">
            <w:delText>he IT culture and facilities of the country and the census agency.</w:delText>
          </w:r>
        </w:del>
      </w:moveTo>
    </w:p>
    <w:p w14:paraId="3996B474" w14:textId="337DAB10" w:rsidR="001B57C4" w:rsidRPr="00172F49" w:rsidDel="008D26A9" w:rsidRDefault="001B57C4">
      <w:pPr>
        <w:pStyle w:val="ListParagraph"/>
        <w:spacing w:after="0" w:line="276" w:lineRule="auto"/>
        <w:jc w:val="both"/>
        <w:rPr>
          <w:del w:id="13960" w:author="Rachel Shipsey" w:date="2025-06-23T15:21:00Z"/>
          <w:moveTo w:id="13961" w:author="Pamela Kakande Nabukhonzo" w:date="2025-06-09T16:59:00Z"/>
          <w:rFonts w:cs="Arial"/>
        </w:rPr>
        <w:pPrChange w:id="13962" w:author="Rachel Shipsey" w:date="2025-06-23T15:41:00Z">
          <w:pPr>
            <w:pStyle w:val="ListParagraph"/>
            <w:numPr>
              <w:numId w:val="104"/>
            </w:numPr>
            <w:spacing w:after="0" w:line="276" w:lineRule="auto"/>
            <w:ind w:hanging="360"/>
            <w:jc w:val="both"/>
          </w:pPr>
        </w:pPrChange>
      </w:pPr>
      <w:moveTo w:id="13963" w:author="Pamela Kakande Nabukhonzo" w:date="2025-06-09T16:59:00Z">
        <w:del w:id="13964" w:author="Rachel Shipsey" w:date="2025-06-23T15:21:00Z">
          <w:r w:rsidRPr="00172F49" w:rsidDel="008D26A9">
            <w:rPr>
              <w:rFonts w:cs="Arial"/>
            </w:rPr>
            <w:delText>The nature and format of the census data files created in the data processing and dissemination phase. It is expected that the use of anonymized microdata becomes a standard feature of census data dissemination for the 2020 round of censuses.</w:delText>
          </w:r>
        </w:del>
      </w:moveTo>
    </w:p>
    <w:p w14:paraId="65959078" w14:textId="7A563C78" w:rsidR="001B57C4" w:rsidRPr="00172F49" w:rsidDel="008D26A9" w:rsidRDefault="001B57C4">
      <w:pPr>
        <w:pStyle w:val="ListParagraph"/>
        <w:spacing w:after="0" w:line="276" w:lineRule="auto"/>
        <w:jc w:val="both"/>
        <w:rPr>
          <w:del w:id="13965" w:author="Rachel Shipsey" w:date="2025-06-23T15:21:00Z"/>
          <w:moveTo w:id="13966" w:author="Pamela Kakande Nabukhonzo" w:date="2025-06-09T16:59:00Z"/>
          <w:rFonts w:cs="Arial"/>
        </w:rPr>
        <w:pPrChange w:id="13967" w:author="Rachel Shipsey" w:date="2025-06-23T15:41:00Z">
          <w:pPr>
            <w:pStyle w:val="ListParagraph"/>
            <w:numPr>
              <w:numId w:val="104"/>
            </w:numPr>
            <w:spacing w:after="0" w:line="276" w:lineRule="auto"/>
            <w:ind w:hanging="360"/>
            <w:jc w:val="both"/>
          </w:pPr>
        </w:pPrChange>
      </w:pPr>
      <w:moveTo w:id="13968" w:author="Pamela Kakande Nabukhonzo" w:date="2025-06-09T16:59:00Z">
        <w:del w:id="13969" w:author="Rachel Shipsey" w:date="2025-06-23T15:21:00Z">
          <w:r w:rsidRPr="00172F49" w:rsidDel="008D26A9">
            <w:rPr>
              <w:rFonts w:cs="Arial"/>
            </w:rPr>
            <w:delText>The records should be stored using media with long-term stability and access to these media is carefully controlled.</w:delText>
          </w:r>
        </w:del>
      </w:moveTo>
    </w:p>
    <w:p w14:paraId="35D42CA0" w14:textId="5F940AD2" w:rsidR="001B57C4" w:rsidRPr="00172F49" w:rsidDel="008D26A9" w:rsidRDefault="001B57C4">
      <w:pPr>
        <w:pStyle w:val="ListParagraph"/>
        <w:spacing w:after="0" w:line="276" w:lineRule="auto"/>
        <w:jc w:val="both"/>
        <w:rPr>
          <w:del w:id="13970" w:author="Rachel Shipsey" w:date="2025-06-23T15:21:00Z"/>
          <w:moveTo w:id="13971" w:author="Pamela Kakande Nabukhonzo" w:date="2025-06-09T16:59:00Z"/>
          <w:rFonts w:cs="Arial"/>
        </w:rPr>
        <w:pPrChange w:id="13972" w:author="Rachel Shipsey" w:date="2025-06-23T15:41:00Z">
          <w:pPr>
            <w:pStyle w:val="ListParagraph"/>
            <w:numPr>
              <w:numId w:val="109"/>
            </w:numPr>
            <w:spacing w:after="0" w:line="276" w:lineRule="auto"/>
            <w:ind w:left="709" w:hanging="360"/>
          </w:pPr>
        </w:pPrChange>
      </w:pPr>
      <w:moveTo w:id="13973" w:author="Pamela Kakande Nabukhonzo" w:date="2025-06-09T16:59:00Z">
        <w:del w:id="13974" w:author="Rachel Shipsey" w:date="2025-06-23T15:21:00Z">
          <w:r w:rsidRPr="00172F49" w:rsidDel="008D26A9">
            <w:rPr>
              <w:rFonts w:cs="Arial"/>
            </w:rPr>
            <w:delText xml:space="preserve">Additionally, the organizational policies should be considered such as: </w:delText>
          </w:r>
        </w:del>
      </w:moveTo>
    </w:p>
    <w:p w14:paraId="27C0D895" w14:textId="5EE93A23" w:rsidR="001B57C4" w:rsidRPr="00172F49" w:rsidDel="008D26A9" w:rsidRDefault="001B57C4">
      <w:pPr>
        <w:pStyle w:val="ListParagraph"/>
        <w:spacing w:after="0" w:line="276" w:lineRule="auto"/>
        <w:jc w:val="both"/>
        <w:rPr>
          <w:del w:id="13975" w:author="Rachel Shipsey" w:date="2025-06-23T15:21:00Z"/>
          <w:moveTo w:id="13976" w:author="Pamela Kakande Nabukhonzo" w:date="2025-06-09T16:59:00Z"/>
          <w:rFonts w:cs="Arial"/>
        </w:rPr>
        <w:pPrChange w:id="13977" w:author="Rachel Shipsey" w:date="2025-06-23T15:41:00Z">
          <w:pPr>
            <w:pStyle w:val="ListParagraph"/>
            <w:numPr>
              <w:numId w:val="105"/>
            </w:numPr>
            <w:spacing w:after="0" w:line="276" w:lineRule="auto"/>
            <w:ind w:left="1080" w:hanging="360"/>
            <w:jc w:val="both"/>
          </w:pPr>
        </w:pPrChange>
      </w:pPr>
      <w:moveTo w:id="13978" w:author="Pamela Kakande Nabukhonzo" w:date="2025-06-09T16:59:00Z">
        <w:del w:id="13979" w:author="Rachel Shipsey" w:date="2025-06-23T15:21:00Z">
          <w:r w:rsidRPr="00172F49" w:rsidDel="008D26A9">
            <w:rPr>
              <w:rFonts w:cs="Arial"/>
            </w:rPr>
            <w:delText>Storage management policies for both paper and digital records.</w:delText>
          </w:r>
        </w:del>
      </w:moveTo>
    </w:p>
    <w:p w14:paraId="2C419988" w14:textId="1C380F9F" w:rsidR="001B57C4" w:rsidRPr="00172F49" w:rsidDel="008D26A9" w:rsidRDefault="001B57C4">
      <w:pPr>
        <w:pStyle w:val="ListParagraph"/>
        <w:spacing w:after="0" w:line="276" w:lineRule="auto"/>
        <w:jc w:val="both"/>
        <w:rPr>
          <w:del w:id="13980" w:author="Rachel Shipsey" w:date="2025-06-23T15:21:00Z"/>
          <w:moveTo w:id="13981" w:author="Pamela Kakande Nabukhonzo" w:date="2025-06-09T16:59:00Z"/>
          <w:rFonts w:cs="Arial"/>
        </w:rPr>
        <w:pPrChange w:id="13982" w:author="Rachel Shipsey" w:date="2025-06-23T15:41:00Z">
          <w:pPr>
            <w:pStyle w:val="ListParagraph"/>
            <w:numPr>
              <w:numId w:val="105"/>
            </w:numPr>
            <w:spacing w:after="0" w:line="276" w:lineRule="auto"/>
            <w:ind w:left="1080" w:hanging="360"/>
            <w:jc w:val="both"/>
          </w:pPr>
        </w:pPrChange>
      </w:pPr>
      <w:moveTo w:id="13983" w:author="Pamela Kakande Nabukhonzo" w:date="2025-06-09T16:59:00Z">
        <w:del w:id="13984" w:author="Rachel Shipsey" w:date="2025-06-23T15:21:00Z">
          <w:r w:rsidRPr="00172F49" w:rsidDel="008D26A9">
            <w:rPr>
              <w:rFonts w:cs="Arial"/>
            </w:rPr>
            <w:delText>Management access control policy to maintain confidentiality through format and documentation standards.</w:delText>
          </w:r>
        </w:del>
      </w:moveTo>
    </w:p>
    <w:p w14:paraId="6BABC23B" w14:textId="0FC9E5D7" w:rsidR="001B57C4" w:rsidRPr="00172F49" w:rsidDel="008D26A9" w:rsidRDefault="001B57C4">
      <w:pPr>
        <w:pStyle w:val="ListParagraph"/>
        <w:spacing w:after="0" w:line="276" w:lineRule="auto"/>
        <w:jc w:val="both"/>
        <w:rPr>
          <w:del w:id="13985" w:author="Rachel Shipsey" w:date="2025-06-23T15:21:00Z"/>
          <w:moveTo w:id="13986" w:author="Pamela Kakande Nabukhonzo" w:date="2025-06-09T16:59:00Z"/>
          <w:rFonts w:cs="Arial"/>
        </w:rPr>
        <w:pPrChange w:id="13987" w:author="Rachel Shipsey" w:date="2025-06-23T15:41:00Z">
          <w:pPr>
            <w:pStyle w:val="ListParagraph"/>
            <w:numPr>
              <w:numId w:val="105"/>
            </w:numPr>
            <w:spacing w:after="0" w:line="276" w:lineRule="auto"/>
            <w:ind w:left="1080" w:hanging="360"/>
            <w:jc w:val="both"/>
          </w:pPr>
        </w:pPrChange>
      </w:pPr>
      <w:moveTo w:id="13988" w:author="Pamela Kakande Nabukhonzo" w:date="2025-06-09T16:59:00Z">
        <w:del w:id="13989" w:author="Rachel Shipsey" w:date="2025-06-23T15:21:00Z">
          <w:r w:rsidRPr="00172F49" w:rsidDel="008D26A9">
            <w:rPr>
              <w:rFonts w:cs="Arial"/>
            </w:rPr>
            <w:delText>Emergency preparedness policies to limit damage from natural disasters or other emergencies.</w:delText>
          </w:r>
        </w:del>
      </w:moveTo>
    </w:p>
    <w:p w14:paraId="37474ABE" w14:textId="75A41E03" w:rsidR="001B57C4" w:rsidRPr="00172F49" w:rsidDel="008D26A9" w:rsidRDefault="001B57C4">
      <w:pPr>
        <w:pStyle w:val="ListParagraph"/>
        <w:spacing w:after="0" w:line="276" w:lineRule="auto"/>
        <w:jc w:val="both"/>
        <w:rPr>
          <w:del w:id="13990" w:author="Rachel Shipsey" w:date="2025-06-23T15:21:00Z"/>
          <w:moveTo w:id="13991" w:author="Pamela Kakande Nabukhonzo" w:date="2025-06-09T16:59:00Z"/>
          <w:rFonts w:cs="Arial"/>
        </w:rPr>
        <w:pPrChange w:id="13992" w:author="Rachel Shipsey" w:date="2025-06-23T15:41:00Z">
          <w:pPr>
            <w:pStyle w:val="ListParagraph"/>
            <w:numPr>
              <w:numId w:val="105"/>
            </w:numPr>
            <w:spacing w:after="0" w:line="276" w:lineRule="auto"/>
            <w:ind w:left="1080" w:hanging="360"/>
            <w:jc w:val="both"/>
          </w:pPr>
        </w:pPrChange>
      </w:pPr>
      <w:moveTo w:id="13993" w:author="Pamela Kakande Nabukhonzo" w:date="2025-06-09T16:59:00Z">
        <w:del w:id="13994" w:author="Rachel Shipsey" w:date="2025-06-23T15:21:00Z">
          <w:r w:rsidRPr="70E65BEE" w:rsidDel="008D26A9">
            <w:rPr>
              <w:rFonts w:cs="Arial"/>
            </w:rPr>
            <w:delText>Disaster recovery policies provide mechanisms for duplicating digital content and storing it in separate physical facilities (with regular back-ups).</w:delText>
          </w:r>
        </w:del>
      </w:moveTo>
    </w:p>
    <w:p w14:paraId="450B37DC" w14:textId="557C21AF" w:rsidR="001B57C4" w:rsidRPr="00172F49" w:rsidDel="008D26A9" w:rsidRDefault="001B57C4">
      <w:pPr>
        <w:pStyle w:val="ListParagraph"/>
        <w:spacing w:after="0" w:line="276" w:lineRule="auto"/>
        <w:jc w:val="both"/>
        <w:rPr>
          <w:del w:id="13995" w:author="Rachel Shipsey" w:date="2025-06-23T15:21:00Z"/>
          <w:moveTo w:id="13996" w:author="Pamela Kakande Nabukhonzo" w:date="2025-06-09T16:59:00Z"/>
          <w:rFonts w:cs="Arial"/>
        </w:rPr>
        <w:pPrChange w:id="13997" w:author="Rachel Shipsey" w:date="2025-06-23T15:41:00Z">
          <w:pPr>
            <w:pStyle w:val="ListParagraph"/>
            <w:numPr>
              <w:numId w:val="105"/>
            </w:numPr>
            <w:spacing w:after="0" w:line="276" w:lineRule="auto"/>
            <w:ind w:left="1080" w:hanging="360"/>
            <w:jc w:val="both"/>
          </w:pPr>
        </w:pPrChange>
      </w:pPr>
      <w:moveTo w:id="13998" w:author="Pamela Kakande Nabukhonzo" w:date="2025-06-09T16:59:00Z">
        <w:del w:id="13999" w:author="Rachel Shipsey" w:date="2025-06-23T15:21:00Z">
          <w:r w:rsidRPr="7B4121B4" w:rsidDel="008D26A9">
            <w:rPr>
              <w:rFonts w:cs="Arial"/>
            </w:rPr>
            <w:delText>Security policies to prevent accidental or malicious loss.</w:delText>
          </w:r>
        </w:del>
      </w:moveTo>
    </w:p>
    <w:moveToRangeEnd w:id="13828"/>
    <w:p w14:paraId="410C9486" w14:textId="7D433D85" w:rsidR="001B57C4" w:rsidRPr="00B111C6" w:rsidDel="008D26A9" w:rsidRDefault="002A36E3">
      <w:pPr>
        <w:pStyle w:val="ListParagraph"/>
        <w:spacing w:after="0" w:line="276" w:lineRule="auto"/>
        <w:jc w:val="both"/>
        <w:rPr>
          <w:ins w:id="14000" w:author="Pamela Kakande Nabukhonzo" w:date="2025-06-09T16:16:00Z"/>
          <w:del w:id="14001" w:author="Rachel Shipsey" w:date="2025-06-23T15:21:00Z"/>
          <w:rFonts w:cs="Arial"/>
        </w:rPr>
        <w:pPrChange w:id="14002" w:author="Rachel Shipsey" w:date="2025-06-23T15:41:00Z">
          <w:pPr>
            <w:jc w:val="both"/>
          </w:pPr>
        </w:pPrChange>
      </w:pPr>
      <w:ins w:id="14003" w:author="Pamela Kakande Nabukhonzo" w:date="2025-06-10T17:12:00Z">
        <w:del w:id="14004" w:author="Rachel Shipsey" w:date="2025-06-23T15:21:00Z">
          <w:r w:rsidDel="008D26A9">
            <w:rPr>
              <w:rFonts w:cs="Arial"/>
            </w:rPr>
            <w:delText>For</w:delText>
          </w:r>
        </w:del>
      </w:ins>
      <w:ins w:id="14005" w:author="Pamela Kakande Nabukhonzo" w:date="2025-06-10T17:13:00Z">
        <w:del w:id="14006" w:author="Rachel Shipsey" w:date="2025-06-23T15:21:00Z">
          <w:r w:rsidDel="008D26A9">
            <w:rPr>
              <w:rFonts w:cs="Arial"/>
            </w:rPr>
            <w:delText xml:space="preserve"> d</w:delText>
          </w:r>
        </w:del>
      </w:ins>
      <w:ins w:id="14007" w:author="Pamela Kakande Nabukhonzo" w:date="2025-06-09T21:05:00Z">
        <w:del w:id="14008" w:author="Rachel Shipsey" w:date="2025-06-23T15:21:00Z">
          <w:r w:rsidR="00FC1DD5" w:rsidRPr="00195341" w:rsidDel="008D26A9">
            <w:rPr>
              <w:rFonts w:cs="Arial"/>
            </w:rPr>
            <w:delText xml:space="preserve">etailed guidance on </w:delText>
          </w:r>
          <w:r w:rsidR="00FC1DD5" w:rsidDel="008D26A9">
            <w:rPr>
              <w:rFonts w:cs="Arial"/>
            </w:rPr>
            <w:delText>a</w:delText>
          </w:r>
          <w:r w:rsidR="00FC1DD5" w:rsidRPr="00CB6447" w:rsidDel="008D26A9">
            <w:rPr>
              <w:rFonts w:cs="Arial"/>
            </w:rPr>
            <w:delText>rchiving</w:delText>
          </w:r>
          <w:r w:rsidR="00FC1DD5" w:rsidDel="008D26A9">
            <w:rPr>
              <w:rFonts w:cs="Arial"/>
            </w:rPr>
            <w:delText xml:space="preserve">, see </w:delText>
          </w:r>
          <w:r w:rsidR="00FC1DD5" w:rsidRPr="00195341" w:rsidDel="008D26A9">
            <w:rPr>
              <w:rFonts w:cs="Arial"/>
            </w:rPr>
            <w:delText xml:space="preserve">the UN P&amp;R rev 4 para </w:delText>
          </w:r>
          <w:r w:rsidR="00FC1DD5" w:rsidRPr="00507A91" w:rsidDel="008D26A9">
            <w:rPr>
              <w:rFonts w:cs="Arial"/>
            </w:rPr>
            <w:delText>3.581</w:delText>
          </w:r>
          <w:r w:rsidR="00FC1DD5" w:rsidDel="008D26A9">
            <w:rPr>
              <w:rFonts w:cs="Arial"/>
            </w:rPr>
            <w:delText xml:space="preserve"> </w:delText>
          </w:r>
          <w:r w:rsidR="00FC1DD5" w:rsidRPr="00195341" w:rsidDel="008D26A9">
            <w:rPr>
              <w:rFonts w:cs="Arial"/>
            </w:rPr>
            <w:delText xml:space="preserve">to </w:delText>
          </w:r>
        </w:del>
      </w:ins>
      <w:ins w:id="14009" w:author="Pamela Kakande Nabukhonzo" w:date="2025-06-09T21:06:00Z">
        <w:del w:id="14010" w:author="Rachel Shipsey" w:date="2025-06-23T15:21:00Z">
          <w:r w:rsidR="001D1480" w:rsidRPr="001D1480" w:rsidDel="008D26A9">
            <w:rPr>
              <w:rFonts w:cs="Arial"/>
            </w:rPr>
            <w:delText>3.594</w:delText>
          </w:r>
        </w:del>
      </w:ins>
      <w:ins w:id="14011" w:author="Pamela Kakande Nabukhonzo" w:date="2025-06-09T21:05:00Z">
        <w:del w:id="14012" w:author="Rachel Shipsey" w:date="2025-06-23T15:21:00Z">
          <w:r w:rsidR="00FC1DD5" w:rsidRPr="00195341" w:rsidDel="008D26A9">
            <w:rPr>
              <w:rFonts w:cs="Arial"/>
            </w:rPr>
            <w:delText>.</w:delText>
          </w:r>
        </w:del>
      </w:ins>
    </w:p>
    <w:p w14:paraId="1CA12FB1" w14:textId="2887E5D6" w:rsidR="001A2323" w:rsidRPr="00E96B57" w:rsidDel="008D26A9" w:rsidRDefault="001A2323">
      <w:pPr>
        <w:pStyle w:val="ListParagraph"/>
        <w:spacing w:after="0" w:line="276" w:lineRule="auto"/>
        <w:jc w:val="both"/>
        <w:rPr>
          <w:del w:id="14013" w:author="Rachel Shipsey" w:date="2025-06-23T15:21:00Z"/>
          <w:rFonts w:asciiTheme="minorBidi" w:hAnsiTheme="minorBidi" w:cstheme="majorBidi"/>
          <w:b/>
          <w:sz w:val="28"/>
          <w:szCs w:val="26"/>
          <w:rPrChange w:id="14014" w:author="Rachel Shipsey" w:date="2025-06-09T11:27:00Z">
            <w:rPr>
              <w:del w:id="14015" w:author="Rachel Shipsey" w:date="2025-06-23T15:21:00Z"/>
              <w:rFonts w:cs="Arial"/>
              <w:b w:val="0"/>
              <w:bCs/>
              <w:color w:val="0070C0"/>
              <w:sz w:val="22"/>
              <w:szCs w:val="22"/>
            </w:rPr>
          </w:rPrChange>
        </w:rPr>
        <w:pPrChange w:id="14016" w:author="Rachel Shipsey" w:date="2025-06-23T15:41:00Z">
          <w:pPr>
            <w:pStyle w:val="Heading2"/>
          </w:pPr>
        </w:pPrChange>
      </w:pPr>
      <w:commentRangeStart w:id="14017"/>
      <w:del w:id="14018" w:author="Rachel Shipsey" w:date="2025-06-23T15:21:00Z">
        <w:r w:rsidRPr="00E96B57" w:rsidDel="008D26A9">
          <w:rPr>
            <w:rFonts w:eastAsiaTheme="majorEastAsia" w:cstheme="majorBidi"/>
            <w:b/>
            <w:sz w:val="28"/>
            <w:szCs w:val="26"/>
            <w:rPrChange w:id="14019" w:author="Rachel Shipsey" w:date="2025-06-09T11:27:00Z">
              <w:rPr>
                <w:rFonts w:cs="Arial"/>
                <w:b w:val="0"/>
                <w:bCs/>
                <w:color w:val="0070C0"/>
                <w:sz w:val="22"/>
              </w:rPr>
            </w:rPrChange>
          </w:rPr>
          <w:delText>12.2</w:delText>
        </w:r>
        <w:r w:rsidRPr="00E96B57" w:rsidDel="008D26A9">
          <w:tab/>
        </w:r>
        <w:r w:rsidRPr="00E96B57" w:rsidDel="008D26A9">
          <w:rPr>
            <w:rFonts w:eastAsiaTheme="majorEastAsia" w:cstheme="majorBidi"/>
            <w:b/>
            <w:sz w:val="28"/>
            <w:szCs w:val="26"/>
            <w:rPrChange w:id="14020" w:author="Rachel Shipsey" w:date="2025-06-09T11:27:00Z">
              <w:rPr>
                <w:rFonts w:cs="Arial"/>
                <w:b w:val="0"/>
                <w:bCs/>
                <w:color w:val="0070C0"/>
                <w:sz w:val="22"/>
              </w:rPr>
            </w:rPrChange>
          </w:rPr>
          <w:delText>Census Products</w:delText>
        </w:r>
        <w:commentRangeEnd w:id="14017"/>
        <w:r w:rsidR="003F277A" w:rsidRPr="00E96B57" w:rsidDel="008D26A9">
          <w:rPr>
            <w:rStyle w:val="CommentReference"/>
            <w:rFonts w:asciiTheme="minorBidi" w:eastAsiaTheme="majorEastAsia" w:hAnsiTheme="minorBidi" w:cstheme="majorBidi"/>
            <w:sz w:val="28"/>
            <w:szCs w:val="26"/>
            <w:rPrChange w:id="14021" w:author="Rachel Shipsey" w:date="2025-06-09T11:27:00Z">
              <w:rPr>
                <w:rStyle w:val="CommentReference"/>
                <w:rFonts w:asciiTheme="minorHAnsi" w:hAnsiTheme="minorHAnsi"/>
                <w:b w:val="0"/>
              </w:rPr>
            </w:rPrChange>
          </w:rPr>
          <w:commentReference w:id="14017"/>
        </w:r>
        <w:bookmarkStart w:id="14022" w:name="_Toc201238751"/>
        <w:bookmarkStart w:id="14023" w:name="_Toc201320147"/>
        <w:bookmarkEnd w:id="14022"/>
        <w:bookmarkEnd w:id="14023"/>
      </w:del>
    </w:p>
    <w:p w14:paraId="6EAF5192" w14:textId="0088F94B" w:rsidR="001A2323" w:rsidRPr="002F1E3E" w:rsidDel="008D26A9" w:rsidRDefault="001A2323">
      <w:pPr>
        <w:pStyle w:val="ListParagraph"/>
        <w:spacing w:after="0" w:line="276" w:lineRule="auto"/>
        <w:jc w:val="both"/>
        <w:rPr>
          <w:del w:id="14024" w:author="Rachel Shipsey" w:date="2025-06-23T15:21:00Z"/>
        </w:rPr>
        <w:pPrChange w:id="14025" w:author="Rachel Shipsey" w:date="2025-06-23T15:41:00Z">
          <w:pPr>
            <w:jc w:val="both"/>
          </w:pPr>
        </w:pPrChange>
      </w:pPr>
      <w:bookmarkStart w:id="14026" w:name="_Toc201238752"/>
      <w:bookmarkStart w:id="14027" w:name="_Toc201320148"/>
      <w:bookmarkEnd w:id="14026"/>
      <w:bookmarkEnd w:id="14027"/>
    </w:p>
    <w:p w14:paraId="56D937B0" w14:textId="7DC1A516" w:rsidR="001A2323" w:rsidRPr="002F1E3E" w:rsidDel="008D26A9" w:rsidRDefault="001A2323">
      <w:pPr>
        <w:pStyle w:val="ListParagraph"/>
        <w:spacing w:after="0" w:line="276" w:lineRule="auto"/>
        <w:jc w:val="both"/>
        <w:rPr>
          <w:del w:id="14028" w:author="Rachel Shipsey" w:date="2025-06-23T15:21:00Z"/>
        </w:rPr>
        <w:pPrChange w:id="14029" w:author="Rachel Shipsey" w:date="2025-06-23T15:41:00Z">
          <w:pPr>
            <w:jc w:val="both"/>
          </w:pPr>
        </w:pPrChange>
      </w:pPr>
      <w:del w:id="14030" w:author="Rachel Shipsey" w:date="2025-06-23T15:21:00Z">
        <w:r w:rsidRPr="002F1E3E" w:rsidDel="008D26A9">
          <w:delText xml:space="preserve">Census data is massive and can generate a wide range of statistical products. Some of the products include: published tabulations based on preliminary or final census results; Specialized or customized products requested by users such as tables from the NSO database or self-generated by users; General interest or special-interest group products; Thematic statistical or analytical reports; Methodological reports; Administrative reports; Census geographical reports including codes and classifications; Databases, including microdata and table-oriented databases; Metadata and Post Enumeration Survey Report and Special audience products which may include:  policy briefs, summary reports, thematic and analytical reports, key findings reports, fact sheets, posters, brochures and flyers, basic reports, detailed tables and spreadsheets, articles, video and social media products. </w:delText>
        </w:r>
        <w:bookmarkStart w:id="14031" w:name="_Toc201238753"/>
        <w:bookmarkStart w:id="14032" w:name="_Toc201320149"/>
        <w:bookmarkEnd w:id="14031"/>
        <w:bookmarkEnd w:id="14032"/>
      </w:del>
    </w:p>
    <w:p w14:paraId="420D01F2" w14:textId="1D6E519B" w:rsidR="007E5BE3" w:rsidRPr="002F1E3E" w:rsidDel="008D26A9" w:rsidRDefault="001A2323">
      <w:pPr>
        <w:pStyle w:val="ListParagraph"/>
        <w:spacing w:after="0" w:line="276" w:lineRule="auto"/>
        <w:jc w:val="both"/>
        <w:rPr>
          <w:del w:id="14033" w:author="Rachel Shipsey" w:date="2025-06-23T15:21:00Z"/>
        </w:rPr>
        <w:pPrChange w:id="14034" w:author="Rachel Shipsey" w:date="2025-06-23T15:41:00Z">
          <w:pPr>
            <w:jc w:val="both"/>
          </w:pPr>
        </w:pPrChange>
      </w:pPr>
      <w:moveFromRangeStart w:id="14035" w:author="Pamela Kakande Nabukhonzo" w:date="2025-06-08T22:27:00Z" w:name="move200314089"/>
      <w:moveFrom w:id="14036" w:author="Pamela Kakande Nabukhonzo" w:date="2025-06-08T22:27:00Z">
        <w:del w:id="14037" w:author="Rachel Shipsey" w:date="2025-06-23T15:21:00Z">
          <w:r w:rsidRPr="00B111C6" w:rsidDel="008D26A9">
            <w:delText>Census products should be developed based on an agreed communication and publicity plan which clearly defines the audience based on various stakeholder groups. Stakeholder segmentation improves understanding and utilization as they respond to their needs.</w:delText>
          </w:r>
        </w:del>
      </w:moveFrom>
      <w:bookmarkStart w:id="14038" w:name="_Toc201238754"/>
      <w:bookmarkStart w:id="14039" w:name="_Toc201320150"/>
      <w:bookmarkEnd w:id="14038"/>
      <w:bookmarkEnd w:id="14039"/>
      <w:moveFromRangeEnd w:id="14035"/>
    </w:p>
    <w:p w14:paraId="1892D43A" w14:textId="3408335E" w:rsidR="00524FEE" w:rsidRPr="002F1E3E" w:rsidDel="008D26A9" w:rsidRDefault="001A2323">
      <w:pPr>
        <w:pStyle w:val="ListParagraph"/>
        <w:spacing w:after="0" w:line="276" w:lineRule="auto"/>
        <w:jc w:val="both"/>
        <w:rPr>
          <w:del w:id="14040" w:author="Rachel Shipsey" w:date="2025-06-23T15:21:00Z"/>
          <w:moveTo w:id="14041" w:author="Pamela Kakande Nabukhonzo" w:date="2025-06-08T22:27:00Z"/>
        </w:rPr>
        <w:pPrChange w:id="14042" w:author="Rachel Shipsey" w:date="2025-06-23T15:41:00Z">
          <w:pPr>
            <w:jc w:val="both"/>
          </w:pPr>
        </w:pPrChange>
      </w:pPr>
      <w:moveFromRangeStart w:id="14043" w:author="Pamela Kakande Nabukhonzo" w:date="2025-06-09T16:15:00Z" w:name="move200378159"/>
      <w:moveFrom w:id="14044" w:author="Pamela Kakande Nabukhonzo" w:date="2025-06-09T16:15:00Z">
        <w:del w:id="14045" w:author="Rachel Shipsey" w:date="2025-06-23T15:21:00Z">
          <w:r w:rsidRPr="002F1E3E" w:rsidDel="008D26A9">
            <w:delText xml:space="preserve">With digital census, geospatial and related products are now possible since GPS coordinates for the households are picked. It is possible to estimate proximity of essential services to the population among other geospatial analysis. </w:delText>
          </w:r>
        </w:del>
      </w:moveFrom>
      <w:moveFromRangeEnd w:id="14043"/>
      <w:moveToRangeStart w:id="14046" w:author="Pamela Kakande Nabukhonzo" w:date="2025-06-08T22:27:00Z" w:name="move200314089"/>
      <w:moveTo w:id="14047" w:author="Pamela Kakande Nabukhonzo" w:date="2025-06-08T22:27:00Z">
        <w:del w:id="14048" w:author="Rachel Shipsey" w:date="2025-06-23T15:21:00Z">
          <w:r w:rsidR="00524FEE" w:rsidRPr="002F1E3E" w:rsidDel="008D26A9">
            <w:delText>Census products should be developed based on an agreed communication and publicity plan which clearly defines the audience based on various stakeholder groups. Stakeholder segmentation improves understanding and utilization as they respond to their needs.</w:delText>
          </w:r>
          <w:bookmarkStart w:id="14049" w:name="_Toc201238755"/>
          <w:bookmarkStart w:id="14050" w:name="_Toc201320151"/>
          <w:bookmarkEnd w:id="14049"/>
          <w:bookmarkEnd w:id="14050"/>
        </w:del>
      </w:moveTo>
    </w:p>
    <w:p w14:paraId="185FAC76" w14:textId="7AC08BD0" w:rsidR="004A3EAA" w:rsidRPr="002F1E3E" w:rsidDel="008D26A9" w:rsidRDefault="004A3EAA">
      <w:pPr>
        <w:pStyle w:val="ListParagraph"/>
        <w:spacing w:after="0" w:line="276" w:lineRule="auto"/>
        <w:jc w:val="both"/>
        <w:rPr>
          <w:del w:id="14051" w:author="Rachel Shipsey" w:date="2025-06-23T15:21:00Z"/>
          <w:moveTo w:id="14052" w:author="Pamela Kakande Nabukhonzo" w:date="2025-06-08T22:19:00Z"/>
        </w:rPr>
        <w:pPrChange w:id="14053" w:author="Rachel Shipsey" w:date="2025-06-23T15:41:00Z">
          <w:pPr>
            <w:jc w:val="both"/>
          </w:pPr>
        </w:pPrChange>
      </w:pPr>
      <w:moveToRangeStart w:id="14054" w:author="Pamela Kakande Nabukhonzo" w:date="2025-06-08T22:19:00Z" w:name="move200313596"/>
      <w:moveToRangeEnd w:id="14046"/>
      <w:moveTo w:id="14055" w:author="Pamela Kakande Nabukhonzo" w:date="2025-06-08T22:19:00Z">
        <w:del w:id="14056" w:author="Rachel Shipsey" w:date="2025-06-23T15:21:00Z">
          <w:r w:rsidRPr="002F1E3E" w:rsidDel="008D26A9">
            <w:delText>The development of census dissemination products is a process typically led by the NSO and production of census products is part of the census process. The following considerations should be made:</w:delText>
          </w:r>
          <w:bookmarkStart w:id="14057" w:name="_Toc201238756"/>
          <w:bookmarkStart w:id="14058" w:name="_Toc201320152"/>
          <w:bookmarkEnd w:id="14057"/>
          <w:bookmarkEnd w:id="14058"/>
        </w:del>
      </w:moveTo>
    </w:p>
    <w:p w14:paraId="2967FB7E" w14:textId="2ACCE2B9" w:rsidR="004A3EAA" w:rsidRPr="002F1E3E" w:rsidDel="008D26A9" w:rsidRDefault="004A3EAA">
      <w:pPr>
        <w:pStyle w:val="ListParagraph"/>
        <w:spacing w:after="0" w:line="276" w:lineRule="auto"/>
        <w:jc w:val="both"/>
        <w:rPr>
          <w:del w:id="14059" w:author="Rachel Shipsey" w:date="2025-06-23T15:21:00Z"/>
          <w:moveTo w:id="14060" w:author="Pamela Kakande Nabukhonzo" w:date="2025-06-08T22:19:00Z"/>
        </w:rPr>
        <w:pPrChange w:id="14061" w:author="Rachel Shipsey" w:date="2025-06-23T15:41:00Z">
          <w:pPr>
            <w:pStyle w:val="ListParagraph"/>
            <w:numPr>
              <w:numId w:val="101"/>
            </w:numPr>
            <w:spacing w:after="0" w:line="276" w:lineRule="auto"/>
            <w:ind w:hanging="360"/>
            <w:jc w:val="both"/>
          </w:pPr>
        </w:pPrChange>
      </w:pPr>
      <w:moveTo w:id="14062" w:author="Pamela Kakande Nabukhonzo" w:date="2025-06-08T22:19:00Z">
        <w:del w:id="14063" w:author="Rachel Shipsey" w:date="2025-06-23T15:21:00Z">
          <w:r w:rsidRPr="002F1E3E" w:rsidDel="008D26A9">
            <w:delText xml:space="preserve">Before producing census dissemination products, NSOs must identify what products are appropriate and need to be generated to meet the stakeholder needs. This is determined through stakeholder engagements at the </w:delText>
          </w:r>
          <w:r w:rsidDel="008D26A9">
            <w:rPr>
              <w:rFonts w:eastAsiaTheme="majorEastAsia" w:cstheme="majorBidi"/>
              <w:sz w:val="28"/>
              <w:szCs w:val="26"/>
            </w:rPr>
            <w:fldChar w:fldCharType="begin"/>
          </w:r>
          <w:r w:rsidDel="008D26A9">
            <w:delInstrText>HYPERLINK \l "_2.1￼Development_of_the" \h</w:delInstrText>
          </w:r>
        </w:del>
      </w:moveTo>
      <w:ins w:id="14064" w:author="Pamela Kakande Nabukhonzo" w:date="2025-06-08T22:19:00Z">
        <w:del w:id="14065" w:author="Rachel Shipsey" w:date="2025-06-23T15:21:00Z">
          <w:r w:rsidDel="008D26A9">
            <w:rPr>
              <w:rFonts w:eastAsiaTheme="majorEastAsia" w:cstheme="majorBidi"/>
              <w:sz w:val="28"/>
              <w:szCs w:val="26"/>
            </w:rPr>
          </w:r>
        </w:del>
      </w:ins>
      <w:moveTo w:id="14066" w:author="Pamela Kakande Nabukhonzo" w:date="2025-06-08T22:19:00Z">
        <w:del w:id="14067" w:author="Rachel Shipsey" w:date="2025-06-23T15:21:00Z">
          <w:r w:rsidDel="008D26A9">
            <w:rPr>
              <w:rFonts w:eastAsiaTheme="majorEastAsia" w:cstheme="majorBidi"/>
              <w:sz w:val="28"/>
              <w:szCs w:val="26"/>
            </w:rPr>
            <w:fldChar w:fldCharType="separate"/>
          </w:r>
          <w:r w:rsidRPr="00686816" w:rsidDel="008D26A9">
            <w:rPr>
              <w:rFonts w:eastAsiaTheme="majorEastAsia" w:cstheme="majorBidi"/>
              <w:b/>
              <w:sz w:val="28"/>
              <w:szCs w:val="26"/>
              <w:rPrChange w:id="14068" w:author="Pamela Kakande Nabukhonzo" w:date="2025-06-10T14:54:00Z">
                <w:rPr>
                  <w:rStyle w:val="Hyperlink"/>
                  <w:rFonts w:cs="Arial"/>
                </w:rPr>
              </w:rPrChange>
            </w:rPr>
            <w:delText>planning stage</w:delText>
          </w:r>
          <w:r w:rsidDel="008D26A9">
            <w:rPr>
              <w:rFonts w:eastAsiaTheme="majorEastAsia" w:cstheme="majorBidi"/>
              <w:sz w:val="28"/>
              <w:szCs w:val="26"/>
            </w:rPr>
            <w:fldChar w:fldCharType="end"/>
          </w:r>
          <w:r w:rsidRPr="002F1E3E" w:rsidDel="008D26A9">
            <w:delText>.</w:delText>
          </w:r>
          <w:bookmarkStart w:id="14069" w:name="_Toc201238757"/>
          <w:bookmarkStart w:id="14070" w:name="_Toc201320153"/>
          <w:bookmarkEnd w:id="14069"/>
          <w:bookmarkEnd w:id="14070"/>
        </w:del>
      </w:moveTo>
    </w:p>
    <w:p w14:paraId="1527D556" w14:textId="7514338E" w:rsidR="004A3EAA" w:rsidRPr="002F1E3E" w:rsidDel="008D26A9" w:rsidRDefault="004A3EAA">
      <w:pPr>
        <w:pStyle w:val="ListParagraph"/>
        <w:spacing w:after="0" w:line="276" w:lineRule="auto"/>
        <w:jc w:val="both"/>
        <w:rPr>
          <w:del w:id="14071" w:author="Rachel Shipsey" w:date="2025-06-23T15:21:00Z"/>
          <w:moveTo w:id="14072" w:author="Pamela Kakande Nabukhonzo" w:date="2025-06-08T22:19:00Z"/>
        </w:rPr>
        <w:pPrChange w:id="14073" w:author="Rachel Shipsey" w:date="2025-06-23T15:41:00Z">
          <w:pPr>
            <w:pStyle w:val="ListParagraph"/>
            <w:numPr>
              <w:numId w:val="101"/>
            </w:numPr>
            <w:spacing w:after="0" w:line="276" w:lineRule="auto"/>
            <w:ind w:hanging="360"/>
            <w:jc w:val="both"/>
          </w:pPr>
        </w:pPrChange>
      </w:pPr>
      <w:moveTo w:id="14074" w:author="Pamela Kakande Nabukhonzo" w:date="2025-06-08T22:19:00Z">
        <w:del w:id="14075" w:author="Rachel Shipsey" w:date="2025-06-23T15:21:00Z">
          <w:r w:rsidRPr="002F1E3E" w:rsidDel="008D26A9">
            <w:delText xml:space="preserve">Census dissemination products should be developed for various stakeholder groups as stakeholder segmentation improves understanding and utilization of the developed products.  </w:delText>
          </w:r>
          <w:bookmarkStart w:id="14076" w:name="_Toc201238758"/>
          <w:bookmarkStart w:id="14077" w:name="_Toc201320154"/>
          <w:bookmarkEnd w:id="14076"/>
          <w:bookmarkEnd w:id="14077"/>
        </w:del>
      </w:moveTo>
    </w:p>
    <w:p w14:paraId="342FFF70" w14:textId="3ABC90AD" w:rsidR="004A3EAA" w:rsidRPr="002F1E3E" w:rsidDel="008D26A9" w:rsidRDefault="004A3EAA">
      <w:pPr>
        <w:pStyle w:val="ListParagraph"/>
        <w:spacing w:after="0" w:line="276" w:lineRule="auto"/>
        <w:jc w:val="both"/>
        <w:rPr>
          <w:del w:id="14078" w:author="Rachel Shipsey" w:date="2025-06-23T15:21:00Z"/>
          <w:moveTo w:id="14079" w:author="Pamela Kakande Nabukhonzo" w:date="2025-06-08T22:19:00Z"/>
        </w:rPr>
        <w:pPrChange w:id="14080" w:author="Rachel Shipsey" w:date="2025-06-23T15:41:00Z">
          <w:pPr>
            <w:pStyle w:val="ListParagraph"/>
            <w:numPr>
              <w:numId w:val="101"/>
            </w:numPr>
            <w:spacing w:after="0" w:line="276" w:lineRule="auto"/>
            <w:ind w:hanging="360"/>
            <w:jc w:val="both"/>
          </w:pPr>
        </w:pPrChange>
      </w:pPr>
      <w:moveTo w:id="14081" w:author="Pamela Kakande Nabukhonzo" w:date="2025-06-08T22:19:00Z">
        <w:del w:id="14082" w:author="Rachel Shipsey" w:date="2025-06-23T15:21:00Z">
          <w:r w:rsidRPr="002F1E3E" w:rsidDel="008D26A9">
            <w:delText xml:space="preserve">Partnership with national / international stakeholders is a common practice in the production of census products. There are various operational modalities for producing census products. There is no one-fits-all approach, common ones include: </w:delText>
          </w:r>
          <w:bookmarkStart w:id="14083" w:name="_Toc201238759"/>
          <w:bookmarkStart w:id="14084" w:name="_Toc201320155"/>
          <w:bookmarkEnd w:id="14083"/>
          <w:bookmarkEnd w:id="14084"/>
        </w:del>
      </w:moveTo>
    </w:p>
    <w:p w14:paraId="30673232" w14:textId="3527CAE6" w:rsidR="004A3EAA" w:rsidRPr="002F1E3E" w:rsidDel="008D26A9" w:rsidRDefault="004A3EAA">
      <w:pPr>
        <w:pStyle w:val="ListParagraph"/>
        <w:spacing w:after="0" w:line="276" w:lineRule="auto"/>
        <w:jc w:val="both"/>
        <w:rPr>
          <w:del w:id="14085" w:author="Rachel Shipsey" w:date="2025-06-23T15:21:00Z"/>
          <w:moveTo w:id="14086" w:author="Pamela Kakande Nabukhonzo" w:date="2025-06-08T22:19:00Z"/>
        </w:rPr>
        <w:pPrChange w:id="14087" w:author="Rachel Shipsey" w:date="2025-06-23T15:41:00Z">
          <w:pPr>
            <w:pStyle w:val="ListParagraph"/>
            <w:numPr>
              <w:ilvl w:val="1"/>
              <w:numId w:val="101"/>
            </w:numPr>
            <w:spacing w:after="0" w:line="276" w:lineRule="auto"/>
            <w:ind w:left="1440" w:hanging="360"/>
            <w:jc w:val="both"/>
          </w:pPr>
        </w:pPrChange>
      </w:pPr>
      <w:moveTo w:id="14088" w:author="Pamela Kakande Nabukhonzo" w:date="2025-06-08T22:19:00Z">
        <w:del w:id="14089" w:author="Rachel Shipsey" w:date="2025-06-23T15:21:00Z">
          <w:r w:rsidRPr="002F1E3E" w:rsidDel="008D26A9">
            <w:delText xml:space="preserve">NSO to undertake the entire tasks in partnership with sectoral ministries; National academic or public research institution lead NSO and sectoral ministries -this could be under an MOU or contracting the services. </w:delText>
          </w:r>
          <w:bookmarkStart w:id="14090" w:name="_Toc201238760"/>
          <w:bookmarkStart w:id="14091" w:name="_Toc201320156"/>
          <w:bookmarkEnd w:id="14090"/>
          <w:bookmarkEnd w:id="14091"/>
        </w:del>
      </w:moveTo>
    </w:p>
    <w:p w14:paraId="01FD7F16" w14:textId="374EA91B" w:rsidR="004A3EAA" w:rsidRPr="002F1E3E" w:rsidDel="008D26A9" w:rsidRDefault="004A3EAA">
      <w:pPr>
        <w:pStyle w:val="ListParagraph"/>
        <w:spacing w:after="0" w:line="276" w:lineRule="auto"/>
        <w:jc w:val="both"/>
        <w:rPr>
          <w:del w:id="14092" w:author="Rachel Shipsey" w:date="2025-06-23T15:21:00Z"/>
          <w:moveTo w:id="14093" w:author="Pamela Kakande Nabukhonzo" w:date="2025-06-08T22:19:00Z"/>
        </w:rPr>
        <w:pPrChange w:id="14094" w:author="Rachel Shipsey" w:date="2025-06-23T15:41:00Z">
          <w:pPr>
            <w:pStyle w:val="ListParagraph"/>
            <w:numPr>
              <w:ilvl w:val="1"/>
              <w:numId w:val="101"/>
            </w:numPr>
            <w:spacing w:after="0" w:line="276" w:lineRule="auto"/>
            <w:ind w:left="1440" w:hanging="360"/>
            <w:jc w:val="both"/>
          </w:pPr>
        </w:pPrChange>
      </w:pPr>
      <w:moveTo w:id="14095" w:author="Pamela Kakande Nabukhonzo" w:date="2025-06-08T22:19:00Z">
        <w:del w:id="14096" w:author="Rachel Shipsey" w:date="2025-06-23T15:21:00Z">
          <w:r w:rsidRPr="002F1E3E" w:rsidDel="008D26A9">
            <w:delText xml:space="preserve">Donors provide resources to hire research institutions or national/international consultant(s) to lead in areas/topics where national capacity is lacking in partnership with NSO and sectoral ministries/national institutions. </w:delText>
          </w:r>
          <w:bookmarkStart w:id="14097" w:name="_Toc201238761"/>
          <w:bookmarkStart w:id="14098" w:name="_Toc201320157"/>
          <w:bookmarkEnd w:id="14097"/>
          <w:bookmarkEnd w:id="14098"/>
        </w:del>
      </w:moveTo>
    </w:p>
    <w:p w14:paraId="75011713" w14:textId="3B859ED7" w:rsidR="004A3EAA" w:rsidRPr="002F1E3E" w:rsidDel="008D26A9" w:rsidRDefault="004A3EAA">
      <w:pPr>
        <w:pStyle w:val="ListParagraph"/>
        <w:spacing w:after="0" w:line="276" w:lineRule="auto"/>
        <w:jc w:val="both"/>
        <w:rPr>
          <w:del w:id="14099" w:author="Rachel Shipsey" w:date="2025-06-23T15:21:00Z"/>
          <w:moveTo w:id="14100" w:author="Pamela Kakande Nabukhonzo" w:date="2025-06-08T22:19:00Z"/>
        </w:rPr>
        <w:pPrChange w:id="14101" w:author="Rachel Shipsey" w:date="2025-06-23T15:41:00Z">
          <w:pPr>
            <w:pStyle w:val="ListParagraph"/>
            <w:numPr>
              <w:ilvl w:val="1"/>
              <w:numId w:val="101"/>
            </w:numPr>
            <w:spacing w:after="0" w:line="276" w:lineRule="auto"/>
            <w:ind w:left="1440" w:hanging="360"/>
            <w:jc w:val="both"/>
          </w:pPr>
        </w:pPrChange>
      </w:pPr>
      <w:moveTo w:id="14102" w:author="Pamela Kakande Nabukhonzo" w:date="2025-06-08T22:19:00Z">
        <w:del w:id="14103" w:author="Rachel Shipsey" w:date="2025-06-23T15:21:00Z">
          <w:r w:rsidRPr="002F1E3E" w:rsidDel="008D26A9">
            <w:delText xml:space="preserve">Outsourcing by subcontracting the entire production of census products either to national or international research institutions and/or consultants. </w:delText>
          </w:r>
          <w:bookmarkStart w:id="14104" w:name="_Toc201238762"/>
          <w:bookmarkStart w:id="14105" w:name="_Toc201320158"/>
          <w:bookmarkEnd w:id="14104"/>
          <w:bookmarkEnd w:id="14105"/>
        </w:del>
      </w:moveTo>
    </w:p>
    <w:p w14:paraId="45DF3AED" w14:textId="7BBCC67A" w:rsidR="004A3EAA" w:rsidRPr="002F1E3E" w:rsidDel="008D26A9" w:rsidRDefault="004A3EAA">
      <w:pPr>
        <w:pStyle w:val="ListParagraph"/>
        <w:spacing w:after="0" w:line="276" w:lineRule="auto"/>
        <w:jc w:val="both"/>
        <w:rPr>
          <w:del w:id="14106" w:author="Rachel Shipsey" w:date="2025-06-23T15:21:00Z"/>
          <w:moveTo w:id="14107" w:author="Pamela Kakande Nabukhonzo" w:date="2025-06-08T22:19:00Z"/>
        </w:rPr>
        <w:pPrChange w:id="14108" w:author="Rachel Shipsey" w:date="2025-06-23T15:41:00Z">
          <w:pPr>
            <w:pStyle w:val="ListParagraph"/>
            <w:numPr>
              <w:numId w:val="101"/>
            </w:numPr>
            <w:spacing w:after="0" w:line="276" w:lineRule="auto"/>
            <w:ind w:hanging="360"/>
            <w:jc w:val="both"/>
          </w:pPr>
        </w:pPrChange>
      </w:pPr>
      <w:moveTo w:id="14109" w:author="Pamela Kakande Nabukhonzo" w:date="2025-06-08T22:19:00Z">
        <w:del w:id="14110" w:author="Rachel Shipsey" w:date="2025-06-23T15:21:00Z">
          <w:r w:rsidRPr="002F1E3E" w:rsidDel="008D26A9">
            <w:delText xml:space="preserve">In development of census products there should be clear stakeholder roles based on their comparative advantage. The roles and responsibilities should be clear at the </w:delText>
          </w:r>
          <w:r w:rsidDel="008D26A9">
            <w:rPr>
              <w:rFonts w:eastAsiaTheme="majorEastAsia" w:cstheme="majorBidi"/>
              <w:sz w:val="28"/>
              <w:szCs w:val="26"/>
            </w:rPr>
            <w:fldChar w:fldCharType="begin"/>
          </w:r>
          <w:r w:rsidDel="008D26A9">
            <w:delInstrText>HYPERLINK \l "_2.1￼Development_of_the" \h</w:delInstrText>
          </w:r>
        </w:del>
      </w:moveTo>
      <w:ins w:id="14111" w:author="Pamela Kakande Nabukhonzo" w:date="2025-06-08T22:19:00Z">
        <w:del w:id="14112" w:author="Rachel Shipsey" w:date="2025-06-23T15:21:00Z">
          <w:r w:rsidDel="008D26A9">
            <w:rPr>
              <w:rFonts w:eastAsiaTheme="majorEastAsia" w:cstheme="majorBidi"/>
              <w:sz w:val="28"/>
              <w:szCs w:val="26"/>
            </w:rPr>
          </w:r>
        </w:del>
      </w:ins>
      <w:moveTo w:id="14113" w:author="Pamela Kakande Nabukhonzo" w:date="2025-06-08T22:19:00Z">
        <w:del w:id="14114" w:author="Rachel Shipsey" w:date="2025-06-23T15:21:00Z">
          <w:r w:rsidDel="008D26A9">
            <w:rPr>
              <w:rFonts w:eastAsiaTheme="majorEastAsia" w:cstheme="majorBidi"/>
              <w:sz w:val="28"/>
              <w:szCs w:val="26"/>
            </w:rPr>
            <w:fldChar w:fldCharType="separate"/>
          </w:r>
          <w:r w:rsidRPr="00686816" w:rsidDel="008D26A9">
            <w:rPr>
              <w:rFonts w:eastAsiaTheme="majorEastAsia" w:cstheme="majorBidi"/>
              <w:b/>
              <w:sz w:val="28"/>
              <w:szCs w:val="26"/>
              <w:rPrChange w:id="14115" w:author="Pamela Kakande Nabukhonzo" w:date="2025-06-10T14:54:00Z">
                <w:rPr>
                  <w:rStyle w:val="Hyperlink"/>
                  <w:rFonts w:cs="Arial"/>
                </w:rPr>
              </w:rPrChange>
            </w:rPr>
            <w:delText>planning stage</w:delText>
          </w:r>
          <w:r w:rsidDel="008D26A9">
            <w:rPr>
              <w:rFonts w:eastAsiaTheme="majorEastAsia" w:cstheme="majorBidi"/>
              <w:sz w:val="28"/>
              <w:szCs w:val="26"/>
            </w:rPr>
            <w:fldChar w:fldCharType="end"/>
          </w:r>
          <w:r w:rsidRPr="002F1E3E" w:rsidDel="008D26A9">
            <w:delText xml:space="preserve"> such as: </w:delText>
          </w:r>
          <w:bookmarkStart w:id="14116" w:name="_Toc201238763"/>
          <w:bookmarkStart w:id="14117" w:name="_Toc201320159"/>
          <w:bookmarkEnd w:id="14116"/>
          <w:bookmarkEnd w:id="14117"/>
        </w:del>
      </w:moveTo>
    </w:p>
    <w:p w14:paraId="1FE46CCB" w14:textId="5AEC74E8" w:rsidR="004A3EAA" w:rsidRPr="002F1E3E" w:rsidDel="008D26A9" w:rsidRDefault="004A3EAA">
      <w:pPr>
        <w:pStyle w:val="ListParagraph"/>
        <w:spacing w:after="0" w:line="276" w:lineRule="auto"/>
        <w:jc w:val="both"/>
        <w:rPr>
          <w:del w:id="14118" w:author="Rachel Shipsey" w:date="2025-06-23T15:21:00Z"/>
          <w:moveTo w:id="14119" w:author="Pamela Kakande Nabukhonzo" w:date="2025-06-08T22:19:00Z"/>
        </w:rPr>
        <w:pPrChange w:id="14120" w:author="Rachel Shipsey" w:date="2025-06-23T15:41:00Z">
          <w:pPr>
            <w:pStyle w:val="ListParagraph"/>
            <w:numPr>
              <w:ilvl w:val="1"/>
              <w:numId w:val="101"/>
            </w:numPr>
            <w:spacing w:after="0" w:line="276" w:lineRule="auto"/>
            <w:ind w:left="1440" w:hanging="360"/>
            <w:jc w:val="both"/>
          </w:pPr>
        </w:pPrChange>
      </w:pPr>
      <w:moveTo w:id="14121" w:author="Pamela Kakande Nabukhonzo" w:date="2025-06-08T22:19:00Z">
        <w:del w:id="14122" w:author="Rachel Shipsey" w:date="2025-06-23T15:21:00Z">
          <w:r w:rsidRPr="002F1E3E" w:rsidDel="008D26A9">
            <w:delText xml:space="preserve">The Census implementing agency has the technical and management leadership; planning of the census products’ release schedule; data analysis and content production; dissemination as well as data sharing if required. </w:delText>
          </w:r>
          <w:bookmarkStart w:id="14123" w:name="_Toc201238764"/>
          <w:bookmarkStart w:id="14124" w:name="_Toc201320160"/>
          <w:bookmarkEnd w:id="14123"/>
          <w:bookmarkEnd w:id="14124"/>
        </w:del>
      </w:moveTo>
    </w:p>
    <w:p w14:paraId="192E614B" w14:textId="20A90095" w:rsidR="004A3EAA" w:rsidRPr="002F1E3E" w:rsidDel="008D26A9" w:rsidRDefault="004A3EAA">
      <w:pPr>
        <w:pStyle w:val="ListParagraph"/>
        <w:spacing w:after="0" w:line="276" w:lineRule="auto"/>
        <w:jc w:val="both"/>
        <w:rPr>
          <w:del w:id="14125" w:author="Rachel Shipsey" w:date="2025-06-23T15:21:00Z"/>
          <w:moveTo w:id="14126" w:author="Pamela Kakande Nabukhonzo" w:date="2025-06-08T22:19:00Z"/>
        </w:rPr>
        <w:pPrChange w:id="14127" w:author="Rachel Shipsey" w:date="2025-06-23T15:41:00Z">
          <w:pPr>
            <w:pStyle w:val="ListParagraph"/>
            <w:numPr>
              <w:ilvl w:val="1"/>
              <w:numId w:val="101"/>
            </w:numPr>
            <w:spacing w:after="0" w:line="276" w:lineRule="auto"/>
            <w:ind w:left="1440" w:hanging="360"/>
            <w:jc w:val="both"/>
          </w:pPr>
        </w:pPrChange>
      </w:pPr>
      <w:moveTo w:id="14128" w:author="Pamela Kakande Nabukhonzo" w:date="2025-06-08T22:19:00Z">
        <w:del w:id="14129" w:author="Rachel Shipsey" w:date="2025-06-23T15:21:00Z">
          <w:r w:rsidRPr="002F1E3E" w:rsidDel="008D26A9">
            <w:delText>Sectoral ministries guide selection of topics, give sectoral expertise; policy analysis; quality assurance, and data utilization for evidence-based decision-making.</w:delText>
          </w:r>
          <w:bookmarkStart w:id="14130" w:name="_Toc201238765"/>
          <w:bookmarkStart w:id="14131" w:name="_Toc201320161"/>
          <w:bookmarkEnd w:id="14130"/>
          <w:bookmarkEnd w:id="14131"/>
        </w:del>
      </w:moveTo>
    </w:p>
    <w:p w14:paraId="235740E8" w14:textId="0D18CF54" w:rsidR="004A3EAA" w:rsidRPr="002F1E3E" w:rsidDel="008D26A9" w:rsidRDefault="004A3EAA">
      <w:pPr>
        <w:pStyle w:val="ListParagraph"/>
        <w:spacing w:after="0" w:line="276" w:lineRule="auto"/>
        <w:jc w:val="both"/>
        <w:rPr>
          <w:del w:id="14132" w:author="Rachel Shipsey" w:date="2025-06-23T15:21:00Z"/>
          <w:moveTo w:id="14133" w:author="Pamela Kakande Nabukhonzo" w:date="2025-06-08T22:19:00Z"/>
        </w:rPr>
        <w:pPrChange w:id="14134" w:author="Rachel Shipsey" w:date="2025-06-23T15:41:00Z">
          <w:pPr>
            <w:pStyle w:val="ListParagraph"/>
            <w:numPr>
              <w:ilvl w:val="1"/>
              <w:numId w:val="101"/>
            </w:numPr>
            <w:spacing w:after="0" w:line="276" w:lineRule="auto"/>
            <w:ind w:left="1440" w:hanging="360"/>
            <w:jc w:val="both"/>
          </w:pPr>
        </w:pPrChange>
      </w:pPr>
      <w:moveTo w:id="14135" w:author="Pamela Kakande Nabukhonzo" w:date="2025-06-08T22:19:00Z">
        <w:del w:id="14136" w:author="Rachel Shipsey" w:date="2025-06-23T15:21:00Z">
          <w:r w:rsidRPr="002F1E3E" w:rsidDel="008D26A9">
            <w:delText>Academia and national researchers provide research capacity; advanced statistical expertise; disciplinary and context-specific knowledge.</w:delText>
          </w:r>
          <w:bookmarkStart w:id="14137" w:name="_Toc201238766"/>
          <w:bookmarkStart w:id="14138" w:name="_Toc201320162"/>
          <w:bookmarkEnd w:id="14137"/>
          <w:bookmarkEnd w:id="14138"/>
        </w:del>
      </w:moveTo>
    </w:p>
    <w:p w14:paraId="6561C2C5" w14:textId="3F7A42F4" w:rsidR="004A3EAA" w:rsidRPr="002F1E3E" w:rsidDel="008D26A9" w:rsidRDefault="004A3EAA">
      <w:pPr>
        <w:pStyle w:val="ListParagraph"/>
        <w:spacing w:after="0" w:line="276" w:lineRule="auto"/>
        <w:jc w:val="both"/>
        <w:rPr>
          <w:del w:id="14139" w:author="Rachel Shipsey" w:date="2025-06-23T15:21:00Z"/>
          <w:moveTo w:id="14140" w:author="Pamela Kakande Nabukhonzo" w:date="2025-06-08T22:19:00Z"/>
        </w:rPr>
        <w:pPrChange w:id="14141" w:author="Rachel Shipsey" w:date="2025-06-23T15:41:00Z">
          <w:pPr>
            <w:pStyle w:val="ListParagraph"/>
            <w:numPr>
              <w:ilvl w:val="1"/>
              <w:numId w:val="101"/>
            </w:numPr>
            <w:spacing w:after="0" w:line="276" w:lineRule="auto"/>
            <w:ind w:left="1440" w:hanging="360"/>
            <w:jc w:val="both"/>
          </w:pPr>
        </w:pPrChange>
      </w:pPr>
      <w:moveTo w:id="14142" w:author="Pamela Kakande Nabukhonzo" w:date="2025-06-08T22:19:00Z">
        <w:del w:id="14143" w:author="Rachel Shipsey" w:date="2025-06-23T15:21:00Z">
          <w:r w:rsidRPr="002F1E3E" w:rsidDel="008D26A9">
            <w:delText xml:space="preserve">International consultants and research firms provide supplementary capacity for research and analysis, outsourcing of recruitment / contract management. </w:delText>
          </w:r>
          <w:bookmarkStart w:id="14144" w:name="_Toc201238767"/>
          <w:bookmarkStart w:id="14145" w:name="_Toc201320163"/>
          <w:bookmarkEnd w:id="14144"/>
          <w:bookmarkEnd w:id="14145"/>
        </w:del>
      </w:moveTo>
    </w:p>
    <w:p w14:paraId="7279EC22" w14:textId="38E20E6E" w:rsidR="004A3EAA" w:rsidRPr="002F1E3E" w:rsidDel="008D26A9" w:rsidRDefault="004A3EAA">
      <w:pPr>
        <w:pStyle w:val="ListParagraph"/>
        <w:spacing w:after="0" w:line="276" w:lineRule="auto"/>
        <w:jc w:val="both"/>
        <w:rPr>
          <w:del w:id="14146" w:author="Rachel Shipsey" w:date="2025-06-23T15:21:00Z"/>
          <w:moveTo w:id="14147" w:author="Pamela Kakande Nabukhonzo" w:date="2025-06-08T22:19:00Z"/>
        </w:rPr>
        <w:pPrChange w:id="14148" w:author="Rachel Shipsey" w:date="2025-06-23T15:41:00Z">
          <w:pPr>
            <w:pStyle w:val="ListParagraph"/>
            <w:numPr>
              <w:ilvl w:val="1"/>
              <w:numId w:val="101"/>
            </w:numPr>
            <w:spacing w:after="0" w:line="276" w:lineRule="auto"/>
            <w:ind w:left="1440" w:hanging="360"/>
            <w:jc w:val="both"/>
          </w:pPr>
        </w:pPrChange>
      </w:pPr>
      <w:moveTo w:id="14149" w:author="Pamela Kakande Nabukhonzo" w:date="2025-06-08T22:19:00Z">
        <w:del w:id="14150" w:author="Rachel Shipsey" w:date="2025-06-23T15:21:00Z">
          <w:r w:rsidRPr="002F1E3E" w:rsidDel="008D26A9">
            <w:delText>Development partners provide resource mobilization; technical support; operational support; promotion of international standards and best practices; quality assurance and capacity building at the NSO if required.</w:delText>
          </w:r>
          <w:bookmarkStart w:id="14151" w:name="_Toc201238768"/>
          <w:bookmarkStart w:id="14152" w:name="_Toc201320164"/>
          <w:bookmarkEnd w:id="14151"/>
          <w:bookmarkEnd w:id="14152"/>
        </w:del>
      </w:moveTo>
    </w:p>
    <w:p w14:paraId="4A64DC1F" w14:textId="1C4F3AB5" w:rsidR="004A3EAA" w:rsidRPr="002F1E3E" w:rsidDel="008D26A9" w:rsidRDefault="004A3EAA">
      <w:pPr>
        <w:pStyle w:val="ListParagraph"/>
        <w:spacing w:after="0" w:line="276" w:lineRule="auto"/>
        <w:jc w:val="both"/>
        <w:rPr>
          <w:del w:id="14153" w:author="Rachel Shipsey" w:date="2025-06-23T15:21:00Z"/>
          <w:moveTo w:id="14154" w:author="Pamela Kakande Nabukhonzo" w:date="2025-06-08T22:19:00Z"/>
        </w:rPr>
        <w:pPrChange w:id="14155" w:author="Rachel Shipsey" w:date="2025-06-23T15:41:00Z">
          <w:pPr>
            <w:pStyle w:val="ListParagraph"/>
            <w:numPr>
              <w:ilvl w:val="1"/>
              <w:numId w:val="101"/>
            </w:numPr>
            <w:spacing w:after="0" w:line="276" w:lineRule="auto"/>
            <w:ind w:left="1440" w:hanging="360"/>
            <w:jc w:val="both"/>
          </w:pPr>
        </w:pPrChange>
      </w:pPr>
      <w:moveTo w:id="14156" w:author="Pamela Kakande Nabukhonzo" w:date="2025-06-08T22:19:00Z">
        <w:del w:id="14157" w:author="Rachel Shipsey" w:date="2025-06-23T15:21:00Z">
          <w:r w:rsidRPr="002F1E3E" w:rsidDel="008D26A9">
            <w:delText>Donors provide funding, prioritization of topics and data utilization for development programs.</w:delText>
          </w:r>
          <w:bookmarkStart w:id="14158" w:name="_Toc201238769"/>
          <w:bookmarkStart w:id="14159" w:name="_Toc201320165"/>
          <w:bookmarkEnd w:id="14158"/>
          <w:bookmarkEnd w:id="14159"/>
        </w:del>
      </w:moveTo>
    </w:p>
    <w:p w14:paraId="1A5D7033" w14:textId="1D1E368A" w:rsidR="004A3EAA" w:rsidRPr="002F1E3E" w:rsidDel="008D26A9" w:rsidRDefault="004A3EAA">
      <w:pPr>
        <w:pStyle w:val="ListParagraph"/>
        <w:spacing w:after="0" w:line="276" w:lineRule="auto"/>
        <w:jc w:val="both"/>
        <w:rPr>
          <w:del w:id="14160" w:author="Rachel Shipsey" w:date="2025-06-23T15:21:00Z"/>
          <w:moveTo w:id="14161" w:author="Pamela Kakande Nabukhonzo" w:date="2025-06-08T22:19:00Z"/>
        </w:rPr>
        <w:pPrChange w:id="14162" w:author="Rachel Shipsey" w:date="2025-06-23T15:41:00Z">
          <w:pPr>
            <w:pStyle w:val="ListParagraph"/>
            <w:numPr>
              <w:numId w:val="101"/>
            </w:numPr>
            <w:spacing w:after="0" w:line="276" w:lineRule="auto"/>
            <w:ind w:hanging="360"/>
            <w:jc w:val="both"/>
          </w:pPr>
        </w:pPrChange>
      </w:pPr>
      <w:moveTo w:id="14163" w:author="Pamela Kakande Nabukhonzo" w:date="2025-06-08T22:19:00Z">
        <w:del w:id="14164" w:author="Rachel Shipsey" w:date="2025-06-23T15:21:00Z">
          <w:r w:rsidRPr="002F1E3E" w:rsidDel="008D26A9">
            <w:delText>Other factors to be considered when preparing the implementation plan include availability of human resources at NSO; research capacity in national government and academic institutions; technical assistance / capacity building required; composition of research teams; sequence of the thematic reports; budget; and access to data.</w:delText>
          </w:r>
          <w:bookmarkStart w:id="14165" w:name="_Toc201238770"/>
          <w:bookmarkStart w:id="14166" w:name="_Toc201320166"/>
          <w:bookmarkEnd w:id="14165"/>
          <w:bookmarkEnd w:id="14166"/>
        </w:del>
      </w:moveTo>
    </w:p>
    <w:p w14:paraId="0DA60D54" w14:textId="63CFE0D6" w:rsidR="004A3EAA" w:rsidRPr="002F1E3E" w:rsidDel="008D26A9" w:rsidRDefault="004A3EAA">
      <w:pPr>
        <w:pStyle w:val="ListParagraph"/>
        <w:spacing w:after="0" w:line="276" w:lineRule="auto"/>
        <w:jc w:val="both"/>
        <w:rPr>
          <w:del w:id="14167" w:author="Rachel Shipsey" w:date="2025-06-23T15:21:00Z"/>
          <w:moveTo w:id="14168" w:author="Pamela Kakande Nabukhonzo" w:date="2025-06-08T22:19:00Z"/>
        </w:rPr>
        <w:pPrChange w:id="14169" w:author="Rachel Shipsey" w:date="2025-06-23T15:41:00Z">
          <w:pPr>
            <w:pStyle w:val="ListParagraph"/>
            <w:numPr>
              <w:numId w:val="101"/>
            </w:numPr>
            <w:spacing w:after="0" w:line="276" w:lineRule="auto"/>
            <w:ind w:hanging="360"/>
            <w:jc w:val="both"/>
          </w:pPr>
        </w:pPrChange>
      </w:pPr>
      <w:moveTo w:id="14170" w:author="Pamela Kakande Nabukhonzo" w:date="2025-06-08T22:19:00Z">
        <w:del w:id="14171" w:author="Rachel Shipsey" w:date="2025-06-23T15:21:00Z">
          <w:r w:rsidRPr="002F1E3E" w:rsidDel="008D26A9">
            <w:delText>When developing census products, the following checklist should be put in consideration:</w:delText>
          </w:r>
          <w:bookmarkStart w:id="14172" w:name="_Toc201238771"/>
          <w:bookmarkStart w:id="14173" w:name="_Toc201320167"/>
          <w:bookmarkEnd w:id="14172"/>
          <w:bookmarkEnd w:id="14173"/>
        </w:del>
      </w:moveTo>
    </w:p>
    <w:p w14:paraId="3659F6DB" w14:textId="321050DF" w:rsidR="004A3EAA" w:rsidRPr="00686816" w:rsidDel="008D26A9" w:rsidRDefault="004A3EAA">
      <w:pPr>
        <w:pStyle w:val="ListParagraph"/>
        <w:spacing w:after="0" w:line="276" w:lineRule="auto"/>
        <w:jc w:val="both"/>
        <w:rPr>
          <w:del w:id="14174" w:author="Rachel Shipsey" w:date="2025-06-23T15:21:00Z"/>
          <w:moveTo w:id="14175" w:author="Pamela Kakande Nabukhonzo" w:date="2025-06-08T22:19:00Z"/>
          <w:rFonts w:asciiTheme="minorBidi" w:eastAsiaTheme="majorEastAsia" w:hAnsiTheme="minorBidi" w:cstheme="majorBidi"/>
          <w:b/>
          <w:sz w:val="28"/>
          <w:szCs w:val="26"/>
          <w:rPrChange w:id="14176" w:author="Pamela Kakande Nabukhonzo" w:date="2025-06-10T14:54:00Z">
            <w:rPr>
              <w:del w:id="14177" w:author="Rachel Shipsey" w:date="2025-06-23T15:21:00Z"/>
              <w:moveTo w:id="14178" w:author="Pamela Kakande Nabukhonzo" w:date="2025-06-08T22:19:00Z"/>
              <w:rFonts w:cs="Arial"/>
              <w:sz w:val="20"/>
              <w:szCs w:val="20"/>
            </w:rPr>
          </w:rPrChange>
        </w:rPr>
        <w:pPrChange w:id="14179"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180" w:author="Pamela Kakande Nabukhonzo" w:date="2025-06-08T22:19:00Z">
        <w:del w:id="14181" w:author="Rachel Shipsey" w:date="2025-06-23T15:21:00Z">
          <w:r w:rsidRPr="00686816" w:rsidDel="008D26A9">
            <w:rPr>
              <w:rFonts w:asciiTheme="minorBidi" w:eastAsiaTheme="majorEastAsia" w:hAnsiTheme="minorBidi" w:cstheme="majorBidi"/>
              <w:sz w:val="28"/>
              <w:szCs w:val="26"/>
              <w:rPrChange w:id="14182" w:author="Pamela Kakande Nabukhonzo" w:date="2025-06-10T14:54:00Z">
                <w:rPr>
                  <w:rFonts w:cs="Arial"/>
                  <w:b/>
                  <w:bCs/>
                  <w:sz w:val="20"/>
                  <w:szCs w:val="20"/>
                </w:rPr>
              </w:rPrChange>
            </w:rPr>
            <w:delText>Functionality</w:delText>
          </w:r>
          <w:r w:rsidRPr="00686816" w:rsidDel="008D26A9">
            <w:rPr>
              <w:rFonts w:asciiTheme="minorBidi" w:eastAsiaTheme="majorEastAsia" w:hAnsiTheme="minorBidi" w:cstheme="majorBidi"/>
              <w:b/>
              <w:sz w:val="28"/>
              <w:szCs w:val="26"/>
              <w:rPrChange w:id="14183" w:author="Pamela Kakande Nabukhonzo" w:date="2025-06-10T14:54:00Z">
                <w:rPr>
                  <w:rFonts w:cs="Arial"/>
                  <w:sz w:val="20"/>
                  <w:szCs w:val="20"/>
                </w:rPr>
              </w:rPrChange>
            </w:rPr>
            <w:delText xml:space="preserve"> – it does what users need it to do; </w:delText>
          </w:r>
          <w:bookmarkStart w:id="14184" w:name="_Toc201238772"/>
          <w:bookmarkStart w:id="14185" w:name="_Toc201320168"/>
          <w:bookmarkEnd w:id="14184"/>
          <w:bookmarkEnd w:id="14185"/>
        </w:del>
      </w:moveTo>
    </w:p>
    <w:p w14:paraId="345FF0E6" w14:textId="493887FC" w:rsidR="004A3EAA" w:rsidRPr="00686816" w:rsidDel="008D26A9" w:rsidRDefault="004A3EAA">
      <w:pPr>
        <w:pStyle w:val="ListParagraph"/>
        <w:spacing w:after="0" w:line="276" w:lineRule="auto"/>
        <w:jc w:val="both"/>
        <w:rPr>
          <w:del w:id="14186" w:author="Rachel Shipsey" w:date="2025-06-23T15:21:00Z"/>
          <w:moveTo w:id="14187" w:author="Pamela Kakande Nabukhonzo" w:date="2025-06-08T22:19:00Z"/>
          <w:rFonts w:asciiTheme="minorBidi" w:eastAsiaTheme="majorEastAsia" w:hAnsiTheme="minorBidi" w:cstheme="majorBidi"/>
          <w:b/>
          <w:sz w:val="28"/>
          <w:szCs w:val="26"/>
          <w:rPrChange w:id="14188" w:author="Pamela Kakande Nabukhonzo" w:date="2025-06-10T14:54:00Z">
            <w:rPr>
              <w:del w:id="14189" w:author="Rachel Shipsey" w:date="2025-06-23T15:21:00Z"/>
              <w:moveTo w:id="14190" w:author="Pamela Kakande Nabukhonzo" w:date="2025-06-08T22:19:00Z"/>
              <w:rFonts w:cs="Arial"/>
              <w:sz w:val="20"/>
              <w:szCs w:val="20"/>
            </w:rPr>
          </w:rPrChange>
        </w:rPr>
        <w:pPrChange w:id="14191"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192" w:author="Pamela Kakande Nabukhonzo" w:date="2025-06-08T22:19:00Z">
        <w:del w:id="14193" w:author="Rachel Shipsey" w:date="2025-06-23T15:21:00Z">
          <w:r w:rsidRPr="00686816" w:rsidDel="008D26A9">
            <w:rPr>
              <w:rFonts w:asciiTheme="minorBidi" w:eastAsiaTheme="majorEastAsia" w:hAnsiTheme="minorBidi" w:cstheme="majorBidi"/>
              <w:sz w:val="28"/>
              <w:szCs w:val="26"/>
              <w:rPrChange w:id="14194" w:author="Pamela Kakande Nabukhonzo" w:date="2025-06-10T14:54:00Z">
                <w:rPr>
                  <w:rFonts w:cs="Arial"/>
                  <w:b/>
                  <w:bCs/>
                  <w:sz w:val="20"/>
                  <w:szCs w:val="20"/>
                </w:rPr>
              </w:rPrChange>
            </w:rPr>
            <w:delText>Usability</w:delText>
          </w:r>
          <w:r w:rsidRPr="00686816" w:rsidDel="008D26A9">
            <w:rPr>
              <w:rFonts w:asciiTheme="minorBidi" w:eastAsiaTheme="majorEastAsia" w:hAnsiTheme="minorBidi" w:cstheme="majorBidi"/>
              <w:b/>
              <w:sz w:val="28"/>
              <w:szCs w:val="26"/>
              <w:rPrChange w:id="14195" w:author="Pamela Kakande Nabukhonzo" w:date="2025-06-10T14:54:00Z">
                <w:rPr>
                  <w:rFonts w:cs="Arial"/>
                  <w:sz w:val="20"/>
                  <w:szCs w:val="20"/>
                </w:rPr>
              </w:rPrChange>
            </w:rPr>
            <w:delText xml:space="preserve"> – is easy for people to access and use; </w:delText>
          </w:r>
          <w:bookmarkStart w:id="14196" w:name="_Toc201238773"/>
          <w:bookmarkStart w:id="14197" w:name="_Toc201320169"/>
          <w:bookmarkEnd w:id="14196"/>
          <w:bookmarkEnd w:id="14197"/>
        </w:del>
      </w:moveTo>
    </w:p>
    <w:p w14:paraId="5FA96A04" w14:textId="6D0A5E50" w:rsidR="004A3EAA" w:rsidRPr="00686816" w:rsidDel="008D26A9" w:rsidRDefault="004A3EAA">
      <w:pPr>
        <w:pStyle w:val="ListParagraph"/>
        <w:spacing w:after="0" w:line="276" w:lineRule="auto"/>
        <w:jc w:val="both"/>
        <w:rPr>
          <w:del w:id="14198" w:author="Rachel Shipsey" w:date="2025-06-23T15:21:00Z"/>
          <w:moveTo w:id="14199" w:author="Pamela Kakande Nabukhonzo" w:date="2025-06-08T22:19:00Z"/>
          <w:rFonts w:asciiTheme="minorBidi" w:eastAsiaTheme="majorEastAsia" w:hAnsiTheme="minorBidi" w:cstheme="majorBidi"/>
          <w:b/>
          <w:sz w:val="28"/>
          <w:szCs w:val="26"/>
          <w:rPrChange w:id="14200" w:author="Pamela Kakande Nabukhonzo" w:date="2025-06-10T14:54:00Z">
            <w:rPr>
              <w:del w:id="14201" w:author="Rachel Shipsey" w:date="2025-06-23T15:21:00Z"/>
              <w:moveTo w:id="14202" w:author="Pamela Kakande Nabukhonzo" w:date="2025-06-08T22:19:00Z"/>
              <w:rFonts w:cs="Arial"/>
              <w:sz w:val="20"/>
              <w:szCs w:val="20"/>
            </w:rPr>
          </w:rPrChange>
        </w:rPr>
        <w:pPrChange w:id="14203"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204" w:author="Pamela Kakande Nabukhonzo" w:date="2025-06-08T22:19:00Z">
        <w:del w:id="14205" w:author="Rachel Shipsey" w:date="2025-06-23T15:21:00Z">
          <w:r w:rsidRPr="00686816" w:rsidDel="008D26A9">
            <w:rPr>
              <w:rFonts w:asciiTheme="minorBidi" w:eastAsiaTheme="majorEastAsia" w:hAnsiTheme="minorBidi" w:cstheme="majorBidi"/>
              <w:sz w:val="28"/>
              <w:szCs w:val="26"/>
              <w:rPrChange w:id="14206" w:author="Pamela Kakande Nabukhonzo" w:date="2025-06-10T14:54:00Z">
                <w:rPr>
                  <w:rFonts w:cs="Arial"/>
                  <w:b/>
                  <w:bCs/>
                  <w:sz w:val="20"/>
                  <w:szCs w:val="20"/>
                </w:rPr>
              </w:rPrChange>
            </w:rPr>
            <w:delText>Reusable –</w:delText>
          </w:r>
          <w:r w:rsidRPr="00686816" w:rsidDel="008D26A9">
            <w:rPr>
              <w:rFonts w:asciiTheme="minorBidi" w:eastAsiaTheme="majorEastAsia" w:hAnsiTheme="minorBidi" w:cstheme="majorBidi"/>
              <w:b/>
              <w:sz w:val="28"/>
              <w:szCs w:val="26"/>
              <w:rPrChange w:id="14207" w:author="Pamela Kakande Nabukhonzo" w:date="2025-06-10T14:54:00Z">
                <w:rPr>
                  <w:rFonts w:cs="Arial"/>
                  <w:sz w:val="20"/>
                  <w:szCs w:val="20"/>
                </w:rPr>
              </w:rPrChange>
            </w:rPr>
            <w:delText xml:space="preserve"> design is reusable, people can reuse the product; </w:delText>
          </w:r>
          <w:bookmarkStart w:id="14208" w:name="_Toc201238774"/>
          <w:bookmarkStart w:id="14209" w:name="_Toc201320170"/>
          <w:bookmarkEnd w:id="14208"/>
          <w:bookmarkEnd w:id="14209"/>
        </w:del>
      </w:moveTo>
    </w:p>
    <w:p w14:paraId="0154F9B8" w14:textId="0E4DC591" w:rsidR="004A3EAA" w:rsidRPr="00686816" w:rsidDel="008D26A9" w:rsidRDefault="004A3EAA">
      <w:pPr>
        <w:pStyle w:val="ListParagraph"/>
        <w:spacing w:after="0" w:line="276" w:lineRule="auto"/>
        <w:jc w:val="both"/>
        <w:rPr>
          <w:del w:id="14210" w:author="Rachel Shipsey" w:date="2025-06-23T15:21:00Z"/>
          <w:moveTo w:id="14211" w:author="Pamela Kakande Nabukhonzo" w:date="2025-06-08T22:19:00Z"/>
          <w:rFonts w:asciiTheme="minorBidi" w:eastAsiaTheme="majorEastAsia" w:hAnsiTheme="minorBidi" w:cstheme="majorBidi"/>
          <w:b/>
          <w:sz w:val="28"/>
          <w:szCs w:val="26"/>
          <w:rPrChange w:id="14212" w:author="Pamela Kakande Nabukhonzo" w:date="2025-06-10T14:54:00Z">
            <w:rPr>
              <w:del w:id="14213" w:author="Rachel Shipsey" w:date="2025-06-23T15:21:00Z"/>
              <w:moveTo w:id="14214" w:author="Pamela Kakande Nabukhonzo" w:date="2025-06-08T22:19:00Z"/>
              <w:rFonts w:cs="Arial"/>
              <w:sz w:val="20"/>
              <w:szCs w:val="20"/>
            </w:rPr>
          </w:rPrChange>
        </w:rPr>
        <w:pPrChange w:id="14215"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216" w:author="Pamela Kakande Nabukhonzo" w:date="2025-06-08T22:19:00Z">
        <w:del w:id="14217" w:author="Rachel Shipsey" w:date="2025-06-23T15:21:00Z">
          <w:r w:rsidRPr="00686816" w:rsidDel="008D26A9">
            <w:rPr>
              <w:rFonts w:asciiTheme="minorBidi" w:eastAsiaTheme="majorEastAsia" w:hAnsiTheme="minorBidi" w:cstheme="majorBidi"/>
              <w:sz w:val="28"/>
              <w:szCs w:val="26"/>
              <w:rPrChange w:id="14218" w:author="Pamela Kakande Nabukhonzo" w:date="2025-06-10T14:54:00Z">
                <w:rPr>
                  <w:rFonts w:cs="Arial"/>
                  <w:b/>
                  <w:bCs/>
                  <w:sz w:val="20"/>
                  <w:szCs w:val="20"/>
                </w:rPr>
              </w:rPrChange>
            </w:rPr>
            <w:delText>Helpful features</w:delText>
          </w:r>
          <w:r w:rsidRPr="00686816" w:rsidDel="008D26A9">
            <w:rPr>
              <w:rFonts w:asciiTheme="minorBidi" w:eastAsiaTheme="majorEastAsia" w:hAnsiTheme="minorBidi" w:cstheme="majorBidi"/>
              <w:b/>
              <w:sz w:val="28"/>
              <w:szCs w:val="26"/>
              <w:rPrChange w:id="14219" w:author="Pamela Kakande Nabukhonzo" w:date="2025-06-10T14:54:00Z">
                <w:rPr>
                  <w:rFonts w:cs="Arial"/>
                  <w:sz w:val="20"/>
                  <w:szCs w:val="20"/>
                </w:rPr>
              </w:rPrChange>
            </w:rPr>
            <w:delText xml:space="preserve"> – should solve users’ problems; </w:delText>
          </w:r>
          <w:bookmarkStart w:id="14220" w:name="_Toc201238775"/>
          <w:bookmarkStart w:id="14221" w:name="_Toc201320171"/>
          <w:bookmarkEnd w:id="14220"/>
          <w:bookmarkEnd w:id="14221"/>
        </w:del>
      </w:moveTo>
    </w:p>
    <w:p w14:paraId="33FCA84A" w14:textId="4F8DD4A2" w:rsidR="004A3EAA" w:rsidRPr="00686816" w:rsidDel="008D26A9" w:rsidRDefault="004A3EAA">
      <w:pPr>
        <w:pStyle w:val="ListParagraph"/>
        <w:spacing w:after="0" w:line="276" w:lineRule="auto"/>
        <w:jc w:val="both"/>
        <w:rPr>
          <w:del w:id="14222" w:author="Rachel Shipsey" w:date="2025-06-23T15:21:00Z"/>
          <w:moveTo w:id="14223" w:author="Pamela Kakande Nabukhonzo" w:date="2025-06-08T22:19:00Z"/>
          <w:rFonts w:asciiTheme="minorBidi" w:eastAsiaTheme="majorEastAsia" w:hAnsiTheme="minorBidi" w:cstheme="majorBidi"/>
          <w:b/>
          <w:sz w:val="28"/>
          <w:szCs w:val="26"/>
          <w:rPrChange w:id="14224" w:author="Pamela Kakande Nabukhonzo" w:date="2025-06-10T14:54:00Z">
            <w:rPr>
              <w:del w:id="14225" w:author="Rachel Shipsey" w:date="2025-06-23T15:21:00Z"/>
              <w:moveTo w:id="14226" w:author="Pamela Kakande Nabukhonzo" w:date="2025-06-08T22:19:00Z"/>
              <w:rFonts w:cs="Arial"/>
              <w:sz w:val="20"/>
              <w:szCs w:val="20"/>
            </w:rPr>
          </w:rPrChange>
        </w:rPr>
        <w:pPrChange w:id="14227"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228" w:author="Pamela Kakande Nabukhonzo" w:date="2025-06-08T22:19:00Z">
        <w:del w:id="14229" w:author="Rachel Shipsey" w:date="2025-06-23T15:21:00Z">
          <w:r w:rsidRPr="00686816" w:rsidDel="008D26A9">
            <w:rPr>
              <w:rFonts w:asciiTheme="minorBidi" w:eastAsiaTheme="majorEastAsia" w:hAnsiTheme="minorBidi" w:cstheme="majorBidi"/>
              <w:sz w:val="28"/>
              <w:szCs w:val="26"/>
              <w:rPrChange w:id="14230" w:author="Pamela Kakande Nabukhonzo" w:date="2025-06-10T14:54:00Z">
                <w:rPr>
                  <w:rFonts w:cs="Arial"/>
                  <w:b/>
                  <w:bCs/>
                  <w:sz w:val="20"/>
                  <w:szCs w:val="20"/>
                </w:rPr>
              </w:rPrChange>
            </w:rPr>
            <w:delText>Findable</w:delText>
          </w:r>
          <w:r w:rsidRPr="00686816" w:rsidDel="008D26A9">
            <w:rPr>
              <w:rFonts w:asciiTheme="minorBidi" w:eastAsiaTheme="majorEastAsia" w:hAnsiTheme="minorBidi" w:cstheme="majorBidi"/>
              <w:b/>
              <w:sz w:val="28"/>
              <w:szCs w:val="26"/>
              <w:rPrChange w:id="14231" w:author="Pamela Kakande Nabukhonzo" w:date="2025-06-10T14:54:00Z">
                <w:rPr>
                  <w:rFonts w:cs="Arial"/>
                  <w:sz w:val="20"/>
                  <w:szCs w:val="20"/>
                </w:rPr>
              </w:rPrChange>
            </w:rPr>
            <w:delText xml:space="preserve"> – clear product name or title, matches what users will use as search terms online; </w:delText>
          </w:r>
          <w:bookmarkStart w:id="14232" w:name="_Toc201238776"/>
          <w:bookmarkStart w:id="14233" w:name="_Toc201320172"/>
          <w:bookmarkEnd w:id="14232"/>
          <w:bookmarkEnd w:id="14233"/>
        </w:del>
      </w:moveTo>
    </w:p>
    <w:p w14:paraId="7ED0EB4F" w14:textId="463A2712" w:rsidR="004A3EAA" w:rsidRPr="00686816" w:rsidDel="008D26A9" w:rsidRDefault="004A3EAA">
      <w:pPr>
        <w:pStyle w:val="ListParagraph"/>
        <w:spacing w:after="0" w:line="276" w:lineRule="auto"/>
        <w:jc w:val="both"/>
        <w:rPr>
          <w:del w:id="14234" w:author="Rachel Shipsey" w:date="2025-06-23T15:21:00Z"/>
          <w:moveTo w:id="14235" w:author="Pamela Kakande Nabukhonzo" w:date="2025-06-08T22:19:00Z"/>
          <w:rFonts w:asciiTheme="minorBidi" w:eastAsiaTheme="majorEastAsia" w:hAnsiTheme="minorBidi" w:cstheme="majorBidi"/>
          <w:b/>
          <w:sz w:val="28"/>
          <w:szCs w:val="26"/>
          <w:rPrChange w:id="14236" w:author="Pamela Kakande Nabukhonzo" w:date="2025-06-10T14:54:00Z">
            <w:rPr>
              <w:del w:id="14237" w:author="Rachel Shipsey" w:date="2025-06-23T15:21:00Z"/>
              <w:moveTo w:id="14238" w:author="Pamela Kakande Nabukhonzo" w:date="2025-06-08T22:19:00Z"/>
              <w:rFonts w:cs="Arial"/>
              <w:sz w:val="20"/>
              <w:szCs w:val="20"/>
            </w:rPr>
          </w:rPrChange>
        </w:rPr>
        <w:pPrChange w:id="14239"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To w:id="14240" w:author="Pamela Kakande Nabukhonzo" w:date="2025-06-08T22:19:00Z">
        <w:del w:id="14241" w:author="Rachel Shipsey" w:date="2025-06-23T15:21:00Z">
          <w:r w:rsidRPr="00686816" w:rsidDel="008D26A9">
            <w:rPr>
              <w:rFonts w:asciiTheme="minorBidi" w:eastAsiaTheme="majorEastAsia" w:hAnsiTheme="minorBidi" w:cstheme="majorBidi"/>
              <w:sz w:val="28"/>
              <w:szCs w:val="26"/>
              <w:rPrChange w:id="14242" w:author="Pamela Kakande Nabukhonzo" w:date="2025-06-10T14:54:00Z">
                <w:rPr>
                  <w:rFonts w:cs="Arial"/>
                  <w:b/>
                  <w:bCs/>
                  <w:sz w:val="20"/>
                  <w:szCs w:val="20"/>
                </w:rPr>
              </w:rPrChange>
            </w:rPr>
            <w:delText>Look and feel</w:delText>
          </w:r>
          <w:r w:rsidRPr="00686816" w:rsidDel="008D26A9">
            <w:rPr>
              <w:rFonts w:asciiTheme="minorBidi" w:eastAsiaTheme="majorEastAsia" w:hAnsiTheme="minorBidi" w:cstheme="majorBidi"/>
              <w:b/>
              <w:sz w:val="28"/>
              <w:szCs w:val="26"/>
              <w:rPrChange w:id="14243" w:author="Pamela Kakande Nabukhonzo" w:date="2025-06-10T14:54:00Z">
                <w:rPr>
                  <w:rFonts w:cs="Arial"/>
                  <w:sz w:val="20"/>
                  <w:szCs w:val="20"/>
                </w:rPr>
              </w:rPrChange>
            </w:rPr>
            <w:delText xml:space="preserve"> – no clutter, consistent language, and looks professional.</w:delText>
          </w:r>
          <w:bookmarkStart w:id="14244" w:name="_Toc201238777"/>
          <w:bookmarkStart w:id="14245" w:name="_Toc201320173"/>
          <w:bookmarkEnd w:id="14244"/>
          <w:bookmarkEnd w:id="14245"/>
        </w:del>
      </w:moveTo>
    </w:p>
    <w:p w14:paraId="2FE02588" w14:textId="69927AB1" w:rsidR="004A3EAA" w:rsidRPr="00CE01AC" w:rsidDel="008D26A9" w:rsidRDefault="004A3EAA">
      <w:pPr>
        <w:pStyle w:val="ListParagraph"/>
        <w:spacing w:after="0" w:line="276" w:lineRule="auto"/>
        <w:jc w:val="both"/>
        <w:rPr>
          <w:del w:id="14246" w:author="Rachel Shipsey" w:date="2025-06-23T15:21:00Z"/>
          <w:moveTo w:id="14247" w:author="Pamela Kakande Nabukhonzo" w:date="2025-06-08T22:19:00Z"/>
        </w:rPr>
        <w:pPrChange w:id="14248" w:author="Rachel Shipsey" w:date="2025-06-23T15:41:00Z">
          <w:pPr>
            <w:jc w:val="both"/>
          </w:pPr>
        </w:pPrChange>
      </w:pPr>
      <w:moveTo w:id="14249" w:author="Pamela Kakande Nabukhonzo" w:date="2025-06-08T22:19:00Z">
        <w:del w:id="14250" w:author="Rachel Shipsey" w:date="2025-06-23T15:21:00Z">
          <w:r w:rsidRPr="00CE01AC" w:rsidDel="008D26A9">
            <w:delText>The census dissemination content</w:delText>
          </w:r>
          <w:bookmarkStart w:id="14251" w:name="_Toc201238778"/>
          <w:bookmarkStart w:id="14252" w:name="_Toc201320174"/>
          <w:bookmarkEnd w:id="14251"/>
          <w:bookmarkEnd w:id="14252"/>
        </w:del>
      </w:moveTo>
    </w:p>
    <w:p w14:paraId="450C9CF6" w14:textId="135BEB3D" w:rsidR="004A3EAA" w:rsidRPr="002F1E3E" w:rsidDel="008D26A9" w:rsidRDefault="004A3EAA">
      <w:pPr>
        <w:pStyle w:val="ListParagraph"/>
        <w:spacing w:after="0" w:line="276" w:lineRule="auto"/>
        <w:jc w:val="both"/>
        <w:rPr>
          <w:del w:id="14253" w:author="Rachel Shipsey" w:date="2025-06-23T15:21:00Z"/>
          <w:moveTo w:id="14254" w:author="Pamela Kakande Nabukhonzo" w:date="2025-06-08T22:19:00Z"/>
        </w:rPr>
        <w:pPrChange w:id="14255" w:author="Rachel Shipsey" w:date="2025-06-23T15:41:00Z">
          <w:pPr>
            <w:jc w:val="both"/>
          </w:pPr>
        </w:pPrChange>
      </w:pPr>
      <w:moveTo w:id="14256" w:author="Pamela Kakande Nabukhonzo" w:date="2025-06-08T22:19:00Z">
        <w:del w:id="14257" w:author="Rachel Shipsey" w:date="2025-06-23T15:21:00Z">
          <w:r w:rsidRPr="002F1E3E" w:rsidDel="008D26A9">
            <w:delText>It is important to prioritize visualization of the census data because it helps to give a fast overview or summary of a dataset; it communicates memorable and important stories in a dataset; it reveals insights that would otherwise be hidden.</w:delText>
          </w:r>
          <w:bookmarkStart w:id="14258" w:name="_Toc201238779"/>
          <w:bookmarkStart w:id="14259" w:name="_Toc201320175"/>
          <w:bookmarkEnd w:id="14258"/>
          <w:bookmarkEnd w:id="14259"/>
        </w:del>
      </w:moveTo>
    </w:p>
    <w:p w14:paraId="1E057D68" w14:textId="093F2936" w:rsidR="004A3EAA" w:rsidRPr="002F1E3E" w:rsidDel="008D26A9" w:rsidRDefault="004A3EAA">
      <w:pPr>
        <w:pStyle w:val="ListParagraph"/>
        <w:spacing w:after="0" w:line="276" w:lineRule="auto"/>
        <w:jc w:val="both"/>
        <w:rPr>
          <w:del w:id="14260" w:author="Rachel Shipsey" w:date="2025-06-23T15:21:00Z"/>
          <w:moveTo w:id="14261" w:author="Pamela Kakande Nabukhonzo" w:date="2025-06-08T22:19:00Z"/>
        </w:rPr>
        <w:pPrChange w:id="14262" w:author="Rachel Shipsey" w:date="2025-06-23T15:41:00Z">
          <w:pPr>
            <w:jc w:val="both"/>
          </w:pPr>
        </w:pPrChange>
      </w:pPr>
      <w:moveTo w:id="14263" w:author="Pamela Kakande Nabukhonzo" w:date="2025-06-08T22:19:00Z">
        <w:del w:id="14264" w:author="Rachel Shipsey" w:date="2025-06-23T15:21:00Z">
          <w:r w:rsidRPr="002F1E3E" w:rsidDel="008D26A9">
            <w:delText>When designing digital content, it is desirable to use simple, non-technical language, clear and concise headings and sub-headings, short sentences of no more than 25 words, compact paragraphs of no more than four sentences, bullet points to make text easier to read, frontloaded text with the most important information first and charts where appropriate to illustrate text.</w:delText>
          </w:r>
          <w:bookmarkStart w:id="14265" w:name="_Toc201238780"/>
          <w:bookmarkStart w:id="14266" w:name="_Toc201320176"/>
          <w:bookmarkEnd w:id="14265"/>
          <w:bookmarkEnd w:id="14266"/>
        </w:del>
      </w:moveTo>
    </w:p>
    <w:p w14:paraId="45D6EBA5" w14:textId="7CE7EFA0" w:rsidR="004A3EAA" w:rsidRPr="002F1E3E" w:rsidDel="008D26A9" w:rsidRDefault="004A3EAA">
      <w:pPr>
        <w:pStyle w:val="ListParagraph"/>
        <w:spacing w:after="0" w:line="276" w:lineRule="auto"/>
        <w:jc w:val="both"/>
        <w:rPr>
          <w:del w:id="14267" w:author="Rachel Shipsey" w:date="2025-06-23T15:21:00Z"/>
          <w:moveTo w:id="14268" w:author="Pamela Kakande Nabukhonzo" w:date="2025-06-08T22:19:00Z"/>
        </w:rPr>
        <w:pPrChange w:id="14269" w:author="Rachel Shipsey" w:date="2025-06-23T15:41:00Z">
          <w:pPr>
            <w:jc w:val="both"/>
          </w:pPr>
        </w:pPrChange>
      </w:pPr>
      <w:moveTo w:id="14270" w:author="Pamela Kakande Nabukhonzo" w:date="2025-06-08T22:19:00Z">
        <w:del w:id="14271" w:author="Rachel Shipsey" w:date="2025-06-23T15:21:00Z">
          <w:r w:rsidRPr="00686816" w:rsidDel="008D26A9">
            <w:rPr>
              <w:rFonts w:asciiTheme="minorBidi" w:eastAsiaTheme="majorEastAsia" w:hAnsiTheme="minorBidi" w:cstheme="majorBidi"/>
              <w:b/>
              <w:sz w:val="28"/>
              <w:szCs w:val="26"/>
              <w:rPrChange w:id="14272" w:author="Rachel Shipsey" w:date="2025-06-09T09:16:00Z">
                <w:rPr>
                  <w:rFonts w:cs="Arial"/>
                  <w:lang w:val="fr-CA"/>
                </w:rPr>
              </w:rPrChange>
            </w:rPr>
            <w:delText xml:space="preserve">Topics for dissemination depend on census questionnaire content. </w:delText>
          </w:r>
          <w:r w:rsidRPr="002F1E3E" w:rsidDel="008D26A9">
            <w:delText xml:space="preserve">Consultations with users are important when determining the questionnaire design. The consultations should include planned tabulations and other outputs and the development of the census database. Census topics should meet the requirements of users, considering cost-effectiveness, human resources, time availability and respondent burden. </w:delText>
          </w:r>
          <w:bookmarkStart w:id="14273" w:name="_Toc201238781"/>
          <w:bookmarkStart w:id="14274" w:name="_Toc201320177"/>
          <w:bookmarkEnd w:id="14273"/>
          <w:bookmarkEnd w:id="14274"/>
        </w:del>
      </w:moveTo>
    </w:p>
    <w:p w14:paraId="1C7B2EAE" w14:textId="177C82E1" w:rsidR="00870F3C" w:rsidRPr="002F1E3E" w:rsidDel="008D26A9" w:rsidRDefault="00870F3C">
      <w:pPr>
        <w:pStyle w:val="ListParagraph"/>
        <w:spacing w:after="0" w:line="276" w:lineRule="auto"/>
        <w:jc w:val="both"/>
        <w:rPr>
          <w:del w:id="14275" w:author="Rachel Shipsey" w:date="2025-06-23T15:21:00Z"/>
        </w:rPr>
        <w:pPrChange w:id="14276" w:author="Rachel Shipsey" w:date="2025-06-23T15:41:00Z">
          <w:pPr>
            <w:jc w:val="both"/>
          </w:pPr>
        </w:pPrChange>
      </w:pPr>
      <w:bookmarkStart w:id="14277" w:name="_Toc201238782"/>
      <w:bookmarkStart w:id="14278" w:name="_Toc201320178"/>
      <w:bookmarkEnd w:id="14277"/>
      <w:bookmarkEnd w:id="14278"/>
      <w:moveToRangeEnd w:id="14054"/>
    </w:p>
    <w:p w14:paraId="07F4037A" w14:textId="19C27E2C" w:rsidR="00AF665A" w:rsidRPr="008A5641" w:rsidDel="008D26A9" w:rsidRDefault="001A2323">
      <w:pPr>
        <w:pStyle w:val="ListParagraph"/>
        <w:spacing w:after="0" w:line="276" w:lineRule="auto"/>
        <w:jc w:val="both"/>
        <w:rPr>
          <w:del w:id="14279" w:author="Rachel Shipsey" w:date="2025-06-23T15:21:00Z"/>
        </w:rPr>
        <w:pPrChange w:id="14280" w:author="Rachel Shipsey" w:date="2025-06-23T15:41:00Z">
          <w:pPr>
            <w:pStyle w:val="Heading3"/>
          </w:pPr>
        </w:pPrChange>
      </w:pPr>
      <w:del w:id="14281" w:author="Rachel Shipsey" w:date="2025-06-23T15:21:00Z">
        <w:r w:rsidRPr="4871BC61" w:rsidDel="008D26A9">
          <w:delText>12.2.1</w:delText>
        </w:r>
        <w:r w:rsidDel="008D26A9">
          <w:tab/>
        </w:r>
        <w:bookmarkStart w:id="14282" w:name="_Toc201320179"/>
        <w:r w:rsidRPr="4871BC61" w:rsidDel="008D26A9">
          <w:delText xml:space="preserve">Selected country </w:delText>
        </w:r>
        <w:r w:rsidRPr="00307A28" w:rsidDel="008D26A9">
          <w:delText>experiences</w:delText>
        </w:r>
        <w:bookmarkEnd w:id="14282"/>
      </w:del>
    </w:p>
    <w:p w14:paraId="687387A7" w14:textId="556F2E75" w:rsidR="001A2323" w:rsidDel="008D26A9" w:rsidRDefault="001A2323">
      <w:pPr>
        <w:pStyle w:val="ListParagraph"/>
        <w:spacing w:after="0" w:line="276" w:lineRule="auto"/>
        <w:jc w:val="both"/>
        <w:rPr>
          <w:del w:id="14283" w:author="Rachel Shipsey" w:date="2025-06-23T15:21:00Z"/>
          <w:rFonts w:cs="Arial"/>
        </w:rPr>
        <w:pPrChange w:id="14284" w:author="Rachel Shipsey" w:date="2025-06-23T15:41:00Z">
          <w:pPr>
            <w:jc w:val="both"/>
          </w:pPr>
        </w:pPrChange>
      </w:pPr>
    </w:p>
    <w:p w14:paraId="3327F04E" w14:textId="76983421" w:rsidR="001A2323" w:rsidRPr="00B111C6" w:rsidDel="00E31C62" w:rsidRDefault="001A2323">
      <w:pPr>
        <w:pStyle w:val="ListParagraph"/>
        <w:spacing w:after="0" w:line="276" w:lineRule="auto"/>
        <w:jc w:val="both"/>
        <w:rPr>
          <w:del w:id="14285" w:author="Rachel Shipsey" w:date="2025-06-20T15:22:00Z"/>
          <w:rFonts w:cs="Arial"/>
        </w:rPr>
        <w:pPrChange w:id="14286" w:author="Rachel Shipsey" w:date="2025-06-23T15:41:00Z">
          <w:pPr>
            <w:jc w:val="both"/>
          </w:pPr>
        </w:pPrChange>
      </w:pPr>
      <w:del w:id="14287" w:author="Rachel Shipsey" w:date="2025-06-20T15:22:00Z">
        <w:r w:rsidRPr="00B111C6" w:rsidDel="00E31C62">
          <w:rPr>
            <w:rFonts w:cs="Arial"/>
          </w:rPr>
          <w:delText>It is noted that electronic census products were produced alongside the traditional reports (which were also available electronically via various media. The production of census atlas, geo-spatial dissemination systems, interactive dashboards, use of infographics and popular version reports were innovative products in the digital census era. Below are some of the country specific census products.</w:delText>
        </w:r>
      </w:del>
    </w:p>
    <w:p w14:paraId="1E3AA3A0" w14:textId="73697435" w:rsidR="001A2323" w:rsidRPr="00B111C6" w:rsidDel="008D26A9" w:rsidRDefault="001A2323">
      <w:pPr>
        <w:pStyle w:val="ListParagraph"/>
        <w:spacing w:after="0" w:line="276" w:lineRule="auto"/>
        <w:jc w:val="both"/>
        <w:rPr>
          <w:del w:id="14288" w:author="Rachel Shipsey" w:date="2025-06-23T15:21:00Z"/>
          <w:rFonts w:cs="Arial"/>
          <w:b/>
          <w:bCs/>
        </w:rPr>
        <w:pPrChange w:id="14289" w:author="Rachel Shipsey" w:date="2025-06-23T15:41:00Z">
          <w:pPr>
            <w:jc w:val="both"/>
          </w:pPr>
        </w:pPrChange>
      </w:pPr>
      <w:del w:id="14290" w:author="Rachel Shipsey" w:date="2025-06-23T15:21:00Z">
        <w:r w:rsidRPr="00B111C6" w:rsidDel="008D26A9">
          <w:rPr>
            <w:rFonts w:cs="Arial"/>
            <w:b/>
            <w:bCs/>
          </w:rPr>
          <w:delText>Kenya</w:delText>
        </w:r>
      </w:del>
    </w:p>
    <w:p w14:paraId="4AA3E8F2" w14:textId="5ACE826F" w:rsidR="001A2323" w:rsidRPr="00DC6678" w:rsidDel="008D26A9" w:rsidRDefault="001A2323">
      <w:pPr>
        <w:pStyle w:val="ListParagraph"/>
        <w:spacing w:after="0" w:line="276" w:lineRule="auto"/>
        <w:jc w:val="both"/>
        <w:rPr>
          <w:del w:id="14291" w:author="Rachel Shipsey" w:date="2025-06-23T15:21:00Z"/>
          <w:rFonts w:cs="Arial"/>
          <w:sz w:val="20"/>
          <w:szCs w:val="20"/>
        </w:rPr>
        <w:pPrChange w:id="14292"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4293" w:author="Rachel Shipsey" w:date="2025-06-23T15:21:00Z">
        <w:r w:rsidRPr="7B4121B4" w:rsidDel="008D26A9">
          <w:rPr>
            <w:rFonts w:cs="Arial"/>
            <w:sz w:val="20"/>
            <w:szCs w:val="20"/>
          </w:rPr>
          <w:delText xml:space="preserve">Several products were to be generated from 2019 KPHC meeting different user needs. They included: Preliminary report (Volume I); Basic volumes (Volume I-IV); Census data bases; Cartographic maps; Geodatabase that includes EAs-development of HH master sample frames; Census Thematic Maps (Population Atlas), Analytical/thematic reports (which are based on studies of demographic, social and economic topics, government priority as well as some methodological issues), Posters, Leaflets, Wall Charts and Brochures. </w:delText>
        </w:r>
      </w:del>
    </w:p>
    <w:p w14:paraId="0D2C721F" w14:textId="4A88C3C4" w:rsidR="001A2323" w:rsidRPr="00DC6678" w:rsidDel="008D26A9" w:rsidRDefault="001A2323">
      <w:pPr>
        <w:pStyle w:val="ListParagraph"/>
        <w:spacing w:after="0" w:line="276" w:lineRule="auto"/>
        <w:jc w:val="both"/>
        <w:rPr>
          <w:del w:id="14294" w:author="Rachel Shipsey" w:date="2025-06-23T15:21:00Z"/>
          <w:rFonts w:cs="Arial"/>
          <w:sz w:val="20"/>
          <w:szCs w:val="20"/>
        </w:rPr>
        <w:pPrChange w:id="14295"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4296" w:author="Rachel Shipsey" w:date="2025-06-23T15:21:00Z">
        <w:r w:rsidRPr="7B4121B4" w:rsidDel="008D26A9">
          <w:rPr>
            <w:rFonts w:cs="Arial"/>
            <w:sz w:val="20"/>
            <w:szCs w:val="20"/>
          </w:rPr>
          <w:delText xml:space="preserve">The first set of the four Basic census results were released within six months after the enumeration: Volume I: Distribution of the enumerated population by size, sex, number of households and average household size, at national, county and sub-county levels within 2 months - November, 2019; Volume II: Distribution of Population by Administrative units (up to Sub-Locational level-lowest administrative unit);  Volume III: Distribution of Population by Age, Sex and County; and Volume IV: Distribution of Population by Socio-Economic Characteristics. </w:delText>
        </w:r>
      </w:del>
    </w:p>
    <w:p w14:paraId="7D22B971" w14:textId="2299E9C5" w:rsidR="001A2323" w:rsidRPr="00DC6678" w:rsidDel="008D26A9" w:rsidRDefault="001A2323">
      <w:pPr>
        <w:pStyle w:val="ListParagraph"/>
        <w:spacing w:after="0" w:line="276" w:lineRule="auto"/>
        <w:jc w:val="both"/>
        <w:rPr>
          <w:del w:id="14297" w:author="Rachel Shipsey" w:date="2025-06-23T15:21:00Z"/>
          <w:rFonts w:cs="Arial"/>
          <w:sz w:val="20"/>
          <w:szCs w:val="20"/>
        </w:rPr>
        <w:pPrChange w:id="14298"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4299" w:author="Rachel Shipsey" w:date="2025-06-23T15:21:00Z">
        <w:r w:rsidRPr="7B4121B4" w:rsidDel="008D26A9">
          <w:rPr>
            <w:rFonts w:cs="Arial"/>
            <w:sz w:val="20"/>
            <w:szCs w:val="20"/>
          </w:rPr>
          <w:delText xml:space="preserve">Analytical Reports (Monographs) that were launched two years after enumeration (included: Fertility and Nuptiality: Levels, trends, and differentials in Fertility and Nuptiality; Mortality and Health : Levels, trends and patterns in mortality and health; Migration: Levels, trends and patterns in internal and international migration; Urbanization: Levels, trends and patterns of urbanization with a view of providing useful data for formulating appropriate and sustainable policies on urbanization; Household and Family Dynamics; Gender Dimension: provides gender differentials/gaps in various indicators; Disability: Levels and differentials in disability status; Youths and Adolescents: demographic profiles, education levels, fertility levels, employment status, disability, and ICT usage concerning the youth and adolescents; The older and vulnerable population: situation of vulnerable segments of population in Kenya (the elderly-age 60+; orphans; working children (5 - 17); children in child headed household (HH &lt;18 years; persons who declared themselves as intersex etc.); Education and Training: School attendance status, education enrolment and attainment, training acquired and qualified for;  Housing conditions, amenities and household assets; ICT: use and ownership of  ICT equipment;. </w:delText>
        </w:r>
      </w:del>
    </w:p>
    <w:p w14:paraId="2A4B1BA3" w14:textId="769BE59E" w:rsidR="00E31C62" w:rsidRPr="00B111C6" w:rsidDel="00E31C62" w:rsidRDefault="001A2323">
      <w:pPr>
        <w:pStyle w:val="ListParagraph"/>
        <w:spacing w:after="0" w:line="276" w:lineRule="auto"/>
        <w:jc w:val="both"/>
        <w:rPr>
          <w:del w:id="14300" w:author="Rachel Shipsey" w:date="2025-06-20T15:21:00Z"/>
          <w:moveTo w:id="14301" w:author="Rachel Shipsey" w:date="2025-06-20T15:20:00Z"/>
          <w:rFonts w:cs="Arial"/>
          <w:b/>
          <w:bCs/>
        </w:rPr>
        <w:pPrChange w:id="14302" w:author="Rachel Shipsey" w:date="2025-06-23T15:41:00Z">
          <w:pPr>
            <w:contextualSpacing/>
            <w:jc w:val="both"/>
          </w:pPr>
        </w:pPrChange>
      </w:pPr>
      <w:del w:id="14303" w:author="Rachel Shipsey" w:date="2025-06-23T15:21:00Z">
        <w:r w:rsidRPr="00DC6678" w:rsidDel="008D26A9">
          <w:rPr>
            <w:rFonts w:cs="Arial"/>
            <w:sz w:val="20"/>
            <w:szCs w:val="20"/>
          </w:rPr>
          <w:delText>Others that were launched included: Population Projections: Projections for 2020 – 2045, Labour Force Dynamics: Economic characteristics of the population; Agriculture; Population Dynamics; Census Atlas; Geo-Spatial Dissemination System; 2019 KPHC Popular Report; Administrative Report.</w:delText>
        </w:r>
      </w:del>
      <w:moveToRangeStart w:id="14304" w:author="Rachel Shipsey" w:date="2025-06-20T15:20:00Z" w:name="move201325273"/>
      <w:moveTo w:id="14305" w:author="Rachel Shipsey" w:date="2025-06-20T15:20:00Z">
        <w:del w:id="14306" w:author="Rachel Shipsey" w:date="2025-06-20T15:21:00Z">
          <w:r w:rsidR="00E31C62" w:rsidRPr="00B111C6" w:rsidDel="00E31C62">
            <w:rPr>
              <w:rFonts w:cs="Arial"/>
              <w:b/>
              <w:bCs/>
            </w:rPr>
            <w:delText xml:space="preserve">Kenya </w:delText>
          </w:r>
        </w:del>
      </w:moveTo>
    </w:p>
    <w:p w14:paraId="1E7013A9" w14:textId="79D3ABC3" w:rsidR="00E31C62" w:rsidRPr="00DC6678" w:rsidDel="008D26A9" w:rsidRDefault="00E31C62">
      <w:pPr>
        <w:pStyle w:val="ListParagraph"/>
        <w:spacing w:after="0" w:line="276" w:lineRule="auto"/>
        <w:jc w:val="both"/>
        <w:rPr>
          <w:del w:id="14307" w:author="Rachel Shipsey" w:date="2025-06-23T15:21:00Z"/>
          <w:moveTo w:id="14308" w:author="Rachel Shipsey" w:date="2025-06-20T15:20:00Z"/>
          <w:rFonts w:cs="Arial"/>
          <w:sz w:val="20"/>
          <w:szCs w:val="20"/>
        </w:rPr>
        <w:pPrChange w:id="1430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To w:id="14310" w:author="Rachel Shipsey" w:date="2025-06-20T15:20:00Z">
        <w:del w:id="14311" w:author="Rachel Shipsey" w:date="2025-06-23T15:21:00Z">
          <w:r w:rsidRPr="00DC6678" w:rsidDel="008D26A9">
            <w:rPr>
              <w:rFonts w:cs="Arial"/>
              <w:sz w:val="20"/>
              <w:szCs w:val="20"/>
            </w:rPr>
            <w:delText xml:space="preserve">The process of producing the 2019 census products started with identification of a technical team drawn from the KPHC Technical Working Committee and those with experience from the 2009 census to lead the process. </w:delText>
          </w:r>
        </w:del>
      </w:moveTo>
    </w:p>
    <w:p w14:paraId="4CAEECE5" w14:textId="71D0A24A" w:rsidR="00E31C62" w:rsidRPr="00DC6678" w:rsidDel="008D26A9" w:rsidRDefault="00E31C62">
      <w:pPr>
        <w:pStyle w:val="ListParagraph"/>
        <w:spacing w:after="0" w:line="276" w:lineRule="auto"/>
        <w:jc w:val="both"/>
        <w:rPr>
          <w:del w:id="14312" w:author="Rachel Shipsey" w:date="2025-06-23T15:21:00Z"/>
          <w:moveTo w:id="14313" w:author="Rachel Shipsey" w:date="2025-06-20T15:20:00Z"/>
          <w:rFonts w:cs="Arial"/>
          <w:sz w:val="20"/>
          <w:szCs w:val="20"/>
        </w:rPr>
        <w:pPrChange w:id="1431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To w:id="14315" w:author="Rachel Shipsey" w:date="2025-06-20T15:20:00Z">
        <w:del w:id="14316" w:author="Rachel Shipsey" w:date="2025-06-23T15:21:00Z">
          <w:r w:rsidRPr="00DC6678" w:rsidDel="008D26A9">
            <w:rPr>
              <w:rFonts w:cs="Arial"/>
              <w:sz w:val="20"/>
              <w:szCs w:val="20"/>
            </w:rPr>
            <w:delText xml:space="preserve">A concept note to undertake the development of outputs was developed and the required technical assistance was sourced from universities and MDAs, while the financial support was obtained from various development partners. During implementation of the process, mapping of the users and key stakeholders by thematic area/sector and formation of teams by thematic areas; Identifying the key indicators by thematic area taking into consideration both international, regional and national indicators; Development of tabulation plans per thematic area and report formats which were presented to the TWC for discussion and approval; and the team took lead in all the phases of production of census products. </w:delText>
          </w:r>
        </w:del>
      </w:moveTo>
    </w:p>
    <w:p w14:paraId="6DC2F75D" w14:textId="4614483A" w:rsidR="00E31C62" w:rsidRPr="00DC6678" w:rsidDel="008D26A9" w:rsidRDefault="00E31C62">
      <w:pPr>
        <w:pStyle w:val="ListParagraph"/>
        <w:spacing w:after="0" w:line="276" w:lineRule="auto"/>
        <w:jc w:val="both"/>
        <w:rPr>
          <w:del w:id="14317" w:author="Rachel Shipsey" w:date="2025-06-23T15:21:00Z"/>
          <w:moveTo w:id="14318" w:author="Rachel Shipsey" w:date="2025-06-20T15:20:00Z"/>
          <w:rFonts w:cs="Arial"/>
          <w:sz w:val="20"/>
          <w:szCs w:val="20"/>
        </w:rPr>
        <w:pPrChange w:id="1431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To w:id="14320" w:author="Rachel Shipsey" w:date="2025-06-20T15:20:00Z">
        <w:del w:id="14321" w:author="Rachel Shipsey" w:date="2025-06-23T15:21:00Z">
          <w:r w:rsidRPr="7B4121B4" w:rsidDel="008D26A9">
            <w:rPr>
              <w:rFonts w:cs="Arial"/>
              <w:sz w:val="20"/>
              <w:szCs w:val="20"/>
            </w:rPr>
            <w:delText xml:space="preserve">During development of the census products, the following steps were followed: </w:delText>
          </w:r>
        </w:del>
      </w:moveTo>
    </w:p>
    <w:p w14:paraId="6B989362" w14:textId="2979E59F" w:rsidR="00E31C62" w:rsidRPr="00DC6678" w:rsidDel="008D26A9" w:rsidRDefault="00E31C62">
      <w:pPr>
        <w:pStyle w:val="ListParagraph"/>
        <w:spacing w:after="0" w:line="276" w:lineRule="auto"/>
        <w:jc w:val="both"/>
        <w:rPr>
          <w:del w:id="14322" w:author="Rachel Shipsey" w:date="2025-06-23T15:21:00Z"/>
          <w:moveTo w:id="14323" w:author="Rachel Shipsey" w:date="2025-06-20T15:20:00Z"/>
          <w:rFonts w:cs="Arial"/>
          <w:sz w:val="20"/>
          <w:szCs w:val="20"/>
        </w:rPr>
        <w:pPrChange w:id="1432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25" w:author="Rachel Shipsey" w:date="2025-06-20T15:20:00Z">
        <w:del w:id="14326" w:author="Rachel Shipsey" w:date="2025-06-23T15:21:00Z">
          <w:r w:rsidRPr="7B4121B4" w:rsidDel="008D26A9">
            <w:rPr>
              <w:rFonts w:cs="Arial"/>
              <w:sz w:val="20"/>
              <w:szCs w:val="20"/>
            </w:rPr>
            <w:delText xml:space="preserve">1) Development of tabulation plans for various indicators; </w:delText>
          </w:r>
        </w:del>
      </w:moveTo>
    </w:p>
    <w:p w14:paraId="575B0652" w14:textId="53046A74" w:rsidR="00E31C62" w:rsidRPr="00DC6678" w:rsidDel="008D26A9" w:rsidRDefault="00E31C62">
      <w:pPr>
        <w:pStyle w:val="ListParagraph"/>
        <w:spacing w:after="0" w:line="276" w:lineRule="auto"/>
        <w:jc w:val="both"/>
        <w:rPr>
          <w:del w:id="14327" w:author="Rachel Shipsey" w:date="2025-06-23T15:21:00Z"/>
          <w:moveTo w:id="14328" w:author="Rachel Shipsey" w:date="2025-06-20T15:20:00Z"/>
          <w:rFonts w:cs="Arial"/>
          <w:sz w:val="20"/>
          <w:szCs w:val="20"/>
        </w:rPr>
        <w:pPrChange w:id="1432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30" w:author="Rachel Shipsey" w:date="2025-06-20T15:20:00Z">
        <w:del w:id="14331" w:author="Rachel Shipsey" w:date="2025-06-23T15:21:00Z">
          <w:r w:rsidRPr="7B4121B4" w:rsidDel="008D26A9">
            <w:rPr>
              <w:rFonts w:cs="Arial"/>
              <w:sz w:val="20"/>
              <w:szCs w:val="20"/>
            </w:rPr>
            <w:delText xml:space="preserve">2) Generation of tables for the various indicators; </w:delText>
          </w:r>
        </w:del>
      </w:moveTo>
    </w:p>
    <w:p w14:paraId="5A0E4B08" w14:textId="78C8B66E" w:rsidR="00E31C62" w:rsidRPr="00DC6678" w:rsidDel="008D26A9" w:rsidRDefault="00E31C62">
      <w:pPr>
        <w:pStyle w:val="ListParagraph"/>
        <w:spacing w:after="0" w:line="276" w:lineRule="auto"/>
        <w:jc w:val="both"/>
        <w:rPr>
          <w:del w:id="14332" w:author="Rachel Shipsey" w:date="2025-06-23T15:21:00Z"/>
          <w:moveTo w:id="14333" w:author="Rachel Shipsey" w:date="2025-06-20T15:20:00Z"/>
          <w:rFonts w:cs="Arial"/>
          <w:sz w:val="20"/>
          <w:szCs w:val="20"/>
        </w:rPr>
        <w:pPrChange w:id="1433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35" w:author="Rachel Shipsey" w:date="2025-06-20T15:20:00Z">
        <w:del w:id="14336" w:author="Rachel Shipsey" w:date="2025-06-23T15:21:00Z">
          <w:r w:rsidRPr="7B4121B4" w:rsidDel="008D26A9">
            <w:rPr>
              <w:rFonts w:cs="Arial"/>
              <w:sz w:val="20"/>
              <w:szCs w:val="20"/>
            </w:rPr>
            <w:delText xml:space="preserve">3) Undertaking consistence checks based on the outputs from various tables; </w:delText>
          </w:r>
        </w:del>
      </w:moveTo>
    </w:p>
    <w:p w14:paraId="71616A8A" w14:textId="220C5BAE" w:rsidR="00E31C62" w:rsidRPr="00DC6678" w:rsidDel="008D26A9" w:rsidRDefault="00E31C62">
      <w:pPr>
        <w:pStyle w:val="ListParagraph"/>
        <w:spacing w:after="0" w:line="276" w:lineRule="auto"/>
        <w:jc w:val="both"/>
        <w:rPr>
          <w:del w:id="14337" w:author="Rachel Shipsey" w:date="2025-06-23T15:21:00Z"/>
          <w:moveTo w:id="14338" w:author="Rachel Shipsey" w:date="2025-06-20T15:20:00Z"/>
          <w:rFonts w:cs="Arial"/>
          <w:sz w:val="20"/>
          <w:szCs w:val="20"/>
        </w:rPr>
        <w:pPrChange w:id="1433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40" w:author="Rachel Shipsey" w:date="2025-06-20T15:20:00Z">
        <w:del w:id="14341" w:author="Rachel Shipsey" w:date="2025-06-23T15:21:00Z">
          <w:r w:rsidRPr="7B4121B4" w:rsidDel="008D26A9">
            <w:rPr>
              <w:rFonts w:cs="Arial"/>
              <w:sz w:val="20"/>
              <w:szCs w:val="20"/>
            </w:rPr>
            <w:delText xml:space="preserve">4) Review of the data edit specifications to address any noted inconsistencies;  </w:delText>
          </w:r>
        </w:del>
      </w:moveTo>
    </w:p>
    <w:p w14:paraId="41411AE8" w14:textId="7D85C470" w:rsidR="00E31C62" w:rsidRPr="00DC6678" w:rsidDel="008D26A9" w:rsidRDefault="00E31C62">
      <w:pPr>
        <w:pStyle w:val="ListParagraph"/>
        <w:spacing w:after="0" w:line="276" w:lineRule="auto"/>
        <w:jc w:val="both"/>
        <w:rPr>
          <w:del w:id="14342" w:author="Rachel Shipsey" w:date="2025-06-23T15:21:00Z"/>
          <w:moveTo w:id="14343" w:author="Rachel Shipsey" w:date="2025-06-20T15:20:00Z"/>
          <w:rFonts w:cs="Arial"/>
          <w:sz w:val="20"/>
          <w:szCs w:val="20"/>
        </w:rPr>
        <w:pPrChange w:id="1434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45" w:author="Rachel Shipsey" w:date="2025-06-20T15:20:00Z">
        <w:del w:id="14346" w:author="Rachel Shipsey" w:date="2025-06-23T15:21:00Z">
          <w:r w:rsidRPr="7B4121B4" w:rsidDel="008D26A9">
            <w:rPr>
              <w:rFonts w:cs="Arial"/>
              <w:sz w:val="20"/>
              <w:szCs w:val="20"/>
            </w:rPr>
            <w:delText xml:space="preserve">5) Generation of final tables from cleaned data set; </w:delText>
          </w:r>
        </w:del>
      </w:moveTo>
    </w:p>
    <w:p w14:paraId="79B209F9" w14:textId="6A57C093" w:rsidR="00E31C62" w:rsidRPr="00DC6678" w:rsidDel="008D26A9" w:rsidRDefault="00E31C62">
      <w:pPr>
        <w:pStyle w:val="ListParagraph"/>
        <w:spacing w:after="0" w:line="276" w:lineRule="auto"/>
        <w:jc w:val="both"/>
        <w:rPr>
          <w:del w:id="14347" w:author="Rachel Shipsey" w:date="2025-06-23T15:21:00Z"/>
          <w:moveTo w:id="14348" w:author="Rachel Shipsey" w:date="2025-06-20T15:20:00Z"/>
          <w:rFonts w:cs="Arial"/>
          <w:sz w:val="20"/>
          <w:szCs w:val="20"/>
        </w:rPr>
        <w:pPrChange w:id="1434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50" w:author="Rachel Shipsey" w:date="2025-06-20T15:20:00Z">
        <w:del w:id="14351" w:author="Rachel Shipsey" w:date="2025-06-23T15:21:00Z">
          <w:r w:rsidRPr="7B4121B4" w:rsidDel="008D26A9">
            <w:rPr>
              <w:rFonts w:cs="Arial"/>
              <w:sz w:val="20"/>
              <w:szCs w:val="20"/>
            </w:rPr>
            <w:delText xml:space="preserve">6) Report writing and peer review of the reports; </w:delText>
          </w:r>
        </w:del>
      </w:moveTo>
    </w:p>
    <w:p w14:paraId="3E35918A" w14:textId="2D182A53" w:rsidR="00E31C62" w:rsidRPr="00DC6678" w:rsidDel="008D26A9" w:rsidRDefault="00E31C62">
      <w:pPr>
        <w:pStyle w:val="ListParagraph"/>
        <w:spacing w:after="0" w:line="276" w:lineRule="auto"/>
        <w:jc w:val="both"/>
        <w:rPr>
          <w:del w:id="14352" w:author="Rachel Shipsey" w:date="2025-06-23T15:21:00Z"/>
          <w:moveTo w:id="14353" w:author="Rachel Shipsey" w:date="2025-06-20T15:20:00Z"/>
          <w:rFonts w:cs="Arial"/>
          <w:sz w:val="20"/>
          <w:szCs w:val="20"/>
        </w:rPr>
        <w:pPrChange w:id="1435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55" w:author="Rachel Shipsey" w:date="2025-06-20T15:20:00Z">
        <w:del w:id="14356" w:author="Rachel Shipsey" w:date="2025-06-23T15:21:00Z">
          <w:r w:rsidRPr="7B4121B4" w:rsidDel="008D26A9">
            <w:rPr>
              <w:rFonts w:cs="Arial"/>
              <w:sz w:val="20"/>
              <w:szCs w:val="20"/>
            </w:rPr>
            <w:delText xml:space="preserve">7) Editing and formatting of the reports; </w:delText>
          </w:r>
        </w:del>
      </w:moveTo>
    </w:p>
    <w:p w14:paraId="281D2D2E" w14:textId="45ABA3C0" w:rsidR="00E31C62" w:rsidRPr="00DC6678" w:rsidDel="008D26A9" w:rsidRDefault="00E31C62">
      <w:pPr>
        <w:pStyle w:val="ListParagraph"/>
        <w:spacing w:after="0" w:line="276" w:lineRule="auto"/>
        <w:jc w:val="both"/>
        <w:rPr>
          <w:del w:id="14357" w:author="Rachel Shipsey" w:date="2025-06-23T15:21:00Z"/>
          <w:moveTo w:id="14358" w:author="Rachel Shipsey" w:date="2025-06-20T15:20:00Z"/>
          <w:rFonts w:cs="Arial"/>
          <w:sz w:val="20"/>
          <w:szCs w:val="20"/>
        </w:rPr>
        <w:pPrChange w:id="1435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60" w:author="Rachel Shipsey" w:date="2025-06-20T15:20:00Z">
        <w:del w:id="14361" w:author="Rachel Shipsey" w:date="2025-06-23T15:21:00Z">
          <w:r w:rsidRPr="7B4121B4" w:rsidDel="008D26A9">
            <w:rPr>
              <w:rFonts w:cs="Arial"/>
              <w:sz w:val="20"/>
              <w:szCs w:val="20"/>
            </w:rPr>
            <w:delText xml:space="preserve">8) Validation of the reports through engagement of various stakeholders; </w:delText>
          </w:r>
        </w:del>
      </w:moveTo>
    </w:p>
    <w:p w14:paraId="025B1395" w14:textId="2E387910" w:rsidR="00E31C62" w:rsidRPr="00DC6678" w:rsidDel="008D26A9" w:rsidRDefault="00E31C62">
      <w:pPr>
        <w:pStyle w:val="ListParagraph"/>
        <w:spacing w:after="0" w:line="276" w:lineRule="auto"/>
        <w:jc w:val="both"/>
        <w:rPr>
          <w:del w:id="14362" w:author="Rachel Shipsey" w:date="2025-06-23T15:21:00Z"/>
          <w:moveTo w:id="14363" w:author="Rachel Shipsey" w:date="2025-06-20T15:20:00Z"/>
          <w:rFonts w:cs="Arial"/>
          <w:sz w:val="20"/>
          <w:szCs w:val="20"/>
        </w:rPr>
        <w:pPrChange w:id="1436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65" w:author="Rachel Shipsey" w:date="2025-06-20T15:20:00Z">
        <w:del w:id="14366" w:author="Rachel Shipsey" w:date="2025-06-23T15:21:00Z">
          <w:r w:rsidRPr="7B4121B4" w:rsidDel="008D26A9">
            <w:rPr>
              <w:rFonts w:cs="Arial"/>
              <w:sz w:val="20"/>
              <w:szCs w:val="20"/>
            </w:rPr>
            <w:delText xml:space="preserve">9) Printing of the final report; </w:delText>
          </w:r>
        </w:del>
      </w:moveTo>
    </w:p>
    <w:p w14:paraId="7B0AF4BF" w14:textId="7628B72A" w:rsidR="00E31C62" w:rsidRPr="00DC6678" w:rsidDel="008D26A9" w:rsidRDefault="00E31C62">
      <w:pPr>
        <w:pStyle w:val="ListParagraph"/>
        <w:spacing w:after="0" w:line="276" w:lineRule="auto"/>
        <w:jc w:val="both"/>
        <w:rPr>
          <w:del w:id="14367" w:author="Rachel Shipsey" w:date="2025-06-23T15:21:00Z"/>
          <w:moveTo w:id="14368" w:author="Rachel Shipsey" w:date="2025-06-20T15:20:00Z"/>
          <w:rFonts w:cs="Arial"/>
          <w:sz w:val="20"/>
          <w:szCs w:val="20"/>
        </w:rPr>
        <w:pPrChange w:id="1436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To w:id="14370" w:author="Rachel Shipsey" w:date="2025-06-20T15:20:00Z">
        <w:del w:id="14371" w:author="Rachel Shipsey" w:date="2025-06-23T15:21:00Z">
          <w:r w:rsidRPr="7B4121B4" w:rsidDel="008D26A9">
            <w:rPr>
              <w:rFonts w:cs="Arial"/>
              <w:sz w:val="20"/>
              <w:szCs w:val="20"/>
            </w:rPr>
            <w:delText xml:space="preserve">10) Launch of the reports. </w:delText>
          </w:r>
        </w:del>
      </w:moveTo>
    </w:p>
    <w:moveToRangeEnd w:id="14304"/>
    <w:p w14:paraId="614B8C1D" w14:textId="21DCB51C" w:rsidR="00E31C62" w:rsidRPr="00DC6678" w:rsidDel="008D26A9" w:rsidRDefault="00E31C62">
      <w:pPr>
        <w:pStyle w:val="ListParagraph"/>
        <w:spacing w:after="0" w:line="276" w:lineRule="auto"/>
        <w:jc w:val="both"/>
        <w:rPr>
          <w:del w:id="14372" w:author="Rachel Shipsey" w:date="2025-06-23T15:21:00Z"/>
          <w:rFonts w:cs="Arial"/>
          <w:sz w:val="20"/>
          <w:szCs w:val="20"/>
        </w:rPr>
        <w:pPrChange w:id="14373"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p>
    <w:p w14:paraId="51CCB1FA" w14:textId="093151F1" w:rsidR="001A2323" w:rsidRPr="00B111C6" w:rsidDel="008D26A9" w:rsidRDefault="001A2323">
      <w:pPr>
        <w:pStyle w:val="ListParagraph"/>
        <w:spacing w:after="0" w:line="276" w:lineRule="auto"/>
        <w:jc w:val="both"/>
        <w:rPr>
          <w:del w:id="14374" w:author="Rachel Shipsey" w:date="2025-06-23T15:21:00Z"/>
          <w:rFonts w:cs="Arial"/>
          <w:b/>
          <w:bCs/>
        </w:rPr>
        <w:pPrChange w:id="14375" w:author="Rachel Shipsey" w:date="2025-06-23T15:41:00Z">
          <w:pPr>
            <w:contextualSpacing/>
            <w:jc w:val="both"/>
          </w:pPr>
        </w:pPrChange>
      </w:pPr>
      <w:del w:id="14376" w:author="Rachel Shipsey" w:date="2025-06-23T15:21:00Z">
        <w:r w:rsidRPr="00B111C6" w:rsidDel="008D26A9">
          <w:rPr>
            <w:rFonts w:cs="Arial"/>
            <w:b/>
            <w:bCs/>
          </w:rPr>
          <w:delText xml:space="preserve">Ghana </w:delText>
        </w:r>
      </w:del>
    </w:p>
    <w:p w14:paraId="34D497E4" w14:textId="48DFB507" w:rsidR="001A2323" w:rsidRPr="00DC6678" w:rsidDel="008D26A9" w:rsidRDefault="001A2323">
      <w:pPr>
        <w:pStyle w:val="ListParagraph"/>
        <w:spacing w:after="0" w:line="276" w:lineRule="auto"/>
        <w:jc w:val="both"/>
        <w:rPr>
          <w:del w:id="14377" w:author="Rachel Shipsey" w:date="2025-06-23T15:21:00Z"/>
          <w:rFonts w:cs="Arial"/>
          <w:sz w:val="20"/>
          <w:szCs w:val="20"/>
        </w:rPr>
        <w:pPrChange w:id="14378" w:author="Rachel Shipsey" w:date="2025-06-23T15:41:00Z">
          <w:pPr>
            <w:shd w:val="clear" w:color="auto" w:fill="D9E2F3" w:themeFill="accent1" w:themeFillTint="33"/>
            <w:jc w:val="both"/>
          </w:pPr>
        </w:pPrChange>
      </w:pPr>
      <w:del w:id="14379" w:author="Rachel Shipsey" w:date="2025-06-23T15:21:00Z">
        <w:r w:rsidRPr="00DC6678" w:rsidDel="008D26A9">
          <w:rPr>
            <w:rFonts w:cs="Arial"/>
            <w:sz w:val="20"/>
            <w:szCs w:val="20"/>
          </w:rPr>
          <w:delText xml:space="preserve">Ghana disseminated the following reports from the 2021 Population and Housing Census: </w:delText>
        </w:r>
      </w:del>
    </w:p>
    <w:p w14:paraId="5AD3D806" w14:textId="6A4D2F60" w:rsidR="001A2323" w:rsidRPr="00DC6678" w:rsidDel="008D26A9" w:rsidRDefault="001A2323">
      <w:pPr>
        <w:pStyle w:val="ListParagraph"/>
        <w:spacing w:after="0" w:line="276" w:lineRule="auto"/>
        <w:jc w:val="both"/>
        <w:rPr>
          <w:del w:id="14380" w:author="Rachel Shipsey" w:date="2025-06-23T15:21:00Z"/>
          <w:rFonts w:cs="Arial"/>
          <w:sz w:val="20"/>
          <w:szCs w:val="20"/>
        </w:rPr>
        <w:pPrChange w:id="14381" w:author="Rachel Shipsey" w:date="2025-06-23T15:41:00Z">
          <w:pPr>
            <w:pStyle w:val="ListParagraph"/>
            <w:numPr>
              <w:numId w:val="100"/>
            </w:numPr>
            <w:shd w:val="clear" w:color="auto" w:fill="D9E2F3" w:themeFill="accent1" w:themeFillTint="33"/>
            <w:spacing w:after="0" w:line="276" w:lineRule="auto"/>
            <w:ind w:hanging="360"/>
            <w:jc w:val="both"/>
          </w:pPr>
        </w:pPrChange>
      </w:pPr>
      <w:del w:id="14382" w:author="Rachel Shipsey" w:date="2025-06-23T15:21:00Z">
        <w:r w:rsidRPr="00DC6678" w:rsidDel="008D26A9">
          <w:rPr>
            <w:rFonts w:cs="Arial"/>
            <w:sz w:val="20"/>
            <w:szCs w:val="20"/>
          </w:rPr>
          <w:delText xml:space="preserve">Volume 1: Preliminary Report (It contains provisional results released 44 days after exiting field work)  </w:delText>
        </w:r>
      </w:del>
    </w:p>
    <w:p w14:paraId="0C1341FD" w14:textId="229132DA" w:rsidR="001A2323" w:rsidRPr="00DC6678" w:rsidDel="008D26A9" w:rsidRDefault="001A2323">
      <w:pPr>
        <w:pStyle w:val="ListParagraph"/>
        <w:spacing w:after="0" w:line="276" w:lineRule="auto"/>
        <w:jc w:val="both"/>
        <w:rPr>
          <w:del w:id="14383" w:author="Rachel Shipsey" w:date="2025-06-23T15:21:00Z"/>
          <w:rFonts w:cs="Arial"/>
          <w:sz w:val="20"/>
          <w:szCs w:val="20"/>
        </w:rPr>
        <w:pPrChange w:id="14384" w:author="Rachel Shipsey" w:date="2025-06-23T15:41:00Z">
          <w:pPr>
            <w:pStyle w:val="ListParagraph"/>
            <w:numPr>
              <w:numId w:val="100"/>
            </w:numPr>
            <w:shd w:val="clear" w:color="auto" w:fill="D9E2F3" w:themeFill="accent1" w:themeFillTint="33"/>
            <w:spacing w:after="0" w:line="276" w:lineRule="auto"/>
            <w:ind w:hanging="360"/>
            <w:jc w:val="both"/>
          </w:pPr>
        </w:pPrChange>
      </w:pPr>
      <w:del w:id="14385" w:author="Rachel Shipsey" w:date="2025-06-23T15:21:00Z">
        <w:r w:rsidRPr="00DC6678" w:rsidDel="008D26A9">
          <w:rPr>
            <w:rFonts w:cs="Arial"/>
            <w:sz w:val="20"/>
            <w:szCs w:val="20"/>
          </w:rPr>
          <w:delText xml:space="preserve">Volume 2: Proximity of residential structures to essential service facilities (This report presents results of geographic analysis of access to essential services such as health, education and security at the district level), </w:delText>
        </w:r>
      </w:del>
    </w:p>
    <w:p w14:paraId="59D73849" w14:textId="381CF04B" w:rsidR="001A2323" w:rsidRPr="00DC6678" w:rsidDel="008D26A9" w:rsidRDefault="001A2323">
      <w:pPr>
        <w:pStyle w:val="ListParagraph"/>
        <w:spacing w:after="0" w:line="276" w:lineRule="auto"/>
        <w:jc w:val="both"/>
        <w:rPr>
          <w:del w:id="14386" w:author="Rachel Shipsey" w:date="2025-06-23T15:21:00Z"/>
          <w:rFonts w:cs="Arial"/>
          <w:sz w:val="20"/>
          <w:szCs w:val="20"/>
        </w:rPr>
        <w:pPrChange w:id="14387" w:author="Rachel Shipsey" w:date="2025-06-23T15:41:00Z">
          <w:pPr>
            <w:pStyle w:val="ListParagraph"/>
            <w:numPr>
              <w:numId w:val="100"/>
            </w:numPr>
            <w:shd w:val="clear" w:color="auto" w:fill="D9E2F3" w:themeFill="accent1" w:themeFillTint="33"/>
            <w:spacing w:after="0" w:line="276" w:lineRule="auto"/>
            <w:ind w:hanging="360"/>
            <w:jc w:val="both"/>
          </w:pPr>
        </w:pPrChange>
      </w:pPr>
      <w:del w:id="14388" w:author="Rachel Shipsey" w:date="2025-06-23T15:21:00Z">
        <w:r w:rsidRPr="00DC6678" w:rsidDel="008D26A9">
          <w:rPr>
            <w:rFonts w:cs="Arial"/>
            <w:sz w:val="20"/>
            <w:szCs w:val="20"/>
          </w:rPr>
          <w:delText xml:space="preserve">Volume 3: General Report (Consist of 11 sub-volumes with priority tables on age-sex composition; demographic, social and economic proﬁle; housing conditions, household amenities and assets; sanitation and ICT device ownership and usage.). </w:delText>
        </w:r>
      </w:del>
    </w:p>
    <w:p w14:paraId="30973D42" w14:textId="7E5D141D" w:rsidR="001A2323" w:rsidRPr="00DC6678" w:rsidDel="008D26A9" w:rsidRDefault="001A2323">
      <w:pPr>
        <w:pStyle w:val="ListParagraph"/>
        <w:spacing w:after="0" w:line="276" w:lineRule="auto"/>
        <w:jc w:val="both"/>
        <w:rPr>
          <w:del w:id="14389" w:author="Rachel Shipsey" w:date="2025-06-23T15:21:00Z"/>
          <w:rFonts w:cs="Arial"/>
          <w:sz w:val="20"/>
          <w:szCs w:val="20"/>
        </w:rPr>
        <w:pPrChange w:id="14390" w:author="Rachel Shipsey" w:date="2025-06-23T15:41:00Z">
          <w:pPr>
            <w:pStyle w:val="ListParagraph"/>
            <w:numPr>
              <w:numId w:val="100"/>
            </w:numPr>
            <w:shd w:val="clear" w:color="auto" w:fill="D9E2F3" w:themeFill="accent1" w:themeFillTint="33"/>
            <w:spacing w:after="0" w:line="276" w:lineRule="auto"/>
            <w:ind w:hanging="360"/>
            <w:jc w:val="both"/>
          </w:pPr>
        </w:pPrChange>
      </w:pPr>
      <w:del w:id="14391" w:author="Rachel Shipsey" w:date="2025-06-23T15:21:00Z">
        <w:r w:rsidRPr="7B4121B4" w:rsidDel="008D26A9">
          <w:rPr>
            <w:rFonts w:cs="Arial"/>
            <w:sz w:val="20"/>
            <w:szCs w:val="20"/>
          </w:rPr>
          <w:delText xml:space="preserve">Volumes 4 – included: </w:delText>
        </w:r>
      </w:del>
    </w:p>
    <w:p w14:paraId="3515E6AB" w14:textId="0DFB658D" w:rsidR="001A2323" w:rsidRPr="00DC6678" w:rsidDel="008D26A9" w:rsidRDefault="001A2323">
      <w:pPr>
        <w:pStyle w:val="ListParagraph"/>
        <w:spacing w:after="0" w:line="276" w:lineRule="auto"/>
        <w:jc w:val="both"/>
        <w:rPr>
          <w:del w:id="14392" w:author="Rachel Shipsey" w:date="2025-06-23T15:21:00Z"/>
          <w:rFonts w:cs="Arial"/>
          <w:sz w:val="20"/>
          <w:szCs w:val="20"/>
        </w:rPr>
        <w:pPrChange w:id="14393" w:author="Rachel Shipsey" w:date="2025-06-23T15:41:00Z">
          <w:pPr>
            <w:pStyle w:val="ListParagraph"/>
            <w:numPr>
              <w:ilvl w:val="1"/>
              <w:numId w:val="100"/>
            </w:numPr>
            <w:shd w:val="clear" w:color="auto" w:fill="D9E2F3" w:themeFill="accent1" w:themeFillTint="33"/>
            <w:spacing w:after="0" w:line="276" w:lineRule="auto"/>
            <w:ind w:left="1440" w:hanging="360"/>
            <w:jc w:val="both"/>
          </w:pPr>
        </w:pPrChange>
      </w:pPr>
      <w:del w:id="14394" w:author="Rachel Shipsey" w:date="2025-06-23T15:21:00Z">
        <w:r w:rsidRPr="00DC6678" w:rsidDel="008D26A9">
          <w:rPr>
            <w:rFonts w:cs="Arial"/>
            <w:sz w:val="20"/>
            <w:szCs w:val="20"/>
          </w:rPr>
          <w:delText xml:space="preserve">Volume 4: 23 Thematic Reports-These reports will present more detailed disaggregated statistics on policy-relevant and cross-cutting topics at the national and regional levels, using census data mainly. </w:delText>
        </w:r>
      </w:del>
    </w:p>
    <w:p w14:paraId="243EF1DC" w14:textId="6ADCF5B2" w:rsidR="001A2323" w:rsidRPr="00DC6678" w:rsidDel="008D26A9" w:rsidRDefault="001A2323">
      <w:pPr>
        <w:pStyle w:val="ListParagraph"/>
        <w:spacing w:after="0" w:line="276" w:lineRule="auto"/>
        <w:jc w:val="both"/>
        <w:rPr>
          <w:del w:id="14395" w:author="Rachel Shipsey" w:date="2025-06-23T15:21:00Z"/>
          <w:rFonts w:cs="Arial"/>
          <w:sz w:val="20"/>
          <w:szCs w:val="20"/>
        </w:rPr>
        <w:pPrChange w:id="14396" w:author="Rachel Shipsey" w:date="2025-06-23T15:41:00Z">
          <w:pPr>
            <w:pStyle w:val="ListParagraph"/>
            <w:numPr>
              <w:ilvl w:val="1"/>
              <w:numId w:val="100"/>
            </w:numPr>
            <w:shd w:val="clear" w:color="auto" w:fill="D9E2F3" w:themeFill="accent1" w:themeFillTint="33"/>
            <w:spacing w:after="0" w:line="276" w:lineRule="auto"/>
            <w:ind w:left="1440" w:hanging="360"/>
            <w:jc w:val="both"/>
          </w:pPr>
        </w:pPrChange>
      </w:pPr>
      <w:del w:id="14397" w:author="Rachel Shipsey" w:date="2025-06-23T15:21:00Z">
        <w:r w:rsidRPr="00DC6678" w:rsidDel="008D26A9">
          <w:rPr>
            <w:rFonts w:cs="Arial"/>
            <w:sz w:val="20"/>
            <w:szCs w:val="20"/>
          </w:rPr>
          <w:delText xml:space="preserve">Volume 5: 25 Analytical Reports-These reports will present ﬁndings from analyses to answer policy-relevant research questions, using census data and complemented with other data sources. </w:delText>
        </w:r>
      </w:del>
    </w:p>
    <w:p w14:paraId="1DD14031" w14:textId="2CF01628" w:rsidR="001A2323" w:rsidRPr="00DC6678" w:rsidDel="008D26A9" w:rsidRDefault="001A2323">
      <w:pPr>
        <w:pStyle w:val="ListParagraph"/>
        <w:spacing w:after="0" w:line="276" w:lineRule="auto"/>
        <w:jc w:val="both"/>
        <w:rPr>
          <w:del w:id="14398" w:author="Rachel Shipsey" w:date="2025-06-23T15:21:00Z"/>
          <w:rFonts w:cs="Arial"/>
          <w:sz w:val="20"/>
          <w:szCs w:val="20"/>
        </w:rPr>
        <w:pPrChange w:id="14399" w:author="Rachel Shipsey" w:date="2025-06-23T15:41:00Z">
          <w:pPr>
            <w:pStyle w:val="ListParagraph"/>
            <w:numPr>
              <w:ilvl w:val="1"/>
              <w:numId w:val="100"/>
            </w:numPr>
            <w:shd w:val="clear" w:color="auto" w:fill="D9E2F3" w:themeFill="accent1" w:themeFillTint="33"/>
            <w:spacing w:after="0" w:line="276" w:lineRule="auto"/>
            <w:ind w:left="1440" w:hanging="360"/>
            <w:jc w:val="both"/>
          </w:pPr>
        </w:pPrChange>
      </w:pPr>
      <w:del w:id="14400" w:author="Rachel Shipsey" w:date="2025-06-23T15:21:00Z">
        <w:r w:rsidRPr="00DC6678" w:rsidDel="008D26A9">
          <w:rPr>
            <w:rFonts w:cs="Arial"/>
            <w:sz w:val="20"/>
            <w:szCs w:val="20"/>
          </w:rPr>
          <w:delText>Volume 6: Census Atlas-</w:delText>
        </w:r>
        <w:r w:rsidRPr="00DC6678" w:rsidDel="008D26A9">
          <w:rPr>
            <w:rFonts w:cs="Arial"/>
            <w:b/>
            <w:bCs/>
            <w:sz w:val="20"/>
            <w:szCs w:val="20"/>
          </w:rPr>
          <w:delText xml:space="preserve"> </w:delText>
        </w:r>
        <w:r w:rsidRPr="00DC6678" w:rsidDel="008D26A9">
          <w:rPr>
            <w:rFonts w:cs="Arial"/>
            <w:sz w:val="20"/>
            <w:szCs w:val="20"/>
          </w:rPr>
          <w:delText xml:space="preserve">The 2021 PHC atlas will present information on socio-demographic, economic and housing characteristics in maps at the regional and district levels. </w:delText>
        </w:r>
      </w:del>
    </w:p>
    <w:p w14:paraId="7F986546" w14:textId="636A3D04" w:rsidR="001A2323" w:rsidRPr="00DC6678" w:rsidDel="008D26A9" w:rsidRDefault="001A2323">
      <w:pPr>
        <w:pStyle w:val="ListParagraph"/>
        <w:spacing w:after="0" w:line="276" w:lineRule="auto"/>
        <w:jc w:val="both"/>
        <w:rPr>
          <w:del w:id="14401" w:author="Rachel Shipsey" w:date="2025-06-23T15:21:00Z"/>
          <w:rFonts w:cs="Arial"/>
          <w:sz w:val="20"/>
          <w:szCs w:val="20"/>
        </w:rPr>
        <w:pPrChange w:id="14402" w:author="Rachel Shipsey" w:date="2025-06-23T15:41:00Z">
          <w:pPr>
            <w:shd w:val="clear" w:color="auto" w:fill="D9E2F3" w:themeFill="accent1" w:themeFillTint="33"/>
            <w:jc w:val="both"/>
          </w:pPr>
        </w:pPrChange>
      </w:pPr>
      <w:del w:id="14403" w:author="Rachel Shipsey" w:date="2025-06-23T15:21:00Z">
        <w:r w:rsidRPr="00DC6678" w:rsidDel="008D26A9">
          <w:rPr>
            <w:rFonts w:cs="Arial"/>
            <w:sz w:val="20"/>
            <w:szCs w:val="20"/>
          </w:rPr>
          <w:delText>Other products yet to be produced include plans to present statistics in interactive and user-friendly ways to promote usage of the data through the following mediums: Policy briefs; Interactive census results dashboard; Infographics; Dissemination seminars; Webinars for data users; Videos; 10% Public Use Microdata Sample.</w:delText>
        </w:r>
      </w:del>
    </w:p>
    <w:p w14:paraId="14722797" w14:textId="7DB3BD55" w:rsidR="001A2323" w:rsidRPr="00B111C6" w:rsidDel="008D26A9" w:rsidRDefault="001A2323">
      <w:pPr>
        <w:pStyle w:val="ListParagraph"/>
        <w:spacing w:after="0" w:line="276" w:lineRule="auto"/>
        <w:jc w:val="both"/>
        <w:rPr>
          <w:del w:id="14404" w:author="Rachel Shipsey" w:date="2025-06-23T15:21:00Z"/>
          <w:rFonts w:cs="Arial"/>
        </w:rPr>
        <w:pPrChange w:id="14405" w:author="Rachel Shipsey" w:date="2025-06-23T15:41:00Z">
          <w:pPr>
            <w:contextualSpacing/>
            <w:jc w:val="both"/>
          </w:pPr>
        </w:pPrChange>
      </w:pPr>
    </w:p>
    <w:p w14:paraId="7A659AC0" w14:textId="2C7F0C9F" w:rsidR="001A2323" w:rsidRPr="00B111C6" w:rsidDel="008D26A9" w:rsidRDefault="001A2323">
      <w:pPr>
        <w:pStyle w:val="ListParagraph"/>
        <w:spacing w:after="0" w:line="276" w:lineRule="auto"/>
        <w:jc w:val="both"/>
        <w:rPr>
          <w:del w:id="14406" w:author="Rachel Shipsey" w:date="2025-06-23T15:21:00Z"/>
          <w:rFonts w:cs="Arial"/>
          <w:b/>
          <w:bCs/>
        </w:rPr>
        <w:pPrChange w:id="14407" w:author="Rachel Shipsey" w:date="2025-06-23T15:41:00Z">
          <w:pPr>
            <w:contextualSpacing/>
            <w:jc w:val="both"/>
          </w:pPr>
        </w:pPrChange>
      </w:pPr>
      <w:del w:id="14408" w:author="Rachel Shipsey" w:date="2025-06-23T15:21:00Z">
        <w:r w:rsidRPr="00B111C6" w:rsidDel="008D26A9">
          <w:rPr>
            <w:rFonts w:cs="Arial"/>
            <w:b/>
            <w:bCs/>
          </w:rPr>
          <w:delText>Malawi</w:delText>
        </w:r>
      </w:del>
    </w:p>
    <w:p w14:paraId="26EEC238" w14:textId="545EDEFD" w:rsidR="001A2323" w:rsidRPr="00DC6678" w:rsidDel="008D26A9" w:rsidRDefault="001A2323">
      <w:pPr>
        <w:pStyle w:val="ListParagraph"/>
        <w:spacing w:after="0" w:line="276" w:lineRule="auto"/>
        <w:jc w:val="both"/>
        <w:rPr>
          <w:del w:id="14409" w:author="Rachel Shipsey" w:date="2025-06-23T15:21:00Z"/>
          <w:rFonts w:cs="Arial"/>
          <w:sz w:val="20"/>
          <w:szCs w:val="20"/>
        </w:rPr>
        <w:pPrChange w:id="1441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14411" w:author="Rachel Shipsey" w:date="2025-06-23T15:21:00Z">
        <w:r w:rsidRPr="00DC6678" w:rsidDel="008D26A9">
          <w:rPr>
            <w:rFonts w:cs="Arial"/>
            <w:sz w:val="20"/>
            <w:szCs w:val="20"/>
          </w:rPr>
          <w:delText>Malawi completed her digital census in 2018. The NSO produced print and digital products. Some of the products include: Census Preliminary Report, District Reports  - 28 Districts and 4 Cities, Thematic Reports (17 types),</w:delText>
        </w:r>
        <w:r w:rsidRPr="00DC6678" w:rsidDel="008D26A9">
          <w:rPr>
            <w:rFonts w:cs="Arial"/>
            <w:color w:val="000000" w:themeColor="text1"/>
            <w:kern w:val="24"/>
            <w:sz w:val="20"/>
            <w:szCs w:val="20"/>
          </w:rPr>
          <w:delText xml:space="preserve"> </w:delText>
        </w:r>
        <w:r w:rsidRPr="00DC6678" w:rsidDel="008D26A9">
          <w:rPr>
            <w:rFonts w:cs="Arial"/>
            <w:sz w:val="20"/>
            <w:szCs w:val="20"/>
          </w:rPr>
          <w:delText xml:space="preserve">Political Constituency Reports, Press Releases, Magazine and Newspaper inserts, Media and Policy Briefs, Data Wheels, Census posters A1, A3, A5, Roll-up Banners, Journal Paper - </w:delText>
        </w:r>
        <w:r w:rsidDel="008D26A9">
          <w:fldChar w:fldCharType="begin"/>
        </w:r>
        <w:r w:rsidDel="008D26A9">
          <w:delInstrText>HYPERLINK "https://content.iospress.com/download/statistical-journal-of-the-iaos/sji190587?id=statistical-journal-of-the-iaos%2Fsji190587"</w:delInstrText>
        </w:r>
        <w:r w:rsidDel="008D26A9">
          <w:fldChar w:fldCharType="separate"/>
        </w:r>
        <w:r w:rsidRPr="00DC6678" w:rsidDel="008D26A9">
          <w:rPr>
            <w:rStyle w:val="Hyperlink"/>
            <w:rFonts w:cs="Arial"/>
            <w:sz w:val="20"/>
            <w:szCs w:val="20"/>
          </w:rPr>
          <w:delText>https://content.iospress.com/download/statistical-journal-of-the-iaos/sji190587?id=statistical-journal-of-the-iaos%2Fsji190587</w:delText>
        </w:r>
        <w:r w:rsidDel="008D26A9">
          <w:rPr>
            <w:rStyle w:val="Hyperlink"/>
            <w:rFonts w:cs="Arial"/>
            <w:sz w:val="20"/>
            <w:szCs w:val="20"/>
          </w:rPr>
          <w:fldChar w:fldCharType="end"/>
        </w:r>
        <w:r w:rsidRPr="00DC6678" w:rsidDel="008D26A9">
          <w:rPr>
            <w:rFonts w:cs="Arial"/>
            <w:sz w:val="20"/>
            <w:szCs w:val="20"/>
          </w:rPr>
          <w:delText xml:space="preserve">. </w:delText>
        </w:r>
      </w:del>
    </w:p>
    <w:p w14:paraId="631FE69A" w14:textId="561495B1" w:rsidR="00E31C62" w:rsidRPr="00DC6678" w:rsidDel="008D26A9" w:rsidRDefault="001A2323">
      <w:pPr>
        <w:pStyle w:val="ListParagraph"/>
        <w:spacing w:after="0" w:line="276" w:lineRule="auto"/>
        <w:jc w:val="both"/>
        <w:rPr>
          <w:del w:id="14412" w:author="Rachel Shipsey" w:date="2025-06-23T15:21:00Z"/>
          <w:rFonts w:cs="Arial"/>
          <w:sz w:val="20"/>
          <w:szCs w:val="20"/>
        </w:rPr>
        <w:pPrChange w:id="1441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14414" w:author="Rachel Shipsey" w:date="2025-06-23T15:21:00Z">
        <w:r w:rsidRPr="00DC6678" w:rsidDel="008D26A9">
          <w:rPr>
            <w:rFonts w:cs="Arial"/>
            <w:sz w:val="20"/>
            <w:szCs w:val="20"/>
          </w:rPr>
          <w:delText xml:space="preserve">The website contains links to the main census report, thematic reports; Statistical tables; and Smart Census Application. The census products are also disseminated in the Malawi Data Dissemination Platform (MDDP). It has helped in enhancing / expansion of easily accessible digital dissemination of statistics through innovation; Support data analysis and dissemination of census reports, Widen data literacy and usage. MDDP </w:delText>
        </w:r>
        <w:r w:rsidRPr="00DC6678" w:rsidDel="008D26A9">
          <w:rPr>
            <w:rFonts w:cs="Arial"/>
            <w:sz w:val="20"/>
            <w:szCs w:val="20"/>
            <w:lang w:val="en-GB"/>
          </w:rPr>
          <w:delText xml:space="preserve">offers: Statistical tables; Thematic maps; Platform with flexible search functionality that allows extraction of data: - To make comparisons; To yield insights into various aspects of Malawi’s social, spatial, and economic conditions; To create infographics for better understanding; </w:delText>
        </w:r>
        <w:r w:rsidRPr="00DC6678" w:rsidDel="008D26A9">
          <w:rPr>
            <w:rFonts w:cs="Arial"/>
            <w:sz w:val="20"/>
            <w:szCs w:val="20"/>
          </w:rPr>
          <w:delText>Make independent data analysis. A demonstration on how the platform is used was made.</w:delText>
        </w:r>
      </w:del>
    </w:p>
    <w:p w14:paraId="2BCCCA79" w14:textId="43349A7A" w:rsidR="001A2323" w:rsidRPr="00B111C6" w:rsidDel="008D26A9" w:rsidRDefault="001A2323">
      <w:pPr>
        <w:pStyle w:val="ListParagraph"/>
        <w:spacing w:after="0" w:line="276" w:lineRule="auto"/>
        <w:jc w:val="both"/>
        <w:rPr>
          <w:del w:id="14415" w:author="Rachel Shipsey" w:date="2025-06-23T15:21:00Z"/>
          <w:rFonts w:cs="Arial"/>
          <w:b/>
          <w:bCs/>
        </w:rPr>
        <w:pPrChange w:id="14416" w:author="Rachel Shipsey" w:date="2025-06-23T15:41:00Z">
          <w:pPr>
            <w:jc w:val="both"/>
          </w:pPr>
        </w:pPrChange>
      </w:pPr>
      <w:del w:id="14417" w:author="Rachel Shipsey" w:date="2025-06-23T15:21:00Z">
        <w:r w:rsidRPr="00B111C6" w:rsidDel="008D26A9">
          <w:rPr>
            <w:rFonts w:cs="Arial"/>
            <w:b/>
            <w:bCs/>
          </w:rPr>
          <w:delText>Mozambique</w:delText>
        </w:r>
      </w:del>
    </w:p>
    <w:p w14:paraId="6A805F24" w14:textId="43C7FC9A" w:rsidR="001A2323" w:rsidRPr="00DC6678" w:rsidDel="008D26A9" w:rsidRDefault="001A2323">
      <w:pPr>
        <w:pStyle w:val="ListParagraph"/>
        <w:spacing w:after="0" w:line="276" w:lineRule="auto"/>
        <w:jc w:val="both"/>
        <w:rPr>
          <w:del w:id="14418" w:author="Rachel Shipsey" w:date="2025-06-23T15:21:00Z"/>
          <w:rFonts w:cs="Arial"/>
          <w:sz w:val="20"/>
          <w:szCs w:val="20"/>
        </w:rPr>
        <w:pPrChange w:id="1441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del w:id="14420" w:author="Rachel Shipsey" w:date="2025-06-23T15:21:00Z">
        <w:r w:rsidRPr="00DC6678" w:rsidDel="008D26A9">
          <w:rPr>
            <w:rFonts w:cs="Arial"/>
            <w:sz w:val="20"/>
            <w:szCs w:val="20"/>
          </w:rPr>
          <w:delText>From the 2017 census, the following products were produced: Preliminary and final Report (selected table); Brochure of National and Provincial summary results; Projection at national and provincial level; Shape file and geographic codes; REDATAM; PX-WEB; 10% public use micro data simply. Other products included: Atlas for children and general; Infantile brochure; Comics for teenagers and youth; Informative board on roads and borders.</w:delText>
        </w:r>
      </w:del>
    </w:p>
    <w:p w14:paraId="47FE3B95" w14:textId="301D472C" w:rsidR="00C15630" w:rsidRPr="00B111C6" w:rsidDel="008D26A9" w:rsidRDefault="00C15630">
      <w:pPr>
        <w:pStyle w:val="ListParagraph"/>
        <w:spacing w:after="0" w:line="276" w:lineRule="auto"/>
        <w:jc w:val="both"/>
        <w:rPr>
          <w:ins w:id="14421" w:author="Pamela Kakande Nabukhonzo" w:date="2025-06-08T22:21:00Z"/>
          <w:del w:id="14422" w:author="Rachel Shipsey" w:date="2025-06-23T15:21:00Z"/>
          <w:moveFrom w:id="14423" w:author="Rachel Shipsey" w:date="2025-06-20T15:20:00Z"/>
          <w:rFonts w:cs="Arial"/>
          <w:b/>
          <w:bCs/>
        </w:rPr>
        <w:pPrChange w:id="14424" w:author="Rachel Shipsey" w:date="2025-06-23T15:41:00Z">
          <w:pPr>
            <w:contextualSpacing/>
            <w:jc w:val="both"/>
          </w:pPr>
        </w:pPrChange>
      </w:pPr>
      <w:moveFromRangeStart w:id="14425" w:author="Rachel Shipsey" w:date="2025-06-20T15:20:00Z" w:name="move201325273"/>
      <w:moveFrom w:id="14426" w:author="Rachel Shipsey" w:date="2025-06-20T15:20:00Z">
        <w:ins w:id="14427" w:author="Pamela Kakande Nabukhonzo" w:date="2025-06-08T22:21:00Z">
          <w:del w:id="14428" w:author="Rachel Shipsey" w:date="2025-06-23T15:21:00Z">
            <w:r w:rsidRPr="00B111C6" w:rsidDel="008D26A9">
              <w:rPr>
                <w:rFonts w:cs="Arial"/>
                <w:b/>
                <w:bCs/>
              </w:rPr>
              <w:delText xml:space="preserve">Kenya </w:delText>
            </w:r>
          </w:del>
        </w:ins>
      </w:moveFrom>
    </w:p>
    <w:p w14:paraId="7F409F23" w14:textId="2F539461" w:rsidR="00C15630" w:rsidRPr="00DC6678" w:rsidDel="008D26A9" w:rsidRDefault="00C15630">
      <w:pPr>
        <w:pStyle w:val="ListParagraph"/>
        <w:spacing w:after="0" w:line="276" w:lineRule="auto"/>
        <w:jc w:val="both"/>
        <w:rPr>
          <w:ins w:id="14429" w:author="Pamela Kakande Nabukhonzo" w:date="2025-06-08T22:21:00Z"/>
          <w:del w:id="14430" w:author="Rachel Shipsey" w:date="2025-06-23T15:21:00Z"/>
          <w:moveFrom w:id="14431" w:author="Rachel Shipsey" w:date="2025-06-20T15:20:00Z"/>
          <w:rFonts w:cs="Arial"/>
          <w:sz w:val="20"/>
          <w:szCs w:val="20"/>
        </w:rPr>
        <w:pPrChange w:id="14432"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From w:id="14433" w:author="Rachel Shipsey" w:date="2025-06-20T15:20:00Z">
        <w:ins w:id="14434" w:author="Pamela Kakande Nabukhonzo" w:date="2025-06-08T22:21:00Z">
          <w:del w:id="14435" w:author="Rachel Shipsey" w:date="2025-06-23T15:21:00Z">
            <w:r w:rsidRPr="00DC6678" w:rsidDel="008D26A9">
              <w:rPr>
                <w:rFonts w:cs="Arial"/>
                <w:sz w:val="20"/>
                <w:szCs w:val="20"/>
              </w:rPr>
              <w:delText xml:space="preserve">The process of producing the 2019 census products started with identification of a technical team drawn from the KPHC Technical Working Committee and those with experience from the 2009 census to lead the process. </w:delText>
            </w:r>
          </w:del>
        </w:ins>
      </w:moveFrom>
    </w:p>
    <w:p w14:paraId="6D260403" w14:textId="720FCC1F" w:rsidR="00C15630" w:rsidRPr="00DC6678" w:rsidDel="008D26A9" w:rsidRDefault="00C15630">
      <w:pPr>
        <w:pStyle w:val="ListParagraph"/>
        <w:spacing w:after="0" w:line="276" w:lineRule="auto"/>
        <w:jc w:val="both"/>
        <w:rPr>
          <w:ins w:id="14436" w:author="Pamela Kakande Nabukhonzo" w:date="2025-06-08T22:21:00Z"/>
          <w:del w:id="14437" w:author="Rachel Shipsey" w:date="2025-06-23T15:21:00Z"/>
          <w:moveFrom w:id="14438" w:author="Rachel Shipsey" w:date="2025-06-20T15:20:00Z"/>
          <w:rFonts w:cs="Arial"/>
          <w:sz w:val="20"/>
          <w:szCs w:val="20"/>
        </w:rPr>
        <w:pPrChange w:id="1443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From w:id="14440" w:author="Rachel Shipsey" w:date="2025-06-20T15:20:00Z">
        <w:ins w:id="14441" w:author="Pamela Kakande Nabukhonzo" w:date="2025-06-08T22:21:00Z">
          <w:del w:id="14442" w:author="Rachel Shipsey" w:date="2025-06-23T15:21:00Z">
            <w:r w:rsidRPr="00DC6678" w:rsidDel="008D26A9">
              <w:rPr>
                <w:rFonts w:cs="Arial"/>
                <w:sz w:val="20"/>
                <w:szCs w:val="20"/>
              </w:rPr>
              <w:delText xml:space="preserve">A concept note to undertake the development of outputs was developed and the required technical assistance was sourced from universities and MDAs, while the financial support was obtained from various development partners. During implementation of the process, mapping of the users and key stakeholders by thematic area/sector and formation of teams by thematic areas; Identifying the key indicators by thematic area taking into consideration both international, regional and national indicators; Development of tabulation plans per thematic area and report formats which were presented to the TWC for discussion and approval; and the team took lead in all the phases of production of census products. </w:delText>
            </w:r>
          </w:del>
        </w:ins>
      </w:moveFrom>
    </w:p>
    <w:p w14:paraId="6674E27F" w14:textId="76A1F6AC" w:rsidR="00C15630" w:rsidRPr="00DC6678" w:rsidDel="008D26A9" w:rsidRDefault="00C15630">
      <w:pPr>
        <w:pStyle w:val="ListParagraph"/>
        <w:spacing w:after="0" w:line="276" w:lineRule="auto"/>
        <w:jc w:val="both"/>
        <w:rPr>
          <w:ins w:id="14443" w:author="Pamela Kakande Nabukhonzo" w:date="2025-06-08T22:21:00Z"/>
          <w:del w:id="14444" w:author="Rachel Shipsey" w:date="2025-06-23T15:21:00Z"/>
          <w:moveFrom w:id="14445" w:author="Rachel Shipsey" w:date="2025-06-20T15:20:00Z"/>
          <w:rFonts w:cs="Arial"/>
          <w:sz w:val="20"/>
          <w:szCs w:val="20"/>
        </w:rPr>
        <w:pPrChange w:id="14446"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moveFrom w:id="14447" w:author="Rachel Shipsey" w:date="2025-06-20T15:20:00Z">
        <w:ins w:id="14448" w:author="Pamela Kakande Nabukhonzo" w:date="2025-06-08T22:21:00Z">
          <w:del w:id="14449" w:author="Rachel Shipsey" w:date="2025-06-23T15:21:00Z">
            <w:r w:rsidRPr="7B4121B4" w:rsidDel="008D26A9">
              <w:rPr>
                <w:rFonts w:cs="Arial"/>
                <w:sz w:val="20"/>
                <w:szCs w:val="20"/>
              </w:rPr>
              <w:delText xml:space="preserve">During development of the census products, the following steps were followed: </w:delText>
            </w:r>
          </w:del>
        </w:ins>
      </w:moveFrom>
    </w:p>
    <w:p w14:paraId="2D220245" w14:textId="1D276927" w:rsidR="00C15630" w:rsidRPr="00DC6678" w:rsidDel="008D26A9" w:rsidRDefault="00C15630">
      <w:pPr>
        <w:pStyle w:val="ListParagraph"/>
        <w:spacing w:after="0" w:line="276" w:lineRule="auto"/>
        <w:jc w:val="both"/>
        <w:rPr>
          <w:ins w:id="14450" w:author="Pamela Kakande Nabukhonzo" w:date="2025-06-08T22:21:00Z"/>
          <w:del w:id="14451" w:author="Rachel Shipsey" w:date="2025-06-23T15:21:00Z"/>
          <w:moveFrom w:id="14452" w:author="Rachel Shipsey" w:date="2025-06-20T15:20:00Z"/>
          <w:rFonts w:cs="Arial"/>
          <w:sz w:val="20"/>
          <w:szCs w:val="20"/>
        </w:rPr>
        <w:pPrChange w:id="14453"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54" w:author="Rachel Shipsey" w:date="2025-06-20T15:20:00Z">
        <w:ins w:id="14455" w:author="Pamela Kakande Nabukhonzo" w:date="2025-06-08T22:21:00Z">
          <w:del w:id="14456" w:author="Rachel Shipsey" w:date="2025-06-23T15:21:00Z">
            <w:r w:rsidRPr="7B4121B4" w:rsidDel="008D26A9">
              <w:rPr>
                <w:rFonts w:cs="Arial"/>
                <w:sz w:val="20"/>
                <w:szCs w:val="20"/>
              </w:rPr>
              <w:delText xml:space="preserve">1) Development of tabulation plans for various indicators; </w:delText>
            </w:r>
          </w:del>
        </w:ins>
      </w:moveFrom>
    </w:p>
    <w:p w14:paraId="0CBDECA2" w14:textId="044E0360" w:rsidR="00C15630" w:rsidRPr="00DC6678" w:rsidDel="008D26A9" w:rsidRDefault="00C15630">
      <w:pPr>
        <w:pStyle w:val="ListParagraph"/>
        <w:spacing w:after="0" w:line="276" w:lineRule="auto"/>
        <w:jc w:val="both"/>
        <w:rPr>
          <w:ins w:id="14457" w:author="Pamela Kakande Nabukhonzo" w:date="2025-06-08T22:21:00Z"/>
          <w:del w:id="14458" w:author="Rachel Shipsey" w:date="2025-06-23T15:21:00Z"/>
          <w:moveFrom w:id="14459" w:author="Rachel Shipsey" w:date="2025-06-20T15:20:00Z"/>
          <w:rFonts w:cs="Arial"/>
          <w:sz w:val="20"/>
          <w:szCs w:val="20"/>
        </w:rPr>
        <w:pPrChange w:id="14460"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61" w:author="Rachel Shipsey" w:date="2025-06-20T15:20:00Z">
        <w:ins w:id="14462" w:author="Pamela Kakande Nabukhonzo" w:date="2025-06-08T22:21:00Z">
          <w:del w:id="14463" w:author="Rachel Shipsey" w:date="2025-06-23T15:21:00Z">
            <w:r w:rsidRPr="7B4121B4" w:rsidDel="008D26A9">
              <w:rPr>
                <w:rFonts w:cs="Arial"/>
                <w:sz w:val="20"/>
                <w:szCs w:val="20"/>
              </w:rPr>
              <w:delText xml:space="preserve">2) Generation of tables for the various indicators; </w:delText>
            </w:r>
          </w:del>
        </w:ins>
      </w:moveFrom>
    </w:p>
    <w:p w14:paraId="6D2BB4FA" w14:textId="322ACAA8" w:rsidR="00C15630" w:rsidRPr="00DC6678" w:rsidDel="008D26A9" w:rsidRDefault="00C15630">
      <w:pPr>
        <w:pStyle w:val="ListParagraph"/>
        <w:spacing w:after="0" w:line="276" w:lineRule="auto"/>
        <w:jc w:val="both"/>
        <w:rPr>
          <w:ins w:id="14464" w:author="Pamela Kakande Nabukhonzo" w:date="2025-06-08T22:21:00Z"/>
          <w:del w:id="14465" w:author="Rachel Shipsey" w:date="2025-06-23T15:21:00Z"/>
          <w:moveFrom w:id="14466" w:author="Rachel Shipsey" w:date="2025-06-20T15:20:00Z"/>
          <w:rFonts w:cs="Arial"/>
          <w:sz w:val="20"/>
          <w:szCs w:val="20"/>
        </w:rPr>
        <w:pPrChange w:id="1446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68" w:author="Rachel Shipsey" w:date="2025-06-20T15:20:00Z">
        <w:ins w:id="14469" w:author="Pamela Kakande Nabukhonzo" w:date="2025-06-08T22:21:00Z">
          <w:del w:id="14470" w:author="Rachel Shipsey" w:date="2025-06-23T15:21:00Z">
            <w:r w:rsidRPr="7B4121B4" w:rsidDel="008D26A9">
              <w:rPr>
                <w:rFonts w:cs="Arial"/>
                <w:sz w:val="20"/>
                <w:szCs w:val="20"/>
              </w:rPr>
              <w:delText xml:space="preserve">3) Undertaking consistence checks based on the outputs from various tables; </w:delText>
            </w:r>
          </w:del>
        </w:ins>
      </w:moveFrom>
    </w:p>
    <w:p w14:paraId="40CAC884" w14:textId="4E6BFB5F" w:rsidR="00C15630" w:rsidRPr="00DC6678" w:rsidDel="008D26A9" w:rsidRDefault="00C15630">
      <w:pPr>
        <w:pStyle w:val="ListParagraph"/>
        <w:spacing w:after="0" w:line="276" w:lineRule="auto"/>
        <w:jc w:val="both"/>
        <w:rPr>
          <w:ins w:id="14471" w:author="Pamela Kakande Nabukhonzo" w:date="2025-06-08T22:21:00Z"/>
          <w:del w:id="14472" w:author="Rachel Shipsey" w:date="2025-06-23T15:21:00Z"/>
          <w:moveFrom w:id="14473" w:author="Rachel Shipsey" w:date="2025-06-20T15:20:00Z"/>
          <w:rFonts w:cs="Arial"/>
          <w:sz w:val="20"/>
          <w:szCs w:val="20"/>
        </w:rPr>
        <w:pPrChange w:id="1447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75" w:author="Rachel Shipsey" w:date="2025-06-20T15:20:00Z">
        <w:ins w:id="14476" w:author="Pamela Kakande Nabukhonzo" w:date="2025-06-08T22:21:00Z">
          <w:del w:id="14477" w:author="Rachel Shipsey" w:date="2025-06-23T15:21:00Z">
            <w:r w:rsidRPr="7B4121B4" w:rsidDel="008D26A9">
              <w:rPr>
                <w:rFonts w:cs="Arial"/>
                <w:sz w:val="20"/>
                <w:szCs w:val="20"/>
              </w:rPr>
              <w:delText xml:space="preserve">4) Review of the data edit specifications to address any noted inconsistencies;  </w:delText>
            </w:r>
          </w:del>
        </w:ins>
      </w:moveFrom>
    </w:p>
    <w:p w14:paraId="3E7B46CC" w14:textId="51B53853" w:rsidR="00C15630" w:rsidRPr="00DC6678" w:rsidDel="008D26A9" w:rsidRDefault="00C15630">
      <w:pPr>
        <w:pStyle w:val="ListParagraph"/>
        <w:spacing w:after="0" w:line="276" w:lineRule="auto"/>
        <w:jc w:val="both"/>
        <w:rPr>
          <w:ins w:id="14478" w:author="Pamela Kakande Nabukhonzo" w:date="2025-06-08T22:21:00Z"/>
          <w:del w:id="14479" w:author="Rachel Shipsey" w:date="2025-06-23T15:21:00Z"/>
          <w:moveFrom w:id="14480" w:author="Rachel Shipsey" w:date="2025-06-20T15:20:00Z"/>
          <w:rFonts w:cs="Arial"/>
          <w:sz w:val="20"/>
          <w:szCs w:val="20"/>
        </w:rPr>
        <w:pPrChange w:id="14481"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82" w:author="Rachel Shipsey" w:date="2025-06-20T15:20:00Z">
        <w:ins w:id="14483" w:author="Pamela Kakande Nabukhonzo" w:date="2025-06-08T22:21:00Z">
          <w:del w:id="14484" w:author="Rachel Shipsey" w:date="2025-06-23T15:21:00Z">
            <w:r w:rsidRPr="7B4121B4" w:rsidDel="008D26A9">
              <w:rPr>
                <w:rFonts w:cs="Arial"/>
                <w:sz w:val="20"/>
                <w:szCs w:val="20"/>
              </w:rPr>
              <w:delText xml:space="preserve">5) Generation of final tables from cleaned data set; </w:delText>
            </w:r>
          </w:del>
        </w:ins>
      </w:moveFrom>
    </w:p>
    <w:p w14:paraId="1A57C798" w14:textId="6DA88124" w:rsidR="00C15630" w:rsidRPr="00DC6678" w:rsidDel="008D26A9" w:rsidRDefault="00C15630">
      <w:pPr>
        <w:pStyle w:val="ListParagraph"/>
        <w:spacing w:after="0" w:line="276" w:lineRule="auto"/>
        <w:jc w:val="both"/>
        <w:rPr>
          <w:ins w:id="14485" w:author="Pamela Kakande Nabukhonzo" w:date="2025-06-08T22:21:00Z"/>
          <w:del w:id="14486" w:author="Rachel Shipsey" w:date="2025-06-23T15:21:00Z"/>
          <w:moveFrom w:id="14487" w:author="Rachel Shipsey" w:date="2025-06-20T15:20:00Z"/>
          <w:rFonts w:cs="Arial"/>
          <w:sz w:val="20"/>
          <w:szCs w:val="20"/>
        </w:rPr>
        <w:pPrChange w:id="14488"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89" w:author="Rachel Shipsey" w:date="2025-06-20T15:20:00Z">
        <w:ins w:id="14490" w:author="Pamela Kakande Nabukhonzo" w:date="2025-06-08T22:21:00Z">
          <w:del w:id="14491" w:author="Rachel Shipsey" w:date="2025-06-23T15:21:00Z">
            <w:r w:rsidRPr="7B4121B4" w:rsidDel="008D26A9">
              <w:rPr>
                <w:rFonts w:cs="Arial"/>
                <w:sz w:val="20"/>
                <w:szCs w:val="20"/>
              </w:rPr>
              <w:delText xml:space="preserve">6) Report writing and peer review of the reports; </w:delText>
            </w:r>
          </w:del>
        </w:ins>
      </w:moveFrom>
    </w:p>
    <w:p w14:paraId="3490D0A3" w14:textId="6A3D821D" w:rsidR="00C15630" w:rsidRPr="00DC6678" w:rsidDel="008D26A9" w:rsidRDefault="00C15630">
      <w:pPr>
        <w:pStyle w:val="ListParagraph"/>
        <w:spacing w:after="0" w:line="276" w:lineRule="auto"/>
        <w:jc w:val="both"/>
        <w:rPr>
          <w:ins w:id="14492" w:author="Pamela Kakande Nabukhonzo" w:date="2025-06-08T22:21:00Z"/>
          <w:del w:id="14493" w:author="Rachel Shipsey" w:date="2025-06-23T15:21:00Z"/>
          <w:moveFrom w:id="14494" w:author="Rachel Shipsey" w:date="2025-06-20T15:20:00Z"/>
          <w:rFonts w:cs="Arial"/>
          <w:sz w:val="20"/>
          <w:szCs w:val="20"/>
        </w:rPr>
        <w:pPrChange w:id="14495"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496" w:author="Rachel Shipsey" w:date="2025-06-20T15:20:00Z">
        <w:ins w:id="14497" w:author="Pamela Kakande Nabukhonzo" w:date="2025-06-08T22:21:00Z">
          <w:del w:id="14498" w:author="Rachel Shipsey" w:date="2025-06-23T15:21:00Z">
            <w:r w:rsidRPr="7B4121B4" w:rsidDel="008D26A9">
              <w:rPr>
                <w:rFonts w:cs="Arial"/>
                <w:sz w:val="20"/>
                <w:szCs w:val="20"/>
              </w:rPr>
              <w:delText xml:space="preserve">7) Editing and formatting of the reports; </w:delText>
            </w:r>
          </w:del>
        </w:ins>
      </w:moveFrom>
    </w:p>
    <w:p w14:paraId="32A0BC75" w14:textId="502AE39D" w:rsidR="00C15630" w:rsidRPr="00DC6678" w:rsidDel="008D26A9" w:rsidRDefault="00C15630">
      <w:pPr>
        <w:pStyle w:val="ListParagraph"/>
        <w:spacing w:after="0" w:line="276" w:lineRule="auto"/>
        <w:jc w:val="both"/>
        <w:rPr>
          <w:ins w:id="14499" w:author="Pamela Kakande Nabukhonzo" w:date="2025-06-08T22:21:00Z"/>
          <w:del w:id="14500" w:author="Rachel Shipsey" w:date="2025-06-23T15:21:00Z"/>
          <w:moveFrom w:id="14501" w:author="Rachel Shipsey" w:date="2025-06-20T15:20:00Z"/>
          <w:rFonts w:cs="Arial"/>
          <w:sz w:val="20"/>
          <w:szCs w:val="20"/>
        </w:rPr>
        <w:pPrChange w:id="14502"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503" w:author="Rachel Shipsey" w:date="2025-06-20T15:20:00Z">
        <w:ins w:id="14504" w:author="Pamela Kakande Nabukhonzo" w:date="2025-06-08T22:21:00Z">
          <w:del w:id="14505" w:author="Rachel Shipsey" w:date="2025-06-23T15:21:00Z">
            <w:r w:rsidRPr="7B4121B4" w:rsidDel="008D26A9">
              <w:rPr>
                <w:rFonts w:cs="Arial"/>
                <w:sz w:val="20"/>
                <w:szCs w:val="20"/>
              </w:rPr>
              <w:delText xml:space="preserve">8) Validation of the reports through engagement of various stakeholders; </w:delText>
            </w:r>
          </w:del>
        </w:ins>
      </w:moveFrom>
    </w:p>
    <w:p w14:paraId="5B6A93AB" w14:textId="5752ADC0" w:rsidR="00C15630" w:rsidRPr="00DC6678" w:rsidDel="008D26A9" w:rsidRDefault="00C15630">
      <w:pPr>
        <w:pStyle w:val="ListParagraph"/>
        <w:spacing w:after="0" w:line="276" w:lineRule="auto"/>
        <w:jc w:val="both"/>
        <w:rPr>
          <w:ins w:id="14506" w:author="Pamela Kakande Nabukhonzo" w:date="2025-06-08T22:21:00Z"/>
          <w:del w:id="14507" w:author="Rachel Shipsey" w:date="2025-06-23T15:21:00Z"/>
          <w:moveFrom w:id="14508" w:author="Rachel Shipsey" w:date="2025-06-20T15:20:00Z"/>
          <w:rFonts w:cs="Arial"/>
          <w:sz w:val="20"/>
          <w:szCs w:val="20"/>
        </w:rPr>
        <w:pPrChange w:id="1450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510" w:author="Rachel Shipsey" w:date="2025-06-20T15:20:00Z">
        <w:ins w:id="14511" w:author="Pamela Kakande Nabukhonzo" w:date="2025-06-08T22:21:00Z">
          <w:del w:id="14512" w:author="Rachel Shipsey" w:date="2025-06-23T15:21:00Z">
            <w:r w:rsidRPr="7B4121B4" w:rsidDel="008D26A9">
              <w:rPr>
                <w:rFonts w:cs="Arial"/>
                <w:sz w:val="20"/>
                <w:szCs w:val="20"/>
              </w:rPr>
              <w:delText xml:space="preserve">9) Printing of the final report; </w:delText>
            </w:r>
          </w:del>
        </w:ins>
      </w:moveFrom>
    </w:p>
    <w:p w14:paraId="22AFE5AF" w14:textId="3B93AD11" w:rsidR="00C15630" w:rsidRPr="00DC6678" w:rsidDel="008D26A9" w:rsidRDefault="00C15630">
      <w:pPr>
        <w:pStyle w:val="ListParagraph"/>
        <w:spacing w:after="0" w:line="276" w:lineRule="auto"/>
        <w:jc w:val="both"/>
        <w:rPr>
          <w:ins w:id="14513" w:author="Pamela Kakande Nabukhonzo" w:date="2025-06-08T22:21:00Z"/>
          <w:del w:id="14514" w:author="Rachel Shipsey" w:date="2025-06-23T15:21:00Z"/>
          <w:moveFrom w:id="14515" w:author="Rachel Shipsey" w:date="2025-06-20T15:20:00Z"/>
          <w:rFonts w:cs="Arial"/>
          <w:sz w:val="20"/>
          <w:szCs w:val="20"/>
        </w:rPr>
        <w:pPrChange w:id="14516"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moveFrom w:id="14517" w:author="Rachel Shipsey" w:date="2025-06-20T15:20:00Z">
        <w:ins w:id="14518" w:author="Pamela Kakande Nabukhonzo" w:date="2025-06-08T22:21:00Z">
          <w:del w:id="14519" w:author="Rachel Shipsey" w:date="2025-06-23T15:21:00Z">
            <w:r w:rsidRPr="7B4121B4" w:rsidDel="008D26A9">
              <w:rPr>
                <w:rFonts w:cs="Arial"/>
                <w:sz w:val="20"/>
                <w:szCs w:val="20"/>
              </w:rPr>
              <w:delText xml:space="preserve">10) Launch of the reports. </w:delText>
            </w:r>
          </w:del>
        </w:ins>
      </w:moveFrom>
    </w:p>
    <w:moveFromRangeEnd w:id="14425"/>
    <w:p w14:paraId="510B26E4" w14:textId="63A5447C" w:rsidR="00C15630" w:rsidRPr="00B111C6" w:rsidDel="008D26A9" w:rsidRDefault="00C15630">
      <w:pPr>
        <w:pStyle w:val="ListParagraph"/>
        <w:spacing w:after="0" w:line="276" w:lineRule="auto"/>
        <w:jc w:val="both"/>
        <w:rPr>
          <w:ins w:id="14520" w:author="Pamela Kakande Nabukhonzo" w:date="2025-06-08T22:21:00Z"/>
          <w:del w:id="14521" w:author="Rachel Shipsey" w:date="2025-06-23T15:21:00Z"/>
          <w:rFonts w:cs="Arial"/>
          <w:b/>
          <w:bCs/>
        </w:rPr>
        <w:pPrChange w:id="14522" w:author="Rachel Shipsey" w:date="2025-06-23T15:41:00Z">
          <w:pPr/>
        </w:pPrChange>
      </w:pPr>
      <w:ins w:id="14523" w:author="Pamela Kakande Nabukhonzo" w:date="2025-06-08T22:21:00Z">
        <w:del w:id="14524" w:author="Rachel Shipsey" w:date="2025-06-23T15:21:00Z">
          <w:r w:rsidRPr="70E65BEE" w:rsidDel="008D26A9">
            <w:rPr>
              <w:rFonts w:cs="Arial"/>
              <w:b/>
              <w:bCs/>
            </w:rPr>
            <w:delText>Eswatini</w:delText>
          </w:r>
        </w:del>
      </w:ins>
    </w:p>
    <w:p w14:paraId="33DFDB23" w14:textId="0A1FB7C9" w:rsidR="00C15630" w:rsidRPr="00DC6678" w:rsidDel="008D26A9" w:rsidRDefault="00C15630">
      <w:pPr>
        <w:pStyle w:val="ListParagraph"/>
        <w:spacing w:after="0" w:line="276" w:lineRule="auto"/>
        <w:jc w:val="both"/>
        <w:rPr>
          <w:ins w:id="14525" w:author="Pamela Kakande Nabukhonzo" w:date="2025-06-08T22:21:00Z"/>
          <w:del w:id="14526" w:author="Rachel Shipsey" w:date="2025-06-23T15:21:00Z"/>
          <w:rFonts w:cs="Arial"/>
          <w:sz w:val="20"/>
          <w:szCs w:val="20"/>
        </w:rPr>
        <w:pPrChange w:id="1452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ins w:id="14528" w:author="Pamela Kakande Nabukhonzo" w:date="2025-06-08T22:21:00Z">
        <w:del w:id="14529" w:author="Rachel Shipsey" w:date="2025-06-23T15:21:00Z">
          <w:r w:rsidRPr="00DC6678" w:rsidDel="008D26A9">
            <w:rPr>
              <w:rFonts w:cs="Arial"/>
              <w:sz w:val="20"/>
              <w:szCs w:val="20"/>
            </w:rPr>
            <w:delText xml:space="preserve">Thematic reports and population projections reports were produced but the Launch of thematic reports was delayed by two years because there was a shortage of staff to undertake data cleaning. UNFPA provided a Census Technical Specialist who was stationed within the NSO, managed the production of census products. </w:delText>
          </w:r>
        </w:del>
      </w:ins>
    </w:p>
    <w:p w14:paraId="2DE68D2E" w14:textId="72E6320C" w:rsidR="00C15630" w:rsidRPr="00DC6678" w:rsidDel="008D26A9" w:rsidRDefault="00C15630">
      <w:pPr>
        <w:pStyle w:val="ListParagraph"/>
        <w:spacing w:after="0" w:line="276" w:lineRule="auto"/>
        <w:jc w:val="both"/>
        <w:rPr>
          <w:ins w:id="14530" w:author="Pamela Kakande Nabukhonzo" w:date="2025-06-08T22:21:00Z"/>
          <w:del w:id="14531" w:author="Rachel Shipsey" w:date="2025-06-23T15:21:00Z"/>
          <w:rFonts w:cs="Arial"/>
          <w:sz w:val="20"/>
          <w:szCs w:val="20"/>
        </w:rPr>
        <w:pPrChange w:id="14532"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ins w:id="14533" w:author="Pamela Kakande Nabukhonzo" w:date="2025-06-08T22:21:00Z">
        <w:del w:id="14534" w:author="Rachel Shipsey" w:date="2025-06-23T15:21:00Z">
          <w:r w:rsidRPr="00DC6678" w:rsidDel="008D26A9">
            <w:rPr>
              <w:rFonts w:cs="Arial"/>
              <w:sz w:val="20"/>
              <w:szCs w:val="20"/>
            </w:rPr>
            <w:delText>The process of developing census products entailed; the involvement of subject area specialists from within and outside of government (NSO personnel including the GIS Unit, health, education, the UN and others); So far  they have produced a series of thematic reports packaged in 10 publications.</w:delText>
          </w:r>
        </w:del>
      </w:ins>
    </w:p>
    <w:p w14:paraId="522EFCF5" w14:textId="191E67E3" w:rsidR="00B81115" w:rsidRPr="00B81115" w:rsidDel="008D26A9" w:rsidRDefault="00B81115">
      <w:pPr>
        <w:pStyle w:val="ListParagraph"/>
        <w:spacing w:after="0" w:line="276" w:lineRule="auto"/>
        <w:jc w:val="both"/>
        <w:rPr>
          <w:ins w:id="14535" w:author="Pamela Kakande Nabukhonzo" w:date="2025-06-10T17:15:00Z"/>
          <w:del w:id="14536" w:author="Rachel Shipsey" w:date="2025-06-23T15:21:00Z"/>
          <w:b/>
          <w:bCs/>
          <w:rPrChange w:id="14537" w:author="Pamela Kakande Nabukhonzo" w:date="2025-06-10T17:15:00Z">
            <w:rPr>
              <w:ins w:id="14538" w:author="Pamela Kakande Nabukhonzo" w:date="2025-06-10T17:15:00Z"/>
              <w:del w:id="14539" w:author="Rachel Shipsey" w:date="2025-06-23T15:21:00Z"/>
            </w:rPr>
          </w:rPrChange>
        </w:rPr>
        <w:pPrChange w:id="14540" w:author="Rachel Shipsey" w:date="2025-06-23T15:41:00Z">
          <w:pPr>
            <w:pStyle w:val="NoSpacing"/>
            <w:pBdr>
              <w:top w:val="single" w:sz="4" w:space="1" w:color="auto"/>
              <w:left w:val="single" w:sz="4" w:space="4" w:color="auto"/>
              <w:bottom w:val="single" w:sz="4" w:space="1" w:color="auto"/>
              <w:right w:val="single" w:sz="4" w:space="4" w:color="auto"/>
            </w:pBdr>
          </w:pPr>
        </w:pPrChange>
      </w:pPr>
      <w:ins w:id="14541" w:author="Pamela Kakande Nabukhonzo" w:date="2025-06-10T17:15:00Z">
        <w:del w:id="14542" w:author="Rachel Shipsey" w:date="2025-06-23T15:21:00Z">
          <w:r w:rsidRPr="00B81115" w:rsidDel="008D26A9">
            <w:rPr>
              <w:b/>
              <w:bCs/>
              <w:rPrChange w:id="14543" w:author="Pamela Kakande Nabukhonzo" w:date="2025-06-10T17:15:00Z">
                <w:rPr/>
              </w:rPrChange>
            </w:rPr>
            <w:delText>Tanzania</w:delText>
          </w:r>
        </w:del>
      </w:ins>
    </w:p>
    <w:p w14:paraId="624D5AF2" w14:textId="730CDDA4" w:rsidR="003D2A0F" w:rsidDel="008D26A9" w:rsidRDefault="003D2A0F">
      <w:pPr>
        <w:pStyle w:val="ListParagraph"/>
        <w:spacing w:after="0" w:line="276" w:lineRule="auto"/>
        <w:jc w:val="both"/>
        <w:rPr>
          <w:ins w:id="14544" w:author="Pamela Kakande Nabukhonzo" w:date="2025-06-09T22:31:00Z"/>
          <w:del w:id="14545" w:author="Rachel Shipsey" w:date="2025-06-23T15:21:00Z"/>
        </w:rPr>
        <w:pPrChange w:id="14546" w:author="Rachel Shipsey" w:date="2025-06-23T15:41:00Z">
          <w:pPr/>
        </w:pPrChange>
      </w:pPr>
      <w:ins w:id="14547" w:author="Pamela Kakande Nabukhonzo" w:date="2025-06-09T22:31:00Z">
        <w:del w:id="14548" w:author="Rachel Shipsey" w:date="2025-06-23T15:21:00Z">
          <w:r w:rsidDel="008D26A9">
            <w:delText>The Initial Census Results was launched by the President of the United Republic of Tanzania on 31 October 2022, 45 days after completion of enumeration. During the launch the president, also launched the National Guideline for Utilization of Census Results. This is the first time Tanzania had such   guideline. The main goal of the Guideline was to increase understanding, transparency and expand the scope of the utilization of the 2022 PHC Results for the Government of the United Republic of Tanzania and the Revolutionary Government of Zanzibar, Citizens and all stakeholders in inclusive planning for sustainable social development, economic and environmental.</w:delText>
          </w:r>
        </w:del>
      </w:ins>
    </w:p>
    <w:p w14:paraId="66475D1D" w14:textId="4F9FC0E8" w:rsidR="00B81115" w:rsidDel="008D26A9" w:rsidRDefault="00B81115">
      <w:pPr>
        <w:pStyle w:val="ListParagraph"/>
        <w:spacing w:after="0" w:line="276" w:lineRule="auto"/>
        <w:jc w:val="both"/>
        <w:rPr>
          <w:ins w:id="14549" w:author="Pamela Kakande Nabukhonzo" w:date="2025-06-10T17:16:00Z"/>
          <w:del w:id="14550" w:author="Rachel Shipsey" w:date="2025-06-23T15:21:00Z"/>
        </w:rPr>
        <w:pPrChange w:id="14551" w:author="Rachel Shipsey" w:date="2025-06-23T15:41:00Z">
          <w:pPr>
            <w:pStyle w:val="NoSpacing"/>
            <w:pBdr>
              <w:top w:val="single" w:sz="4" w:space="1" w:color="auto"/>
              <w:left w:val="single" w:sz="4" w:space="4" w:color="auto"/>
              <w:bottom w:val="single" w:sz="4" w:space="1" w:color="auto"/>
              <w:right w:val="single" w:sz="4" w:space="4" w:color="auto"/>
            </w:pBdr>
          </w:pPr>
        </w:pPrChange>
      </w:pPr>
    </w:p>
    <w:p w14:paraId="4CA6EC4D" w14:textId="43418E73" w:rsidR="003D2A0F" w:rsidDel="008D26A9" w:rsidRDefault="003D2A0F">
      <w:pPr>
        <w:pStyle w:val="ListParagraph"/>
        <w:spacing w:after="0" w:line="276" w:lineRule="auto"/>
        <w:jc w:val="both"/>
        <w:rPr>
          <w:ins w:id="14552" w:author="Pamela Kakande Nabukhonzo" w:date="2025-06-09T22:31:00Z"/>
          <w:del w:id="14553" w:author="Rachel Shipsey" w:date="2025-06-23T15:21:00Z"/>
        </w:rPr>
        <w:pPrChange w:id="14554" w:author="Rachel Shipsey" w:date="2025-06-23T15:41:00Z">
          <w:pPr/>
        </w:pPrChange>
      </w:pPr>
      <w:ins w:id="14555" w:author="Pamela Kakande Nabukhonzo" w:date="2025-06-09T22:31:00Z">
        <w:del w:id="14556" w:author="Rachel Shipsey" w:date="2025-06-23T15:21:00Z">
          <w:r w:rsidDel="008D26A9">
            <w:delText>In Tanzania, several dissemination platforms were used including the</w:delText>
          </w:r>
        </w:del>
      </w:ins>
    </w:p>
    <w:p w14:paraId="201B19DB" w14:textId="2D0BE261" w:rsidR="003D2A0F" w:rsidDel="008D26A9" w:rsidRDefault="003D2A0F">
      <w:pPr>
        <w:pStyle w:val="ListParagraph"/>
        <w:spacing w:after="0" w:line="276" w:lineRule="auto"/>
        <w:jc w:val="both"/>
        <w:rPr>
          <w:ins w:id="14557" w:author="Pamela Kakande Nabukhonzo" w:date="2025-06-09T22:31:00Z"/>
          <w:del w:id="14558" w:author="Rachel Shipsey" w:date="2025-06-23T15:21:00Z"/>
        </w:rPr>
        <w:pPrChange w:id="14559" w:author="Rachel Shipsey" w:date="2025-06-23T15:41:00Z">
          <w:pPr/>
        </w:pPrChange>
      </w:pPr>
      <w:ins w:id="14560" w:author="Pamela Kakande Nabukhonzo" w:date="2025-06-09T22:31:00Z">
        <w:del w:id="14561" w:author="Rachel Shipsey" w:date="2025-06-23T15:21:00Z">
          <w:r w:rsidDel="008D26A9">
            <w:delText>i.</w:delText>
          </w:r>
        </w:del>
      </w:ins>
      <w:ins w:id="14562" w:author="Pamela Kakande Nabukhonzo" w:date="2025-06-10T17:17:00Z">
        <w:del w:id="14563" w:author="Rachel Shipsey" w:date="2025-06-23T15:21:00Z">
          <w:r w:rsidR="008A19B4" w:rsidDel="008D26A9">
            <w:delText xml:space="preserve"> </w:delText>
          </w:r>
        </w:del>
      </w:ins>
      <w:ins w:id="14564" w:author="Pamela Kakande Nabukhonzo" w:date="2025-06-09T22:31:00Z">
        <w:del w:id="14565" w:author="Rachel Shipsey" w:date="2025-06-23T15:21:00Z">
          <w:r w:rsidRPr="005A3EDB" w:rsidDel="008D26A9">
            <w:rPr>
              <w:rFonts w:asciiTheme="minorBidi" w:hAnsiTheme="minorBidi"/>
              <w:b/>
              <w:bCs/>
              <w:rPrChange w:id="14566" w:author="Pamela Kakande Nabukhonzo" w:date="2025-06-10T17:19:00Z">
                <w:rPr/>
              </w:rPrChange>
            </w:rPr>
            <w:delText>Traditional Media:</w:delText>
          </w:r>
        </w:del>
      </w:ins>
      <w:ins w:id="14567" w:author="Pamela Kakande Nabukhonzo" w:date="2025-06-10T17:15:00Z">
        <w:del w:id="14568" w:author="Rachel Shipsey" w:date="2025-06-23T15:21:00Z">
          <w:r w:rsidR="00B81115" w:rsidDel="008D26A9">
            <w:delText xml:space="preserve"> </w:delText>
          </w:r>
        </w:del>
      </w:ins>
      <w:ins w:id="14569" w:author="Pamela Kakande Nabukhonzo" w:date="2025-06-09T22:31:00Z">
        <w:del w:id="14570" w:author="Rachel Shipsey" w:date="2025-06-23T15:21:00Z">
          <w:r w:rsidDel="008D26A9">
            <w:delText>Newspapers (Printed and Online</w:delText>
          </w:r>
          <w:r w:rsidRPr="00B81115" w:rsidDel="008D26A9">
            <w:delText>)</w:delText>
          </w:r>
        </w:del>
      </w:ins>
      <w:ins w:id="14571" w:author="Pamela Kakande Nabukhonzo" w:date="2025-06-10T17:15:00Z">
        <w:del w:id="14572" w:author="Rachel Shipsey" w:date="2025-06-23T15:21:00Z">
          <w:r w:rsidR="00B81115" w:rsidDel="008D26A9">
            <w:delText xml:space="preserve">, </w:delText>
          </w:r>
        </w:del>
      </w:ins>
      <w:ins w:id="14573" w:author="Pamela Kakande Nabukhonzo" w:date="2025-06-09T22:31:00Z">
        <w:del w:id="14574" w:author="Rachel Shipsey" w:date="2025-06-23T15:21:00Z">
          <w:r w:rsidDel="008D26A9">
            <w:delText>Press Releases</w:delText>
          </w:r>
        </w:del>
      </w:ins>
      <w:ins w:id="14575" w:author="Pamela Kakande Nabukhonzo" w:date="2025-06-10T17:15:00Z">
        <w:del w:id="14576" w:author="Rachel Shipsey" w:date="2025-06-23T15:21:00Z">
          <w:r w:rsidR="00B81115" w:rsidDel="008D26A9">
            <w:delText xml:space="preserve">, </w:delText>
          </w:r>
        </w:del>
      </w:ins>
      <w:ins w:id="14577" w:author="Pamela Kakande Nabukhonzo" w:date="2025-06-09T22:31:00Z">
        <w:del w:id="14578" w:author="Rachel Shipsey" w:date="2025-06-23T15:21:00Z">
          <w:r w:rsidDel="008D26A9">
            <w:delText>Television and Radio Broadcasts</w:delText>
          </w:r>
        </w:del>
      </w:ins>
    </w:p>
    <w:p w14:paraId="6024A36C" w14:textId="724D8E7A" w:rsidR="007F7F0E" w:rsidDel="008D26A9" w:rsidRDefault="003D2A0F">
      <w:pPr>
        <w:pStyle w:val="ListParagraph"/>
        <w:spacing w:after="0" w:line="276" w:lineRule="auto"/>
        <w:jc w:val="both"/>
        <w:rPr>
          <w:ins w:id="14579" w:author="Pamela Kakande Nabukhonzo" w:date="2025-06-08T22:21:00Z"/>
          <w:del w:id="14580" w:author="Rachel Shipsey" w:date="2025-06-23T15:21:00Z"/>
        </w:rPr>
        <w:pPrChange w:id="14581" w:author="Rachel Shipsey" w:date="2025-06-23T15:41:00Z">
          <w:pPr/>
        </w:pPrChange>
      </w:pPr>
      <w:ins w:id="14582" w:author="Pamela Kakande Nabukhonzo" w:date="2025-06-09T22:31:00Z">
        <w:del w:id="14583" w:author="Rachel Shipsey" w:date="2025-06-23T15:21:00Z">
          <w:r w:rsidDel="008D26A9">
            <w:delText>ii.</w:delText>
          </w:r>
          <w:r w:rsidRPr="005A3EDB" w:rsidDel="008D26A9">
            <w:rPr>
              <w:rFonts w:asciiTheme="minorBidi" w:hAnsiTheme="minorBidi"/>
              <w:b/>
              <w:bCs/>
              <w:rPrChange w:id="14584" w:author="Pamela Kakande Nabukhonzo" w:date="2025-06-10T17:19:00Z">
                <w:rPr/>
              </w:rPrChange>
            </w:rPr>
            <w:delText>Digital Platforms:</w:delText>
          </w:r>
        </w:del>
      </w:ins>
      <w:ins w:id="14585" w:author="Pamela Kakande Nabukhonzo" w:date="2025-06-10T17:16:00Z">
        <w:del w:id="14586" w:author="Rachel Shipsey" w:date="2025-06-23T15:21:00Z">
          <w:r w:rsidR="00B81115" w:rsidDel="008D26A9">
            <w:delText xml:space="preserve"> </w:delText>
          </w:r>
        </w:del>
      </w:ins>
      <w:ins w:id="14587" w:author="Pamela Kakande Nabukhonzo" w:date="2025-06-09T22:31:00Z">
        <w:del w:id="14588" w:author="Rachel Shipsey" w:date="2025-06-23T15:21:00Z">
          <w:r w:rsidDel="008D26A9">
            <w:delText>Social Media (Facebook, LinkedIn, Twitter</w:delText>
          </w:r>
          <w:r w:rsidRPr="00B81115" w:rsidDel="008D26A9">
            <w:delText>)</w:delText>
          </w:r>
        </w:del>
      </w:ins>
      <w:ins w:id="14589" w:author="Pamela Kakande Nabukhonzo" w:date="2025-06-10T17:16:00Z">
        <w:del w:id="14590" w:author="Rachel Shipsey" w:date="2025-06-23T15:21:00Z">
          <w:r w:rsidR="00B81115" w:rsidDel="008D26A9">
            <w:delText xml:space="preserve">, </w:delText>
          </w:r>
        </w:del>
      </w:ins>
      <w:ins w:id="14591" w:author="Pamela Kakande Nabukhonzo" w:date="2025-06-09T22:31:00Z">
        <w:del w:id="14592" w:author="Rachel Shipsey" w:date="2025-06-23T15:21:00Z">
          <w:r w:rsidDel="008D26A9">
            <w:delText xml:space="preserve">Interactive </w:delText>
          </w:r>
        </w:del>
      </w:ins>
      <w:ins w:id="14593" w:author="Pamela Kakande Nabukhonzo" w:date="2025-06-10T17:16:00Z">
        <w:del w:id="14594" w:author="Rachel Shipsey" w:date="2025-06-23T15:21:00Z">
          <w:r w:rsidR="00B81115" w:rsidDel="008D26A9">
            <w:delText>d</w:delText>
          </w:r>
        </w:del>
      </w:ins>
      <w:ins w:id="14595" w:author="Pamela Kakande Nabukhonzo" w:date="2025-06-09T22:31:00Z">
        <w:del w:id="14596" w:author="Rachel Shipsey" w:date="2025-06-23T15:21:00Z">
          <w:r w:rsidRPr="00B81115" w:rsidDel="008D26A9">
            <w:delText>atabases</w:delText>
          </w:r>
        </w:del>
      </w:ins>
      <w:ins w:id="14597" w:author="Pamela Kakande Nabukhonzo" w:date="2025-06-10T17:16:00Z">
        <w:del w:id="14598" w:author="Rachel Shipsey" w:date="2025-06-23T15:21:00Z">
          <w:r w:rsidR="00B81115" w:rsidDel="008D26A9">
            <w:delText xml:space="preserve">, </w:delText>
          </w:r>
        </w:del>
      </w:ins>
      <w:ins w:id="14599" w:author="Pamela Kakande Nabukhonzo" w:date="2025-06-09T22:31:00Z">
        <w:del w:id="14600" w:author="Rachel Shipsey" w:date="2025-06-23T15:21:00Z">
          <w:r w:rsidDel="008D26A9">
            <w:delText>Geographic Products (Map Books, ATLAS</w:delText>
          </w:r>
          <w:r w:rsidRPr="00B81115" w:rsidDel="008D26A9">
            <w:delText>)</w:delText>
          </w:r>
        </w:del>
      </w:ins>
      <w:ins w:id="14601" w:author="Pamela Kakande Nabukhonzo" w:date="2025-06-10T17:16:00Z">
        <w:del w:id="14602" w:author="Rachel Shipsey" w:date="2025-06-23T15:21:00Z">
          <w:r w:rsidR="00B81115" w:rsidDel="008D26A9">
            <w:delText xml:space="preserve">, </w:delText>
          </w:r>
        </w:del>
      </w:ins>
      <w:ins w:id="14603" w:author="Pamela Kakande Nabukhonzo" w:date="2025-06-09T22:31:00Z">
        <w:del w:id="14604" w:author="Rachel Shipsey" w:date="2025-06-23T15:21:00Z">
          <w:r w:rsidDel="008D26A9">
            <w:delText>E-Government Portals</w:delText>
          </w:r>
        </w:del>
      </w:ins>
      <w:ins w:id="14605" w:author="Pamela Kakande Nabukhonzo" w:date="2025-06-10T17:16:00Z">
        <w:del w:id="14606" w:author="Rachel Shipsey" w:date="2025-06-23T15:21:00Z">
          <w:r w:rsidR="00B81115" w:rsidDel="008D26A9">
            <w:delText xml:space="preserve">, </w:delText>
          </w:r>
        </w:del>
      </w:ins>
      <w:ins w:id="14607" w:author="Pamela Kakande Nabukhonzo" w:date="2025-06-09T22:31:00Z">
        <w:del w:id="14608" w:author="Rachel Shipsey" w:date="2025-06-23T15:21:00Z">
          <w:r w:rsidDel="008D26A9">
            <w:delText>Mobile Technology (SMS)</w:delText>
          </w:r>
        </w:del>
      </w:ins>
    </w:p>
    <w:p w14:paraId="42FFAA5B" w14:textId="49FF0D74" w:rsidR="00B04108" w:rsidRPr="001C5F6C" w:rsidDel="008D26A9" w:rsidRDefault="005A3EDB">
      <w:pPr>
        <w:pStyle w:val="ListParagraph"/>
        <w:spacing w:after="0" w:line="276" w:lineRule="auto"/>
        <w:jc w:val="both"/>
        <w:rPr>
          <w:ins w:id="14609" w:author="Pamela Kakande Nabukhonzo" w:date="2025-06-09T22:31:00Z"/>
          <w:del w:id="14610" w:author="Rachel Shipsey" w:date="2025-06-23T15:21:00Z"/>
          <w:rFonts w:eastAsia="Times New Roman" w:cs="Arial"/>
          <w:color w:val="000000"/>
          <w:szCs w:val="24"/>
        </w:rPr>
        <w:pPrChange w:id="14611" w:author="Rachel Shipsey" w:date="2025-06-23T15:41:00Z">
          <w:pPr>
            <w:pStyle w:val="ListParagraph"/>
            <w:numPr>
              <w:numId w:val="268"/>
            </w:numPr>
            <w:spacing w:after="0" w:line="276" w:lineRule="auto"/>
            <w:ind w:left="1080" w:hanging="360"/>
            <w:jc w:val="both"/>
          </w:pPr>
        </w:pPrChange>
      </w:pPr>
      <w:ins w:id="14612" w:author="Pamela Kakande Nabukhonzo" w:date="2025-06-10T17:17:00Z">
        <w:del w:id="14613" w:author="Rachel Shipsey" w:date="2025-06-23T15:21:00Z">
          <w:r w:rsidDel="008D26A9">
            <w:rPr>
              <w:rFonts w:eastAsia="Times New Roman" w:cs="Arial"/>
              <w:b/>
              <w:color w:val="000000"/>
              <w:szCs w:val="24"/>
            </w:rPr>
            <w:delText xml:space="preserve">iii. </w:delText>
          </w:r>
        </w:del>
      </w:ins>
      <w:ins w:id="14614" w:author="Pamela Kakande Nabukhonzo" w:date="2025-06-09T22:31:00Z">
        <w:del w:id="14615" w:author="Rachel Shipsey" w:date="2025-06-23T15:21:00Z">
          <w:r w:rsidR="00B04108" w:rsidRPr="00DE1CD0" w:rsidDel="008D26A9">
            <w:rPr>
              <w:rFonts w:eastAsia="Times New Roman" w:cs="Arial"/>
              <w:b/>
              <w:color w:val="000000"/>
              <w:szCs w:val="24"/>
            </w:rPr>
            <w:delText>Web Dissemination:</w:delText>
          </w:r>
        </w:del>
      </w:ins>
      <w:ins w:id="14616" w:author="Pamela Kakande Nabukhonzo" w:date="2025-06-10T17:17:00Z">
        <w:del w:id="14617" w:author="Rachel Shipsey" w:date="2025-06-23T15:21:00Z">
          <w:r w:rsidR="008A19B4" w:rsidDel="008D26A9">
            <w:rPr>
              <w:rFonts w:eastAsia="Times New Roman" w:cs="Arial"/>
              <w:b/>
              <w:bCs/>
              <w:color w:val="000000"/>
            </w:rPr>
            <w:delText xml:space="preserve"> </w:delText>
          </w:r>
        </w:del>
      </w:ins>
      <w:ins w:id="14618" w:author="Pamela Kakande Nabukhonzo" w:date="2025-06-09T22:31:00Z">
        <w:del w:id="14619" w:author="Rachel Shipsey" w:date="2025-06-23T15:21:00Z">
          <w:r w:rsidR="00B04108" w:rsidRPr="001C5F6C" w:rsidDel="008D26A9">
            <w:rPr>
              <w:rFonts w:eastAsia="Times New Roman" w:cs="Arial"/>
              <w:color w:val="000000"/>
              <w:szCs w:val="24"/>
            </w:rPr>
            <w:delText>NBS and OCGS Websites</w:delText>
          </w:r>
        </w:del>
      </w:ins>
      <w:ins w:id="14620" w:author="Pamela Kakande Nabukhonzo" w:date="2025-06-10T17:17:00Z">
        <w:del w:id="14621" w:author="Rachel Shipsey" w:date="2025-06-23T15:21:00Z">
          <w:r w:rsidR="008A19B4" w:rsidDel="008D26A9">
            <w:rPr>
              <w:rFonts w:eastAsia="Times New Roman" w:cs="Arial"/>
              <w:color w:val="000000"/>
            </w:rPr>
            <w:delText xml:space="preserve">, </w:delText>
          </w:r>
        </w:del>
      </w:ins>
      <w:ins w:id="14622" w:author="Pamela Kakande Nabukhonzo" w:date="2025-06-09T22:31:00Z">
        <w:del w:id="14623" w:author="Rachel Shipsey" w:date="2025-06-23T15:21:00Z">
          <w:r w:rsidR="00B04108" w:rsidRPr="001C5F6C" w:rsidDel="008D26A9">
            <w:rPr>
              <w:rFonts w:eastAsia="Times New Roman" w:cs="Arial"/>
              <w:color w:val="000000"/>
              <w:szCs w:val="24"/>
            </w:rPr>
            <w:delText>Online Data Access Platforms eg Tanzania Census App for dissemination (This can be downloaded from the Google</w:delText>
          </w:r>
          <w:r w:rsidR="00B04108" w:rsidRPr="001C5F6C" w:rsidDel="008D26A9">
            <w:rPr>
              <w:rFonts w:eastAsiaTheme="minorEastAsia" w:cs="Arial"/>
              <w:b/>
              <w:color w:val="53C4F1"/>
              <w:kern w:val="24"/>
              <w:szCs w:val="24"/>
            </w:rPr>
            <w:delText xml:space="preserve"> </w:delText>
          </w:r>
          <w:r w:rsidR="00B04108" w:rsidRPr="001C5F6C" w:rsidDel="008D26A9">
            <w:rPr>
              <w:rFonts w:eastAsia="Times New Roman" w:cs="Arial"/>
              <w:color w:val="000000"/>
              <w:szCs w:val="24"/>
            </w:rPr>
            <w:delText>Play Store or App Store)</w:delText>
          </w:r>
        </w:del>
      </w:ins>
    </w:p>
    <w:p w14:paraId="65374018" w14:textId="58B40A2F" w:rsidR="00B04108" w:rsidRPr="001C5F6C" w:rsidDel="008D26A9" w:rsidRDefault="00B04108">
      <w:pPr>
        <w:pStyle w:val="ListParagraph"/>
        <w:spacing w:after="0" w:line="276" w:lineRule="auto"/>
        <w:jc w:val="both"/>
        <w:rPr>
          <w:ins w:id="14624" w:author="Pamela Kakande Nabukhonzo" w:date="2025-06-09T22:31:00Z"/>
          <w:del w:id="14625" w:author="Rachel Shipsey" w:date="2025-06-23T15:21:00Z"/>
          <w:rFonts w:eastAsia="Times New Roman" w:cs="Arial"/>
          <w:color w:val="000000"/>
          <w:szCs w:val="24"/>
        </w:rPr>
        <w:pPrChange w:id="14626" w:author="Rachel Shipsey" w:date="2025-06-23T15:41:00Z">
          <w:pPr>
            <w:spacing w:after="0" w:line="276" w:lineRule="auto"/>
            <w:jc w:val="both"/>
          </w:pPr>
        </w:pPrChange>
      </w:pPr>
    </w:p>
    <w:p w14:paraId="468AA860" w14:textId="73C97040" w:rsidR="00B04108" w:rsidRPr="001C5F6C" w:rsidDel="008D26A9" w:rsidRDefault="00B04108">
      <w:pPr>
        <w:pStyle w:val="ListParagraph"/>
        <w:spacing w:after="0" w:line="276" w:lineRule="auto"/>
        <w:jc w:val="both"/>
        <w:rPr>
          <w:ins w:id="14627" w:author="Pamela Kakande Nabukhonzo" w:date="2025-06-09T22:31:00Z"/>
          <w:del w:id="14628" w:author="Rachel Shipsey" w:date="2025-06-23T15:21:00Z"/>
          <w:rFonts w:eastAsia="Times New Roman" w:cs="Arial"/>
          <w:color w:val="000000"/>
          <w:szCs w:val="24"/>
        </w:rPr>
        <w:pPrChange w:id="14629" w:author="Rachel Shipsey" w:date="2025-06-23T15:41:00Z">
          <w:pPr>
            <w:pStyle w:val="ListParagraph"/>
            <w:numPr>
              <w:numId w:val="269"/>
            </w:numPr>
            <w:spacing w:after="0" w:line="276" w:lineRule="auto"/>
            <w:ind w:hanging="360"/>
            <w:jc w:val="both"/>
          </w:pPr>
        </w:pPrChange>
      </w:pPr>
      <w:ins w:id="14630" w:author="Pamela Kakande Nabukhonzo" w:date="2025-06-09T22:31:00Z">
        <w:del w:id="14631" w:author="Rachel Shipsey" w:date="2025-06-23T15:21:00Z">
          <w:r w:rsidRPr="00DE1CD0" w:rsidDel="008D26A9">
            <w:rPr>
              <w:rFonts w:eastAsia="Times New Roman" w:cs="Arial"/>
              <w:b/>
              <w:color w:val="000000"/>
              <w:szCs w:val="24"/>
            </w:rPr>
            <w:delText>Other Approaches:</w:delText>
          </w:r>
        </w:del>
      </w:ins>
      <w:ins w:id="14632" w:author="Pamela Kakande Nabukhonzo" w:date="2025-06-10T17:17:00Z">
        <w:del w:id="14633" w:author="Rachel Shipsey" w:date="2025-06-23T15:21:00Z">
          <w:r w:rsidR="005A3EDB" w:rsidDel="008D26A9">
            <w:rPr>
              <w:rFonts w:eastAsia="Times New Roman" w:cs="Arial"/>
              <w:b/>
              <w:color w:val="000000"/>
              <w:szCs w:val="24"/>
            </w:rPr>
            <w:delText xml:space="preserve"> </w:delText>
          </w:r>
        </w:del>
      </w:ins>
      <w:ins w:id="14634" w:author="Pamela Kakande Nabukhonzo" w:date="2025-06-09T22:31:00Z">
        <w:del w:id="14635" w:author="Rachel Shipsey" w:date="2025-06-23T15:21:00Z">
          <w:r w:rsidRPr="001C5F6C" w:rsidDel="008D26A9">
            <w:rPr>
              <w:rFonts w:eastAsia="Times New Roman" w:cs="Arial"/>
              <w:color w:val="000000"/>
              <w:szCs w:val="24"/>
            </w:rPr>
            <w:delText>Public Dissemination Events</w:delText>
          </w:r>
        </w:del>
      </w:ins>
      <w:ins w:id="14636" w:author="Pamela Kakande Nabukhonzo" w:date="2025-06-10T17:17:00Z">
        <w:del w:id="14637" w:author="Rachel Shipsey" w:date="2025-06-23T15:21:00Z">
          <w:r w:rsidR="005A3EDB" w:rsidDel="008D26A9">
            <w:rPr>
              <w:rFonts w:eastAsia="Times New Roman" w:cs="Arial"/>
              <w:color w:val="000000"/>
              <w:szCs w:val="24"/>
            </w:rPr>
            <w:delText xml:space="preserve">, </w:delText>
          </w:r>
        </w:del>
      </w:ins>
      <w:ins w:id="14638" w:author="Pamela Kakande Nabukhonzo" w:date="2025-06-09T22:31:00Z">
        <w:del w:id="14639" w:author="Rachel Shipsey" w:date="2025-06-23T15:21:00Z">
          <w:r w:rsidRPr="001C5F6C" w:rsidDel="008D26A9">
            <w:rPr>
              <w:rFonts w:eastAsia="Times New Roman" w:cs="Arial"/>
              <w:color w:val="000000"/>
              <w:szCs w:val="24"/>
            </w:rPr>
            <w:delText>Workshops and Training Sessions based on the dissemination strategy</w:delText>
          </w:r>
        </w:del>
      </w:ins>
      <w:ins w:id="14640" w:author="Pamela Kakande Nabukhonzo" w:date="2025-06-10T17:18:00Z">
        <w:del w:id="14641" w:author="Rachel Shipsey" w:date="2025-06-23T15:21:00Z">
          <w:r w:rsidR="005A3EDB" w:rsidDel="008D26A9">
            <w:rPr>
              <w:rFonts w:eastAsia="Times New Roman" w:cs="Arial"/>
              <w:color w:val="000000"/>
              <w:szCs w:val="24"/>
            </w:rPr>
            <w:delText xml:space="preserve">, </w:delText>
          </w:r>
        </w:del>
      </w:ins>
      <w:ins w:id="14642" w:author="Pamela Kakande Nabukhonzo" w:date="2025-06-09T22:31:00Z">
        <w:del w:id="14643" w:author="Rachel Shipsey" w:date="2025-06-23T15:21:00Z">
          <w:r w:rsidRPr="001C5F6C" w:rsidDel="008D26A9">
            <w:rPr>
              <w:rFonts w:eastAsia="Times New Roman" w:cs="Arial"/>
              <w:color w:val="000000"/>
              <w:szCs w:val="24"/>
            </w:rPr>
            <w:delText>Thematic Workshops (this is planned to be conducted after the release of thematic reports).</w:delText>
          </w:r>
        </w:del>
      </w:ins>
    </w:p>
    <w:p w14:paraId="506A4670" w14:textId="7D5C8178" w:rsidR="00B04108" w:rsidRPr="001C5F6C" w:rsidDel="008D26A9" w:rsidRDefault="00B04108">
      <w:pPr>
        <w:pStyle w:val="ListParagraph"/>
        <w:spacing w:after="0" w:line="276" w:lineRule="auto"/>
        <w:jc w:val="both"/>
        <w:rPr>
          <w:ins w:id="14644" w:author="Pamela Kakande Nabukhonzo" w:date="2025-06-09T22:31:00Z"/>
          <w:del w:id="14645" w:author="Rachel Shipsey" w:date="2025-06-23T15:21:00Z"/>
          <w:rFonts w:eastAsia="Times New Roman" w:cs="Arial"/>
          <w:color w:val="000000"/>
          <w:szCs w:val="24"/>
          <w:highlight w:val="yellow"/>
        </w:rPr>
        <w:pPrChange w:id="14646" w:author="Rachel Shipsey" w:date="2025-06-23T15:41:00Z">
          <w:pPr>
            <w:spacing w:after="0" w:line="276" w:lineRule="auto"/>
            <w:jc w:val="both"/>
          </w:pPr>
        </w:pPrChange>
      </w:pPr>
      <w:ins w:id="14647" w:author="Pamela Kakande Nabukhonzo" w:date="2025-06-09T22:31:00Z">
        <w:del w:id="14648" w:author="Rachel Shipsey" w:date="2025-06-23T15:21:00Z">
          <w:r w:rsidRPr="001C5F6C" w:rsidDel="008D26A9">
            <w:rPr>
              <w:rFonts w:eastAsia="Times New Roman" w:cs="Arial"/>
              <w:color w:val="000000"/>
              <w:szCs w:val="24"/>
              <w:highlight w:val="yellow"/>
            </w:rPr>
            <w:delText xml:space="preserve"> </w:delText>
          </w:r>
        </w:del>
      </w:ins>
    </w:p>
    <w:p w14:paraId="181D0F2E" w14:textId="1BB38CF8" w:rsidR="00B04108" w:rsidDel="008D26A9" w:rsidRDefault="00B04108">
      <w:pPr>
        <w:pStyle w:val="ListParagraph"/>
        <w:spacing w:after="0" w:line="276" w:lineRule="auto"/>
        <w:jc w:val="both"/>
        <w:rPr>
          <w:ins w:id="14649" w:author="Pamela Kakande Nabukhonzo" w:date="2025-06-09T22:36:00Z"/>
          <w:del w:id="14650" w:author="Rachel Shipsey" w:date="2025-06-23T15:21:00Z"/>
          <w:rFonts w:eastAsia="Times New Roman" w:cs="Arial"/>
          <w:color w:val="000000"/>
          <w:szCs w:val="24"/>
        </w:rPr>
        <w:pPrChange w:id="14651" w:author="Rachel Shipsey" w:date="2025-06-23T15:41:00Z">
          <w:pPr>
            <w:spacing w:after="0" w:line="276" w:lineRule="auto"/>
            <w:jc w:val="both"/>
          </w:pPr>
        </w:pPrChange>
      </w:pPr>
      <w:ins w:id="14652" w:author="Pamela Kakande Nabukhonzo" w:date="2025-06-09T22:31:00Z">
        <w:del w:id="14653" w:author="Rachel Shipsey" w:date="2025-06-23T15:21:00Z">
          <w:r w:rsidRPr="001C5F6C" w:rsidDel="008D26A9">
            <w:rPr>
              <w:rFonts w:eastAsia="Times New Roman" w:cs="Arial"/>
              <w:color w:val="000000"/>
              <w:szCs w:val="24"/>
            </w:rPr>
            <w:delText xml:space="preserve">In implementing the guideline for Utilization of Census Results, which identifies various groups that should be provided with the census results for planning and assessing various programs implemented by the government and stakeholders, the National Bureau of Statistics (NBS) has developed a strategy to Disseminate the results to different Government leaders and other relevant stakeholders. </w:delText>
          </w:r>
        </w:del>
      </w:ins>
    </w:p>
    <w:p w14:paraId="1F64217D" w14:textId="335884EB" w:rsidR="006C2568" w:rsidRPr="001C5F6C" w:rsidDel="008D26A9" w:rsidRDefault="006C2568">
      <w:pPr>
        <w:pStyle w:val="ListParagraph"/>
        <w:spacing w:after="0" w:line="276" w:lineRule="auto"/>
        <w:jc w:val="both"/>
        <w:rPr>
          <w:ins w:id="14654" w:author="Pamela Kakande Nabukhonzo" w:date="2025-06-09T22:36:00Z"/>
          <w:del w:id="14655" w:author="Rachel Shipsey" w:date="2025-06-23T15:21:00Z"/>
          <w:rFonts w:cs="Arial"/>
          <w:color w:val="000000"/>
          <w:szCs w:val="24"/>
        </w:rPr>
        <w:pPrChange w:id="14656" w:author="Rachel Shipsey" w:date="2025-06-23T15:41:00Z">
          <w:pPr>
            <w:spacing w:line="276" w:lineRule="auto"/>
            <w:jc w:val="both"/>
          </w:pPr>
        </w:pPrChange>
      </w:pPr>
      <w:ins w:id="14657" w:author="Pamela Kakande Nabukhonzo" w:date="2025-06-09T22:36:00Z">
        <w:del w:id="14658" w:author="Rachel Shipsey" w:date="2025-06-23T15:21:00Z">
          <w:r w:rsidRPr="001C5F6C" w:rsidDel="008D26A9">
            <w:rPr>
              <w:rFonts w:cs="Arial"/>
              <w:color w:val="000000"/>
              <w:szCs w:val="24"/>
            </w:rPr>
            <w:delText>The first census product was the Initial Results Publication, this was mainly developed by census technical team. Other products that include the Administrative Units Population Distribution Reports, Age and Sex Distribution Reports, The Tanzania Basic Demographic and Socio-Economic Profile and Constituency Population Distribution Reports were developed in collaboration of NBS/OCGS staff and other members from ministries, higher learning institutions and retired staff. Currently the Government is finalizing the Regional Basic Demographic and Socio-Economic Profile Reports which are also developed in the same manner.</w:delText>
          </w:r>
        </w:del>
      </w:ins>
    </w:p>
    <w:p w14:paraId="671A7CD7" w14:textId="3F954D60" w:rsidR="006C2568" w:rsidRPr="001C5F6C" w:rsidDel="008D26A9" w:rsidRDefault="006C2568">
      <w:pPr>
        <w:pStyle w:val="ListParagraph"/>
        <w:spacing w:after="0" w:line="276" w:lineRule="auto"/>
        <w:jc w:val="both"/>
        <w:rPr>
          <w:ins w:id="14659" w:author="Pamela Kakande Nabukhonzo" w:date="2025-06-09T22:31:00Z"/>
          <w:del w:id="14660" w:author="Rachel Shipsey" w:date="2025-06-23T15:21:00Z"/>
          <w:rFonts w:eastAsia="Times New Roman" w:cs="Arial"/>
          <w:color w:val="000000"/>
          <w:szCs w:val="24"/>
        </w:rPr>
        <w:pPrChange w:id="14661" w:author="Rachel Shipsey" w:date="2025-06-23T15:41:00Z">
          <w:pPr>
            <w:spacing w:after="0" w:line="276" w:lineRule="auto"/>
            <w:jc w:val="both"/>
          </w:pPr>
        </w:pPrChange>
      </w:pPr>
      <w:ins w:id="14662" w:author="Pamela Kakande Nabukhonzo" w:date="2025-06-09T22:36:00Z">
        <w:del w:id="14663" w:author="Rachel Shipsey" w:date="2025-06-23T15:21:00Z">
          <w:r w:rsidRPr="001C5F6C" w:rsidDel="008D26A9">
            <w:rPr>
              <w:rFonts w:cs="Arial"/>
              <w:color w:val="000000"/>
              <w:szCs w:val="24"/>
            </w:rPr>
            <w:delText>There is a plan of contracting experts from the universities to write Monographs, however through development of these reports staff from NBS and OCGS and interns from universities will be involved to build capacity.</w:delText>
          </w:r>
        </w:del>
      </w:ins>
    </w:p>
    <w:p w14:paraId="692F884D" w14:textId="5DC61F75" w:rsidR="003D2A0F" w:rsidDel="008D26A9" w:rsidRDefault="003D2A0F">
      <w:pPr>
        <w:pStyle w:val="ListParagraph"/>
        <w:spacing w:after="0" w:line="276" w:lineRule="auto"/>
        <w:jc w:val="both"/>
        <w:rPr>
          <w:ins w:id="14664" w:author="Pamela Kakande Nabukhonzo" w:date="2025-06-08T22:21:00Z"/>
          <w:del w:id="14665" w:author="Rachel Shipsey" w:date="2025-06-23T15:21:00Z"/>
        </w:rPr>
        <w:pPrChange w:id="14666" w:author="Rachel Shipsey" w:date="2025-06-23T15:41:00Z">
          <w:pPr/>
        </w:pPrChange>
      </w:pPr>
    </w:p>
    <w:p w14:paraId="01D9CEDC" w14:textId="02F4FB09" w:rsidR="00D5530A" w:rsidRPr="00CF7337" w:rsidDel="008D26A9" w:rsidRDefault="00D5530A">
      <w:pPr>
        <w:pStyle w:val="ListParagraph"/>
        <w:spacing w:after="0" w:line="276" w:lineRule="auto"/>
        <w:jc w:val="both"/>
        <w:rPr>
          <w:ins w:id="14667" w:author="Pamela Kakande Nabukhonzo" w:date="2025-06-13T22:30:00Z"/>
          <w:del w:id="14668" w:author="Rachel Shipsey" w:date="2025-06-23T15:21:00Z"/>
        </w:rPr>
        <w:pPrChange w:id="14669" w:author="Rachel Shipsey" w:date="2025-06-23T15:41:00Z">
          <w:pPr>
            <w:pStyle w:val="Heading2"/>
            <w:numPr>
              <w:numId w:val="306"/>
            </w:numPr>
            <w:ind w:left="1866" w:hanging="360"/>
          </w:pPr>
        </w:pPrChange>
      </w:pPr>
      <w:ins w:id="14670" w:author="Pamela Kakande Nabukhonzo" w:date="2025-06-13T22:30:00Z">
        <w:del w:id="14671" w:author="Rachel Shipsey" w:date="2025-06-23T15:21:00Z">
          <w:r w:rsidRPr="4871BC61" w:rsidDel="008D26A9">
            <w:delText>Selected Country Experiences</w:delText>
          </w:r>
        </w:del>
      </w:ins>
    </w:p>
    <w:p w14:paraId="1BE17E54" w14:textId="1C221A89" w:rsidR="00D5530A" w:rsidRPr="003E22C8" w:rsidDel="00E31C62" w:rsidRDefault="00D5530A">
      <w:pPr>
        <w:pStyle w:val="ListParagraph"/>
        <w:spacing w:after="0" w:line="276" w:lineRule="auto"/>
        <w:jc w:val="both"/>
        <w:rPr>
          <w:ins w:id="14672" w:author="Pamela Kakande Nabukhonzo" w:date="2025-06-13T22:30:00Z"/>
          <w:del w:id="14673" w:author="Rachel Shipsey" w:date="2025-06-20T15:21:00Z"/>
          <w:rFonts w:cs="Arial"/>
        </w:rPr>
        <w:pPrChange w:id="14674" w:author="Rachel Shipsey" w:date="2025-06-23T15:41:00Z">
          <w:pPr>
            <w:spacing w:after="0" w:line="276" w:lineRule="auto"/>
            <w:jc w:val="both"/>
          </w:pPr>
        </w:pPrChange>
      </w:pPr>
      <w:ins w:id="14675" w:author="Pamela Kakande Nabukhonzo" w:date="2025-06-13T22:30:00Z">
        <w:del w:id="14676" w:author="Rachel Shipsey" w:date="2025-06-20T15:21:00Z">
          <w:r w:rsidRPr="003E22C8" w:rsidDel="00E31C62">
            <w:rPr>
              <w:rFonts w:cs="Arial"/>
            </w:rPr>
            <w:delText xml:space="preserve">Countries that conducted their censuses during the 2020 Round, used various approaches to communicate and disseminate the census products to the various stakeholders. Communication and dissemination plans were developed to guide the implementation of census processes.  </w:delText>
          </w:r>
        </w:del>
      </w:ins>
    </w:p>
    <w:p w14:paraId="34B81D08" w14:textId="0B4F33F5" w:rsidR="00D5530A" w:rsidRPr="003E22C8" w:rsidDel="008D26A9" w:rsidRDefault="00D5530A">
      <w:pPr>
        <w:pStyle w:val="ListParagraph"/>
        <w:spacing w:after="0" w:line="276" w:lineRule="auto"/>
        <w:jc w:val="both"/>
        <w:rPr>
          <w:ins w:id="14677" w:author="Pamela Kakande Nabukhonzo" w:date="2025-06-13T22:30:00Z"/>
          <w:del w:id="14678" w:author="Rachel Shipsey" w:date="2025-06-23T15:21:00Z"/>
          <w:rFonts w:cs="Arial"/>
        </w:rPr>
        <w:pPrChange w:id="14679" w:author="Rachel Shipsey" w:date="2025-06-23T15:41:00Z">
          <w:pPr>
            <w:spacing w:after="0" w:line="276" w:lineRule="auto"/>
            <w:jc w:val="both"/>
          </w:pPr>
        </w:pPrChange>
      </w:pPr>
    </w:p>
    <w:p w14:paraId="163E9573" w14:textId="525602D6" w:rsidR="00D5530A" w:rsidRPr="003E22C8" w:rsidDel="00E31C62" w:rsidRDefault="00D5530A">
      <w:pPr>
        <w:pStyle w:val="ListParagraph"/>
        <w:spacing w:after="0" w:line="276" w:lineRule="auto"/>
        <w:jc w:val="both"/>
        <w:rPr>
          <w:ins w:id="14680" w:author="Pamela Kakande Nabukhonzo" w:date="2025-06-13T22:30:00Z"/>
          <w:del w:id="14681" w:author="Rachel Shipsey" w:date="2025-06-20T15:21:00Z"/>
          <w:rFonts w:cs="Arial"/>
          <w:b/>
          <w:bCs/>
        </w:rPr>
        <w:pPrChange w:id="14682" w:author="Rachel Shipsey" w:date="2025-06-23T15:41:00Z">
          <w:pPr>
            <w:spacing w:after="0" w:line="276" w:lineRule="auto"/>
            <w:contextualSpacing/>
            <w:jc w:val="both"/>
          </w:pPr>
        </w:pPrChange>
      </w:pPr>
      <w:ins w:id="14683" w:author="Pamela Kakande Nabukhonzo" w:date="2025-06-13T22:30:00Z">
        <w:del w:id="14684" w:author="Rachel Shipsey" w:date="2025-06-20T15:21:00Z">
          <w:r w:rsidRPr="003E22C8" w:rsidDel="00E31C62">
            <w:rPr>
              <w:rFonts w:cs="Arial"/>
              <w:b/>
              <w:bCs/>
            </w:rPr>
            <w:delText>Malawi</w:delText>
          </w:r>
        </w:del>
      </w:ins>
    </w:p>
    <w:p w14:paraId="79F81293" w14:textId="76EC20BE" w:rsidR="00D5530A" w:rsidRPr="00CF7337" w:rsidDel="00E31C62" w:rsidRDefault="00D5530A">
      <w:pPr>
        <w:pStyle w:val="ListParagraph"/>
        <w:spacing w:after="0" w:line="276" w:lineRule="auto"/>
        <w:jc w:val="both"/>
        <w:rPr>
          <w:ins w:id="14685" w:author="Pamela Kakande Nabukhonzo" w:date="2025-06-13T22:30:00Z"/>
          <w:del w:id="14686" w:author="Rachel Shipsey" w:date="2025-06-20T15:21:00Z"/>
          <w:rFonts w:cs="Arial"/>
          <w:sz w:val="20"/>
          <w:szCs w:val="20"/>
        </w:rPr>
        <w:pPrChange w:id="1468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688" w:author="Pamela Kakande Nabukhonzo" w:date="2025-06-13T22:30:00Z">
        <w:del w:id="14689" w:author="Rachel Shipsey" w:date="2025-06-20T15:21:00Z">
          <w:r w:rsidRPr="00CF7337" w:rsidDel="00E31C62">
            <w:rPr>
              <w:rFonts w:cs="Arial"/>
              <w:sz w:val="20"/>
              <w:szCs w:val="20"/>
            </w:rPr>
            <w:delText>Malawi developed a monitoring and evaluation and crisis recovery plans for 2018 Census. Dissemination plan was proposed and developed by the NSO Publicity team that set-out specific objectives  and expected outputs; Brainstormed on theoretical framework and strategies; Compiled/documented the proposed approaches and activities; Planned the resources (Communication channels, budget, human resources, etc.); Developed timelines for realistic completion of the tasks/activities; Devised a crisis recovery plan - performed a risk analysis and identified possible “plan Bs”; and Monitoring and evaluation plan.</w:delText>
          </w:r>
        </w:del>
      </w:ins>
    </w:p>
    <w:p w14:paraId="3CED7B47" w14:textId="5BB10EA9" w:rsidR="00D5530A" w:rsidRPr="00CF7337" w:rsidDel="00E31C62" w:rsidRDefault="00D5530A">
      <w:pPr>
        <w:pStyle w:val="ListParagraph"/>
        <w:spacing w:after="0" w:line="276" w:lineRule="auto"/>
        <w:jc w:val="both"/>
        <w:rPr>
          <w:ins w:id="14690" w:author="Pamela Kakande Nabukhonzo" w:date="2025-06-13T22:30:00Z"/>
          <w:del w:id="14691" w:author="Rachel Shipsey" w:date="2025-06-20T15:21:00Z"/>
          <w:rFonts w:cs="Arial"/>
          <w:sz w:val="20"/>
          <w:szCs w:val="20"/>
        </w:rPr>
        <w:pPrChange w:id="1469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p>
    <w:p w14:paraId="7D9F1F97" w14:textId="1E1E4EF2" w:rsidR="00D5530A" w:rsidDel="00E31C62" w:rsidRDefault="00D5530A">
      <w:pPr>
        <w:pStyle w:val="ListParagraph"/>
        <w:spacing w:after="0" w:line="276" w:lineRule="auto"/>
        <w:jc w:val="both"/>
        <w:rPr>
          <w:ins w:id="14693" w:author="Pamela Kakande Nabukhonzo" w:date="2025-06-13T22:30:00Z"/>
          <w:del w:id="14694" w:author="Rachel Shipsey" w:date="2025-06-20T15:21:00Z"/>
          <w:rFonts w:cs="Arial"/>
          <w:sz w:val="20"/>
          <w:szCs w:val="20"/>
        </w:rPr>
        <w:pPrChange w:id="1469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696" w:author="Pamela Kakande Nabukhonzo" w:date="2025-06-13T22:30:00Z">
        <w:del w:id="14697" w:author="Rachel Shipsey" w:date="2025-06-20T15:21:00Z">
          <w:r w:rsidRPr="00CF7337" w:rsidDel="00E31C62">
            <w:rPr>
              <w:rFonts w:cs="Arial"/>
              <w:sz w:val="20"/>
              <w:szCs w:val="20"/>
            </w:rPr>
            <w:delText xml:space="preserve">The Dissemination plan was placed within the broader communication strategy of the 2018 Malawi Census; Regular consultation/bouncing with the PHC Communication strategy was carried out; Audience Analysis/Segmentation was done to Identify key audiences; Message identification, products design and medium/channel for reaching out to propose dissemination products, research and brainstorm on dissemination strategies/approaches, Document/develop dissemination approaches. Among the approaches used was mass communication – </w:delText>
          </w:r>
        </w:del>
      </w:ins>
    </w:p>
    <w:p w14:paraId="5C8BEB06" w14:textId="71BD468B" w:rsidR="00D5530A" w:rsidDel="00E31C62" w:rsidRDefault="00D5530A">
      <w:pPr>
        <w:pStyle w:val="ListParagraph"/>
        <w:spacing w:after="0" w:line="276" w:lineRule="auto"/>
        <w:jc w:val="both"/>
        <w:rPr>
          <w:ins w:id="14698" w:author="Pamela Kakande Nabukhonzo" w:date="2025-06-13T22:30:00Z"/>
          <w:del w:id="14699" w:author="Rachel Shipsey" w:date="2025-06-20T15:21:00Z"/>
          <w:rFonts w:cs="Arial"/>
          <w:sz w:val="20"/>
          <w:szCs w:val="20"/>
        </w:rPr>
        <w:pPrChange w:id="1470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701" w:author="Pamela Kakande Nabukhonzo" w:date="2025-06-13T22:30:00Z">
        <w:del w:id="14702" w:author="Rachel Shipsey" w:date="2025-06-20T15:21:00Z">
          <w:r w:rsidDel="00E31C62">
            <w:rPr>
              <w:rFonts w:cs="Arial"/>
              <w:sz w:val="20"/>
              <w:szCs w:val="20"/>
            </w:rPr>
            <w:delText xml:space="preserve">- </w:delText>
          </w:r>
          <w:r w:rsidRPr="00CF7337" w:rsidDel="00E31C62">
            <w:rPr>
              <w:rFonts w:cs="Arial"/>
              <w:sz w:val="20"/>
              <w:szCs w:val="20"/>
            </w:rPr>
            <w:delText xml:space="preserve">One of the successful approaches for reaching out to masses; Adopted to publicize census products and results through: Radio and TV programs; Press releases, Newspaper inserts, Street banners, Roll-up banners; NSO website and Data Dissemination Platform; Distribution - Libraries, Universities, District Councils/City Assemblies; Distributed Census results through memory cards – easy sharing. </w:delText>
          </w:r>
        </w:del>
      </w:ins>
    </w:p>
    <w:p w14:paraId="7EC43917" w14:textId="179C294D" w:rsidR="00D5530A" w:rsidDel="00E31C62" w:rsidRDefault="00D5530A">
      <w:pPr>
        <w:pStyle w:val="ListParagraph"/>
        <w:spacing w:after="0" w:line="276" w:lineRule="auto"/>
        <w:jc w:val="both"/>
        <w:rPr>
          <w:ins w:id="14703" w:author="Pamela Kakande Nabukhonzo" w:date="2025-06-13T22:30:00Z"/>
          <w:del w:id="14704" w:author="Rachel Shipsey" w:date="2025-06-20T15:21:00Z"/>
          <w:rFonts w:cs="Arial"/>
          <w:sz w:val="20"/>
          <w:szCs w:val="20"/>
        </w:rPr>
        <w:pPrChange w:id="1470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706" w:author="Pamela Kakande Nabukhonzo" w:date="2025-06-13T22:30:00Z">
        <w:del w:id="14707" w:author="Rachel Shipsey" w:date="2025-06-20T15:21:00Z">
          <w:r w:rsidDel="00E31C62">
            <w:rPr>
              <w:rFonts w:cs="Arial"/>
              <w:sz w:val="20"/>
              <w:szCs w:val="20"/>
            </w:rPr>
            <w:delText>-</w:delText>
          </w:r>
          <w:r w:rsidRPr="00CF7337" w:rsidDel="00E31C62">
            <w:rPr>
              <w:rFonts w:cs="Arial"/>
              <w:sz w:val="20"/>
              <w:szCs w:val="20"/>
            </w:rPr>
            <w:delText xml:space="preserve">The second approach was: Interpersonal communication – planned working sessions, data literacy engagements with various groups including Members of Parliament, NGOs, CSOs, NSS/Line Ministries etc., social media- for updates and reminders: FB, Twitter, WhatsApp; </w:delText>
          </w:r>
        </w:del>
      </w:ins>
    </w:p>
    <w:p w14:paraId="48CF277C" w14:textId="5022C20D" w:rsidR="00D5530A" w:rsidDel="00E31C62" w:rsidRDefault="00D5530A">
      <w:pPr>
        <w:pStyle w:val="ListParagraph"/>
        <w:spacing w:after="0" w:line="276" w:lineRule="auto"/>
        <w:jc w:val="both"/>
        <w:rPr>
          <w:ins w:id="14708" w:author="Pamela Kakande Nabukhonzo" w:date="2025-06-13T22:30:00Z"/>
          <w:del w:id="14709" w:author="Rachel Shipsey" w:date="2025-06-20T15:21:00Z"/>
          <w:rFonts w:cs="Arial"/>
          <w:sz w:val="20"/>
          <w:szCs w:val="20"/>
        </w:rPr>
        <w:pPrChange w:id="1471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711" w:author="Pamela Kakande Nabukhonzo" w:date="2025-06-13T22:30:00Z">
        <w:del w:id="14712" w:author="Rachel Shipsey" w:date="2025-06-20T15:21:00Z">
          <w:r w:rsidDel="00E31C62">
            <w:rPr>
              <w:rFonts w:cs="Arial"/>
              <w:sz w:val="20"/>
              <w:szCs w:val="20"/>
            </w:rPr>
            <w:delText>-</w:delText>
          </w:r>
          <w:r w:rsidRPr="00CF7337" w:rsidDel="00E31C62">
            <w:rPr>
              <w:rFonts w:cs="Arial"/>
              <w:sz w:val="20"/>
              <w:szCs w:val="20"/>
            </w:rPr>
            <w:delText>The third approach included: Partnerships which included involvement of other organizations/institutions; Building third party and celebrity endorsements who carried along the messages from census; NSO website link on UNFPA-Malawi webpage; Advocacy/promotion activities which included making presentation during meetings, Panel discussions on census results during events (e.g. Launch of Data Dissemination Platform)</w:delText>
          </w:r>
        </w:del>
      </w:ins>
    </w:p>
    <w:p w14:paraId="4E2A8AE6" w14:textId="7EEB59DF" w:rsidR="00D5530A" w:rsidRPr="00CF7337" w:rsidDel="00E31C62" w:rsidRDefault="00D5530A">
      <w:pPr>
        <w:pStyle w:val="ListParagraph"/>
        <w:spacing w:after="0" w:line="276" w:lineRule="auto"/>
        <w:jc w:val="both"/>
        <w:rPr>
          <w:ins w:id="14713" w:author="Pamela Kakande Nabukhonzo" w:date="2025-06-13T22:30:00Z"/>
          <w:del w:id="14714" w:author="Rachel Shipsey" w:date="2025-06-20T15:21:00Z"/>
          <w:rFonts w:cs="Arial"/>
          <w:sz w:val="20"/>
          <w:szCs w:val="20"/>
        </w:rPr>
        <w:pPrChange w:id="1471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contextualSpacing/>
            <w:jc w:val="both"/>
          </w:pPr>
        </w:pPrChange>
      </w:pPr>
      <w:ins w:id="14716" w:author="Pamela Kakande Nabukhonzo" w:date="2025-06-13T22:30:00Z">
        <w:del w:id="14717" w:author="Rachel Shipsey" w:date="2025-06-20T15:21:00Z">
          <w:r w:rsidRPr="00011C5E" w:rsidDel="00E31C62">
            <w:rPr>
              <w:rFonts w:cs="Arial"/>
              <w:sz w:val="20"/>
              <w:szCs w:val="20"/>
            </w:rPr>
            <w:delText xml:space="preserve">Malawi was faced with </w:delText>
          </w:r>
          <w:r w:rsidDel="00E31C62">
            <w:rPr>
              <w:rFonts w:cs="Arial"/>
              <w:sz w:val="20"/>
              <w:szCs w:val="20"/>
            </w:rPr>
            <w:delText>a</w:delText>
          </w:r>
          <w:r w:rsidRPr="00011C5E" w:rsidDel="00E31C62">
            <w:rPr>
              <w:rFonts w:cs="Arial"/>
              <w:sz w:val="20"/>
              <w:szCs w:val="20"/>
            </w:rPr>
            <w:delText xml:space="preserve"> challenge </w:delText>
          </w:r>
          <w:r w:rsidDel="00E31C62">
            <w:rPr>
              <w:rFonts w:cs="Arial"/>
              <w:sz w:val="20"/>
              <w:szCs w:val="20"/>
            </w:rPr>
            <w:delText xml:space="preserve">of </w:delText>
          </w:r>
          <w:r w:rsidRPr="00011C5E" w:rsidDel="00E31C62">
            <w:rPr>
              <w:rFonts w:cs="Arial"/>
              <w:sz w:val="20"/>
              <w:szCs w:val="20"/>
            </w:rPr>
            <w:delText>including unplanned costs to cover DSA and high professional fees to engage communication experts.</w:delText>
          </w:r>
        </w:del>
      </w:ins>
    </w:p>
    <w:p w14:paraId="511F8500" w14:textId="7888ED82" w:rsidR="00D5530A" w:rsidRPr="003E22C8" w:rsidDel="008D26A9" w:rsidRDefault="00D5530A">
      <w:pPr>
        <w:pStyle w:val="ListParagraph"/>
        <w:spacing w:after="0" w:line="276" w:lineRule="auto"/>
        <w:jc w:val="both"/>
        <w:rPr>
          <w:ins w:id="14718" w:author="Pamela Kakande Nabukhonzo" w:date="2025-06-13T22:30:00Z"/>
          <w:del w:id="14719" w:author="Rachel Shipsey" w:date="2025-06-23T15:21:00Z"/>
          <w:rFonts w:cs="Arial"/>
        </w:rPr>
        <w:pPrChange w:id="14720" w:author="Rachel Shipsey" w:date="2025-06-23T15:41:00Z">
          <w:pPr>
            <w:spacing w:after="0" w:line="276" w:lineRule="auto"/>
            <w:contextualSpacing/>
            <w:jc w:val="both"/>
          </w:pPr>
        </w:pPrChange>
      </w:pPr>
    </w:p>
    <w:p w14:paraId="413E3CF9" w14:textId="544525AD" w:rsidR="00D5530A" w:rsidRPr="003E22C8" w:rsidDel="008D26A9" w:rsidRDefault="00D5530A">
      <w:pPr>
        <w:pStyle w:val="ListParagraph"/>
        <w:spacing w:after="0" w:line="276" w:lineRule="auto"/>
        <w:jc w:val="both"/>
        <w:rPr>
          <w:ins w:id="14721" w:author="Pamela Kakande Nabukhonzo" w:date="2025-06-13T22:30:00Z"/>
          <w:del w:id="14722" w:author="Rachel Shipsey" w:date="2025-06-23T15:21:00Z"/>
          <w:rFonts w:cs="Arial"/>
          <w:b/>
          <w:bCs/>
          <w:color w:val="000000" w:themeColor="text1"/>
        </w:rPr>
        <w:pPrChange w:id="14723" w:author="Rachel Shipsey" w:date="2025-06-23T15:41:00Z">
          <w:pPr>
            <w:spacing w:after="0" w:line="276" w:lineRule="auto"/>
            <w:contextualSpacing/>
            <w:jc w:val="both"/>
          </w:pPr>
        </w:pPrChange>
      </w:pPr>
      <w:ins w:id="14724" w:author="Pamela Kakande Nabukhonzo" w:date="2025-06-13T22:30:00Z">
        <w:del w:id="14725" w:author="Rachel Shipsey" w:date="2025-06-23T15:21:00Z">
          <w:r w:rsidRPr="003E22C8" w:rsidDel="008D26A9">
            <w:rPr>
              <w:rFonts w:cs="Arial"/>
              <w:b/>
              <w:bCs/>
              <w:color w:val="000000" w:themeColor="text1"/>
            </w:rPr>
            <w:delText xml:space="preserve">Ghana </w:delText>
          </w:r>
        </w:del>
      </w:ins>
    </w:p>
    <w:p w14:paraId="0BB5EC7C" w14:textId="2B2A49BA" w:rsidR="00D5530A" w:rsidRPr="00CF7337" w:rsidDel="008D26A9" w:rsidRDefault="00D5530A">
      <w:pPr>
        <w:pStyle w:val="ListParagraph"/>
        <w:spacing w:after="0" w:line="276" w:lineRule="auto"/>
        <w:jc w:val="both"/>
        <w:rPr>
          <w:ins w:id="14726" w:author="Pamela Kakande Nabukhonzo" w:date="2025-06-13T22:30:00Z"/>
          <w:del w:id="14727" w:author="Rachel Shipsey" w:date="2025-06-23T15:21:00Z"/>
          <w:rFonts w:cs="Arial"/>
          <w:sz w:val="20"/>
          <w:szCs w:val="20"/>
        </w:rPr>
        <w:pPrChange w:id="14728"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29" w:author="Pamela Kakande Nabukhonzo" w:date="2025-06-13T22:30:00Z">
        <w:del w:id="14730" w:author="Rachel Shipsey" w:date="2025-06-23T15:21:00Z">
          <w:r w:rsidRPr="00CF7337" w:rsidDel="008D26A9">
            <w:rPr>
              <w:rFonts w:cs="Arial"/>
              <w:sz w:val="20"/>
              <w:szCs w:val="20"/>
            </w:rPr>
            <w:delText>The Ghana 2021 Population and Housing Census (PHC) dissemination phase aimed at sustained engagement with data users and proposed presentation of census statistics in interactive and user-friendly ways to promote uptake of the data over the next decade; The 2021 PHC dissemination activities  aimed to: Communicate the results of the 2021 PHC, Highlight the resourcefulness of the data; Build public trust in the accuracy and quality of the data collected; Conduct consultations with data users to assess their needs; Present statistics in interactive and user-friendly ways to promote uptake of the data; Conduct sustained intercensal activities for continuity and maintain public awareness of the importance of the census; Share lessons learned from the 2021 PHC with the global community</w:delText>
          </w:r>
          <w:r w:rsidDel="008D26A9">
            <w:rPr>
              <w:rFonts w:cs="Arial"/>
              <w:sz w:val="20"/>
              <w:szCs w:val="20"/>
            </w:rPr>
            <w:delText>.</w:delText>
          </w:r>
        </w:del>
      </w:ins>
    </w:p>
    <w:p w14:paraId="5D3E0439" w14:textId="105B381E" w:rsidR="00D5530A" w:rsidRPr="00CF7337" w:rsidDel="008D26A9" w:rsidRDefault="00D5530A">
      <w:pPr>
        <w:pStyle w:val="ListParagraph"/>
        <w:spacing w:after="0" w:line="276" w:lineRule="auto"/>
        <w:jc w:val="both"/>
        <w:rPr>
          <w:ins w:id="14731" w:author="Pamela Kakande Nabukhonzo" w:date="2025-06-13T22:30:00Z"/>
          <w:del w:id="14732" w:author="Rachel Shipsey" w:date="2025-06-23T15:21:00Z"/>
          <w:rFonts w:cs="Arial"/>
          <w:sz w:val="20"/>
          <w:szCs w:val="20"/>
        </w:rPr>
        <w:pPrChange w:id="1473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2F34DADF" w14:textId="71DE0E02" w:rsidR="00D5530A" w:rsidDel="008D26A9" w:rsidRDefault="00D5530A">
      <w:pPr>
        <w:pStyle w:val="ListParagraph"/>
        <w:spacing w:after="0" w:line="276" w:lineRule="auto"/>
        <w:jc w:val="both"/>
        <w:rPr>
          <w:ins w:id="14734" w:author="Pamela Kakande Nabukhonzo" w:date="2025-06-13T22:30:00Z"/>
          <w:del w:id="14735" w:author="Rachel Shipsey" w:date="2025-06-23T15:21:00Z"/>
          <w:rFonts w:cs="Arial"/>
          <w:sz w:val="20"/>
          <w:szCs w:val="20"/>
        </w:rPr>
        <w:pPrChange w:id="1473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37" w:author="Pamela Kakande Nabukhonzo" w:date="2025-06-13T22:30:00Z">
        <w:del w:id="14738" w:author="Rachel Shipsey" w:date="2025-06-23T15:21:00Z">
          <w:r w:rsidRPr="00CF7337" w:rsidDel="008D26A9">
            <w:rPr>
              <w:rFonts w:cs="Arial"/>
              <w:sz w:val="20"/>
              <w:szCs w:val="20"/>
            </w:rPr>
            <w:delText>The Modes of Stakeholders Engagement included:  Contextual interviews with key stakeholders; Publication of release calendar; Briefing of high-level government officials and census committees; Publication and dissemination of print and online reports; Publication of summary sheets and policy briefs; Interactive census results dashboard; Use of WhatsApp platforms (priority on platforms with high-level officials such as Ministers, CEOs,) for dissemination of graphics and short videos; Email updates to mailing list; Infographics, videographic and data visualizations; Interactive maps; Dissemination seminars/webinars with data users; Capacity building of data users to make data-driven decisions; Statistical awareness and educational programmes using traditional and new media; Blogs and podcasts; Statistical literacy course for journalists; Development of data product souvenirs (posters, calendars, notepads, novelty items, etc.); Statistical outreach activities and public policy advocacy; Publication and dissemination of annual population fact sheet; Development of a statistics for schools programme to encourage the use of census data ; Institution of an annual census awareness day to highlight census statistics; Documentation of the ways that census data is used for decision-making to be incorporated into the publicity, education, and advocacy campaign for the next census; Using Dissemination to Sustain Census Interest: Collaborating with Statistics Denmark to establish online databank; Launch of small business hub on census website; Post-release stakeholder data user seminars/webinars (MDAs, MMDCEs, private sector, media, CSOs, religious institutions, educational institutions, etc.</w:delText>
          </w:r>
        </w:del>
      </w:ins>
    </w:p>
    <w:p w14:paraId="19BD6086" w14:textId="73B1A707" w:rsidR="00D5530A" w:rsidRPr="00CF7337" w:rsidDel="008D26A9" w:rsidRDefault="00D5530A">
      <w:pPr>
        <w:pStyle w:val="ListParagraph"/>
        <w:spacing w:after="0" w:line="276" w:lineRule="auto"/>
        <w:jc w:val="both"/>
        <w:rPr>
          <w:ins w:id="14739" w:author="Pamela Kakande Nabukhonzo" w:date="2025-06-13T22:30:00Z"/>
          <w:del w:id="14740" w:author="Rachel Shipsey" w:date="2025-06-23T15:21:00Z"/>
          <w:rFonts w:cs="Arial"/>
          <w:sz w:val="20"/>
          <w:szCs w:val="20"/>
        </w:rPr>
        <w:pPrChange w:id="1474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42" w:author="Pamela Kakande Nabukhonzo" w:date="2025-06-13T22:30:00Z">
        <w:del w:id="14743" w:author="Rachel Shipsey" w:date="2025-06-23T15:21:00Z">
          <w:r w:rsidRPr="00CF7337" w:rsidDel="008D26A9">
            <w:rPr>
              <w:rFonts w:cs="Arial"/>
              <w:sz w:val="20"/>
              <w:szCs w:val="20"/>
            </w:rPr>
            <w:delText>Release of thematic reports; Release of analytical reports; post-release media engagement; Census awareness day (annual); Launch of statistics in schools programme; Publication of annual statistical bulletin; Launch of share your census story campaign (in collaboration with Statistics Denmark. Dissemination – “Targeted Users”: Policy makers; Public administration; Academia/Researchers; Businesses; Development partners; Librarians; CSOs; Students; General public</w:delText>
          </w:r>
          <w:r w:rsidDel="008D26A9">
            <w:rPr>
              <w:rFonts w:cs="Arial"/>
              <w:sz w:val="20"/>
              <w:szCs w:val="20"/>
            </w:rPr>
            <w:delText>.</w:delText>
          </w:r>
        </w:del>
      </w:ins>
    </w:p>
    <w:p w14:paraId="112CC169" w14:textId="0161AF95" w:rsidR="00D5530A" w:rsidRPr="003E22C8" w:rsidDel="008D26A9" w:rsidRDefault="00D5530A">
      <w:pPr>
        <w:pStyle w:val="ListParagraph"/>
        <w:spacing w:after="0" w:line="276" w:lineRule="auto"/>
        <w:jc w:val="both"/>
        <w:rPr>
          <w:ins w:id="14744" w:author="Pamela Kakande Nabukhonzo" w:date="2025-06-13T22:30:00Z"/>
          <w:del w:id="14745" w:author="Rachel Shipsey" w:date="2025-06-23T15:21:00Z"/>
          <w:rFonts w:cs="Arial"/>
        </w:rPr>
        <w:pPrChange w:id="14746" w:author="Rachel Shipsey" w:date="2025-06-23T15:41:00Z">
          <w:pPr>
            <w:spacing w:after="0" w:line="276" w:lineRule="auto"/>
            <w:jc w:val="both"/>
          </w:pPr>
        </w:pPrChange>
      </w:pPr>
    </w:p>
    <w:p w14:paraId="7D048C9E" w14:textId="5CC0D41E" w:rsidR="00D5530A" w:rsidRPr="003E22C8" w:rsidDel="00E31C62" w:rsidRDefault="00D5530A">
      <w:pPr>
        <w:pStyle w:val="ListParagraph"/>
        <w:spacing w:after="0" w:line="276" w:lineRule="auto"/>
        <w:jc w:val="both"/>
        <w:rPr>
          <w:ins w:id="14747" w:author="Pamela Kakande Nabukhonzo" w:date="2025-06-13T22:30:00Z"/>
          <w:del w:id="14748" w:author="Rachel Shipsey" w:date="2025-06-20T15:21:00Z"/>
          <w:rFonts w:cs="Arial"/>
          <w:b/>
          <w:bCs/>
        </w:rPr>
        <w:pPrChange w:id="14749" w:author="Rachel Shipsey" w:date="2025-06-23T15:41:00Z">
          <w:pPr>
            <w:spacing w:after="0" w:line="276" w:lineRule="auto"/>
            <w:contextualSpacing/>
            <w:jc w:val="both"/>
          </w:pPr>
        </w:pPrChange>
      </w:pPr>
      <w:ins w:id="14750" w:author="Pamela Kakande Nabukhonzo" w:date="2025-06-13T22:30:00Z">
        <w:del w:id="14751" w:author="Rachel Shipsey" w:date="2025-06-20T15:21:00Z">
          <w:r w:rsidRPr="003E22C8" w:rsidDel="00E31C62">
            <w:rPr>
              <w:rFonts w:cs="Arial"/>
              <w:b/>
              <w:bCs/>
            </w:rPr>
            <w:delText xml:space="preserve">Kenya </w:delText>
          </w:r>
        </w:del>
      </w:ins>
    </w:p>
    <w:p w14:paraId="3293816F" w14:textId="6C966940" w:rsidR="00D5530A" w:rsidRPr="003E22C8" w:rsidDel="00E31C62" w:rsidRDefault="00D5530A">
      <w:pPr>
        <w:pStyle w:val="ListParagraph"/>
        <w:spacing w:after="0" w:line="276" w:lineRule="auto"/>
        <w:jc w:val="both"/>
        <w:rPr>
          <w:ins w:id="14752" w:author="Pamela Kakande Nabukhonzo" w:date="2025-06-13T22:30:00Z"/>
          <w:del w:id="14753" w:author="Rachel Shipsey" w:date="2025-06-20T15:21:00Z"/>
          <w:rFonts w:cs="Arial"/>
        </w:rPr>
        <w:pPrChange w:id="14754" w:author="Rachel Shipsey" w:date="2025-06-23T15:41:00Z">
          <w:pPr>
            <w:spacing w:after="0" w:line="276" w:lineRule="auto"/>
            <w:contextualSpacing/>
            <w:jc w:val="both"/>
          </w:pPr>
        </w:pPrChange>
      </w:pPr>
    </w:p>
    <w:p w14:paraId="5FD958DD" w14:textId="35B8F883" w:rsidR="00D5530A" w:rsidDel="00E31C62" w:rsidRDefault="00D5530A">
      <w:pPr>
        <w:pStyle w:val="ListParagraph"/>
        <w:spacing w:after="0" w:line="276" w:lineRule="auto"/>
        <w:jc w:val="both"/>
        <w:rPr>
          <w:ins w:id="14755" w:author="Pamela Kakande Nabukhonzo" w:date="2025-06-13T22:30:00Z"/>
          <w:del w:id="14756" w:author="Rachel Shipsey" w:date="2025-06-20T15:21:00Z"/>
          <w:rFonts w:cs="Arial"/>
          <w:sz w:val="20"/>
          <w:szCs w:val="20"/>
        </w:rPr>
        <w:pPrChange w:id="1475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58" w:author="Pamela Kakande Nabukhonzo" w:date="2025-06-13T22:30:00Z">
        <w:del w:id="14759" w:author="Rachel Shipsey" w:date="2025-06-20T15:21:00Z">
          <w:r w:rsidRPr="00CF7337" w:rsidDel="00E31C62">
            <w:rPr>
              <w:rFonts w:cs="Arial"/>
              <w:sz w:val="20"/>
              <w:szCs w:val="20"/>
            </w:rPr>
            <w:delText xml:space="preserve">In Kenya, dissemination involved packaging, distributing, and making available census results in the most effective manner, as well as encouraging wide usage of the data. Data dissemination processes were guided by the dissemination policy which addressed the principles, conditions, technical aspects, and the way KNBS disseminates statistics to users for research and other purposes. </w:delText>
          </w:r>
        </w:del>
      </w:ins>
    </w:p>
    <w:p w14:paraId="3032F273" w14:textId="1422918F" w:rsidR="00D5530A" w:rsidRPr="00CF7337" w:rsidDel="00E31C62" w:rsidRDefault="00D5530A">
      <w:pPr>
        <w:pStyle w:val="ListParagraph"/>
        <w:spacing w:after="0" w:line="276" w:lineRule="auto"/>
        <w:jc w:val="both"/>
        <w:rPr>
          <w:ins w:id="14760" w:author="Pamela Kakande Nabukhonzo" w:date="2025-06-13T22:30:00Z"/>
          <w:del w:id="14761" w:author="Rachel Shipsey" w:date="2025-06-20T15:21:00Z"/>
          <w:rFonts w:cs="Arial"/>
          <w:sz w:val="20"/>
          <w:szCs w:val="20"/>
        </w:rPr>
        <w:pPrChange w:id="1476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2D8BE94A" w14:textId="7659DBBB" w:rsidR="00D5530A" w:rsidDel="00E31C62" w:rsidRDefault="00D5530A">
      <w:pPr>
        <w:pStyle w:val="ListParagraph"/>
        <w:spacing w:after="0" w:line="276" w:lineRule="auto"/>
        <w:jc w:val="both"/>
        <w:rPr>
          <w:ins w:id="14763" w:author="Pamela Kakande Nabukhonzo" w:date="2025-06-13T22:30:00Z"/>
          <w:del w:id="14764" w:author="Rachel Shipsey" w:date="2025-06-20T15:21:00Z"/>
          <w:rFonts w:cs="Arial"/>
          <w:sz w:val="20"/>
          <w:szCs w:val="20"/>
        </w:rPr>
        <w:pPrChange w:id="14765"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66" w:author="Pamela Kakande Nabukhonzo" w:date="2025-06-13T22:30:00Z">
        <w:del w:id="14767" w:author="Rachel Shipsey" w:date="2025-06-20T15:21:00Z">
          <w:r w:rsidRPr="00CF7337" w:rsidDel="00E31C62">
            <w:rPr>
              <w:rFonts w:cs="Arial"/>
              <w:sz w:val="20"/>
              <w:szCs w:val="20"/>
            </w:rPr>
            <w:delText xml:space="preserve">The Dissemination process utilized included: Public launch of the census results; Publishing basic reports and monographs from the census data; Organizing media forums to share the results; Holding National and County dissemination workshops; Posting results on KNBS website and data portal; production of digital storage media- DVDs, CDs and USB drives; Participating in public platforms for exhibitions e.g. Agricultural Society of Kenya shows; Library – The KNBS library stores publications as reference materials for researchers and the general public; Use of social media—twitter, you-tube,  face book handle to share key highlights; Engagement of the media through media workshop briefs/breakfast meeting briefs; TV and Radio to share the key highlights. </w:delText>
          </w:r>
        </w:del>
      </w:ins>
    </w:p>
    <w:p w14:paraId="6B81889B" w14:textId="704F895F" w:rsidR="00D5530A" w:rsidRPr="00CF7337" w:rsidDel="00E31C62" w:rsidRDefault="00D5530A">
      <w:pPr>
        <w:pStyle w:val="ListParagraph"/>
        <w:spacing w:after="0" w:line="276" w:lineRule="auto"/>
        <w:jc w:val="both"/>
        <w:rPr>
          <w:ins w:id="14768" w:author="Pamela Kakande Nabukhonzo" w:date="2025-06-13T22:30:00Z"/>
          <w:del w:id="14769" w:author="Rachel Shipsey" w:date="2025-06-20T15:21:00Z"/>
          <w:rFonts w:cs="Arial"/>
          <w:sz w:val="20"/>
          <w:szCs w:val="20"/>
        </w:rPr>
        <w:pPrChange w:id="14770"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6362A282" w14:textId="591FCD1B" w:rsidR="00D5530A" w:rsidRPr="00CF7337" w:rsidDel="00E31C62" w:rsidRDefault="00D5530A">
      <w:pPr>
        <w:pStyle w:val="ListParagraph"/>
        <w:spacing w:after="0" w:line="276" w:lineRule="auto"/>
        <w:jc w:val="both"/>
        <w:rPr>
          <w:ins w:id="14771" w:author="Pamela Kakande Nabukhonzo" w:date="2025-06-13T22:30:00Z"/>
          <w:del w:id="14772" w:author="Rachel Shipsey" w:date="2025-06-20T15:21:00Z"/>
          <w:rFonts w:cs="Arial"/>
          <w:sz w:val="20"/>
          <w:szCs w:val="20"/>
        </w:rPr>
        <w:pPrChange w:id="14773"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74" w:author="Pamela Kakande Nabukhonzo" w:date="2025-06-13T22:30:00Z">
        <w:del w:id="14775" w:author="Rachel Shipsey" w:date="2025-06-20T15:21:00Z">
          <w:r w:rsidRPr="00CF7337" w:rsidDel="00E31C62">
            <w:rPr>
              <w:rFonts w:cs="Arial"/>
              <w:sz w:val="20"/>
              <w:szCs w:val="20"/>
            </w:rPr>
            <w:delText xml:space="preserve">KNBS tried to involve all stakeholders in </w:delText>
          </w:r>
          <w:r w:rsidDel="00E31C62">
            <w:rPr>
              <w:rFonts w:cs="Arial"/>
              <w:sz w:val="20"/>
              <w:szCs w:val="20"/>
            </w:rPr>
            <w:delText>c</w:delText>
          </w:r>
          <w:r w:rsidRPr="00CF7337" w:rsidDel="00E31C62">
            <w:rPr>
              <w:rFonts w:cs="Arial"/>
              <w:sz w:val="20"/>
              <w:szCs w:val="20"/>
            </w:rPr>
            <w:delText>ensus data dissemination planning, especially engagement with the Office of the President to give releases legitimacy and wider coverage. It is important to encourage structures that allow the engagement of key stakeholders from the start of the Census process. KNBS was obliged to release census data or grant access to the data when it is satisfied that all reasonable steps have been considered to safeguard confidentiality of the respondents taking into considerations the country’s legal framework on freedom of information, data protection, and ethical considerations; KNBS shares data/information to individuals or institutions after official release.</w:delText>
          </w:r>
          <w:r w:rsidDel="00E31C62">
            <w:rPr>
              <w:rFonts w:cs="Arial"/>
              <w:sz w:val="20"/>
              <w:szCs w:val="20"/>
            </w:rPr>
            <w:delText xml:space="preserve"> </w:delText>
          </w:r>
          <w:r w:rsidRPr="00242478" w:rsidDel="00E31C62">
            <w:rPr>
              <w:rFonts w:cs="Arial"/>
              <w:sz w:val="20"/>
              <w:szCs w:val="20"/>
            </w:rPr>
            <w:delText>Kenya was faced with inadequate resources to undertake disseminations to the lower sub national levels.</w:delText>
          </w:r>
        </w:del>
      </w:ins>
    </w:p>
    <w:p w14:paraId="5A014D56" w14:textId="1B999A4F" w:rsidR="00D5530A" w:rsidRPr="003E22C8" w:rsidDel="008D26A9" w:rsidRDefault="00D5530A">
      <w:pPr>
        <w:pStyle w:val="ListParagraph"/>
        <w:spacing w:after="0" w:line="276" w:lineRule="auto"/>
        <w:jc w:val="both"/>
        <w:rPr>
          <w:ins w:id="14776" w:author="Pamela Kakande Nabukhonzo" w:date="2025-06-13T22:30:00Z"/>
          <w:del w:id="14777" w:author="Rachel Shipsey" w:date="2025-06-23T15:21:00Z"/>
          <w:rFonts w:cs="Arial"/>
          <w:b/>
          <w:bCs/>
        </w:rPr>
        <w:pPrChange w:id="14778" w:author="Rachel Shipsey" w:date="2025-06-23T15:41:00Z">
          <w:pPr>
            <w:spacing w:after="0" w:line="276" w:lineRule="auto"/>
            <w:contextualSpacing/>
            <w:jc w:val="both"/>
          </w:pPr>
        </w:pPrChange>
      </w:pPr>
    </w:p>
    <w:p w14:paraId="7F00BC99" w14:textId="101EC384" w:rsidR="00D5530A" w:rsidRPr="003E22C8" w:rsidDel="008D26A9" w:rsidRDefault="00D5530A">
      <w:pPr>
        <w:pStyle w:val="ListParagraph"/>
        <w:spacing w:after="0" w:line="276" w:lineRule="auto"/>
        <w:jc w:val="both"/>
        <w:rPr>
          <w:ins w:id="14779" w:author="Pamela Kakande Nabukhonzo" w:date="2025-06-13T22:30:00Z"/>
          <w:del w:id="14780" w:author="Rachel Shipsey" w:date="2025-06-23T15:21:00Z"/>
          <w:rFonts w:cs="Arial"/>
          <w:b/>
          <w:bCs/>
        </w:rPr>
        <w:pPrChange w:id="14781" w:author="Rachel Shipsey" w:date="2025-06-23T15:41:00Z">
          <w:pPr>
            <w:spacing w:after="0" w:line="276" w:lineRule="auto"/>
            <w:contextualSpacing/>
            <w:jc w:val="both"/>
          </w:pPr>
        </w:pPrChange>
      </w:pPr>
      <w:ins w:id="14782" w:author="Pamela Kakande Nabukhonzo" w:date="2025-06-13T22:30:00Z">
        <w:del w:id="14783" w:author="Rachel Shipsey" w:date="2025-06-23T15:21:00Z">
          <w:r w:rsidRPr="003E22C8" w:rsidDel="008D26A9">
            <w:rPr>
              <w:rFonts w:cs="Arial"/>
              <w:b/>
              <w:bCs/>
            </w:rPr>
            <w:delText>Egypt</w:delText>
          </w:r>
        </w:del>
      </w:ins>
    </w:p>
    <w:p w14:paraId="5A502A0C" w14:textId="44EABEBD" w:rsidR="00D5530A" w:rsidDel="008D26A9" w:rsidRDefault="00D5530A">
      <w:pPr>
        <w:pStyle w:val="ListParagraph"/>
        <w:spacing w:after="0" w:line="276" w:lineRule="auto"/>
        <w:jc w:val="both"/>
        <w:rPr>
          <w:ins w:id="14784" w:author="Pamela Kakande Nabukhonzo" w:date="2025-06-13T22:30:00Z"/>
          <w:del w:id="14785" w:author="Rachel Shipsey" w:date="2025-06-23T15:21:00Z"/>
          <w:rFonts w:cs="Arial"/>
          <w:sz w:val="20"/>
          <w:szCs w:val="20"/>
        </w:rPr>
        <w:pPrChange w:id="14786"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87" w:author="Pamela Kakande Nabukhonzo" w:date="2025-06-13T22:30:00Z">
        <w:del w:id="14788" w:author="Rachel Shipsey" w:date="2025-06-23T15:21:00Z">
          <w:r w:rsidRPr="00CF7337" w:rsidDel="008D26A9">
            <w:rPr>
              <w:rFonts w:cs="Arial"/>
              <w:sz w:val="20"/>
              <w:szCs w:val="20"/>
            </w:rPr>
            <w:delText xml:space="preserve">The 2017 census results were published via a platform on the CAPMAS website. The platform disseminates the data from their Census. CAPMAS set up a Geoportal for GIS data from the Census. It used Google Analytics to monitor who are using their Census products. CAPMAS issues an annual schedule of publications, bulletins, indicators, statistical data, they are released and disseminated using various tools that include </w:delText>
          </w:r>
          <w:r w:rsidDel="008D26A9">
            <w:rPr>
              <w:rFonts w:cs="Arial"/>
              <w:sz w:val="20"/>
              <w:szCs w:val="20"/>
            </w:rPr>
            <w:delText>h</w:delText>
          </w:r>
          <w:r w:rsidRPr="00CF7337" w:rsidDel="008D26A9">
            <w:rPr>
              <w:rFonts w:cs="Arial"/>
              <w:sz w:val="20"/>
              <w:szCs w:val="20"/>
            </w:rPr>
            <w:delText xml:space="preserve">ard copy publications; </w:delText>
          </w:r>
          <w:r w:rsidDel="008D26A9">
            <w:rPr>
              <w:rFonts w:cs="Arial"/>
              <w:sz w:val="20"/>
              <w:szCs w:val="20"/>
            </w:rPr>
            <w:delText>s</w:delText>
          </w:r>
          <w:r w:rsidRPr="00CF7337" w:rsidDel="008D26A9">
            <w:rPr>
              <w:rFonts w:cs="Arial"/>
              <w:sz w:val="20"/>
              <w:szCs w:val="20"/>
            </w:rPr>
            <w:delText xml:space="preserve">oft copy on CD, press statements, Press releases, workshops &amp; Conferences; Fax and Flyers. </w:delText>
          </w:r>
        </w:del>
      </w:ins>
    </w:p>
    <w:p w14:paraId="506A00ED" w14:textId="7CA42B27" w:rsidR="00D5530A" w:rsidDel="008D26A9" w:rsidRDefault="00D5530A">
      <w:pPr>
        <w:pStyle w:val="ListParagraph"/>
        <w:spacing w:after="0" w:line="276" w:lineRule="auto"/>
        <w:jc w:val="both"/>
        <w:rPr>
          <w:ins w:id="14789" w:author="Pamela Kakande Nabukhonzo" w:date="2025-06-13T22:30:00Z"/>
          <w:del w:id="14790" w:author="Rachel Shipsey" w:date="2025-06-23T15:21:00Z"/>
          <w:rFonts w:cs="Arial"/>
          <w:sz w:val="20"/>
          <w:szCs w:val="20"/>
        </w:rPr>
        <w:pPrChange w:id="14791"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p>
    <w:p w14:paraId="0DB25386" w14:textId="49CF7AC4" w:rsidR="00D5530A" w:rsidRPr="00CF7337" w:rsidDel="008D26A9" w:rsidRDefault="00D5530A">
      <w:pPr>
        <w:pStyle w:val="ListParagraph"/>
        <w:spacing w:after="0" w:line="276" w:lineRule="auto"/>
        <w:jc w:val="both"/>
        <w:rPr>
          <w:ins w:id="14792" w:author="Pamela Kakande Nabukhonzo" w:date="2025-06-13T22:30:00Z"/>
          <w:del w:id="14793" w:author="Rachel Shipsey" w:date="2025-06-23T15:21:00Z"/>
          <w:rFonts w:cs="Arial"/>
          <w:sz w:val="20"/>
          <w:szCs w:val="20"/>
        </w:rPr>
        <w:pPrChange w:id="1479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both"/>
          </w:pPr>
        </w:pPrChange>
      </w:pPr>
      <w:ins w:id="14795" w:author="Pamela Kakande Nabukhonzo" w:date="2025-06-13T22:30:00Z">
        <w:del w:id="14796" w:author="Rachel Shipsey" w:date="2025-06-23T15:21:00Z">
          <w:r w:rsidRPr="00CF7337" w:rsidDel="008D26A9">
            <w:rPr>
              <w:rFonts w:cs="Arial"/>
              <w:sz w:val="20"/>
              <w:szCs w:val="20"/>
            </w:rPr>
            <w:delText xml:space="preserve">CAPMAS was eager to provide users with the updated data upon their completion, so priority was given to the electronic publication of the preliminary results of the census until the results were published on the official website of CAPMAS. Website Analysis was done using Google Analytics specifically the usage of Google Analytics on the Website Analysis such as Wherefrom (Users’ login, </w:delText>
          </w:r>
          <w:r w:rsidDel="008D26A9">
            <w:rPr>
              <w:rFonts w:cs="Arial"/>
              <w:sz w:val="20"/>
              <w:szCs w:val="20"/>
            </w:rPr>
            <w:delText>t</w:delText>
          </w:r>
          <w:r w:rsidRPr="00CF7337" w:rsidDel="008D26A9">
            <w:rPr>
              <w:rFonts w:cs="Arial"/>
              <w:sz w:val="20"/>
              <w:szCs w:val="20"/>
            </w:rPr>
            <w:delText xml:space="preserve">otal of </w:delText>
          </w:r>
          <w:r w:rsidDel="008D26A9">
            <w:rPr>
              <w:rFonts w:cs="Arial"/>
              <w:sz w:val="20"/>
              <w:szCs w:val="20"/>
            </w:rPr>
            <w:delText>u</w:delText>
          </w:r>
          <w:r w:rsidRPr="00CF7337" w:rsidDel="008D26A9">
            <w:rPr>
              <w:rFonts w:cs="Arial"/>
              <w:sz w:val="20"/>
              <w:szCs w:val="20"/>
            </w:rPr>
            <w:delText xml:space="preserve">sers, their category such as: </w:delText>
          </w:r>
          <w:r w:rsidDel="008D26A9">
            <w:rPr>
              <w:rFonts w:cs="Arial"/>
              <w:sz w:val="20"/>
              <w:szCs w:val="20"/>
            </w:rPr>
            <w:delText>c</w:delText>
          </w:r>
          <w:r w:rsidRPr="00CF7337" w:rsidDel="008D26A9">
            <w:rPr>
              <w:rFonts w:cs="Arial"/>
              <w:sz w:val="20"/>
              <w:szCs w:val="20"/>
            </w:rPr>
            <w:delText xml:space="preserve">ountry, </w:delText>
          </w:r>
          <w:r w:rsidDel="008D26A9">
            <w:rPr>
              <w:rFonts w:cs="Arial"/>
              <w:sz w:val="20"/>
              <w:szCs w:val="20"/>
            </w:rPr>
            <w:delText>l</w:delText>
          </w:r>
          <w:r w:rsidRPr="00CF7337" w:rsidDel="008D26A9">
            <w:rPr>
              <w:rFonts w:cs="Arial"/>
              <w:sz w:val="20"/>
              <w:szCs w:val="20"/>
            </w:rPr>
            <w:delText>anguage, and detailed data page on views).</w:delText>
          </w:r>
        </w:del>
      </w:ins>
    </w:p>
    <w:p w14:paraId="0D3B03D7" w14:textId="666C244D" w:rsidR="00D5530A" w:rsidRPr="003E22C8" w:rsidDel="008D26A9" w:rsidRDefault="00D5530A">
      <w:pPr>
        <w:pStyle w:val="ListParagraph"/>
        <w:spacing w:after="0" w:line="276" w:lineRule="auto"/>
        <w:jc w:val="both"/>
        <w:rPr>
          <w:ins w:id="14797" w:author="Pamela Kakande Nabukhonzo" w:date="2025-06-13T22:30:00Z"/>
          <w:del w:id="14798" w:author="Rachel Shipsey" w:date="2025-06-23T15:21:00Z"/>
          <w:rFonts w:cs="Arial"/>
          <w:b/>
          <w:bCs/>
        </w:rPr>
        <w:pPrChange w:id="14799" w:author="Rachel Shipsey" w:date="2025-06-23T15:41:00Z">
          <w:pPr>
            <w:spacing w:line="276" w:lineRule="auto"/>
            <w:jc w:val="both"/>
          </w:pPr>
        </w:pPrChange>
      </w:pPr>
      <w:ins w:id="14800" w:author="Pamela Kakande Nabukhonzo" w:date="2025-06-13T22:30:00Z">
        <w:del w:id="14801" w:author="Rachel Shipsey" w:date="2025-06-23T15:21:00Z">
          <w:r w:rsidRPr="003E22C8" w:rsidDel="008D26A9">
            <w:rPr>
              <w:rFonts w:cs="Arial"/>
              <w:b/>
              <w:bCs/>
            </w:rPr>
            <w:delText>Zimbabwe</w:delText>
          </w:r>
        </w:del>
      </w:ins>
    </w:p>
    <w:p w14:paraId="2C0EFF83" w14:textId="2CD45646" w:rsidR="00D5530A" w:rsidRPr="00CF7337" w:rsidDel="008D26A9" w:rsidRDefault="00D5530A">
      <w:pPr>
        <w:pStyle w:val="ListParagraph"/>
        <w:spacing w:after="0" w:line="276" w:lineRule="auto"/>
        <w:jc w:val="both"/>
        <w:rPr>
          <w:ins w:id="14802" w:author="Pamela Kakande Nabukhonzo" w:date="2025-06-13T22:30:00Z"/>
          <w:del w:id="14803" w:author="Rachel Shipsey" w:date="2025-06-23T15:21:00Z"/>
          <w:rFonts w:cs="Arial"/>
          <w:sz w:val="20"/>
          <w:szCs w:val="20"/>
        </w:rPr>
        <w:pPrChange w:id="1480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ins w:id="14805" w:author="Pamela Kakande Nabukhonzo" w:date="2025-06-13T22:30:00Z">
        <w:del w:id="14806" w:author="Rachel Shipsey" w:date="2025-06-23T15:21:00Z">
          <w:r w:rsidRPr="7B4121B4" w:rsidDel="008D26A9">
            <w:rPr>
              <w:rFonts w:cs="Arial"/>
              <w:sz w:val="20"/>
              <w:szCs w:val="20"/>
            </w:rPr>
            <w:delText>Zimbabwe produced 8 preliminary reports on a modular basis to provide quick feedback to the 2022 PHC users. Data on census preliminary reports was supposed to be used during 2023 National budget preparation and delimitation of constituency boundaries. Hybrid dissemination workshops were held both physically and virtually using Zoom and Team platforms. Subject matter discussions were also held. The census results were also presented to two Cabinet meetings. The r</w:delText>
          </w:r>
          <w:r w:rsidRPr="7B4121B4" w:rsidDel="008D26A9">
            <w:rPr>
              <w:rFonts w:cs="Arial"/>
              <w:sz w:val="20"/>
              <w:szCs w:val="20"/>
              <w:lang w:val="en-ZW"/>
            </w:rPr>
            <w:delText xml:space="preserve">reports were also uploaded on the website </w:delText>
          </w:r>
          <w:r w:rsidDel="008D26A9">
            <w:rPr>
              <w:rFonts w:asciiTheme="minorHAnsi" w:hAnsiTheme="minorHAnsi"/>
              <w:sz w:val="22"/>
            </w:rPr>
            <w:fldChar w:fldCharType="begin"/>
          </w:r>
          <w:r w:rsidDel="008D26A9">
            <w:delInstrText>HYPERLINK "http://www.zimstat.co.zw" \h</w:delInstrText>
          </w:r>
          <w:r w:rsidDel="008D26A9">
            <w:rPr>
              <w:rFonts w:asciiTheme="minorHAnsi" w:hAnsiTheme="minorHAnsi"/>
              <w:sz w:val="22"/>
            </w:rPr>
          </w:r>
          <w:r w:rsidDel="008D26A9">
            <w:rPr>
              <w:rFonts w:asciiTheme="minorHAnsi" w:hAnsiTheme="minorHAnsi"/>
              <w:sz w:val="22"/>
            </w:rPr>
            <w:fldChar w:fldCharType="separate"/>
          </w:r>
          <w:r w:rsidRPr="7B4121B4" w:rsidDel="008D26A9">
            <w:rPr>
              <w:rStyle w:val="Hyperlink"/>
              <w:rFonts w:cs="Arial"/>
              <w:sz w:val="20"/>
              <w:szCs w:val="20"/>
              <w:lang w:val="en-ZW"/>
            </w:rPr>
            <w:delText>www.zimstat.co.zw</w:delText>
          </w:r>
          <w:r w:rsidDel="008D26A9">
            <w:rPr>
              <w:rStyle w:val="Hyperlink"/>
              <w:rFonts w:cs="Arial"/>
              <w:sz w:val="20"/>
              <w:szCs w:val="20"/>
              <w:lang w:val="en-ZW"/>
            </w:rPr>
            <w:fldChar w:fldCharType="end"/>
          </w:r>
          <w:r w:rsidRPr="7B4121B4" w:rsidDel="008D26A9">
            <w:rPr>
              <w:rFonts w:cs="Arial"/>
              <w:sz w:val="20"/>
              <w:szCs w:val="20"/>
              <w:lang w:val="en-ZW"/>
            </w:rPr>
            <w:delText xml:space="preserve"> and Census page on the ODP was created. Social media was used like: Live streaming of presentation of results on Facebook (Zimstat), Twitter posts and updates (@zimstat), WhatsApp; Electronic and Print media: Invited journalists to attend dissemination workshops, Interviews in local languages Shona and Ndebele held; various </w:delText>
          </w:r>
          <w:r w:rsidRPr="7B4121B4" w:rsidDel="008D26A9">
            <w:rPr>
              <w:rFonts w:cs="Arial"/>
              <w:sz w:val="20"/>
              <w:szCs w:val="20"/>
            </w:rPr>
            <w:delText xml:space="preserve">Infographics.  Some products generated included Census National Report; 10 Census Provincial Profile Reports; Vital Statistics Report from 2022 PHC data; 16 Census Thematic Reports building on 2012 experience; Census Atlas; and Thematic maps. </w:delText>
          </w:r>
        </w:del>
      </w:ins>
    </w:p>
    <w:p w14:paraId="566D051A" w14:textId="1732018E" w:rsidR="00D5530A" w:rsidRPr="00CF7337" w:rsidDel="008D26A9" w:rsidRDefault="00D5530A">
      <w:pPr>
        <w:pStyle w:val="ListParagraph"/>
        <w:spacing w:after="0" w:line="276" w:lineRule="auto"/>
        <w:jc w:val="both"/>
        <w:rPr>
          <w:ins w:id="14807" w:author="Pamela Kakande Nabukhonzo" w:date="2025-06-13T22:30:00Z"/>
          <w:del w:id="14808" w:author="Rachel Shipsey" w:date="2025-06-23T15:21:00Z"/>
          <w:rFonts w:cs="Arial"/>
          <w:sz w:val="20"/>
          <w:szCs w:val="20"/>
        </w:rPr>
        <w:pPrChange w:id="1480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ins w:id="14810" w:author="Pamela Kakande Nabukhonzo" w:date="2025-06-13T22:30:00Z">
        <w:del w:id="14811" w:author="Rachel Shipsey" w:date="2025-06-23T15:21:00Z">
          <w:r w:rsidRPr="00CF7337" w:rsidDel="008D26A9">
            <w:rPr>
              <w:rFonts w:cs="Arial"/>
              <w:sz w:val="20"/>
              <w:szCs w:val="20"/>
            </w:rPr>
            <w:delText>The following dissemination methods will be used for the outstanding products: posters, leaflets, wall charts, population datasheets, flyers and brochures will be produced and distributed in all the provinces and districts; Round table discussions and seminars for thematic reports; Media briefs, media releases and fact sheets for all the products. To allow for greater access, the 2022 Population and Housing Census dataset will be added onto the REDATAM-based census database systems which are currently uploaded onto the ZIMSTAT website (www.zimstat.co.zw). This will allow users to generate user-defined tables, graphs and maps using the 2022 Population and Housing Census data. Statistical awareness and educational programs on the ways to access, interpret and use census information will be done for effective outreach. Partnerships with the media to improve the wider dissemination and understanding of statistical information from census.</w:delText>
          </w:r>
        </w:del>
      </w:ins>
    </w:p>
    <w:p w14:paraId="2F699F59" w14:textId="646C4FAB" w:rsidR="00D5530A" w:rsidRPr="003E22C8" w:rsidDel="008D26A9" w:rsidRDefault="00D5530A">
      <w:pPr>
        <w:pStyle w:val="ListParagraph"/>
        <w:spacing w:after="0" w:line="276" w:lineRule="auto"/>
        <w:jc w:val="both"/>
        <w:rPr>
          <w:ins w:id="14812" w:author="Pamela Kakande Nabukhonzo" w:date="2025-06-13T22:30:00Z"/>
          <w:del w:id="14813" w:author="Rachel Shipsey" w:date="2025-06-23T15:21:00Z"/>
          <w:rFonts w:cs="Arial"/>
          <w:b/>
          <w:bCs/>
        </w:rPr>
        <w:pPrChange w:id="14814" w:author="Rachel Shipsey" w:date="2025-06-23T15:41:00Z">
          <w:pPr>
            <w:contextualSpacing/>
            <w:jc w:val="both"/>
          </w:pPr>
        </w:pPrChange>
      </w:pPr>
      <w:ins w:id="14815" w:author="Pamela Kakande Nabukhonzo" w:date="2025-06-13T22:30:00Z">
        <w:del w:id="14816" w:author="Rachel Shipsey" w:date="2025-06-23T15:21:00Z">
          <w:r w:rsidRPr="003E22C8" w:rsidDel="008D26A9">
            <w:rPr>
              <w:rFonts w:cs="Arial"/>
              <w:b/>
              <w:bCs/>
            </w:rPr>
            <w:delText xml:space="preserve">Mozambique </w:delText>
          </w:r>
        </w:del>
      </w:ins>
    </w:p>
    <w:p w14:paraId="0212D833" w14:textId="1BAB9889" w:rsidR="00D5530A" w:rsidRPr="00CF7337" w:rsidDel="008D26A9" w:rsidRDefault="00D5530A">
      <w:pPr>
        <w:pStyle w:val="ListParagraph"/>
        <w:spacing w:after="0" w:line="276" w:lineRule="auto"/>
        <w:jc w:val="both"/>
        <w:rPr>
          <w:ins w:id="14817" w:author="Pamela Kakande Nabukhonzo" w:date="2025-06-13T22:30:00Z"/>
          <w:del w:id="14818" w:author="Rachel Shipsey" w:date="2025-06-23T15:21:00Z"/>
          <w:rFonts w:cs="Arial"/>
          <w:sz w:val="20"/>
          <w:szCs w:val="20"/>
        </w:rPr>
        <w:pPrChange w:id="1481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4820" w:author="Pamela Kakande Nabukhonzo" w:date="2025-06-13T22:30:00Z">
        <w:del w:id="14821" w:author="Rachel Shipsey" w:date="2025-06-23T15:21:00Z">
          <w:r w:rsidRPr="7B4121B4" w:rsidDel="008D26A9">
            <w:rPr>
              <w:rFonts w:cs="Arial"/>
              <w:sz w:val="20"/>
              <w:szCs w:val="20"/>
            </w:rPr>
            <w:delText xml:space="preserve">Mozambique engaged various stakeholders (political parties, ministry's, medias, NGOs, Donors, etc) from questionnaire development stage to dissemination stage. A dissemination plan was elaborated and implemented in accordance with stakeholders’ segmentation in which they grouped the users into various groups, identified the purpose for which they use the statistics produced, and the format that would be most useful to a given group. </w:delText>
          </w:r>
        </w:del>
      </w:ins>
    </w:p>
    <w:p w14:paraId="27FCDF37" w14:textId="7E2821DD" w:rsidR="00D5530A" w:rsidRPr="00CF7337" w:rsidDel="008D26A9" w:rsidRDefault="00D5530A">
      <w:pPr>
        <w:pStyle w:val="ListParagraph"/>
        <w:spacing w:after="0" w:line="276" w:lineRule="auto"/>
        <w:jc w:val="both"/>
        <w:rPr>
          <w:ins w:id="14822" w:author="Pamela Kakande Nabukhonzo" w:date="2025-06-13T22:30:00Z"/>
          <w:del w:id="14823" w:author="Rachel Shipsey" w:date="2025-06-23T15:21:00Z"/>
          <w:rFonts w:cs="Arial"/>
          <w:sz w:val="20"/>
          <w:szCs w:val="20"/>
        </w:rPr>
        <w:pPrChange w:id="14824"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4825" w:author="Pamela Kakande Nabukhonzo" w:date="2025-06-13T22:30:00Z">
        <w:del w:id="14826" w:author="Rachel Shipsey" w:date="2025-06-23T15:21:00Z">
          <w:r w:rsidRPr="00CF7337" w:rsidDel="008D26A9">
            <w:rPr>
              <w:rFonts w:cs="Arial"/>
              <w:sz w:val="20"/>
              <w:szCs w:val="20"/>
            </w:rPr>
            <w:delText xml:space="preserve">The groups included: Universities (students/professors) and researchers; Development Cooperation Agencies, donors, international NGOs, and the United Nations; </w:delText>
          </w:r>
          <w:r w:rsidRPr="00CF7337" w:rsidDel="008D26A9">
            <w:rPr>
              <w:rFonts w:cs="Arial"/>
              <w:sz w:val="20"/>
              <w:szCs w:val="20"/>
              <w:lang w:val="pt-PT"/>
            </w:rPr>
            <w:delText xml:space="preserve">children and teenagers; Entrepreneurs, Banks, and Private Sector; Government; media; Politicians; Statistics Producers (INE, Bank of Mozambique, SEN members); People with special needs / people with disabilities; General public (using an inclusive methodology); Civil society, NGOs and religious institutions. INE mapped suitable formats for each user group and </w:delText>
          </w:r>
          <w:r w:rsidRPr="00CF7337" w:rsidDel="008D26A9">
            <w:rPr>
              <w:rFonts w:cs="Arial"/>
              <w:sz w:val="20"/>
              <w:szCs w:val="20"/>
            </w:rPr>
            <w:delText xml:space="preserve">designed a product for each segment, including school children (e.g. comics for the Youth). </w:delText>
          </w:r>
        </w:del>
      </w:ins>
    </w:p>
    <w:p w14:paraId="2B0C0DC9" w14:textId="291191FD" w:rsidR="00D5530A" w:rsidRPr="00CF7337" w:rsidDel="008D26A9" w:rsidRDefault="00D5530A">
      <w:pPr>
        <w:pStyle w:val="ListParagraph"/>
        <w:spacing w:after="0" w:line="276" w:lineRule="auto"/>
        <w:jc w:val="both"/>
        <w:rPr>
          <w:ins w:id="14827" w:author="Pamela Kakande Nabukhonzo" w:date="2025-06-13T22:30:00Z"/>
          <w:del w:id="14828" w:author="Rachel Shipsey" w:date="2025-06-23T15:21:00Z"/>
          <w:rFonts w:cs="Arial"/>
          <w:sz w:val="20"/>
          <w:szCs w:val="20"/>
        </w:rPr>
        <w:pPrChange w:id="1482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4830" w:author="Pamela Kakande Nabukhonzo" w:date="2025-06-13T22:30:00Z">
        <w:del w:id="14831" w:author="Rachel Shipsey" w:date="2025-06-23T15:21:00Z">
          <w:r w:rsidRPr="7B4121B4" w:rsidDel="008D26A9">
            <w:rPr>
              <w:rFonts w:cs="Arial"/>
              <w:sz w:val="20"/>
              <w:szCs w:val="20"/>
            </w:rPr>
            <w:delText>In the last census (2007) the thematic studies were written by NSO staff in collaboration with local universities. Differently, with 2017 census the approach was to use consultants. This imposed challenge on data use by consultants that require deep involvement of INE staff;  When users are involved, making data available, explaining how to use and interpret the data, they respond positively; (example, NSO stabilized a partnership with media association, reining the media and stabilizing flexible communication channels such as WhatsApp; NSO created journalistic award; In response: all media refer to the NSO when talking about statistics; they constantly request for data and clarifications in the WhatsApp group; weekly they publish something about statistics; The average visits increased from 171,207  (2017 and 2018) to  288,721 (2020 and 2021)</w:delText>
          </w:r>
        </w:del>
      </w:ins>
    </w:p>
    <w:p w14:paraId="0879A978" w14:textId="6805EE38" w:rsidR="00D5530A" w:rsidRPr="003E22C8" w:rsidDel="008D26A9" w:rsidRDefault="00D5530A">
      <w:pPr>
        <w:pStyle w:val="ListParagraph"/>
        <w:spacing w:after="0" w:line="276" w:lineRule="auto"/>
        <w:jc w:val="both"/>
        <w:rPr>
          <w:ins w:id="14832" w:author="Pamela Kakande Nabukhonzo" w:date="2025-06-13T22:30:00Z"/>
          <w:del w:id="14833" w:author="Rachel Shipsey" w:date="2025-06-23T15:21:00Z"/>
          <w:rFonts w:cs="Arial"/>
          <w:b/>
          <w:bCs/>
        </w:rPr>
        <w:pPrChange w:id="14834" w:author="Rachel Shipsey" w:date="2025-06-23T15:41:00Z">
          <w:pPr>
            <w:contextualSpacing/>
          </w:pPr>
        </w:pPrChange>
      </w:pPr>
      <w:ins w:id="14835" w:author="Pamela Kakande Nabukhonzo" w:date="2025-06-13T22:30:00Z">
        <w:del w:id="14836" w:author="Rachel Shipsey" w:date="2025-06-23T15:21:00Z">
          <w:r w:rsidRPr="003E22C8" w:rsidDel="008D26A9">
            <w:rPr>
              <w:rFonts w:cs="Arial"/>
              <w:b/>
              <w:bCs/>
            </w:rPr>
            <w:delText xml:space="preserve">Eswatini </w:delText>
          </w:r>
        </w:del>
      </w:ins>
    </w:p>
    <w:p w14:paraId="3E672514" w14:textId="5372DCA8" w:rsidR="00D5530A" w:rsidRPr="009E00FD" w:rsidDel="008D26A9" w:rsidRDefault="00D5530A">
      <w:pPr>
        <w:pStyle w:val="ListParagraph"/>
        <w:spacing w:after="0" w:line="276" w:lineRule="auto"/>
        <w:jc w:val="both"/>
        <w:rPr>
          <w:ins w:id="14837" w:author="Pamela Kakande Nabukhonzo" w:date="2025-06-13T22:30:00Z"/>
          <w:del w:id="14838" w:author="Rachel Shipsey" w:date="2025-06-23T15:21:00Z"/>
          <w:rFonts w:cs="Arial"/>
          <w:sz w:val="20"/>
          <w:szCs w:val="20"/>
        </w:rPr>
        <w:pPrChange w:id="14839"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4840" w:author="Pamela Kakande Nabukhonzo" w:date="2025-06-13T22:30:00Z">
        <w:del w:id="14841" w:author="Rachel Shipsey" w:date="2025-06-23T15:21:00Z">
          <w:r w:rsidRPr="009E00FD" w:rsidDel="008D26A9">
            <w:rPr>
              <w:rFonts w:cs="Arial"/>
              <w:sz w:val="20"/>
              <w:szCs w:val="20"/>
            </w:rPr>
            <w:delText xml:space="preserve">The first Census in Swaziland was conducted in 1956 and since then, following the United Nations recommendations, the Government has kept up to the 10 years schedule. The last census to be conducted was in 2017 census. The census preliminary report was published within four months (September 2017) after enumeration, the thematic reports were done after 30 months (December 2019) after enumeration and the population projections was done in August 2020 (more than 3 years). These reports were printed and availed in soft copy on USB flash disks, and on the Central Statistics Office and Government website. Each report was disseminated as soon as they were published, through stakeholder workshops and electronically for individual user requests. </w:delText>
          </w:r>
        </w:del>
      </w:ins>
    </w:p>
    <w:p w14:paraId="441A6749" w14:textId="3CBF7DD0" w:rsidR="00D5530A" w:rsidDel="008D26A9" w:rsidRDefault="00D5530A">
      <w:pPr>
        <w:pStyle w:val="ListParagraph"/>
        <w:spacing w:after="0" w:line="276" w:lineRule="auto"/>
        <w:jc w:val="both"/>
        <w:rPr>
          <w:ins w:id="14842" w:author="Pamela Kakande Nabukhonzo" w:date="2025-06-08T22:21:00Z"/>
          <w:del w:id="14843" w:author="Rachel Shipsey" w:date="2025-06-23T15:21:00Z"/>
        </w:rPr>
        <w:pPrChange w:id="14844" w:author="Rachel Shipsey" w:date="2025-06-23T15:41:00Z">
          <w:pPr/>
        </w:pPrChange>
      </w:pPr>
    </w:p>
    <w:p w14:paraId="59CEEA74" w14:textId="613416B2" w:rsidR="001A2323" w:rsidRPr="00B111C6" w:rsidDel="008D26A9" w:rsidRDefault="00A33CC9">
      <w:pPr>
        <w:pStyle w:val="ListParagraph"/>
        <w:spacing w:after="0" w:line="276" w:lineRule="auto"/>
        <w:jc w:val="both"/>
        <w:rPr>
          <w:del w:id="14845" w:author="Rachel Shipsey" w:date="2025-06-23T15:21:00Z"/>
        </w:rPr>
        <w:pPrChange w:id="14846" w:author="Rachel Shipsey" w:date="2025-06-23T15:41:00Z">
          <w:pPr>
            <w:pStyle w:val="Heading2"/>
          </w:pPr>
        </w:pPrChange>
      </w:pPr>
      <w:bookmarkStart w:id="14847" w:name="_Toc201320180"/>
      <w:ins w:id="14848" w:author="Pamela Kakande Nabukhonzo" w:date="2025-06-09T19:25:00Z">
        <w:del w:id="14849" w:author="Rachel Shipsey" w:date="2025-06-23T15:21:00Z">
          <w:r w:rsidDel="008D26A9">
            <w:delText xml:space="preserve">Challenges and </w:delText>
          </w:r>
        </w:del>
      </w:ins>
      <w:del w:id="14850" w:author="Rachel Shipsey" w:date="2025-06-23T15:21:00Z">
        <w:r w:rsidR="001A2323" w:rsidRPr="4871BC61" w:rsidDel="008D26A9">
          <w:delText>12.2.2 Lessons Learnt</w:delText>
        </w:r>
        <w:bookmarkEnd w:id="14847"/>
      </w:del>
    </w:p>
    <w:p w14:paraId="53DB16D4" w14:textId="629AACC1" w:rsidR="00A33CC9" w:rsidRPr="000B76D5" w:rsidDel="008D26A9" w:rsidRDefault="005A3EDB">
      <w:pPr>
        <w:pStyle w:val="ListParagraph"/>
        <w:spacing w:after="0" w:line="276" w:lineRule="auto"/>
        <w:jc w:val="both"/>
        <w:rPr>
          <w:ins w:id="14851" w:author="Pamela Kakande Nabukhonzo" w:date="2025-06-09T19:25:00Z"/>
          <w:del w:id="14852" w:author="Rachel Shipsey" w:date="2025-06-23T15:21:00Z"/>
        </w:rPr>
        <w:pPrChange w:id="14853" w:author="Rachel Shipsey" w:date="2025-06-23T15:41:00Z">
          <w:pPr/>
        </w:pPrChange>
      </w:pPr>
      <w:ins w:id="14854" w:author="Pamela Kakande Nabukhonzo" w:date="2025-06-10T17:18:00Z">
        <w:del w:id="14855" w:author="Rachel Shipsey" w:date="2025-06-23T15:21:00Z">
          <w:r w:rsidDel="008D26A9">
            <w:delText>D</w:delText>
          </w:r>
        </w:del>
      </w:ins>
      <w:ins w:id="14856" w:author="Pamela Kakande Nabukhonzo" w:date="2025-06-09T21:47:00Z">
        <w:del w:id="14857" w:author="Rachel Shipsey" w:date="2025-06-23T15:21:00Z">
          <w:r w:rsidR="008D735F" w:rsidDel="008D26A9">
            <w:delText>igital</w:delText>
          </w:r>
        </w:del>
      </w:ins>
      <w:ins w:id="14858" w:author="Pamela Kakande Nabukhonzo" w:date="2025-06-09T19:25:00Z">
        <w:del w:id="14859" w:author="Rachel Shipsey" w:date="2025-06-23T15:21:00Z">
          <w:r w:rsidR="00A33CC9" w:rsidRPr="000B76D5" w:rsidDel="008D26A9">
            <w:delText xml:space="preserve"> transformation is not without its significant challenges, which range from infrastructural deficits to a lack of technical expertise. </w:delText>
          </w:r>
        </w:del>
      </w:ins>
    </w:p>
    <w:p w14:paraId="7FB6F80C" w14:textId="76B32BED" w:rsidR="00C15630" w:rsidRPr="00B111C6" w:rsidDel="008D26A9" w:rsidRDefault="001A2323">
      <w:pPr>
        <w:pStyle w:val="ListParagraph"/>
        <w:spacing w:after="0" w:line="276" w:lineRule="auto"/>
        <w:jc w:val="both"/>
        <w:rPr>
          <w:del w:id="14860" w:author="Rachel Shipsey" w:date="2025-06-23T15:21:00Z"/>
          <w:moveTo w:id="14861" w:author="Pamela Kakande Nabukhonzo" w:date="2025-06-08T22:22:00Z"/>
          <w:rFonts w:cs="Arial"/>
        </w:rPr>
        <w:pPrChange w:id="14862" w:author="Rachel Shipsey" w:date="2025-06-23T15:41:00Z">
          <w:pPr>
            <w:pStyle w:val="ListParagraph"/>
            <w:numPr>
              <w:numId w:val="103"/>
            </w:numPr>
            <w:spacing w:after="0" w:line="276" w:lineRule="auto"/>
            <w:ind w:left="360" w:hanging="360"/>
            <w:jc w:val="both"/>
          </w:pPr>
        </w:pPrChange>
      </w:pPr>
      <w:del w:id="14863" w:author="Rachel Shipsey" w:date="2025-06-23T15:21:00Z">
        <w:r w:rsidRPr="00CB4617" w:rsidDel="008D26A9">
          <w:rPr>
            <w:rFonts w:cs="Arial"/>
          </w:rPr>
          <w:delText xml:space="preserve">There is a need to address geographical boundary disputes before launch and dissemination of reports by administrative/political boundaries. These disputes affect </w:delText>
        </w:r>
        <w:r w:rsidDel="008D26A9">
          <w:fldChar w:fldCharType="begin"/>
        </w:r>
        <w:r w:rsidDel="008D26A9">
          <w:delInstrText>HYPERLINK \l "_10.2.2￼Lessons_Learnt" \h</w:delInstrText>
        </w:r>
        <w:r w:rsidDel="008D26A9">
          <w:fldChar w:fldCharType="separate"/>
        </w:r>
        <w:r w:rsidRPr="7B4121B4" w:rsidDel="008D26A9">
          <w:rPr>
            <w:rStyle w:val="Hyperlink"/>
            <w:rFonts w:cs="Arial"/>
          </w:rPr>
          <w:delText>enumeration</w:delText>
        </w:r>
        <w:r w:rsidDel="008D26A9">
          <w:fldChar w:fldCharType="end"/>
        </w:r>
        <w:r w:rsidRPr="00CB4617" w:rsidDel="008D26A9">
          <w:rPr>
            <w:rFonts w:cs="Arial"/>
          </w:rPr>
          <w:delText xml:space="preserve"> and can be resolved and agreed upon during </w:delText>
        </w:r>
        <w:r w:rsidDel="008D26A9">
          <w:fldChar w:fldCharType="begin"/>
        </w:r>
        <w:r w:rsidDel="008D26A9">
          <w:delInstrText>HYPERLINK \l "_3.6_EA_Map" \h</w:delInstrText>
        </w:r>
        <w:r w:rsidDel="008D26A9">
          <w:fldChar w:fldCharType="separate"/>
        </w:r>
        <w:r w:rsidRPr="7B4121B4" w:rsidDel="008D26A9">
          <w:rPr>
            <w:rStyle w:val="Hyperlink"/>
            <w:rFonts w:cs="Arial"/>
          </w:rPr>
          <w:delText>map verification</w:delText>
        </w:r>
        <w:r w:rsidDel="008D26A9">
          <w:fldChar w:fldCharType="end"/>
        </w:r>
        <w:r w:rsidRPr="00CB4617" w:rsidDel="008D26A9">
          <w:rPr>
            <w:rFonts w:cs="Arial"/>
          </w:rPr>
          <w:delText>.</w:delText>
        </w:r>
      </w:del>
      <w:moveToRangeStart w:id="14864" w:author="Pamela Kakande Nabukhonzo" w:date="2025-06-08T22:22:00Z" w:name="move200313771"/>
      <w:moveTo w:id="14865" w:author="Pamela Kakande Nabukhonzo" w:date="2025-06-08T22:22:00Z">
        <w:del w:id="14866" w:author="Rachel Shipsey" w:date="2025-06-23T15:21:00Z">
          <w:r w:rsidR="00C15630" w:rsidRPr="00B111C6" w:rsidDel="008D26A9">
            <w:rPr>
              <w:rFonts w:cs="Arial"/>
            </w:rPr>
            <w:delText>Need to identify various users/stakeholders in time and engage them in the entire census process as this ensures key indicators are included in the various products and provision of technical/financial support; Identification of thematic experts and engaging them in time.</w:delText>
          </w:r>
        </w:del>
      </w:moveTo>
    </w:p>
    <w:p w14:paraId="2956E95C" w14:textId="39AB8189" w:rsidR="00C15630" w:rsidDel="008D26A9" w:rsidRDefault="00C15630">
      <w:pPr>
        <w:pStyle w:val="ListParagraph"/>
        <w:spacing w:after="0" w:line="276" w:lineRule="auto"/>
        <w:jc w:val="both"/>
        <w:rPr>
          <w:del w:id="14867" w:author="Rachel Shipsey" w:date="2025-06-23T15:21:00Z"/>
          <w:moveTo w:id="14868" w:author="Pamela Kakande Nabukhonzo" w:date="2025-06-08T22:22:00Z"/>
          <w:rFonts w:cs="Arial"/>
        </w:rPr>
        <w:pPrChange w:id="14869" w:author="Rachel Shipsey" w:date="2025-06-23T15:41:00Z">
          <w:pPr>
            <w:pStyle w:val="ListParagraph"/>
            <w:numPr>
              <w:numId w:val="103"/>
            </w:numPr>
            <w:spacing w:after="0" w:line="276" w:lineRule="auto"/>
            <w:ind w:left="360" w:hanging="360"/>
            <w:jc w:val="both"/>
          </w:pPr>
        </w:pPrChange>
      </w:pPr>
      <w:moveTo w:id="14870" w:author="Pamela Kakande Nabukhonzo" w:date="2025-06-08T22:22:00Z">
        <w:del w:id="14871" w:author="Rachel Shipsey" w:date="2025-06-23T15:21:00Z">
          <w:r w:rsidRPr="00B111C6" w:rsidDel="008D26A9">
            <w:rPr>
              <w:rFonts w:cs="Arial"/>
            </w:rPr>
            <w:delText>Development of census products is an integral part of the entire census process, failure in one step affects the other (see the case of Eswatini).</w:delText>
          </w:r>
        </w:del>
      </w:moveTo>
    </w:p>
    <w:moveToRangeEnd w:id="14864"/>
    <w:p w14:paraId="2D8C5F6A" w14:textId="10AAA9F6" w:rsidR="003F1D50" w:rsidRPr="003F1D50" w:rsidDel="008D26A9" w:rsidRDefault="003F1D50">
      <w:pPr>
        <w:pStyle w:val="ListParagraph"/>
        <w:spacing w:after="0" w:line="276" w:lineRule="auto"/>
        <w:jc w:val="both"/>
        <w:rPr>
          <w:ins w:id="14872" w:author="Pamela Kakande Nabukhonzo" w:date="2025-06-09T22:32:00Z"/>
          <w:del w:id="14873" w:author="Rachel Shipsey" w:date="2025-06-23T15:21:00Z"/>
          <w:rFonts w:cs="Arial"/>
        </w:rPr>
        <w:pPrChange w:id="14874" w:author="Rachel Shipsey" w:date="2025-06-23T15:41:00Z">
          <w:pPr>
            <w:pStyle w:val="ListParagraph"/>
            <w:numPr>
              <w:numId w:val="262"/>
            </w:numPr>
            <w:spacing w:after="0" w:line="276" w:lineRule="auto"/>
            <w:ind w:hanging="360"/>
            <w:jc w:val="both"/>
          </w:pPr>
        </w:pPrChange>
      </w:pPr>
      <w:ins w:id="14875" w:author="Pamela Kakande Nabukhonzo" w:date="2025-06-09T22:32:00Z">
        <w:del w:id="14876" w:author="Rachel Shipsey" w:date="2025-06-23T15:21:00Z">
          <w:r w:rsidRPr="003F1D50" w:rsidDel="008D26A9">
            <w:rPr>
              <w:rFonts w:cs="Arial"/>
            </w:rPr>
            <w:delText>Dissemination of census reports by various means helps to increase the awareness and use of census results hence increase the value of money used to implement the population census</w:delText>
          </w:r>
        </w:del>
      </w:ins>
    </w:p>
    <w:p w14:paraId="15C55CA3" w14:textId="7E470AF8" w:rsidR="00C15630" w:rsidDel="008D26A9" w:rsidRDefault="00C15630">
      <w:pPr>
        <w:pStyle w:val="ListParagraph"/>
        <w:spacing w:after="0" w:line="276" w:lineRule="auto"/>
        <w:jc w:val="both"/>
        <w:rPr>
          <w:del w:id="14877" w:author="Rachel Shipsey" w:date="2025-06-23T15:21:00Z"/>
          <w:rFonts w:cs="Arial"/>
        </w:rPr>
        <w:pPrChange w:id="14878" w:author="Rachel Shipsey" w:date="2025-06-23T15:41:00Z">
          <w:pPr>
            <w:pStyle w:val="Heading2"/>
            <w:numPr>
              <w:numId w:val="306"/>
            </w:numPr>
            <w:ind w:left="1866" w:hanging="360"/>
          </w:pPr>
        </w:pPrChange>
      </w:pPr>
    </w:p>
    <w:p w14:paraId="61A20F6B" w14:textId="067CCCAD" w:rsidR="00D5530A" w:rsidRPr="00D5530A" w:rsidDel="008D26A9" w:rsidRDefault="00D5530A">
      <w:pPr>
        <w:pStyle w:val="ListParagraph"/>
        <w:spacing w:after="0" w:line="276" w:lineRule="auto"/>
        <w:jc w:val="both"/>
        <w:rPr>
          <w:ins w:id="14879" w:author="Pamela Kakande Nabukhonzo" w:date="2025-06-13T22:39:00Z"/>
          <w:del w:id="14880" w:author="Rachel Shipsey" w:date="2025-06-23T15:21:00Z"/>
        </w:rPr>
        <w:pPrChange w:id="14881" w:author="Rachel Shipsey" w:date="2025-06-23T15:41:00Z">
          <w:pPr>
            <w:spacing w:after="0" w:line="276" w:lineRule="auto"/>
          </w:pPr>
        </w:pPrChange>
      </w:pPr>
    </w:p>
    <w:p w14:paraId="310E4912" w14:textId="732109D3" w:rsidR="00D5530A" w:rsidRPr="00A80635" w:rsidDel="008D26A9" w:rsidRDefault="00D5530A">
      <w:pPr>
        <w:pStyle w:val="ListParagraph"/>
        <w:spacing w:after="0" w:line="276" w:lineRule="auto"/>
        <w:jc w:val="both"/>
        <w:rPr>
          <w:ins w:id="14882" w:author="Pamela Kakande Nabukhonzo" w:date="2025-06-13T22:39:00Z"/>
          <w:del w:id="14883" w:author="Rachel Shipsey" w:date="2025-06-23T15:21:00Z"/>
          <w:rFonts w:cs="Arial"/>
        </w:rPr>
        <w:pPrChange w:id="14884" w:author="Rachel Shipsey" w:date="2025-06-23T15:41:00Z">
          <w:pPr>
            <w:pStyle w:val="ListParagraph"/>
            <w:numPr>
              <w:numId w:val="62"/>
            </w:numPr>
            <w:ind w:hanging="360"/>
            <w:jc w:val="both"/>
          </w:pPr>
        </w:pPrChange>
      </w:pPr>
      <w:ins w:id="14885" w:author="Pamela Kakande Nabukhonzo" w:date="2025-06-13T22:39:00Z">
        <w:del w:id="14886" w:author="Rachel Shipsey" w:date="2025-06-23T15:21:00Z">
          <w:r w:rsidRPr="00A80635" w:rsidDel="008D26A9">
            <w:rPr>
              <w:rFonts w:cs="Arial"/>
              <w:b/>
              <w:bCs/>
            </w:rPr>
            <w:delText xml:space="preserve">Financial constraint: </w:delText>
          </w:r>
          <w:r w:rsidRPr="00A80635" w:rsidDel="008D26A9">
            <w:rPr>
              <w:rFonts w:cs="Arial"/>
            </w:rPr>
            <w:delText xml:space="preserve">included among others – 1) financial resources being inadequate and unpredictable, 2) withdrawal and reprogramming of approved resources leading to scaling down and making budget adjustments, 3) difficultly to plan based on pledges and unstable resources disbursement plan. Some countries still lacked funding for more dissemination workshops such as university students who will utilize the census data for in-depth analysis as well as businesspeople for investing area etc. </w:delText>
          </w:r>
        </w:del>
      </w:ins>
    </w:p>
    <w:p w14:paraId="0C160BE9" w14:textId="71E236FD" w:rsidR="00D5530A" w:rsidRPr="00A80635" w:rsidDel="008D26A9" w:rsidRDefault="00D5530A">
      <w:pPr>
        <w:pStyle w:val="ListParagraph"/>
        <w:spacing w:after="0" w:line="276" w:lineRule="auto"/>
        <w:jc w:val="both"/>
        <w:rPr>
          <w:ins w:id="14887" w:author="Pamela Kakande Nabukhonzo" w:date="2025-06-13T22:39:00Z"/>
          <w:del w:id="14888" w:author="Rachel Shipsey" w:date="2025-06-23T15:21:00Z"/>
          <w:rFonts w:cs="Arial"/>
        </w:rPr>
        <w:pPrChange w:id="14889" w:author="Rachel Shipsey" w:date="2025-06-23T15:41:00Z">
          <w:pPr>
            <w:pStyle w:val="ListParagraph"/>
            <w:numPr>
              <w:numId w:val="62"/>
            </w:numPr>
            <w:spacing w:after="0" w:line="276" w:lineRule="auto"/>
            <w:ind w:hanging="360"/>
            <w:jc w:val="both"/>
          </w:pPr>
        </w:pPrChange>
      </w:pPr>
      <w:ins w:id="14890" w:author="Pamela Kakande Nabukhonzo" w:date="2025-06-13T22:39:00Z">
        <w:del w:id="14891" w:author="Rachel Shipsey" w:date="2025-06-23T15:21:00Z">
          <w:r w:rsidRPr="00A80635" w:rsidDel="008D26A9">
            <w:rPr>
              <w:rFonts w:cs="Arial"/>
              <w:b/>
              <w:bCs/>
            </w:rPr>
            <w:delText>Staffing issues:</w:delText>
          </w:r>
          <w:r w:rsidRPr="00A80635" w:rsidDel="008D26A9">
            <w:rPr>
              <w:rFonts w:cs="Arial"/>
            </w:rPr>
            <w:delText xml:space="preserve"> Understaffing and high vacancy rates at the NSO leads to overlap of personnel duties. Limited technical expertise to develop offline dissemination products, effectively anonymize microdata data. </w:delText>
          </w:r>
        </w:del>
      </w:ins>
    </w:p>
    <w:p w14:paraId="44D3B15A" w14:textId="3173EF77" w:rsidR="00D5530A" w:rsidRPr="003E22C8" w:rsidDel="008D26A9" w:rsidRDefault="00D5530A">
      <w:pPr>
        <w:pStyle w:val="ListParagraph"/>
        <w:spacing w:after="0" w:line="276" w:lineRule="auto"/>
        <w:jc w:val="both"/>
        <w:rPr>
          <w:ins w:id="14892" w:author="Pamela Kakande Nabukhonzo" w:date="2025-06-13T22:39:00Z"/>
          <w:del w:id="14893" w:author="Rachel Shipsey" w:date="2025-06-23T15:21:00Z"/>
          <w:rFonts w:cs="Arial"/>
        </w:rPr>
        <w:pPrChange w:id="14894" w:author="Rachel Shipsey" w:date="2025-06-23T15:41:00Z">
          <w:pPr>
            <w:pStyle w:val="ListParagraph"/>
            <w:numPr>
              <w:numId w:val="62"/>
            </w:numPr>
            <w:spacing w:after="0" w:line="276" w:lineRule="auto"/>
            <w:ind w:hanging="360"/>
            <w:jc w:val="both"/>
          </w:pPr>
        </w:pPrChange>
      </w:pPr>
      <w:ins w:id="14895" w:author="Pamela Kakande Nabukhonzo" w:date="2025-06-13T22:39:00Z">
        <w:del w:id="14896" w:author="Rachel Shipsey" w:date="2025-06-23T15:21:00Z">
          <w:r w:rsidRPr="003E22C8" w:rsidDel="008D26A9">
            <w:rPr>
              <w:rFonts w:cs="Arial"/>
              <w:b/>
              <w:bCs/>
            </w:rPr>
            <w:delText>Effect of Covid19</w:delText>
          </w:r>
          <w:r w:rsidRPr="003E22C8" w:rsidDel="008D26A9">
            <w:rPr>
              <w:rFonts w:cs="Arial"/>
            </w:rPr>
            <w:delText xml:space="preserve">: the preventive measures derailed and affected implementation of some planned activities for countries were already undertaking the census such as Malawi. </w:delText>
          </w:r>
        </w:del>
      </w:ins>
    </w:p>
    <w:p w14:paraId="08479D05" w14:textId="32C9F53E" w:rsidR="00D5530A" w:rsidRPr="003E22C8" w:rsidDel="008D26A9" w:rsidRDefault="00D5530A">
      <w:pPr>
        <w:pStyle w:val="ListParagraph"/>
        <w:spacing w:after="0" w:line="276" w:lineRule="auto"/>
        <w:jc w:val="both"/>
        <w:rPr>
          <w:ins w:id="14897" w:author="Pamela Kakande Nabukhonzo" w:date="2025-06-13T22:39:00Z"/>
          <w:del w:id="14898" w:author="Rachel Shipsey" w:date="2025-06-23T15:21:00Z"/>
          <w:rFonts w:cs="Arial"/>
        </w:rPr>
        <w:pPrChange w:id="14899" w:author="Rachel Shipsey" w:date="2025-06-23T15:41:00Z">
          <w:pPr>
            <w:pStyle w:val="ListParagraph"/>
            <w:numPr>
              <w:numId w:val="62"/>
            </w:numPr>
            <w:spacing w:line="276" w:lineRule="auto"/>
            <w:ind w:hanging="360"/>
            <w:jc w:val="both"/>
          </w:pPr>
        </w:pPrChange>
      </w:pPr>
      <w:ins w:id="14900" w:author="Pamela Kakande Nabukhonzo" w:date="2025-06-13T22:39:00Z">
        <w:del w:id="14901" w:author="Rachel Shipsey" w:date="2025-06-23T15:21:00Z">
          <w:r w:rsidRPr="003E22C8" w:rsidDel="008D26A9">
            <w:rPr>
              <w:rFonts w:cs="Arial"/>
              <w:b/>
              <w:bCs/>
            </w:rPr>
            <w:delText>Online dissemination:</w:delText>
          </w:r>
          <w:r w:rsidRPr="003E22C8" w:rsidDel="008D26A9">
            <w:rPr>
              <w:rFonts w:cs="Arial"/>
            </w:rPr>
            <w:delText xml:space="preserve"> Countries were challenged with the high cost and unstable internet connections due to poor network. The user of unlicensed applications to avoid costs caused interruptions such as zoom meetings were often hacked into. It is noted that the speed, volume and reach of today’s digital information flows are also creating conditions for misinformation, fake news, and false ‘evidence’ to thrive.</w:delText>
          </w:r>
        </w:del>
      </w:ins>
    </w:p>
    <w:p w14:paraId="3E5F7BB1" w14:textId="79FDC83E" w:rsidR="00D5530A" w:rsidRPr="003E22C8" w:rsidDel="008D26A9" w:rsidRDefault="00D5530A">
      <w:pPr>
        <w:pStyle w:val="ListParagraph"/>
        <w:spacing w:after="0" w:line="276" w:lineRule="auto"/>
        <w:jc w:val="both"/>
        <w:rPr>
          <w:ins w:id="14902" w:author="Pamela Kakande Nabukhonzo" w:date="2025-06-13T22:39:00Z"/>
          <w:del w:id="14903" w:author="Rachel Shipsey" w:date="2025-06-23T15:21:00Z"/>
          <w:rFonts w:cs="Arial"/>
        </w:rPr>
        <w:pPrChange w:id="14904" w:author="Rachel Shipsey" w:date="2025-06-23T15:41:00Z">
          <w:pPr>
            <w:pStyle w:val="ListParagraph"/>
            <w:numPr>
              <w:numId w:val="62"/>
            </w:numPr>
            <w:spacing w:after="0" w:line="276" w:lineRule="auto"/>
            <w:ind w:hanging="360"/>
            <w:jc w:val="both"/>
          </w:pPr>
        </w:pPrChange>
      </w:pPr>
      <w:ins w:id="14905" w:author="Pamela Kakande Nabukhonzo" w:date="2025-06-13T22:39:00Z">
        <w:del w:id="14906" w:author="Rachel Shipsey" w:date="2025-06-23T15:21:00Z">
          <w:r w:rsidRPr="003E22C8" w:rsidDel="008D26A9">
            <w:rPr>
              <w:rFonts w:cs="Arial"/>
              <w:b/>
              <w:bCs/>
              <w:lang w:val="en-GB"/>
            </w:rPr>
            <w:delText>Non acceptance of census results:</w:delText>
          </w:r>
          <w:r w:rsidRPr="003E22C8" w:rsidDel="008D26A9">
            <w:rPr>
              <w:rFonts w:cs="Arial"/>
              <w:lang w:val="en-GB"/>
            </w:rPr>
            <w:delText xml:space="preserve"> some stakeholders may refuse to accept the released results for various reasons as was the case for the 2019 KPHC data.</w:delText>
          </w:r>
          <w:r w:rsidRPr="003E22C8" w:rsidDel="008D26A9">
            <w:rPr>
              <w:rFonts w:cs="Arial"/>
            </w:rPr>
            <w:delText xml:space="preserve"> </w:delText>
          </w:r>
        </w:del>
      </w:ins>
    </w:p>
    <w:p w14:paraId="70191BF3" w14:textId="7603FF40" w:rsidR="00D5530A" w:rsidRPr="003E22C8" w:rsidDel="008D26A9" w:rsidRDefault="00D5530A">
      <w:pPr>
        <w:pStyle w:val="ListParagraph"/>
        <w:spacing w:after="0" w:line="276" w:lineRule="auto"/>
        <w:jc w:val="both"/>
        <w:rPr>
          <w:ins w:id="14907" w:author="Pamela Kakande Nabukhonzo" w:date="2025-06-13T22:39:00Z"/>
          <w:del w:id="14908" w:author="Rachel Shipsey" w:date="2025-06-23T15:21:00Z"/>
          <w:rFonts w:cs="Arial"/>
        </w:rPr>
        <w:pPrChange w:id="14909" w:author="Rachel Shipsey" w:date="2025-06-23T15:41:00Z">
          <w:pPr>
            <w:pStyle w:val="ListParagraph"/>
            <w:numPr>
              <w:numId w:val="62"/>
            </w:numPr>
            <w:spacing w:line="276" w:lineRule="auto"/>
            <w:ind w:hanging="360"/>
            <w:jc w:val="both"/>
          </w:pPr>
        </w:pPrChange>
      </w:pPr>
      <w:ins w:id="14910" w:author="Pamela Kakande Nabukhonzo" w:date="2025-06-13T22:39:00Z">
        <w:del w:id="14911" w:author="Rachel Shipsey" w:date="2025-06-23T15:21:00Z">
          <w:r w:rsidRPr="003E22C8" w:rsidDel="008D26A9">
            <w:rPr>
              <w:rFonts w:cs="Arial"/>
              <w:b/>
              <w:bCs/>
            </w:rPr>
            <w:delText>Failure to use simple language to explain concepts:</w:delText>
          </w:r>
          <w:r w:rsidRPr="003E22C8" w:rsidDel="008D26A9">
            <w:rPr>
              <w:rFonts w:cs="Arial"/>
            </w:rPr>
            <w:delText xml:space="preserve"> In Zimbabwe, users had problems in understanding concepts and definitions in the functioning, housing characteristics and labour force modules.  Journalists had problems in interpreting and reporting on the maternal mortality ratio as well as Life Expectancy at birth. This was also coupled with failure to interpret census results in local languages.</w:delText>
          </w:r>
        </w:del>
      </w:ins>
    </w:p>
    <w:p w14:paraId="0E5233A3" w14:textId="6949774F" w:rsidR="00D5530A" w:rsidRPr="003E22C8" w:rsidDel="008D26A9" w:rsidRDefault="00D5530A">
      <w:pPr>
        <w:pStyle w:val="ListParagraph"/>
        <w:spacing w:after="0" w:line="276" w:lineRule="auto"/>
        <w:jc w:val="both"/>
        <w:rPr>
          <w:ins w:id="14912" w:author="Pamela Kakande Nabukhonzo" w:date="2025-06-13T22:39:00Z"/>
          <w:del w:id="14913" w:author="Rachel Shipsey" w:date="2025-06-23T15:21:00Z"/>
          <w:rFonts w:cs="Arial"/>
        </w:rPr>
        <w:pPrChange w:id="14914" w:author="Rachel Shipsey" w:date="2025-06-23T15:41:00Z">
          <w:pPr>
            <w:pStyle w:val="ListParagraph"/>
            <w:numPr>
              <w:numId w:val="62"/>
            </w:numPr>
            <w:spacing w:line="276" w:lineRule="auto"/>
            <w:ind w:hanging="360"/>
            <w:jc w:val="both"/>
          </w:pPr>
        </w:pPrChange>
      </w:pPr>
      <w:ins w:id="14915" w:author="Pamela Kakande Nabukhonzo" w:date="2025-06-13T22:39:00Z">
        <w:del w:id="14916" w:author="Rachel Shipsey" w:date="2025-06-23T15:21:00Z">
          <w:r w:rsidRPr="003E22C8" w:rsidDel="008D26A9">
            <w:rPr>
              <w:rFonts w:cs="Arial"/>
            </w:rPr>
            <w:delText xml:space="preserve">Mozambique appreciated that CAPI enabled the office to receive timely data thus making the production of census products more efficient than in previous censuses; </w:delText>
          </w:r>
          <w:r w:rsidDel="008D26A9">
            <w:rPr>
              <w:rFonts w:cs="Arial"/>
            </w:rPr>
            <w:delText>f</w:delText>
          </w:r>
          <w:r w:rsidRPr="003E22C8" w:rsidDel="008D26A9">
            <w:rPr>
              <w:rFonts w:cs="Arial"/>
            </w:rPr>
            <w:delText xml:space="preserve">or the office to use CAPI to its fullest advantage, the application had to run as smooth as possible; But because the data collection process was not 100% perfect, this resulted in the data processing unit taking longer to clean the data for use in analysis. This resulted in the launch of the thematic reports to be delayed by a couple of years. </w:delText>
          </w:r>
        </w:del>
      </w:ins>
    </w:p>
    <w:p w14:paraId="0293BF86" w14:textId="221CC968" w:rsidR="00D5530A" w:rsidRPr="003E22C8" w:rsidDel="008D26A9" w:rsidRDefault="00D5530A">
      <w:pPr>
        <w:pStyle w:val="ListParagraph"/>
        <w:spacing w:after="0" w:line="276" w:lineRule="auto"/>
        <w:jc w:val="both"/>
        <w:rPr>
          <w:ins w:id="14917" w:author="Pamela Kakande Nabukhonzo" w:date="2025-06-13T22:39:00Z"/>
          <w:del w:id="14918" w:author="Rachel Shipsey" w:date="2025-06-23T15:21:00Z"/>
          <w:rFonts w:cs="Arial"/>
        </w:rPr>
        <w:pPrChange w:id="14919" w:author="Rachel Shipsey" w:date="2025-06-23T15:41:00Z">
          <w:pPr>
            <w:pStyle w:val="ListParagraph"/>
            <w:numPr>
              <w:numId w:val="62"/>
            </w:numPr>
            <w:spacing w:line="276" w:lineRule="auto"/>
            <w:ind w:hanging="360"/>
            <w:jc w:val="both"/>
          </w:pPr>
        </w:pPrChange>
      </w:pPr>
      <w:ins w:id="14920" w:author="Pamela Kakande Nabukhonzo" w:date="2025-06-13T22:39:00Z">
        <w:del w:id="14921" w:author="Rachel Shipsey" w:date="2025-06-23T15:21:00Z">
          <w:r w:rsidRPr="003E22C8" w:rsidDel="008D26A9">
            <w:rPr>
              <w:rFonts w:cs="Arial"/>
            </w:rPr>
            <w:delText>Disseminating through stakeholder workshops was the most effective</w:delText>
          </w:r>
          <w:r w:rsidDel="008D26A9">
            <w:rPr>
              <w:rFonts w:cs="Arial"/>
            </w:rPr>
            <w:delText xml:space="preserve"> way</w:delText>
          </w:r>
          <w:r w:rsidRPr="003E22C8" w:rsidDel="008D26A9">
            <w:rPr>
              <w:rFonts w:cs="Arial"/>
            </w:rPr>
            <w:delText xml:space="preserve"> however, </w:delText>
          </w:r>
          <w:r w:rsidDel="008D26A9">
            <w:rPr>
              <w:rFonts w:cs="Arial"/>
            </w:rPr>
            <w:delText>they are expensive</w:delText>
          </w:r>
          <w:r w:rsidRPr="003E22C8" w:rsidDel="008D26A9">
            <w:rPr>
              <w:rFonts w:cs="Arial"/>
            </w:rPr>
            <w:delText xml:space="preserve"> as these workshops take place in hotels, lodges, and community halls where refreshments must be provided</w:delText>
          </w:r>
          <w:r w:rsidDel="008D26A9">
            <w:rPr>
              <w:rFonts w:cs="Arial"/>
            </w:rPr>
            <w:delText>.</w:delText>
          </w:r>
          <w:r w:rsidRPr="003E22C8" w:rsidDel="008D26A9">
            <w:rPr>
              <w:rFonts w:cs="Arial"/>
            </w:rPr>
            <w:delText xml:space="preserve"> Government does provide a budget which then needs to be supplemented by other development partners; </w:delText>
          </w:r>
          <w:r w:rsidDel="008D26A9">
            <w:rPr>
              <w:rFonts w:cs="Arial"/>
            </w:rPr>
            <w:delText>a</w:delText>
          </w:r>
          <w:r w:rsidRPr="003E22C8" w:rsidDel="008D26A9">
            <w:rPr>
              <w:rFonts w:cs="Arial"/>
            </w:rPr>
            <w:delText>vailability of technical assistance to support the preparation of census products is key. This is necessary for strengthening the capacity of the NSO and local skills in general.</w:delText>
          </w:r>
        </w:del>
      </w:ins>
    </w:p>
    <w:p w14:paraId="792719D8" w14:textId="2CE7B5BB" w:rsidR="00D5530A" w:rsidRPr="003E22C8" w:rsidDel="008D26A9" w:rsidRDefault="00D5530A">
      <w:pPr>
        <w:pStyle w:val="ListParagraph"/>
        <w:spacing w:after="0" w:line="276" w:lineRule="auto"/>
        <w:jc w:val="both"/>
        <w:rPr>
          <w:ins w:id="14922" w:author="Pamela Kakande Nabukhonzo" w:date="2025-06-13T22:39:00Z"/>
          <w:del w:id="14923" w:author="Rachel Shipsey" w:date="2025-06-23T15:21:00Z"/>
          <w:rFonts w:cs="Arial"/>
        </w:rPr>
        <w:pPrChange w:id="14924" w:author="Rachel Shipsey" w:date="2025-06-23T15:41:00Z">
          <w:pPr>
            <w:pStyle w:val="ListParagraph"/>
            <w:numPr>
              <w:numId w:val="62"/>
            </w:numPr>
            <w:spacing w:line="276" w:lineRule="auto"/>
            <w:ind w:hanging="360"/>
            <w:jc w:val="both"/>
          </w:pPr>
        </w:pPrChange>
      </w:pPr>
      <w:ins w:id="14925" w:author="Pamela Kakande Nabukhonzo" w:date="2025-06-13T22:39:00Z">
        <w:del w:id="14926" w:author="Rachel Shipsey" w:date="2025-06-23T15:21:00Z">
          <w:r w:rsidDel="008D26A9">
            <w:rPr>
              <w:rFonts w:cs="Arial"/>
            </w:rPr>
            <w:delText>Other</w:delText>
          </w:r>
          <w:r w:rsidRPr="003E22C8" w:rsidDel="008D26A9">
            <w:rPr>
              <w:rFonts w:cs="Arial"/>
            </w:rPr>
            <w:delText xml:space="preserve"> challenges existed such as unstable government internet, insufficient funding for dissemination workshops, insufficient analytical skills for specialized themes such mortality, fertility, and migration. </w:delText>
          </w:r>
        </w:del>
      </w:ins>
    </w:p>
    <w:p w14:paraId="71E04F17" w14:textId="503387BF" w:rsidR="00D5530A" w:rsidDel="008D26A9" w:rsidRDefault="00D5530A">
      <w:pPr>
        <w:pStyle w:val="ListParagraph"/>
        <w:spacing w:after="0" w:line="276" w:lineRule="auto"/>
        <w:jc w:val="both"/>
        <w:rPr>
          <w:ins w:id="14927" w:author="Pamela Kakande Nabukhonzo" w:date="2025-06-13T22:39:00Z"/>
          <w:del w:id="14928" w:author="Rachel Shipsey" w:date="2025-06-23T15:21:00Z"/>
          <w:rFonts w:cs="Arial"/>
        </w:rPr>
        <w:pPrChange w:id="14929" w:author="Rachel Shipsey" w:date="2025-06-23T15:41:00Z">
          <w:pPr>
            <w:numPr>
              <w:numId w:val="262"/>
            </w:numPr>
            <w:ind w:left="720" w:hanging="360"/>
          </w:pPr>
        </w:pPrChange>
      </w:pPr>
    </w:p>
    <w:p w14:paraId="1D611107" w14:textId="63EB88CB" w:rsidR="008D735F" w:rsidDel="008D26A9" w:rsidRDefault="008D735F">
      <w:pPr>
        <w:pStyle w:val="ListParagraph"/>
        <w:spacing w:after="0" w:line="276" w:lineRule="auto"/>
        <w:jc w:val="both"/>
        <w:rPr>
          <w:ins w:id="14930" w:author="Pamela Kakande Nabukhonzo" w:date="2025-06-09T21:46:00Z"/>
          <w:del w:id="14931" w:author="Rachel Shipsey" w:date="2025-06-23T15:21:00Z"/>
          <w:rFonts w:cs="Arial"/>
        </w:rPr>
        <w:pPrChange w:id="14932" w:author="Rachel Shipsey" w:date="2025-06-23T15:41:00Z">
          <w:pPr>
            <w:spacing w:after="0" w:line="276" w:lineRule="auto"/>
          </w:pPr>
        </w:pPrChange>
      </w:pPr>
    </w:p>
    <w:p w14:paraId="140A7436" w14:textId="3A6B6BBE" w:rsidR="000C5FCB" w:rsidRPr="00172F49" w:rsidDel="008D26A9" w:rsidRDefault="000C5FCB">
      <w:pPr>
        <w:pStyle w:val="ListParagraph"/>
        <w:spacing w:after="0" w:line="276" w:lineRule="auto"/>
        <w:jc w:val="both"/>
        <w:rPr>
          <w:ins w:id="14933" w:author="Pamela Kakande Nabukhonzo" w:date="2025-06-09T16:59:00Z"/>
          <w:del w:id="14934" w:author="Rachel Shipsey" w:date="2025-06-23T15:21:00Z"/>
          <w:rFonts w:cs="Arial"/>
        </w:rPr>
        <w:pPrChange w:id="14935" w:author="Rachel Shipsey" w:date="2025-06-23T15:41:00Z">
          <w:pPr/>
        </w:pPrChange>
      </w:pPr>
      <w:ins w:id="14936" w:author="Pamela Kakande Nabukhonzo" w:date="2025-06-09T16:59:00Z">
        <w:del w:id="14937" w:author="Rachel Shipsey" w:date="2025-06-23T15:21:00Z">
          <w:r w:rsidRPr="00172F49" w:rsidDel="008D26A9">
            <w:rPr>
              <w:rFonts w:cs="Arial"/>
            </w:rPr>
            <w:delText>Some of the limitations for proper archiving of census materials and products include:</w:delText>
          </w:r>
        </w:del>
      </w:ins>
    </w:p>
    <w:p w14:paraId="701909B1" w14:textId="2D49E7FF" w:rsidR="000C5FCB" w:rsidRPr="00172F49" w:rsidDel="008D26A9" w:rsidRDefault="000C5FCB">
      <w:pPr>
        <w:pStyle w:val="ListParagraph"/>
        <w:spacing w:after="0" w:line="276" w:lineRule="auto"/>
        <w:jc w:val="both"/>
        <w:rPr>
          <w:ins w:id="14938" w:author="Pamela Kakande Nabukhonzo" w:date="2025-06-09T16:59:00Z"/>
          <w:del w:id="14939" w:author="Rachel Shipsey" w:date="2025-06-23T15:21:00Z"/>
          <w:rFonts w:cs="Arial"/>
        </w:rPr>
        <w:pPrChange w:id="14940" w:author="Rachel Shipsey" w:date="2025-06-23T15:41:00Z">
          <w:pPr>
            <w:pStyle w:val="ListParagraph"/>
            <w:numPr>
              <w:numId w:val="106"/>
            </w:numPr>
            <w:spacing w:after="0" w:line="276" w:lineRule="auto"/>
            <w:ind w:hanging="360"/>
            <w:jc w:val="both"/>
          </w:pPr>
        </w:pPrChange>
      </w:pPr>
      <w:ins w:id="14941" w:author="Pamela Kakande Nabukhonzo" w:date="2025-06-09T16:59:00Z">
        <w:del w:id="14942" w:author="Rachel Shipsey" w:date="2025-06-23T15:21:00Z">
          <w:r w:rsidRPr="00172F49" w:rsidDel="008D26A9">
            <w:rPr>
              <w:rFonts w:cs="Arial"/>
            </w:rPr>
            <w:delText>Legal obstacles- there may be no sufficient policy framework in place to guide in archiving of the census records and materials.</w:delText>
          </w:r>
        </w:del>
      </w:ins>
    </w:p>
    <w:p w14:paraId="0B95AF7C" w14:textId="49069E91" w:rsidR="000C5FCB" w:rsidRPr="00172F49" w:rsidDel="008D26A9" w:rsidRDefault="000C5FCB">
      <w:pPr>
        <w:pStyle w:val="ListParagraph"/>
        <w:spacing w:after="0" w:line="276" w:lineRule="auto"/>
        <w:jc w:val="both"/>
        <w:rPr>
          <w:ins w:id="14943" w:author="Pamela Kakande Nabukhonzo" w:date="2025-06-09T16:59:00Z"/>
          <w:del w:id="14944" w:author="Rachel Shipsey" w:date="2025-06-23T15:21:00Z"/>
          <w:rFonts w:cs="Arial"/>
        </w:rPr>
        <w:pPrChange w:id="14945" w:author="Rachel Shipsey" w:date="2025-06-23T15:41:00Z">
          <w:pPr>
            <w:pStyle w:val="ListParagraph"/>
            <w:numPr>
              <w:numId w:val="106"/>
            </w:numPr>
            <w:spacing w:after="0" w:line="276" w:lineRule="auto"/>
            <w:ind w:hanging="360"/>
            <w:jc w:val="both"/>
          </w:pPr>
        </w:pPrChange>
      </w:pPr>
      <w:ins w:id="14946" w:author="Pamela Kakande Nabukhonzo" w:date="2025-06-09T16:59:00Z">
        <w:del w:id="14947" w:author="Rachel Shipsey" w:date="2025-06-23T15:21:00Z">
          <w:r w:rsidRPr="00172F49" w:rsidDel="008D26A9">
            <w:rPr>
              <w:rFonts w:cs="Arial"/>
            </w:rPr>
            <w:delText>Technical capacity obstacles may include lack of in-house capacity to handle the complex aspects such as data anonymization and curation of microdata to ensure its long-term availability. Lack of training in creating metadata records for microdata. Lack of capacity to administer existing microdata dissemination platforms and limited microdata archiving skills.</w:delText>
          </w:r>
        </w:del>
      </w:ins>
    </w:p>
    <w:p w14:paraId="0879D5FB" w14:textId="7A53AC66" w:rsidR="000C5FCB" w:rsidRPr="00172F49" w:rsidDel="008D26A9" w:rsidRDefault="000C5FCB">
      <w:pPr>
        <w:pStyle w:val="ListParagraph"/>
        <w:spacing w:after="0" w:line="276" w:lineRule="auto"/>
        <w:jc w:val="both"/>
        <w:rPr>
          <w:ins w:id="14948" w:author="Pamela Kakande Nabukhonzo" w:date="2025-06-09T16:59:00Z"/>
          <w:del w:id="14949" w:author="Rachel Shipsey" w:date="2025-06-23T15:21:00Z"/>
          <w:rFonts w:cs="Arial"/>
        </w:rPr>
        <w:pPrChange w:id="14950" w:author="Rachel Shipsey" w:date="2025-06-23T15:41:00Z">
          <w:pPr>
            <w:pStyle w:val="ListParagraph"/>
            <w:numPr>
              <w:numId w:val="106"/>
            </w:numPr>
            <w:spacing w:after="0" w:line="276" w:lineRule="auto"/>
            <w:ind w:hanging="360"/>
            <w:jc w:val="both"/>
          </w:pPr>
        </w:pPrChange>
      </w:pPr>
      <w:ins w:id="14951" w:author="Pamela Kakande Nabukhonzo" w:date="2025-06-09T16:59:00Z">
        <w:del w:id="14952" w:author="Rachel Shipsey" w:date="2025-06-23T15:21:00Z">
          <w:r w:rsidRPr="70E65BEE" w:rsidDel="008D26A9">
            <w:rPr>
              <w:rFonts w:cs="Arial"/>
            </w:rPr>
            <w:delText xml:space="preserve">Technological challenges, for instance lack of adequate computers, lack of a functional website or outdated website or websites that are not optimally functional. Nonexistence and outdated microdata dissemination platforms. This is coupled with the rapid pace of technology and the fast-changing nature of electronic data storage media present a challenge to the preservation of information over a long period of time. With the rapid change of technology, migration of archival systems to modern ones is inevitable. This calls for digital migration to improve cost effectiveness, avoid media decal and adhere to new user requirements. </w:delText>
          </w:r>
        </w:del>
      </w:ins>
    </w:p>
    <w:p w14:paraId="4512BEEC" w14:textId="5205D60E" w:rsidR="000C5FCB" w:rsidRPr="00172F49" w:rsidDel="008D26A9" w:rsidRDefault="000C5FCB">
      <w:pPr>
        <w:pStyle w:val="ListParagraph"/>
        <w:spacing w:after="0" w:line="276" w:lineRule="auto"/>
        <w:jc w:val="both"/>
        <w:rPr>
          <w:ins w:id="14953" w:author="Pamela Kakande Nabukhonzo" w:date="2025-06-09T16:59:00Z"/>
          <w:del w:id="14954" w:author="Rachel Shipsey" w:date="2025-06-23T15:21:00Z"/>
          <w:rFonts w:cs="Arial"/>
        </w:rPr>
        <w:pPrChange w:id="14955" w:author="Rachel Shipsey" w:date="2025-06-23T15:41:00Z">
          <w:pPr>
            <w:pStyle w:val="ListParagraph"/>
            <w:numPr>
              <w:numId w:val="106"/>
            </w:numPr>
            <w:spacing w:after="0" w:line="276" w:lineRule="auto"/>
            <w:ind w:hanging="360"/>
            <w:jc w:val="both"/>
          </w:pPr>
        </w:pPrChange>
      </w:pPr>
      <w:ins w:id="14956" w:author="Pamela Kakande Nabukhonzo" w:date="2025-06-09T16:59:00Z">
        <w:del w:id="14957" w:author="Rachel Shipsey" w:date="2025-06-23T15:21:00Z">
          <w:r w:rsidRPr="00172F49" w:rsidDel="008D26A9">
            <w:rPr>
              <w:rFonts w:cs="Arial"/>
            </w:rPr>
            <w:delText>Inadequate financial resources to support the process of undertaking documentation of microdata files, to meet the costs of creating access tools and safeguards, and of supporting authorization enquiries made by the research community; helping data users of microdata files to navigate complex file structures and variable definitions.</w:delText>
          </w:r>
        </w:del>
      </w:ins>
    </w:p>
    <w:p w14:paraId="7B333B2C" w14:textId="39AEBB84" w:rsidR="000C5FCB" w:rsidRPr="00172F49" w:rsidDel="008D26A9" w:rsidRDefault="000C5FCB">
      <w:pPr>
        <w:pStyle w:val="ListParagraph"/>
        <w:spacing w:after="0" w:line="276" w:lineRule="auto"/>
        <w:jc w:val="both"/>
        <w:rPr>
          <w:ins w:id="14958" w:author="Pamela Kakande Nabukhonzo" w:date="2025-06-09T16:59:00Z"/>
          <w:del w:id="14959" w:author="Rachel Shipsey" w:date="2025-06-23T15:21:00Z"/>
          <w:rFonts w:cs="Arial"/>
        </w:rPr>
        <w:pPrChange w:id="14960" w:author="Rachel Shipsey" w:date="2025-06-23T15:41:00Z">
          <w:pPr>
            <w:pStyle w:val="ListParagraph"/>
            <w:numPr>
              <w:numId w:val="106"/>
            </w:numPr>
            <w:spacing w:after="0" w:line="276" w:lineRule="auto"/>
            <w:ind w:hanging="360"/>
            <w:jc w:val="both"/>
          </w:pPr>
        </w:pPrChange>
      </w:pPr>
      <w:ins w:id="14961" w:author="Pamela Kakande Nabukhonzo" w:date="2025-06-09T16:59:00Z">
        <w:del w:id="14962" w:author="Rachel Shipsey" w:date="2025-06-23T15:21:00Z">
          <w:r w:rsidRPr="00172F49" w:rsidDel="008D26A9">
            <w:rPr>
              <w:rFonts w:cs="Arial"/>
            </w:rPr>
            <w:delText>Limited budget allocation to archiving - Government and donor expenditure is allocated mainly for data collection, and very little funding is provided for the long-term preservation, archiving of census records, and sharing of micro-data.</w:delText>
          </w:r>
        </w:del>
      </w:ins>
    </w:p>
    <w:p w14:paraId="4E78143C" w14:textId="7F5C8819" w:rsidR="001A2323" w:rsidRPr="00DC6678" w:rsidDel="008D26A9" w:rsidRDefault="001A2323">
      <w:pPr>
        <w:pStyle w:val="ListParagraph"/>
        <w:spacing w:after="0" w:line="276" w:lineRule="auto"/>
        <w:jc w:val="both"/>
        <w:rPr>
          <w:del w:id="14963" w:author="Rachel Shipsey" w:date="2025-06-23T15:21:00Z"/>
          <w:rFonts w:cs="Arial"/>
        </w:rPr>
        <w:pPrChange w:id="14964" w:author="Rachel Shipsey" w:date="2025-06-23T15:41:00Z">
          <w:pPr>
            <w:spacing w:after="0" w:line="276" w:lineRule="auto"/>
          </w:pPr>
        </w:pPrChange>
      </w:pPr>
    </w:p>
    <w:p w14:paraId="6FAD1B09" w14:textId="6126C51F" w:rsidR="001A2323" w:rsidRPr="00B111C6" w:rsidDel="008D26A9" w:rsidRDefault="001A2323">
      <w:pPr>
        <w:pStyle w:val="ListParagraph"/>
        <w:spacing w:after="0" w:line="276" w:lineRule="auto"/>
        <w:jc w:val="both"/>
        <w:rPr>
          <w:del w:id="14965" w:author="Rachel Shipsey" w:date="2025-06-23T15:21:00Z"/>
        </w:rPr>
        <w:pPrChange w:id="14966" w:author="Rachel Shipsey" w:date="2025-06-23T15:41:00Z">
          <w:pPr>
            <w:pStyle w:val="Heading3"/>
          </w:pPr>
        </w:pPrChange>
      </w:pPr>
      <w:del w:id="14967" w:author="Rachel Shipsey" w:date="2025-06-23T15:21:00Z">
        <w:r w:rsidRPr="4871BC61" w:rsidDel="008D26A9">
          <w:delText>12.2.3</w:delText>
        </w:r>
        <w:r w:rsidDel="008D26A9">
          <w:tab/>
        </w:r>
        <w:bookmarkStart w:id="14968" w:name="_Toc201320181"/>
        <w:r w:rsidRPr="4871BC61" w:rsidDel="008D26A9">
          <w:delText>Recommendations</w:delText>
        </w:r>
        <w:bookmarkEnd w:id="14968"/>
      </w:del>
    </w:p>
    <w:p w14:paraId="7ED3E8AB" w14:textId="70298D6F" w:rsidR="00DE0B41" w:rsidRPr="000771B7" w:rsidDel="008D26A9" w:rsidRDefault="00DE0B41">
      <w:pPr>
        <w:pStyle w:val="ListParagraph"/>
        <w:spacing w:after="0" w:line="276" w:lineRule="auto"/>
        <w:jc w:val="both"/>
        <w:rPr>
          <w:ins w:id="14969" w:author="Pamela Kakande Nabukhonzo" w:date="2025-06-10T17:21:00Z"/>
          <w:del w:id="14970" w:author="Rachel Shipsey" w:date="2025-06-23T15:21:00Z"/>
          <w:rFonts w:cs="Arial"/>
        </w:rPr>
        <w:pPrChange w:id="14971" w:author="Rachel Shipsey" w:date="2025-06-23T15:41:00Z">
          <w:pPr>
            <w:pStyle w:val="ListParagraph"/>
            <w:numPr>
              <w:numId w:val="102"/>
            </w:numPr>
            <w:spacing w:after="0" w:line="276" w:lineRule="auto"/>
            <w:ind w:hanging="360"/>
            <w:jc w:val="both"/>
          </w:pPr>
        </w:pPrChange>
      </w:pPr>
      <w:ins w:id="14972" w:author="Pamela Kakande Nabukhonzo" w:date="2025-06-10T17:21:00Z">
        <w:del w:id="14973" w:author="Rachel Shipsey" w:date="2025-06-23T15:21:00Z">
          <w:r w:rsidDel="008D26A9">
            <w:rPr>
              <w:rFonts w:cs="Arial"/>
            </w:rPr>
            <w:delText>Based on the case studies and lessons learned, it is recommended:</w:delText>
          </w:r>
        </w:del>
      </w:ins>
    </w:p>
    <w:p w14:paraId="25EEB63C" w14:textId="4825807B" w:rsidR="00601F0F" w:rsidDel="008D26A9" w:rsidRDefault="00601F0F">
      <w:pPr>
        <w:pStyle w:val="ListParagraph"/>
        <w:spacing w:after="0" w:line="276" w:lineRule="auto"/>
        <w:jc w:val="both"/>
        <w:rPr>
          <w:ins w:id="14974" w:author="Pamela Kakande Nabukhonzo" w:date="2025-06-10T17:24:00Z"/>
          <w:del w:id="14975" w:author="Rachel Shipsey" w:date="2025-06-23T15:21:00Z"/>
          <w:rFonts w:cs="Arial"/>
        </w:rPr>
        <w:pPrChange w:id="14976" w:author="Rachel Shipsey" w:date="2025-06-23T15:41:00Z">
          <w:pPr>
            <w:pStyle w:val="ListParagraph"/>
            <w:numPr>
              <w:numId w:val="102"/>
            </w:numPr>
            <w:spacing w:after="0" w:line="276" w:lineRule="auto"/>
            <w:ind w:hanging="360"/>
            <w:jc w:val="both"/>
          </w:pPr>
        </w:pPrChange>
      </w:pPr>
      <w:ins w:id="14977" w:author="Pamela Kakande Nabukhonzo" w:date="2025-06-10T17:24:00Z">
        <w:del w:id="14978" w:author="Rachel Shipsey" w:date="2025-06-23T15:21:00Z">
          <w:r w:rsidDel="008D26A9">
            <w:rPr>
              <w:rFonts w:cs="Arial"/>
            </w:rPr>
            <w:delText>The tab</w:delText>
          </w:r>
          <w:r w:rsidR="00225CC0" w:rsidDel="008D26A9">
            <w:rPr>
              <w:rFonts w:cs="Arial"/>
            </w:rPr>
            <w:delText xml:space="preserve">ulation plan and analysis should be handled by the subject matter experts from within the NSO and the relevant </w:delText>
          </w:r>
        </w:del>
      </w:ins>
      <w:ins w:id="14979" w:author="Pamela Kakande Nabukhonzo" w:date="2025-06-10T17:25:00Z">
        <w:del w:id="14980" w:author="Rachel Shipsey" w:date="2025-06-23T15:21:00Z">
          <w:r w:rsidR="00225CC0" w:rsidDel="008D26A9">
            <w:rPr>
              <w:rFonts w:cs="Arial"/>
            </w:rPr>
            <w:delText>line ministries to guide on the relevance and interpretation of the results to enhance its use</w:delText>
          </w:r>
          <w:r w:rsidR="00B806A5" w:rsidDel="008D26A9">
            <w:rPr>
              <w:rFonts w:cs="Arial"/>
            </w:rPr>
            <w:delText>.</w:delText>
          </w:r>
        </w:del>
      </w:ins>
    </w:p>
    <w:p w14:paraId="5EF30EEB" w14:textId="5BB8F475" w:rsidR="001A2323" w:rsidRPr="00B111C6" w:rsidDel="008D26A9" w:rsidRDefault="001A2323">
      <w:pPr>
        <w:pStyle w:val="ListParagraph"/>
        <w:spacing w:after="0" w:line="276" w:lineRule="auto"/>
        <w:jc w:val="both"/>
        <w:rPr>
          <w:del w:id="14981" w:author="Rachel Shipsey" w:date="2025-06-23T15:21:00Z"/>
          <w:rFonts w:cs="Arial"/>
        </w:rPr>
        <w:pPrChange w:id="14982" w:author="Rachel Shipsey" w:date="2025-06-23T15:41:00Z">
          <w:pPr>
            <w:pStyle w:val="ListParagraph"/>
            <w:numPr>
              <w:numId w:val="102"/>
            </w:numPr>
            <w:spacing w:after="0" w:line="276" w:lineRule="auto"/>
            <w:ind w:hanging="360"/>
            <w:jc w:val="both"/>
          </w:pPr>
        </w:pPrChange>
      </w:pPr>
      <w:del w:id="14983" w:author="Rachel Shipsey" w:date="2025-06-23T15:21:00Z">
        <w:r w:rsidRPr="00B111C6" w:rsidDel="008D26A9">
          <w:rPr>
            <w:rFonts w:cs="Arial"/>
          </w:rPr>
          <w:delText>Ensure adequate budgeting and resource mobilization for development of various products</w:delText>
        </w:r>
      </w:del>
      <w:ins w:id="14984" w:author="Pamela Kakande Nabukhonzo" w:date="2025-06-09T21:03:00Z">
        <w:del w:id="14985" w:author="Rachel Shipsey" w:date="2025-06-23T15:21:00Z">
          <w:r w:rsidR="00160DFA" w:rsidDel="008D26A9">
            <w:rPr>
              <w:rFonts w:cs="Arial"/>
            </w:rPr>
            <w:delText>, dissemination</w:delText>
          </w:r>
          <w:r w:rsidR="00EA6B2B" w:rsidDel="008D26A9">
            <w:rPr>
              <w:rFonts w:cs="Arial"/>
            </w:rPr>
            <w:delText xml:space="preserve"> and arc</w:delText>
          </w:r>
        </w:del>
      </w:ins>
      <w:ins w:id="14986" w:author="Pamela Kakande Nabukhonzo" w:date="2025-06-09T21:04:00Z">
        <w:del w:id="14987" w:author="Rachel Shipsey" w:date="2025-06-23T15:21:00Z">
          <w:r w:rsidR="00EA6B2B" w:rsidDel="008D26A9">
            <w:rPr>
              <w:rFonts w:cs="Arial"/>
            </w:rPr>
            <w:delText>hiving</w:delText>
          </w:r>
        </w:del>
      </w:ins>
      <w:del w:id="14988" w:author="Rachel Shipsey" w:date="2025-06-23T15:21:00Z">
        <w:r w:rsidRPr="00B111C6" w:rsidDel="008D26A9">
          <w:rPr>
            <w:rFonts w:cs="Arial"/>
          </w:rPr>
          <w:delText xml:space="preserve"> should be in time to ensure the financial support is availed in time.</w:delText>
        </w:r>
      </w:del>
    </w:p>
    <w:p w14:paraId="2D9047E1" w14:textId="3466AE52" w:rsidR="001A2323" w:rsidDel="008D26A9" w:rsidRDefault="00542967">
      <w:pPr>
        <w:pStyle w:val="ListParagraph"/>
        <w:spacing w:after="0" w:line="276" w:lineRule="auto"/>
        <w:jc w:val="both"/>
        <w:rPr>
          <w:ins w:id="14989" w:author="Pamela Kakande Nabukhonzo" w:date="2025-06-08T22:22:00Z"/>
          <w:del w:id="14990" w:author="Rachel Shipsey" w:date="2025-06-23T15:21:00Z"/>
          <w:rFonts w:cs="Arial"/>
        </w:rPr>
        <w:pPrChange w:id="14991" w:author="Rachel Shipsey" w:date="2025-06-23T15:41:00Z">
          <w:pPr>
            <w:pStyle w:val="ListParagraph"/>
            <w:numPr>
              <w:numId w:val="102"/>
            </w:numPr>
            <w:spacing w:after="0" w:line="276" w:lineRule="auto"/>
            <w:ind w:hanging="360"/>
            <w:jc w:val="both"/>
          </w:pPr>
        </w:pPrChange>
      </w:pPr>
      <w:ins w:id="14992" w:author="Pamela Kakande Nabukhonzo" w:date="2025-06-10T17:22:00Z">
        <w:del w:id="14993" w:author="Rachel Shipsey" w:date="2025-06-23T15:21:00Z">
          <w:r w:rsidDel="008D26A9">
            <w:rPr>
              <w:rFonts w:cs="Arial"/>
            </w:rPr>
            <w:delText>T</w:delText>
          </w:r>
        </w:del>
      </w:ins>
      <w:del w:id="14994" w:author="Rachel Shipsey" w:date="2025-06-23T15:21:00Z">
        <w:r w:rsidR="001A2323" w:rsidRPr="7B4121B4" w:rsidDel="008D26A9">
          <w:rPr>
            <w:rFonts w:cs="Arial"/>
          </w:rPr>
          <w:delText xml:space="preserve">Timely launch of the reports has been necessitated due </w:delText>
        </w:r>
      </w:del>
      <w:ins w:id="14995" w:author="Pamela Kakande Nabukhonzo" w:date="2025-06-10T17:22:00Z">
        <w:del w:id="14996" w:author="Rachel Shipsey" w:date="2025-06-23T15:21:00Z">
          <w:r w:rsidDel="008D26A9">
            <w:rPr>
              <w:rFonts w:cs="Arial"/>
            </w:rPr>
            <w:delText>and facilitated by</w:delText>
          </w:r>
        </w:del>
      </w:ins>
      <w:del w:id="14997" w:author="Rachel Shipsey" w:date="2025-06-23T15:21:00Z">
        <w:r w:rsidR="001A2323" w:rsidRPr="7B4121B4" w:rsidDel="008D26A9">
          <w:rPr>
            <w:rFonts w:cs="Arial"/>
          </w:rPr>
          <w:delText xml:space="preserve">to technology. Countries should therefore commit to avail the various products in time to the stakeholders to use in the programming and policy formulation. </w:delText>
        </w:r>
      </w:del>
    </w:p>
    <w:p w14:paraId="1B10676C" w14:textId="4785E546" w:rsidR="00BD06D6" w:rsidRPr="00BD06D6" w:rsidDel="008D26A9" w:rsidRDefault="00BD06D6">
      <w:pPr>
        <w:pStyle w:val="ListParagraph"/>
        <w:spacing w:after="0" w:line="276" w:lineRule="auto"/>
        <w:jc w:val="both"/>
        <w:rPr>
          <w:ins w:id="14998" w:author="Pamela Kakande Nabukhonzo" w:date="2025-06-08T22:22:00Z"/>
          <w:del w:id="14999" w:author="Rachel Shipsey" w:date="2025-06-23T15:21:00Z"/>
          <w:rFonts w:cs="Arial"/>
        </w:rPr>
        <w:pPrChange w:id="15000" w:author="Rachel Shipsey" w:date="2025-06-23T15:41:00Z">
          <w:pPr>
            <w:pStyle w:val="ListParagraph"/>
            <w:numPr>
              <w:numId w:val="102"/>
            </w:numPr>
            <w:ind w:hanging="360"/>
            <w:jc w:val="both"/>
          </w:pPr>
        </w:pPrChange>
      </w:pPr>
      <w:ins w:id="15001" w:author="Pamela Kakande Nabukhonzo" w:date="2025-06-08T22:22:00Z">
        <w:del w:id="15002" w:author="Rachel Shipsey" w:date="2025-06-23T15:21:00Z">
          <w:r w:rsidRPr="00BD06D6" w:rsidDel="008D26A9">
            <w:rPr>
              <w:rFonts w:cs="Arial"/>
            </w:rPr>
            <w:delText>Planning and development of the census products should be well thought out, planned, and budgeted to have a successful outcome of the census without delays in release of findings. Untimeliness compromises the quality and trust in the data.</w:delText>
          </w:r>
        </w:del>
      </w:ins>
    </w:p>
    <w:p w14:paraId="064E2D34" w14:textId="7BA4ACE5" w:rsidR="00FE18A9" w:rsidRPr="000771B7" w:rsidDel="008D26A9" w:rsidRDefault="00FE18A9">
      <w:pPr>
        <w:pStyle w:val="ListParagraph"/>
        <w:spacing w:after="0" w:line="276" w:lineRule="auto"/>
        <w:jc w:val="both"/>
        <w:rPr>
          <w:ins w:id="15003" w:author="Pamela Kakande Nabukhonzo" w:date="2025-06-09T21:48:00Z"/>
          <w:del w:id="15004" w:author="Rachel Shipsey" w:date="2025-06-23T15:21:00Z"/>
          <w:rFonts w:cs="Arial"/>
        </w:rPr>
        <w:pPrChange w:id="15005" w:author="Rachel Shipsey" w:date="2025-06-23T15:41:00Z">
          <w:pPr>
            <w:pStyle w:val="ListParagraph"/>
            <w:numPr>
              <w:numId w:val="102"/>
            </w:numPr>
            <w:spacing w:after="0" w:line="276" w:lineRule="auto"/>
            <w:ind w:hanging="360"/>
            <w:jc w:val="both"/>
          </w:pPr>
        </w:pPrChange>
      </w:pPr>
      <w:ins w:id="15006" w:author="Pamela Kakande Nabukhonzo" w:date="2025-06-09T21:48:00Z">
        <w:del w:id="15007" w:author="Rachel Shipsey" w:date="2025-06-23T15:21:00Z">
          <w:r w:rsidRPr="00FE18A9" w:rsidDel="008D26A9">
            <w:rPr>
              <w:rFonts w:cs="Arial"/>
            </w:rPr>
            <w:delText>There is a need to address geographical boundary disputes before launch and dissemination of reports by administrative/political boundaries. These disputes affect enumeration and can be resolved and agreed upon during map verification.</w:delText>
          </w:r>
        </w:del>
      </w:ins>
    </w:p>
    <w:p w14:paraId="0028CA68" w14:textId="03DC3129" w:rsidR="00FE18A9" w:rsidRPr="00FE18A9" w:rsidDel="008D26A9" w:rsidRDefault="00FE18A9">
      <w:pPr>
        <w:pStyle w:val="ListParagraph"/>
        <w:spacing w:after="0" w:line="276" w:lineRule="auto"/>
        <w:jc w:val="both"/>
        <w:rPr>
          <w:ins w:id="15008" w:author="Pamela Kakande Nabukhonzo" w:date="2025-06-09T21:48:00Z"/>
          <w:del w:id="15009" w:author="Rachel Shipsey" w:date="2025-06-23T15:21:00Z"/>
          <w:rFonts w:cs="Arial"/>
        </w:rPr>
        <w:pPrChange w:id="15010" w:author="Rachel Shipsey" w:date="2025-06-23T15:41:00Z">
          <w:pPr>
            <w:pStyle w:val="ListParagraph"/>
            <w:numPr>
              <w:numId w:val="102"/>
            </w:numPr>
            <w:spacing w:after="0" w:line="276" w:lineRule="auto"/>
            <w:ind w:hanging="360"/>
            <w:jc w:val="both"/>
          </w:pPr>
        </w:pPrChange>
      </w:pPr>
      <w:ins w:id="15011" w:author="Pamela Kakande Nabukhonzo" w:date="2025-06-09T21:48:00Z">
        <w:del w:id="15012" w:author="Rachel Shipsey" w:date="2025-06-23T15:21:00Z">
          <w:r w:rsidRPr="00FE18A9" w:rsidDel="008D26A9">
            <w:rPr>
              <w:rFonts w:cs="Arial"/>
            </w:rPr>
            <w:delText>Need to identify various users/stakeholders in time and engage them in the entire census process as this ensures key indicators are included in the various products and provision of technical/financial support; Identification of thematic experts and engaging them in time.</w:delText>
          </w:r>
        </w:del>
      </w:ins>
    </w:p>
    <w:p w14:paraId="4C8AF9C0" w14:textId="1FA2FC3F" w:rsidR="008016B5" w:rsidRPr="005B3A53" w:rsidDel="008D26A9" w:rsidRDefault="008016B5">
      <w:pPr>
        <w:pStyle w:val="ListParagraph"/>
        <w:spacing w:after="0" w:line="276" w:lineRule="auto"/>
        <w:jc w:val="both"/>
        <w:rPr>
          <w:ins w:id="15013" w:author="Pamela Kakande Nabukhonzo" w:date="2025-06-09T21:49:00Z"/>
          <w:del w:id="15014" w:author="Rachel Shipsey" w:date="2025-06-23T15:21:00Z"/>
          <w:rFonts w:cs="Arial"/>
        </w:rPr>
        <w:pPrChange w:id="15015" w:author="Rachel Shipsey" w:date="2025-06-23T15:41:00Z">
          <w:pPr>
            <w:pStyle w:val="ListParagraph"/>
            <w:numPr>
              <w:numId w:val="102"/>
            </w:numPr>
            <w:ind w:hanging="360"/>
          </w:pPr>
        </w:pPrChange>
      </w:pPr>
      <w:ins w:id="15016" w:author="Pamela Kakande Nabukhonzo" w:date="2025-06-09T21:49:00Z">
        <w:del w:id="15017" w:author="Rachel Shipsey" w:date="2025-06-23T15:21:00Z">
          <w:r w:rsidDel="008D26A9">
            <w:rPr>
              <w:rFonts w:cs="Arial"/>
            </w:rPr>
            <w:delText>For archiving, t</w:delText>
          </w:r>
          <w:r w:rsidRPr="005B3A53" w:rsidDel="008D26A9">
            <w:rPr>
              <w:rFonts w:cs="Arial"/>
            </w:rPr>
            <w:delText>he nature and format of the census data files created in the data processing and dissemination phase should be anonymized microdata and become a standard feature of census data dissemination for the 2030 round of censuses.</w:delText>
          </w:r>
        </w:del>
      </w:ins>
    </w:p>
    <w:p w14:paraId="06C190EF" w14:textId="6CC09797" w:rsidR="00684192" w:rsidRPr="00CF7337" w:rsidDel="008D26A9" w:rsidRDefault="00684192">
      <w:pPr>
        <w:pStyle w:val="ListParagraph"/>
        <w:spacing w:after="0" w:line="276" w:lineRule="auto"/>
        <w:jc w:val="both"/>
        <w:rPr>
          <w:ins w:id="15018" w:author="Pamela Kakande Nabukhonzo" w:date="2025-06-13T23:00:00Z"/>
          <w:del w:id="15019" w:author="Rachel Shipsey" w:date="2025-06-23T15:21:00Z"/>
        </w:rPr>
        <w:pPrChange w:id="15020" w:author="Rachel Shipsey" w:date="2025-06-23T15:41:00Z">
          <w:pPr>
            <w:pStyle w:val="Heading2"/>
            <w:numPr>
              <w:numId w:val="306"/>
            </w:numPr>
            <w:ind w:left="1866" w:hanging="360"/>
          </w:pPr>
        </w:pPrChange>
      </w:pPr>
      <w:ins w:id="15021" w:author="Pamela Kakande Nabukhonzo" w:date="2025-06-13T23:00:00Z">
        <w:del w:id="15022" w:author="Rachel Shipsey" w:date="2025-06-23T15:21:00Z">
          <w:r w:rsidRPr="4871BC61" w:rsidDel="008D26A9">
            <w:delText>Recommendations</w:delText>
          </w:r>
        </w:del>
      </w:ins>
    </w:p>
    <w:p w14:paraId="4AE1C863" w14:textId="79BDFE0B" w:rsidR="00684192" w:rsidRPr="003E22C8" w:rsidDel="008D26A9" w:rsidRDefault="00684192">
      <w:pPr>
        <w:pStyle w:val="ListParagraph"/>
        <w:spacing w:after="0" w:line="276" w:lineRule="auto"/>
        <w:jc w:val="both"/>
        <w:rPr>
          <w:ins w:id="15023" w:author="Pamela Kakande Nabukhonzo" w:date="2025-06-13T23:00:00Z"/>
          <w:del w:id="15024" w:author="Rachel Shipsey" w:date="2025-06-23T15:21:00Z"/>
          <w:rFonts w:cs="Arial"/>
        </w:rPr>
        <w:pPrChange w:id="15025" w:author="Rachel Shipsey" w:date="2025-06-23T15:41:00Z">
          <w:pPr>
            <w:jc w:val="both"/>
          </w:pPr>
        </w:pPrChange>
      </w:pPr>
      <w:ins w:id="15026" w:author="Pamela Kakande Nabukhonzo" w:date="2025-06-13T23:00:00Z">
        <w:del w:id="15027" w:author="Rachel Shipsey" w:date="2025-06-23T15:21:00Z">
          <w:r w:rsidRPr="003E22C8" w:rsidDel="008D26A9">
            <w:rPr>
              <w:rFonts w:cs="Arial"/>
            </w:rPr>
            <w:delText>Based on the challenges and lessons documented, the following recommendations are proposed:</w:delText>
          </w:r>
        </w:del>
      </w:ins>
    </w:p>
    <w:p w14:paraId="52D15435" w14:textId="2C7A482D" w:rsidR="00684192" w:rsidRPr="003E22C8" w:rsidDel="008D26A9" w:rsidRDefault="00684192">
      <w:pPr>
        <w:pStyle w:val="ListParagraph"/>
        <w:spacing w:after="0" w:line="276" w:lineRule="auto"/>
        <w:jc w:val="both"/>
        <w:rPr>
          <w:ins w:id="15028" w:author="Pamela Kakande Nabukhonzo" w:date="2025-06-13T23:00:00Z"/>
          <w:del w:id="15029" w:author="Rachel Shipsey" w:date="2025-06-23T15:21:00Z"/>
          <w:rFonts w:cs="Arial"/>
        </w:rPr>
        <w:pPrChange w:id="15030" w:author="Rachel Shipsey" w:date="2025-06-23T15:41:00Z">
          <w:pPr>
            <w:pStyle w:val="ListParagraph"/>
            <w:numPr>
              <w:numId w:val="61"/>
            </w:numPr>
            <w:spacing w:after="0" w:line="276" w:lineRule="auto"/>
            <w:ind w:hanging="360"/>
            <w:jc w:val="both"/>
          </w:pPr>
        </w:pPrChange>
      </w:pPr>
      <w:ins w:id="15031" w:author="Pamela Kakande Nabukhonzo" w:date="2025-06-13T23:00:00Z">
        <w:del w:id="15032" w:author="Rachel Shipsey" w:date="2025-06-23T15:21:00Z">
          <w:r w:rsidRPr="003E22C8" w:rsidDel="008D26A9">
            <w:rPr>
              <w:rFonts w:cs="Arial"/>
            </w:rPr>
            <w:delText>NSOs need to plan for dissemination of results ahead of time as it informs resource allocation for the census. Having a successful dissemination schedule/plan necessitates all reports and publications to be produced and released within the timelines; A dissemination plan is priceless as it allows easy implementation of dissemination activities.</w:delText>
          </w:r>
        </w:del>
      </w:ins>
    </w:p>
    <w:p w14:paraId="439851B7" w14:textId="34BCBE8A" w:rsidR="00684192" w:rsidRPr="003E22C8" w:rsidDel="008D26A9" w:rsidRDefault="00684192">
      <w:pPr>
        <w:pStyle w:val="ListParagraph"/>
        <w:spacing w:after="0" w:line="276" w:lineRule="auto"/>
        <w:jc w:val="both"/>
        <w:rPr>
          <w:ins w:id="15033" w:author="Pamela Kakande Nabukhonzo" w:date="2025-06-13T23:00:00Z"/>
          <w:del w:id="15034" w:author="Rachel Shipsey" w:date="2025-06-23T15:21:00Z"/>
          <w:rFonts w:cs="Arial"/>
        </w:rPr>
        <w:pPrChange w:id="15035" w:author="Rachel Shipsey" w:date="2025-06-23T15:41:00Z">
          <w:pPr>
            <w:pStyle w:val="ListParagraph"/>
            <w:numPr>
              <w:numId w:val="61"/>
            </w:numPr>
            <w:spacing w:after="0" w:line="276" w:lineRule="auto"/>
            <w:ind w:hanging="360"/>
            <w:jc w:val="both"/>
          </w:pPr>
        </w:pPrChange>
      </w:pPr>
      <w:ins w:id="15036" w:author="Pamela Kakande Nabukhonzo" w:date="2025-06-13T23:00:00Z">
        <w:del w:id="15037" w:author="Rachel Shipsey" w:date="2025-06-23T15:21:00Z">
          <w:r w:rsidRPr="003E22C8" w:rsidDel="008D26A9">
            <w:rPr>
              <w:rFonts w:cs="Arial"/>
            </w:rPr>
            <w:delText>Solicit for the government political will and stakeholder involvement in all census phases to avoid rejection of results. For instance, engage the Office of the President during release of the data to build goodwill from the public as well as give adequate publicity for the dissemination.</w:delText>
          </w:r>
        </w:del>
      </w:ins>
    </w:p>
    <w:p w14:paraId="4583B8DD" w14:textId="35099940" w:rsidR="00684192" w:rsidRPr="003E22C8" w:rsidDel="008D26A9" w:rsidRDefault="00684192">
      <w:pPr>
        <w:pStyle w:val="ListParagraph"/>
        <w:spacing w:after="0" w:line="276" w:lineRule="auto"/>
        <w:jc w:val="both"/>
        <w:rPr>
          <w:ins w:id="15038" w:author="Pamela Kakande Nabukhonzo" w:date="2025-06-13T23:00:00Z"/>
          <w:del w:id="15039" w:author="Rachel Shipsey" w:date="2025-06-23T15:21:00Z"/>
          <w:rFonts w:cs="Arial"/>
        </w:rPr>
        <w:pPrChange w:id="15040" w:author="Rachel Shipsey" w:date="2025-06-23T15:41:00Z">
          <w:pPr>
            <w:pStyle w:val="ListParagraph"/>
            <w:numPr>
              <w:numId w:val="61"/>
            </w:numPr>
            <w:spacing w:after="0" w:line="276" w:lineRule="auto"/>
            <w:ind w:hanging="360"/>
            <w:jc w:val="both"/>
          </w:pPr>
        </w:pPrChange>
      </w:pPr>
      <w:ins w:id="15041" w:author="Pamela Kakande Nabukhonzo" w:date="2025-06-13T23:00:00Z">
        <w:del w:id="15042" w:author="Rachel Shipsey" w:date="2025-06-23T15:21:00Z">
          <w:r w:rsidRPr="003E22C8" w:rsidDel="008D26A9">
            <w:rPr>
              <w:rFonts w:cs="Arial"/>
            </w:rPr>
            <w:delText xml:space="preserve">Additionally, census implementing agencies should leverage on technology developments and social media platforms for the census products to reach a wider audience while taking care not to neglect those not able to access the technology.  </w:delText>
          </w:r>
        </w:del>
      </w:ins>
    </w:p>
    <w:p w14:paraId="6957D8E3" w14:textId="535470C2" w:rsidR="00684192" w:rsidRPr="003E22C8" w:rsidDel="008D26A9" w:rsidRDefault="00684192">
      <w:pPr>
        <w:pStyle w:val="ListParagraph"/>
        <w:spacing w:after="0" w:line="276" w:lineRule="auto"/>
        <w:jc w:val="both"/>
        <w:rPr>
          <w:ins w:id="15043" w:author="Pamela Kakande Nabukhonzo" w:date="2025-06-13T23:00:00Z"/>
          <w:del w:id="15044" w:author="Rachel Shipsey" w:date="2025-06-23T15:21:00Z"/>
          <w:rFonts w:cs="Arial"/>
        </w:rPr>
        <w:pPrChange w:id="15045" w:author="Rachel Shipsey" w:date="2025-06-23T15:41:00Z">
          <w:pPr>
            <w:pStyle w:val="ListParagraph"/>
            <w:numPr>
              <w:numId w:val="61"/>
            </w:numPr>
            <w:spacing w:after="0" w:line="276" w:lineRule="auto"/>
            <w:ind w:hanging="360"/>
            <w:jc w:val="both"/>
          </w:pPr>
        </w:pPrChange>
      </w:pPr>
      <w:ins w:id="15046" w:author="Pamela Kakande Nabukhonzo" w:date="2025-06-13T23:00:00Z">
        <w:del w:id="15047" w:author="Rachel Shipsey" w:date="2025-06-23T15:21:00Z">
          <w:r w:rsidRPr="003E22C8" w:rsidDel="008D26A9">
            <w:rPr>
              <w:rFonts w:cs="Arial"/>
            </w:rPr>
            <w:delText>The</w:delText>
          </w:r>
          <w:r w:rsidDel="008D26A9">
            <w:rPr>
              <w:rFonts w:cs="Arial"/>
            </w:rPr>
            <w:delText>re</w:delText>
          </w:r>
          <w:r w:rsidRPr="003E22C8" w:rsidDel="008D26A9">
            <w:rPr>
              <w:rFonts w:cs="Arial"/>
            </w:rPr>
            <w:delText xml:space="preserve"> is need to further decentralize the dissemination of census results from regional down to constituency levels.</w:delText>
          </w:r>
        </w:del>
      </w:ins>
    </w:p>
    <w:p w14:paraId="6A287E2A" w14:textId="7C2FE575" w:rsidR="00684192" w:rsidRPr="003E22C8" w:rsidDel="008D26A9" w:rsidRDefault="00684192">
      <w:pPr>
        <w:pStyle w:val="ListParagraph"/>
        <w:spacing w:after="0" w:line="276" w:lineRule="auto"/>
        <w:jc w:val="both"/>
        <w:rPr>
          <w:ins w:id="15048" w:author="Pamela Kakande Nabukhonzo" w:date="2025-06-13T23:00:00Z"/>
          <w:del w:id="15049" w:author="Rachel Shipsey" w:date="2025-06-23T15:21:00Z"/>
          <w:rFonts w:cs="Arial"/>
        </w:rPr>
        <w:pPrChange w:id="15050" w:author="Rachel Shipsey" w:date="2025-06-23T15:41:00Z">
          <w:pPr>
            <w:pStyle w:val="ListParagraph"/>
            <w:numPr>
              <w:numId w:val="61"/>
            </w:numPr>
            <w:spacing w:after="0" w:line="276" w:lineRule="auto"/>
            <w:ind w:hanging="360"/>
            <w:jc w:val="both"/>
          </w:pPr>
        </w:pPrChange>
      </w:pPr>
      <w:ins w:id="15051" w:author="Pamela Kakande Nabukhonzo" w:date="2025-06-13T23:00:00Z">
        <w:del w:id="15052" w:author="Rachel Shipsey" w:date="2025-06-23T15:21:00Z">
          <w:r w:rsidRPr="003E22C8" w:rsidDel="008D26A9">
            <w:rPr>
              <w:rFonts w:cs="Arial"/>
            </w:rPr>
            <w:delText>In Eswatini, a national user consultation and telephonic surveys was scheduled. Participants concluded that user involvement is important and productive in all phases of census and development of thematic studies is better to prioritize engaging technical personnel from NSOs, universities and relevant Ministries.</w:delText>
          </w:r>
        </w:del>
      </w:ins>
    </w:p>
    <w:p w14:paraId="2E7CFB35" w14:textId="5482A4BA" w:rsidR="00684192" w:rsidRPr="003E22C8" w:rsidDel="008D26A9" w:rsidRDefault="00684192">
      <w:pPr>
        <w:pStyle w:val="ListParagraph"/>
        <w:spacing w:after="0" w:line="276" w:lineRule="auto"/>
        <w:jc w:val="both"/>
        <w:rPr>
          <w:ins w:id="15053" w:author="Pamela Kakande Nabukhonzo" w:date="2025-06-13T23:00:00Z"/>
          <w:del w:id="15054" w:author="Rachel Shipsey" w:date="2025-06-23T15:21:00Z"/>
          <w:rFonts w:cs="Arial"/>
        </w:rPr>
      </w:pPr>
    </w:p>
    <w:p w14:paraId="28278E3A" w14:textId="1F907724" w:rsidR="00BD06D6" w:rsidDel="008D26A9" w:rsidRDefault="00BD06D6">
      <w:pPr>
        <w:pStyle w:val="ListParagraph"/>
        <w:spacing w:after="0" w:line="276" w:lineRule="auto"/>
        <w:jc w:val="both"/>
        <w:rPr>
          <w:del w:id="15055" w:author="Rachel Shipsey" w:date="2025-06-23T15:21:00Z"/>
          <w:rFonts w:cs="Arial"/>
        </w:rPr>
        <w:pPrChange w:id="15056" w:author="Rachel Shipsey" w:date="2025-06-23T15:41:00Z">
          <w:pPr>
            <w:pStyle w:val="ListParagraph"/>
            <w:numPr>
              <w:numId w:val="102"/>
            </w:numPr>
            <w:spacing w:after="0" w:line="276" w:lineRule="auto"/>
            <w:ind w:hanging="360"/>
            <w:jc w:val="both"/>
          </w:pPr>
        </w:pPrChange>
      </w:pPr>
    </w:p>
    <w:p w14:paraId="13225BE8" w14:textId="04375295" w:rsidR="001A2323" w:rsidDel="008D26A9" w:rsidRDefault="001A2323">
      <w:pPr>
        <w:pStyle w:val="ListParagraph"/>
        <w:spacing w:after="0" w:line="276" w:lineRule="auto"/>
        <w:jc w:val="both"/>
        <w:rPr>
          <w:del w:id="15057" w:author="Rachel Shipsey" w:date="2025-06-23T15:21:00Z"/>
          <w:rFonts w:cs="Arial"/>
        </w:rPr>
      </w:pPr>
    </w:p>
    <w:p w14:paraId="282C8C9A" w14:textId="06B2B7D6" w:rsidR="001A2323" w:rsidRPr="00B111C6" w:rsidDel="008D26A9" w:rsidRDefault="001A2323">
      <w:pPr>
        <w:pStyle w:val="ListParagraph"/>
        <w:spacing w:after="0" w:line="276" w:lineRule="auto"/>
        <w:jc w:val="both"/>
        <w:rPr>
          <w:del w:id="15058" w:author="Rachel Shipsey" w:date="2025-06-23T15:21:00Z"/>
          <w:rFonts w:cs="Arial"/>
          <w:bCs/>
          <w:color w:val="0070C0"/>
          <w:sz w:val="22"/>
        </w:rPr>
        <w:pPrChange w:id="15059" w:author="Rachel Shipsey" w:date="2025-06-23T15:41:00Z">
          <w:pPr>
            <w:pStyle w:val="Heading2"/>
          </w:pPr>
        </w:pPrChange>
      </w:pPr>
      <w:del w:id="15060" w:author="Rachel Shipsey" w:date="2025-06-23T15:21:00Z">
        <w:r w:rsidRPr="4871BC61" w:rsidDel="008D26A9">
          <w:rPr>
            <w:rFonts w:cs="Arial"/>
            <w:bCs/>
            <w:color w:val="0070C0"/>
            <w:sz w:val="22"/>
          </w:rPr>
          <w:delText>12.3</w:delText>
        </w:r>
        <w:r w:rsidDel="008D26A9">
          <w:tab/>
        </w:r>
        <w:r w:rsidRPr="4871BC61" w:rsidDel="008D26A9">
          <w:rPr>
            <w:rFonts w:cs="Arial"/>
            <w:bCs/>
            <w:color w:val="0070C0"/>
            <w:sz w:val="22"/>
          </w:rPr>
          <w:delText>Development of Census Dissemination Products</w:delText>
        </w:r>
      </w:del>
    </w:p>
    <w:p w14:paraId="501AC80F" w14:textId="5B907B30" w:rsidR="001A2323" w:rsidRPr="00B111C6" w:rsidDel="008D26A9" w:rsidRDefault="001A2323">
      <w:pPr>
        <w:pStyle w:val="ListParagraph"/>
        <w:spacing w:after="0" w:line="276" w:lineRule="auto"/>
        <w:jc w:val="both"/>
        <w:rPr>
          <w:del w:id="15061" w:author="Rachel Shipsey" w:date="2025-06-23T15:21:00Z"/>
          <w:rFonts w:cs="Arial"/>
          <w:b/>
          <w:bCs/>
        </w:rPr>
        <w:pPrChange w:id="15062" w:author="Rachel Shipsey" w:date="2025-06-23T15:41:00Z">
          <w:pPr>
            <w:contextualSpacing/>
            <w:jc w:val="both"/>
          </w:pPr>
        </w:pPrChange>
      </w:pPr>
      <w:del w:id="15063" w:author="Rachel Shipsey" w:date="2025-06-23T15:21:00Z">
        <w:r w:rsidRPr="00B111C6" w:rsidDel="008D26A9">
          <w:rPr>
            <w:rFonts w:cs="Arial"/>
            <w:b/>
            <w:bCs/>
          </w:rPr>
          <w:delText>The process</w:delText>
        </w:r>
      </w:del>
    </w:p>
    <w:p w14:paraId="2E79D8AB" w14:textId="20F09DA9" w:rsidR="001A2323" w:rsidRPr="00B111C6" w:rsidDel="008D26A9" w:rsidRDefault="001A2323">
      <w:pPr>
        <w:pStyle w:val="ListParagraph"/>
        <w:spacing w:after="0" w:line="276" w:lineRule="auto"/>
        <w:jc w:val="both"/>
        <w:rPr>
          <w:del w:id="15064" w:author="Rachel Shipsey" w:date="2025-06-23T15:21:00Z"/>
          <w:moveFrom w:id="15065" w:author="Pamela Kakande Nabukhonzo" w:date="2025-06-08T22:19:00Z"/>
          <w:rFonts w:cs="Arial"/>
        </w:rPr>
        <w:pPrChange w:id="15066" w:author="Rachel Shipsey" w:date="2025-06-23T15:41:00Z">
          <w:pPr>
            <w:jc w:val="both"/>
          </w:pPr>
        </w:pPrChange>
      </w:pPr>
      <w:moveFromRangeStart w:id="15067" w:author="Pamela Kakande Nabukhonzo" w:date="2025-06-08T22:19:00Z" w:name="move200313596"/>
      <w:moveFrom w:id="15068" w:author="Pamela Kakande Nabukhonzo" w:date="2025-06-08T22:19:00Z">
        <w:del w:id="15069" w:author="Rachel Shipsey" w:date="2025-06-23T15:21:00Z">
          <w:r w:rsidRPr="7B4121B4" w:rsidDel="008D26A9">
            <w:rPr>
              <w:rFonts w:cs="Arial"/>
            </w:rPr>
            <w:delText>The development of census dissemination products is a process typically led by the NSO and production of census products is part of the census process. The following considerations should be made:</w:delText>
          </w:r>
        </w:del>
      </w:moveFrom>
    </w:p>
    <w:p w14:paraId="1379DD35" w14:textId="01355E72" w:rsidR="001A2323" w:rsidRPr="00B111C6" w:rsidDel="008D26A9" w:rsidRDefault="001A2323">
      <w:pPr>
        <w:pStyle w:val="ListParagraph"/>
        <w:spacing w:after="0" w:line="276" w:lineRule="auto"/>
        <w:jc w:val="both"/>
        <w:rPr>
          <w:del w:id="15070" w:author="Rachel Shipsey" w:date="2025-06-23T15:21:00Z"/>
          <w:moveFrom w:id="15071" w:author="Pamela Kakande Nabukhonzo" w:date="2025-06-08T22:19:00Z"/>
          <w:rFonts w:cs="Arial"/>
        </w:rPr>
        <w:pPrChange w:id="15072" w:author="Rachel Shipsey" w:date="2025-06-23T15:41:00Z">
          <w:pPr>
            <w:pStyle w:val="ListParagraph"/>
            <w:numPr>
              <w:numId w:val="101"/>
            </w:numPr>
            <w:spacing w:after="0" w:line="276" w:lineRule="auto"/>
            <w:ind w:hanging="360"/>
            <w:jc w:val="both"/>
          </w:pPr>
        </w:pPrChange>
      </w:pPr>
      <w:moveFrom w:id="15073" w:author="Pamela Kakande Nabukhonzo" w:date="2025-06-08T22:19:00Z">
        <w:del w:id="15074" w:author="Rachel Shipsey" w:date="2025-06-23T15:21:00Z">
          <w:r w:rsidRPr="7B4121B4" w:rsidDel="008D26A9">
            <w:rPr>
              <w:rFonts w:cs="Arial"/>
            </w:rPr>
            <w:delText xml:space="preserve">Before producing census dissemination products, NSOs must identify what products are appropriate and need to be generated to meet the stakeholder needs. This is determined through stakeholder engagements at the </w:delText>
          </w:r>
          <w:r w:rsidDel="008D26A9">
            <w:fldChar w:fldCharType="begin"/>
          </w:r>
          <w:r w:rsidDel="008D26A9">
            <w:delInstrText>HYPERLINK \l "_2.1￼Development_of_the" \h</w:delInstrText>
          </w:r>
        </w:del>
      </w:moveFrom>
      <w:del w:id="15075" w:author="Pamela Kakande Nabukhonzo" w:date="2025-06-08T22:19:00Z"/>
      <w:moveFrom w:id="15076" w:author="Pamela Kakande Nabukhonzo" w:date="2025-06-08T22:19:00Z">
        <w:del w:id="15077" w:author="Rachel Shipsey" w:date="2025-06-23T15:21:00Z">
          <w:r w:rsidDel="008D26A9">
            <w:fldChar w:fldCharType="separate"/>
          </w:r>
          <w:r w:rsidRPr="7B4121B4" w:rsidDel="008D26A9">
            <w:rPr>
              <w:rStyle w:val="Hyperlink"/>
              <w:rFonts w:cs="Arial"/>
            </w:rPr>
            <w:delText>planning stage</w:delText>
          </w:r>
          <w:r w:rsidDel="008D26A9">
            <w:fldChar w:fldCharType="end"/>
          </w:r>
          <w:r w:rsidRPr="7B4121B4" w:rsidDel="008D26A9">
            <w:rPr>
              <w:rFonts w:cs="Arial"/>
            </w:rPr>
            <w:delText>.</w:delText>
          </w:r>
        </w:del>
      </w:moveFrom>
    </w:p>
    <w:p w14:paraId="4527FFDD" w14:textId="59850EF4" w:rsidR="001A2323" w:rsidRPr="00B111C6" w:rsidDel="008D26A9" w:rsidRDefault="001A2323">
      <w:pPr>
        <w:pStyle w:val="ListParagraph"/>
        <w:spacing w:after="0" w:line="276" w:lineRule="auto"/>
        <w:jc w:val="both"/>
        <w:rPr>
          <w:del w:id="15078" w:author="Rachel Shipsey" w:date="2025-06-23T15:21:00Z"/>
          <w:moveFrom w:id="15079" w:author="Pamela Kakande Nabukhonzo" w:date="2025-06-08T22:19:00Z"/>
          <w:rFonts w:cs="Arial"/>
        </w:rPr>
        <w:pPrChange w:id="15080" w:author="Rachel Shipsey" w:date="2025-06-23T15:41:00Z">
          <w:pPr>
            <w:pStyle w:val="ListParagraph"/>
            <w:numPr>
              <w:numId w:val="101"/>
            </w:numPr>
            <w:spacing w:after="0" w:line="276" w:lineRule="auto"/>
            <w:ind w:hanging="360"/>
            <w:jc w:val="both"/>
          </w:pPr>
        </w:pPrChange>
      </w:pPr>
      <w:moveFrom w:id="15081" w:author="Pamela Kakande Nabukhonzo" w:date="2025-06-08T22:19:00Z">
        <w:del w:id="15082" w:author="Rachel Shipsey" w:date="2025-06-23T15:21:00Z">
          <w:r w:rsidRPr="7B4121B4" w:rsidDel="008D26A9">
            <w:rPr>
              <w:rFonts w:cs="Arial"/>
            </w:rPr>
            <w:delText xml:space="preserve">Census dissemination products should be developed for various stakeholder groups as stakeholder segmentation improves understanding and utilization of the developed products.  </w:delText>
          </w:r>
        </w:del>
      </w:moveFrom>
    </w:p>
    <w:p w14:paraId="2A8F914F" w14:textId="058BB0D3" w:rsidR="001A2323" w:rsidRPr="00B111C6" w:rsidDel="008D26A9" w:rsidRDefault="001A2323">
      <w:pPr>
        <w:pStyle w:val="ListParagraph"/>
        <w:spacing w:after="0" w:line="276" w:lineRule="auto"/>
        <w:jc w:val="both"/>
        <w:rPr>
          <w:del w:id="15083" w:author="Rachel Shipsey" w:date="2025-06-23T15:21:00Z"/>
          <w:moveFrom w:id="15084" w:author="Pamela Kakande Nabukhonzo" w:date="2025-06-08T22:19:00Z"/>
          <w:rFonts w:cs="Arial"/>
        </w:rPr>
        <w:pPrChange w:id="15085" w:author="Rachel Shipsey" w:date="2025-06-23T15:41:00Z">
          <w:pPr>
            <w:pStyle w:val="ListParagraph"/>
            <w:numPr>
              <w:numId w:val="101"/>
            </w:numPr>
            <w:spacing w:after="0" w:line="276" w:lineRule="auto"/>
            <w:ind w:hanging="360"/>
            <w:jc w:val="both"/>
          </w:pPr>
        </w:pPrChange>
      </w:pPr>
      <w:moveFrom w:id="15086" w:author="Pamela Kakande Nabukhonzo" w:date="2025-06-08T22:19:00Z">
        <w:del w:id="15087" w:author="Rachel Shipsey" w:date="2025-06-23T15:21:00Z">
          <w:r w:rsidRPr="7B4121B4" w:rsidDel="008D26A9">
            <w:rPr>
              <w:rFonts w:cs="Arial"/>
            </w:rPr>
            <w:delText xml:space="preserve">Partnership with national / international stakeholders is a common practice in the production of census products. There are various operational modalities for producing census products. There is no one-fits-all approach, common ones include: </w:delText>
          </w:r>
        </w:del>
      </w:moveFrom>
    </w:p>
    <w:p w14:paraId="60C65D3D" w14:textId="3E4BC69E" w:rsidR="001A2323" w:rsidRPr="00B111C6" w:rsidDel="008D26A9" w:rsidRDefault="001A2323">
      <w:pPr>
        <w:pStyle w:val="ListParagraph"/>
        <w:spacing w:after="0" w:line="276" w:lineRule="auto"/>
        <w:jc w:val="both"/>
        <w:rPr>
          <w:del w:id="15088" w:author="Rachel Shipsey" w:date="2025-06-23T15:21:00Z"/>
          <w:moveFrom w:id="15089" w:author="Pamela Kakande Nabukhonzo" w:date="2025-06-08T22:19:00Z"/>
          <w:rFonts w:cs="Arial"/>
        </w:rPr>
        <w:pPrChange w:id="15090" w:author="Rachel Shipsey" w:date="2025-06-23T15:41:00Z">
          <w:pPr>
            <w:pStyle w:val="ListParagraph"/>
            <w:numPr>
              <w:ilvl w:val="1"/>
              <w:numId w:val="101"/>
            </w:numPr>
            <w:spacing w:after="0" w:line="276" w:lineRule="auto"/>
            <w:ind w:left="1440" w:hanging="360"/>
            <w:jc w:val="both"/>
          </w:pPr>
        </w:pPrChange>
      </w:pPr>
      <w:moveFrom w:id="15091" w:author="Pamela Kakande Nabukhonzo" w:date="2025-06-08T22:19:00Z">
        <w:del w:id="15092" w:author="Rachel Shipsey" w:date="2025-06-23T15:21:00Z">
          <w:r w:rsidRPr="00B111C6" w:rsidDel="008D26A9">
            <w:rPr>
              <w:rFonts w:cs="Arial"/>
            </w:rPr>
            <w:delText xml:space="preserve">NSO to undertake the entire tasks in partnership with sectoral ministries; National academic or public research institution lead NSO and sectoral ministries -this could be under an MOU or contracting the services. </w:delText>
          </w:r>
        </w:del>
      </w:moveFrom>
    </w:p>
    <w:p w14:paraId="34F3C953" w14:textId="7964A792" w:rsidR="001A2323" w:rsidRPr="00B111C6" w:rsidDel="008D26A9" w:rsidRDefault="001A2323">
      <w:pPr>
        <w:pStyle w:val="ListParagraph"/>
        <w:spacing w:after="0" w:line="276" w:lineRule="auto"/>
        <w:jc w:val="both"/>
        <w:rPr>
          <w:del w:id="15093" w:author="Rachel Shipsey" w:date="2025-06-23T15:21:00Z"/>
          <w:moveFrom w:id="15094" w:author="Pamela Kakande Nabukhonzo" w:date="2025-06-08T22:19:00Z"/>
          <w:rFonts w:cs="Arial"/>
        </w:rPr>
        <w:pPrChange w:id="15095" w:author="Rachel Shipsey" w:date="2025-06-23T15:41:00Z">
          <w:pPr>
            <w:pStyle w:val="ListParagraph"/>
            <w:numPr>
              <w:ilvl w:val="1"/>
              <w:numId w:val="101"/>
            </w:numPr>
            <w:spacing w:after="0" w:line="276" w:lineRule="auto"/>
            <w:ind w:left="1440" w:hanging="360"/>
            <w:jc w:val="both"/>
          </w:pPr>
        </w:pPrChange>
      </w:pPr>
      <w:moveFrom w:id="15096" w:author="Pamela Kakande Nabukhonzo" w:date="2025-06-08T22:19:00Z">
        <w:del w:id="15097" w:author="Rachel Shipsey" w:date="2025-06-23T15:21:00Z">
          <w:r w:rsidRPr="00B111C6" w:rsidDel="008D26A9">
            <w:rPr>
              <w:rFonts w:cs="Arial"/>
            </w:rPr>
            <w:delText xml:space="preserve">Donors provide resources to hire research institutions or national/international consultant(s) to lead in areas/topics where national capacity is lacking in partnership with NSO and sectoral ministries/national institutions. </w:delText>
          </w:r>
        </w:del>
      </w:moveFrom>
    </w:p>
    <w:p w14:paraId="077F38AB" w14:textId="2D64B5EA" w:rsidR="001A2323" w:rsidRPr="00B111C6" w:rsidDel="008D26A9" w:rsidRDefault="001A2323">
      <w:pPr>
        <w:pStyle w:val="ListParagraph"/>
        <w:spacing w:after="0" w:line="276" w:lineRule="auto"/>
        <w:jc w:val="both"/>
        <w:rPr>
          <w:del w:id="15098" w:author="Rachel Shipsey" w:date="2025-06-23T15:21:00Z"/>
          <w:moveFrom w:id="15099" w:author="Pamela Kakande Nabukhonzo" w:date="2025-06-08T22:19:00Z"/>
          <w:rFonts w:cs="Arial"/>
        </w:rPr>
        <w:pPrChange w:id="15100" w:author="Rachel Shipsey" w:date="2025-06-23T15:41:00Z">
          <w:pPr>
            <w:pStyle w:val="ListParagraph"/>
            <w:numPr>
              <w:ilvl w:val="1"/>
              <w:numId w:val="101"/>
            </w:numPr>
            <w:spacing w:after="0" w:line="276" w:lineRule="auto"/>
            <w:ind w:left="1440" w:hanging="360"/>
            <w:jc w:val="both"/>
          </w:pPr>
        </w:pPrChange>
      </w:pPr>
      <w:moveFrom w:id="15101" w:author="Pamela Kakande Nabukhonzo" w:date="2025-06-08T22:19:00Z">
        <w:del w:id="15102" w:author="Rachel Shipsey" w:date="2025-06-23T15:21:00Z">
          <w:r w:rsidRPr="00B111C6" w:rsidDel="008D26A9">
            <w:rPr>
              <w:rFonts w:cs="Arial"/>
            </w:rPr>
            <w:delText xml:space="preserve">Outsourcing by subcontracting the entire production of census products either to national or international research institutions and/or consultants. </w:delText>
          </w:r>
        </w:del>
      </w:moveFrom>
    </w:p>
    <w:p w14:paraId="36AD9E7C" w14:textId="2308B064" w:rsidR="001A2323" w:rsidRPr="00B111C6" w:rsidDel="008D26A9" w:rsidRDefault="001A2323">
      <w:pPr>
        <w:pStyle w:val="ListParagraph"/>
        <w:spacing w:after="0" w:line="276" w:lineRule="auto"/>
        <w:jc w:val="both"/>
        <w:rPr>
          <w:del w:id="15103" w:author="Rachel Shipsey" w:date="2025-06-23T15:21:00Z"/>
          <w:moveFrom w:id="15104" w:author="Pamela Kakande Nabukhonzo" w:date="2025-06-08T22:19:00Z"/>
          <w:rFonts w:cs="Arial"/>
        </w:rPr>
        <w:pPrChange w:id="15105" w:author="Rachel Shipsey" w:date="2025-06-23T15:41:00Z">
          <w:pPr>
            <w:pStyle w:val="ListParagraph"/>
            <w:numPr>
              <w:numId w:val="101"/>
            </w:numPr>
            <w:spacing w:after="0" w:line="276" w:lineRule="auto"/>
            <w:ind w:hanging="360"/>
            <w:jc w:val="both"/>
          </w:pPr>
        </w:pPrChange>
      </w:pPr>
      <w:moveFrom w:id="15106" w:author="Pamela Kakande Nabukhonzo" w:date="2025-06-08T22:19:00Z">
        <w:del w:id="15107" w:author="Rachel Shipsey" w:date="2025-06-23T15:21:00Z">
          <w:r w:rsidRPr="7B4121B4" w:rsidDel="008D26A9">
            <w:rPr>
              <w:rFonts w:cs="Arial"/>
            </w:rPr>
            <w:delText xml:space="preserve">In development of census products there should be clear stakeholder roles based on their comparative advantage. The roles and responsibilities should be clear at the </w:delText>
          </w:r>
          <w:r w:rsidDel="008D26A9">
            <w:fldChar w:fldCharType="begin"/>
          </w:r>
          <w:r w:rsidDel="008D26A9">
            <w:delInstrText>HYPERLINK \l "_2.1￼Development_of_the" \h</w:delInstrText>
          </w:r>
        </w:del>
      </w:moveFrom>
      <w:del w:id="15108" w:author="Pamela Kakande Nabukhonzo" w:date="2025-06-08T22:19:00Z"/>
      <w:moveFrom w:id="15109" w:author="Pamela Kakande Nabukhonzo" w:date="2025-06-08T22:19:00Z">
        <w:del w:id="15110" w:author="Rachel Shipsey" w:date="2025-06-23T15:21:00Z">
          <w:r w:rsidDel="008D26A9">
            <w:fldChar w:fldCharType="separate"/>
          </w:r>
          <w:r w:rsidRPr="7B4121B4" w:rsidDel="008D26A9">
            <w:rPr>
              <w:rStyle w:val="Hyperlink"/>
              <w:rFonts w:cs="Arial"/>
            </w:rPr>
            <w:delText>planning stage</w:delText>
          </w:r>
          <w:r w:rsidDel="008D26A9">
            <w:fldChar w:fldCharType="end"/>
          </w:r>
          <w:r w:rsidRPr="7B4121B4" w:rsidDel="008D26A9">
            <w:rPr>
              <w:rFonts w:cs="Arial"/>
            </w:rPr>
            <w:delText xml:space="preserve"> such as: </w:delText>
          </w:r>
        </w:del>
      </w:moveFrom>
    </w:p>
    <w:p w14:paraId="3DA5D4E3" w14:textId="4A43A85C" w:rsidR="001A2323" w:rsidRPr="00B111C6" w:rsidDel="008D26A9" w:rsidRDefault="001A2323">
      <w:pPr>
        <w:pStyle w:val="ListParagraph"/>
        <w:spacing w:after="0" w:line="276" w:lineRule="auto"/>
        <w:jc w:val="both"/>
        <w:rPr>
          <w:del w:id="15111" w:author="Rachel Shipsey" w:date="2025-06-23T15:21:00Z"/>
          <w:moveFrom w:id="15112" w:author="Pamela Kakande Nabukhonzo" w:date="2025-06-08T22:19:00Z"/>
          <w:rFonts w:cs="Arial"/>
        </w:rPr>
        <w:pPrChange w:id="15113" w:author="Rachel Shipsey" w:date="2025-06-23T15:41:00Z">
          <w:pPr>
            <w:pStyle w:val="ListParagraph"/>
            <w:numPr>
              <w:ilvl w:val="1"/>
              <w:numId w:val="101"/>
            </w:numPr>
            <w:spacing w:after="0" w:line="276" w:lineRule="auto"/>
            <w:ind w:left="1440" w:hanging="360"/>
            <w:jc w:val="both"/>
          </w:pPr>
        </w:pPrChange>
      </w:pPr>
      <w:moveFrom w:id="15114" w:author="Pamela Kakande Nabukhonzo" w:date="2025-06-08T22:19:00Z">
        <w:del w:id="15115" w:author="Rachel Shipsey" w:date="2025-06-23T15:21:00Z">
          <w:r w:rsidRPr="70E65BEE" w:rsidDel="008D26A9">
            <w:rPr>
              <w:rFonts w:cs="Arial"/>
            </w:rPr>
            <w:delText xml:space="preserve">The Census implementing agency has the technical and management leadership; planning of the census products’ release schedule; data analysis and content production; dissemination as well as data sharing if required. </w:delText>
          </w:r>
        </w:del>
      </w:moveFrom>
    </w:p>
    <w:p w14:paraId="1DE4DA24" w14:textId="563C8E1A" w:rsidR="001A2323" w:rsidRPr="00B111C6" w:rsidDel="008D26A9" w:rsidRDefault="001A2323">
      <w:pPr>
        <w:pStyle w:val="ListParagraph"/>
        <w:spacing w:after="0" w:line="276" w:lineRule="auto"/>
        <w:jc w:val="both"/>
        <w:rPr>
          <w:del w:id="15116" w:author="Rachel Shipsey" w:date="2025-06-23T15:21:00Z"/>
          <w:moveFrom w:id="15117" w:author="Pamela Kakande Nabukhonzo" w:date="2025-06-08T22:19:00Z"/>
          <w:rFonts w:cs="Arial"/>
        </w:rPr>
        <w:pPrChange w:id="15118" w:author="Rachel Shipsey" w:date="2025-06-23T15:41:00Z">
          <w:pPr>
            <w:pStyle w:val="ListParagraph"/>
            <w:numPr>
              <w:ilvl w:val="1"/>
              <w:numId w:val="101"/>
            </w:numPr>
            <w:spacing w:after="0" w:line="276" w:lineRule="auto"/>
            <w:ind w:left="1440" w:hanging="360"/>
            <w:jc w:val="both"/>
          </w:pPr>
        </w:pPrChange>
      </w:pPr>
      <w:moveFrom w:id="15119" w:author="Pamela Kakande Nabukhonzo" w:date="2025-06-08T22:19:00Z">
        <w:del w:id="15120" w:author="Rachel Shipsey" w:date="2025-06-23T15:21:00Z">
          <w:r w:rsidRPr="00B111C6" w:rsidDel="008D26A9">
            <w:rPr>
              <w:rFonts w:cs="Arial"/>
            </w:rPr>
            <w:delText>Sectoral ministries guide selection of topics, give sectoral expertise; policy analysis; quality assurance, and data utilization for evidence-based decision-making.</w:delText>
          </w:r>
        </w:del>
      </w:moveFrom>
    </w:p>
    <w:p w14:paraId="6F914A1A" w14:textId="4B91FB8B" w:rsidR="001A2323" w:rsidRPr="00B111C6" w:rsidDel="008D26A9" w:rsidRDefault="001A2323">
      <w:pPr>
        <w:pStyle w:val="ListParagraph"/>
        <w:spacing w:after="0" w:line="276" w:lineRule="auto"/>
        <w:jc w:val="both"/>
        <w:rPr>
          <w:del w:id="15121" w:author="Rachel Shipsey" w:date="2025-06-23T15:21:00Z"/>
          <w:moveFrom w:id="15122" w:author="Pamela Kakande Nabukhonzo" w:date="2025-06-08T22:19:00Z"/>
          <w:rFonts w:cs="Arial"/>
        </w:rPr>
        <w:pPrChange w:id="15123" w:author="Rachel Shipsey" w:date="2025-06-23T15:41:00Z">
          <w:pPr>
            <w:pStyle w:val="ListParagraph"/>
            <w:numPr>
              <w:ilvl w:val="1"/>
              <w:numId w:val="101"/>
            </w:numPr>
            <w:spacing w:after="0" w:line="276" w:lineRule="auto"/>
            <w:ind w:left="1440" w:hanging="360"/>
            <w:jc w:val="both"/>
          </w:pPr>
        </w:pPrChange>
      </w:pPr>
      <w:moveFrom w:id="15124" w:author="Pamela Kakande Nabukhonzo" w:date="2025-06-08T22:19:00Z">
        <w:del w:id="15125" w:author="Rachel Shipsey" w:date="2025-06-23T15:21:00Z">
          <w:r w:rsidRPr="00B111C6" w:rsidDel="008D26A9">
            <w:rPr>
              <w:rFonts w:cs="Arial"/>
            </w:rPr>
            <w:delText>Academia and national researchers provide research capacity; advanced statistical expertise; disciplinary and context-specific knowledge.</w:delText>
          </w:r>
        </w:del>
      </w:moveFrom>
    </w:p>
    <w:p w14:paraId="33D4BC09" w14:textId="21E6B2C8" w:rsidR="001A2323" w:rsidRPr="00B111C6" w:rsidDel="008D26A9" w:rsidRDefault="001A2323">
      <w:pPr>
        <w:pStyle w:val="ListParagraph"/>
        <w:spacing w:after="0" w:line="276" w:lineRule="auto"/>
        <w:jc w:val="both"/>
        <w:rPr>
          <w:del w:id="15126" w:author="Rachel Shipsey" w:date="2025-06-23T15:21:00Z"/>
          <w:moveFrom w:id="15127" w:author="Pamela Kakande Nabukhonzo" w:date="2025-06-08T22:19:00Z"/>
          <w:rFonts w:cs="Arial"/>
        </w:rPr>
        <w:pPrChange w:id="15128" w:author="Rachel Shipsey" w:date="2025-06-23T15:41:00Z">
          <w:pPr>
            <w:pStyle w:val="ListParagraph"/>
            <w:numPr>
              <w:ilvl w:val="1"/>
              <w:numId w:val="101"/>
            </w:numPr>
            <w:spacing w:after="0" w:line="276" w:lineRule="auto"/>
            <w:ind w:left="1440" w:hanging="360"/>
            <w:jc w:val="both"/>
          </w:pPr>
        </w:pPrChange>
      </w:pPr>
      <w:moveFrom w:id="15129" w:author="Pamela Kakande Nabukhonzo" w:date="2025-06-08T22:19:00Z">
        <w:del w:id="15130" w:author="Rachel Shipsey" w:date="2025-06-23T15:21:00Z">
          <w:r w:rsidRPr="00B111C6" w:rsidDel="008D26A9">
            <w:rPr>
              <w:rFonts w:cs="Arial"/>
            </w:rPr>
            <w:delText xml:space="preserve">International consultants and research firms provide supplementary capacity for research and analysis, outsourcing of recruitment / contract management. </w:delText>
          </w:r>
        </w:del>
      </w:moveFrom>
    </w:p>
    <w:p w14:paraId="033E7107" w14:textId="6CEEBF66" w:rsidR="001A2323" w:rsidRPr="00B111C6" w:rsidDel="008D26A9" w:rsidRDefault="001A2323">
      <w:pPr>
        <w:pStyle w:val="ListParagraph"/>
        <w:spacing w:after="0" w:line="276" w:lineRule="auto"/>
        <w:jc w:val="both"/>
        <w:rPr>
          <w:del w:id="15131" w:author="Rachel Shipsey" w:date="2025-06-23T15:21:00Z"/>
          <w:moveFrom w:id="15132" w:author="Pamela Kakande Nabukhonzo" w:date="2025-06-08T22:19:00Z"/>
          <w:rFonts w:cs="Arial"/>
        </w:rPr>
        <w:pPrChange w:id="15133" w:author="Rachel Shipsey" w:date="2025-06-23T15:41:00Z">
          <w:pPr>
            <w:pStyle w:val="ListParagraph"/>
            <w:numPr>
              <w:ilvl w:val="1"/>
              <w:numId w:val="101"/>
            </w:numPr>
            <w:spacing w:after="0" w:line="276" w:lineRule="auto"/>
            <w:ind w:left="1440" w:hanging="360"/>
            <w:jc w:val="both"/>
          </w:pPr>
        </w:pPrChange>
      </w:pPr>
      <w:moveFrom w:id="15134" w:author="Pamela Kakande Nabukhonzo" w:date="2025-06-08T22:19:00Z">
        <w:del w:id="15135" w:author="Rachel Shipsey" w:date="2025-06-23T15:21:00Z">
          <w:r w:rsidRPr="70E65BEE" w:rsidDel="008D26A9">
            <w:rPr>
              <w:rFonts w:cs="Arial"/>
            </w:rPr>
            <w:delText>Development partners provide resource mobilization; technical support; operational support; promotion of international standards and best practices; quality assurance and capacity building at the NSO if required.</w:delText>
          </w:r>
        </w:del>
      </w:moveFrom>
    </w:p>
    <w:p w14:paraId="0D82BF29" w14:textId="70658BD8" w:rsidR="001A2323" w:rsidRPr="00B111C6" w:rsidDel="008D26A9" w:rsidRDefault="001A2323">
      <w:pPr>
        <w:pStyle w:val="ListParagraph"/>
        <w:spacing w:after="0" w:line="276" w:lineRule="auto"/>
        <w:jc w:val="both"/>
        <w:rPr>
          <w:del w:id="15136" w:author="Rachel Shipsey" w:date="2025-06-23T15:21:00Z"/>
          <w:moveFrom w:id="15137" w:author="Pamela Kakande Nabukhonzo" w:date="2025-06-08T22:19:00Z"/>
          <w:rFonts w:cs="Arial"/>
        </w:rPr>
        <w:pPrChange w:id="15138" w:author="Rachel Shipsey" w:date="2025-06-23T15:41:00Z">
          <w:pPr>
            <w:pStyle w:val="ListParagraph"/>
            <w:numPr>
              <w:ilvl w:val="1"/>
              <w:numId w:val="101"/>
            </w:numPr>
            <w:spacing w:after="0" w:line="276" w:lineRule="auto"/>
            <w:ind w:left="1440" w:hanging="360"/>
            <w:jc w:val="both"/>
          </w:pPr>
        </w:pPrChange>
      </w:pPr>
      <w:moveFrom w:id="15139" w:author="Pamela Kakande Nabukhonzo" w:date="2025-06-08T22:19:00Z">
        <w:del w:id="15140" w:author="Rachel Shipsey" w:date="2025-06-23T15:21:00Z">
          <w:r w:rsidRPr="00B111C6" w:rsidDel="008D26A9">
            <w:rPr>
              <w:rFonts w:cs="Arial"/>
            </w:rPr>
            <w:delText>Donors provide funding, prioritization of topics and data utilization for development programs.</w:delText>
          </w:r>
        </w:del>
      </w:moveFrom>
    </w:p>
    <w:p w14:paraId="6BEC426A" w14:textId="64D2DE3F" w:rsidR="001A2323" w:rsidDel="008D26A9" w:rsidRDefault="001A2323">
      <w:pPr>
        <w:pStyle w:val="ListParagraph"/>
        <w:spacing w:after="0" w:line="276" w:lineRule="auto"/>
        <w:jc w:val="both"/>
        <w:rPr>
          <w:del w:id="15141" w:author="Rachel Shipsey" w:date="2025-06-23T15:21:00Z"/>
          <w:moveFrom w:id="15142" w:author="Pamela Kakande Nabukhonzo" w:date="2025-06-08T22:19:00Z"/>
          <w:rFonts w:cs="Arial"/>
        </w:rPr>
        <w:pPrChange w:id="15143" w:author="Rachel Shipsey" w:date="2025-06-23T15:41:00Z">
          <w:pPr>
            <w:pStyle w:val="ListParagraph"/>
            <w:numPr>
              <w:numId w:val="101"/>
            </w:numPr>
            <w:spacing w:after="0" w:line="276" w:lineRule="auto"/>
            <w:ind w:hanging="360"/>
            <w:jc w:val="both"/>
          </w:pPr>
        </w:pPrChange>
      </w:pPr>
      <w:moveFrom w:id="15144" w:author="Pamela Kakande Nabukhonzo" w:date="2025-06-08T22:19:00Z">
        <w:del w:id="15145" w:author="Rachel Shipsey" w:date="2025-06-23T15:21:00Z">
          <w:r w:rsidRPr="7B4121B4" w:rsidDel="008D26A9">
            <w:rPr>
              <w:rFonts w:cs="Arial"/>
            </w:rPr>
            <w:delText>Other factors to be considered when preparing the implementation plan include availability of human resources at NSO; research capacity in national government and academic institutions; technical assistance / capacity building required; composition of research teams; sequence of the thematic reports; budget; and access to data.</w:delText>
          </w:r>
        </w:del>
      </w:moveFrom>
    </w:p>
    <w:p w14:paraId="61BCC807" w14:textId="74CC74F2" w:rsidR="001A2323" w:rsidRPr="00B111C6" w:rsidDel="008D26A9" w:rsidRDefault="001A2323">
      <w:pPr>
        <w:pStyle w:val="ListParagraph"/>
        <w:spacing w:after="0" w:line="276" w:lineRule="auto"/>
        <w:jc w:val="both"/>
        <w:rPr>
          <w:del w:id="15146" w:author="Rachel Shipsey" w:date="2025-06-23T15:21:00Z"/>
          <w:moveFrom w:id="15147" w:author="Pamela Kakande Nabukhonzo" w:date="2025-06-08T22:19:00Z"/>
          <w:rFonts w:cs="Arial"/>
        </w:rPr>
        <w:pPrChange w:id="15148" w:author="Rachel Shipsey" w:date="2025-06-23T15:41:00Z">
          <w:pPr>
            <w:pStyle w:val="ListParagraph"/>
            <w:numPr>
              <w:numId w:val="101"/>
            </w:numPr>
            <w:spacing w:after="0" w:line="276" w:lineRule="auto"/>
            <w:ind w:hanging="360"/>
            <w:jc w:val="both"/>
          </w:pPr>
        </w:pPrChange>
      </w:pPr>
      <w:moveFrom w:id="15149" w:author="Pamela Kakande Nabukhonzo" w:date="2025-06-08T22:19:00Z">
        <w:del w:id="15150" w:author="Rachel Shipsey" w:date="2025-06-23T15:21:00Z">
          <w:r w:rsidRPr="00B111C6" w:rsidDel="008D26A9">
            <w:rPr>
              <w:rFonts w:cs="Arial"/>
            </w:rPr>
            <w:delText xml:space="preserve">When developing census products, the following checklist should be </w:delText>
          </w:r>
          <w:r w:rsidDel="008D26A9">
            <w:rPr>
              <w:rFonts w:cs="Arial"/>
            </w:rPr>
            <w:delText>put in consideration</w:delText>
          </w:r>
          <w:r w:rsidRPr="00B111C6" w:rsidDel="008D26A9">
            <w:rPr>
              <w:rFonts w:cs="Arial"/>
            </w:rPr>
            <w:delText>:</w:delText>
          </w:r>
        </w:del>
      </w:moveFrom>
    </w:p>
    <w:p w14:paraId="2252A78F" w14:textId="13E96E3D" w:rsidR="001A2323" w:rsidRPr="00DC6678" w:rsidDel="008D26A9" w:rsidRDefault="001A2323">
      <w:pPr>
        <w:pStyle w:val="ListParagraph"/>
        <w:spacing w:after="0" w:line="276" w:lineRule="auto"/>
        <w:jc w:val="both"/>
        <w:rPr>
          <w:del w:id="15151" w:author="Rachel Shipsey" w:date="2025-06-23T15:21:00Z"/>
          <w:moveFrom w:id="15152" w:author="Pamela Kakande Nabukhonzo" w:date="2025-06-08T22:19:00Z"/>
          <w:rFonts w:cs="Arial"/>
          <w:sz w:val="20"/>
          <w:szCs w:val="20"/>
        </w:rPr>
        <w:pPrChange w:id="15153"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54" w:author="Pamela Kakande Nabukhonzo" w:date="2025-06-08T22:19:00Z">
        <w:del w:id="15155" w:author="Rachel Shipsey" w:date="2025-06-23T15:21:00Z">
          <w:r w:rsidRPr="7B4121B4" w:rsidDel="008D26A9">
            <w:rPr>
              <w:rFonts w:cs="Arial"/>
              <w:b/>
              <w:bCs/>
              <w:sz w:val="20"/>
              <w:szCs w:val="20"/>
            </w:rPr>
            <w:delText>Functionality</w:delText>
          </w:r>
          <w:r w:rsidRPr="7B4121B4" w:rsidDel="008D26A9">
            <w:rPr>
              <w:rFonts w:cs="Arial"/>
              <w:sz w:val="20"/>
              <w:szCs w:val="20"/>
            </w:rPr>
            <w:delText xml:space="preserve"> – it does what users need it to do; </w:delText>
          </w:r>
        </w:del>
      </w:moveFrom>
    </w:p>
    <w:p w14:paraId="57F2EBD2" w14:textId="2165A373" w:rsidR="001A2323" w:rsidRPr="00DC6678" w:rsidDel="008D26A9" w:rsidRDefault="001A2323">
      <w:pPr>
        <w:pStyle w:val="ListParagraph"/>
        <w:spacing w:after="0" w:line="276" w:lineRule="auto"/>
        <w:jc w:val="both"/>
        <w:rPr>
          <w:del w:id="15156" w:author="Rachel Shipsey" w:date="2025-06-23T15:21:00Z"/>
          <w:moveFrom w:id="15157" w:author="Pamela Kakande Nabukhonzo" w:date="2025-06-08T22:19:00Z"/>
          <w:rFonts w:cs="Arial"/>
          <w:sz w:val="20"/>
          <w:szCs w:val="20"/>
        </w:rPr>
        <w:pPrChange w:id="15158"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59" w:author="Pamela Kakande Nabukhonzo" w:date="2025-06-08T22:19:00Z">
        <w:del w:id="15160" w:author="Rachel Shipsey" w:date="2025-06-23T15:21:00Z">
          <w:r w:rsidRPr="7B4121B4" w:rsidDel="008D26A9">
            <w:rPr>
              <w:rFonts w:cs="Arial"/>
              <w:b/>
              <w:bCs/>
              <w:sz w:val="20"/>
              <w:szCs w:val="20"/>
            </w:rPr>
            <w:delText>Usability</w:delText>
          </w:r>
          <w:r w:rsidRPr="7B4121B4" w:rsidDel="008D26A9">
            <w:rPr>
              <w:rFonts w:cs="Arial"/>
              <w:sz w:val="20"/>
              <w:szCs w:val="20"/>
            </w:rPr>
            <w:delText xml:space="preserve"> – is easy for people to access and use; </w:delText>
          </w:r>
        </w:del>
      </w:moveFrom>
    </w:p>
    <w:p w14:paraId="1D4DAD16" w14:textId="480711B6" w:rsidR="001A2323" w:rsidRPr="00DC6678" w:rsidDel="008D26A9" w:rsidRDefault="001A2323">
      <w:pPr>
        <w:pStyle w:val="ListParagraph"/>
        <w:spacing w:after="0" w:line="276" w:lineRule="auto"/>
        <w:jc w:val="both"/>
        <w:rPr>
          <w:del w:id="15161" w:author="Rachel Shipsey" w:date="2025-06-23T15:21:00Z"/>
          <w:moveFrom w:id="15162" w:author="Pamela Kakande Nabukhonzo" w:date="2025-06-08T22:19:00Z"/>
          <w:rFonts w:cs="Arial"/>
          <w:sz w:val="20"/>
          <w:szCs w:val="20"/>
        </w:rPr>
        <w:pPrChange w:id="15163"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64" w:author="Pamela Kakande Nabukhonzo" w:date="2025-06-08T22:19:00Z">
        <w:del w:id="15165" w:author="Rachel Shipsey" w:date="2025-06-23T15:21:00Z">
          <w:r w:rsidRPr="7B4121B4" w:rsidDel="008D26A9">
            <w:rPr>
              <w:rFonts w:cs="Arial"/>
              <w:b/>
              <w:bCs/>
              <w:sz w:val="20"/>
              <w:szCs w:val="20"/>
            </w:rPr>
            <w:delText>Reusable –</w:delText>
          </w:r>
          <w:r w:rsidRPr="7B4121B4" w:rsidDel="008D26A9">
            <w:rPr>
              <w:rFonts w:cs="Arial"/>
              <w:sz w:val="20"/>
              <w:szCs w:val="20"/>
            </w:rPr>
            <w:delText xml:space="preserve"> design is reusable, people can reuse the product; </w:delText>
          </w:r>
        </w:del>
      </w:moveFrom>
    </w:p>
    <w:p w14:paraId="47F5D7A5" w14:textId="68D76F2C" w:rsidR="001A2323" w:rsidRPr="00DC6678" w:rsidDel="008D26A9" w:rsidRDefault="001A2323">
      <w:pPr>
        <w:pStyle w:val="ListParagraph"/>
        <w:spacing w:after="0" w:line="276" w:lineRule="auto"/>
        <w:jc w:val="both"/>
        <w:rPr>
          <w:del w:id="15166" w:author="Rachel Shipsey" w:date="2025-06-23T15:21:00Z"/>
          <w:moveFrom w:id="15167" w:author="Pamela Kakande Nabukhonzo" w:date="2025-06-08T22:19:00Z"/>
          <w:rFonts w:cs="Arial"/>
          <w:sz w:val="20"/>
          <w:szCs w:val="20"/>
        </w:rPr>
        <w:pPrChange w:id="15168"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69" w:author="Pamela Kakande Nabukhonzo" w:date="2025-06-08T22:19:00Z">
        <w:del w:id="15170" w:author="Rachel Shipsey" w:date="2025-06-23T15:21:00Z">
          <w:r w:rsidRPr="7B4121B4" w:rsidDel="008D26A9">
            <w:rPr>
              <w:rFonts w:cs="Arial"/>
              <w:b/>
              <w:bCs/>
              <w:sz w:val="20"/>
              <w:szCs w:val="20"/>
            </w:rPr>
            <w:delText>Helpful features</w:delText>
          </w:r>
          <w:r w:rsidRPr="7B4121B4" w:rsidDel="008D26A9">
            <w:rPr>
              <w:rFonts w:cs="Arial"/>
              <w:sz w:val="20"/>
              <w:szCs w:val="20"/>
            </w:rPr>
            <w:delText xml:space="preserve"> – should solve users’ problems; </w:delText>
          </w:r>
        </w:del>
      </w:moveFrom>
    </w:p>
    <w:p w14:paraId="3D5EA6B0" w14:textId="5016A07F" w:rsidR="001A2323" w:rsidRPr="00DC6678" w:rsidDel="008D26A9" w:rsidRDefault="001A2323">
      <w:pPr>
        <w:pStyle w:val="ListParagraph"/>
        <w:spacing w:after="0" w:line="276" w:lineRule="auto"/>
        <w:jc w:val="both"/>
        <w:rPr>
          <w:del w:id="15171" w:author="Rachel Shipsey" w:date="2025-06-23T15:21:00Z"/>
          <w:moveFrom w:id="15172" w:author="Pamela Kakande Nabukhonzo" w:date="2025-06-08T22:19:00Z"/>
          <w:rFonts w:cs="Arial"/>
          <w:sz w:val="20"/>
          <w:szCs w:val="20"/>
        </w:rPr>
        <w:pPrChange w:id="15173"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74" w:author="Pamela Kakande Nabukhonzo" w:date="2025-06-08T22:19:00Z">
        <w:del w:id="15175" w:author="Rachel Shipsey" w:date="2025-06-23T15:21:00Z">
          <w:r w:rsidRPr="7B4121B4" w:rsidDel="008D26A9">
            <w:rPr>
              <w:rFonts w:cs="Arial"/>
              <w:b/>
              <w:bCs/>
              <w:sz w:val="20"/>
              <w:szCs w:val="20"/>
            </w:rPr>
            <w:delText>Findable</w:delText>
          </w:r>
          <w:r w:rsidRPr="7B4121B4" w:rsidDel="008D26A9">
            <w:rPr>
              <w:rFonts w:cs="Arial"/>
              <w:sz w:val="20"/>
              <w:szCs w:val="20"/>
            </w:rPr>
            <w:delText xml:space="preserve"> – clear product name or title, matches what users will use as search terms online; </w:delText>
          </w:r>
        </w:del>
      </w:moveFrom>
    </w:p>
    <w:p w14:paraId="732D8E4B" w14:textId="5A502781" w:rsidR="001A2323" w:rsidRPr="00DC6678" w:rsidDel="008D26A9" w:rsidRDefault="001A2323">
      <w:pPr>
        <w:pStyle w:val="ListParagraph"/>
        <w:spacing w:after="0" w:line="276" w:lineRule="auto"/>
        <w:jc w:val="both"/>
        <w:rPr>
          <w:del w:id="15176" w:author="Rachel Shipsey" w:date="2025-06-23T15:21:00Z"/>
          <w:moveFrom w:id="15177" w:author="Pamela Kakande Nabukhonzo" w:date="2025-06-08T22:19:00Z"/>
          <w:rFonts w:cs="Arial"/>
          <w:sz w:val="20"/>
          <w:szCs w:val="20"/>
        </w:rPr>
        <w:pPrChange w:id="15178" w:author="Rachel Shipsey" w:date="2025-06-23T15:41:00Z">
          <w:pPr>
            <w:pStyle w:val="ListParagraph"/>
            <w:numPr>
              <w:ilvl w:val="1"/>
              <w:numId w:val="101"/>
            </w:numPr>
            <w:pBdr>
              <w:top w:val="single" w:sz="4" w:space="1" w:color="auto"/>
              <w:left w:val="single" w:sz="4" w:space="4" w:color="auto"/>
              <w:bottom w:val="single" w:sz="4" w:space="1" w:color="auto"/>
              <w:right w:val="single" w:sz="4" w:space="4" w:color="auto"/>
            </w:pBdr>
            <w:shd w:val="clear" w:color="auto" w:fill="D9E2F3" w:themeFill="accent1" w:themeFillTint="33"/>
            <w:ind w:left="1440" w:hanging="360"/>
            <w:jc w:val="both"/>
          </w:pPr>
        </w:pPrChange>
      </w:pPr>
      <w:moveFrom w:id="15179" w:author="Pamela Kakande Nabukhonzo" w:date="2025-06-08T22:19:00Z">
        <w:del w:id="15180" w:author="Rachel Shipsey" w:date="2025-06-23T15:21:00Z">
          <w:r w:rsidRPr="7B4121B4" w:rsidDel="008D26A9">
            <w:rPr>
              <w:rFonts w:cs="Arial"/>
              <w:b/>
              <w:bCs/>
              <w:sz w:val="20"/>
              <w:szCs w:val="20"/>
            </w:rPr>
            <w:delText>Look and feel</w:delText>
          </w:r>
          <w:r w:rsidRPr="7B4121B4" w:rsidDel="008D26A9">
            <w:rPr>
              <w:rFonts w:cs="Arial"/>
              <w:sz w:val="20"/>
              <w:szCs w:val="20"/>
            </w:rPr>
            <w:delText xml:space="preserve"> – no clutter, consistent language, and looks professional.</w:delText>
          </w:r>
        </w:del>
      </w:moveFrom>
    </w:p>
    <w:p w14:paraId="35B8C3B7" w14:textId="6FBE8E03" w:rsidR="001A2323" w:rsidRPr="00B111C6" w:rsidDel="008D26A9" w:rsidRDefault="001A2323">
      <w:pPr>
        <w:pStyle w:val="ListParagraph"/>
        <w:spacing w:after="0" w:line="276" w:lineRule="auto"/>
        <w:jc w:val="both"/>
        <w:rPr>
          <w:del w:id="15181" w:author="Rachel Shipsey" w:date="2025-06-23T15:21:00Z"/>
          <w:moveFrom w:id="15182" w:author="Pamela Kakande Nabukhonzo" w:date="2025-06-08T22:19:00Z"/>
          <w:rFonts w:cs="Arial"/>
          <w:b/>
          <w:bCs/>
        </w:rPr>
        <w:pPrChange w:id="15183" w:author="Rachel Shipsey" w:date="2025-06-23T15:41:00Z">
          <w:pPr>
            <w:jc w:val="both"/>
          </w:pPr>
        </w:pPrChange>
      </w:pPr>
      <w:moveFrom w:id="15184" w:author="Pamela Kakande Nabukhonzo" w:date="2025-06-08T22:19:00Z">
        <w:del w:id="15185" w:author="Rachel Shipsey" w:date="2025-06-23T15:21:00Z">
          <w:r w:rsidRPr="7B4121B4" w:rsidDel="008D26A9">
            <w:rPr>
              <w:rFonts w:cs="Arial"/>
              <w:b/>
              <w:bCs/>
            </w:rPr>
            <w:delText>The census dissemination content</w:delText>
          </w:r>
        </w:del>
      </w:moveFrom>
    </w:p>
    <w:p w14:paraId="0C390FB0" w14:textId="48E28A87" w:rsidR="001A2323" w:rsidRPr="00B111C6" w:rsidDel="008D26A9" w:rsidRDefault="001A2323">
      <w:pPr>
        <w:pStyle w:val="ListParagraph"/>
        <w:spacing w:after="0" w:line="276" w:lineRule="auto"/>
        <w:jc w:val="both"/>
        <w:rPr>
          <w:del w:id="15186" w:author="Rachel Shipsey" w:date="2025-06-23T15:21:00Z"/>
          <w:moveFrom w:id="15187" w:author="Pamela Kakande Nabukhonzo" w:date="2025-06-08T22:19:00Z"/>
          <w:rFonts w:cs="Arial"/>
        </w:rPr>
        <w:pPrChange w:id="15188" w:author="Rachel Shipsey" w:date="2025-06-23T15:41:00Z">
          <w:pPr>
            <w:jc w:val="both"/>
          </w:pPr>
        </w:pPrChange>
      </w:pPr>
      <w:moveFrom w:id="15189" w:author="Pamela Kakande Nabukhonzo" w:date="2025-06-08T22:19:00Z">
        <w:del w:id="15190" w:author="Rachel Shipsey" w:date="2025-06-23T15:21:00Z">
          <w:r w:rsidRPr="7B4121B4" w:rsidDel="008D26A9">
            <w:rPr>
              <w:rFonts w:cs="Arial"/>
            </w:rPr>
            <w:delText>It is important to prioritize visualization of the census data because it helps to give a fast overview or summary of a dataset; it communicates memorable and important stories in a dataset; it reveals insights that would otherwise be hidden.</w:delText>
          </w:r>
        </w:del>
      </w:moveFrom>
    </w:p>
    <w:p w14:paraId="041B7C01" w14:textId="259F49C2" w:rsidR="001A2323" w:rsidRPr="00B111C6" w:rsidDel="008D26A9" w:rsidRDefault="001A2323">
      <w:pPr>
        <w:pStyle w:val="ListParagraph"/>
        <w:spacing w:after="0" w:line="276" w:lineRule="auto"/>
        <w:jc w:val="both"/>
        <w:rPr>
          <w:del w:id="15191" w:author="Rachel Shipsey" w:date="2025-06-23T15:21:00Z"/>
          <w:moveFrom w:id="15192" w:author="Pamela Kakande Nabukhonzo" w:date="2025-06-08T22:19:00Z"/>
          <w:rFonts w:cs="Arial"/>
        </w:rPr>
        <w:pPrChange w:id="15193" w:author="Rachel Shipsey" w:date="2025-06-23T15:41:00Z">
          <w:pPr>
            <w:jc w:val="both"/>
          </w:pPr>
        </w:pPrChange>
      </w:pPr>
      <w:moveFrom w:id="15194" w:author="Pamela Kakande Nabukhonzo" w:date="2025-06-08T22:19:00Z">
        <w:del w:id="15195" w:author="Rachel Shipsey" w:date="2025-06-23T15:21:00Z">
          <w:r w:rsidRPr="00B111C6" w:rsidDel="008D26A9">
            <w:rPr>
              <w:rFonts w:cs="Arial"/>
            </w:rPr>
            <w:delText>When designing digital content, it is desirable to use simple, non-technical language, clear and concise headings and sub-headings, short sentences of no more than 25 words, compact paragraphs of no more than four sentences, bullet points to make text easier to read, frontloaded text with the most important information first and charts where appropriate to illustrate text.</w:delText>
          </w:r>
        </w:del>
      </w:moveFrom>
    </w:p>
    <w:p w14:paraId="2D70D428" w14:textId="38BB1C6E" w:rsidR="001A2323" w:rsidRPr="00B111C6" w:rsidDel="008D26A9" w:rsidRDefault="001A2323">
      <w:pPr>
        <w:pStyle w:val="ListParagraph"/>
        <w:spacing w:after="0" w:line="276" w:lineRule="auto"/>
        <w:jc w:val="both"/>
        <w:rPr>
          <w:del w:id="15196" w:author="Rachel Shipsey" w:date="2025-06-23T15:21:00Z"/>
          <w:moveFrom w:id="15197" w:author="Pamela Kakande Nabukhonzo" w:date="2025-06-08T22:19:00Z"/>
          <w:rFonts w:cs="Arial"/>
        </w:rPr>
        <w:pPrChange w:id="15198" w:author="Rachel Shipsey" w:date="2025-06-23T15:41:00Z">
          <w:pPr>
            <w:jc w:val="both"/>
          </w:pPr>
        </w:pPrChange>
      </w:pPr>
      <w:moveFrom w:id="15199" w:author="Pamela Kakande Nabukhonzo" w:date="2025-06-08T22:19:00Z">
        <w:del w:id="15200" w:author="Rachel Shipsey" w:date="2025-06-23T15:21:00Z">
          <w:r w:rsidRPr="002776C5" w:rsidDel="008D26A9">
            <w:rPr>
              <w:rFonts w:cs="Arial"/>
              <w:lang w:val="en-GB"/>
              <w:rPrChange w:id="15201" w:author="Rachel Shipsey" w:date="2025-06-10T17:45:00Z">
                <w:rPr>
                  <w:rFonts w:cs="Arial"/>
                  <w:lang w:val="fr-CA"/>
                </w:rPr>
              </w:rPrChange>
            </w:rPr>
            <w:delText xml:space="preserve">Topics for dissemination depend on census questionnaire content. </w:delText>
          </w:r>
          <w:r w:rsidRPr="7B4121B4" w:rsidDel="008D26A9">
            <w:rPr>
              <w:rFonts w:cs="Arial"/>
            </w:rPr>
            <w:delText xml:space="preserve">Consultations with users are important when determining the questionnaire design. The consultations should include planned tabulations and other outputs and the development of the census database. Census topics should meet the requirements of users, considering cost-effectiveness, human resources, time availability and respondent burden. </w:delText>
          </w:r>
        </w:del>
      </w:moveFrom>
    </w:p>
    <w:moveFromRangeEnd w:id="15067"/>
    <w:p w14:paraId="5C87D94C" w14:textId="300DC0F6" w:rsidR="001A2323" w:rsidRPr="00B111C6" w:rsidDel="008D26A9" w:rsidRDefault="001A2323">
      <w:pPr>
        <w:pStyle w:val="ListParagraph"/>
        <w:spacing w:after="0" w:line="276" w:lineRule="auto"/>
        <w:jc w:val="both"/>
        <w:rPr>
          <w:del w:id="15202" w:author="Rachel Shipsey" w:date="2025-06-23T15:21:00Z"/>
        </w:rPr>
        <w:pPrChange w:id="15203" w:author="Rachel Shipsey" w:date="2025-06-23T15:41:00Z">
          <w:pPr>
            <w:pStyle w:val="Heading3"/>
          </w:pPr>
        </w:pPrChange>
      </w:pPr>
      <w:del w:id="15204" w:author="Rachel Shipsey" w:date="2025-06-23T15:21:00Z">
        <w:r w:rsidRPr="4871BC61" w:rsidDel="008D26A9">
          <w:delText>12.3.1</w:delText>
        </w:r>
        <w:r w:rsidDel="008D26A9">
          <w:tab/>
        </w:r>
        <w:r w:rsidRPr="4871BC61" w:rsidDel="008D26A9">
          <w:delText>Selected Country Experiences</w:delText>
        </w:r>
      </w:del>
    </w:p>
    <w:p w14:paraId="62A81F7C" w14:textId="1AB07410" w:rsidR="001A2323" w:rsidRPr="00B111C6" w:rsidDel="008D26A9" w:rsidRDefault="001A2323">
      <w:pPr>
        <w:pStyle w:val="ListParagraph"/>
        <w:spacing w:after="0" w:line="276" w:lineRule="auto"/>
        <w:jc w:val="both"/>
        <w:rPr>
          <w:del w:id="15205" w:author="Rachel Shipsey" w:date="2025-06-23T15:21:00Z"/>
          <w:rFonts w:cs="Arial"/>
          <w:b/>
          <w:bCs/>
        </w:rPr>
        <w:pPrChange w:id="15206" w:author="Rachel Shipsey" w:date="2025-06-23T15:41:00Z">
          <w:pPr>
            <w:contextualSpacing/>
            <w:jc w:val="both"/>
          </w:pPr>
        </w:pPrChange>
      </w:pPr>
    </w:p>
    <w:p w14:paraId="66CCC0F2" w14:textId="7461E714" w:rsidR="001A2323" w:rsidRPr="00B111C6" w:rsidDel="008D26A9" w:rsidRDefault="001A2323">
      <w:pPr>
        <w:pStyle w:val="ListParagraph"/>
        <w:spacing w:after="0" w:line="276" w:lineRule="auto"/>
        <w:jc w:val="both"/>
        <w:rPr>
          <w:del w:id="15207" w:author="Rachel Shipsey" w:date="2025-06-23T15:21:00Z"/>
          <w:rFonts w:cs="Arial"/>
          <w:b/>
          <w:bCs/>
        </w:rPr>
        <w:pPrChange w:id="15208" w:author="Rachel Shipsey" w:date="2025-06-23T15:41:00Z">
          <w:pPr>
            <w:contextualSpacing/>
            <w:jc w:val="both"/>
          </w:pPr>
        </w:pPrChange>
      </w:pPr>
      <w:del w:id="15209" w:author="Rachel Shipsey" w:date="2025-06-23T15:21:00Z">
        <w:r w:rsidRPr="00B111C6" w:rsidDel="008D26A9">
          <w:rPr>
            <w:rFonts w:cs="Arial"/>
            <w:b/>
            <w:bCs/>
          </w:rPr>
          <w:delText xml:space="preserve">Kenya </w:delText>
        </w:r>
      </w:del>
    </w:p>
    <w:p w14:paraId="5812E924" w14:textId="4D1B7E6A" w:rsidR="001A2323" w:rsidRPr="00DC6678" w:rsidDel="008D26A9" w:rsidRDefault="001A2323">
      <w:pPr>
        <w:pStyle w:val="ListParagraph"/>
        <w:spacing w:after="0" w:line="276" w:lineRule="auto"/>
        <w:jc w:val="both"/>
        <w:rPr>
          <w:del w:id="15210" w:author="Rachel Shipsey" w:date="2025-06-23T15:21:00Z"/>
          <w:rFonts w:cs="Arial"/>
          <w:sz w:val="20"/>
          <w:szCs w:val="20"/>
        </w:rPr>
        <w:pPrChange w:id="15211"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del w:id="15212" w:author="Rachel Shipsey" w:date="2025-06-23T15:21:00Z">
        <w:r w:rsidRPr="00DC6678" w:rsidDel="008D26A9">
          <w:rPr>
            <w:rFonts w:cs="Arial"/>
            <w:sz w:val="20"/>
            <w:szCs w:val="20"/>
          </w:rPr>
          <w:delText xml:space="preserve">The process of producing the 2019 census products started with identification of a technical team drawn from the KPHC Technical Working Committee and those with experience from the 2009 census to lead the process. </w:delText>
        </w:r>
      </w:del>
    </w:p>
    <w:p w14:paraId="6886F320" w14:textId="39235005" w:rsidR="001A2323" w:rsidRPr="00DC6678" w:rsidDel="008D26A9" w:rsidRDefault="001A2323">
      <w:pPr>
        <w:pStyle w:val="ListParagraph"/>
        <w:spacing w:after="0" w:line="276" w:lineRule="auto"/>
        <w:jc w:val="both"/>
        <w:rPr>
          <w:del w:id="15213" w:author="Rachel Shipsey" w:date="2025-06-23T15:21:00Z"/>
          <w:rFonts w:cs="Arial"/>
          <w:sz w:val="20"/>
          <w:szCs w:val="20"/>
        </w:rPr>
        <w:pPrChange w:id="1521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del w:id="15215" w:author="Rachel Shipsey" w:date="2025-06-23T15:21:00Z">
        <w:r w:rsidRPr="00DC6678" w:rsidDel="008D26A9">
          <w:rPr>
            <w:rFonts w:cs="Arial"/>
            <w:sz w:val="20"/>
            <w:szCs w:val="20"/>
          </w:rPr>
          <w:delText xml:space="preserve">A concept note to undertake the development of outputs was developed and the required technical assistance was sourced from universities and MDAs, while the financial support was obtained from various development partners. During implementation of the process, mapping of the users and key stakeholders by thematic area/sector and formation of teams by thematic areas; Identifying the key indicators by thematic area taking into consideration both international, regional and national indicators; Development of tabulation plans per thematic area and report formats which were presented to the TWC for discussion and approval; and the team took lead in all the phases of production of census products. </w:delText>
        </w:r>
      </w:del>
    </w:p>
    <w:p w14:paraId="1C2A05CB" w14:textId="0F632890" w:rsidR="001A2323" w:rsidRPr="00DC6678" w:rsidDel="008D26A9" w:rsidRDefault="001A2323">
      <w:pPr>
        <w:pStyle w:val="ListParagraph"/>
        <w:spacing w:after="0" w:line="276" w:lineRule="auto"/>
        <w:jc w:val="both"/>
        <w:rPr>
          <w:del w:id="15216" w:author="Rachel Shipsey" w:date="2025-06-23T15:21:00Z"/>
          <w:rFonts w:cs="Arial"/>
          <w:sz w:val="20"/>
          <w:szCs w:val="20"/>
        </w:rPr>
        <w:pPrChange w:id="1521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jc w:val="both"/>
          </w:pPr>
        </w:pPrChange>
      </w:pPr>
      <w:del w:id="15218" w:author="Rachel Shipsey" w:date="2025-06-23T15:21:00Z">
        <w:r w:rsidRPr="7B4121B4" w:rsidDel="008D26A9">
          <w:rPr>
            <w:rFonts w:cs="Arial"/>
            <w:sz w:val="20"/>
            <w:szCs w:val="20"/>
          </w:rPr>
          <w:delText xml:space="preserve">During development of the census products, the following steps were followed: </w:delText>
        </w:r>
      </w:del>
    </w:p>
    <w:p w14:paraId="132CF731" w14:textId="4BA2A4B1" w:rsidR="001A2323" w:rsidRPr="00DC6678" w:rsidDel="008D26A9" w:rsidRDefault="001A2323">
      <w:pPr>
        <w:pStyle w:val="ListParagraph"/>
        <w:spacing w:after="0" w:line="276" w:lineRule="auto"/>
        <w:jc w:val="both"/>
        <w:rPr>
          <w:del w:id="15219" w:author="Rachel Shipsey" w:date="2025-06-23T15:21:00Z"/>
          <w:rFonts w:cs="Arial"/>
          <w:sz w:val="20"/>
          <w:szCs w:val="20"/>
        </w:rPr>
        <w:pPrChange w:id="15220"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21" w:author="Rachel Shipsey" w:date="2025-06-23T15:21:00Z">
        <w:r w:rsidRPr="7B4121B4" w:rsidDel="008D26A9">
          <w:rPr>
            <w:rFonts w:cs="Arial"/>
            <w:sz w:val="20"/>
            <w:szCs w:val="20"/>
          </w:rPr>
          <w:delText xml:space="preserve">1) Development of tabulation plans for various indicators; </w:delText>
        </w:r>
      </w:del>
    </w:p>
    <w:p w14:paraId="3F13E05A" w14:textId="20C32DA2" w:rsidR="001A2323" w:rsidRPr="00DC6678" w:rsidDel="008D26A9" w:rsidRDefault="001A2323">
      <w:pPr>
        <w:pStyle w:val="ListParagraph"/>
        <w:spacing w:after="0" w:line="276" w:lineRule="auto"/>
        <w:jc w:val="both"/>
        <w:rPr>
          <w:del w:id="15222" w:author="Rachel Shipsey" w:date="2025-06-23T15:21:00Z"/>
          <w:rFonts w:cs="Arial"/>
          <w:sz w:val="20"/>
          <w:szCs w:val="20"/>
        </w:rPr>
        <w:pPrChange w:id="15223"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24" w:author="Rachel Shipsey" w:date="2025-06-23T15:21:00Z">
        <w:r w:rsidRPr="7B4121B4" w:rsidDel="008D26A9">
          <w:rPr>
            <w:rFonts w:cs="Arial"/>
            <w:sz w:val="20"/>
            <w:szCs w:val="20"/>
          </w:rPr>
          <w:delText xml:space="preserve">2) Generation of tables for the various indicators; </w:delText>
        </w:r>
      </w:del>
    </w:p>
    <w:p w14:paraId="7892B675" w14:textId="5CF862B3" w:rsidR="001A2323" w:rsidRPr="00DC6678" w:rsidDel="008D26A9" w:rsidRDefault="001A2323">
      <w:pPr>
        <w:pStyle w:val="ListParagraph"/>
        <w:spacing w:after="0" w:line="276" w:lineRule="auto"/>
        <w:jc w:val="both"/>
        <w:rPr>
          <w:del w:id="15225" w:author="Rachel Shipsey" w:date="2025-06-23T15:21:00Z"/>
          <w:rFonts w:cs="Arial"/>
          <w:sz w:val="20"/>
          <w:szCs w:val="20"/>
        </w:rPr>
        <w:pPrChange w:id="15226"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27" w:author="Rachel Shipsey" w:date="2025-06-23T15:21:00Z">
        <w:r w:rsidRPr="7B4121B4" w:rsidDel="008D26A9">
          <w:rPr>
            <w:rFonts w:cs="Arial"/>
            <w:sz w:val="20"/>
            <w:szCs w:val="20"/>
          </w:rPr>
          <w:delText xml:space="preserve">3) Undertaking consistence checks based on the outputs from various tables; </w:delText>
        </w:r>
      </w:del>
    </w:p>
    <w:p w14:paraId="2F6E9792" w14:textId="59B801BC" w:rsidR="001A2323" w:rsidRPr="00DC6678" w:rsidDel="008D26A9" w:rsidRDefault="001A2323">
      <w:pPr>
        <w:pStyle w:val="ListParagraph"/>
        <w:spacing w:after="0" w:line="276" w:lineRule="auto"/>
        <w:jc w:val="both"/>
        <w:rPr>
          <w:del w:id="15228" w:author="Rachel Shipsey" w:date="2025-06-23T15:21:00Z"/>
          <w:rFonts w:cs="Arial"/>
          <w:sz w:val="20"/>
          <w:szCs w:val="20"/>
        </w:rPr>
        <w:pPrChange w:id="15229"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30" w:author="Rachel Shipsey" w:date="2025-06-23T15:21:00Z">
        <w:r w:rsidRPr="7B4121B4" w:rsidDel="008D26A9">
          <w:rPr>
            <w:rFonts w:cs="Arial"/>
            <w:sz w:val="20"/>
            <w:szCs w:val="20"/>
          </w:rPr>
          <w:delText xml:space="preserve">4) Review of the data edit specifications to address any noted inconsistencies;  </w:delText>
        </w:r>
      </w:del>
    </w:p>
    <w:p w14:paraId="40B999A0" w14:textId="37814F53" w:rsidR="001A2323" w:rsidRPr="00DC6678" w:rsidDel="008D26A9" w:rsidRDefault="001A2323">
      <w:pPr>
        <w:pStyle w:val="ListParagraph"/>
        <w:spacing w:after="0" w:line="276" w:lineRule="auto"/>
        <w:jc w:val="both"/>
        <w:rPr>
          <w:del w:id="15231" w:author="Rachel Shipsey" w:date="2025-06-23T15:21:00Z"/>
          <w:rFonts w:cs="Arial"/>
          <w:sz w:val="20"/>
          <w:szCs w:val="20"/>
        </w:rPr>
        <w:pPrChange w:id="15232"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33" w:author="Rachel Shipsey" w:date="2025-06-23T15:21:00Z">
        <w:r w:rsidRPr="7B4121B4" w:rsidDel="008D26A9">
          <w:rPr>
            <w:rFonts w:cs="Arial"/>
            <w:sz w:val="20"/>
            <w:szCs w:val="20"/>
          </w:rPr>
          <w:delText xml:space="preserve">5) Generation of final tables from cleaned data set; </w:delText>
        </w:r>
      </w:del>
    </w:p>
    <w:p w14:paraId="2B4763F2" w14:textId="2E2CCF50" w:rsidR="001A2323" w:rsidRPr="00DC6678" w:rsidDel="008D26A9" w:rsidRDefault="001A2323">
      <w:pPr>
        <w:pStyle w:val="ListParagraph"/>
        <w:spacing w:after="0" w:line="276" w:lineRule="auto"/>
        <w:jc w:val="both"/>
        <w:rPr>
          <w:del w:id="15234" w:author="Rachel Shipsey" w:date="2025-06-23T15:21:00Z"/>
          <w:rFonts w:cs="Arial"/>
          <w:sz w:val="20"/>
          <w:szCs w:val="20"/>
        </w:rPr>
        <w:pPrChange w:id="15235"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36" w:author="Rachel Shipsey" w:date="2025-06-23T15:21:00Z">
        <w:r w:rsidRPr="7B4121B4" w:rsidDel="008D26A9">
          <w:rPr>
            <w:rFonts w:cs="Arial"/>
            <w:sz w:val="20"/>
            <w:szCs w:val="20"/>
          </w:rPr>
          <w:delText xml:space="preserve">6) Report writing and peer review of the reports; </w:delText>
        </w:r>
      </w:del>
    </w:p>
    <w:p w14:paraId="6CD20611" w14:textId="6845C83F" w:rsidR="001A2323" w:rsidRPr="00DC6678" w:rsidDel="008D26A9" w:rsidRDefault="001A2323">
      <w:pPr>
        <w:pStyle w:val="ListParagraph"/>
        <w:spacing w:after="0" w:line="276" w:lineRule="auto"/>
        <w:jc w:val="both"/>
        <w:rPr>
          <w:del w:id="15237" w:author="Rachel Shipsey" w:date="2025-06-23T15:21:00Z"/>
          <w:rFonts w:cs="Arial"/>
          <w:sz w:val="20"/>
          <w:szCs w:val="20"/>
        </w:rPr>
        <w:pPrChange w:id="15238"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39" w:author="Rachel Shipsey" w:date="2025-06-23T15:21:00Z">
        <w:r w:rsidRPr="7B4121B4" w:rsidDel="008D26A9">
          <w:rPr>
            <w:rFonts w:cs="Arial"/>
            <w:sz w:val="20"/>
            <w:szCs w:val="20"/>
          </w:rPr>
          <w:delText xml:space="preserve">7) Editing and formatting of the reports; </w:delText>
        </w:r>
      </w:del>
    </w:p>
    <w:p w14:paraId="503F9B22" w14:textId="5E81464A" w:rsidR="001A2323" w:rsidRPr="00DC6678" w:rsidDel="008D26A9" w:rsidRDefault="001A2323">
      <w:pPr>
        <w:pStyle w:val="ListParagraph"/>
        <w:spacing w:after="0" w:line="276" w:lineRule="auto"/>
        <w:jc w:val="both"/>
        <w:rPr>
          <w:del w:id="15240" w:author="Rachel Shipsey" w:date="2025-06-23T15:21:00Z"/>
          <w:rFonts w:cs="Arial"/>
          <w:sz w:val="20"/>
          <w:szCs w:val="20"/>
        </w:rPr>
        <w:pPrChange w:id="15241"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42" w:author="Rachel Shipsey" w:date="2025-06-23T15:21:00Z">
        <w:r w:rsidRPr="7B4121B4" w:rsidDel="008D26A9">
          <w:rPr>
            <w:rFonts w:cs="Arial"/>
            <w:sz w:val="20"/>
            <w:szCs w:val="20"/>
          </w:rPr>
          <w:delText xml:space="preserve">8) Validation of the reports through engagement of various stakeholders; </w:delText>
        </w:r>
      </w:del>
    </w:p>
    <w:p w14:paraId="332F42FD" w14:textId="62070A14" w:rsidR="001A2323" w:rsidRPr="00DC6678" w:rsidDel="008D26A9" w:rsidRDefault="001A2323">
      <w:pPr>
        <w:pStyle w:val="ListParagraph"/>
        <w:spacing w:after="0" w:line="276" w:lineRule="auto"/>
        <w:jc w:val="both"/>
        <w:rPr>
          <w:del w:id="15243" w:author="Rachel Shipsey" w:date="2025-06-23T15:21:00Z"/>
          <w:rFonts w:cs="Arial"/>
          <w:sz w:val="20"/>
          <w:szCs w:val="20"/>
        </w:rPr>
        <w:pPrChange w:id="15244"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45" w:author="Rachel Shipsey" w:date="2025-06-23T15:21:00Z">
        <w:r w:rsidRPr="7B4121B4" w:rsidDel="008D26A9">
          <w:rPr>
            <w:rFonts w:cs="Arial"/>
            <w:sz w:val="20"/>
            <w:szCs w:val="20"/>
          </w:rPr>
          <w:delText xml:space="preserve">9) Printing of the final report; </w:delText>
        </w:r>
      </w:del>
    </w:p>
    <w:p w14:paraId="3729C35F" w14:textId="6E529A0A" w:rsidR="001A2323" w:rsidRPr="00DC6678" w:rsidDel="008D26A9" w:rsidRDefault="001A2323">
      <w:pPr>
        <w:pStyle w:val="ListParagraph"/>
        <w:spacing w:after="0" w:line="276" w:lineRule="auto"/>
        <w:jc w:val="both"/>
        <w:rPr>
          <w:del w:id="15246" w:author="Rachel Shipsey" w:date="2025-06-23T15:21:00Z"/>
          <w:rFonts w:cs="Arial"/>
          <w:sz w:val="20"/>
          <w:szCs w:val="20"/>
        </w:rPr>
        <w:pPrChange w:id="15247"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48" w:author="Rachel Shipsey" w:date="2025-06-23T15:21:00Z">
        <w:r w:rsidRPr="7B4121B4" w:rsidDel="008D26A9">
          <w:rPr>
            <w:rFonts w:cs="Arial"/>
            <w:sz w:val="20"/>
            <w:szCs w:val="20"/>
          </w:rPr>
          <w:delText xml:space="preserve">10) Launch of the reports. </w:delText>
        </w:r>
      </w:del>
    </w:p>
    <w:p w14:paraId="5838D6B9" w14:textId="1761EA49" w:rsidR="001A2323" w:rsidRPr="00B111C6" w:rsidDel="008D26A9" w:rsidRDefault="001A2323">
      <w:pPr>
        <w:pStyle w:val="ListParagraph"/>
        <w:spacing w:after="0" w:line="276" w:lineRule="auto"/>
        <w:jc w:val="both"/>
        <w:rPr>
          <w:del w:id="15249" w:author="Rachel Shipsey" w:date="2025-06-23T15:21:00Z"/>
          <w:rFonts w:cs="Arial"/>
          <w:b/>
          <w:bCs/>
        </w:rPr>
        <w:pPrChange w:id="15250" w:author="Rachel Shipsey" w:date="2025-06-23T15:41:00Z">
          <w:pPr/>
        </w:pPrChange>
      </w:pPr>
      <w:del w:id="15251" w:author="Rachel Shipsey" w:date="2025-06-23T15:21:00Z">
        <w:r w:rsidRPr="70E65BEE" w:rsidDel="008D26A9">
          <w:rPr>
            <w:rFonts w:cs="Arial"/>
            <w:b/>
            <w:bCs/>
          </w:rPr>
          <w:delText>Eswatini</w:delText>
        </w:r>
      </w:del>
    </w:p>
    <w:p w14:paraId="17924E6D" w14:textId="29A57437" w:rsidR="001A2323" w:rsidRPr="00DC6678" w:rsidDel="008D26A9" w:rsidRDefault="001A2323">
      <w:pPr>
        <w:pStyle w:val="ListParagraph"/>
        <w:spacing w:after="0" w:line="276" w:lineRule="auto"/>
        <w:jc w:val="both"/>
        <w:rPr>
          <w:del w:id="15252" w:author="Rachel Shipsey" w:date="2025-06-23T15:21:00Z"/>
          <w:rFonts w:cs="Arial"/>
          <w:sz w:val="20"/>
          <w:szCs w:val="20"/>
        </w:rPr>
        <w:pPrChange w:id="15253"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54" w:author="Rachel Shipsey" w:date="2025-06-23T15:21:00Z">
        <w:r w:rsidRPr="00DC6678" w:rsidDel="008D26A9">
          <w:rPr>
            <w:rFonts w:cs="Arial"/>
            <w:sz w:val="20"/>
            <w:szCs w:val="20"/>
          </w:rPr>
          <w:delText xml:space="preserve">Thematic reports and population projections reports were produced but the Launch of thematic reports was delayed by two years because there was a shortage of staff to undertake data cleaning. UNFPA provided a Census Technical Specialist who was stationed within the NSO, managed the production of census products. </w:delText>
        </w:r>
      </w:del>
    </w:p>
    <w:p w14:paraId="62D76F8E" w14:textId="30E1FD55" w:rsidR="001A2323" w:rsidRPr="00DC6678" w:rsidDel="008D26A9" w:rsidRDefault="001A2323">
      <w:pPr>
        <w:pStyle w:val="ListParagraph"/>
        <w:spacing w:after="0" w:line="276" w:lineRule="auto"/>
        <w:jc w:val="both"/>
        <w:rPr>
          <w:del w:id="15255" w:author="Rachel Shipsey" w:date="2025-06-23T15:21:00Z"/>
          <w:rFonts w:cs="Arial"/>
          <w:sz w:val="20"/>
          <w:szCs w:val="20"/>
        </w:rPr>
        <w:pPrChange w:id="15256" w:author="Rachel Shipsey" w:date="2025-06-23T15:41:00Z">
          <w:pPr>
            <w:pBdr>
              <w:top w:val="dashDotStroked" w:sz="24" w:space="1" w:color="4472C4" w:themeColor="accent1"/>
              <w:left w:val="dashDotStroked" w:sz="24" w:space="4" w:color="4472C4" w:themeColor="accent1"/>
              <w:bottom w:val="dashDotStroked" w:sz="24" w:space="1" w:color="4472C4" w:themeColor="accent1"/>
              <w:right w:val="dashDotStroked" w:sz="24" w:space="4" w:color="4472C4" w:themeColor="accent1"/>
            </w:pBdr>
            <w:shd w:val="clear" w:color="auto" w:fill="D9E2F3" w:themeFill="accent1" w:themeFillTint="33"/>
            <w:spacing w:line="240" w:lineRule="auto"/>
            <w:jc w:val="both"/>
          </w:pPr>
        </w:pPrChange>
      </w:pPr>
      <w:del w:id="15257" w:author="Rachel Shipsey" w:date="2025-06-23T15:21:00Z">
        <w:r w:rsidRPr="00DC6678" w:rsidDel="008D26A9">
          <w:rPr>
            <w:rFonts w:cs="Arial"/>
            <w:sz w:val="20"/>
            <w:szCs w:val="20"/>
          </w:rPr>
          <w:delText>The process of developing census products entailed; the involvement of subject area specialists from within and outside of government (NSO personnel including the GIS Unit, health, education, the UN and others); So far  they have produced a series of thematic reports packaged in 10 publications.</w:delText>
        </w:r>
      </w:del>
    </w:p>
    <w:p w14:paraId="7DDF911E" w14:textId="61FBCE65" w:rsidR="001A2323" w:rsidRPr="00B111C6" w:rsidDel="008D26A9" w:rsidRDefault="001A2323">
      <w:pPr>
        <w:pStyle w:val="ListParagraph"/>
        <w:spacing w:after="0" w:line="276" w:lineRule="auto"/>
        <w:jc w:val="both"/>
        <w:rPr>
          <w:del w:id="15258" w:author="Rachel Shipsey" w:date="2025-06-23T15:21:00Z"/>
        </w:rPr>
        <w:pPrChange w:id="15259" w:author="Rachel Shipsey" w:date="2025-06-23T15:41:00Z">
          <w:pPr>
            <w:pStyle w:val="Heading3"/>
          </w:pPr>
        </w:pPrChange>
      </w:pPr>
      <w:del w:id="15260" w:author="Rachel Shipsey" w:date="2025-06-23T15:21:00Z">
        <w:r w:rsidRPr="4871BC61" w:rsidDel="008D26A9">
          <w:delText>12.3.2</w:delText>
        </w:r>
        <w:r w:rsidDel="008D26A9">
          <w:tab/>
        </w:r>
        <w:r w:rsidRPr="4871BC61" w:rsidDel="008D26A9">
          <w:delText>Lessons Learnt</w:delText>
        </w:r>
      </w:del>
    </w:p>
    <w:p w14:paraId="04CF39BE" w14:textId="6F7ADFD9" w:rsidR="001A2323" w:rsidRPr="00B111C6" w:rsidDel="008D26A9" w:rsidRDefault="001A2323">
      <w:pPr>
        <w:pStyle w:val="ListParagraph"/>
        <w:spacing w:after="0" w:line="276" w:lineRule="auto"/>
        <w:jc w:val="both"/>
        <w:rPr>
          <w:del w:id="15261" w:author="Rachel Shipsey" w:date="2025-06-23T15:21:00Z"/>
          <w:moveFrom w:id="15262" w:author="Pamela Kakande Nabukhonzo" w:date="2025-06-08T22:22:00Z"/>
          <w:rFonts w:cs="Arial"/>
        </w:rPr>
        <w:pPrChange w:id="15263" w:author="Rachel Shipsey" w:date="2025-06-23T15:41:00Z">
          <w:pPr>
            <w:pStyle w:val="ListParagraph"/>
            <w:numPr>
              <w:numId w:val="103"/>
            </w:numPr>
            <w:spacing w:after="0" w:line="276" w:lineRule="auto"/>
            <w:ind w:left="360" w:hanging="360"/>
            <w:jc w:val="both"/>
          </w:pPr>
        </w:pPrChange>
      </w:pPr>
      <w:moveFromRangeStart w:id="15264" w:author="Pamela Kakande Nabukhonzo" w:date="2025-06-08T22:22:00Z" w:name="move200313771"/>
      <w:moveFrom w:id="15265" w:author="Pamela Kakande Nabukhonzo" w:date="2025-06-08T22:22:00Z">
        <w:del w:id="15266" w:author="Rachel Shipsey" w:date="2025-06-23T15:21:00Z">
          <w:r w:rsidRPr="00B111C6" w:rsidDel="008D26A9">
            <w:rPr>
              <w:rFonts w:cs="Arial"/>
            </w:rPr>
            <w:delText>Need to identify various users/stakeholders in time and engage them in the entire census process as this ensures key indicators are included in the various products and provision of technical/financial support; Identification of thematic experts and engaging them in time.</w:delText>
          </w:r>
        </w:del>
      </w:moveFrom>
    </w:p>
    <w:p w14:paraId="1CE6DBA8" w14:textId="5B7472D0" w:rsidR="001A2323" w:rsidDel="008D26A9" w:rsidRDefault="001A2323">
      <w:pPr>
        <w:pStyle w:val="ListParagraph"/>
        <w:spacing w:after="0" w:line="276" w:lineRule="auto"/>
        <w:jc w:val="both"/>
        <w:rPr>
          <w:del w:id="15267" w:author="Rachel Shipsey" w:date="2025-06-23T15:21:00Z"/>
          <w:moveFrom w:id="15268" w:author="Pamela Kakande Nabukhonzo" w:date="2025-06-08T22:22:00Z"/>
          <w:rFonts w:cs="Arial"/>
        </w:rPr>
        <w:pPrChange w:id="15269" w:author="Rachel Shipsey" w:date="2025-06-23T15:41:00Z">
          <w:pPr>
            <w:pStyle w:val="ListParagraph"/>
            <w:numPr>
              <w:numId w:val="103"/>
            </w:numPr>
            <w:spacing w:after="0" w:line="276" w:lineRule="auto"/>
            <w:ind w:left="360" w:hanging="360"/>
            <w:jc w:val="both"/>
          </w:pPr>
        </w:pPrChange>
      </w:pPr>
      <w:moveFrom w:id="15270" w:author="Pamela Kakande Nabukhonzo" w:date="2025-06-08T22:22:00Z">
        <w:del w:id="15271" w:author="Rachel Shipsey" w:date="2025-06-23T15:21:00Z">
          <w:r w:rsidRPr="00B111C6" w:rsidDel="008D26A9">
            <w:rPr>
              <w:rFonts w:cs="Arial"/>
            </w:rPr>
            <w:delText>Development of census products is an integral part of the entire census process, failure in one step affects the other (see the case of Eswatini).</w:delText>
          </w:r>
        </w:del>
      </w:moveFrom>
    </w:p>
    <w:moveFromRangeEnd w:id="15264"/>
    <w:p w14:paraId="5F858742" w14:textId="24036148" w:rsidR="001A2323" w:rsidRPr="00B111C6" w:rsidDel="008D26A9" w:rsidRDefault="001A2323">
      <w:pPr>
        <w:pStyle w:val="ListParagraph"/>
        <w:spacing w:after="0" w:line="276" w:lineRule="auto"/>
        <w:jc w:val="both"/>
        <w:rPr>
          <w:del w:id="15272" w:author="Rachel Shipsey" w:date="2025-06-23T15:21:00Z"/>
          <w:rFonts w:cs="Arial"/>
        </w:rPr>
        <w:pPrChange w:id="15273" w:author="Rachel Shipsey" w:date="2025-06-23T15:41:00Z">
          <w:pPr>
            <w:pStyle w:val="ListParagraph"/>
            <w:spacing w:after="0" w:line="276" w:lineRule="auto"/>
            <w:ind w:left="360"/>
            <w:jc w:val="both"/>
          </w:pPr>
        </w:pPrChange>
      </w:pPr>
    </w:p>
    <w:p w14:paraId="20A2D6E8" w14:textId="6680FA88" w:rsidR="001A2323" w:rsidRPr="00B111C6" w:rsidDel="008D26A9" w:rsidRDefault="001A2323">
      <w:pPr>
        <w:pStyle w:val="ListParagraph"/>
        <w:spacing w:after="0" w:line="276" w:lineRule="auto"/>
        <w:jc w:val="both"/>
        <w:rPr>
          <w:del w:id="15274" w:author="Rachel Shipsey" w:date="2025-06-23T15:21:00Z"/>
        </w:rPr>
        <w:pPrChange w:id="15275" w:author="Rachel Shipsey" w:date="2025-06-23T15:41:00Z">
          <w:pPr>
            <w:pStyle w:val="Heading3"/>
          </w:pPr>
        </w:pPrChange>
      </w:pPr>
      <w:del w:id="15276" w:author="Rachel Shipsey" w:date="2025-06-23T15:21:00Z">
        <w:r w:rsidRPr="4871BC61" w:rsidDel="008D26A9">
          <w:delText>12.3.3</w:delText>
        </w:r>
        <w:r w:rsidDel="008D26A9">
          <w:tab/>
        </w:r>
        <w:r w:rsidRPr="4871BC61" w:rsidDel="008D26A9">
          <w:delText>Recommendations</w:delText>
        </w:r>
      </w:del>
    </w:p>
    <w:p w14:paraId="221B3349" w14:textId="7D1828F7" w:rsidR="001A2323" w:rsidDel="008D26A9" w:rsidRDefault="001A2323">
      <w:pPr>
        <w:pStyle w:val="ListParagraph"/>
        <w:spacing w:after="0" w:line="276" w:lineRule="auto"/>
        <w:jc w:val="both"/>
        <w:rPr>
          <w:del w:id="15277" w:author="Rachel Shipsey" w:date="2025-06-23T15:21:00Z"/>
          <w:rFonts w:cs="Arial"/>
        </w:rPr>
        <w:pPrChange w:id="15278" w:author="Rachel Shipsey" w:date="2025-06-23T15:41:00Z">
          <w:pPr>
            <w:jc w:val="both"/>
          </w:pPr>
        </w:pPrChange>
      </w:pPr>
    </w:p>
    <w:p w14:paraId="088B496B" w14:textId="3537A0DB" w:rsidR="001A2323" w:rsidRPr="00B111C6" w:rsidDel="008D26A9" w:rsidRDefault="001A2323">
      <w:pPr>
        <w:pStyle w:val="ListParagraph"/>
        <w:spacing w:after="0" w:line="276" w:lineRule="auto"/>
        <w:jc w:val="both"/>
        <w:rPr>
          <w:del w:id="15279" w:author="Rachel Shipsey" w:date="2025-06-23T15:21:00Z"/>
          <w:rFonts w:cs="Arial"/>
        </w:rPr>
        <w:pPrChange w:id="15280" w:author="Rachel Shipsey" w:date="2025-06-23T15:41:00Z">
          <w:pPr>
            <w:jc w:val="both"/>
          </w:pPr>
        </w:pPrChange>
      </w:pPr>
      <w:del w:id="15281" w:author="Rachel Shipsey" w:date="2025-06-23T15:21:00Z">
        <w:r w:rsidRPr="70E65BEE" w:rsidDel="008D26A9">
          <w:rPr>
            <w:rFonts w:cs="Arial"/>
          </w:rPr>
          <w:delText>Planning and development of the census products should be well thought out, planned, and budgeted to have a successful outcome of the census without delays in release of findings. Untimeliness compromises the quality and trust in the data.</w:delText>
        </w:r>
      </w:del>
    </w:p>
    <w:p w14:paraId="628C55CD" w14:textId="79F92FB5" w:rsidR="001A2323" w:rsidDel="008D26A9" w:rsidRDefault="001A2323">
      <w:pPr>
        <w:pStyle w:val="ListParagraph"/>
        <w:spacing w:after="0" w:line="276" w:lineRule="auto"/>
        <w:jc w:val="both"/>
        <w:rPr>
          <w:ins w:id="15282" w:author="Pamela Kakande Nabukhonzo" w:date="2025-06-08T22:05:00Z"/>
          <w:del w:id="15283" w:author="Rachel Shipsey" w:date="2025-06-23T15:21:00Z"/>
          <w:rFonts w:cs="Arial"/>
        </w:rPr>
        <w:pPrChange w:id="15284" w:author="Rachel Shipsey" w:date="2025-06-23T15:41:00Z">
          <w:pPr/>
        </w:pPrChange>
      </w:pPr>
      <w:del w:id="15285" w:author="Rachel Shipsey" w:date="2025-06-23T15:21:00Z">
        <w:r w:rsidDel="008D26A9">
          <w:rPr>
            <w:rFonts w:cs="Arial"/>
          </w:rPr>
          <w:br w:type="page"/>
        </w:r>
      </w:del>
    </w:p>
    <w:p w14:paraId="77CE3195" w14:textId="3C27A233" w:rsidR="005E0F02" w:rsidDel="008D26A9" w:rsidRDefault="007E17BC">
      <w:pPr>
        <w:pStyle w:val="ListParagraph"/>
        <w:spacing w:after="0" w:line="276" w:lineRule="auto"/>
        <w:jc w:val="both"/>
        <w:rPr>
          <w:del w:id="15286" w:author="Rachel Shipsey" w:date="2025-06-23T15:21:00Z"/>
        </w:rPr>
        <w:pPrChange w:id="15287" w:author="Rachel Shipsey" w:date="2025-06-23T15:41:00Z">
          <w:pPr/>
        </w:pPrChange>
      </w:pPr>
      <w:ins w:id="15288" w:author="Pamela Kakande Nabukhonzo" w:date="2025-06-10T17:32:00Z">
        <w:del w:id="15289" w:author="Rachel Shipsey" w:date="2025-06-23T15:21:00Z">
          <w:r w:rsidDel="008D26A9">
            <w:delText xml:space="preserve"> </w:delText>
          </w:r>
        </w:del>
      </w:ins>
      <w:bookmarkStart w:id="15290" w:name="_Toc201238786"/>
      <w:bookmarkStart w:id="15291" w:name="_Toc201320182"/>
      <w:bookmarkEnd w:id="15290"/>
      <w:bookmarkEnd w:id="15291"/>
    </w:p>
    <w:p w14:paraId="076F4191" w14:textId="5786421D" w:rsidR="00CD27DF" w:rsidDel="008D26A9" w:rsidRDefault="00CD27DF">
      <w:pPr>
        <w:pStyle w:val="ListParagraph"/>
        <w:spacing w:after="0" w:line="276" w:lineRule="auto"/>
        <w:jc w:val="both"/>
        <w:rPr>
          <w:del w:id="15292" w:author="Rachel Shipsey" w:date="2025-06-23T15:21:00Z"/>
        </w:rPr>
        <w:pPrChange w:id="15293" w:author="Rachel Shipsey" w:date="2025-06-23T15:41:00Z">
          <w:pPr>
            <w:pStyle w:val="Heading1"/>
            <w:pBdr>
              <w:bottom w:val="single" w:sz="4" w:space="1" w:color="auto"/>
            </w:pBdr>
          </w:pPr>
        </w:pPrChange>
      </w:pPr>
      <w:bookmarkStart w:id="15294" w:name="_Toc201238787"/>
      <w:bookmarkStart w:id="15295" w:name="_Toc201320183"/>
      <w:bookmarkEnd w:id="15294"/>
      <w:bookmarkEnd w:id="15295"/>
    </w:p>
    <w:p w14:paraId="1DB6E709" w14:textId="54A3263B" w:rsidR="00CD27DF" w:rsidRPr="009A08B0" w:rsidDel="008D26A9" w:rsidRDefault="00CD27DF">
      <w:pPr>
        <w:pStyle w:val="ListParagraph"/>
        <w:spacing w:after="0" w:line="276" w:lineRule="auto"/>
        <w:jc w:val="both"/>
        <w:rPr>
          <w:del w:id="15296" w:author="Rachel Shipsey" w:date="2025-06-23T15:21:00Z"/>
          <w:rFonts w:asciiTheme="minorBidi" w:hAnsiTheme="minorBidi" w:cstheme="majorBidi"/>
          <w:b/>
          <w:sz w:val="28"/>
          <w:szCs w:val="26"/>
          <w:rPrChange w:id="15297" w:author="Pamela Kakande Nabukhonzo" w:date="2025-06-09T09:10:00Z">
            <w:rPr>
              <w:del w:id="15298" w:author="Rachel Shipsey" w:date="2025-06-23T15:21:00Z"/>
              <w:rFonts w:cs="Arial"/>
              <w:b w:val="0"/>
              <w:bCs/>
              <w:sz w:val="28"/>
              <w:szCs w:val="28"/>
            </w:rPr>
          </w:rPrChange>
        </w:rPr>
        <w:pPrChange w:id="15299" w:author="Rachel Shipsey" w:date="2025-06-23T15:41:00Z">
          <w:pPr>
            <w:pStyle w:val="Heading1"/>
            <w:pBdr>
              <w:bottom w:val="single" w:sz="4" w:space="1" w:color="auto"/>
            </w:pBdr>
          </w:pPr>
        </w:pPrChange>
      </w:pPr>
      <w:bookmarkStart w:id="15300" w:name="_Toc201238788"/>
      <w:bookmarkStart w:id="15301" w:name="_Toc201320184"/>
      <w:bookmarkEnd w:id="15300"/>
      <w:bookmarkEnd w:id="15301"/>
    </w:p>
    <w:p w14:paraId="1E695033" w14:textId="7CE12CF6" w:rsidR="00CD27DF" w:rsidRPr="0018548F" w:rsidDel="008D26A9" w:rsidRDefault="00CD27DF">
      <w:pPr>
        <w:pStyle w:val="ListParagraph"/>
        <w:spacing w:after="0" w:line="276" w:lineRule="auto"/>
        <w:jc w:val="both"/>
        <w:rPr>
          <w:del w:id="15302" w:author="Rachel Shipsey" w:date="2025-06-23T15:21:00Z"/>
          <w:rFonts w:asciiTheme="minorBidi" w:hAnsiTheme="minorBidi" w:cstheme="majorBidi"/>
          <w:b/>
          <w:sz w:val="28"/>
          <w:szCs w:val="26"/>
          <w:rPrChange w:id="15303" w:author="Pamela Kakande Nabukhonzo" w:date="2025-06-09T09:10:00Z">
            <w:rPr>
              <w:del w:id="15304" w:author="Rachel Shipsey" w:date="2025-06-23T15:21:00Z"/>
              <w:rFonts w:cs="Arial"/>
              <w:b w:val="0"/>
              <w:bCs/>
              <w:color w:val="0070C0"/>
              <w:sz w:val="22"/>
              <w:szCs w:val="22"/>
            </w:rPr>
          </w:rPrChange>
        </w:rPr>
        <w:pPrChange w:id="15305" w:author="Rachel Shipsey" w:date="2025-06-23T15:41:00Z">
          <w:pPr>
            <w:pStyle w:val="Heading2"/>
          </w:pPr>
        </w:pPrChange>
      </w:pPr>
      <w:commentRangeStart w:id="15306"/>
      <w:del w:id="15307" w:author="Rachel Shipsey" w:date="2025-06-23T15:21:00Z">
        <w:r w:rsidRPr="0018548F" w:rsidDel="008D26A9">
          <w:rPr>
            <w:rFonts w:asciiTheme="minorBidi" w:eastAsiaTheme="majorEastAsia" w:hAnsiTheme="minorBidi" w:cstheme="majorBidi"/>
            <w:b/>
            <w:sz w:val="28"/>
            <w:szCs w:val="26"/>
            <w:rPrChange w:id="15308" w:author="Pamela Kakande Nabukhonzo" w:date="2025-06-09T09:10:00Z">
              <w:rPr>
                <w:rFonts w:cs="Arial"/>
                <w:b w:val="0"/>
                <w:bCs/>
                <w:color w:val="0070C0"/>
                <w:sz w:val="22"/>
              </w:rPr>
            </w:rPrChange>
          </w:rPr>
          <w:delText>13.1 Introduction</w:delText>
        </w:r>
        <w:commentRangeEnd w:id="15306"/>
        <w:r w:rsidR="004E52BF" w:rsidRPr="0018548F" w:rsidDel="008D26A9">
          <w:rPr>
            <w:rStyle w:val="CommentReference"/>
            <w:rFonts w:asciiTheme="minorBidi" w:eastAsiaTheme="majorEastAsia" w:hAnsiTheme="minorBidi" w:cstheme="majorBidi"/>
            <w:sz w:val="28"/>
            <w:szCs w:val="26"/>
            <w:rPrChange w:id="15309" w:author="Pamela Kakande Nabukhonzo" w:date="2025-06-09T09:10:00Z">
              <w:rPr>
                <w:rStyle w:val="CommentReference"/>
                <w:rFonts w:asciiTheme="minorHAnsi" w:hAnsiTheme="minorHAnsi"/>
                <w:b w:val="0"/>
              </w:rPr>
            </w:rPrChange>
          </w:rPr>
          <w:commentReference w:id="15306"/>
        </w:r>
        <w:bookmarkStart w:id="15310" w:name="_Toc201238789"/>
        <w:bookmarkStart w:id="15311" w:name="_Toc201320185"/>
        <w:bookmarkEnd w:id="15310"/>
        <w:bookmarkEnd w:id="15311"/>
      </w:del>
    </w:p>
    <w:p w14:paraId="493672A5" w14:textId="148D7A37" w:rsidR="00CD27DF" w:rsidRPr="00172F49" w:rsidDel="008D26A9" w:rsidRDefault="00CD27DF">
      <w:pPr>
        <w:pStyle w:val="ListParagraph"/>
        <w:spacing w:after="0" w:line="276" w:lineRule="auto"/>
        <w:jc w:val="both"/>
        <w:rPr>
          <w:del w:id="15312" w:author="Rachel Shipsey" w:date="2025-06-23T15:21:00Z"/>
          <w:moveFrom w:id="15313" w:author="Pamela Kakande Nabukhonzo" w:date="2025-06-09T16:58:00Z"/>
        </w:rPr>
        <w:pPrChange w:id="15314" w:author="Rachel Shipsey" w:date="2025-06-23T15:41:00Z">
          <w:pPr>
            <w:jc w:val="both"/>
          </w:pPr>
        </w:pPrChange>
      </w:pPr>
      <w:moveFromRangeStart w:id="15315" w:author="Pamela Kakande Nabukhonzo" w:date="2025-06-09T16:58:00Z" w:name="move200380717"/>
      <w:moveFrom w:id="15316" w:author="Pamela Kakande Nabukhonzo" w:date="2025-06-09T16:58:00Z">
        <w:del w:id="15317" w:author="Rachel Shipsey" w:date="2025-06-23T15:21:00Z">
          <w:r w:rsidRPr="00172F49" w:rsidDel="008D26A9">
            <w:delText>After implementation of all census processes, several items are archived for future reference and use. These includes archiving of non-statistical data, statistical data, and various materials. Statistical data to be archived includes individual records. Technology and digital gadgets get obsolete at a higher rate compared to paper which may result into loss of census information sooner than expected. Therefore, in a digital census both electronic and non-electronic materials require to be archived.</w:delText>
          </w:r>
          <w:bookmarkStart w:id="15318" w:name="_Toc201238790"/>
          <w:bookmarkStart w:id="15319" w:name="_Toc201320186"/>
          <w:bookmarkEnd w:id="15318"/>
          <w:bookmarkEnd w:id="15319"/>
        </w:del>
      </w:moveFrom>
    </w:p>
    <w:p w14:paraId="48D8EDAC" w14:textId="792FAC55" w:rsidR="00CD27DF" w:rsidRPr="00172F49" w:rsidDel="008D26A9" w:rsidRDefault="00CD27DF">
      <w:pPr>
        <w:pStyle w:val="ListParagraph"/>
        <w:spacing w:after="0" w:line="276" w:lineRule="auto"/>
        <w:jc w:val="both"/>
        <w:rPr>
          <w:del w:id="15320" w:author="Rachel Shipsey" w:date="2025-06-23T15:21:00Z"/>
          <w:moveFrom w:id="15321" w:author="Pamela Kakande Nabukhonzo" w:date="2025-06-09T16:59:00Z"/>
        </w:rPr>
        <w:pPrChange w:id="15322" w:author="Rachel Shipsey" w:date="2025-06-23T15:41:00Z">
          <w:pPr>
            <w:jc w:val="both"/>
          </w:pPr>
        </w:pPrChange>
      </w:pPr>
      <w:moveFromRangeStart w:id="15323" w:author="Pamela Kakande Nabukhonzo" w:date="2025-06-09T16:59:00Z" w:name="move200380756"/>
      <w:moveFromRangeEnd w:id="15315"/>
      <w:moveFrom w:id="15324" w:author="Pamela Kakande Nabukhonzo" w:date="2025-06-09T16:59:00Z">
        <w:del w:id="15325" w:author="Rachel Shipsey" w:date="2025-06-23T15:21:00Z">
          <w:r w:rsidRPr="00172F49" w:rsidDel="008D26A9">
            <w:delText>The goal of implementing good archiving practices is to keep individual census records safe and available for future use by the government, researchers, and the various census stakeholders. Therefore,</w:delText>
          </w:r>
          <w:bookmarkStart w:id="15326" w:name="_Toc201238791"/>
          <w:bookmarkStart w:id="15327" w:name="_Toc201320187"/>
          <w:bookmarkEnd w:id="15326"/>
          <w:bookmarkEnd w:id="15327"/>
        </w:del>
      </w:moveFrom>
    </w:p>
    <w:p w14:paraId="4522AF22" w14:textId="6E652491" w:rsidR="00CD27DF" w:rsidRPr="00172F49" w:rsidDel="008D26A9" w:rsidRDefault="00CD27DF">
      <w:pPr>
        <w:pStyle w:val="ListParagraph"/>
        <w:spacing w:after="0" w:line="276" w:lineRule="auto"/>
        <w:jc w:val="both"/>
        <w:rPr>
          <w:del w:id="15328" w:author="Rachel Shipsey" w:date="2025-06-23T15:21:00Z"/>
          <w:moveFrom w:id="15329" w:author="Pamela Kakande Nabukhonzo" w:date="2025-06-09T16:59:00Z"/>
        </w:rPr>
        <w:pPrChange w:id="15330" w:author="Rachel Shipsey" w:date="2025-06-23T15:41:00Z">
          <w:pPr>
            <w:pStyle w:val="ListParagraph"/>
            <w:numPr>
              <w:numId w:val="108"/>
            </w:numPr>
            <w:spacing w:after="0" w:line="276" w:lineRule="auto"/>
            <w:ind w:left="785" w:hanging="360"/>
            <w:jc w:val="both"/>
          </w:pPr>
        </w:pPrChange>
      </w:pPr>
      <w:moveFrom w:id="15331" w:author="Pamela Kakande Nabukhonzo" w:date="2025-06-09T16:59:00Z">
        <w:del w:id="15332" w:author="Rachel Shipsey" w:date="2025-06-23T15:21:00Z">
          <w:r w:rsidRPr="70E65BEE" w:rsidDel="008D26A9">
            <w:delText>A clear archiving strategy should be put in place to guide the process.</w:delText>
          </w:r>
          <w:bookmarkStart w:id="15333" w:name="_Toc201238792"/>
          <w:bookmarkStart w:id="15334" w:name="_Toc201320188"/>
          <w:bookmarkEnd w:id="15333"/>
          <w:bookmarkEnd w:id="15334"/>
        </w:del>
      </w:moveFrom>
    </w:p>
    <w:p w14:paraId="5EA58869" w14:textId="512F1909" w:rsidR="00CD27DF" w:rsidRPr="00172F49" w:rsidDel="008D26A9" w:rsidRDefault="00CD27DF">
      <w:pPr>
        <w:pStyle w:val="ListParagraph"/>
        <w:spacing w:after="0" w:line="276" w:lineRule="auto"/>
        <w:jc w:val="both"/>
        <w:rPr>
          <w:del w:id="15335" w:author="Rachel Shipsey" w:date="2025-06-23T15:21:00Z"/>
          <w:moveFrom w:id="15336" w:author="Pamela Kakande Nabukhonzo" w:date="2025-06-09T16:59:00Z"/>
        </w:rPr>
        <w:pPrChange w:id="15337" w:author="Rachel Shipsey" w:date="2025-06-23T15:41:00Z">
          <w:pPr>
            <w:pStyle w:val="ListParagraph"/>
            <w:numPr>
              <w:numId w:val="108"/>
            </w:numPr>
            <w:spacing w:after="0" w:line="276" w:lineRule="auto"/>
            <w:ind w:left="785" w:hanging="360"/>
            <w:jc w:val="both"/>
          </w:pPr>
        </w:pPrChange>
      </w:pPr>
      <w:moveFrom w:id="15338" w:author="Pamela Kakande Nabukhonzo" w:date="2025-06-09T16:59:00Z">
        <w:del w:id="15339" w:author="Rachel Shipsey" w:date="2025-06-23T15:21:00Z">
          <w:r w:rsidRPr="00172F49" w:rsidDel="008D26A9">
            <w:delText xml:space="preserve">census offices should determine the materials and products to archive in time and put plans in place for the archiving process. </w:delText>
          </w:r>
          <w:bookmarkStart w:id="15340" w:name="_Toc201238793"/>
          <w:bookmarkStart w:id="15341" w:name="_Toc201320189"/>
          <w:bookmarkEnd w:id="15340"/>
          <w:bookmarkEnd w:id="15341"/>
        </w:del>
      </w:moveFrom>
    </w:p>
    <w:p w14:paraId="0F6F14EA" w14:textId="0464A01B" w:rsidR="00CD27DF" w:rsidRPr="00172F49" w:rsidDel="008D26A9" w:rsidRDefault="00CD27DF">
      <w:pPr>
        <w:pStyle w:val="ListParagraph"/>
        <w:spacing w:after="0" w:line="276" w:lineRule="auto"/>
        <w:jc w:val="both"/>
        <w:rPr>
          <w:del w:id="15342" w:author="Rachel Shipsey" w:date="2025-06-23T15:21:00Z"/>
          <w:moveFrom w:id="15343" w:author="Pamela Kakande Nabukhonzo" w:date="2025-06-09T16:59:00Z"/>
        </w:rPr>
        <w:pPrChange w:id="15344" w:author="Rachel Shipsey" w:date="2025-06-23T15:41:00Z">
          <w:pPr>
            <w:pStyle w:val="ListParagraph"/>
            <w:numPr>
              <w:numId w:val="108"/>
            </w:numPr>
            <w:spacing w:after="0" w:line="276" w:lineRule="auto"/>
            <w:ind w:left="785" w:hanging="360"/>
            <w:jc w:val="both"/>
          </w:pPr>
        </w:pPrChange>
      </w:pPr>
      <w:moveFrom w:id="15345" w:author="Pamela Kakande Nabukhonzo" w:date="2025-06-09T16:59:00Z">
        <w:del w:id="15346" w:author="Rachel Shipsey" w:date="2025-06-23T15:21:00Z">
          <w:r w:rsidRPr="00172F49" w:rsidDel="008D26A9">
            <w:delText xml:space="preserve">The archiving plan should ensure that the process prolongs the usable life of archived records by preventing the loss of informational content. </w:delText>
          </w:r>
          <w:bookmarkStart w:id="15347" w:name="_Toc201238794"/>
          <w:bookmarkStart w:id="15348" w:name="_Toc201320190"/>
          <w:bookmarkEnd w:id="15347"/>
          <w:bookmarkEnd w:id="15348"/>
        </w:del>
      </w:moveFrom>
    </w:p>
    <w:p w14:paraId="338216A5" w14:textId="0B2FB39B" w:rsidR="00CD27DF" w:rsidRPr="00172F49" w:rsidDel="008D26A9" w:rsidRDefault="00CD27DF">
      <w:pPr>
        <w:pStyle w:val="ListParagraph"/>
        <w:spacing w:after="0" w:line="276" w:lineRule="auto"/>
        <w:jc w:val="both"/>
        <w:rPr>
          <w:del w:id="15349" w:author="Rachel Shipsey" w:date="2025-06-23T15:21:00Z"/>
          <w:moveFrom w:id="15350" w:author="Pamela Kakande Nabukhonzo" w:date="2025-06-09T16:59:00Z"/>
        </w:rPr>
        <w:pPrChange w:id="15351" w:author="Rachel Shipsey" w:date="2025-06-23T15:41:00Z">
          <w:pPr>
            <w:pStyle w:val="ListParagraph"/>
            <w:numPr>
              <w:numId w:val="108"/>
            </w:numPr>
            <w:spacing w:after="0" w:line="276" w:lineRule="auto"/>
            <w:ind w:left="785" w:hanging="360"/>
            <w:jc w:val="both"/>
          </w:pPr>
        </w:pPrChange>
      </w:pPr>
      <w:moveFrom w:id="15352" w:author="Pamela Kakande Nabukhonzo" w:date="2025-06-09T16:59:00Z">
        <w:del w:id="15353" w:author="Rachel Shipsey" w:date="2025-06-23T15:21:00Z">
          <w:r w:rsidRPr="70E65BEE" w:rsidDel="008D26A9">
            <w:delText xml:space="preserve">Before archiving individual records, care must be taken to ensure confidentiality and privacy of the respondents. </w:delText>
          </w:r>
          <w:bookmarkStart w:id="15354" w:name="_Toc201238795"/>
          <w:bookmarkStart w:id="15355" w:name="_Toc201320191"/>
          <w:bookmarkEnd w:id="15354"/>
          <w:bookmarkEnd w:id="15355"/>
        </w:del>
      </w:moveFrom>
    </w:p>
    <w:p w14:paraId="20AB9647" w14:textId="0B1BD2DE" w:rsidR="00CD27DF" w:rsidRPr="00172F49" w:rsidDel="008D26A9" w:rsidRDefault="00CD27DF">
      <w:pPr>
        <w:pStyle w:val="ListParagraph"/>
        <w:spacing w:after="0" w:line="276" w:lineRule="auto"/>
        <w:jc w:val="both"/>
        <w:rPr>
          <w:del w:id="15356" w:author="Rachel Shipsey" w:date="2025-06-23T15:21:00Z"/>
          <w:moveFrom w:id="15357" w:author="Pamela Kakande Nabukhonzo" w:date="2025-06-09T16:59:00Z"/>
        </w:rPr>
        <w:pPrChange w:id="15358" w:author="Rachel Shipsey" w:date="2025-06-23T15:41:00Z">
          <w:pPr>
            <w:pStyle w:val="ListParagraph"/>
            <w:numPr>
              <w:numId w:val="108"/>
            </w:numPr>
            <w:spacing w:after="0" w:line="276" w:lineRule="auto"/>
            <w:ind w:left="785" w:hanging="360"/>
            <w:jc w:val="both"/>
          </w:pPr>
        </w:pPrChange>
      </w:pPr>
      <w:moveFrom w:id="15359" w:author="Pamela Kakande Nabukhonzo" w:date="2025-06-09T16:59:00Z">
        <w:del w:id="15360" w:author="Rachel Shipsey" w:date="2025-06-23T15:21:00Z">
          <w:r w:rsidRPr="00172F49" w:rsidDel="008D26A9">
            <w:delText>In the case of digital records, the accompanying documentation is an indispensable part of the archiving process because several variables in the digital record are presented as codes. It is necessary to archive all the codebooks and all the other documentation, such as the data collection instrument, that are needed for fully unlocking the value of each of the variables in the record.</w:delText>
          </w:r>
          <w:bookmarkStart w:id="15361" w:name="_Toc201238796"/>
          <w:bookmarkStart w:id="15362" w:name="_Toc201320192"/>
          <w:bookmarkEnd w:id="15361"/>
          <w:bookmarkEnd w:id="15362"/>
        </w:del>
      </w:moveFrom>
    </w:p>
    <w:p w14:paraId="71B0EF91" w14:textId="3D73E2F0" w:rsidR="00CD27DF" w:rsidRPr="00172F49" w:rsidDel="008D26A9" w:rsidRDefault="00CD27DF">
      <w:pPr>
        <w:pStyle w:val="ListParagraph"/>
        <w:spacing w:after="0" w:line="276" w:lineRule="auto"/>
        <w:jc w:val="both"/>
        <w:rPr>
          <w:del w:id="15363" w:author="Rachel Shipsey" w:date="2025-06-23T15:21:00Z"/>
          <w:moveFrom w:id="15364" w:author="Pamela Kakande Nabukhonzo" w:date="2025-06-09T16:59:00Z"/>
        </w:rPr>
        <w:pPrChange w:id="15365" w:author="Rachel Shipsey" w:date="2025-06-23T15:41:00Z">
          <w:pPr>
            <w:pStyle w:val="ListParagraph"/>
            <w:numPr>
              <w:numId w:val="108"/>
            </w:numPr>
            <w:spacing w:after="0" w:line="276" w:lineRule="auto"/>
            <w:ind w:left="785" w:hanging="360"/>
            <w:jc w:val="both"/>
          </w:pPr>
        </w:pPrChange>
      </w:pPr>
      <w:moveFrom w:id="15366" w:author="Pamela Kakande Nabukhonzo" w:date="2025-06-09T16:59:00Z">
        <w:del w:id="15367" w:author="Rachel Shipsey" w:date="2025-06-23T15:21:00Z">
          <w:r w:rsidRPr="00172F49" w:rsidDel="008D26A9">
            <w:delText>NSOs should put in place proper technological infrastructure for the various components of microdata archiving i.e., data documentation, cataloguing and dissemination, anonymization, preservation etc.</w:delText>
          </w:r>
          <w:bookmarkStart w:id="15368" w:name="_Toc201238797"/>
          <w:bookmarkStart w:id="15369" w:name="_Toc201320193"/>
          <w:bookmarkEnd w:id="15368"/>
          <w:bookmarkEnd w:id="15369"/>
        </w:del>
      </w:moveFrom>
    </w:p>
    <w:p w14:paraId="2BE37C59" w14:textId="21D5DDD7" w:rsidR="00CD27DF" w:rsidDel="008D26A9" w:rsidRDefault="00CD27DF">
      <w:pPr>
        <w:pStyle w:val="ListParagraph"/>
        <w:spacing w:after="0" w:line="276" w:lineRule="auto"/>
        <w:jc w:val="both"/>
        <w:rPr>
          <w:del w:id="15370" w:author="Rachel Shipsey" w:date="2025-06-23T15:21:00Z"/>
          <w:moveFrom w:id="15371" w:author="Pamela Kakande Nabukhonzo" w:date="2025-06-09T16:59:00Z"/>
        </w:rPr>
        <w:pPrChange w:id="15372" w:author="Rachel Shipsey" w:date="2025-06-23T15:41:00Z">
          <w:pPr>
            <w:jc w:val="both"/>
          </w:pPr>
        </w:pPrChange>
      </w:pPr>
      <w:bookmarkStart w:id="15373" w:name="_Toc201238798"/>
      <w:bookmarkStart w:id="15374" w:name="_Toc201320194"/>
      <w:bookmarkEnd w:id="15373"/>
      <w:bookmarkEnd w:id="15374"/>
    </w:p>
    <w:p w14:paraId="512620BF" w14:textId="0873C5F5" w:rsidR="00CD27DF" w:rsidRPr="00172F49" w:rsidDel="008D26A9" w:rsidRDefault="00CD27DF">
      <w:pPr>
        <w:pStyle w:val="ListParagraph"/>
        <w:spacing w:after="0" w:line="276" w:lineRule="auto"/>
        <w:jc w:val="both"/>
        <w:rPr>
          <w:del w:id="15375" w:author="Rachel Shipsey" w:date="2025-06-23T15:21:00Z"/>
          <w:moveFrom w:id="15376" w:author="Pamela Kakande Nabukhonzo" w:date="2025-06-09T16:59:00Z"/>
        </w:rPr>
        <w:pPrChange w:id="15377" w:author="Rachel Shipsey" w:date="2025-06-23T15:41:00Z">
          <w:pPr>
            <w:jc w:val="both"/>
          </w:pPr>
        </w:pPrChange>
      </w:pPr>
      <w:moveFrom w:id="15378" w:author="Pamela Kakande Nabukhonzo" w:date="2025-06-09T16:59:00Z">
        <w:del w:id="15379" w:author="Rachel Shipsey" w:date="2025-06-23T15:21:00Z">
          <w:r w:rsidRPr="00172F49" w:rsidDel="008D26A9">
            <w:delText xml:space="preserve">Key consideration for </w:delText>
          </w:r>
          <w:r w:rsidDel="008D26A9">
            <w:delText xml:space="preserve">digital </w:delText>
          </w:r>
          <w:r w:rsidRPr="00172F49" w:rsidDel="008D26A9">
            <w:delText>census archiving</w:delText>
          </w:r>
          <w:bookmarkStart w:id="15380" w:name="_Toc201238799"/>
          <w:bookmarkStart w:id="15381" w:name="_Toc201320195"/>
          <w:bookmarkEnd w:id="15380"/>
          <w:bookmarkEnd w:id="15381"/>
        </w:del>
      </w:moveFrom>
    </w:p>
    <w:p w14:paraId="3EC324FD" w14:textId="6A2DB7F2" w:rsidR="00CD27DF" w:rsidRPr="00172F49" w:rsidDel="008D26A9" w:rsidRDefault="00CD27DF">
      <w:pPr>
        <w:pStyle w:val="ListParagraph"/>
        <w:spacing w:after="0" w:line="276" w:lineRule="auto"/>
        <w:jc w:val="both"/>
        <w:rPr>
          <w:del w:id="15382" w:author="Rachel Shipsey" w:date="2025-06-23T15:21:00Z"/>
          <w:moveFrom w:id="15383" w:author="Pamela Kakande Nabukhonzo" w:date="2025-06-09T16:59:00Z"/>
        </w:rPr>
        <w:pPrChange w:id="15384" w:author="Rachel Shipsey" w:date="2025-06-23T15:41:00Z">
          <w:pPr>
            <w:jc w:val="both"/>
          </w:pPr>
        </w:pPrChange>
      </w:pPr>
      <w:moveFrom w:id="15385" w:author="Pamela Kakande Nabukhonzo" w:date="2025-06-09T16:59:00Z">
        <w:del w:id="15386" w:author="Rachel Shipsey" w:date="2025-06-23T15:21:00Z">
          <w:r w:rsidRPr="00172F49" w:rsidDel="008D26A9">
            <w:delText>Before planning for archiving of the various items and products, the following should be taken into considerations:</w:delText>
          </w:r>
          <w:bookmarkStart w:id="15387" w:name="_Toc201238800"/>
          <w:bookmarkStart w:id="15388" w:name="_Toc201320196"/>
          <w:bookmarkEnd w:id="15387"/>
          <w:bookmarkEnd w:id="15388"/>
        </w:del>
      </w:moveFrom>
    </w:p>
    <w:p w14:paraId="5F6EE370" w14:textId="37F560FB" w:rsidR="00CD27DF" w:rsidRPr="00172F49" w:rsidDel="008D26A9" w:rsidRDefault="00CD27DF">
      <w:pPr>
        <w:pStyle w:val="ListParagraph"/>
        <w:spacing w:after="0" w:line="276" w:lineRule="auto"/>
        <w:jc w:val="both"/>
        <w:rPr>
          <w:del w:id="15389" w:author="Rachel Shipsey" w:date="2025-06-23T15:21:00Z"/>
          <w:moveFrom w:id="15390" w:author="Pamela Kakande Nabukhonzo" w:date="2025-06-09T16:59:00Z"/>
        </w:rPr>
        <w:pPrChange w:id="15391" w:author="Rachel Shipsey" w:date="2025-06-23T15:41:00Z">
          <w:pPr>
            <w:pStyle w:val="ListParagraph"/>
            <w:numPr>
              <w:numId w:val="104"/>
            </w:numPr>
            <w:spacing w:after="0" w:line="276" w:lineRule="auto"/>
            <w:ind w:hanging="360"/>
            <w:jc w:val="both"/>
          </w:pPr>
        </w:pPrChange>
      </w:pPr>
      <w:moveFrom w:id="15392" w:author="Pamela Kakande Nabukhonzo" w:date="2025-06-09T16:59:00Z">
        <w:del w:id="15393" w:author="Rachel Shipsey" w:date="2025-06-23T15:21:00Z">
          <w:r w:rsidRPr="70E65BEE" w:rsidDel="008D26A9">
            <w:delText>Detailed guidance on the process of archiving individual census records should be included in the census legislation and should be in accordance with the country’s laws on archiving of official government documents and information. These provisions provide the legal basis for maintaining the archives and procedures related to the release of archived official government records.</w:delText>
          </w:r>
          <w:bookmarkStart w:id="15394" w:name="_Toc201238801"/>
          <w:bookmarkStart w:id="15395" w:name="_Toc201320197"/>
          <w:bookmarkEnd w:id="15394"/>
          <w:bookmarkEnd w:id="15395"/>
        </w:del>
      </w:moveFrom>
    </w:p>
    <w:p w14:paraId="3C181E3F" w14:textId="4508C0AC" w:rsidR="00CD27DF" w:rsidRPr="00172F49" w:rsidDel="008D26A9" w:rsidRDefault="00CD27DF">
      <w:pPr>
        <w:pStyle w:val="ListParagraph"/>
        <w:spacing w:after="0" w:line="276" w:lineRule="auto"/>
        <w:jc w:val="both"/>
        <w:rPr>
          <w:del w:id="15396" w:author="Rachel Shipsey" w:date="2025-06-23T15:21:00Z"/>
          <w:moveFrom w:id="15397" w:author="Pamela Kakande Nabukhonzo" w:date="2025-06-09T16:59:00Z"/>
        </w:rPr>
        <w:pPrChange w:id="15398" w:author="Rachel Shipsey" w:date="2025-06-23T15:41:00Z">
          <w:pPr>
            <w:pStyle w:val="ListParagraph"/>
            <w:numPr>
              <w:numId w:val="104"/>
            </w:numPr>
            <w:spacing w:after="0" w:line="276" w:lineRule="auto"/>
            <w:ind w:hanging="360"/>
            <w:jc w:val="both"/>
          </w:pPr>
        </w:pPrChange>
      </w:pPr>
      <w:moveFrom w:id="15399" w:author="Pamela Kakande Nabukhonzo" w:date="2025-06-09T16:59:00Z">
        <w:del w:id="15400" w:author="Rachel Shipsey" w:date="2025-06-23T15:21:00Z">
          <w:r w:rsidRPr="00172F49" w:rsidDel="008D26A9">
            <w:delText>The duration of retention of the various documents should be well thought out in time.</w:delText>
          </w:r>
          <w:bookmarkStart w:id="15401" w:name="_Toc201238802"/>
          <w:bookmarkStart w:id="15402" w:name="_Toc201320198"/>
          <w:bookmarkEnd w:id="15401"/>
          <w:bookmarkEnd w:id="15402"/>
        </w:del>
      </w:moveFrom>
    </w:p>
    <w:p w14:paraId="044D3992" w14:textId="1BEAD410" w:rsidR="00CD27DF" w:rsidRPr="00172F49" w:rsidDel="008D26A9" w:rsidRDefault="00CD27DF">
      <w:pPr>
        <w:pStyle w:val="ListParagraph"/>
        <w:spacing w:after="0" w:line="276" w:lineRule="auto"/>
        <w:jc w:val="both"/>
        <w:rPr>
          <w:del w:id="15403" w:author="Rachel Shipsey" w:date="2025-06-23T15:21:00Z"/>
          <w:moveFrom w:id="15404" w:author="Pamela Kakande Nabukhonzo" w:date="2025-06-09T16:59:00Z"/>
        </w:rPr>
        <w:pPrChange w:id="15405" w:author="Rachel Shipsey" w:date="2025-06-23T15:41:00Z">
          <w:pPr>
            <w:pStyle w:val="ListParagraph"/>
            <w:numPr>
              <w:numId w:val="104"/>
            </w:numPr>
            <w:spacing w:after="0" w:line="276" w:lineRule="auto"/>
            <w:ind w:hanging="360"/>
            <w:jc w:val="both"/>
          </w:pPr>
        </w:pPrChange>
      </w:pPr>
      <w:moveFrom w:id="15406" w:author="Pamela Kakande Nabukhonzo" w:date="2025-06-09T16:59:00Z">
        <w:del w:id="15407" w:author="Rachel Shipsey" w:date="2025-06-23T15:21:00Z">
          <w:r w:rsidRPr="70E65BEE" w:rsidDel="008D26A9">
            <w:delText>The archiving period should be specified for all digital data, supporting software or algorithms, and documentation to ensure that a service can be offered to users in the future.</w:delText>
          </w:r>
          <w:bookmarkStart w:id="15408" w:name="_Toc201238803"/>
          <w:bookmarkStart w:id="15409" w:name="_Toc201320199"/>
          <w:bookmarkEnd w:id="15408"/>
          <w:bookmarkEnd w:id="15409"/>
        </w:del>
      </w:moveFrom>
    </w:p>
    <w:p w14:paraId="21A651FC" w14:textId="6F082252" w:rsidR="00CD27DF" w:rsidRPr="00172F49" w:rsidDel="008D26A9" w:rsidRDefault="00CD27DF">
      <w:pPr>
        <w:pStyle w:val="ListParagraph"/>
        <w:spacing w:after="0" w:line="276" w:lineRule="auto"/>
        <w:jc w:val="both"/>
        <w:rPr>
          <w:del w:id="15410" w:author="Rachel Shipsey" w:date="2025-06-23T15:21:00Z"/>
          <w:moveFrom w:id="15411" w:author="Pamela Kakande Nabukhonzo" w:date="2025-06-09T16:59:00Z"/>
        </w:rPr>
        <w:pPrChange w:id="15412" w:author="Rachel Shipsey" w:date="2025-06-23T15:41:00Z">
          <w:pPr>
            <w:pStyle w:val="ListParagraph"/>
            <w:numPr>
              <w:numId w:val="104"/>
            </w:numPr>
            <w:spacing w:after="0" w:line="276" w:lineRule="auto"/>
            <w:ind w:hanging="360"/>
            <w:jc w:val="both"/>
          </w:pPr>
        </w:pPrChange>
      </w:pPr>
      <w:moveFrom w:id="15413" w:author="Pamela Kakande Nabukhonzo" w:date="2025-06-09T16:59:00Z">
        <w:del w:id="15414" w:author="Rachel Shipsey" w:date="2025-06-23T15:21:00Z">
          <w:r w:rsidRPr="00172F49" w:rsidDel="008D26A9">
            <w:delText>The IT culture and facilities of the country and the census agency.</w:delText>
          </w:r>
          <w:bookmarkStart w:id="15415" w:name="_Toc201238804"/>
          <w:bookmarkStart w:id="15416" w:name="_Toc201320200"/>
          <w:bookmarkEnd w:id="15415"/>
          <w:bookmarkEnd w:id="15416"/>
        </w:del>
      </w:moveFrom>
    </w:p>
    <w:p w14:paraId="04A3F004" w14:textId="715F75B4" w:rsidR="00CD27DF" w:rsidRPr="00172F49" w:rsidDel="008D26A9" w:rsidRDefault="00CD27DF">
      <w:pPr>
        <w:pStyle w:val="ListParagraph"/>
        <w:spacing w:after="0" w:line="276" w:lineRule="auto"/>
        <w:jc w:val="both"/>
        <w:rPr>
          <w:del w:id="15417" w:author="Rachel Shipsey" w:date="2025-06-23T15:21:00Z"/>
          <w:moveFrom w:id="15418" w:author="Pamela Kakande Nabukhonzo" w:date="2025-06-09T16:59:00Z"/>
        </w:rPr>
        <w:pPrChange w:id="15419" w:author="Rachel Shipsey" w:date="2025-06-23T15:41:00Z">
          <w:pPr>
            <w:pStyle w:val="ListParagraph"/>
            <w:numPr>
              <w:numId w:val="104"/>
            </w:numPr>
            <w:spacing w:after="0" w:line="276" w:lineRule="auto"/>
            <w:ind w:hanging="360"/>
            <w:jc w:val="both"/>
          </w:pPr>
        </w:pPrChange>
      </w:pPr>
      <w:moveFrom w:id="15420" w:author="Pamela Kakande Nabukhonzo" w:date="2025-06-09T16:59:00Z">
        <w:del w:id="15421" w:author="Rachel Shipsey" w:date="2025-06-23T15:21:00Z">
          <w:r w:rsidRPr="00172F49" w:rsidDel="008D26A9">
            <w:delText>The nature and format of the census data files created in the data processing and dissemination phase. It is expected that the use of anonymized microdata becomes a standard feature of census data dissemination for the 2020 round of censuses.</w:delText>
          </w:r>
          <w:bookmarkStart w:id="15422" w:name="_Toc201238805"/>
          <w:bookmarkStart w:id="15423" w:name="_Toc201320201"/>
          <w:bookmarkEnd w:id="15422"/>
          <w:bookmarkEnd w:id="15423"/>
        </w:del>
      </w:moveFrom>
    </w:p>
    <w:p w14:paraId="203B7729" w14:textId="2C6C5393" w:rsidR="00CD27DF" w:rsidRPr="00172F49" w:rsidDel="008D26A9" w:rsidRDefault="00CD27DF">
      <w:pPr>
        <w:pStyle w:val="ListParagraph"/>
        <w:spacing w:after="0" w:line="276" w:lineRule="auto"/>
        <w:jc w:val="both"/>
        <w:rPr>
          <w:del w:id="15424" w:author="Rachel Shipsey" w:date="2025-06-23T15:21:00Z"/>
          <w:moveFrom w:id="15425" w:author="Pamela Kakande Nabukhonzo" w:date="2025-06-09T16:59:00Z"/>
        </w:rPr>
        <w:pPrChange w:id="15426" w:author="Rachel Shipsey" w:date="2025-06-23T15:41:00Z">
          <w:pPr>
            <w:pStyle w:val="ListParagraph"/>
            <w:numPr>
              <w:numId w:val="104"/>
            </w:numPr>
            <w:spacing w:after="0" w:line="276" w:lineRule="auto"/>
            <w:ind w:hanging="360"/>
            <w:jc w:val="both"/>
          </w:pPr>
        </w:pPrChange>
      </w:pPr>
      <w:moveFrom w:id="15427" w:author="Pamela Kakande Nabukhonzo" w:date="2025-06-09T16:59:00Z">
        <w:del w:id="15428" w:author="Rachel Shipsey" w:date="2025-06-23T15:21:00Z">
          <w:r w:rsidRPr="00172F49" w:rsidDel="008D26A9">
            <w:delText>The records should be stored using media with long-term stability and access to these media is carefully controlled.</w:delText>
          </w:r>
          <w:bookmarkStart w:id="15429" w:name="_Toc201238806"/>
          <w:bookmarkStart w:id="15430" w:name="_Toc201320202"/>
          <w:bookmarkEnd w:id="15429"/>
          <w:bookmarkEnd w:id="15430"/>
        </w:del>
      </w:moveFrom>
    </w:p>
    <w:p w14:paraId="24573218" w14:textId="6AEC4AA9" w:rsidR="00CD27DF" w:rsidRPr="00172F49" w:rsidDel="008D26A9" w:rsidRDefault="00CD27DF">
      <w:pPr>
        <w:pStyle w:val="ListParagraph"/>
        <w:spacing w:after="0" w:line="276" w:lineRule="auto"/>
        <w:jc w:val="both"/>
        <w:rPr>
          <w:del w:id="15431" w:author="Rachel Shipsey" w:date="2025-06-23T15:21:00Z"/>
          <w:moveFrom w:id="15432" w:author="Pamela Kakande Nabukhonzo" w:date="2025-06-09T16:59:00Z"/>
        </w:rPr>
        <w:pPrChange w:id="15433" w:author="Rachel Shipsey" w:date="2025-06-23T15:41:00Z">
          <w:pPr>
            <w:pStyle w:val="ListParagraph"/>
            <w:numPr>
              <w:numId w:val="109"/>
            </w:numPr>
            <w:spacing w:after="0" w:line="276" w:lineRule="auto"/>
            <w:ind w:left="709" w:hanging="360"/>
          </w:pPr>
        </w:pPrChange>
      </w:pPr>
      <w:moveFrom w:id="15434" w:author="Pamela Kakande Nabukhonzo" w:date="2025-06-09T16:59:00Z">
        <w:del w:id="15435" w:author="Rachel Shipsey" w:date="2025-06-23T15:21:00Z">
          <w:r w:rsidRPr="00172F49" w:rsidDel="008D26A9">
            <w:delText xml:space="preserve">Additionally, the organizational policies should be considered such as: </w:delText>
          </w:r>
          <w:bookmarkStart w:id="15436" w:name="_Toc201238807"/>
          <w:bookmarkStart w:id="15437" w:name="_Toc201320203"/>
          <w:bookmarkEnd w:id="15436"/>
          <w:bookmarkEnd w:id="15437"/>
        </w:del>
      </w:moveFrom>
    </w:p>
    <w:p w14:paraId="40298029" w14:textId="40DB2ABF" w:rsidR="00CD27DF" w:rsidRPr="00172F49" w:rsidDel="008D26A9" w:rsidRDefault="00CD27DF">
      <w:pPr>
        <w:pStyle w:val="ListParagraph"/>
        <w:spacing w:after="0" w:line="276" w:lineRule="auto"/>
        <w:jc w:val="both"/>
        <w:rPr>
          <w:del w:id="15438" w:author="Rachel Shipsey" w:date="2025-06-23T15:21:00Z"/>
          <w:moveFrom w:id="15439" w:author="Pamela Kakande Nabukhonzo" w:date="2025-06-09T16:59:00Z"/>
        </w:rPr>
        <w:pPrChange w:id="15440" w:author="Rachel Shipsey" w:date="2025-06-23T15:41:00Z">
          <w:pPr>
            <w:pStyle w:val="ListParagraph"/>
            <w:numPr>
              <w:numId w:val="105"/>
            </w:numPr>
            <w:spacing w:after="0" w:line="276" w:lineRule="auto"/>
            <w:ind w:left="1080" w:hanging="360"/>
            <w:jc w:val="both"/>
          </w:pPr>
        </w:pPrChange>
      </w:pPr>
      <w:moveFrom w:id="15441" w:author="Pamela Kakande Nabukhonzo" w:date="2025-06-09T16:59:00Z">
        <w:del w:id="15442" w:author="Rachel Shipsey" w:date="2025-06-23T15:21:00Z">
          <w:r w:rsidRPr="00172F49" w:rsidDel="008D26A9">
            <w:delText>Storage management policies for both paper and digital records.</w:delText>
          </w:r>
          <w:bookmarkStart w:id="15443" w:name="_Toc201238808"/>
          <w:bookmarkStart w:id="15444" w:name="_Toc201320204"/>
          <w:bookmarkEnd w:id="15443"/>
          <w:bookmarkEnd w:id="15444"/>
        </w:del>
      </w:moveFrom>
    </w:p>
    <w:p w14:paraId="13267CA3" w14:textId="338576F9" w:rsidR="00CD27DF" w:rsidRPr="00172F49" w:rsidDel="008D26A9" w:rsidRDefault="00CD27DF">
      <w:pPr>
        <w:pStyle w:val="ListParagraph"/>
        <w:spacing w:after="0" w:line="276" w:lineRule="auto"/>
        <w:jc w:val="both"/>
        <w:rPr>
          <w:del w:id="15445" w:author="Rachel Shipsey" w:date="2025-06-23T15:21:00Z"/>
          <w:moveFrom w:id="15446" w:author="Pamela Kakande Nabukhonzo" w:date="2025-06-09T16:59:00Z"/>
        </w:rPr>
        <w:pPrChange w:id="15447" w:author="Rachel Shipsey" w:date="2025-06-23T15:41:00Z">
          <w:pPr>
            <w:pStyle w:val="ListParagraph"/>
            <w:numPr>
              <w:numId w:val="105"/>
            </w:numPr>
            <w:spacing w:after="0" w:line="276" w:lineRule="auto"/>
            <w:ind w:left="1080" w:hanging="360"/>
            <w:jc w:val="both"/>
          </w:pPr>
        </w:pPrChange>
      </w:pPr>
      <w:moveFrom w:id="15448" w:author="Pamela Kakande Nabukhonzo" w:date="2025-06-09T16:59:00Z">
        <w:del w:id="15449" w:author="Rachel Shipsey" w:date="2025-06-23T15:21:00Z">
          <w:r w:rsidRPr="00172F49" w:rsidDel="008D26A9">
            <w:delText>Management access control policy to maintain confidentiality through format and documentation standards.</w:delText>
          </w:r>
          <w:bookmarkStart w:id="15450" w:name="_Toc201238809"/>
          <w:bookmarkStart w:id="15451" w:name="_Toc201320205"/>
          <w:bookmarkEnd w:id="15450"/>
          <w:bookmarkEnd w:id="15451"/>
        </w:del>
      </w:moveFrom>
    </w:p>
    <w:p w14:paraId="46884797" w14:textId="1702A46F" w:rsidR="00CD27DF" w:rsidRPr="00172F49" w:rsidDel="008D26A9" w:rsidRDefault="00CD27DF">
      <w:pPr>
        <w:pStyle w:val="ListParagraph"/>
        <w:spacing w:after="0" w:line="276" w:lineRule="auto"/>
        <w:jc w:val="both"/>
        <w:rPr>
          <w:del w:id="15452" w:author="Rachel Shipsey" w:date="2025-06-23T15:21:00Z"/>
          <w:moveFrom w:id="15453" w:author="Pamela Kakande Nabukhonzo" w:date="2025-06-09T16:59:00Z"/>
        </w:rPr>
        <w:pPrChange w:id="15454" w:author="Rachel Shipsey" w:date="2025-06-23T15:41:00Z">
          <w:pPr>
            <w:pStyle w:val="ListParagraph"/>
            <w:numPr>
              <w:numId w:val="105"/>
            </w:numPr>
            <w:spacing w:after="0" w:line="276" w:lineRule="auto"/>
            <w:ind w:left="1080" w:hanging="360"/>
            <w:jc w:val="both"/>
          </w:pPr>
        </w:pPrChange>
      </w:pPr>
      <w:moveFrom w:id="15455" w:author="Pamela Kakande Nabukhonzo" w:date="2025-06-09T16:59:00Z">
        <w:del w:id="15456" w:author="Rachel Shipsey" w:date="2025-06-23T15:21:00Z">
          <w:r w:rsidRPr="00172F49" w:rsidDel="008D26A9">
            <w:delText>Emergency preparedness policies to limit damage from natural disasters or other emergencies.</w:delText>
          </w:r>
          <w:bookmarkStart w:id="15457" w:name="_Toc201238810"/>
          <w:bookmarkStart w:id="15458" w:name="_Toc201320206"/>
          <w:bookmarkEnd w:id="15457"/>
          <w:bookmarkEnd w:id="15458"/>
        </w:del>
      </w:moveFrom>
    </w:p>
    <w:p w14:paraId="752F458B" w14:textId="323E90A0" w:rsidR="00CD27DF" w:rsidRPr="00172F49" w:rsidDel="008D26A9" w:rsidRDefault="00CD27DF">
      <w:pPr>
        <w:pStyle w:val="ListParagraph"/>
        <w:spacing w:after="0" w:line="276" w:lineRule="auto"/>
        <w:jc w:val="both"/>
        <w:rPr>
          <w:del w:id="15459" w:author="Rachel Shipsey" w:date="2025-06-23T15:21:00Z"/>
          <w:moveFrom w:id="15460" w:author="Pamela Kakande Nabukhonzo" w:date="2025-06-09T16:59:00Z"/>
        </w:rPr>
        <w:pPrChange w:id="15461" w:author="Rachel Shipsey" w:date="2025-06-23T15:41:00Z">
          <w:pPr>
            <w:pStyle w:val="ListParagraph"/>
            <w:numPr>
              <w:numId w:val="105"/>
            </w:numPr>
            <w:spacing w:after="0" w:line="276" w:lineRule="auto"/>
            <w:ind w:left="1080" w:hanging="360"/>
            <w:jc w:val="both"/>
          </w:pPr>
        </w:pPrChange>
      </w:pPr>
      <w:moveFrom w:id="15462" w:author="Pamela Kakande Nabukhonzo" w:date="2025-06-09T16:59:00Z">
        <w:del w:id="15463" w:author="Rachel Shipsey" w:date="2025-06-23T15:21:00Z">
          <w:r w:rsidRPr="70E65BEE" w:rsidDel="008D26A9">
            <w:delText>Disaster recovery policies provide mechanisms for duplicating digital content and storing it in separate physical facilities (with regular back-ups).</w:delText>
          </w:r>
          <w:bookmarkStart w:id="15464" w:name="_Toc201238811"/>
          <w:bookmarkStart w:id="15465" w:name="_Toc201320207"/>
          <w:bookmarkEnd w:id="15464"/>
          <w:bookmarkEnd w:id="15465"/>
        </w:del>
      </w:moveFrom>
    </w:p>
    <w:p w14:paraId="318BCF99" w14:textId="003CE476" w:rsidR="00CD27DF" w:rsidRPr="00172F49" w:rsidDel="008D26A9" w:rsidRDefault="00CD27DF">
      <w:pPr>
        <w:pStyle w:val="ListParagraph"/>
        <w:spacing w:after="0" w:line="276" w:lineRule="auto"/>
        <w:jc w:val="both"/>
        <w:rPr>
          <w:del w:id="15466" w:author="Rachel Shipsey" w:date="2025-06-23T15:21:00Z"/>
          <w:moveFrom w:id="15467" w:author="Pamela Kakande Nabukhonzo" w:date="2025-06-09T16:59:00Z"/>
        </w:rPr>
        <w:pPrChange w:id="15468" w:author="Rachel Shipsey" w:date="2025-06-23T15:41:00Z">
          <w:pPr>
            <w:pStyle w:val="ListParagraph"/>
            <w:numPr>
              <w:numId w:val="105"/>
            </w:numPr>
            <w:spacing w:after="0" w:line="276" w:lineRule="auto"/>
            <w:ind w:left="1080" w:hanging="360"/>
            <w:jc w:val="both"/>
          </w:pPr>
        </w:pPrChange>
      </w:pPr>
      <w:moveFrom w:id="15469" w:author="Pamela Kakande Nabukhonzo" w:date="2025-06-09T16:59:00Z">
        <w:del w:id="15470" w:author="Rachel Shipsey" w:date="2025-06-23T15:21:00Z">
          <w:r w:rsidRPr="7B4121B4" w:rsidDel="008D26A9">
            <w:delText>Security policies to prevent accidental or malicious loss.</w:delText>
          </w:r>
          <w:bookmarkStart w:id="15471" w:name="_Toc201238812"/>
          <w:bookmarkStart w:id="15472" w:name="_Toc201320208"/>
          <w:bookmarkEnd w:id="15471"/>
          <w:bookmarkEnd w:id="15472"/>
        </w:del>
      </w:moveFrom>
    </w:p>
    <w:p w14:paraId="5BA7DBD9" w14:textId="674509A5" w:rsidR="00CD27DF" w:rsidDel="008D26A9" w:rsidRDefault="00CD27DF">
      <w:pPr>
        <w:pStyle w:val="ListParagraph"/>
        <w:spacing w:after="0" w:line="276" w:lineRule="auto"/>
        <w:jc w:val="both"/>
        <w:rPr>
          <w:del w:id="15473" w:author="Rachel Shipsey" w:date="2025-06-23T15:21:00Z"/>
        </w:rPr>
        <w:pPrChange w:id="15474" w:author="Rachel Shipsey" w:date="2025-06-23T15:41:00Z">
          <w:pPr>
            <w:pStyle w:val="Heading2"/>
          </w:pPr>
        </w:pPrChange>
      </w:pPr>
      <w:bookmarkStart w:id="15475" w:name="_Toc201238813"/>
      <w:bookmarkStart w:id="15476" w:name="_Toc201320209"/>
      <w:bookmarkEnd w:id="15475"/>
      <w:bookmarkEnd w:id="15476"/>
      <w:moveFromRangeEnd w:id="15323"/>
    </w:p>
    <w:p w14:paraId="51AA07AC" w14:textId="5295F2A8" w:rsidR="00CD27DF" w:rsidRPr="00647701" w:rsidDel="008D26A9" w:rsidRDefault="00CD27DF">
      <w:pPr>
        <w:pStyle w:val="ListParagraph"/>
        <w:spacing w:after="0" w:line="276" w:lineRule="auto"/>
        <w:jc w:val="both"/>
        <w:rPr>
          <w:del w:id="15477" w:author="Rachel Shipsey" w:date="2025-06-23T15:21:00Z"/>
          <w:rFonts w:asciiTheme="minorBidi" w:hAnsiTheme="minorBidi" w:cstheme="majorBidi"/>
          <w:b/>
          <w:sz w:val="28"/>
          <w:szCs w:val="26"/>
          <w:rPrChange w:id="15478" w:author="Pamela Kakande Nabukhonzo" w:date="2025-06-09T09:10:00Z">
            <w:rPr>
              <w:del w:id="15479" w:author="Rachel Shipsey" w:date="2025-06-23T15:21:00Z"/>
              <w:rFonts w:cs="Arial"/>
              <w:b w:val="0"/>
              <w:bCs/>
              <w:color w:val="0070C0"/>
              <w:sz w:val="22"/>
              <w:szCs w:val="22"/>
            </w:rPr>
          </w:rPrChange>
        </w:rPr>
        <w:pPrChange w:id="15480" w:author="Rachel Shipsey" w:date="2025-06-23T15:41:00Z">
          <w:pPr>
            <w:pStyle w:val="Heading2"/>
          </w:pPr>
        </w:pPrChange>
      </w:pPr>
      <w:del w:id="15481" w:author="Rachel Shipsey" w:date="2025-06-23T15:21:00Z">
        <w:r w:rsidRPr="00647701" w:rsidDel="008D26A9">
          <w:rPr>
            <w:rFonts w:asciiTheme="minorBidi" w:eastAsiaTheme="majorEastAsia" w:hAnsiTheme="minorBidi" w:cstheme="majorBidi"/>
            <w:b/>
            <w:sz w:val="28"/>
            <w:szCs w:val="26"/>
            <w:rPrChange w:id="15482" w:author="Pamela Kakande Nabukhonzo" w:date="2025-06-09T09:10:00Z">
              <w:rPr>
                <w:rFonts w:cs="Arial"/>
                <w:b w:val="0"/>
                <w:bCs/>
                <w:color w:val="0070C0"/>
                <w:sz w:val="22"/>
              </w:rPr>
            </w:rPrChange>
          </w:rPr>
          <w:delText>13.2 Challenges of digital archiving</w:delText>
        </w:r>
        <w:bookmarkStart w:id="15483" w:name="_Toc201238814"/>
        <w:bookmarkStart w:id="15484" w:name="_Toc201320210"/>
        <w:bookmarkEnd w:id="15483"/>
        <w:bookmarkEnd w:id="15484"/>
      </w:del>
    </w:p>
    <w:p w14:paraId="02F52449" w14:textId="5D8B0746" w:rsidR="00CD27DF" w:rsidDel="008D26A9" w:rsidRDefault="00CD27DF">
      <w:pPr>
        <w:pStyle w:val="ListParagraph"/>
        <w:spacing w:after="0" w:line="276" w:lineRule="auto"/>
        <w:jc w:val="both"/>
        <w:rPr>
          <w:del w:id="15485" w:author="Rachel Shipsey" w:date="2025-06-23T15:21:00Z"/>
        </w:rPr>
        <w:pPrChange w:id="15486" w:author="Rachel Shipsey" w:date="2025-06-23T15:41:00Z">
          <w:pPr/>
        </w:pPrChange>
      </w:pPr>
      <w:bookmarkStart w:id="15487" w:name="_Toc201238815"/>
      <w:bookmarkStart w:id="15488" w:name="_Toc201320211"/>
      <w:bookmarkEnd w:id="15487"/>
      <w:bookmarkEnd w:id="15488"/>
    </w:p>
    <w:p w14:paraId="117DACFC" w14:textId="395EFC46" w:rsidR="00CD27DF" w:rsidRPr="00172F49" w:rsidDel="008D26A9" w:rsidRDefault="00CD27DF">
      <w:pPr>
        <w:pStyle w:val="ListParagraph"/>
        <w:spacing w:after="0" w:line="276" w:lineRule="auto"/>
        <w:jc w:val="both"/>
        <w:rPr>
          <w:del w:id="15489" w:author="Rachel Shipsey" w:date="2025-06-23T15:21:00Z"/>
        </w:rPr>
        <w:pPrChange w:id="15490" w:author="Rachel Shipsey" w:date="2025-06-23T15:41:00Z">
          <w:pPr/>
        </w:pPrChange>
      </w:pPr>
      <w:del w:id="15491" w:author="Rachel Shipsey" w:date="2025-06-23T15:21:00Z">
        <w:r w:rsidRPr="00172F49" w:rsidDel="008D26A9">
          <w:delText>Some of the limitations for proper archiving of census materials and products include:</w:delText>
        </w:r>
        <w:bookmarkStart w:id="15492" w:name="_Toc201238816"/>
        <w:bookmarkStart w:id="15493" w:name="_Toc201320212"/>
        <w:bookmarkEnd w:id="15492"/>
        <w:bookmarkEnd w:id="15493"/>
      </w:del>
    </w:p>
    <w:p w14:paraId="1D61F653" w14:textId="16E83917" w:rsidR="00CD27DF" w:rsidRPr="00172F49" w:rsidDel="008D26A9" w:rsidRDefault="00CD27DF">
      <w:pPr>
        <w:pStyle w:val="ListParagraph"/>
        <w:spacing w:after="0" w:line="276" w:lineRule="auto"/>
        <w:jc w:val="both"/>
        <w:rPr>
          <w:del w:id="15494" w:author="Rachel Shipsey" w:date="2025-06-23T15:21:00Z"/>
        </w:rPr>
        <w:pPrChange w:id="15495" w:author="Rachel Shipsey" w:date="2025-06-23T15:41:00Z">
          <w:pPr>
            <w:pStyle w:val="ListParagraph"/>
            <w:numPr>
              <w:numId w:val="106"/>
            </w:numPr>
            <w:spacing w:after="0" w:line="276" w:lineRule="auto"/>
            <w:ind w:hanging="360"/>
            <w:jc w:val="both"/>
          </w:pPr>
        </w:pPrChange>
      </w:pPr>
      <w:del w:id="15496" w:author="Rachel Shipsey" w:date="2025-06-23T15:21:00Z">
        <w:r w:rsidRPr="00172F49" w:rsidDel="008D26A9">
          <w:delText>Legal obstacles- there may be no sufficient policy framework in place to guide in archiving of the census records and materials.</w:delText>
        </w:r>
        <w:bookmarkStart w:id="15497" w:name="_Toc201238817"/>
        <w:bookmarkStart w:id="15498" w:name="_Toc201320213"/>
        <w:bookmarkEnd w:id="15497"/>
        <w:bookmarkEnd w:id="15498"/>
      </w:del>
    </w:p>
    <w:p w14:paraId="5233902A" w14:textId="30AFCE39" w:rsidR="00CD27DF" w:rsidRPr="00172F49" w:rsidDel="008D26A9" w:rsidRDefault="00CD27DF">
      <w:pPr>
        <w:pStyle w:val="ListParagraph"/>
        <w:spacing w:after="0" w:line="276" w:lineRule="auto"/>
        <w:jc w:val="both"/>
        <w:rPr>
          <w:del w:id="15499" w:author="Rachel Shipsey" w:date="2025-06-23T15:21:00Z"/>
        </w:rPr>
        <w:pPrChange w:id="15500" w:author="Rachel Shipsey" w:date="2025-06-23T15:41:00Z">
          <w:pPr>
            <w:pStyle w:val="ListParagraph"/>
            <w:numPr>
              <w:numId w:val="106"/>
            </w:numPr>
            <w:spacing w:after="0" w:line="276" w:lineRule="auto"/>
            <w:ind w:hanging="360"/>
            <w:jc w:val="both"/>
          </w:pPr>
        </w:pPrChange>
      </w:pPr>
      <w:del w:id="15501" w:author="Rachel Shipsey" w:date="2025-06-23T15:21:00Z">
        <w:r w:rsidRPr="00172F49" w:rsidDel="008D26A9">
          <w:delText>Technical capacity obstacles may include lack of in-house capacity to handle the complex aspects such as data anonymization and curation of microdata to ensure its long-term availability. Lack of training in creating metadata records for microdata. Lack of capacity to administer existing microdata dissemination platforms and limited microdata archiving skills.</w:delText>
        </w:r>
        <w:bookmarkStart w:id="15502" w:name="_Toc201238818"/>
        <w:bookmarkStart w:id="15503" w:name="_Toc201320214"/>
        <w:bookmarkEnd w:id="15502"/>
        <w:bookmarkEnd w:id="15503"/>
      </w:del>
    </w:p>
    <w:p w14:paraId="1F2E7613" w14:textId="31ECB830" w:rsidR="00CD27DF" w:rsidRPr="00172F49" w:rsidDel="008D26A9" w:rsidRDefault="00CD27DF">
      <w:pPr>
        <w:pStyle w:val="ListParagraph"/>
        <w:spacing w:after="0" w:line="276" w:lineRule="auto"/>
        <w:jc w:val="both"/>
        <w:rPr>
          <w:del w:id="15504" w:author="Rachel Shipsey" w:date="2025-06-23T15:21:00Z"/>
        </w:rPr>
        <w:pPrChange w:id="15505" w:author="Rachel Shipsey" w:date="2025-06-23T15:41:00Z">
          <w:pPr>
            <w:pStyle w:val="ListParagraph"/>
            <w:numPr>
              <w:numId w:val="106"/>
            </w:numPr>
            <w:spacing w:after="0" w:line="276" w:lineRule="auto"/>
            <w:ind w:hanging="360"/>
            <w:jc w:val="both"/>
          </w:pPr>
        </w:pPrChange>
      </w:pPr>
      <w:del w:id="15506" w:author="Rachel Shipsey" w:date="2025-06-23T15:21:00Z">
        <w:r w:rsidRPr="70E65BEE" w:rsidDel="008D26A9">
          <w:delText xml:space="preserve">Technological challenges, for instance lack of adequate computers, lack of a functional website or outdated website or websites that are not optimally functional. Nonexistence and outdated microdata dissemination platforms. This is coupled with the rapid pace of technology and the fast-changing nature of electronic data storage media present a challenge to the preservation of information over a long period of time. With the rapid change of technology, migration of archival systems to modern ones is inevitable. This calls for digital migration to improve cost effectiveness, avoid media decal and adhere to new user requirements. </w:delText>
        </w:r>
        <w:bookmarkStart w:id="15507" w:name="_Toc201238819"/>
        <w:bookmarkStart w:id="15508" w:name="_Toc201320215"/>
        <w:bookmarkEnd w:id="15507"/>
        <w:bookmarkEnd w:id="15508"/>
      </w:del>
    </w:p>
    <w:p w14:paraId="54747012" w14:textId="69921085" w:rsidR="00CD27DF" w:rsidRPr="00172F49" w:rsidDel="008D26A9" w:rsidRDefault="00CD27DF">
      <w:pPr>
        <w:pStyle w:val="ListParagraph"/>
        <w:spacing w:after="0" w:line="276" w:lineRule="auto"/>
        <w:jc w:val="both"/>
        <w:rPr>
          <w:del w:id="15509" w:author="Rachel Shipsey" w:date="2025-06-23T15:21:00Z"/>
        </w:rPr>
        <w:pPrChange w:id="15510" w:author="Rachel Shipsey" w:date="2025-06-23T15:41:00Z">
          <w:pPr>
            <w:pStyle w:val="ListParagraph"/>
            <w:numPr>
              <w:numId w:val="106"/>
            </w:numPr>
            <w:spacing w:after="0" w:line="276" w:lineRule="auto"/>
            <w:ind w:hanging="360"/>
            <w:jc w:val="both"/>
          </w:pPr>
        </w:pPrChange>
      </w:pPr>
      <w:del w:id="15511" w:author="Rachel Shipsey" w:date="2025-06-23T15:21:00Z">
        <w:r w:rsidRPr="00172F49" w:rsidDel="008D26A9">
          <w:delText>Inadequate financial resources to support the process of undertaking documentation of microdata files, to meet the costs of creating access tools and safeguards, and of supporting authorization enquiries made by the research community; helping data users of microdata files to navigate complex file structures and variable definitions.</w:delText>
        </w:r>
        <w:bookmarkStart w:id="15512" w:name="_Toc201238820"/>
        <w:bookmarkStart w:id="15513" w:name="_Toc201320216"/>
        <w:bookmarkEnd w:id="15512"/>
        <w:bookmarkEnd w:id="15513"/>
      </w:del>
    </w:p>
    <w:p w14:paraId="11FC5316" w14:textId="073FDB5B" w:rsidR="00CD27DF" w:rsidRPr="00172F49" w:rsidDel="008D26A9" w:rsidRDefault="00CD27DF">
      <w:pPr>
        <w:pStyle w:val="ListParagraph"/>
        <w:spacing w:after="0" w:line="276" w:lineRule="auto"/>
        <w:jc w:val="both"/>
        <w:rPr>
          <w:del w:id="15514" w:author="Rachel Shipsey" w:date="2025-06-23T15:21:00Z"/>
        </w:rPr>
        <w:pPrChange w:id="15515" w:author="Rachel Shipsey" w:date="2025-06-23T15:41:00Z">
          <w:pPr>
            <w:pStyle w:val="ListParagraph"/>
            <w:numPr>
              <w:numId w:val="106"/>
            </w:numPr>
            <w:spacing w:after="0" w:line="276" w:lineRule="auto"/>
            <w:ind w:hanging="360"/>
            <w:jc w:val="both"/>
          </w:pPr>
        </w:pPrChange>
      </w:pPr>
      <w:del w:id="15516" w:author="Rachel Shipsey" w:date="2025-06-23T15:21:00Z">
        <w:r w:rsidRPr="00172F49" w:rsidDel="008D26A9">
          <w:delText>Limited budget allocation to archiving - Government and donor expenditure is allocated mainly for data collection, and very little funding is provided for the long-term preservation, archiving of census records, and sharing of micro-data.</w:delText>
        </w:r>
        <w:bookmarkStart w:id="15517" w:name="_Toc201238821"/>
        <w:bookmarkStart w:id="15518" w:name="_Toc201320217"/>
        <w:bookmarkEnd w:id="15517"/>
        <w:bookmarkEnd w:id="15518"/>
      </w:del>
    </w:p>
    <w:p w14:paraId="180C1FBA" w14:textId="37CEE2B0" w:rsidR="00CD27DF" w:rsidRPr="00172F49" w:rsidDel="008D26A9" w:rsidRDefault="00CD27DF">
      <w:pPr>
        <w:pStyle w:val="ListParagraph"/>
        <w:spacing w:after="0" w:line="276" w:lineRule="auto"/>
        <w:jc w:val="both"/>
        <w:rPr>
          <w:del w:id="15519" w:author="Rachel Shipsey" w:date="2025-06-23T15:21:00Z"/>
        </w:rPr>
        <w:pPrChange w:id="15520" w:author="Rachel Shipsey" w:date="2025-06-23T15:41:00Z">
          <w:pPr/>
        </w:pPrChange>
      </w:pPr>
      <w:bookmarkStart w:id="15521" w:name="_Toc201238822"/>
      <w:bookmarkStart w:id="15522" w:name="_Toc201320218"/>
      <w:bookmarkEnd w:id="15521"/>
      <w:bookmarkEnd w:id="15522"/>
    </w:p>
    <w:p w14:paraId="2429E6E8" w14:textId="16DB4F5C" w:rsidR="00CD27DF" w:rsidRPr="00172F49" w:rsidDel="008D26A9" w:rsidRDefault="00CD27DF">
      <w:pPr>
        <w:pStyle w:val="ListParagraph"/>
        <w:spacing w:after="0" w:line="276" w:lineRule="auto"/>
        <w:jc w:val="both"/>
        <w:rPr>
          <w:del w:id="15523" w:author="Rachel Shipsey" w:date="2025-06-23T15:21:00Z"/>
        </w:rPr>
        <w:pPrChange w:id="15524" w:author="Rachel Shipsey" w:date="2025-06-23T15:41:00Z">
          <w:pPr>
            <w:pStyle w:val="Default"/>
          </w:pPr>
        </w:pPrChange>
      </w:pPr>
      <w:bookmarkStart w:id="15525" w:name="_Toc201238823"/>
      <w:bookmarkStart w:id="15526" w:name="_Toc201320219"/>
      <w:bookmarkEnd w:id="15525"/>
      <w:bookmarkEnd w:id="15526"/>
    </w:p>
    <w:p w14:paraId="768C1EEE" w14:textId="2F21D792" w:rsidR="00CD27DF" w:rsidRPr="00172F49" w:rsidDel="008D26A9" w:rsidRDefault="00CD27DF">
      <w:pPr>
        <w:pStyle w:val="ListParagraph"/>
        <w:spacing w:after="0" w:line="276" w:lineRule="auto"/>
        <w:jc w:val="both"/>
        <w:rPr>
          <w:del w:id="15527" w:author="Rachel Shipsey" w:date="2025-06-23T15:21:00Z"/>
        </w:rPr>
        <w:pPrChange w:id="15528" w:author="Rachel Shipsey" w:date="2025-06-23T15:41:00Z">
          <w:pPr>
            <w:pStyle w:val="Default"/>
          </w:pPr>
        </w:pPrChange>
      </w:pPr>
      <w:del w:id="15529" w:author="Rachel Shipsey" w:date="2025-06-23T15:21:00Z">
        <w:r w:rsidRPr="00172F49" w:rsidDel="008D26A9">
          <w:delText xml:space="preserve"> </w:delText>
        </w:r>
        <w:bookmarkStart w:id="15530" w:name="_Toc201238824"/>
        <w:bookmarkStart w:id="15531" w:name="_Toc201320220"/>
        <w:bookmarkEnd w:id="15530"/>
        <w:bookmarkEnd w:id="15531"/>
      </w:del>
    </w:p>
    <w:p w14:paraId="788B89B1" w14:textId="799622AE" w:rsidR="00CD27DF" w:rsidRPr="00D90269" w:rsidDel="008D26A9" w:rsidRDefault="00CD27DF">
      <w:pPr>
        <w:pStyle w:val="ListParagraph"/>
        <w:spacing w:after="0" w:line="276" w:lineRule="auto"/>
        <w:jc w:val="both"/>
        <w:rPr>
          <w:del w:id="15532" w:author="Rachel Shipsey" w:date="2025-06-23T15:21:00Z"/>
          <w:rFonts w:asciiTheme="minorBidi" w:hAnsiTheme="minorBidi" w:cstheme="majorBidi"/>
          <w:b/>
          <w:sz w:val="28"/>
          <w:szCs w:val="26"/>
          <w:rPrChange w:id="15533" w:author="Pamela Kakande Nabukhonzo" w:date="2025-06-09T09:10:00Z">
            <w:rPr>
              <w:del w:id="15534" w:author="Rachel Shipsey" w:date="2025-06-23T15:21:00Z"/>
              <w:rFonts w:cs="Arial"/>
              <w:b w:val="0"/>
              <w:bCs/>
              <w:color w:val="0070C0"/>
              <w:sz w:val="22"/>
              <w:szCs w:val="22"/>
            </w:rPr>
          </w:rPrChange>
        </w:rPr>
        <w:pPrChange w:id="15535" w:author="Rachel Shipsey" w:date="2025-06-23T15:41:00Z">
          <w:pPr>
            <w:pStyle w:val="Heading2"/>
          </w:pPr>
        </w:pPrChange>
      </w:pPr>
      <w:del w:id="15536" w:author="Rachel Shipsey" w:date="2025-06-23T15:21:00Z">
        <w:r w:rsidRPr="00B57F0B" w:rsidDel="008D26A9">
          <w:rPr>
            <w:rFonts w:asciiTheme="minorBidi" w:hAnsiTheme="minorBidi" w:cstheme="majorBidi"/>
            <w:sz w:val="28"/>
            <w:szCs w:val="26"/>
            <w:rPrChange w:id="15537" w:author="Pamela Kakande Nabukhonzo" w:date="2025-06-10T17:27:00Z">
              <w:rPr>
                <w:rFonts w:cs="Arial"/>
                <w:bCs/>
                <w:color w:val="0070C0"/>
                <w:sz w:val="22"/>
              </w:rPr>
            </w:rPrChange>
          </w:rPr>
          <w:delText xml:space="preserve">13.3 </w:delText>
        </w:r>
        <w:bookmarkStart w:id="15538" w:name="_Toc201320221"/>
        <w:r w:rsidRPr="00B57F0B" w:rsidDel="008D26A9">
          <w:rPr>
            <w:rFonts w:asciiTheme="minorBidi" w:hAnsiTheme="minorBidi" w:cstheme="majorBidi"/>
            <w:sz w:val="28"/>
            <w:szCs w:val="26"/>
            <w:rPrChange w:id="15539" w:author="Pamela Kakande Nabukhonzo" w:date="2025-06-10T17:27:00Z">
              <w:rPr>
                <w:rFonts w:cs="Arial"/>
                <w:bCs/>
                <w:color w:val="0070C0"/>
                <w:sz w:val="22"/>
              </w:rPr>
            </w:rPrChange>
          </w:rPr>
          <w:delText>Reference</w:delText>
        </w:r>
      </w:del>
      <w:ins w:id="15540" w:author="Pamela Kakande Nabukhonzo" w:date="2025-06-10T17:32:00Z">
        <w:del w:id="15541" w:author="Rachel Shipsey" w:date="2025-06-23T15:21:00Z">
          <w:r w:rsidR="007E17BC" w:rsidDel="008D26A9">
            <w:delText>s</w:delText>
          </w:r>
        </w:del>
      </w:ins>
      <w:bookmarkEnd w:id="15538"/>
    </w:p>
    <w:p w14:paraId="1C2E479C" w14:textId="6FF625FB" w:rsidR="00CD27DF" w:rsidRPr="00172F49" w:rsidDel="008D26A9" w:rsidRDefault="00CD27DF">
      <w:pPr>
        <w:pStyle w:val="ListParagraph"/>
        <w:spacing w:after="0" w:line="276" w:lineRule="auto"/>
        <w:jc w:val="both"/>
        <w:rPr>
          <w:del w:id="15542" w:author="Rachel Shipsey" w:date="2025-06-23T15:21:00Z"/>
          <w:rFonts w:cs="Arial"/>
        </w:rPr>
        <w:pPrChange w:id="15543" w:author="Rachel Shipsey" w:date="2025-06-23T15:41:00Z">
          <w:pPr>
            <w:pStyle w:val="ListParagraph"/>
            <w:numPr>
              <w:numId w:val="107"/>
            </w:numPr>
            <w:spacing w:after="0" w:line="276" w:lineRule="auto"/>
            <w:ind w:hanging="360"/>
          </w:pPr>
        </w:pPrChange>
      </w:pPr>
      <w:del w:id="15544" w:author="Rachel Shipsey" w:date="2025-06-23T15:21:00Z">
        <w:r w:rsidRPr="00172F49" w:rsidDel="008D26A9">
          <w:rPr>
            <w:rFonts w:cs="Arial"/>
          </w:rPr>
          <w:delText xml:space="preserve">United Nations, Handbook on the Management of Population and Housing Censuses, Revision 2, New York, 2016. </w:delText>
        </w:r>
      </w:del>
    </w:p>
    <w:p w14:paraId="091E2A1A" w14:textId="1C5DD285" w:rsidR="00956481" w:rsidRPr="00956481" w:rsidDel="008D26A9" w:rsidRDefault="00956481">
      <w:pPr>
        <w:pStyle w:val="ListParagraph"/>
        <w:spacing w:after="0" w:line="276" w:lineRule="auto"/>
        <w:jc w:val="both"/>
        <w:rPr>
          <w:ins w:id="15545" w:author="Pamela Kakande Nabukhonzo" w:date="2025-06-09T17:00:00Z"/>
          <w:del w:id="15546" w:author="Rachel Shipsey" w:date="2025-06-23T15:21:00Z"/>
          <w:rFonts w:cs="Arial"/>
        </w:rPr>
        <w:pPrChange w:id="15547" w:author="Rachel Shipsey" w:date="2025-06-23T15:41:00Z">
          <w:pPr>
            <w:pStyle w:val="ListParagraph"/>
            <w:numPr>
              <w:numId w:val="107"/>
            </w:numPr>
            <w:ind w:hanging="360"/>
          </w:pPr>
        </w:pPrChange>
      </w:pPr>
      <w:ins w:id="15548" w:author="Pamela Kakande Nabukhonzo" w:date="2025-06-09T17:00:00Z">
        <w:del w:id="15549" w:author="Rachel Shipsey" w:date="2025-06-23T15:21:00Z">
          <w:r w:rsidRPr="00956481" w:rsidDel="008D26A9">
            <w:rPr>
              <w:rFonts w:cs="Arial"/>
            </w:rPr>
            <w:delText xml:space="preserve">United Nations. Principles and Recommendations for Population and Housing Censuses, Revision 4 (Draft) [Internet]. DRAFT – VERSION 31 JANUARY 2025. Fifty-sixth session Statistical Commission, New York; [cited 2025 Apr 19]. 439 p. Available from: </w:delText>
          </w:r>
          <w:r w:rsidDel="008D26A9">
            <w:rPr>
              <w:rFonts w:cs="Arial"/>
            </w:rPr>
            <w:fldChar w:fldCharType="begin"/>
          </w:r>
          <w:r w:rsidDel="008D26A9">
            <w:rPr>
              <w:rFonts w:cs="Arial"/>
            </w:rPr>
            <w:delInstrText>HYPERLINK "</w:delInstrText>
          </w:r>
          <w:r w:rsidRPr="00956481" w:rsidDel="008D26A9">
            <w:rPr>
              <w:rFonts w:cs="Arial"/>
            </w:rPr>
            <w:delInstrText>https://unstats.un.org/UNSDWebsite/statcom/session_56/documents/BG-3b-Draft_P&amp;R_4th_Rev-E.pdf</w:delInstrText>
          </w:r>
          <w:r w:rsidDel="008D26A9">
            <w:rPr>
              <w:rFonts w:cs="Arial"/>
            </w:rPr>
            <w:delInstrText>"</w:delInstrText>
          </w:r>
          <w:r w:rsidDel="008D26A9">
            <w:rPr>
              <w:rFonts w:cs="Arial"/>
            </w:rPr>
          </w:r>
          <w:r w:rsidDel="008D26A9">
            <w:rPr>
              <w:rFonts w:cs="Arial"/>
            </w:rPr>
            <w:fldChar w:fldCharType="separate"/>
          </w:r>
          <w:r w:rsidRPr="004C0909" w:rsidDel="008D26A9">
            <w:rPr>
              <w:rStyle w:val="Hyperlink"/>
              <w:rFonts w:cs="Arial"/>
            </w:rPr>
            <w:delText>https://unstats.un.org/UNSDWebsite/statcom/session_56/documents/BG-3b-Draft_P&amp;R_4th_Rev-E.pdf</w:delText>
          </w:r>
          <w:r w:rsidDel="008D26A9">
            <w:rPr>
              <w:rFonts w:cs="Arial"/>
            </w:rPr>
            <w:fldChar w:fldCharType="end"/>
          </w:r>
          <w:r w:rsidDel="008D26A9">
            <w:rPr>
              <w:rFonts w:cs="Arial"/>
            </w:rPr>
            <w:delText xml:space="preserve"> </w:delText>
          </w:r>
          <w:r w:rsidRPr="00956481" w:rsidDel="008D26A9">
            <w:rPr>
              <w:rFonts w:cs="Arial"/>
            </w:rPr>
            <w:delText xml:space="preserve">  </w:delText>
          </w:r>
        </w:del>
      </w:ins>
    </w:p>
    <w:p w14:paraId="367DEC56" w14:textId="0A674F6C" w:rsidR="00CD27DF" w:rsidRPr="00172F49" w:rsidDel="008D26A9" w:rsidRDefault="00CD27DF">
      <w:pPr>
        <w:pStyle w:val="ListParagraph"/>
        <w:spacing w:after="0" w:line="276" w:lineRule="auto"/>
        <w:jc w:val="both"/>
        <w:rPr>
          <w:del w:id="15550" w:author="Rachel Shipsey" w:date="2025-06-23T15:21:00Z"/>
          <w:rFonts w:cs="Arial"/>
        </w:rPr>
        <w:pPrChange w:id="15551" w:author="Rachel Shipsey" w:date="2025-06-23T15:41:00Z">
          <w:pPr>
            <w:pStyle w:val="ListParagraph"/>
            <w:numPr>
              <w:numId w:val="107"/>
            </w:numPr>
            <w:spacing w:after="0" w:line="276" w:lineRule="auto"/>
            <w:ind w:hanging="360"/>
          </w:pPr>
        </w:pPrChange>
      </w:pPr>
      <w:del w:id="15552" w:author="Rachel Shipsey" w:date="2025-06-23T15:21:00Z">
        <w:r w:rsidRPr="00172F49" w:rsidDel="008D26A9">
          <w:rPr>
            <w:rFonts w:cs="Arial"/>
          </w:rPr>
          <w:delText>Principles and Recommendations for Population and Housing Censuses Revision 3; United Nations: ST/ESA/STAT/SER.M/67/Rev.3</w:delText>
        </w:r>
      </w:del>
    </w:p>
    <w:p w14:paraId="17E06FB8" w14:textId="32EA900A" w:rsidR="00CD27DF" w:rsidRPr="00172F49" w:rsidDel="008D26A9" w:rsidRDefault="00000000">
      <w:pPr>
        <w:pStyle w:val="ListParagraph"/>
        <w:spacing w:after="0" w:line="276" w:lineRule="auto"/>
        <w:jc w:val="both"/>
        <w:rPr>
          <w:del w:id="15553" w:author="Rachel Shipsey" w:date="2025-06-23T15:21:00Z"/>
          <w:rFonts w:cs="Arial"/>
        </w:rPr>
        <w:pPrChange w:id="15554" w:author="Rachel Shipsey" w:date="2025-06-23T15:41:00Z">
          <w:pPr>
            <w:pStyle w:val="ListParagraph"/>
            <w:numPr>
              <w:numId w:val="107"/>
            </w:numPr>
            <w:spacing w:after="0" w:line="276" w:lineRule="auto"/>
            <w:ind w:hanging="360"/>
          </w:pPr>
        </w:pPrChange>
      </w:pPr>
      <w:del w:id="15555" w:author="Rachel Shipsey" w:date="2025-06-23T15:21:00Z">
        <w:r w:rsidDel="008D26A9">
          <w:fldChar w:fldCharType="begin"/>
        </w:r>
        <w:r w:rsidDel="008D26A9">
          <w:delInstrText>HYPERLINK "https://www.unfpa.org/resources/census-data-archiving-and-preservation"</w:delInstrText>
        </w:r>
        <w:r w:rsidDel="008D26A9">
          <w:fldChar w:fldCharType="separate"/>
        </w:r>
        <w:r w:rsidR="00CD27DF" w:rsidRPr="00172F49" w:rsidDel="008D26A9">
          <w:rPr>
            <w:rStyle w:val="Hyperlink"/>
            <w:rFonts w:cs="Arial"/>
          </w:rPr>
          <w:delText>https://www.unfpa.org/resources/census-data-archiving-and-preservation</w:delText>
        </w:r>
        <w:r w:rsidDel="008D26A9">
          <w:rPr>
            <w:rStyle w:val="Hyperlink"/>
            <w:rFonts w:cs="Arial"/>
          </w:rPr>
          <w:fldChar w:fldCharType="end"/>
        </w:r>
        <w:r w:rsidR="00CD27DF" w:rsidRPr="00172F49" w:rsidDel="008D26A9">
          <w:rPr>
            <w:rFonts w:cs="Arial"/>
          </w:rPr>
          <w:delText xml:space="preserve"> </w:delText>
        </w:r>
      </w:del>
    </w:p>
    <w:p w14:paraId="182A9C78" w14:textId="3FC531CC" w:rsidR="00CD27DF" w:rsidRPr="00172F49" w:rsidDel="008D26A9" w:rsidRDefault="00000000">
      <w:pPr>
        <w:pStyle w:val="ListParagraph"/>
        <w:spacing w:after="0" w:line="276" w:lineRule="auto"/>
        <w:jc w:val="both"/>
        <w:rPr>
          <w:del w:id="15556" w:author="Rachel Shipsey" w:date="2025-06-23T15:21:00Z"/>
          <w:rFonts w:cs="Arial"/>
        </w:rPr>
        <w:pPrChange w:id="15557" w:author="Rachel Shipsey" w:date="2025-06-23T15:41:00Z">
          <w:pPr>
            <w:pStyle w:val="ListParagraph"/>
            <w:numPr>
              <w:numId w:val="107"/>
            </w:numPr>
            <w:spacing w:after="0" w:line="276" w:lineRule="auto"/>
            <w:ind w:hanging="360"/>
            <w:jc w:val="both"/>
          </w:pPr>
        </w:pPrChange>
      </w:pPr>
      <w:del w:id="15558" w:author="Rachel Shipsey" w:date="2025-06-23T15:21:00Z">
        <w:r w:rsidDel="008D26A9">
          <w:fldChar w:fldCharType="begin"/>
        </w:r>
        <w:r w:rsidDel="008D26A9">
          <w:delInstrText>HYPERLINK "https://www.unfpa.org/sites/default/files/resource-pdf/Archiving-Brief.pdf"</w:delInstrText>
        </w:r>
        <w:r w:rsidDel="008D26A9">
          <w:fldChar w:fldCharType="separate"/>
        </w:r>
        <w:r w:rsidR="00CD27DF" w:rsidRPr="00172F49" w:rsidDel="008D26A9">
          <w:rPr>
            <w:rStyle w:val="Hyperlink"/>
            <w:rFonts w:cs="Arial"/>
          </w:rPr>
          <w:delText>https://www.unfpa.org/sites/default/files/resource-pdf/Archiving-Brief.pdf</w:delText>
        </w:r>
        <w:r w:rsidDel="008D26A9">
          <w:rPr>
            <w:rStyle w:val="Hyperlink"/>
            <w:rFonts w:cs="Arial"/>
          </w:rPr>
          <w:fldChar w:fldCharType="end"/>
        </w:r>
        <w:r w:rsidR="00CD27DF" w:rsidRPr="00172F49" w:rsidDel="008D26A9">
          <w:rPr>
            <w:rFonts w:cs="Arial"/>
          </w:rPr>
          <w:delText xml:space="preserve"> </w:delText>
        </w:r>
      </w:del>
    </w:p>
    <w:p w14:paraId="310E10F4" w14:textId="20B18146" w:rsidR="001B67C5" w:rsidDel="008D26A9" w:rsidRDefault="001B67C5">
      <w:pPr>
        <w:pStyle w:val="ListParagraph"/>
        <w:spacing w:after="0" w:line="276" w:lineRule="auto"/>
        <w:jc w:val="both"/>
        <w:rPr>
          <w:del w:id="15559" w:author="Rachel Shipsey" w:date="2025-06-23T15:21:00Z"/>
        </w:rPr>
        <w:pPrChange w:id="15560" w:author="Rachel Shipsey" w:date="2025-06-23T15:41:00Z">
          <w:pPr>
            <w:pStyle w:val="Heading1"/>
            <w:pBdr>
              <w:bottom w:val="single" w:sz="4" w:space="1" w:color="auto"/>
            </w:pBdr>
          </w:pPr>
        </w:pPrChange>
      </w:pPr>
      <w:del w:id="15561" w:author="Rachel Shipsey" w:date="2025-06-23T15:21:00Z">
        <w:r w:rsidDel="008D26A9">
          <w:br w:type="page"/>
        </w:r>
      </w:del>
    </w:p>
    <w:p w14:paraId="42F401D1" w14:textId="63E26FF1" w:rsidR="00EF5E7E" w:rsidDel="008D26A9" w:rsidRDefault="001B67C5">
      <w:pPr>
        <w:pStyle w:val="ListParagraph"/>
        <w:spacing w:after="0" w:line="276" w:lineRule="auto"/>
        <w:jc w:val="both"/>
        <w:rPr>
          <w:ins w:id="15562" w:author="Pamela Kakande Nabukhonzo" w:date="2025-06-10T17:26:00Z"/>
          <w:del w:id="15563" w:author="Rachel Shipsey" w:date="2025-06-23T15:21:00Z"/>
          <w:rFonts w:cs="Arial"/>
        </w:rPr>
      </w:pPr>
      <w:bookmarkStart w:id="15564" w:name="_Partnerships_and_collaboration"/>
      <w:bookmarkEnd w:id="15564"/>
      <w:del w:id="15565" w:author="Rachel Shipsey" w:date="2025-06-20T10:38:00Z">
        <w:r w:rsidRPr="001C5680" w:rsidDel="008B458C">
          <w:rPr>
            <w:rFonts w:eastAsiaTheme="majorEastAsia" w:cstheme="majorBidi"/>
            <w:b/>
            <w:sz w:val="32"/>
            <w:szCs w:val="32"/>
            <w:rPrChange w:id="15566" w:author="Rachel Shipsey" w:date="2025-06-20T10:39:00Z">
              <w:rPr>
                <w:rFonts w:cs="Arial"/>
                <w:b/>
                <w:bCs/>
                <w:sz w:val="28"/>
                <w:szCs w:val="28"/>
              </w:rPr>
            </w:rPrChange>
          </w:rPr>
          <w:delText>TWELVEPa</w:delText>
        </w:r>
        <w:bookmarkStart w:id="15567" w:name="_Toc201320222"/>
        <w:r w:rsidRPr="001C5680" w:rsidDel="008B458C">
          <w:rPr>
            <w:rFonts w:eastAsiaTheme="majorEastAsia" w:cstheme="majorBidi"/>
            <w:b/>
            <w:sz w:val="32"/>
            <w:szCs w:val="32"/>
            <w:rPrChange w:id="15568" w:author="Rachel Shipsey" w:date="2025-06-20T10:39:00Z">
              <w:rPr>
                <w:rFonts w:cs="Arial"/>
                <w:b/>
                <w:bCs/>
                <w:sz w:val="28"/>
                <w:szCs w:val="28"/>
              </w:rPr>
            </w:rPrChange>
          </w:rPr>
          <w:delText>r</w:delText>
        </w:r>
      </w:del>
      <w:del w:id="15569" w:author="Rachel Shipsey" w:date="2025-06-23T15:21:00Z">
        <w:r w:rsidRPr="001C5680" w:rsidDel="008D26A9">
          <w:rPr>
            <w:rFonts w:eastAsiaTheme="majorEastAsia" w:cstheme="majorBidi"/>
            <w:b/>
            <w:sz w:val="32"/>
            <w:szCs w:val="32"/>
            <w:rPrChange w:id="15570" w:author="Rachel Shipsey" w:date="2025-06-20T10:39:00Z">
              <w:rPr>
                <w:rFonts w:cs="Arial"/>
                <w:b/>
                <w:bCs/>
                <w:sz w:val="28"/>
                <w:szCs w:val="28"/>
              </w:rPr>
            </w:rPrChange>
          </w:rPr>
          <w:delText>tnerships and collaboration</w:delText>
        </w:r>
      </w:del>
      <w:bookmarkEnd w:id="15567"/>
    </w:p>
    <w:p w14:paraId="7131DC8A" w14:textId="198D4B5F" w:rsidR="007140B0" w:rsidDel="008D26A9" w:rsidRDefault="007140B0">
      <w:pPr>
        <w:pStyle w:val="ListParagraph"/>
        <w:spacing w:after="0" w:line="276" w:lineRule="auto"/>
        <w:jc w:val="both"/>
        <w:rPr>
          <w:ins w:id="15571" w:author="Pamela Kakande Nabukhonzo" w:date="2025-06-10T17:32:00Z"/>
          <w:del w:id="15572" w:author="Rachel Shipsey" w:date="2025-06-23T15:21:00Z"/>
        </w:rPr>
        <w:pPrChange w:id="15573" w:author="Rachel Shipsey" w:date="2025-06-23T15:41:00Z">
          <w:pPr>
            <w:pStyle w:val="Heading2"/>
          </w:pPr>
        </w:pPrChange>
      </w:pPr>
      <w:bookmarkStart w:id="15574" w:name="_Toc201320223"/>
      <w:ins w:id="15575" w:author="Pamela Kakande Nabukhonzo" w:date="2025-06-10T17:32:00Z">
        <w:del w:id="15576" w:author="Rachel Shipsey" w:date="2025-06-23T15:21:00Z">
          <w:r w:rsidRPr="00307A28" w:rsidDel="008D26A9">
            <w:delText>Introduction</w:delText>
          </w:r>
          <w:bookmarkEnd w:id="15574"/>
        </w:del>
      </w:ins>
    </w:p>
    <w:p w14:paraId="157F08DB" w14:textId="5C91380D" w:rsidR="00C0366E" w:rsidRPr="00C0366E" w:rsidDel="008D26A9" w:rsidRDefault="00C0366E">
      <w:pPr>
        <w:pStyle w:val="ListParagraph"/>
        <w:spacing w:after="0" w:line="276" w:lineRule="auto"/>
        <w:jc w:val="both"/>
        <w:rPr>
          <w:ins w:id="15577" w:author="Pamela Kakande Nabukhonzo" w:date="2025-06-10T17:37:00Z"/>
          <w:del w:id="15578" w:author="Rachel Shipsey" w:date="2025-06-23T15:21:00Z"/>
          <w:rFonts w:ascii="Calibri" w:hAnsi="Calibri" w:cs="Calibri"/>
          <w:color w:val="000000"/>
          <w:szCs w:val="24"/>
        </w:rPr>
        <w:pPrChange w:id="15579" w:author="Rachel Shipsey" w:date="2025-06-23T15:41:00Z">
          <w:pPr>
            <w:autoSpaceDE w:val="0"/>
            <w:autoSpaceDN w:val="0"/>
            <w:adjustRightInd w:val="0"/>
            <w:spacing w:after="0" w:line="240" w:lineRule="auto"/>
          </w:pPr>
        </w:pPrChange>
      </w:pPr>
    </w:p>
    <w:p w14:paraId="4583664A" w14:textId="3D320532" w:rsidR="00C0366E" w:rsidDel="008D26A9" w:rsidRDefault="00B075EC">
      <w:pPr>
        <w:pStyle w:val="ListParagraph"/>
        <w:spacing w:after="0" w:line="276" w:lineRule="auto"/>
        <w:jc w:val="both"/>
        <w:rPr>
          <w:ins w:id="15580" w:author="Pamela Kakande Nabukhonzo" w:date="2025-06-10T17:37:00Z"/>
          <w:del w:id="15581" w:author="Rachel Shipsey" w:date="2025-06-23T15:21:00Z"/>
          <w:rFonts w:cs="Arial"/>
        </w:rPr>
        <w:pPrChange w:id="15582" w:author="Rachel Shipsey" w:date="2025-06-23T15:41:00Z">
          <w:pPr>
            <w:autoSpaceDE w:val="0"/>
            <w:autoSpaceDN w:val="0"/>
            <w:adjustRightInd w:val="0"/>
            <w:spacing w:after="0" w:line="240" w:lineRule="auto"/>
            <w:jc w:val="both"/>
          </w:pPr>
        </w:pPrChange>
      </w:pPr>
      <w:ins w:id="15583" w:author="Pamela Kakande Nabukhonzo" w:date="2025-06-10T17:41:00Z">
        <w:del w:id="15584" w:author="Rachel Shipsey" w:date="2025-06-23T15:21:00Z">
          <w:r w:rsidRPr="00B075EC" w:rsidDel="008D26A9">
            <w:rPr>
              <w:rFonts w:cs="Arial"/>
            </w:rPr>
            <w:delText>The shift to digital population censuses in Africa has fundamentally changed the operational model, making partnerships and collaboration not just beneficial, but absolutely essential for success</w:delText>
          </w:r>
        </w:del>
      </w:ins>
      <w:ins w:id="15585" w:author="Pamela Kakande Nabukhonzo" w:date="2025-06-10T17:42:00Z">
        <w:del w:id="15586" w:author="Rachel Shipsey" w:date="2025-06-23T15:21:00Z">
          <w:r w:rsidR="0061663B" w:rsidDel="008D26A9">
            <w:rPr>
              <w:rFonts w:cs="Arial"/>
            </w:rPr>
            <w:delText>, efficiency and cost saving</w:delText>
          </w:r>
        </w:del>
      </w:ins>
      <w:ins w:id="15587" w:author="Pamela Kakande Nabukhonzo" w:date="2025-06-10T17:41:00Z">
        <w:del w:id="15588" w:author="Rachel Shipsey" w:date="2025-06-23T15:21:00Z">
          <w:r w:rsidRPr="00B075EC" w:rsidDel="008D26A9">
            <w:rPr>
              <w:rFonts w:cs="Arial"/>
            </w:rPr>
            <w:delText xml:space="preserve">. A modern digital census is too complex and resource-intensive for </w:delText>
          </w:r>
        </w:del>
      </w:ins>
      <w:ins w:id="15589" w:author="Pamela Kakande Nabukhonzo" w:date="2025-06-10T17:43:00Z">
        <w:del w:id="15590" w:author="Rachel Shipsey" w:date="2025-06-23T15:21:00Z">
          <w:r w:rsidR="00647EC7" w:rsidRPr="00B075EC" w:rsidDel="008D26A9">
            <w:rPr>
              <w:rFonts w:cs="Arial"/>
            </w:rPr>
            <w:delText>a</w:delText>
          </w:r>
        </w:del>
      </w:ins>
      <w:ins w:id="15591" w:author="Pamela Kakande Nabukhonzo" w:date="2025-06-12T21:54:00Z">
        <w:del w:id="15592" w:author="Rachel Shipsey" w:date="2025-06-23T15:21:00Z">
          <w:r w:rsidR="00B2727A" w:rsidDel="008D26A9">
            <w:rPr>
              <w:rFonts w:cs="Arial"/>
            </w:rPr>
            <w:delText xml:space="preserve"> </w:delText>
          </w:r>
          <w:r w:rsidR="00B2727A" w:rsidRPr="008D610B" w:rsidDel="008D26A9">
            <w:rPr>
              <w:rFonts w:cs="Arial"/>
            </w:rPr>
            <w:delText>National Statistical Office</w:delText>
          </w:r>
        </w:del>
      </w:ins>
      <w:ins w:id="15593" w:author="Pamela Kakande Nabukhonzo" w:date="2025-06-10T17:41:00Z">
        <w:del w:id="15594" w:author="Rachel Shipsey" w:date="2025-06-23T15:21:00Z">
          <w:r w:rsidRPr="00B075EC" w:rsidDel="008D26A9">
            <w:rPr>
              <w:rFonts w:cs="Arial"/>
            </w:rPr>
            <w:delText xml:space="preserve"> </w:delText>
          </w:r>
        </w:del>
      </w:ins>
      <w:ins w:id="15595" w:author="Pamela Kakande Nabukhonzo" w:date="2025-06-12T21:54:00Z">
        <w:del w:id="15596" w:author="Rachel Shipsey" w:date="2025-06-23T15:21:00Z">
          <w:r w:rsidR="00B24302" w:rsidDel="008D26A9">
            <w:rPr>
              <w:rFonts w:cs="Arial"/>
            </w:rPr>
            <w:delText>(</w:delText>
          </w:r>
        </w:del>
      </w:ins>
      <w:ins w:id="15597" w:author="Pamela Kakande Nabukhonzo" w:date="2025-06-10T17:41:00Z">
        <w:del w:id="15598" w:author="Rachel Shipsey" w:date="2025-06-23T15:21:00Z">
          <w:r w:rsidRPr="00B075EC" w:rsidDel="008D26A9">
            <w:rPr>
              <w:rFonts w:cs="Arial"/>
            </w:rPr>
            <w:delText>NSO</w:delText>
          </w:r>
        </w:del>
      </w:ins>
      <w:ins w:id="15599" w:author="Pamela Kakande Nabukhonzo" w:date="2025-06-12T21:54:00Z">
        <w:del w:id="15600" w:author="Rachel Shipsey" w:date="2025-06-23T15:21:00Z">
          <w:r w:rsidR="00B24302" w:rsidDel="008D26A9">
            <w:rPr>
              <w:rFonts w:cs="Arial"/>
            </w:rPr>
            <w:delText>)</w:delText>
          </w:r>
        </w:del>
      </w:ins>
      <w:ins w:id="15601" w:author="Pamela Kakande Nabukhonzo" w:date="2025-06-10T17:41:00Z">
        <w:del w:id="15602" w:author="Rachel Shipsey" w:date="2025-06-23T15:21:00Z">
          <w:r w:rsidRPr="00B075EC" w:rsidDel="008D26A9">
            <w:rPr>
              <w:rFonts w:cs="Arial"/>
            </w:rPr>
            <w:delText xml:space="preserve"> to handle alone. It requires a "whole-of-society" approach, bringing together a diverse ecosystem of actors</w:delText>
          </w:r>
        </w:del>
      </w:ins>
      <w:ins w:id="15603" w:author="Pamela Kakande Nabukhonzo" w:date="2025-06-10T17:44:00Z">
        <w:del w:id="15604" w:author="Rachel Shipsey" w:date="2025-06-23T15:21:00Z">
          <w:r w:rsidR="007F7E06" w:rsidDel="008D26A9">
            <w:rPr>
              <w:rFonts w:cs="Arial"/>
            </w:rPr>
            <w:delText xml:space="preserve"> as outlined </w:delText>
          </w:r>
        </w:del>
      </w:ins>
      <w:ins w:id="15605" w:author="Pamela Kakande Nabukhonzo" w:date="2025-06-10T17:45:00Z">
        <w:del w:id="15606" w:author="Rachel Shipsey" w:date="2025-06-23T15:21:00Z">
          <w:r w:rsidR="007F7E06" w:rsidDel="008D26A9">
            <w:rPr>
              <w:rFonts w:cs="Arial"/>
            </w:rPr>
            <w:delText xml:space="preserve">among the key prerequisites for a digital census </w:delText>
          </w:r>
        </w:del>
      </w:ins>
      <w:ins w:id="15607" w:author="Pamela Kakande Nabukhonzo" w:date="2025-06-10T17:44:00Z">
        <w:del w:id="15608" w:author="Rachel Shipsey" w:date="2025-06-23T15:21:00Z">
          <w:r w:rsidR="007F7E06" w:rsidDel="008D26A9">
            <w:rPr>
              <w:rFonts w:cs="Arial"/>
            </w:rPr>
            <w:delText xml:space="preserve">in the chapter on  and the UN P&amp;R para </w:delText>
          </w:r>
        </w:del>
      </w:ins>
      <w:ins w:id="15609" w:author="Pamela Kakande Nabukhonzo" w:date="2025-06-10T17:37:00Z">
        <w:del w:id="15610" w:author="Rachel Shipsey" w:date="2025-06-23T15:21:00Z">
          <w:r w:rsidR="00C0366E" w:rsidRPr="00A77B42" w:rsidDel="008D26A9">
            <w:rPr>
              <w:rFonts w:cs="Arial"/>
            </w:rPr>
            <w:delText>2.</w:delText>
          </w:r>
        </w:del>
      </w:ins>
      <w:ins w:id="15611" w:author="Pamela Kakande Nabukhonzo" w:date="2025-06-10T17:46:00Z">
        <w:del w:id="15612" w:author="Rachel Shipsey" w:date="2025-06-23T15:21:00Z">
          <w:r w:rsidR="00A77B42" w:rsidRPr="00A77B42" w:rsidDel="008D26A9">
            <w:rPr>
              <w:rFonts w:cs="Arial"/>
            </w:rPr>
            <w:delText>165</w:delText>
          </w:r>
          <w:r w:rsidR="00A77B42" w:rsidDel="008D26A9">
            <w:rPr>
              <w:rFonts w:cs="Arial"/>
            </w:rPr>
            <w:delText xml:space="preserve"> </w:delText>
          </w:r>
        </w:del>
      </w:ins>
      <w:ins w:id="15613" w:author="Pamela Kakande Nabukhonzo" w:date="2025-06-10T17:45:00Z">
        <w:del w:id="15614" w:author="Rachel Shipsey" w:date="2025-06-23T15:21:00Z">
          <w:r w:rsidR="007540FD" w:rsidDel="008D26A9">
            <w:rPr>
              <w:rFonts w:cs="Arial"/>
            </w:rPr>
            <w:delText xml:space="preserve">to </w:delText>
          </w:r>
        </w:del>
      </w:ins>
      <w:ins w:id="15615" w:author="Pamela Kakande Nabukhonzo" w:date="2025-06-10T17:47:00Z">
        <w:del w:id="15616" w:author="Rachel Shipsey" w:date="2025-06-23T15:21:00Z">
          <w:r w:rsidR="00CE01AC" w:rsidRPr="00CE01AC" w:rsidDel="008D26A9">
            <w:rPr>
              <w:rFonts w:cs="Arial"/>
            </w:rPr>
            <w:delText>2.172</w:delText>
          </w:r>
          <w:r w:rsidR="00CE01AC" w:rsidDel="008D26A9">
            <w:rPr>
              <w:rFonts w:cs="Arial"/>
            </w:rPr>
            <w:delText>.</w:delText>
          </w:r>
        </w:del>
      </w:ins>
    </w:p>
    <w:p w14:paraId="29E6F271" w14:textId="42FE17EB" w:rsidR="007140B0" w:rsidRPr="007C6F00" w:rsidDel="008D26A9" w:rsidRDefault="007140B0">
      <w:pPr>
        <w:pStyle w:val="ListParagraph"/>
        <w:spacing w:after="0" w:line="276" w:lineRule="auto"/>
        <w:jc w:val="both"/>
        <w:rPr>
          <w:ins w:id="15617" w:author="Pamela Kakande Nabukhonzo" w:date="2025-06-10T17:32:00Z"/>
          <w:del w:id="15618" w:author="Rachel Shipsey" w:date="2025-06-23T15:21:00Z"/>
          <w:rFonts w:cs="Arial"/>
        </w:rPr>
        <w:pPrChange w:id="15619" w:author="Rachel Shipsey" w:date="2025-06-23T15:41:00Z">
          <w:pPr>
            <w:autoSpaceDE w:val="0"/>
            <w:autoSpaceDN w:val="0"/>
            <w:adjustRightInd w:val="0"/>
            <w:spacing w:after="0" w:line="240" w:lineRule="auto"/>
            <w:jc w:val="both"/>
          </w:pPr>
        </w:pPrChange>
      </w:pPr>
    </w:p>
    <w:p w14:paraId="533E81E4" w14:textId="3017BC26" w:rsidR="000843E1" w:rsidRPr="005803E5" w:rsidDel="008D26A9" w:rsidRDefault="000843E1">
      <w:pPr>
        <w:pStyle w:val="ListParagraph"/>
        <w:spacing w:after="0" w:line="276" w:lineRule="auto"/>
        <w:jc w:val="both"/>
        <w:rPr>
          <w:ins w:id="15620" w:author="Pamela Kakande Nabukhonzo" w:date="2025-06-10T17:50:00Z"/>
          <w:del w:id="15621" w:author="Rachel Shipsey" w:date="2025-06-23T15:21:00Z"/>
        </w:rPr>
        <w:pPrChange w:id="15622" w:author="Rachel Shipsey" w:date="2025-06-23T15:41:00Z">
          <w:pPr>
            <w:pStyle w:val="Heading3"/>
          </w:pPr>
        </w:pPrChange>
      </w:pPr>
      <w:bookmarkStart w:id="15623" w:name="_Toc201320224"/>
      <w:ins w:id="15624" w:author="Pamela Kakande Nabukhonzo" w:date="2025-06-10T17:50:00Z">
        <w:del w:id="15625" w:author="Rachel Shipsey" w:date="2025-06-23T15:21:00Z">
          <w:r w:rsidRPr="005803E5" w:rsidDel="008D26A9">
            <w:delText xml:space="preserve">Comparison of </w:delText>
          </w:r>
        </w:del>
      </w:ins>
      <w:ins w:id="15626" w:author="Pamela Kakande Nabukhonzo" w:date="2025-06-10T17:51:00Z">
        <w:del w:id="15627" w:author="Rachel Shipsey" w:date="2025-06-23T15:21:00Z">
          <w:r w:rsidRPr="005803E5" w:rsidDel="008D26A9">
            <w:delText>partnerships and collaboration</w:delText>
          </w:r>
        </w:del>
      </w:ins>
      <w:ins w:id="15628" w:author="Pamela Kakande Nabukhonzo" w:date="2025-06-10T17:50:00Z">
        <w:del w:id="15629" w:author="Rachel Shipsey" w:date="2025-06-23T15:21:00Z">
          <w:r w:rsidRPr="005803E5" w:rsidDel="008D26A9">
            <w:delText xml:space="preserve"> in the non-digital versus digital census era</w:delText>
          </w:r>
          <w:bookmarkEnd w:id="15623"/>
        </w:del>
      </w:ins>
    </w:p>
    <w:p w14:paraId="27638859" w14:textId="59F94EB0" w:rsidR="000843E1" w:rsidDel="008D26A9" w:rsidRDefault="005C0585">
      <w:pPr>
        <w:pStyle w:val="ListParagraph"/>
        <w:spacing w:after="0" w:line="276" w:lineRule="auto"/>
        <w:jc w:val="both"/>
        <w:rPr>
          <w:ins w:id="15630" w:author="Pamela Kakande Nabukhonzo" w:date="2025-06-12T21:50:00Z"/>
          <w:del w:id="15631" w:author="Rachel Shipsey" w:date="2025-06-23T15:21:00Z"/>
          <w:rFonts w:cs="Arial"/>
        </w:rPr>
        <w:pPrChange w:id="15632" w:author="Rachel Shipsey" w:date="2025-06-23T15:41:00Z">
          <w:pPr>
            <w:spacing w:after="0" w:line="276" w:lineRule="auto"/>
            <w:jc w:val="both"/>
          </w:pPr>
        </w:pPrChange>
      </w:pPr>
      <w:ins w:id="15633" w:author="Pamela Kakande Nabukhonzo" w:date="2025-06-12T21:24:00Z">
        <w:del w:id="15634" w:author="Rachel Shipsey" w:date="2025-06-23T15:21:00Z">
          <w:r w:rsidRPr="005C0585" w:rsidDel="008D26A9">
            <w:rPr>
              <w:rFonts w:cs="Arial"/>
            </w:rPr>
            <w:delText>The evolution from non-digital to digital censuses has fundamentally transformed the nature, necessity, and complexity of partnerships and collaboration.</w:delText>
          </w:r>
        </w:del>
      </w:ins>
      <w:ins w:id="15635" w:author="Pamela Kakande Nabukhonzo" w:date="2025-06-12T21:27:00Z">
        <w:del w:id="15636" w:author="Rachel Shipsey" w:date="2025-06-23T15:21:00Z">
          <w:r w:rsidR="008D610B" w:rsidDel="008D26A9">
            <w:rPr>
              <w:rFonts w:cs="Arial"/>
            </w:rPr>
            <w:delText xml:space="preserve"> </w:delText>
          </w:r>
          <w:r w:rsidR="008D610B" w:rsidRPr="008D610B" w:rsidDel="008D26A9">
            <w:rPr>
              <w:rFonts w:cs="Arial"/>
            </w:rPr>
            <w:delText xml:space="preserve">In the non-digital era, partnerships were largely </w:delText>
          </w:r>
          <w:r w:rsidR="008D610B" w:rsidRPr="00174AA3" w:rsidDel="008D26A9">
            <w:rPr>
              <w:rFonts w:cs="Arial"/>
              <w:rPrChange w:id="15637" w:author="Pamela Kakande Nabukhonzo" w:date="2025-06-12T21:27:00Z">
                <w:rPr>
                  <w:rFonts w:cs="Arial"/>
                  <w:b/>
                  <w:bCs/>
                </w:rPr>
              </w:rPrChange>
            </w:rPr>
            <w:delText>supportive and logistical</w:delText>
          </w:r>
          <w:r w:rsidR="008D610B" w:rsidRPr="008D610B" w:rsidDel="008D26A9">
            <w:rPr>
              <w:rFonts w:cs="Arial"/>
            </w:rPr>
            <w:delText xml:space="preserve">, helping the </w:delText>
          </w:r>
        </w:del>
      </w:ins>
      <w:ins w:id="15638" w:author="Pamela Kakande Nabukhonzo" w:date="2025-06-12T21:53:00Z">
        <w:del w:id="15639" w:author="Rachel Shipsey" w:date="2025-06-23T15:21:00Z">
          <w:r w:rsidR="00B2727A" w:rsidDel="008D26A9">
            <w:rPr>
              <w:rFonts w:cs="Arial"/>
            </w:rPr>
            <w:delText xml:space="preserve">NSO </w:delText>
          </w:r>
        </w:del>
      </w:ins>
      <w:ins w:id="15640" w:author="Pamela Kakande Nabukhonzo" w:date="2025-06-12T21:27:00Z">
        <w:del w:id="15641" w:author="Rachel Shipsey" w:date="2025-06-23T15:21:00Z">
          <w:r w:rsidR="008D610B" w:rsidRPr="008D610B" w:rsidDel="008D26A9">
            <w:rPr>
              <w:rFonts w:cs="Arial"/>
            </w:rPr>
            <w:delText xml:space="preserve">execute a process it fundamentally owned and controlled. In the digital era, partnerships are </w:delText>
          </w:r>
          <w:r w:rsidR="008D610B" w:rsidRPr="00174AA3" w:rsidDel="008D26A9">
            <w:rPr>
              <w:rFonts w:cs="Arial"/>
              <w:rPrChange w:id="15642" w:author="Pamela Kakande Nabukhonzo" w:date="2025-06-12T21:27:00Z">
                <w:rPr>
                  <w:rFonts w:cs="Arial"/>
                  <w:b/>
                  <w:bCs/>
                </w:rPr>
              </w:rPrChange>
            </w:rPr>
            <w:delText>foundational and integrated</w:delText>
          </w:r>
          <w:r w:rsidR="008D610B" w:rsidRPr="008D610B" w:rsidDel="008D26A9">
            <w:rPr>
              <w:rFonts w:cs="Arial"/>
            </w:rPr>
            <w:delText>, forming the very technological and operational backbone without which a census cannot function.</w:delText>
          </w:r>
        </w:del>
      </w:ins>
      <w:ins w:id="15643" w:author="Pamela Kakande Nabukhonzo" w:date="2025-06-12T21:37:00Z">
        <w:del w:id="15644" w:author="Rachel Shipsey" w:date="2025-06-23T15:21:00Z">
          <w:r w:rsidR="00ED78F1" w:rsidRPr="00ED78F1" w:rsidDel="008D26A9">
            <w:delText xml:space="preserve"> </w:delText>
          </w:r>
          <w:r w:rsidR="00ED78F1" w:rsidRPr="00ED78F1" w:rsidDel="008D26A9">
            <w:rPr>
              <w:rFonts w:cs="Arial"/>
            </w:rPr>
            <w:delText>The digital era has brought new players to the center of the census ecosystem. Telecommunication companies and cloud service providers are now as critical as the NSO itself. Their services are not optional; they are foundational.</w:delText>
          </w:r>
        </w:del>
      </w:ins>
    </w:p>
    <w:p w14:paraId="3B803790" w14:textId="4C4C8EE1" w:rsidR="00940321" w:rsidDel="008D26A9" w:rsidRDefault="00940321">
      <w:pPr>
        <w:pStyle w:val="ListParagraph"/>
        <w:spacing w:after="0" w:line="276" w:lineRule="auto"/>
        <w:jc w:val="both"/>
        <w:rPr>
          <w:ins w:id="15645" w:author="Pamela Kakande Nabukhonzo" w:date="2025-06-12T21:38:00Z"/>
          <w:del w:id="15646" w:author="Rachel Shipsey" w:date="2025-06-23T15:21:00Z"/>
          <w:rFonts w:cs="Arial"/>
        </w:rPr>
        <w:pPrChange w:id="15647" w:author="Rachel Shipsey" w:date="2025-06-23T15:41:00Z">
          <w:pPr>
            <w:spacing w:after="0" w:line="276" w:lineRule="auto"/>
            <w:jc w:val="both"/>
          </w:pPr>
        </w:pPrChange>
      </w:pPr>
    </w:p>
    <w:p w14:paraId="38EBCB22" w14:textId="6A5D0EFC" w:rsidR="00B31122" w:rsidDel="008D26A9" w:rsidRDefault="00B31122">
      <w:pPr>
        <w:pStyle w:val="ListParagraph"/>
        <w:spacing w:after="0" w:line="276" w:lineRule="auto"/>
        <w:jc w:val="both"/>
        <w:rPr>
          <w:ins w:id="15648" w:author="Pamela Kakande Nabukhonzo" w:date="2025-06-12T21:50:00Z"/>
          <w:del w:id="15649" w:author="Rachel Shipsey" w:date="2025-06-23T15:21:00Z"/>
          <w:rFonts w:cs="Arial"/>
        </w:rPr>
        <w:pPrChange w:id="15650" w:author="Rachel Shipsey" w:date="2025-06-23T15:41:00Z">
          <w:pPr>
            <w:spacing w:after="0" w:line="276" w:lineRule="auto"/>
            <w:jc w:val="both"/>
          </w:pPr>
        </w:pPrChange>
      </w:pPr>
      <w:ins w:id="15651" w:author="Pamela Kakande Nabukhonzo" w:date="2025-06-12T21:38:00Z">
        <w:del w:id="15652" w:author="Rachel Shipsey" w:date="2025-06-23T15:21:00Z">
          <w:r w:rsidRPr="00B31122" w:rsidDel="008D26A9">
            <w:rPr>
              <w:rFonts w:cs="Arial"/>
            </w:rPr>
            <w:delText>The risk profile of partnerships has increased dramatically</w:delText>
          </w:r>
        </w:del>
      </w:ins>
      <w:ins w:id="15653" w:author="Pamela Kakande Nabukhonzo" w:date="2025-06-12T21:39:00Z">
        <w:del w:id="15654" w:author="Rachel Shipsey" w:date="2025-06-23T15:21:00Z">
          <w:r w:rsidDel="008D26A9">
            <w:rPr>
              <w:rFonts w:cs="Arial"/>
            </w:rPr>
            <w:delText xml:space="preserve"> in the digital era</w:delText>
          </w:r>
        </w:del>
      </w:ins>
      <w:ins w:id="15655" w:author="Pamela Kakande Nabukhonzo" w:date="2025-06-12T21:38:00Z">
        <w:del w:id="15656" w:author="Rachel Shipsey" w:date="2025-06-23T15:21:00Z">
          <w:r w:rsidRPr="00B31122" w:rsidDel="008D26A9">
            <w:rPr>
              <w:rFonts w:cs="Arial"/>
            </w:rPr>
            <w:delText>.</w:delText>
          </w:r>
        </w:del>
      </w:ins>
      <w:ins w:id="15657" w:author="Pamela Kakande Nabukhonzo" w:date="2025-06-12T21:39:00Z">
        <w:del w:id="15658" w:author="Rachel Shipsey" w:date="2025-06-23T15:21:00Z">
          <w:r w:rsidDel="008D26A9">
            <w:rPr>
              <w:rFonts w:cs="Arial"/>
            </w:rPr>
            <w:delText xml:space="preserve"> </w:delText>
          </w:r>
        </w:del>
      </w:ins>
      <w:ins w:id="15659" w:author="Pamela Kakande Nabukhonzo" w:date="2025-06-12T21:38:00Z">
        <w:del w:id="15660" w:author="Rachel Shipsey" w:date="2025-06-23T15:21:00Z">
          <w:r w:rsidRPr="00B31122" w:rsidDel="008D26A9">
            <w:rPr>
              <w:rFonts w:cs="Arial"/>
            </w:rPr>
            <w:delText xml:space="preserve">Managing a partnership with a government printer </w:delText>
          </w:r>
        </w:del>
      </w:ins>
      <w:ins w:id="15661" w:author="Pamela Kakande Nabukhonzo" w:date="2025-06-12T21:39:00Z">
        <w:del w:id="15662" w:author="Rachel Shipsey" w:date="2025-06-23T15:21:00Z">
          <w:r w:rsidR="003B4811" w:rsidDel="008D26A9">
            <w:rPr>
              <w:rFonts w:cs="Arial"/>
            </w:rPr>
            <w:delText xml:space="preserve">in the non-digital era </w:delText>
          </w:r>
        </w:del>
      </w:ins>
      <w:ins w:id="15663" w:author="Pamela Kakande Nabukhonzo" w:date="2025-06-12T21:38:00Z">
        <w:del w:id="15664" w:author="Rachel Shipsey" w:date="2025-06-23T15:21:00Z">
          <w:r w:rsidRPr="00B31122" w:rsidDel="008D26A9">
            <w:rPr>
              <w:rFonts w:cs="Arial"/>
            </w:rPr>
            <w:delText xml:space="preserve">is straightforward. </w:delText>
          </w:r>
        </w:del>
      </w:ins>
      <w:ins w:id="15665" w:author="Pamela Kakande Nabukhonzo" w:date="2025-06-12T21:39:00Z">
        <w:del w:id="15666" w:author="Rachel Shipsey" w:date="2025-06-23T15:21:00Z">
          <w:r w:rsidR="003B4811" w:rsidDel="008D26A9">
            <w:rPr>
              <w:rFonts w:cs="Arial"/>
            </w:rPr>
            <w:delText>However, m</w:delText>
          </w:r>
        </w:del>
      </w:ins>
      <w:ins w:id="15667" w:author="Pamela Kakande Nabukhonzo" w:date="2025-06-12T21:38:00Z">
        <w:del w:id="15668" w:author="Rachel Shipsey" w:date="2025-06-23T15:21:00Z">
          <w:r w:rsidRPr="00B31122" w:rsidDel="008D26A9">
            <w:rPr>
              <w:rFonts w:cs="Arial"/>
            </w:rPr>
            <w:delText xml:space="preserve">anaging a multi-year contract with a cloud provider involves complex </w:delText>
          </w:r>
        </w:del>
      </w:ins>
      <w:ins w:id="15669" w:author="Pamela Kakande Nabukhonzo" w:date="2025-06-12T21:41:00Z">
        <w:del w:id="15670" w:author="Rachel Shipsey" w:date="2025-06-23T15:21:00Z">
          <w:r w:rsidR="006304FA" w:rsidDel="008D26A9">
            <w:rPr>
              <w:rFonts w:cs="Arial"/>
            </w:rPr>
            <w:delText>s</w:delText>
          </w:r>
        </w:del>
      </w:ins>
      <w:ins w:id="15671" w:author="Pamela Kakande Nabukhonzo" w:date="2025-06-12T21:38:00Z">
        <w:del w:id="15672" w:author="Rachel Shipsey" w:date="2025-06-23T15:21:00Z">
          <w:r w:rsidRPr="00B31122" w:rsidDel="008D26A9">
            <w:rPr>
              <w:rFonts w:cs="Arial"/>
            </w:rPr>
            <w:delText xml:space="preserve">ervice </w:delText>
          </w:r>
        </w:del>
      </w:ins>
      <w:ins w:id="15673" w:author="Pamela Kakande Nabukhonzo" w:date="2025-06-12T21:41:00Z">
        <w:del w:id="15674" w:author="Rachel Shipsey" w:date="2025-06-23T15:21:00Z">
          <w:r w:rsidR="006304FA" w:rsidDel="008D26A9">
            <w:rPr>
              <w:rFonts w:cs="Arial"/>
            </w:rPr>
            <w:delText>l</w:delText>
          </w:r>
        </w:del>
      </w:ins>
      <w:ins w:id="15675" w:author="Pamela Kakande Nabukhonzo" w:date="2025-06-12T21:38:00Z">
        <w:del w:id="15676" w:author="Rachel Shipsey" w:date="2025-06-23T15:21:00Z">
          <w:r w:rsidRPr="00B31122" w:rsidDel="008D26A9">
            <w:rPr>
              <w:rFonts w:cs="Arial"/>
            </w:rPr>
            <w:delText xml:space="preserve">evel </w:delText>
          </w:r>
        </w:del>
      </w:ins>
      <w:ins w:id="15677" w:author="Pamela Kakande Nabukhonzo" w:date="2025-06-12T21:41:00Z">
        <w:del w:id="15678" w:author="Rachel Shipsey" w:date="2025-06-23T15:21:00Z">
          <w:r w:rsidR="006304FA" w:rsidDel="008D26A9">
            <w:rPr>
              <w:rFonts w:cs="Arial"/>
            </w:rPr>
            <w:delText>a</w:delText>
          </w:r>
        </w:del>
      </w:ins>
      <w:ins w:id="15679" w:author="Pamela Kakande Nabukhonzo" w:date="2025-06-12T21:38:00Z">
        <w:del w:id="15680" w:author="Rachel Shipsey" w:date="2025-06-23T15:21:00Z">
          <w:r w:rsidRPr="00B31122" w:rsidDel="008D26A9">
            <w:rPr>
              <w:rFonts w:cs="Arial"/>
            </w:rPr>
            <w:delText xml:space="preserve">greements, data residency laws, and cybersecurity protocols. </w:delText>
          </w:r>
        </w:del>
      </w:ins>
    </w:p>
    <w:p w14:paraId="3E70CAFA" w14:textId="0F14CF1D" w:rsidR="00940321" w:rsidDel="008D26A9" w:rsidRDefault="00940321">
      <w:pPr>
        <w:pStyle w:val="ListParagraph"/>
        <w:spacing w:after="0" w:line="276" w:lineRule="auto"/>
        <w:jc w:val="both"/>
        <w:rPr>
          <w:ins w:id="15681" w:author="Pamela Kakande Nabukhonzo" w:date="2025-06-12T21:45:00Z"/>
          <w:del w:id="15682" w:author="Rachel Shipsey" w:date="2025-06-23T15:21:00Z"/>
          <w:rFonts w:cs="Arial"/>
        </w:rPr>
        <w:pPrChange w:id="15683" w:author="Rachel Shipsey" w:date="2025-06-23T15:41:00Z">
          <w:pPr>
            <w:spacing w:after="0" w:line="276" w:lineRule="auto"/>
            <w:jc w:val="both"/>
          </w:pPr>
        </w:pPrChange>
      </w:pPr>
    </w:p>
    <w:p w14:paraId="7368B62E" w14:textId="721A3F08" w:rsidR="000976A2" w:rsidDel="008D26A9" w:rsidRDefault="000976A2">
      <w:pPr>
        <w:pStyle w:val="ListParagraph"/>
        <w:spacing w:after="0" w:line="276" w:lineRule="auto"/>
        <w:jc w:val="both"/>
        <w:rPr>
          <w:ins w:id="15684" w:author="Pamela Kakande Nabukhonzo" w:date="2025-06-12T21:50:00Z"/>
          <w:del w:id="15685" w:author="Rachel Shipsey" w:date="2025-06-23T15:21:00Z"/>
          <w:rFonts w:cs="Arial"/>
        </w:rPr>
        <w:pPrChange w:id="15686" w:author="Rachel Shipsey" w:date="2025-06-23T15:41:00Z">
          <w:pPr>
            <w:spacing w:after="0" w:line="276" w:lineRule="auto"/>
            <w:jc w:val="both"/>
          </w:pPr>
        </w:pPrChange>
      </w:pPr>
      <w:ins w:id="15687" w:author="Pamela Kakande Nabukhonzo" w:date="2025-06-12T21:45:00Z">
        <w:del w:id="15688" w:author="Rachel Shipsey" w:date="2025-06-23T15:21:00Z">
          <w:r w:rsidRPr="000976A2" w:rsidDel="008D26A9">
            <w:rPr>
              <w:rFonts w:cs="Arial"/>
            </w:rPr>
            <w:delText xml:space="preserve">In the </w:delText>
          </w:r>
          <w:r w:rsidR="003046F6" w:rsidDel="008D26A9">
            <w:rPr>
              <w:rFonts w:cs="Arial"/>
            </w:rPr>
            <w:delText>non-digital</w:delText>
          </w:r>
          <w:r w:rsidDel="008D26A9">
            <w:rPr>
              <w:rFonts w:cs="Arial"/>
            </w:rPr>
            <w:delText xml:space="preserve"> era</w:delText>
          </w:r>
          <w:r w:rsidRPr="000976A2" w:rsidDel="008D26A9">
            <w:rPr>
              <w:rFonts w:cs="Arial"/>
            </w:rPr>
            <w:delText xml:space="preserve">, collaboration happened in distinct phases (e.g., a partnership for printing, then a partnership for logistics). </w:delText>
          </w:r>
          <w:r w:rsidR="003046F6" w:rsidDel="008D26A9">
            <w:rPr>
              <w:rFonts w:cs="Arial"/>
            </w:rPr>
            <w:delText xml:space="preserve">In the digital era, </w:delText>
          </w:r>
          <w:r w:rsidRPr="000976A2" w:rsidDel="008D26A9">
            <w:rPr>
              <w:rFonts w:cs="Arial"/>
            </w:rPr>
            <w:delText>collaboration is continuous and in real-time. The NSO, the telecom, and the IT helpdesk must be in constant communication during the entire enumeration period.</w:delText>
          </w:r>
        </w:del>
      </w:ins>
    </w:p>
    <w:p w14:paraId="0ECE0A1F" w14:textId="73F0FBA9" w:rsidR="00940321" w:rsidDel="008D26A9" w:rsidRDefault="00940321">
      <w:pPr>
        <w:pStyle w:val="ListParagraph"/>
        <w:spacing w:after="0" w:line="276" w:lineRule="auto"/>
        <w:jc w:val="both"/>
        <w:rPr>
          <w:ins w:id="15689" w:author="Pamela Kakande Nabukhonzo" w:date="2025-06-12T21:46:00Z"/>
          <w:del w:id="15690" w:author="Rachel Shipsey" w:date="2025-06-23T15:21:00Z"/>
          <w:rFonts w:cs="Arial"/>
        </w:rPr>
        <w:pPrChange w:id="15691" w:author="Rachel Shipsey" w:date="2025-06-23T15:41:00Z">
          <w:pPr>
            <w:spacing w:after="0" w:line="276" w:lineRule="auto"/>
            <w:jc w:val="both"/>
          </w:pPr>
        </w:pPrChange>
      </w:pPr>
    </w:p>
    <w:p w14:paraId="7EEE84FB" w14:textId="64A3A714" w:rsidR="003D60F3" w:rsidDel="008D26A9" w:rsidRDefault="003D60F3">
      <w:pPr>
        <w:pStyle w:val="ListParagraph"/>
        <w:spacing w:after="0" w:line="276" w:lineRule="auto"/>
        <w:jc w:val="both"/>
        <w:rPr>
          <w:ins w:id="15692" w:author="Pamela Kakande Nabukhonzo" w:date="2025-06-12T21:37:00Z"/>
          <w:del w:id="15693" w:author="Rachel Shipsey" w:date="2025-06-23T15:21:00Z"/>
          <w:rFonts w:cs="Arial"/>
        </w:rPr>
        <w:pPrChange w:id="15694" w:author="Rachel Shipsey" w:date="2025-06-23T15:41:00Z">
          <w:pPr>
            <w:spacing w:after="0" w:line="276" w:lineRule="auto"/>
            <w:jc w:val="both"/>
          </w:pPr>
        </w:pPrChange>
      </w:pPr>
      <w:ins w:id="15695" w:author="Pamela Kakande Nabukhonzo" w:date="2025-06-12T21:46:00Z">
        <w:del w:id="15696" w:author="Rachel Shipsey" w:date="2025-06-23T15:21:00Z">
          <w:r w:rsidDel="008D26A9">
            <w:rPr>
              <w:rFonts w:cs="Arial"/>
            </w:rPr>
            <w:delText>In the digital era, the</w:delText>
          </w:r>
          <w:r w:rsidRPr="003D60F3" w:rsidDel="008D26A9">
            <w:rPr>
              <w:rFonts w:cs="Arial"/>
            </w:rPr>
            <w:delText xml:space="preserve"> NSO </w:delText>
          </w:r>
        </w:del>
      </w:ins>
      <w:ins w:id="15697" w:author="Pamela Kakande Nabukhonzo" w:date="2025-06-12T21:49:00Z">
        <w:del w:id="15698" w:author="Rachel Shipsey" w:date="2025-06-23T15:21:00Z">
          <w:r w:rsidR="0055777A" w:rsidDel="008D26A9">
            <w:rPr>
              <w:rFonts w:cs="Arial"/>
            </w:rPr>
            <w:delText xml:space="preserve">is </w:delText>
          </w:r>
        </w:del>
      </w:ins>
      <w:ins w:id="15699" w:author="Pamela Kakande Nabukhonzo" w:date="2025-06-12T21:46:00Z">
        <w:del w:id="15700" w:author="Rachel Shipsey" w:date="2025-06-23T15:21:00Z">
          <w:r w:rsidRPr="003D60F3" w:rsidDel="008D26A9">
            <w:rPr>
              <w:rFonts w:cs="Arial"/>
            </w:rPr>
            <w:delText>no longer the sole doer</w:delText>
          </w:r>
          <w:r w:rsidDel="008D26A9">
            <w:rPr>
              <w:rFonts w:cs="Arial"/>
            </w:rPr>
            <w:delText xml:space="preserve"> of the census</w:delText>
          </w:r>
          <w:r w:rsidRPr="003D60F3" w:rsidDel="008D26A9">
            <w:rPr>
              <w:rFonts w:cs="Arial"/>
            </w:rPr>
            <w:delText xml:space="preserve">. Its primary role has evolved to become the </w:delText>
          </w:r>
          <w:r w:rsidRPr="009914EB" w:rsidDel="008D26A9">
            <w:rPr>
              <w:rFonts w:cs="Arial"/>
              <w:rPrChange w:id="15701" w:author="Pamela Kakande Nabukhonzo" w:date="2025-06-12T21:47:00Z">
                <w:rPr>
                  <w:rFonts w:cs="Arial"/>
                  <w:b/>
                  <w:bCs/>
                </w:rPr>
              </w:rPrChange>
            </w:rPr>
            <w:delText>conductor of a complex orchestra</w:delText>
          </w:r>
          <w:r w:rsidRPr="003D60F3" w:rsidDel="008D26A9">
            <w:rPr>
              <w:rFonts w:cs="Arial"/>
            </w:rPr>
            <w:delText xml:space="preserve"> of public, private, and international partners. The most important </w:delText>
          </w:r>
        </w:del>
      </w:ins>
      <w:ins w:id="15702" w:author="Pamela Kakande Nabukhonzo" w:date="2025-06-12T21:48:00Z">
        <w:del w:id="15703" w:author="Rachel Shipsey" w:date="2025-06-23T15:21:00Z">
          <w:r w:rsidR="00C610DF" w:rsidDel="008D26A9">
            <w:rPr>
              <w:rFonts w:cs="Arial"/>
            </w:rPr>
            <w:delText xml:space="preserve">new </w:delText>
          </w:r>
        </w:del>
      </w:ins>
      <w:ins w:id="15704" w:author="Pamela Kakande Nabukhonzo" w:date="2025-06-12T21:46:00Z">
        <w:del w:id="15705" w:author="Rachel Shipsey" w:date="2025-06-23T15:21:00Z">
          <w:r w:rsidRPr="003D60F3" w:rsidDel="008D26A9">
            <w:rPr>
              <w:rFonts w:cs="Arial"/>
            </w:rPr>
            <w:delText>skill for an NSO</w:delText>
          </w:r>
        </w:del>
      </w:ins>
      <w:ins w:id="15706" w:author="Pamela Kakande Nabukhonzo" w:date="2025-06-12T21:49:00Z">
        <w:del w:id="15707" w:author="Rachel Shipsey" w:date="2025-06-23T15:21:00Z">
          <w:r w:rsidR="0055777A" w:rsidDel="008D26A9">
            <w:rPr>
              <w:rFonts w:cs="Arial"/>
            </w:rPr>
            <w:delText xml:space="preserve"> in the digital era </w:delText>
          </w:r>
        </w:del>
      </w:ins>
      <w:ins w:id="15708" w:author="Pamela Kakande Nabukhonzo" w:date="2025-06-12T21:46:00Z">
        <w:del w:id="15709" w:author="Rachel Shipsey" w:date="2025-06-23T15:21:00Z">
          <w:r w:rsidRPr="003D60F3" w:rsidDel="008D26A9">
            <w:rPr>
              <w:rFonts w:cs="Arial"/>
            </w:rPr>
            <w:delText>is strategic partnership management.</w:delText>
          </w:r>
        </w:del>
      </w:ins>
    </w:p>
    <w:p w14:paraId="4A16DCF5" w14:textId="754D9C27" w:rsidR="00726C5E" w:rsidDel="008D26A9" w:rsidRDefault="00726C5E">
      <w:pPr>
        <w:pStyle w:val="ListParagraph"/>
        <w:spacing w:after="0" w:line="276" w:lineRule="auto"/>
        <w:jc w:val="both"/>
        <w:rPr>
          <w:ins w:id="15710" w:author="Pamela Kakande Nabukhonzo" w:date="2025-06-10T17:32:00Z"/>
          <w:del w:id="15711" w:author="Rachel Shipsey" w:date="2025-06-23T15:21:00Z"/>
          <w:rFonts w:cs="Arial"/>
        </w:rPr>
        <w:pPrChange w:id="15712" w:author="Rachel Shipsey" w:date="2025-06-23T15:41:00Z">
          <w:pPr>
            <w:pStyle w:val="ListParagraph"/>
            <w:spacing w:after="0" w:line="276" w:lineRule="auto"/>
            <w:ind w:left="142"/>
            <w:jc w:val="both"/>
          </w:pPr>
        </w:pPrChange>
      </w:pPr>
    </w:p>
    <w:p w14:paraId="06E18C58" w14:textId="1D6A87C8" w:rsidR="000843E1" w:rsidRPr="00726C5E" w:rsidDel="008D26A9" w:rsidRDefault="000843E1">
      <w:pPr>
        <w:pStyle w:val="ListParagraph"/>
        <w:spacing w:after="0" w:line="276" w:lineRule="auto"/>
        <w:jc w:val="both"/>
        <w:rPr>
          <w:ins w:id="15713" w:author="Pamela Kakande Nabukhonzo" w:date="2025-06-10T17:51:00Z"/>
          <w:del w:id="15714" w:author="Rachel Shipsey" w:date="2025-06-23T15:21:00Z"/>
        </w:rPr>
        <w:pPrChange w:id="15715" w:author="Rachel Shipsey" w:date="2025-06-23T15:41:00Z">
          <w:pPr>
            <w:pStyle w:val="Heading3"/>
          </w:pPr>
        </w:pPrChange>
      </w:pPr>
      <w:bookmarkStart w:id="15716" w:name="_Toc201320225"/>
      <w:ins w:id="15717" w:author="Pamela Kakande Nabukhonzo" w:date="2025-06-10T17:51:00Z">
        <w:del w:id="15718" w:author="Rachel Shipsey" w:date="2025-06-23T15:21:00Z">
          <w:r w:rsidRPr="00726C5E" w:rsidDel="008D26A9">
            <w:delText>Considerations for partnerships and collaboration in a digital census</w:delText>
          </w:r>
          <w:bookmarkEnd w:id="15716"/>
        </w:del>
      </w:ins>
    </w:p>
    <w:p w14:paraId="583D45D5" w14:textId="59A2B5F4" w:rsidR="00A170F7" w:rsidDel="008D26A9" w:rsidRDefault="007F23A9">
      <w:pPr>
        <w:pStyle w:val="ListParagraph"/>
        <w:spacing w:after="0" w:line="276" w:lineRule="auto"/>
        <w:jc w:val="both"/>
        <w:rPr>
          <w:ins w:id="15719" w:author="Pamela Kakande Nabukhonzo" w:date="2025-06-10T18:02:00Z"/>
          <w:del w:id="15720" w:author="Rachel Shipsey" w:date="2025-06-23T15:21:00Z"/>
          <w:rFonts w:cs="Arial"/>
        </w:rPr>
        <w:pPrChange w:id="15721" w:author="Rachel Shipsey" w:date="2025-06-23T15:41:00Z">
          <w:pPr>
            <w:spacing w:after="0" w:line="276" w:lineRule="auto"/>
            <w:jc w:val="both"/>
          </w:pPr>
        </w:pPrChange>
      </w:pPr>
      <w:ins w:id="15722" w:author="Pamela Kakande Nabukhonzo" w:date="2025-06-10T18:02:00Z">
        <w:del w:id="15723" w:author="Rachel Shipsey" w:date="2025-06-23T15:21:00Z">
          <w:r w:rsidDel="008D26A9">
            <w:rPr>
              <w:rFonts w:cs="Arial"/>
            </w:rPr>
            <w:delText xml:space="preserve">Some considerations for </w:delText>
          </w:r>
        </w:del>
      </w:ins>
      <w:ins w:id="15724" w:author="Pamela Kakande Nabukhonzo" w:date="2025-06-10T18:03:00Z">
        <w:del w:id="15725" w:author="Rachel Shipsey" w:date="2025-06-23T15:21:00Z">
          <w:r w:rsidR="00A170F7" w:rsidRPr="00A170F7" w:rsidDel="008D26A9">
            <w:rPr>
              <w:rFonts w:cs="Arial"/>
            </w:rPr>
            <w:delText>partnerships and collaboration in a digital census</w:delText>
          </w:r>
          <w:r w:rsidR="00A170F7" w:rsidDel="008D26A9">
            <w:rPr>
              <w:rFonts w:cs="Arial"/>
            </w:rPr>
            <w:delText xml:space="preserve"> include:</w:delText>
          </w:r>
        </w:del>
      </w:ins>
    </w:p>
    <w:p w14:paraId="5B13379D" w14:textId="4289A165" w:rsidR="002C6D0A" w:rsidDel="008D26A9" w:rsidRDefault="004E1EF4">
      <w:pPr>
        <w:pStyle w:val="ListParagraph"/>
        <w:spacing w:after="0" w:line="276" w:lineRule="auto"/>
        <w:jc w:val="both"/>
        <w:rPr>
          <w:ins w:id="15726" w:author="Pamela Kakande Nabukhonzo" w:date="2025-06-10T18:04:00Z"/>
          <w:del w:id="15727" w:author="Rachel Shipsey" w:date="2025-06-23T15:21:00Z"/>
          <w:rFonts w:cs="Arial"/>
        </w:rPr>
        <w:pPrChange w:id="15728" w:author="Rachel Shipsey" w:date="2025-06-23T15:41:00Z">
          <w:pPr>
            <w:pStyle w:val="ListParagraph"/>
            <w:numPr>
              <w:numId w:val="278"/>
            </w:numPr>
            <w:spacing w:after="0" w:line="276" w:lineRule="auto"/>
            <w:ind w:hanging="360"/>
            <w:jc w:val="both"/>
          </w:pPr>
        </w:pPrChange>
      </w:pPr>
      <w:ins w:id="15729" w:author="Pamela Kakande Nabukhonzo" w:date="2025-06-10T18:03:00Z">
        <w:del w:id="15730" w:author="Rachel Shipsey" w:date="2025-06-23T15:21:00Z">
          <w:r w:rsidDel="008D26A9">
            <w:rPr>
              <w:rFonts w:cs="Arial"/>
            </w:rPr>
            <w:delText xml:space="preserve">Formulating and understanding </w:delText>
          </w:r>
        </w:del>
      </w:ins>
      <w:ins w:id="15731" w:author="Pamela Kakande Nabukhonzo" w:date="2025-06-10T18:02:00Z">
        <w:del w:id="15732" w:author="Rachel Shipsey" w:date="2025-06-23T15:21:00Z">
          <w:r w:rsidR="00A170F7" w:rsidRPr="000771B7" w:rsidDel="008D26A9">
            <w:rPr>
              <w:rFonts w:cs="Arial"/>
            </w:rPr>
            <w:delText>the role</w:delText>
          </w:r>
        </w:del>
      </w:ins>
      <w:ins w:id="15733" w:author="Pamela Kakande Nabukhonzo" w:date="2025-06-10T18:03:00Z">
        <w:del w:id="15734" w:author="Rachel Shipsey" w:date="2025-06-23T15:21:00Z">
          <w:r w:rsidDel="008D26A9">
            <w:rPr>
              <w:rFonts w:cs="Arial"/>
            </w:rPr>
            <w:delText>s</w:delText>
          </w:r>
          <w:r w:rsidR="00461D98" w:rsidDel="008D26A9">
            <w:rPr>
              <w:rFonts w:cs="Arial"/>
            </w:rPr>
            <w:delText>, responsibilities</w:delText>
          </w:r>
        </w:del>
      </w:ins>
      <w:ins w:id="15735" w:author="Pamela Kakande Nabukhonzo" w:date="2025-06-10T18:04:00Z">
        <w:del w:id="15736" w:author="Rachel Shipsey" w:date="2025-06-23T15:21:00Z">
          <w:r w:rsidR="00461D98" w:rsidDel="008D26A9">
            <w:rPr>
              <w:rFonts w:cs="Arial"/>
            </w:rPr>
            <w:delText>, capacities</w:delText>
          </w:r>
        </w:del>
      </w:ins>
      <w:ins w:id="15737" w:author="Pamela Kakande Nabukhonzo" w:date="2025-06-10T18:02:00Z">
        <w:del w:id="15738" w:author="Rachel Shipsey" w:date="2025-06-23T15:21:00Z">
          <w:r w:rsidR="00A170F7" w:rsidRPr="000771B7" w:rsidDel="008D26A9">
            <w:rPr>
              <w:rFonts w:cs="Arial"/>
            </w:rPr>
            <w:delText xml:space="preserve"> and relationship</w:delText>
          </w:r>
        </w:del>
      </w:ins>
      <w:ins w:id="15739" w:author="Pamela Kakande Nabukhonzo" w:date="2025-06-10T18:03:00Z">
        <w:del w:id="15740" w:author="Rachel Shipsey" w:date="2025-06-23T15:21:00Z">
          <w:r w:rsidDel="008D26A9">
            <w:rPr>
              <w:rFonts w:cs="Arial"/>
            </w:rPr>
            <w:delText>s</w:delText>
          </w:r>
        </w:del>
      </w:ins>
      <w:ins w:id="15741" w:author="Pamela Kakande Nabukhonzo" w:date="2025-06-10T18:02:00Z">
        <w:del w:id="15742" w:author="Rachel Shipsey" w:date="2025-06-23T15:21:00Z">
          <w:r w:rsidR="00A170F7" w:rsidRPr="000771B7" w:rsidDel="008D26A9">
            <w:rPr>
              <w:rFonts w:cs="Arial"/>
            </w:rPr>
            <w:delText xml:space="preserve"> of the various executive and advisory stakeholders</w:delText>
          </w:r>
        </w:del>
      </w:ins>
      <w:ins w:id="15743" w:author="Pamela Kakande Nabukhonzo" w:date="2025-06-10T18:03:00Z">
        <w:del w:id="15744" w:author="Rachel Shipsey" w:date="2025-06-23T15:21:00Z">
          <w:r w:rsidDel="008D26A9">
            <w:rPr>
              <w:rFonts w:cs="Arial"/>
            </w:rPr>
            <w:delText xml:space="preserve"> that exist</w:delText>
          </w:r>
        </w:del>
      </w:ins>
      <w:ins w:id="15745" w:author="Pamela Kakande Nabukhonzo" w:date="2025-06-10T18:04:00Z">
        <w:del w:id="15746" w:author="Rachel Shipsey" w:date="2025-06-23T15:21:00Z">
          <w:r w:rsidR="004152FE" w:rsidDel="008D26A9">
            <w:rPr>
              <w:rFonts w:cs="Arial"/>
            </w:rPr>
            <w:delText xml:space="preserve"> at the various </w:delText>
          </w:r>
        </w:del>
      </w:ins>
      <w:ins w:id="15747" w:author="Pamela Kakande Nabukhonzo" w:date="2025-06-10T18:07:00Z">
        <w:del w:id="15748" w:author="Rachel Shipsey" w:date="2025-06-23T15:21:00Z">
          <w:r w:rsidR="007B1F16" w:rsidDel="008D26A9">
            <w:rPr>
              <w:rFonts w:cs="Arial"/>
            </w:rPr>
            <w:delText xml:space="preserve">administrative </w:delText>
          </w:r>
        </w:del>
      </w:ins>
      <w:ins w:id="15749" w:author="Pamela Kakande Nabukhonzo" w:date="2025-06-10T18:04:00Z">
        <w:del w:id="15750" w:author="Rachel Shipsey" w:date="2025-06-23T15:21:00Z">
          <w:r w:rsidR="004152FE" w:rsidDel="008D26A9">
            <w:rPr>
              <w:rFonts w:cs="Arial"/>
            </w:rPr>
            <w:delText>levels</w:delText>
          </w:r>
        </w:del>
      </w:ins>
      <w:ins w:id="15751" w:author="Pamela Kakande Nabukhonzo" w:date="2025-06-10T18:08:00Z">
        <w:del w:id="15752" w:author="Rachel Shipsey" w:date="2025-06-23T15:21:00Z">
          <w:r w:rsidR="007B1F16" w:rsidDel="008D26A9">
            <w:rPr>
              <w:rFonts w:cs="Arial"/>
            </w:rPr>
            <w:delText xml:space="preserve"> and for each census phase</w:delText>
          </w:r>
        </w:del>
      </w:ins>
      <w:ins w:id="15753" w:author="Pamela Kakande Nabukhonzo" w:date="2025-06-10T18:03:00Z">
        <w:del w:id="15754" w:author="Rachel Shipsey" w:date="2025-06-23T15:21:00Z">
          <w:r w:rsidR="00461D98" w:rsidDel="008D26A9">
            <w:rPr>
              <w:rFonts w:cs="Arial"/>
            </w:rPr>
            <w:delText>.</w:delText>
          </w:r>
        </w:del>
      </w:ins>
      <w:ins w:id="15755" w:author="Pamela Kakande Nabukhonzo" w:date="2025-06-10T18:08:00Z">
        <w:del w:id="15756" w:author="Rachel Shipsey" w:date="2025-06-23T15:21:00Z">
          <w:r w:rsidR="00B606F6" w:rsidDel="008D26A9">
            <w:rPr>
              <w:rFonts w:cs="Arial"/>
            </w:rPr>
            <w:delText xml:space="preserve"> Detailed roles and responsibilities of stakeholders</w:delText>
          </w:r>
          <w:r w:rsidR="003E28C8" w:rsidDel="008D26A9">
            <w:rPr>
              <w:rFonts w:cs="Arial"/>
            </w:rPr>
            <w:delText xml:space="preserve"> </w:delText>
          </w:r>
        </w:del>
      </w:ins>
      <w:ins w:id="15757" w:author="Pamela Kakande Nabukhonzo" w:date="2025-06-10T18:09:00Z">
        <w:del w:id="15758" w:author="Rachel Shipsey" w:date="2025-06-23T15:21:00Z">
          <w:r w:rsidR="003E28C8" w:rsidDel="008D26A9">
            <w:rPr>
              <w:rFonts w:cs="Arial"/>
            </w:rPr>
            <w:delText xml:space="preserve">that can be adapted to a country are outlined in the UN P&amp;R rev 4 para </w:delText>
          </w:r>
          <w:r w:rsidR="003E28C8" w:rsidRPr="003E28C8" w:rsidDel="008D26A9">
            <w:rPr>
              <w:rFonts w:cs="Arial"/>
              <w:rPrChange w:id="15759" w:author="Pamela Kakande Nabukhonzo" w:date="2025-06-10T18:09:00Z">
                <w:rPr>
                  <w:rFonts w:cs="Arial"/>
                  <w:highlight w:val="yellow"/>
                </w:rPr>
              </w:rPrChange>
            </w:rPr>
            <w:delText>2.169</w:delText>
          </w:r>
          <w:r w:rsidR="003E28C8" w:rsidDel="008D26A9">
            <w:rPr>
              <w:rFonts w:cs="Arial"/>
            </w:rPr>
            <w:delText xml:space="preserve"> and 2.170.</w:delText>
          </w:r>
        </w:del>
      </w:ins>
    </w:p>
    <w:p w14:paraId="1065E008" w14:textId="1E9B10AE" w:rsidR="00461D98" w:rsidRPr="000771B7" w:rsidDel="008D26A9" w:rsidRDefault="001249FA">
      <w:pPr>
        <w:pStyle w:val="ListParagraph"/>
        <w:spacing w:after="0" w:line="276" w:lineRule="auto"/>
        <w:jc w:val="both"/>
        <w:rPr>
          <w:ins w:id="15760" w:author="Pamela Kakande Nabukhonzo" w:date="2025-06-10T17:54:00Z"/>
          <w:del w:id="15761" w:author="Rachel Shipsey" w:date="2025-06-23T15:21:00Z"/>
          <w:rFonts w:cs="Arial"/>
        </w:rPr>
        <w:pPrChange w:id="15762" w:author="Rachel Shipsey" w:date="2025-06-23T15:41:00Z">
          <w:pPr>
            <w:spacing w:after="0" w:line="276" w:lineRule="auto"/>
            <w:jc w:val="both"/>
          </w:pPr>
        </w:pPrChange>
      </w:pPr>
      <w:ins w:id="15763" w:author="Pamela Kakande Nabukhonzo" w:date="2025-06-12T21:05:00Z">
        <w:del w:id="15764" w:author="Rachel Shipsey" w:date="2025-06-23T15:21:00Z">
          <w:r w:rsidDel="008D26A9">
            <w:rPr>
              <w:rFonts w:cs="Arial"/>
            </w:rPr>
            <w:delText xml:space="preserve">Prepare </w:delText>
          </w:r>
          <w:r w:rsidRPr="001249FA" w:rsidDel="008D26A9">
            <w:rPr>
              <w:rFonts w:cs="Arial"/>
            </w:rPr>
            <w:delText>legally signed Memorandum of Understanding (MoU) documents</w:delText>
          </w:r>
          <w:r w:rsidDel="008D26A9">
            <w:rPr>
              <w:rFonts w:cs="Arial"/>
            </w:rPr>
            <w:delText xml:space="preserve"> that </w:delText>
          </w:r>
        </w:del>
      </w:ins>
      <w:ins w:id="15765" w:author="Pamela Kakande Nabukhonzo" w:date="2025-06-12T21:04:00Z">
        <w:del w:id="15766" w:author="Rachel Shipsey" w:date="2025-06-23T15:21:00Z">
          <w:r w:rsidR="009011A2" w:rsidRPr="009011A2" w:rsidDel="008D26A9">
            <w:rPr>
              <w:rFonts w:cs="Arial"/>
            </w:rPr>
            <w:delText>are tailored to the specific needs of the partnership, providing the essential framework that enables the complex, multi-stakeholder collaboration required for a modern digital census in Africa.</w:delText>
          </w:r>
        </w:del>
      </w:ins>
      <w:ins w:id="15767" w:author="Pamela Kakande Nabukhonzo" w:date="2025-06-12T21:10:00Z">
        <w:del w:id="15768" w:author="Rachel Shipsey" w:date="2025-06-23T15:21:00Z">
          <w:r w:rsidR="005803E5" w:rsidDel="008D26A9">
            <w:rPr>
              <w:rFonts w:cs="Arial"/>
            </w:rPr>
            <w:delText xml:space="preserve"> E.g.</w:delText>
          </w:r>
          <w:r w:rsidR="00BE7097" w:rsidRPr="00BE7097" w:rsidDel="008D26A9">
            <w:delText xml:space="preserve"> </w:delText>
          </w:r>
          <w:r w:rsidR="00BE7097" w:rsidDel="008D26A9">
            <w:rPr>
              <w:rFonts w:cs="Arial"/>
            </w:rPr>
            <w:delText>t</w:delText>
          </w:r>
          <w:r w:rsidR="00BE7097" w:rsidRPr="00BE7097" w:rsidDel="008D26A9">
            <w:rPr>
              <w:rFonts w:cs="Arial"/>
            </w:rPr>
            <w:delText xml:space="preserve">he </w:delText>
          </w:r>
          <w:r w:rsidR="00BE7097" w:rsidDel="008D26A9">
            <w:rPr>
              <w:rFonts w:cs="Arial"/>
            </w:rPr>
            <w:delText>t</w:delText>
          </w:r>
          <w:r w:rsidR="00BE7097" w:rsidRPr="00BE7097" w:rsidDel="008D26A9">
            <w:rPr>
              <w:rFonts w:cs="Arial"/>
            </w:rPr>
            <w:delText>echnical and</w:delText>
          </w:r>
          <w:r w:rsidR="00BE7097" w:rsidDel="008D26A9">
            <w:rPr>
              <w:rFonts w:cs="Arial"/>
            </w:rPr>
            <w:delText xml:space="preserve"> f</w:delText>
          </w:r>
          <w:r w:rsidR="00BE7097" w:rsidRPr="00BE7097" w:rsidDel="008D26A9">
            <w:rPr>
              <w:rFonts w:cs="Arial"/>
            </w:rPr>
            <w:delText xml:space="preserve">inancial </w:delText>
          </w:r>
          <w:r w:rsidR="00BE7097" w:rsidDel="008D26A9">
            <w:rPr>
              <w:rFonts w:cs="Arial"/>
            </w:rPr>
            <w:delText>a</w:delText>
          </w:r>
          <w:r w:rsidR="00BE7097" w:rsidRPr="00BE7097" w:rsidDel="008D26A9">
            <w:rPr>
              <w:rFonts w:cs="Arial"/>
            </w:rPr>
            <w:delText>ssistance MoU</w:delText>
          </w:r>
          <w:r w:rsidR="00BE7097" w:rsidDel="008D26A9">
            <w:rPr>
              <w:rFonts w:cs="Arial"/>
            </w:rPr>
            <w:delText xml:space="preserve">, </w:delText>
          </w:r>
        </w:del>
      </w:ins>
      <w:ins w:id="15769" w:author="Pamela Kakande Nabukhonzo" w:date="2025-06-12T21:11:00Z">
        <w:del w:id="15770" w:author="Rachel Shipsey" w:date="2025-06-23T15:21:00Z">
          <w:r w:rsidR="00F85CE2" w:rsidDel="008D26A9">
            <w:rPr>
              <w:rFonts w:cs="Arial"/>
            </w:rPr>
            <w:delText>p</w:delText>
          </w:r>
          <w:r w:rsidR="00F85CE2" w:rsidRPr="00F85CE2" w:rsidDel="008D26A9">
            <w:rPr>
              <w:rFonts w:cs="Arial"/>
            </w:rPr>
            <w:delText>ublic-</w:delText>
          </w:r>
          <w:r w:rsidR="00F85CE2" w:rsidDel="008D26A9">
            <w:rPr>
              <w:rFonts w:cs="Arial"/>
            </w:rPr>
            <w:delText>p</w:delText>
          </w:r>
          <w:r w:rsidR="00F85CE2" w:rsidRPr="00F85CE2" w:rsidDel="008D26A9">
            <w:rPr>
              <w:rFonts w:cs="Arial"/>
            </w:rPr>
            <w:delText xml:space="preserve">rivate </w:delText>
          </w:r>
          <w:r w:rsidR="00F85CE2" w:rsidDel="008D26A9">
            <w:rPr>
              <w:rFonts w:cs="Arial"/>
            </w:rPr>
            <w:delText>p</w:delText>
          </w:r>
          <w:r w:rsidR="00F85CE2" w:rsidRPr="00F85CE2" w:rsidDel="008D26A9">
            <w:rPr>
              <w:rFonts w:cs="Arial"/>
            </w:rPr>
            <w:delText>artnership MoU</w:delText>
          </w:r>
        </w:del>
      </w:ins>
      <w:ins w:id="15771" w:author="Pamela Kakande Nabukhonzo" w:date="2025-06-18T00:16:00Z">
        <w:del w:id="15772" w:author="Rachel Shipsey" w:date="2025-06-23T15:21:00Z">
          <w:r w:rsidR="008437D9" w:rsidDel="008D26A9">
            <w:rPr>
              <w:rFonts w:cs="Arial"/>
            </w:rPr>
            <w:delText>.</w:delText>
          </w:r>
        </w:del>
      </w:ins>
    </w:p>
    <w:p w14:paraId="2E91B1FB" w14:textId="480F3B95" w:rsidR="000D0A26" w:rsidRPr="00B41E1C" w:rsidDel="008D26A9" w:rsidRDefault="000D0A26">
      <w:pPr>
        <w:pStyle w:val="ListParagraph"/>
        <w:spacing w:after="0" w:line="276" w:lineRule="auto"/>
        <w:jc w:val="both"/>
        <w:rPr>
          <w:ins w:id="15773" w:author="Pamela Kakande Nabukhonzo" w:date="2025-06-10T17:54:00Z"/>
          <w:del w:id="15774" w:author="Rachel Shipsey" w:date="2025-06-23T15:21:00Z"/>
        </w:rPr>
        <w:pPrChange w:id="15775" w:author="Rachel Shipsey" w:date="2025-06-23T15:41:00Z">
          <w:pPr>
            <w:pStyle w:val="Heading2"/>
          </w:pPr>
        </w:pPrChange>
      </w:pPr>
      <w:ins w:id="15776" w:author="Pamela Kakande Nabukhonzo" w:date="2025-06-10T17:54:00Z">
        <w:del w:id="15777" w:author="Rachel Shipsey" w:date="2025-06-23T15:21:00Z">
          <w:r w:rsidDel="008D26A9">
            <w:delText xml:space="preserve"> </w:delText>
          </w:r>
          <w:bookmarkStart w:id="15778" w:name="_Toc201320226"/>
          <w:r w:rsidRPr="00B41E1C" w:rsidDel="008D26A9">
            <w:delText xml:space="preserve">Key implementation areas </w:delText>
          </w:r>
        </w:del>
      </w:ins>
      <w:ins w:id="15779" w:author="Pamela Kakande Nabukhonzo" w:date="2025-06-16T11:17:00Z">
        <w:del w:id="15780" w:author="Rachel Shipsey" w:date="2025-06-23T15:21:00Z">
          <w:r w:rsidR="00FE75A2" w:rsidDel="008D26A9">
            <w:delText xml:space="preserve">for </w:delText>
          </w:r>
        </w:del>
      </w:ins>
      <w:ins w:id="15781" w:author="Pamela Kakande Nabukhonzo" w:date="2025-06-10T17:54:00Z">
        <w:del w:id="15782" w:author="Rachel Shipsey" w:date="2025-06-23T15:21:00Z">
          <w:r w:rsidRPr="000D0A26" w:rsidDel="008D26A9">
            <w:delText xml:space="preserve">partnerships and collaboration </w:delText>
          </w:r>
          <w:r w:rsidRPr="00B41E1C" w:rsidDel="008D26A9">
            <w:delText>in a digital census</w:delText>
          </w:r>
          <w:bookmarkEnd w:id="15778"/>
        </w:del>
      </w:ins>
    </w:p>
    <w:p w14:paraId="5B138627" w14:textId="0B6D8DE9" w:rsidR="000D0A26" w:rsidDel="008D26A9" w:rsidRDefault="000D0A26">
      <w:pPr>
        <w:pStyle w:val="ListParagraph"/>
        <w:spacing w:after="0" w:line="276" w:lineRule="auto"/>
        <w:jc w:val="both"/>
        <w:rPr>
          <w:ins w:id="15783" w:author="Pamela Kakande Nabukhonzo" w:date="2025-06-10T17:53:00Z"/>
          <w:del w:id="15784" w:author="Rachel Shipsey" w:date="2025-06-23T15:21:00Z"/>
          <w:rFonts w:cs="Arial"/>
        </w:rPr>
        <w:pPrChange w:id="15785" w:author="Rachel Shipsey" w:date="2025-06-23T15:41:00Z">
          <w:pPr>
            <w:spacing w:after="0" w:line="276" w:lineRule="auto"/>
            <w:jc w:val="both"/>
          </w:pPr>
        </w:pPrChange>
      </w:pPr>
    </w:p>
    <w:p w14:paraId="4E4B5C2C" w14:textId="7176A7D6" w:rsidR="00682402" w:rsidRPr="00682402" w:rsidDel="008D26A9" w:rsidRDefault="00682402">
      <w:pPr>
        <w:pStyle w:val="ListParagraph"/>
        <w:spacing w:after="0" w:line="276" w:lineRule="auto"/>
        <w:jc w:val="both"/>
        <w:rPr>
          <w:ins w:id="15786" w:author="Pamela Kakande Nabukhonzo" w:date="2025-06-10T17:52:00Z"/>
          <w:del w:id="15787" w:author="Rachel Shipsey" w:date="2025-06-23T15:21:00Z"/>
          <w:rFonts w:cs="Arial"/>
        </w:rPr>
        <w:pPrChange w:id="15788" w:author="Rachel Shipsey" w:date="2025-06-23T15:41:00Z">
          <w:pPr>
            <w:spacing w:after="0" w:line="276" w:lineRule="auto"/>
            <w:jc w:val="both"/>
          </w:pPr>
        </w:pPrChange>
      </w:pPr>
      <w:ins w:id="15789" w:author="Pamela Kakande Nabukhonzo" w:date="2025-06-10T17:52:00Z">
        <w:del w:id="15790" w:author="Rachel Shipsey" w:date="2025-06-23T15:21:00Z">
          <w:r w:rsidRPr="00682402" w:rsidDel="008D26A9">
            <w:rPr>
              <w:rFonts w:cs="Arial"/>
            </w:rPr>
            <w:delText>Partnerships are a direct response to the primary challenges of conducting a digital census in the African context</w:delText>
          </w:r>
        </w:del>
      </w:ins>
      <w:ins w:id="15791" w:author="Pamela Kakande Nabukhonzo" w:date="2025-06-10T17:55:00Z">
        <w:del w:id="15792" w:author="Rachel Shipsey" w:date="2025-06-23T15:21:00Z">
          <w:r w:rsidR="00BC7599" w:rsidDel="008D26A9">
            <w:rPr>
              <w:rFonts w:cs="Arial"/>
            </w:rPr>
            <w:delText xml:space="preserve">, so the following </w:delText>
          </w:r>
        </w:del>
      </w:ins>
      <w:ins w:id="15793" w:author="Pamela Kakande Nabukhonzo" w:date="2025-06-12T21:01:00Z">
        <w:del w:id="15794" w:author="Rachel Shipsey" w:date="2025-06-23T15:21:00Z">
          <w:r w:rsidR="00EF209F" w:rsidDel="008D26A9">
            <w:rPr>
              <w:rFonts w:cs="Arial"/>
            </w:rPr>
            <w:delText>should be</w:delText>
          </w:r>
        </w:del>
      </w:ins>
      <w:ins w:id="15795" w:author="Pamela Kakande Nabukhonzo" w:date="2025-06-10T17:55:00Z">
        <w:del w:id="15796" w:author="Rachel Shipsey" w:date="2025-06-23T15:21:00Z">
          <w:r w:rsidR="007238F1" w:rsidDel="008D26A9">
            <w:rPr>
              <w:rFonts w:cs="Arial"/>
            </w:rPr>
            <w:delText xml:space="preserve"> considered</w:delText>
          </w:r>
        </w:del>
      </w:ins>
      <w:ins w:id="15797" w:author="Pamela Kakande Nabukhonzo" w:date="2025-06-10T17:52:00Z">
        <w:del w:id="15798" w:author="Rachel Shipsey" w:date="2025-06-23T15:21:00Z">
          <w:r w:rsidRPr="00682402" w:rsidDel="008D26A9">
            <w:rPr>
              <w:rFonts w:cs="Arial"/>
            </w:rPr>
            <w:delText>:</w:delText>
          </w:r>
        </w:del>
      </w:ins>
    </w:p>
    <w:p w14:paraId="3C1BEB3C" w14:textId="7011A843" w:rsidR="00682402" w:rsidRPr="00682402" w:rsidDel="008D26A9" w:rsidRDefault="00682402">
      <w:pPr>
        <w:pStyle w:val="ListParagraph"/>
        <w:spacing w:after="0" w:line="276" w:lineRule="auto"/>
        <w:jc w:val="both"/>
        <w:rPr>
          <w:ins w:id="15799" w:author="Pamela Kakande Nabukhonzo" w:date="2025-06-10T17:52:00Z"/>
          <w:del w:id="15800" w:author="Rachel Shipsey" w:date="2025-06-23T15:21:00Z"/>
          <w:rFonts w:cs="Arial"/>
        </w:rPr>
        <w:pPrChange w:id="15801" w:author="Rachel Shipsey" w:date="2025-06-23T15:41:00Z">
          <w:pPr>
            <w:spacing w:after="0" w:line="276" w:lineRule="auto"/>
            <w:jc w:val="both"/>
          </w:pPr>
        </w:pPrChange>
      </w:pPr>
    </w:p>
    <w:p w14:paraId="161C422E" w14:textId="4C6B6015" w:rsidR="00682402" w:rsidRPr="000771B7" w:rsidDel="008D26A9" w:rsidRDefault="00682402">
      <w:pPr>
        <w:pStyle w:val="ListParagraph"/>
        <w:spacing w:after="0" w:line="276" w:lineRule="auto"/>
        <w:jc w:val="both"/>
        <w:rPr>
          <w:ins w:id="15802" w:author="Pamela Kakande Nabukhonzo" w:date="2025-06-10T17:52:00Z"/>
          <w:del w:id="15803" w:author="Rachel Shipsey" w:date="2025-06-23T15:21:00Z"/>
          <w:rFonts w:cs="Arial"/>
        </w:rPr>
        <w:pPrChange w:id="15804" w:author="Rachel Shipsey" w:date="2025-06-23T15:41:00Z">
          <w:pPr>
            <w:spacing w:after="0" w:line="276" w:lineRule="auto"/>
            <w:jc w:val="both"/>
          </w:pPr>
        </w:pPrChange>
      </w:pPr>
      <w:ins w:id="15805" w:author="Pamela Kakande Nabukhonzo" w:date="2025-06-10T17:52:00Z">
        <w:del w:id="15806" w:author="Rachel Shipsey" w:date="2025-06-23T15:21:00Z">
          <w:r w:rsidRPr="000771B7" w:rsidDel="008D26A9">
            <w:rPr>
              <w:rFonts w:cs="Arial"/>
            </w:rPr>
            <w:delText xml:space="preserve">Digital censuses are expensive, requiring investment in hardware, software, and training. Partnerships are crucial for mobilizing </w:delText>
          </w:r>
          <w:r w:rsidRPr="00FE75A2" w:rsidDel="008D26A9">
            <w:rPr>
              <w:rFonts w:cs="Arial"/>
              <w:b/>
              <w:bCs/>
              <w:rPrChange w:id="15807" w:author="Pamela Kakande Nabukhonzo" w:date="2025-06-18T13:40:00Z">
                <w:rPr>
                  <w:rFonts w:cs="Arial"/>
                </w:rPr>
              </w:rPrChange>
            </w:rPr>
            <w:delText>financial resources</w:delText>
          </w:r>
        </w:del>
      </w:ins>
      <w:ins w:id="15808" w:author="Pamela Kakande Nabukhonzo" w:date="2025-06-10T17:55:00Z">
        <w:del w:id="15809" w:author="Rachel Shipsey" w:date="2025-06-23T15:21:00Z">
          <w:r w:rsidR="00743CB1" w:rsidRPr="00743CB1" w:rsidDel="008D26A9">
            <w:delText xml:space="preserve"> </w:delText>
          </w:r>
          <w:r w:rsidR="00743CB1" w:rsidDel="008D26A9">
            <w:delText>to fil</w:delText>
          </w:r>
        </w:del>
      </w:ins>
      <w:ins w:id="15810" w:author="Pamela Kakande Nabukhonzo" w:date="2025-06-10T17:56:00Z">
        <w:del w:id="15811" w:author="Rachel Shipsey" w:date="2025-06-23T15:21:00Z">
          <w:r w:rsidR="00743CB1" w:rsidDel="008D26A9">
            <w:delText xml:space="preserve">l </w:delText>
          </w:r>
        </w:del>
      </w:ins>
      <w:ins w:id="15812" w:author="Pamela Kakande Nabukhonzo" w:date="2025-06-10T17:55:00Z">
        <w:del w:id="15813" w:author="Rachel Shipsey" w:date="2025-06-23T15:21:00Z">
          <w:r w:rsidR="00743CB1" w:rsidDel="008D26A9">
            <w:delText>f</w:delText>
          </w:r>
          <w:r w:rsidR="00743CB1" w:rsidRPr="00743CB1" w:rsidDel="008D26A9">
            <w:rPr>
              <w:rFonts w:cs="Arial"/>
            </w:rPr>
            <w:delText xml:space="preserve">unding </w:delText>
          </w:r>
        </w:del>
      </w:ins>
      <w:ins w:id="15814" w:author="Pamela Kakande Nabukhonzo" w:date="2025-06-10T17:56:00Z">
        <w:del w:id="15815" w:author="Rachel Shipsey" w:date="2025-06-23T15:21:00Z">
          <w:r w:rsidR="00743CB1" w:rsidDel="008D26A9">
            <w:rPr>
              <w:rFonts w:cs="Arial"/>
            </w:rPr>
            <w:delText>g</w:delText>
          </w:r>
        </w:del>
      </w:ins>
      <w:ins w:id="15816" w:author="Pamela Kakande Nabukhonzo" w:date="2025-06-10T17:55:00Z">
        <w:del w:id="15817" w:author="Rachel Shipsey" w:date="2025-06-23T15:21:00Z">
          <w:r w:rsidR="00743CB1" w:rsidRPr="00743CB1" w:rsidDel="008D26A9">
            <w:rPr>
              <w:rFonts w:cs="Arial"/>
            </w:rPr>
            <w:delText>ap</w:delText>
          </w:r>
        </w:del>
      </w:ins>
      <w:ins w:id="15818" w:author="Pamela Kakande Nabukhonzo" w:date="2025-06-10T17:56:00Z">
        <w:del w:id="15819" w:author="Rachel Shipsey" w:date="2025-06-23T15:21:00Z">
          <w:r w:rsidR="00743CB1" w:rsidDel="008D26A9">
            <w:rPr>
              <w:rFonts w:cs="Arial"/>
            </w:rPr>
            <w:delText>s</w:delText>
          </w:r>
        </w:del>
      </w:ins>
      <w:ins w:id="15820" w:author="Pamela Kakande Nabukhonzo" w:date="2025-06-10T17:52:00Z">
        <w:del w:id="15821" w:author="Rachel Shipsey" w:date="2025-06-23T15:21:00Z">
          <w:r w:rsidRPr="000771B7" w:rsidDel="008D26A9">
            <w:rPr>
              <w:rFonts w:cs="Arial"/>
            </w:rPr>
            <w:delText>.</w:delText>
          </w:r>
        </w:del>
      </w:ins>
    </w:p>
    <w:p w14:paraId="552388F8" w14:textId="4D1A6DB1" w:rsidR="00682402" w:rsidRPr="000771B7" w:rsidDel="008D26A9" w:rsidRDefault="00682402">
      <w:pPr>
        <w:pStyle w:val="ListParagraph"/>
        <w:spacing w:after="0" w:line="276" w:lineRule="auto"/>
        <w:jc w:val="both"/>
        <w:rPr>
          <w:ins w:id="15822" w:author="Pamela Kakande Nabukhonzo" w:date="2025-06-10T17:52:00Z"/>
          <w:del w:id="15823" w:author="Rachel Shipsey" w:date="2025-06-23T15:21:00Z"/>
          <w:rFonts w:cs="Arial"/>
        </w:rPr>
        <w:pPrChange w:id="15824" w:author="Rachel Shipsey" w:date="2025-06-23T15:41:00Z">
          <w:pPr>
            <w:spacing w:after="0" w:line="276" w:lineRule="auto"/>
            <w:jc w:val="both"/>
          </w:pPr>
        </w:pPrChange>
      </w:pPr>
      <w:ins w:id="15825" w:author="Pamela Kakande Nabukhonzo" w:date="2025-06-10T17:52:00Z">
        <w:del w:id="15826" w:author="Rachel Shipsey" w:date="2025-06-23T15:21:00Z">
          <w:r w:rsidRPr="000771B7" w:rsidDel="008D26A9">
            <w:rPr>
              <w:rFonts w:cs="Arial"/>
            </w:rPr>
            <w:delText>Many NSOs lack the in-house capacity to develop, deploy, and manage the complex IT infrastructure required</w:delText>
          </w:r>
        </w:del>
      </w:ins>
      <w:ins w:id="15827" w:author="Pamela Kakande Nabukhonzo" w:date="2025-06-10T17:56:00Z">
        <w:del w:id="15828" w:author="Rachel Shipsey" w:date="2025-06-23T15:21:00Z">
          <w:r w:rsidR="00743CB1" w:rsidDel="008D26A9">
            <w:rPr>
              <w:rFonts w:cs="Arial"/>
            </w:rPr>
            <w:delText>, so partnerships and collaboration</w:delText>
          </w:r>
          <w:r w:rsidR="0052658C" w:rsidDel="008D26A9">
            <w:rPr>
              <w:rFonts w:cs="Arial"/>
            </w:rPr>
            <w:delText xml:space="preserve"> offset the</w:delText>
          </w:r>
          <w:r w:rsidR="00743CB1" w:rsidRPr="00743CB1" w:rsidDel="008D26A9">
            <w:rPr>
              <w:rFonts w:cs="Arial"/>
            </w:rPr>
            <w:delText xml:space="preserve"> </w:delText>
          </w:r>
          <w:r w:rsidR="0052658C" w:rsidRPr="00FE75A2" w:rsidDel="008D26A9">
            <w:rPr>
              <w:rFonts w:cs="Arial"/>
              <w:b/>
              <w:bCs/>
              <w:rPrChange w:id="15829" w:author="Pamela Kakande Nabukhonzo" w:date="2025-06-18T13:40:00Z">
                <w:rPr>
                  <w:rFonts w:cs="Arial"/>
                </w:rPr>
              </w:rPrChange>
            </w:rPr>
            <w:delText>t</w:delText>
          </w:r>
          <w:r w:rsidR="00743CB1" w:rsidRPr="00FE75A2" w:rsidDel="008D26A9">
            <w:rPr>
              <w:rFonts w:cs="Arial"/>
              <w:b/>
              <w:bCs/>
              <w:rPrChange w:id="15830" w:author="Pamela Kakande Nabukhonzo" w:date="2025-06-18T13:40:00Z">
                <w:rPr>
                  <w:rFonts w:cs="Arial"/>
                </w:rPr>
              </w:rPrChange>
            </w:rPr>
            <w:delText xml:space="preserve">echnological </w:delText>
          </w:r>
        </w:del>
      </w:ins>
      <w:ins w:id="15831" w:author="Pamela Kakande Nabukhonzo" w:date="2025-06-10T17:57:00Z">
        <w:del w:id="15832" w:author="Rachel Shipsey" w:date="2025-06-23T15:21:00Z">
          <w:r w:rsidR="0052658C" w:rsidRPr="00FE75A2" w:rsidDel="008D26A9">
            <w:rPr>
              <w:rFonts w:cs="Arial"/>
              <w:b/>
              <w:bCs/>
              <w:rPrChange w:id="15833" w:author="Pamela Kakande Nabukhonzo" w:date="2025-06-18T13:40:00Z">
                <w:rPr>
                  <w:rFonts w:cs="Arial"/>
                </w:rPr>
              </w:rPrChange>
            </w:rPr>
            <w:delText>d</w:delText>
          </w:r>
        </w:del>
      </w:ins>
      <w:ins w:id="15834" w:author="Pamela Kakande Nabukhonzo" w:date="2025-06-10T17:56:00Z">
        <w:del w:id="15835" w:author="Rachel Shipsey" w:date="2025-06-23T15:21:00Z">
          <w:r w:rsidR="00743CB1" w:rsidRPr="00FE75A2" w:rsidDel="008D26A9">
            <w:rPr>
              <w:rFonts w:cs="Arial"/>
              <w:b/>
              <w:bCs/>
              <w:rPrChange w:id="15836" w:author="Pamela Kakande Nabukhonzo" w:date="2025-06-18T13:40:00Z">
                <w:rPr>
                  <w:rFonts w:cs="Arial"/>
                </w:rPr>
              </w:rPrChange>
            </w:rPr>
            <w:delText>eficits</w:delText>
          </w:r>
        </w:del>
      </w:ins>
      <w:ins w:id="15837" w:author="Pamela Kakande Nabukhonzo" w:date="2025-06-10T17:57:00Z">
        <w:del w:id="15838" w:author="Rachel Shipsey" w:date="2025-06-23T15:21:00Z">
          <w:r w:rsidR="0052658C" w:rsidDel="008D26A9">
            <w:rPr>
              <w:rFonts w:cs="Arial"/>
            </w:rPr>
            <w:delText xml:space="preserve"> that may exist</w:delText>
          </w:r>
        </w:del>
      </w:ins>
      <w:ins w:id="15839" w:author="Pamela Kakande Nabukhonzo" w:date="2025-06-10T17:52:00Z">
        <w:del w:id="15840" w:author="Rachel Shipsey" w:date="2025-06-23T15:21:00Z">
          <w:r w:rsidRPr="000771B7" w:rsidDel="008D26A9">
            <w:rPr>
              <w:rFonts w:cs="Arial"/>
            </w:rPr>
            <w:delText>.</w:delText>
          </w:r>
        </w:del>
      </w:ins>
      <w:ins w:id="15841" w:author="Pamela Kakande Nabukhonzo" w:date="2025-06-18T00:16:00Z">
        <w:del w:id="15842" w:author="Rachel Shipsey" w:date="2025-06-23T15:21:00Z">
          <w:r w:rsidR="00897166" w:rsidRPr="00897166" w:rsidDel="008D26A9">
            <w:delText xml:space="preserve"> </w:delText>
          </w:r>
          <w:r w:rsidR="00897166" w:rsidRPr="00897166" w:rsidDel="008D26A9">
            <w:rPr>
              <w:rFonts w:cs="Arial"/>
            </w:rPr>
            <w:delText xml:space="preserve">Mobile </w:delText>
          </w:r>
        </w:del>
      </w:ins>
      <w:ins w:id="15843" w:author="Pamela Kakande Nabukhonzo" w:date="2025-06-18T00:17:00Z">
        <w:del w:id="15844" w:author="Rachel Shipsey" w:date="2025-06-23T15:21:00Z">
          <w:r w:rsidR="006037A6" w:rsidDel="008D26A9">
            <w:rPr>
              <w:rFonts w:cs="Arial"/>
            </w:rPr>
            <w:delText>n</w:delText>
          </w:r>
        </w:del>
      </w:ins>
      <w:ins w:id="15845" w:author="Pamela Kakande Nabukhonzo" w:date="2025-06-18T00:16:00Z">
        <w:del w:id="15846" w:author="Rachel Shipsey" w:date="2025-06-23T15:21:00Z">
          <w:r w:rsidR="00897166" w:rsidRPr="00897166" w:rsidDel="008D26A9">
            <w:rPr>
              <w:rFonts w:cs="Arial"/>
            </w:rPr>
            <w:delText xml:space="preserve">etwork </w:delText>
          </w:r>
        </w:del>
      </w:ins>
      <w:ins w:id="15847" w:author="Pamela Kakande Nabukhonzo" w:date="2025-06-18T00:17:00Z">
        <w:del w:id="15848" w:author="Rachel Shipsey" w:date="2025-06-23T15:21:00Z">
          <w:r w:rsidR="006037A6" w:rsidDel="008D26A9">
            <w:rPr>
              <w:rFonts w:cs="Arial"/>
            </w:rPr>
            <w:delText>o</w:delText>
          </w:r>
        </w:del>
      </w:ins>
      <w:ins w:id="15849" w:author="Pamela Kakande Nabukhonzo" w:date="2025-06-18T00:16:00Z">
        <w:del w:id="15850" w:author="Rachel Shipsey" w:date="2025-06-23T15:21:00Z">
          <w:r w:rsidR="00897166" w:rsidRPr="00897166" w:rsidDel="008D26A9">
            <w:rPr>
              <w:rFonts w:cs="Arial"/>
            </w:rPr>
            <w:delText xml:space="preserve">perator </w:delText>
          </w:r>
        </w:del>
      </w:ins>
      <w:ins w:id="15851" w:author="Pamela Kakande Nabukhonzo" w:date="2025-06-18T00:17:00Z">
        <w:del w:id="15852" w:author="Rachel Shipsey" w:date="2025-06-23T15:21:00Z">
          <w:r w:rsidR="006037A6" w:rsidDel="008D26A9">
            <w:rPr>
              <w:rFonts w:cs="Arial"/>
            </w:rPr>
            <w:delText>p</w:delText>
          </w:r>
        </w:del>
      </w:ins>
      <w:ins w:id="15853" w:author="Pamela Kakande Nabukhonzo" w:date="2025-06-18T00:16:00Z">
        <w:del w:id="15854" w:author="Rachel Shipsey" w:date="2025-06-23T15:21:00Z">
          <w:r w:rsidR="00897166" w:rsidRPr="00897166" w:rsidDel="008D26A9">
            <w:rPr>
              <w:rFonts w:cs="Arial"/>
            </w:rPr>
            <w:delText>artnerships</w:delText>
          </w:r>
        </w:del>
      </w:ins>
      <w:ins w:id="15855" w:author="Pamela Kakande Nabukhonzo" w:date="2025-06-18T00:17:00Z">
        <w:del w:id="15856" w:author="Rachel Shipsey" w:date="2025-06-23T15:21:00Z">
          <w:r w:rsidR="006037A6" w:rsidDel="008D26A9">
            <w:rPr>
              <w:rFonts w:cs="Arial"/>
            </w:rPr>
            <w:delText xml:space="preserve"> that</w:delText>
          </w:r>
        </w:del>
      </w:ins>
      <w:ins w:id="15857" w:author="Pamela Kakande Nabukhonzo" w:date="2025-06-18T00:16:00Z">
        <w:del w:id="15858" w:author="Rachel Shipsey" w:date="2025-06-23T15:21:00Z">
          <w:r w:rsidR="00897166" w:rsidRPr="00897166" w:rsidDel="008D26A9">
            <w:rPr>
              <w:rFonts w:cs="Arial"/>
            </w:rPr>
            <w:delText xml:space="preserve"> involve negotiating bulk data contracts with </w:delText>
          </w:r>
        </w:del>
      </w:ins>
      <w:ins w:id="15859" w:author="Pamela Kakande Nabukhonzo" w:date="2025-06-18T00:17:00Z">
        <w:del w:id="15860" w:author="Rachel Shipsey" w:date="2025-06-23T15:21:00Z">
          <w:r w:rsidR="006037A6" w:rsidDel="008D26A9">
            <w:rPr>
              <w:rFonts w:cs="Arial"/>
            </w:rPr>
            <w:delText>the NSO</w:delText>
          </w:r>
        </w:del>
      </w:ins>
      <w:ins w:id="15861" w:author="Pamela Kakande Nabukhonzo" w:date="2025-06-18T00:16:00Z">
        <w:del w:id="15862" w:author="Rachel Shipsey" w:date="2025-06-23T15:21:00Z">
          <w:r w:rsidR="00897166" w:rsidRPr="00897166" w:rsidDel="008D26A9">
            <w:rPr>
              <w:rFonts w:cs="Arial"/>
            </w:rPr>
            <w:delText xml:space="preserve"> to ensure seamless data transmission. In some cases, subsidized communication for the census team can be negotiated, which helps enumerators easily contact supervisors for real-time guidance.</w:delText>
          </w:r>
        </w:del>
      </w:ins>
    </w:p>
    <w:p w14:paraId="4F4A7D04" w14:textId="757FFB52" w:rsidR="00682402" w:rsidRPr="000771B7" w:rsidDel="008D26A9" w:rsidRDefault="00682402">
      <w:pPr>
        <w:pStyle w:val="ListParagraph"/>
        <w:spacing w:after="0" w:line="276" w:lineRule="auto"/>
        <w:jc w:val="both"/>
        <w:rPr>
          <w:ins w:id="15863" w:author="Pamela Kakande Nabukhonzo" w:date="2025-06-10T17:52:00Z"/>
          <w:del w:id="15864" w:author="Rachel Shipsey" w:date="2025-06-23T15:21:00Z"/>
          <w:rFonts w:cs="Arial"/>
        </w:rPr>
        <w:pPrChange w:id="15865" w:author="Rachel Shipsey" w:date="2025-06-23T15:41:00Z">
          <w:pPr>
            <w:spacing w:after="0" w:line="276" w:lineRule="auto"/>
            <w:jc w:val="both"/>
          </w:pPr>
        </w:pPrChange>
      </w:pPr>
      <w:ins w:id="15866" w:author="Pamela Kakande Nabukhonzo" w:date="2025-06-10T17:52:00Z">
        <w:del w:id="15867" w:author="Rachel Shipsey" w:date="2025-06-23T15:21:00Z">
          <w:r w:rsidRPr="000771B7" w:rsidDel="008D26A9">
            <w:rPr>
              <w:rFonts w:cs="Arial"/>
            </w:rPr>
            <w:delText xml:space="preserve">There is often a scarcity of local </w:delText>
          </w:r>
          <w:r w:rsidRPr="00FE75A2" w:rsidDel="008D26A9">
            <w:rPr>
              <w:rFonts w:cs="Arial"/>
              <w:b/>
              <w:bCs/>
              <w:rPrChange w:id="15868" w:author="Pamela Kakande Nabukhonzo" w:date="2025-06-18T13:40:00Z">
                <w:rPr>
                  <w:rFonts w:cs="Arial"/>
                </w:rPr>
              </w:rPrChange>
            </w:rPr>
            <w:delText>experts</w:delText>
          </w:r>
          <w:r w:rsidRPr="000771B7" w:rsidDel="008D26A9">
            <w:rPr>
              <w:rFonts w:cs="Arial"/>
            </w:rPr>
            <w:delText xml:space="preserve"> in </w:delText>
          </w:r>
        </w:del>
      </w:ins>
      <w:ins w:id="15869" w:author="Pamela Kakande Nabukhonzo" w:date="2025-06-10T17:57:00Z">
        <w:del w:id="15870" w:author="Rachel Shipsey" w:date="2025-06-23T15:21:00Z">
          <w:r w:rsidR="0052658C" w:rsidDel="008D26A9">
            <w:rPr>
              <w:rFonts w:cs="Arial"/>
            </w:rPr>
            <w:delText xml:space="preserve">some </w:delText>
          </w:r>
        </w:del>
      </w:ins>
      <w:ins w:id="15871" w:author="Pamela Kakande Nabukhonzo" w:date="2025-06-10T17:52:00Z">
        <w:del w:id="15872" w:author="Rachel Shipsey" w:date="2025-06-23T15:21:00Z">
          <w:r w:rsidRPr="000771B7" w:rsidDel="008D26A9">
            <w:rPr>
              <w:rFonts w:cs="Arial"/>
            </w:rPr>
            <w:delText>areas like cybersecurity, geospatial analysis, and large-scale data management</w:delText>
          </w:r>
        </w:del>
      </w:ins>
      <w:ins w:id="15873" w:author="Pamela Kakande Nabukhonzo" w:date="2025-06-10T17:57:00Z">
        <w:del w:id="15874" w:author="Rachel Shipsey" w:date="2025-06-23T15:21:00Z">
          <w:r w:rsidR="00863B58" w:rsidDel="008D26A9">
            <w:delText xml:space="preserve">, </w:delText>
          </w:r>
          <w:r w:rsidR="00863B58" w:rsidDel="008D26A9">
            <w:rPr>
              <w:rFonts w:cs="Arial"/>
            </w:rPr>
            <w:delText xml:space="preserve">partnerships and collaboration </w:delText>
          </w:r>
          <w:r w:rsidR="00677F33" w:rsidDel="008D26A9">
            <w:rPr>
              <w:rFonts w:cs="Arial"/>
            </w:rPr>
            <w:delText xml:space="preserve">can fill the </w:delText>
          </w:r>
        </w:del>
      </w:ins>
      <w:ins w:id="15875" w:author="Pamela Kakande Nabukhonzo" w:date="2025-06-10T17:58:00Z">
        <w:del w:id="15876" w:author="Rachel Shipsey" w:date="2025-06-23T15:21:00Z">
          <w:r w:rsidR="00677F33" w:rsidDel="008D26A9">
            <w:rPr>
              <w:rFonts w:cs="Arial"/>
            </w:rPr>
            <w:delText>e</w:delText>
          </w:r>
        </w:del>
      </w:ins>
      <w:ins w:id="15877" w:author="Pamela Kakande Nabukhonzo" w:date="2025-06-10T17:57:00Z">
        <w:del w:id="15878" w:author="Rachel Shipsey" w:date="2025-06-23T15:21:00Z">
          <w:r w:rsidR="0052658C" w:rsidRPr="0052658C" w:rsidDel="008D26A9">
            <w:rPr>
              <w:rFonts w:cs="Arial"/>
            </w:rPr>
            <w:delText xml:space="preserve">xpertise </w:delText>
          </w:r>
        </w:del>
      </w:ins>
      <w:ins w:id="15879" w:author="Pamela Kakande Nabukhonzo" w:date="2025-06-10T17:58:00Z">
        <w:del w:id="15880" w:author="Rachel Shipsey" w:date="2025-06-23T15:21:00Z">
          <w:r w:rsidR="00677F33" w:rsidDel="008D26A9">
            <w:rPr>
              <w:rFonts w:cs="Arial"/>
            </w:rPr>
            <w:delText>s</w:delText>
          </w:r>
        </w:del>
      </w:ins>
      <w:ins w:id="15881" w:author="Pamela Kakande Nabukhonzo" w:date="2025-06-10T17:57:00Z">
        <w:del w:id="15882" w:author="Rachel Shipsey" w:date="2025-06-23T15:21:00Z">
          <w:r w:rsidR="0052658C" w:rsidRPr="0052658C" w:rsidDel="008D26A9">
            <w:rPr>
              <w:rFonts w:cs="Arial"/>
            </w:rPr>
            <w:delText>hortages</w:delText>
          </w:r>
        </w:del>
      </w:ins>
      <w:ins w:id="15883" w:author="Pamela Kakande Nabukhonzo" w:date="2025-06-10T17:52:00Z">
        <w:del w:id="15884" w:author="Rachel Shipsey" w:date="2025-06-23T15:21:00Z">
          <w:r w:rsidRPr="000771B7" w:rsidDel="008D26A9">
            <w:rPr>
              <w:rFonts w:cs="Arial"/>
            </w:rPr>
            <w:delText>.</w:delText>
          </w:r>
        </w:del>
      </w:ins>
      <w:ins w:id="15885" w:author="Pamela Kakande Nabukhonzo" w:date="2025-06-12T20:31:00Z">
        <w:del w:id="15886" w:author="Rachel Shipsey" w:date="2025-06-23T15:21:00Z">
          <w:r w:rsidR="000C2BBF" w:rsidRPr="000C2BBF" w:rsidDel="008D26A9">
            <w:delText xml:space="preserve"> </w:delText>
          </w:r>
          <w:r w:rsidR="000C2BBF" w:rsidRPr="000C2BBF" w:rsidDel="008D26A9">
            <w:rPr>
              <w:rFonts w:cs="Arial"/>
            </w:rPr>
            <w:delText>Universities and research centers provide intellectual capital and analytical power</w:delText>
          </w:r>
          <w:r w:rsidR="00B25504" w:rsidDel="008D26A9">
            <w:rPr>
              <w:rFonts w:cs="Arial"/>
            </w:rPr>
            <w:delText>.</w:delText>
          </w:r>
        </w:del>
      </w:ins>
    </w:p>
    <w:p w14:paraId="77AAE402" w14:textId="6AC1E45E" w:rsidR="00682402" w:rsidRPr="000771B7" w:rsidDel="008D26A9" w:rsidRDefault="00682402">
      <w:pPr>
        <w:pStyle w:val="ListParagraph"/>
        <w:spacing w:after="0" w:line="276" w:lineRule="auto"/>
        <w:jc w:val="both"/>
        <w:rPr>
          <w:ins w:id="15887" w:author="Pamela Kakande Nabukhonzo" w:date="2025-06-10T17:52:00Z"/>
          <w:del w:id="15888" w:author="Rachel Shipsey" w:date="2025-06-23T15:21:00Z"/>
          <w:rFonts w:cs="Arial"/>
        </w:rPr>
        <w:pPrChange w:id="15889" w:author="Rachel Shipsey" w:date="2025-06-23T15:41:00Z">
          <w:pPr>
            <w:spacing w:after="0" w:line="276" w:lineRule="auto"/>
            <w:jc w:val="both"/>
          </w:pPr>
        </w:pPrChange>
      </w:pPr>
      <w:ins w:id="15890" w:author="Pamela Kakande Nabukhonzo" w:date="2025-06-10T17:52:00Z">
        <w:del w:id="15891" w:author="Rachel Shipsey" w:date="2025-06-23T15:21:00Z">
          <w:r w:rsidRPr="000771B7" w:rsidDel="008D26A9">
            <w:rPr>
              <w:rFonts w:cs="Arial"/>
            </w:rPr>
            <w:delText>Procuring and distributing hundreds of thousands of devices, ensuring connectivity, and managing fieldwork across vast and sometimes difficult terrain is a massive undertaking.</w:delText>
          </w:r>
        </w:del>
      </w:ins>
      <w:ins w:id="15892" w:author="Pamela Kakande Nabukhonzo" w:date="2025-06-10T17:58:00Z">
        <w:del w:id="15893" w:author="Rachel Shipsey" w:date="2025-06-23T15:21:00Z">
          <w:r w:rsidR="004B1E11" w:rsidDel="008D26A9">
            <w:rPr>
              <w:rFonts w:cs="Arial"/>
            </w:rPr>
            <w:delText xml:space="preserve"> Partnerships and collaboration can rel</w:delText>
          </w:r>
        </w:del>
      </w:ins>
      <w:ins w:id="15894" w:author="Pamela Kakande Nabukhonzo" w:date="2025-06-10T17:59:00Z">
        <w:del w:id="15895" w:author="Rachel Shipsey" w:date="2025-06-23T15:21:00Z">
          <w:r w:rsidR="004B1E11" w:rsidDel="008D26A9">
            <w:rPr>
              <w:rFonts w:cs="Arial"/>
            </w:rPr>
            <w:delText xml:space="preserve">ieve the </w:delText>
          </w:r>
          <w:r w:rsidR="004B1E11" w:rsidRPr="00FE75A2" w:rsidDel="008D26A9">
            <w:rPr>
              <w:rFonts w:cs="Arial"/>
              <w:b/>
              <w:bCs/>
              <w:rPrChange w:id="15896" w:author="Pamela Kakande Nabukhonzo" w:date="2025-06-18T13:40:00Z">
                <w:rPr>
                  <w:rFonts w:cs="Arial"/>
                </w:rPr>
              </w:rPrChange>
            </w:rPr>
            <w:delText>l</w:delText>
          </w:r>
        </w:del>
      </w:ins>
      <w:ins w:id="15897" w:author="Pamela Kakande Nabukhonzo" w:date="2025-06-10T17:58:00Z">
        <w:del w:id="15898" w:author="Rachel Shipsey" w:date="2025-06-23T15:21:00Z">
          <w:r w:rsidR="004B1E11" w:rsidRPr="00FE75A2" w:rsidDel="008D26A9">
            <w:rPr>
              <w:rFonts w:cs="Arial"/>
              <w:b/>
              <w:bCs/>
              <w:rPrChange w:id="15899" w:author="Pamela Kakande Nabukhonzo" w:date="2025-06-18T13:40:00Z">
                <w:rPr>
                  <w:rFonts w:cs="Arial"/>
                </w:rPr>
              </w:rPrChange>
            </w:rPr>
            <w:delText xml:space="preserve">ogistical </w:delText>
          </w:r>
        </w:del>
      </w:ins>
      <w:ins w:id="15900" w:author="Pamela Kakande Nabukhonzo" w:date="2025-06-10T17:59:00Z">
        <w:del w:id="15901" w:author="Rachel Shipsey" w:date="2025-06-23T15:21:00Z">
          <w:r w:rsidR="006B7C2E" w:rsidRPr="00FE75A2" w:rsidDel="008D26A9">
            <w:rPr>
              <w:rFonts w:cs="Arial"/>
              <w:b/>
              <w:bCs/>
              <w:rPrChange w:id="15902" w:author="Pamela Kakande Nabukhonzo" w:date="2025-06-18T13:40:00Z">
                <w:rPr>
                  <w:rFonts w:cs="Arial"/>
                </w:rPr>
              </w:rPrChange>
            </w:rPr>
            <w:delText>c</w:delText>
          </w:r>
        </w:del>
      </w:ins>
      <w:ins w:id="15903" w:author="Pamela Kakande Nabukhonzo" w:date="2025-06-10T17:58:00Z">
        <w:del w:id="15904" w:author="Rachel Shipsey" w:date="2025-06-23T15:21:00Z">
          <w:r w:rsidR="004B1E11" w:rsidRPr="00FE75A2" w:rsidDel="008D26A9">
            <w:rPr>
              <w:rFonts w:cs="Arial"/>
              <w:b/>
              <w:bCs/>
              <w:rPrChange w:id="15905" w:author="Pamela Kakande Nabukhonzo" w:date="2025-06-18T13:40:00Z">
                <w:rPr>
                  <w:rFonts w:cs="Arial"/>
                </w:rPr>
              </w:rPrChange>
            </w:rPr>
            <w:delText>omplexit</w:delText>
          </w:r>
        </w:del>
      </w:ins>
      <w:ins w:id="15906" w:author="Pamela Kakande Nabukhonzo" w:date="2025-06-10T17:59:00Z">
        <w:del w:id="15907" w:author="Rachel Shipsey" w:date="2025-06-23T15:21:00Z">
          <w:r w:rsidR="006B7C2E" w:rsidRPr="00FE75A2" w:rsidDel="008D26A9">
            <w:rPr>
              <w:rFonts w:cs="Arial"/>
              <w:b/>
              <w:bCs/>
              <w:rPrChange w:id="15908" w:author="Pamela Kakande Nabukhonzo" w:date="2025-06-18T13:40:00Z">
                <w:rPr>
                  <w:rFonts w:cs="Arial"/>
                </w:rPr>
              </w:rPrChange>
            </w:rPr>
            <w:delText>ies</w:delText>
          </w:r>
          <w:r w:rsidR="006B7C2E" w:rsidDel="008D26A9">
            <w:rPr>
              <w:rFonts w:cs="Arial"/>
            </w:rPr>
            <w:delText>.</w:delText>
          </w:r>
        </w:del>
      </w:ins>
    </w:p>
    <w:p w14:paraId="6CAF531B" w14:textId="5EF842A9" w:rsidR="000843E1" w:rsidRPr="000771B7" w:rsidDel="008D26A9" w:rsidRDefault="00682402">
      <w:pPr>
        <w:pStyle w:val="ListParagraph"/>
        <w:spacing w:after="0" w:line="276" w:lineRule="auto"/>
        <w:jc w:val="both"/>
        <w:rPr>
          <w:ins w:id="15909" w:author="Pamela Kakande Nabukhonzo" w:date="2025-06-10T17:53:00Z"/>
          <w:del w:id="15910" w:author="Rachel Shipsey" w:date="2025-06-23T15:21:00Z"/>
          <w:rFonts w:cs="Arial"/>
        </w:rPr>
        <w:pPrChange w:id="15911" w:author="Rachel Shipsey" w:date="2025-06-23T15:41:00Z">
          <w:pPr>
            <w:spacing w:after="0" w:line="276" w:lineRule="auto"/>
            <w:jc w:val="both"/>
          </w:pPr>
        </w:pPrChange>
      </w:pPr>
      <w:ins w:id="15912" w:author="Pamela Kakande Nabukhonzo" w:date="2025-06-10T17:52:00Z">
        <w:del w:id="15913" w:author="Rachel Shipsey" w:date="2025-06-23T15:21:00Z">
          <w:r w:rsidRPr="000771B7" w:rsidDel="008D26A9">
            <w:rPr>
              <w:rFonts w:cs="Arial"/>
            </w:rPr>
            <w:delText>Overcoming public skepticism about data collection, especially digital data, requires credible voices and community engagement that NSOs may struggle to achieve on their own.</w:delText>
          </w:r>
        </w:del>
      </w:ins>
      <w:ins w:id="15914" w:author="Pamela Kakande Nabukhonzo" w:date="2025-06-10T17:59:00Z">
        <w:del w:id="15915" w:author="Rachel Shipsey" w:date="2025-06-23T15:21:00Z">
          <w:r w:rsidR="006B7C2E" w:rsidRPr="006B7C2E" w:rsidDel="008D26A9">
            <w:delText xml:space="preserve"> </w:delText>
          </w:r>
          <w:r w:rsidR="006B7C2E" w:rsidDel="008D26A9">
            <w:rPr>
              <w:rFonts w:cs="Arial"/>
            </w:rPr>
            <w:delText xml:space="preserve">Partnerships and collaboration can </w:delText>
          </w:r>
        </w:del>
      </w:ins>
      <w:ins w:id="15916" w:author="Pamela Kakande Nabukhonzo" w:date="2025-06-10T18:00:00Z">
        <w:del w:id="15917" w:author="Rachel Shipsey" w:date="2025-06-23T15:21:00Z">
          <w:r w:rsidR="006B7C2E" w:rsidDel="008D26A9">
            <w:rPr>
              <w:rFonts w:cs="Arial"/>
            </w:rPr>
            <w:delText>support in b</w:delText>
          </w:r>
        </w:del>
      </w:ins>
      <w:ins w:id="15918" w:author="Pamela Kakande Nabukhonzo" w:date="2025-06-10T17:59:00Z">
        <w:del w:id="15919" w:author="Rachel Shipsey" w:date="2025-06-23T15:21:00Z">
          <w:r w:rsidR="006B7C2E" w:rsidRPr="006B7C2E" w:rsidDel="008D26A9">
            <w:rPr>
              <w:rFonts w:cs="Arial"/>
            </w:rPr>
            <w:delText xml:space="preserve">uilding </w:delText>
          </w:r>
        </w:del>
      </w:ins>
      <w:ins w:id="15920" w:author="Pamela Kakande Nabukhonzo" w:date="2025-06-10T18:00:00Z">
        <w:del w:id="15921" w:author="Rachel Shipsey" w:date="2025-06-23T15:21:00Z">
          <w:r w:rsidR="006B7C2E" w:rsidRPr="00FE75A2" w:rsidDel="008D26A9">
            <w:rPr>
              <w:rFonts w:cs="Arial"/>
              <w:b/>
              <w:bCs/>
              <w:rPrChange w:id="15922" w:author="Pamela Kakande Nabukhonzo" w:date="2025-06-18T13:40:00Z">
                <w:rPr>
                  <w:rFonts w:cs="Arial"/>
                </w:rPr>
              </w:rPrChange>
            </w:rPr>
            <w:delText>p</w:delText>
          </w:r>
        </w:del>
      </w:ins>
      <w:ins w:id="15923" w:author="Pamela Kakande Nabukhonzo" w:date="2025-06-10T17:59:00Z">
        <w:del w:id="15924" w:author="Rachel Shipsey" w:date="2025-06-23T15:21:00Z">
          <w:r w:rsidR="006B7C2E" w:rsidRPr="00FE75A2" w:rsidDel="008D26A9">
            <w:rPr>
              <w:rFonts w:cs="Arial"/>
              <w:b/>
              <w:bCs/>
              <w:rPrChange w:id="15925" w:author="Pamela Kakande Nabukhonzo" w:date="2025-06-18T13:40:00Z">
                <w:rPr>
                  <w:rFonts w:cs="Arial"/>
                </w:rPr>
              </w:rPrChange>
            </w:rPr>
            <w:delText xml:space="preserve">ublic </w:delText>
          </w:r>
        </w:del>
      </w:ins>
      <w:ins w:id="15926" w:author="Pamela Kakande Nabukhonzo" w:date="2025-06-10T18:00:00Z">
        <w:del w:id="15927" w:author="Rachel Shipsey" w:date="2025-06-23T15:21:00Z">
          <w:r w:rsidR="006B7C2E" w:rsidRPr="00FE75A2" w:rsidDel="008D26A9">
            <w:rPr>
              <w:rFonts w:cs="Arial"/>
              <w:b/>
              <w:bCs/>
              <w:rPrChange w:id="15928" w:author="Pamela Kakande Nabukhonzo" w:date="2025-06-18T13:40:00Z">
                <w:rPr>
                  <w:rFonts w:cs="Arial"/>
                </w:rPr>
              </w:rPrChange>
            </w:rPr>
            <w:delText>t</w:delText>
          </w:r>
        </w:del>
      </w:ins>
      <w:ins w:id="15929" w:author="Pamela Kakande Nabukhonzo" w:date="2025-06-10T17:59:00Z">
        <w:del w:id="15930" w:author="Rachel Shipsey" w:date="2025-06-23T15:21:00Z">
          <w:r w:rsidR="006B7C2E" w:rsidRPr="00FE75A2" w:rsidDel="008D26A9">
            <w:rPr>
              <w:rFonts w:cs="Arial"/>
              <w:b/>
              <w:bCs/>
              <w:rPrChange w:id="15931" w:author="Pamela Kakande Nabukhonzo" w:date="2025-06-18T13:40:00Z">
                <w:rPr>
                  <w:rFonts w:cs="Arial"/>
                </w:rPr>
              </w:rPrChange>
            </w:rPr>
            <w:delText>rust</w:delText>
          </w:r>
        </w:del>
      </w:ins>
      <w:ins w:id="15932" w:author="Pamela Kakande Nabukhonzo" w:date="2025-06-10T18:00:00Z">
        <w:del w:id="15933" w:author="Rachel Shipsey" w:date="2025-06-23T15:21:00Z">
          <w:r w:rsidR="006B7C2E" w:rsidDel="008D26A9">
            <w:rPr>
              <w:rFonts w:cs="Arial"/>
            </w:rPr>
            <w:delText>.</w:delText>
          </w:r>
        </w:del>
      </w:ins>
    </w:p>
    <w:p w14:paraId="5ECC4FC0" w14:textId="27129901" w:rsidR="00F05104" w:rsidRPr="00B111C6" w:rsidDel="008D26A9" w:rsidRDefault="00F05104">
      <w:pPr>
        <w:pStyle w:val="ListParagraph"/>
        <w:spacing w:after="0" w:line="276" w:lineRule="auto"/>
        <w:jc w:val="both"/>
        <w:rPr>
          <w:ins w:id="15934" w:author="Pamela Kakande Nabukhonzo" w:date="2025-06-10T18:14:00Z"/>
          <w:del w:id="15935" w:author="Rachel Shipsey" w:date="2025-06-23T15:21:00Z"/>
        </w:rPr>
        <w:pPrChange w:id="15936" w:author="Rachel Shipsey" w:date="2025-06-23T15:41:00Z">
          <w:pPr>
            <w:pStyle w:val="Heading2"/>
          </w:pPr>
        </w:pPrChange>
      </w:pPr>
      <w:bookmarkStart w:id="15937" w:name="_Toc201320227"/>
      <w:commentRangeStart w:id="15938"/>
      <w:ins w:id="15939" w:author="Pamela Kakande Nabukhonzo" w:date="2025-06-10T18:14:00Z">
        <w:del w:id="15940" w:author="Rachel Shipsey" w:date="2025-06-23T15:21:00Z">
          <w:r w:rsidRPr="4871BC61" w:rsidDel="008D26A9">
            <w:delText xml:space="preserve">Selected country </w:delText>
          </w:r>
          <w:r w:rsidRPr="00307A28" w:rsidDel="008D26A9">
            <w:delText>experiences</w:delText>
          </w:r>
        </w:del>
      </w:ins>
      <w:bookmarkEnd w:id="15937"/>
      <w:commentRangeEnd w:id="15938"/>
      <w:del w:id="15941" w:author="Rachel Shipsey" w:date="2025-06-23T15:21:00Z">
        <w:r w:rsidR="007215A3" w:rsidDel="008D26A9">
          <w:rPr>
            <w:rStyle w:val="CommentReference"/>
          </w:rPr>
          <w:commentReference w:id="15938"/>
        </w:r>
      </w:del>
    </w:p>
    <w:p w14:paraId="03A028C2" w14:textId="0F848638" w:rsidR="007A2CBE" w:rsidDel="008D26A9" w:rsidRDefault="007A2CBE">
      <w:pPr>
        <w:pStyle w:val="ListParagraph"/>
        <w:spacing w:after="0" w:line="276" w:lineRule="auto"/>
        <w:jc w:val="both"/>
        <w:rPr>
          <w:ins w:id="15942" w:author="Pamela Kakande Nabukhonzo" w:date="2025-06-12T21:57:00Z"/>
          <w:del w:id="15943" w:author="Rachel Shipsey" w:date="2025-06-23T15:21:00Z"/>
          <w:rFonts w:cs="Arial"/>
          <w:b/>
          <w:bCs/>
        </w:rPr>
        <w:pPrChange w:id="15944" w:author="Rachel Shipsey" w:date="2025-06-23T15:41:00Z">
          <w:pPr>
            <w:pStyle w:val="ListParagraph"/>
            <w:spacing w:after="0" w:line="276" w:lineRule="auto"/>
            <w:ind w:left="0"/>
            <w:jc w:val="both"/>
          </w:pPr>
        </w:pPrChange>
      </w:pPr>
    </w:p>
    <w:p w14:paraId="6B012CD9" w14:textId="35B96F40" w:rsidR="004519E1" w:rsidDel="008D26A9" w:rsidRDefault="005672D9">
      <w:pPr>
        <w:pStyle w:val="ListParagraph"/>
        <w:spacing w:after="0" w:line="276" w:lineRule="auto"/>
        <w:jc w:val="both"/>
        <w:rPr>
          <w:ins w:id="15945" w:author="Pamela Kakande Nabukhonzo" w:date="2025-06-12T21:56:00Z"/>
          <w:del w:id="15946" w:author="Rachel Shipsey" w:date="2025-06-23T15:21:00Z"/>
          <w:rFonts w:cs="Arial"/>
        </w:rPr>
        <w:pPrChange w:id="15947" w:author="Rachel Shipsey" w:date="2025-06-23T15:41:00Z">
          <w:pPr>
            <w:pStyle w:val="ListParagraph"/>
            <w:spacing w:after="0" w:line="276" w:lineRule="auto"/>
            <w:ind w:left="0"/>
            <w:jc w:val="both"/>
          </w:pPr>
        </w:pPrChange>
      </w:pPr>
      <w:ins w:id="15948" w:author="Pamela Kakande Nabukhonzo" w:date="2025-06-12T21:57:00Z">
        <w:del w:id="15949" w:author="Rachel Shipsey" w:date="2025-06-23T15:21:00Z">
          <w:r w:rsidDel="008D26A9">
            <w:rPr>
              <w:rFonts w:cs="Arial"/>
              <w:b/>
              <w:bCs/>
            </w:rPr>
            <w:delText xml:space="preserve">Namibia </w:delText>
          </w:r>
          <w:r w:rsidR="007A2CBE" w:rsidDel="008D26A9">
            <w:rPr>
              <w:rFonts w:cs="Arial"/>
            </w:rPr>
            <w:delText>i</w:delText>
          </w:r>
        </w:del>
      </w:ins>
      <w:ins w:id="15950" w:author="Pamela Kakande Nabukhonzo" w:date="2025-06-12T21:56:00Z">
        <w:del w:id="15951" w:author="Rachel Shipsey" w:date="2025-06-23T15:21:00Z">
          <w:r w:rsidR="004519E1" w:rsidRPr="00592EF0" w:rsidDel="008D26A9">
            <w:rPr>
              <w:rFonts w:cs="Arial"/>
            </w:rPr>
            <w:delText xml:space="preserve">n carrying out the mapping exercise, the </w:delText>
          </w:r>
          <w:r w:rsidR="004519E1" w:rsidRPr="001A5E8B" w:rsidDel="008D26A9">
            <w:rPr>
              <w:rFonts w:cs="Arial"/>
            </w:rPr>
            <w:delText>Namibia Statistics Agency</w:delText>
          </w:r>
          <w:r w:rsidR="004519E1" w:rsidDel="008D26A9">
            <w:rPr>
              <w:rFonts w:cs="Arial"/>
            </w:rPr>
            <w:delText xml:space="preserve"> (NSA) </w:delText>
          </w:r>
          <w:r w:rsidR="004519E1" w:rsidRPr="00592EF0" w:rsidDel="008D26A9">
            <w:rPr>
              <w:rFonts w:cs="Arial"/>
            </w:rPr>
            <w:delText>collaborated with the Ministry of Urban and Rural</w:delText>
          </w:r>
          <w:r w:rsidR="004519E1" w:rsidDel="008D26A9">
            <w:rPr>
              <w:rFonts w:cs="Arial"/>
            </w:rPr>
            <w:delText xml:space="preserve"> </w:delText>
          </w:r>
          <w:r w:rsidR="004519E1" w:rsidRPr="00592EF0" w:rsidDel="008D26A9">
            <w:rPr>
              <w:rFonts w:cs="Arial"/>
            </w:rPr>
            <w:delText>Development which had an interest in the housing characteristics and conditions as well</w:delText>
          </w:r>
          <w:r w:rsidR="004519E1" w:rsidDel="008D26A9">
            <w:rPr>
              <w:rFonts w:cs="Arial"/>
            </w:rPr>
            <w:delText xml:space="preserve"> </w:delText>
          </w:r>
          <w:r w:rsidR="004519E1" w:rsidRPr="00592EF0" w:rsidDel="008D26A9">
            <w:rPr>
              <w:rFonts w:cs="Arial"/>
            </w:rPr>
            <w:delText>as the Ministry of Agriculture, Water and Land Reform which had an interest in water and</w:delText>
          </w:r>
          <w:r w:rsidR="004519E1" w:rsidDel="008D26A9">
            <w:rPr>
              <w:rFonts w:cs="Arial"/>
            </w:rPr>
            <w:delText xml:space="preserve"> </w:delText>
          </w:r>
          <w:r w:rsidR="004519E1" w:rsidRPr="00592EF0" w:rsidDel="008D26A9">
            <w:rPr>
              <w:rFonts w:cs="Arial"/>
            </w:rPr>
            <w:delText>sanitation statistics.</w:delText>
          </w:r>
          <w:r w:rsidR="004519E1" w:rsidRPr="00071500" w:rsidDel="008D26A9">
            <w:delText xml:space="preserve"> </w:delText>
          </w:r>
          <w:r w:rsidR="004519E1" w:rsidRPr="00071500" w:rsidDel="008D26A9">
            <w:rPr>
              <w:rFonts w:cs="Arial"/>
            </w:rPr>
            <w:delText>The output from this</w:delText>
          </w:r>
          <w:r w:rsidR="004519E1" w:rsidDel="008D26A9">
            <w:rPr>
              <w:rFonts w:cs="Arial"/>
            </w:rPr>
            <w:delText xml:space="preserve"> </w:delText>
          </w:r>
          <w:r w:rsidR="004519E1" w:rsidRPr="00071500" w:rsidDel="008D26A9">
            <w:rPr>
              <w:rFonts w:cs="Arial"/>
            </w:rPr>
            <w:delText>exercise contribute</w:delText>
          </w:r>
          <w:r w:rsidR="004519E1" w:rsidDel="008D26A9">
            <w:rPr>
              <w:rFonts w:cs="Arial"/>
            </w:rPr>
            <w:delText>d</w:delText>
          </w:r>
          <w:r w:rsidR="004519E1" w:rsidRPr="00071500" w:rsidDel="008D26A9">
            <w:rPr>
              <w:rFonts w:cs="Arial"/>
            </w:rPr>
            <w:delText xml:space="preserve"> to the development</w:delText>
          </w:r>
          <w:r w:rsidR="004519E1" w:rsidDel="008D26A9">
            <w:rPr>
              <w:rFonts w:cs="Arial"/>
            </w:rPr>
            <w:delText xml:space="preserve"> </w:delText>
          </w:r>
          <w:r w:rsidR="004519E1" w:rsidRPr="00071500" w:rsidDel="008D26A9">
            <w:rPr>
              <w:rFonts w:cs="Arial"/>
            </w:rPr>
            <w:delText>of a Statistics Business Register and the</w:delText>
          </w:r>
          <w:r w:rsidR="004519E1" w:rsidDel="008D26A9">
            <w:rPr>
              <w:rFonts w:cs="Arial"/>
            </w:rPr>
            <w:delText xml:space="preserve"> </w:delText>
          </w:r>
          <w:r w:rsidR="004519E1" w:rsidRPr="00071500" w:rsidDel="008D26A9">
            <w:rPr>
              <w:rFonts w:cs="Arial"/>
            </w:rPr>
            <w:delText>National Dwelling Unit Frame meant to provide</w:delText>
          </w:r>
          <w:r w:rsidR="004519E1" w:rsidDel="008D26A9">
            <w:rPr>
              <w:rFonts w:cs="Arial"/>
            </w:rPr>
            <w:delText xml:space="preserve"> </w:delText>
          </w:r>
          <w:r w:rsidR="004519E1" w:rsidRPr="00071500" w:rsidDel="008D26A9">
            <w:rPr>
              <w:rFonts w:cs="Arial"/>
            </w:rPr>
            <w:delText>detailed household and land use information</w:delText>
          </w:r>
          <w:r w:rsidR="004519E1" w:rsidDel="008D26A9">
            <w:rPr>
              <w:rFonts w:cs="Arial"/>
            </w:rPr>
            <w:delText xml:space="preserve"> </w:delText>
          </w:r>
          <w:r w:rsidR="004519E1" w:rsidRPr="00071500" w:rsidDel="008D26A9">
            <w:rPr>
              <w:rFonts w:cs="Arial"/>
            </w:rPr>
            <w:delText>for each Dwelling Unit in Namibia.</w:delText>
          </w:r>
          <w:r w:rsidR="004519E1" w:rsidRPr="00FB2473" w:rsidDel="008D26A9">
            <w:delText xml:space="preserve"> </w:delText>
          </w:r>
          <w:r w:rsidR="004519E1" w:rsidRPr="00FB2473" w:rsidDel="008D26A9">
            <w:rPr>
              <w:rFonts w:cs="Arial"/>
            </w:rPr>
            <w:delText>Most of these variables were included based on requests from stakeholders such as the Ministry of</w:delText>
          </w:r>
          <w:r w:rsidR="004519E1" w:rsidDel="008D26A9">
            <w:rPr>
              <w:rFonts w:cs="Arial"/>
            </w:rPr>
            <w:delText xml:space="preserve"> </w:delText>
          </w:r>
          <w:r w:rsidR="004519E1" w:rsidRPr="00FB2473" w:rsidDel="008D26A9">
            <w:rPr>
              <w:rFonts w:cs="Arial"/>
            </w:rPr>
            <w:delText>Agriculture, Water, and Land Reform, and the Ministry of Urban and Rural Development. Apart from</w:delText>
          </w:r>
          <w:r w:rsidR="004519E1" w:rsidDel="008D26A9">
            <w:rPr>
              <w:rFonts w:cs="Arial"/>
            </w:rPr>
            <w:delText xml:space="preserve"> </w:delText>
          </w:r>
          <w:r w:rsidR="004519E1" w:rsidRPr="00FB2473" w:rsidDel="008D26A9">
            <w:rPr>
              <w:rFonts w:cs="Arial"/>
            </w:rPr>
            <w:delText>households, buildings such as shops, schools, hospitals, lodges, offices, and other establishments</w:delText>
          </w:r>
          <w:r w:rsidR="004519E1" w:rsidDel="008D26A9">
            <w:rPr>
              <w:rFonts w:cs="Arial"/>
            </w:rPr>
            <w:delText xml:space="preserve"> </w:delText>
          </w:r>
          <w:r w:rsidR="004519E1" w:rsidRPr="00FB2473" w:rsidDel="008D26A9">
            <w:rPr>
              <w:rFonts w:cs="Arial"/>
            </w:rPr>
            <w:delText>were also covered, and these questions were sourced from the Ministry of Industrialization, Trade,</w:delText>
          </w:r>
          <w:r w:rsidR="004519E1" w:rsidDel="008D26A9">
            <w:rPr>
              <w:rFonts w:cs="Arial"/>
            </w:rPr>
            <w:delText xml:space="preserve"> </w:delText>
          </w:r>
          <w:r w:rsidR="004519E1" w:rsidRPr="00FB2473" w:rsidDel="008D26A9">
            <w:rPr>
              <w:rFonts w:cs="Arial"/>
            </w:rPr>
            <w:delText xml:space="preserve">and </w:delText>
          </w:r>
          <w:r w:rsidR="004519E1" w:rsidRPr="00BA375C" w:rsidDel="008D26A9">
            <w:rPr>
              <w:rFonts w:cs="Arial"/>
            </w:rPr>
            <w:delText>Small and Medium Enterprises</w:delText>
          </w:r>
          <w:r w:rsidR="004519E1" w:rsidDel="008D26A9">
            <w:rPr>
              <w:rFonts w:cs="Arial"/>
            </w:rPr>
            <w:delText xml:space="preserve"> d</w:delText>
          </w:r>
          <w:r w:rsidR="004519E1" w:rsidRPr="00FB2473" w:rsidDel="008D26A9">
            <w:rPr>
              <w:rFonts w:cs="Arial"/>
            </w:rPr>
            <w:delText xml:space="preserve">evelopment in collaboration with the NSA’s Economics department. </w:delText>
          </w:r>
        </w:del>
      </w:ins>
    </w:p>
    <w:p w14:paraId="7356D6C4" w14:textId="25EDB16F" w:rsidR="0011707D" w:rsidDel="008D26A9" w:rsidRDefault="0011707D">
      <w:pPr>
        <w:pStyle w:val="ListParagraph"/>
        <w:spacing w:after="0" w:line="276" w:lineRule="auto"/>
        <w:jc w:val="both"/>
        <w:rPr>
          <w:ins w:id="15952" w:author="Pamela Kakande Nabukhonzo" w:date="2025-06-18T22:18:00Z"/>
          <w:del w:id="15953" w:author="Rachel Shipsey" w:date="2025-06-23T15:21:00Z"/>
          <w:rFonts w:cs="Arial"/>
        </w:rPr>
        <w:pPrChange w:id="15954" w:author="Rachel Shipsey" w:date="2025-06-23T15:41:00Z">
          <w:pPr>
            <w:pStyle w:val="ListParagraph"/>
            <w:spacing w:after="0" w:line="276" w:lineRule="auto"/>
            <w:ind w:left="0"/>
            <w:jc w:val="both"/>
          </w:pPr>
        </w:pPrChange>
      </w:pPr>
    </w:p>
    <w:p w14:paraId="58B5C2C2" w14:textId="6A7D3821" w:rsidR="003417C4" w:rsidDel="008D26A9" w:rsidRDefault="0011707D">
      <w:pPr>
        <w:pStyle w:val="ListParagraph"/>
        <w:spacing w:after="0" w:line="276" w:lineRule="auto"/>
        <w:jc w:val="both"/>
        <w:rPr>
          <w:ins w:id="15955" w:author="Pamela Kakande Nabukhonzo" w:date="2025-06-18T22:31:00Z"/>
          <w:del w:id="15956" w:author="Rachel Shipsey" w:date="2025-06-23T15:21:00Z"/>
        </w:rPr>
        <w:pPrChange w:id="15957" w:author="Rachel Shipsey" w:date="2025-06-23T15:41:00Z">
          <w:pPr>
            <w:jc w:val="both"/>
          </w:pPr>
        </w:pPrChange>
      </w:pPr>
      <w:ins w:id="15958" w:author="Pamela Kakande Nabukhonzo" w:date="2025-06-18T22:18:00Z">
        <w:del w:id="15959" w:author="Rachel Shipsey" w:date="2025-06-23T15:21:00Z">
          <w:r w:rsidRPr="00B52C7C" w:rsidDel="008D26A9">
            <w:rPr>
              <w:b/>
              <w:bCs/>
              <w:rPrChange w:id="15960" w:author="Pamela Kakande Nabukhonzo" w:date="2025-06-18T22:28:00Z">
                <w:rPr/>
              </w:rPrChange>
            </w:rPr>
            <w:delText>Zimbabwe</w:delText>
          </w:r>
          <w:r w:rsidDel="008D26A9">
            <w:delText xml:space="preserve"> Bureau of statistics</w:delText>
          </w:r>
        </w:del>
      </w:ins>
      <w:ins w:id="15961" w:author="Pamela Kakande Nabukhonzo" w:date="2025-06-18T22:19:00Z">
        <w:del w:id="15962" w:author="Rachel Shipsey" w:date="2025-06-23T15:21:00Z">
          <w:r w:rsidR="00DB4DD2" w:rsidDel="008D26A9">
            <w:delText xml:space="preserve"> (ZimStat)</w:delText>
          </w:r>
        </w:del>
      </w:ins>
      <w:ins w:id="15963" w:author="Pamela Kakande Nabukhonzo" w:date="2025-06-18T22:18:00Z">
        <w:del w:id="15964" w:author="Rachel Shipsey" w:date="2025-06-23T15:21:00Z">
          <w:r w:rsidDel="008D26A9">
            <w:delText xml:space="preserve"> partnered with the government communication ministry and worked through its </w:delText>
          </w:r>
        </w:del>
      </w:ins>
      <w:ins w:id="15965" w:author="Pamela Kakande Nabukhonzo" w:date="2025-06-18T22:19:00Z">
        <w:del w:id="15966" w:author="Rachel Shipsey" w:date="2025-06-23T15:21:00Z">
          <w:r w:rsidR="00DB4DD2" w:rsidDel="008D26A9">
            <w:delText>decentralized</w:delText>
          </w:r>
        </w:del>
      </w:ins>
      <w:ins w:id="15967" w:author="Pamela Kakande Nabukhonzo" w:date="2025-06-18T22:18:00Z">
        <w:del w:id="15968" w:author="Rachel Shipsey" w:date="2025-06-23T15:21:00Z">
          <w:r w:rsidDel="008D26A9">
            <w:delText xml:space="preserve"> structure</w:delText>
          </w:r>
        </w:del>
      </w:ins>
      <w:ins w:id="15969" w:author="Pamela Kakande Nabukhonzo" w:date="2025-06-18T22:20:00Z">
        <w:del w:id="15970" w:author="Rachel Shipsey" w:date="2025-06-23T15:21:00Z">
          <w:r w:rsidR="00DE65C8" w:rsidDel="008D26A9">
            <w:delText xml:space="preserve"> by </w:delText>
          </w:r>
        </w:del>
      </w:ins>
      <w:ins w:id="15971" w:author="Pamela Kakande Nabukhonzo" w:date="2025-06-18T22:18:00Z">
        <w:del w:id="15972" w:author="Rachel Shipsey" w:date="2025-06-23T15:21:00Z">
          <w:r w:rsidDel="008D26A9">
            <w:delText>creat</w:delText>
          </w:r>
        </w:del>
      </w:ins>
      <w:ins w:id="15973" w:author="Pamela Kakande Nabukhonzo" w:date="2025-06-18T22:20:00Z">
        <w:del w:id="15974" w:author="Rachel Shipsey" w:date="2025-06-23T15:21:00Z">
          <w:r w:rsidR="00DE65C8" w:rsidDel="008D26A9">
            <w:delText>ing</w:delText>
          </w:r>
        </w:del>
      </w:ins>
      <w:ins w:id="15975" w:author="Pamela Kakande Nabukhonzo" w:date="2025-06-18T22:18:00Z">
        <w:del w:id="15976" w:author="Rachel Shipsey" w:date="2025-06-23T15:21:00Z">
          <w:r w:rsidDel="008D26A9">
            <w:delText xml:space="preserve"> a census communication and publicity committee at national level that worked with the district committees and included the political audience</w:delText>
          </w:r>
        </w:del>
      </w:ins>
      <w:ins w:id="15977" w:author="Pamela Kakande Nabukhonzo" w:date="2025-06-18T22:21:00Z">
        <w:del w:id="15978" w:author="Rachel Shipsey" w:date="2025-06-23T15:21:00Z">
          <w:r w:rsidR="00D71D1B" w:rsidDel="008D26A9">
            <w:delText>. This partnership was</w:delText>
          </w:r>
          <w:r w:rsidR="00DE65C8" w:rsidDel="008D26A9">
            <w:delText xml:space="preserve"> to address</w:delText>
          </w:r>
          <w:r w:rsidR="008C2B73" w:rsidDel="008D26A9">
            <w:delText xml:space="preserve"> the challenge of lack of census communication and pub</w:delText>
          </w:r>
          <w:r w:rsidR="00D71D1B" w:rsidDel="008D26A9">
            <w:delText>l</w:delText>
          </w:r>
          <w:r w:rsidR="008C2B73" w:rsidDel="008D26A9">
            <w:delText>icity officer</w:delText>
          </w:r>
        </w:del>
      </w:ins>
      <w:ins w:id="15979" w:author="Pamela Kakande Nabukhonzo" w:date="2025-06-18T22:18:00Z">
        <w:del w:id="15980" w:author="Rachel Shipsey" w:date="2025-06-23T15:21:00Z">
          <w:r w:rsidDel="008D26A9">
            <w:delText>.</w:delText>
          </w:r>
        </w:del>
      </w:ins>
      <w:ins w:id="15981" w:author="Pamela Kakande Nabukhonzo" w:date="2025-06-18T22:28:00Z">
        <w:del w:id="15982" w:author="Rachel Shipsey" w:date="2025-06-23T15:21:00Z">
          <w:r w:rsidR="00B52C7C" w:rsidDel="008D26A9">
            <w:delText xml:space="preserve"> </w:delText>
          </w:r>
        </w:del>
      </w:ins>
    </w:p>
    <w:p w14:paraId="5FA30DBD" w14:textId="0B64F9AF" w:rsidR="00B52C7C" w:rsidDel="008D26A9" w:rsidRDefault="00B52C7C">
      <w:pPr>
        <w:pStyle w:val="ListParagraph"/>
        <w:spacing w:after="0" w:line="276" w:lineRule="auto"/>
        <w:jc w:val="both"/>
        <w:rPr>
          <w:ins w:id="15983" w:author="Pamela Kakande Nabukhonzo" w:date="2025-06-18T22:28:00Z"/>
          <w:del w:id="15984" w:author="Rachel Shipsey" w:date="2025-06-23T15:21:00Z"/>
        </w:rPr>
        <w:pPrChange w:id="15985" w:author="Rachel Shipsey" w:date="2025-06-23T15:41:00Z">
          <w:pPr>
            <w:pStyle w:val="ListParagraph"/>
            <w:numPr>
              <w:numId w:val="336"/>
            </w:numPr>
            <w:ind w:hanging="360"/>
            <w:jc w:val="both"/>
          </w:pPr>
        </w:pPrChange>
      </w:pPr>
      <w:ins w:id="15986" w:author="Pamela Kakande Nabukhonzo" w:date="2025-06-18T22:28:00Z">
        <w:del w:id="15987" w:author="Rachel Shipsey" w:date="2025-06-23T15:21:00Z">
          <w:r w:rsidRPr="00B52C7C" w:rsidDel="008D26A9">
            <w:rPr>
              <w:b/>
              <w:bCs/>
            </w:rPr>
            <w:delText>Gambia</w:delText>
          </w:r>
          <w:r w:rsidDel="008D26A9">
            <w:delText xml:space="preserve"> Bureau of Statistics (GBoS) </w:delText>
          </w:r>
        </w:del>
      </w:ins>
      <w:ins w:id="15988" w:author="Pamela Kakande Nabukhonzo" w:date="2025-06-18T22:29:00Z">
        <w:del w:id="15989" w:author="Rachel Shipsey" w:date="2025-06-23T15:21:00Z">
          <w:r w:rsidR="00F53671" w:rsidDel="008D26A9">
            <w:delText>also leverage partnerships</w:delText>
          </w:r>
          <w:r w:rsidR="00744A5B" w:rsidDel="008D26A9">
            <w:delText xml:space="preserve"> to address its challenge of lack of</w:delText>
          </w:r>
        </w:del>
      </w:ins>
      <w:ins w:id="15990" w:author="Pamela Kakande Nabukhonzo" w:date="2025-06-18T22:28:00Z">
        <w:del w:id="15991" w:author="Rachel Shipsey" w:date="2025-06-23T15:21:00Z">
          <w:r w:rsidDel="008D26A9">
            <w:delText xml:space="preserve"> a designated communication and publicity unit</w:delText>
          </w:r>
        </w:del>
      </w:ins>
      <w:ins w:id="15992" w:author="Pamela Kakande Nabukhonzo" w:date="2025-06-18T22:30:00Z">
        <w:del w:id="15993" w:author="Rachel Shipsey" w:date="2025-06-23T15:21:00Z">
          <w:r w:rsidR="00D56C31" w:rsidDel="008D26A9">
            <w:delText>. by</w:delText>
          </w:r>
        </w:del>
      </w:ins>
      <w:ins w:id="15994" w:author="Pamela Kakande Nabukhonzo" w:date="2025-06-18T22:28:00Z">
        <w:del w:id="15995" w:author="Rachel Shipsey" w:date="2025-06-23T15:21:00Z">
          <w:r w:rsidDel="008D26A9">
            <w:delText xml:space="preserve"> engag</w:delText>
          </w:r>
        </w:del>
      </w:ins>
      <w:ins w:id="15996" w:author="Pamela Kakande Nabukhonzo" w:date="2025-06-18T22:30:00Z">
        <w:del w:id="15997" w:author="Rachel Shipsey" w:date="2025-06-23T15:21:00Z">
          <w:r w:rsidR="00D56C31" w:rsidDel="008D26A9">
            <w:delText>ing</w:delText>
          </w:r>
        </w:del>
      </w:ins>
      <w:ins w:id="15998" w:author="Pamela Kakande Nabukhonzo" w:date="2025-06-18T22:28:00Z">
        <w:del w:id="15999" w:author="Rachel Shipsey" w:date="2025-06-23T15:21:00Z">
          <w:r w:rsidDel="008D26A9">
            <w:delText xml:space="preserve"> with the National Population Commission </w:delText>
          </w:r>
        </w:del>
      </w:ins>
      <w:ins w:id="16000" w:author="Pamela Kakande Nabukhonzo" w:date="2025-06-18T22:30:00Z">
        <w:del w:id="16001" w:author="Rachel Shipsey" w:date="2025-06-23T15:21:00Z">
          <w:r w:rsidR="00D56C31" w:rsidDel="008D26A9">
            <w:delText>for</w:delText>
          </w:r>
          <w:r w:rsidR="003417C4" w:rsidDel="008D26A9">
            <w:delText xml:space="preserve"> effective census</w:delText>
          </w:r>
        </w:del>
      </w:ins>
      <w:ins w:id="16002" w:author="Pamela Kakande Nabukhonzo" w:date="2025-06-18T22:28:00Z">
        <w:del w:id="16003" w:author="Rachel Shipsey" w:date="2025-06-23T15:21:00Z">
          <w:r w:rsidDel="008D26A9">
            <w:delText xml:space="preserve"> </w:delText>
          </w:r>
        </w:del>
      </w:ins>
      <w:ins w:id="16004" w:author="Pamela Kakande Nabukhonzo" w:date="2025-06-18T22:31:00Z">
        <w:del w:id="16005" w:author="Rachel Shipsey" w:date="2025-06-23T15:21:00Z">
          <w:r w:rsidR="003417C4" w:rsidDel="008D26A9">
            <w:fldChar w:fldCharType="begin"/>
          </w:r>
          <w:r w:rsidR="003417C4" w:rsidDel="008D26A9">
            <w:delInstrText>HYPERLINK  \l "_Selected_country_experiences"</w:delInstrText>
          </w:r>
          <w:r w:rsidR="003417C4" w:rsidDel="008D26A9">
            <w:fldChar w:fldCharType="separate"/>
          </w:r>
          <w:r w:rsidRPr="003417C4" w:rsidDel="008D26A9">
            <w:rPr>
              <w:rStyle w:val="Hyperlink"/>
            </w:rPr>
            <w:delText>communication</w:delText>
          </w:r>
          <w:r w:rsidR="003417C4" w:rsidRPr="003417C4" w:rsidDel="008D26A9">
            <w:rPr>
              <w:rStyle w:val="Hyperlink"/>
            </w:rPr>
            <w:delText xml:space="preserve"> and publicity</w:delText>
          </w:r>
          <w:r w:rsidR="003417C4" w:rsidDel="008D26A9">
            <w:fldChar w:fldCharType="end"/>
          </w:r>
        </w:del>
      </w:ins>
      <w:ins w:id="16006" w:author="Pamela Kakande Nabukhonzo" w:date="2025-06-18T22:28:00Z">
        <w:del w:id="16007" w:author="Rachel Shipsey" w:date="2025-06-23T15:21:00Z">
          <w:r w:rsidDel="008D26A9">
            <w:delText>.</w:delText>
          </w:r>
        </w:del>
      </w:ins>
    </w:p>
    <w:p w14:paraId="0F1A07B3" w14:textId="3BCB6A25" w:rsidR="0011707D" w:rsidRPr="00D61DF2" w:rsidDel="008D26A9" w:rsidRDefault="0011707D">
      <w:pPr>
        <w:pStyle w:val="ListParagraph"/>
        <w:spacing w:after="0" w:line="276" w:lineRule="auto"/>
        <w:jc w:val="both"/>
        <w:rPr>
          <w:ins w:id="16008" w:author="Pamela Kakande Nabukhonzo" w:date="2025-06-18T22:18:00Z"/>
          <w:del w:id="16009" w:author="Rachel Shipsey" w:date="2025-06-23T15:21:00Z"/>
        </w:rPr>
        <w:pPrChange w:id="16010" w:author="Rachel Shipsey" w:date="2025-06-23T15:41:00Z">
          <w:pPr>
            <w:pStyle w:val="ListParagraph"/>
            <w:numPr>
              <w:numId w:val="336"/>
            </w:numPr>
            <w:ind w:hanging="360"/>
            <w:jc w:val="both"/>
          </w:pPr>
        </w:pPrChange>
      </w:pPr>
    </w:p>
    <w:p w14:paraId="1E2B4507" w14:textId="05B3D06E" w:rsidR="00682402" w:rsidDel="008D26A9" w:rsidRDefault="00682402">
      <w:pPr>
        <w:pStyle w:val="ListParagraph"/>
        <w:spacing w:after="0" w:line="276" w:lineRule="auto"/>
        <w:jc w:val="both"/>
        <w:rPr>
          <w:ins w:id="16011" w:author="Pamela Kakande Nabukhonzo" w:date="2025-06-12T21:59:00Z"/>
          <w:del w:id="16012" w:author="Rachel Shipsey" w:date="2025-06-23T15:21:00Z"/>
          <w:rFonts w:cs="Arial"/>
        </w:rPr>
        <w:pPrChange w:id="16013" w:author="Rachel Shipsey" w:date="2025-06-23T15:41:00Z">
          <w:pPr>
            <w:spacing w:after="0" w:line="276" w:lineRule="auto"/>
            <w:jc w:val="both"/>
          </w:pPr>
        </w:pPrChange>
      </w:pPr>
    </w:p>
    <w:p w14:paraId="484E9F3F" w14:textId="0E89747F" w:rsidR="007D53FD" w:rsidDel="008D26A9" w:rsidRDefault="007D53FD">
      <w:pPr>
        <w:pStyle w:val="ListParagraph"/>
        <w:spacing w:after="0" w:line="276" w:lineRule="auto"/>
        <w:jc w:val="both"/>
        <w:rPr>
          <w:ins w:id="16014" w:author="Pamela Kakande Nabukhonzo" w:date="2025-06-12T21:59:00Z"/>
          <w:del w:id="16015" w:author="Rachel Shipsey" w:date="2025-06-23T15:21:00Z"/>
          <w:rFonts w:cs="Arial"/>
        </w:rPr>
        <w:pPrChange w:id="16016" w:author="Rachel Shipsey" w:date="2025-06-23T15:41:00Z">
          <w:pPr>
            <w:spacing w:after="0" w:line="276" w:lineRule="auto"/>
            <w:jc w:val="both"/>
          </w:pPr>
        </w:pPrChange>
      </w:pPr>
      <w:ins w:id="16017" w:author="Pamela Kakande Nabukhonzo" w:date="2025-06-12T21:59:00Z">
        <w:del w:id="16018" w:author="Rachel Shipsey" w:date="2025-06-23T15:21:00Z">
          <w:r w:rsidRPr="003417C4" w:rsidDel="008D26A9">
            <w:rPr>
              <w:rFonts w:cs="Arial"/>
              <w:b/>
              <w:bCs/>
              <w:rPrChange w:id="16019" w:author="Pamela Kakande Nabukhonzo" w:date="2025-06-19T09:12:00Z">
                <w:rPr>
                  <w:rFonts w:cs="Arial"/>
                </w:rPr>
              </w:rPrChange>
            </w:rPr>
            <w:delText>Kenya</w:delText>
          </w:r>
          <w:r w:rsidDel="008D26A9">
            <w:rPr>
              <w:rFonts w:cs="Arial"/>
            </w:rPr>
            <w:delText xml:space="preserve"> and </w:delText>
          </w:r>
          <w:r w:rsidRPr="003417C4" w:rsidDel="008D26A9">
            <w:rPr>
              <w:rFonts w:cs="Arial"/>
              <w:b/>
              <w:bCs/>
              <w:rPrChange w:id="16020" w:author="Pamela Kakande Nabukhonzo" w:date="2025-06-19T09:12:00Z">
                <w:rPr>
                  <w:rFonts w:cs="Arial"/>
                </w:rPr>
              </w:rPrChange>
            </w:rPr>
            <w:delText>Tanzania</w:delText>
          </w:r>
          <w:r w:rsidDel="008D26A9">
            <w:rPr>
              <w:rFonts w:cs="Arial"/>
            </w:rPr>
            <w:delText xml:space="preserve"> levera</w:delText>
          </w:r>
        </w:del>
      </w:ins>
      <w:ins w:id="16021" w:author="Pamela Kakande Nabukhonzo" w:date="2025-06-12T22:00:00Z">
        <w:del w:id="16022" w:author="Rachel Shipsey" w:date="2025-06-23T15:21:00Z">
          <w:r w:rsidDel="008D26A9">
            <w:rPr>
              <w:rFonts w:cs="Arial"/>
            </w:rPr>
            <w:delText>ge</w:delText>
          </w:r>
        </w:del>
      </w:ins>
      <w:ins w:id="16023" w:author="Pamela Kakande Nabukhonzo" w:date="2025-06-18T22:18:00Z">
        <w:del w:id="16024" w:author="Rachel Shipsey" w:date="2025-06-23T15:21:00Z">
          <w:r w:rsidR="0011707D" w:rsidDel="008D26A9">
            <w:rPr>
              <w:rFonts w:cs="Arial"/>
            </w:rPr>
            <w:delText>d</w:delText>
          </w:r>
        </w:del>
      </w:ins>
      <w:ins w:id="16025" w:author="Pamela Kakande Nabukhonzo" w:date="2025-06-12T22:00:00Z">
        <w:del w:id="16026" w:author="Rachel Shipsey" w:date="2025-06-23T15:21:00Z">
          <w:r w:rsidDel="008D26A9">
            <w:rPr>
              <w:rFonts w:cs="Arial"/>
            </w:rPr>
            <w:delText xml:space="preserve"> partnerships and collaboration</w:delText>
          </w:r>
          <w:r w:rsidR="00487AB7" w:rsidDel="008D26A9">
            <w:rPr>
              <w:rFonts w:cs="Arial"/>
            </w:rPr>
            <w:delText xml:space="preserve"> for effective logistics management. See chapter on </w:delText>
          </w:r>
        </w:del>
      </w:ins>
    </w:p>
    <w:p w14:paraId="73BC8FDE" w14:textId="4A46F6FD" w:rsidR="007D53FD" w:rsidRPr="000771B7" w:rsidDel="008D26A9" w:rsidRDefault="007D53FD">
      <w:pPr>
        <w:pStyle w:val="ListParagraph"/>
        <w:spacing w:after="0" w:line="276" w:lineRule="auto"/>
        <w:jc w:val="both"/>
        <w:rPr>
          <w:ins w:id="16027" w:author="Pamela Kakande Nabukhonzo" w:date="2025-06-10T17:37:00Z"/>
          <w:del w:id="16028" w:author="Rachel Shipsey" w:date="2025-06-23T15:21:00Z"/>
          <w:rFonts w:cs="Arial"/>
        </w:rPr>
        <w:pPrChange w:id="16029" w:author="Rachel Shipsey" w:date="2025-06-23T15:41:00Z">
          <w:pPr>
            <w:pStyle w:val="ListParagraph"/>
            <w:spacing w:after="0" w:line="276" w:lineRule="auto"/>
            <w:ind w:left="142"/>
            <w:jc w:val="both"/>
          </w:pPr>
        </w:pPrChange>
      </w:pPr>
    </w:p>
    <w:p w14:paraId="703410DA" w14:textId="5C11C152" w:rsidR="009A1C3B" w:rsidRPr="00B111C6" w:rsidDel="008D26A9" w:rsidRDefault="007A2CBE">
      <w:pPr>
        <w:pStyle w:val="ListParagraph"/>
        <w:spacing w:after="0" w:line="276" w:lineRule="auto"/>
        <w:jc w:val="both"/>
        <w:rPr>
          <w:ins w:id="16030" w:author="Pamela Kakande Nabukhonzo" w:date="2025-06-09T19:40:00Z"/>
          <w:del w:id="16031" w:author="Rachel Shipsey" w:date="2025-06-23T15:21:00Z"/>
          <w:rFonts w:cs="Arial"/>
        </w:rPr>
        <w:pPrChange w:id="16032" w:author="Rachel Shipsey" w:date="2025-06-23T15:41:00Z">
          <w:pPr>
            <w:pStyle w:val="ListParagraph"/>
            <w:numPr>
              <w:numId w:val="101"/>
            </w:numPr>
            <w:spacing w:after="0" w:line="276" w:lineRule="auto"/>
            <w:ind w:hanging="360"/>
            <w:jc w:val="both"/>
          </w:pPr>
        </w:pPrChange>
      </w:pPr>
      <w:ins w:id="16033" w:author="Pamela Kakande Nabukhonzo" w:date="2025-06-12T21:58:00Z">
        <w:del w:id="16034" w:author="Rachel Shipsey" w:date="2025-06-23T15:21:00Z">
          <w:r w:rsidRPr="00592EF0" w:rsidDel="008D26A9">
            <w:rPr>
              <w:rFonts w:cs="Arial"/>
              <w:b/>
              <w:bCs/>
            </w:rPr>
            <w:delText>Tanzania</w:delText>
          </w:r>
          <w:r w:rsidDel="008D26A9">
            <w:rPr>
              <w:rFonts w:cs="Arial"/>
            </w:rPr>
            <w:delText xml:space="preserve"> </w:delText>
          </w:r>
          <w:r w:rsidRPr="001C4D47" w:rsidDel="008D26A9">
            <w:rPr>
              <w:rFonts w:cs="Arial"/>
            </w:rPr>
            <w:delText>contract</w:delText>
          </w:r>
          <w:r w:rsidDel="008D26A9">
            <w:rPr>
              <w:rFonts w:cs="Arial"/>
            </w:rPr>
            <w:delText>ed</w:delText>
          </w:r>
          <w:r w:rsidRPr="001C4D47" w:rsidDel="008D26A9">
            <w:rPr>
              <w:rFonts w:cs="Arial"/>
            </w:rPr>
            <w:delText xml:space="preserve"> experts from the universities to write </w:delText>
          </w:r>
          <w:r w:rsidDel="008D26A9">
            <w:rPr>
              <w:rFonts w:cs="Arial"/>
            </w:rPr>
            <w:delText>m</w:delText>
          </w:r>
          <w:r w:rsidRPr="001C4D47" w:rsidDel="008D26A9">
            <w:rPr>
              <w:rFonts w:cs="Arial"/>
            </w:rPr>
            <w:delText xml:space="preserve">onographs, through </w:delText>
          </w:r>
          <w:r w:rsidDel="008D26A9">
            <w:rPr>
              <w:rFonts w:cs="Arial"/>
            </w:rPr>
            <w:delText>this partnership</w:delText>
          </w:r>
          <w:r w:rsidRPr="001C4D47" w:rsidDel="008D26A9">
            <w:rPr>
              <w:rFonts w:cs="Arial"/>
            </w:rPr>
            <w:delText xml:space="preserve"> staff from NBS and OCGS and interns from universities buil</w:delText>
          </w:r>
          <w:r w:rsidDel="008D26A9">
            <w:rPr>
              <w:rFonts w:cs="Arial"/>
            </w:rPr>
            <w:delText xml:space="preserve">t their skills and </w:delText>
          </w:r>
          <w:r w:rsidRPr="001C4D47" w:rsidDel="008D26A9">
            <w:rPr>
              <w:rFonts w:cs="Arial"/>
            </w:rPr>
            <w:delText>capacity.</w:delText>
          </w:r>
          <w:r w:rsidR="00136149" w:rsidDel="008D26A9">
            <w:rPr>
              <w:rFonts w:cs="Arial"/>
            </w:rPr>
            <w:delText xml:space="preserve"> </w:delText>
          </w:r>
        </w:del>
      </w:ins>
      <w:ins w:id="16035" w:author="Pamela Kakande Nabukhonzo" w:date="2025-06-10T20:37:00Z">
        <w:del w:id="16036" w:author="Rachel Shipsey" w:date="2025-06-23T15:21:00Z">
          <w:r w:rsidR="006E7CEF" w:rsidDel="008D26A9">
            <w:rPr>
              <w:rFonts w:cs="Arial"/>
            </w:rPr>
            <w:delText>Several countries partnered i</w:delText>
          </w:r>
        </w:del>
      </w:ins>
      <w:ins w:id="16037" w:author="Pamela Kakande Nabukhonzo" w:date="2025-06-09T19:40:00Z">
        <w:del w:id="16038" w:author="Rachel Shipsey" w:date="2025-06-23T15:21:00Z">
          <w:r w:rsidR="009A1C3B" w:rsidRPr="7B4121B4" w:rsidDel="008D26A9">
            <w:rPr>
              <w:rFonts w:cs="Arial"/>
            </w:rPr>
            <w:delText xml:space="preserve">n the development of census products </w:delText>
          </w:r>
        </w:del>
      </w:ins>
      <w:ins w:id="16039" w:author="Pamela Kakande Nabukhonzo" w:date="2025-06-10T20:37:00Z">
        <w:del w:id="16040" w:author="Rachel Shipsey" w:date="2025-06-23T15:21:00Z">
          <w:r w:rsidR="006E7CEF" w:rsidDel="008D26A9">
            <w:rPr>
              <w:rFonts w:cs="Arial"/>
            </w:rPr>
            <w:delText xml:space="preserve">and </w:delText>
          </w:r>
        </w:del>
      </w:ins>
      <w:ins w:id="16041" w:author="Pamela Kakande Nabukhonzo" w:date="2025-06-09T19:40:00Z">
        <w:del w:id="16042" w:author="Rachel Shipsey" w:date="2025-06-23T15:21:00Z">
          <w:r w:rsidR="009A1C3B" w:rsidRPr="7B4121B4" w:rsidDel="008D26A9">
            <w:rPr>
              <w:rFonts w:cs="Arial"/>
            </w:rPr>
            <w:delText xml:space="preserve">there </w:delText>
          </w:r>
        </w:del>
      </w:ins>
      <w:ins w:id="16043" w:author="Pamela Kakande Nabukhonzo" w:date="2025-06-10T20:37:00Z">
        <w:del w:id="16044" w:author="Rachel Shipsey" w:date="2025-06-23T15:21:00Z">
          <w:r w:rsidR="006E7CEF" w:rsidDel="008D26A9">
            <w:rPr>
              <w:rFonts w:cs="Arial"/>
            </w:rPr>
            <w:delText>were</w:delText>
          </w:r>
        </w:del>
      </w:ins>
      <w:ins w:id="16045" w:author="Pamela Kakande Nabukhonzo" w:date="2025-06-09T19:40:00Z">
        <w:del w:id="16046" w:author="Rachel Shipsey" w:date="2025-06-23T15:21:00Z">
          <w:r w:rsidR="009A1C3B" w:rsidRPr="7B4121B4" w:rsidDel="008D26A9">
            <w:rPr>
              <w:rFonts w:cs="Arial"/>
            </w:rPr>
            <w:delText xml:space="preserve"> clear stakeholder roles based on their comparative advantage. The roles and responsibilities </w:delText>
          </w:r>
        </w:del>
      </w:ins>
      <w:ins w:id="16047" w:author="Pamela Kakande Nabukhonzo" w:date="2025-06-10T20:38:00Z">
        <w:del w:id="16048" w:author="Rachel Shipsey" w:date="2025-06-23T15:21:00Z">
          <w:r w:rsidR="006E7CEF" w:rsidDel="008D26A9">
            <w:rPr>
              <w:rFonts w:cs="Arial"/>
            </w:rPr>
            <w:delText>were</w:delText>
          </w:r>
        </w:del>
      </w:ins>
      <w:ins w:id="16049" w:author="Pamela Kakande Nabukhonzo" w:date="2025-06-09T19:40:00Z">
        <w:del w:id="16050" w:author="Rachel Shipsey" w:date="2025-06-23T15:21:00Z">
          <w:r w:rsidR="009A1C3B" w:rsidRPr="7B4121B4" w:rsidDel="008D26A9">
            <w:rPr>
              <w:rFonts w:cs="Arial"/>
            </w:rPr>
            <w:delText xml:space="preserve"> clear at the </w:delText>
          </w:r>
          <w:r w:rsidR="009A1C3B" w:rsidDel="008D26A9">
            <w:fldChar w:fldCharType="begin"/>
          </w:r>
          <w:r w:rsidR="009A1C3B" w:rsidDel="008D26A9">
            <w:delInstrText>HYPERLINK \l "_2.1￼Development_of_the" \h</w:delInstrText>
          </w:r>
          <w:r w:rsidR="009A1C3B" w:rsidDel="008D26A9">
            <w:fldChar w:fldCharType="separate"/>
          </w:r>
          <w:r w:rsidR="009A1C3B" w:rsidRPr="7B4121B4" w:rsidDel="008D26A9">
            <w:rPr>
              <w:rStyle w:val="Hyperlink"/>
              <w:rFonts w:cs="Arial"/>
            </w:rPr>
            <w:delText>planning stage</w:delText>
          </w:r>
          <w:r w:rsidR="009A1C3B" w:rsidDel="008D26A9">
            <w:fldChar w:fldCharType="end"/>
          </w:r>
          <w:r w:rsidR="009A1C3B" w:rsidRPr="7B4121B4" w:rsidDel="008D26A9">
            <w:rPr>
              <w:rFonts w:cs="Arial"/>
            </w:rPr>
            <w:delText xml:space="preserve"> such as: </w:delText>
          </w:r>
        </w:del>
      </w:ins>
    </w:p>
    <w:p w14:paraId="18775F61" w14:textId="25BBC92F" w:rsidR="009A1C3B" w:rsidRPr="00B111C6" w:rsidDel="008D26A9" w:rsidRDefault="009A1C3B">
      <w:pPr>
        <w:pStyle w:val="ListParagraph"/>
        <w:spacing w:after="0" w:line="276" w:lineRule="auto"/>
        <w:jc w:val="both"/>
        <w:rPr>
          <w:ins w:id="16051" w:author="Pamela Kakande Nabukhonzo" w:date="2025-06-09T19:40:00Z"/>
          <w:del w:id="16052" w:author="Rachel Shipsey" w:date="2025-06-23T15:21:00Z"/>
          <w:rFonts w:cs="Arial"/>
        </w:rPr>
        <w:pPrChange w:id="16053" w:author="Rachel Shipsey" w:date="2025-06-23T15:41:00Z">
          <w:pPr>
            <w:pStyle w:val="ListParagraph"/>
            <w:numPr>
              <w:ilvl w:val="1"/>
              <w:numId w:val="101"/>
            </w:numPr>
            <w:spacing w:after="0" w:line="276" w:lineRule="auto"/>
            <w:ind w:left="1440" w:hanging="360"/>
            <w:jc w:val="both"/>
          </w:pPr>
        </w:pPrChange>
      </w:pPr>
      <w:ins w:id="16054" w:author="Pamela Kakande Nabukhonzo" w:date="2025-06-09T19:40:00Z">
        <w:del w:id="16055" w:author="Rachel Shipsey" w:date="2025-06-23T15:21:00Z">
          <w:r w:rsidRPr="70E65BEE" w:rsidDel="008D26A9">
            <w:rPr>
              <w:rFonts w:cs="Arial"/>
            </w:rPr>
            <w:delText xml:space="preserve">The Census implementing agency </w:delText>
          </w:r>
        </w:del>
      </w:ins>
      <w:ins w:id="16056" w:author="Pamela Kakande Nabukhonzo" w:date="2025-06-18T22:31:00Z">
        <w:del w:id="16057" w:author="Rachel Shipsey" w:date="2025-06-23T15:21:00Z">
          <w:r w:rsidR="001913B0" w:rsidDel="008D26A9">
            <w:rPr>
              <w:rFonts w:cs="Arial"/>
            </w:rPr>
            <w:delText>provides</w:delText>
          </w:r>
        </w:del>
      </w:ins>
      <w:ins w:id="16058" w:author="Pamela Kakande Nabukhonzo" w:date="2025-06-09T19:40:00Z">
        <w:del w:id="16059" w:author="Rachel Shipsey" w:date="2025-06-23T15:21:00Z">
          <w:r w:rsidRPr="70E65BEE" w:rsidDel="008D26A9">
            <w:rPr>
              <w:rFonts w:cs="Arial"/>
            </w:rPr>
            <w:delText xml:space="preserve"> technical and management leadership; planning of the census products’ release schedule; data analysis and content production; dissemination as well as data sharing if required. </w:delText>
          </w:r>
        </w:del>
      </w:ins>
    </w:p>
    <w:p w14:paraId="3692BA2C" w14:textId="4AF32F6C" w:rsidR="009A1C3B" w:rsidRPr="00B111C6" w:rsidDel="008D26A9" w:rsidRDefault="009A1C3B">
      <w:pPr>
        <w:pStyle w:val="ListParagraph"/>
        <w:spacing w:after="0" w:line="276" w:lineRule="auto"/>
        <w:jc w:val="both"/>
        <w:rPr>
          <w:ins w:id="16060" w:author="Pamela Kakande Nabukhonzo" w:date="2025-06-09T19:40:00Z"/>
          <w:del w:id="16061" w:author="Rachel Shipsey" w:date="2025-06-23T15:21:00Z"/>
          <w:rFonts w:cs="Arial"/>
        </w:rPr>
        <w:pPrChange w:id="16062" w:author="Rachel Shipsey" w:date="2025-06-23T15:41:00Z">
          <w:pPr>
            <w:pStyle w:val="ListParagraph"/>
            <w:numPr>
              <w:ilvl w:val="1"/>
              <w:numId w:val="101"/>
            </w:numPr>
            <w:spacing w:after="0" w:line="276" w:lineRule="auto"/>
            <w:ind w:left="1440" w:hanging="360"/>
            <w:jc w:val="both"/>
          </w:pPr>
        </w:pPrChange>
      </w:pPr>
      <w:ins w:id="16063" w:author="Pamela Kakande Nabukhonzo" w:date="2025-06-09T19:40:00Z">
        <w:del w:id="16064" w:author="Rachel Shipsey" w:date="2025-06-23T15:21:00Z">
          <w:r w:rsidRPr="00B111C6" w:rsidDel="008D26A9">
            <w:rPr>
              <w:rFonts w:cs="Arial"/>
            </w:rPr>
            <w:delText>Sectoral ministries guide selection of topics, give sectoral expertise; policy analysis; quality assurance, and data utilization for evidence-based decision-making.</w:delText>
          </w:r>
        </w:del>
      </w:ins>
      <w:ins w:id="16065" w:author="Pamela Kakande Nabukhonzo" w:date="2025-06-10T20:41:00Z">
        <w:del w:id="16066" w:author="Rachel Shipsey" w:date="2025-06-23T15:21:00Z">
          <w:r w:rsidR="00B55B4C" w:rsidRPr="00B55B4C" w:rsidDel="008D26A9">
            <w:delText xml:space="preserve"> </w:delText>
          </w:r>
          <w:r w:rsidR="00B55B4C" w:rsidRPr="00B55B4C" w:rsidDel="008D26A9">
            <w:rPr>
              <w:rFonts w:cs="Arial"/>
            </w:rPr>
            <w:delText>NSO to undertake the entire tasks of production of census products in partnership with sectoral ministries; National academic or public research institution lead NSO and sectoral ministries -this could be under an MOU or contracting the services.</w:delText>
          </w:r>
        </w:del>
      </w:ins>
    </w:p>
    <w:p w14:paraId="35FCEAB9" w14:textId="6E35C1C0" w:rsidR="009A1C3B" w:rsidRPr="00B111C6" w:rsidDel="008D26A9" w:rsidRDefault="009A1C3B">
      <w:pPr>
        <w:pStyle w:val="ListParagraph"/>
        <w:spacing w:after="0" w:line="276" w:lineRule="auto"/>
        <w:jc w:val="both"/>
        <w:rPr>
          <w:ins w:id="16067" w:author="Pamela Kakande Nabukhonzo" w:date="2025-06-09T19:40:00Z"/>
          <w:del w:id="16068" w:author="Rachel Shipsey" w:date="2025-06-23T15:21:00Z"/>
          <w:rFonts w:cs="Arial"/>
        </w:rPr>
        <w:pPrChange w:id="16069" w:author="Rachel Shipsey" w:date="2025-06-23T15:41:00Z">
          <w:pPr>
            <w:pStyle w:val="ListParagraph"/>
            <w:numPr>
              <w:ilvl w:val="1"/>
              <w:numId w:val="101"/>
            </w:numPr>
            <w:spacing w:after="0" w:line="276" w:lineRule="auto"/>
            <w:ind w:left="1440" w:hanging="360"/>
            <w:jc w:val="both"/>
          </w:pPr>
        </w:pPrChange>
      </w:pPr>
      <w:ins w:id="16070" w:author="Pamela Kakande Nabukhonzo" w:date="2025-06-09T19:40:00Z">
        <w:del w:id="16071" w:author="Rachel Shipsey" w:date="2025-06-23T15:21:00Z">
          <w:r w:rsidRPr="00B111C6" w:rsidDel="008D26A9">
            <w:rPr>
              <w:rFonts w:cs="Arial"/>
            </w:rPr>
            <w:delText>Academia and national researchers provide research capacity; advanced statistical expertise; disciplinary and context-specific knowledge.</w:delText>
          </w:r>
        </w:del>
      </w:ins>
    </w:p>
    <w:p w14:paraId="42C592A6" w14:textId="3AF41E85" w:rsidR="009A1C3B" w:rsidRPr="00B111C6" w:rsidDel="008D26A9" w:rsidRDefault="009A1C3B">
      <w:pPr>
        <w:pStyle w:val="ListParagraph"/>
        <w:spacing w:after="0" w:line="276" w:lineRule="auto"/>
        <w:jc w:val="both"/>
        <w:rPr>
          <w:ins w:id="16072" w:author="Pamela Kakande Nabukhonzo" w:date="2025-06-09T19:40:00Z"/>
          <w:del w:id="16073" w:author="Rachel Shipsey" w:date="2025-06-23T15:21:00Z"/>
          <w:rFonts w:cs="Arial"/>
        </w:rPr>
        <w:pPrChange w:id="16074" w:author="Rachel Shipsey" w:date="2025-06-23T15:41:00Z">
          <w:pPr>
            <w:pStyle w:val="ListParagraph"/>
            <w:numPr>
              <w:ilvl w:val="1"/>
              <w:numId w:val="101"/>
            </w:numPr>
            <w:spacing w:after="0" w:line="276" w:lineRule="auto"/>
            <w:ind w:left="1440" w:hanging="360"/>
            <w:jc w:val="both"/>
          </w:pPr>
        </w:pPrChange>
      </w:pPr>
      <w:ins w:id="16075" w:author="Pamela Kakande Nabukhonzo" w:date="2025-06-09T19:40:00Z">
        <w:del w:id="16076" w:author="Rachel Shipsey" w:date="2025-06-23T15:21:00Z">
          <w:r w:rsidRPr="00B111C6" w:rsidDel="008D26A9">
            <w:rPr>
              <w:rFonts w:cs="Arial"/>
            </w:rPr>
            <w:delText xml:space="preserve">International consultants and research firms provide supplementary capacity for research and analysis, outsourcing recruitment / contract management. </w:delText>
          </w:r>
        </w:del>
      </w:ins>
      <w:ins w:id="16077" w:author="Pamela Kakande Nabukhonzo" w:date="2025-06-10T20:43:00Z">
        <w:del w:id="16078" w:author="Rachel Shipsey" w:date="2025-06-23T15:21:00Z">
          <w:r w:rsidR="008E7DFB" w:rsidDel="008D26A9">
            <w:rPr>
              <w:rFonts w:cs="Arial"/>
            </w:rPr>
            <w:delText>NSO o</w:delText>
          </w:r>
          <w:r w:rsidR="006A4498" w:rsidRPr="006A4498" w:rsidDel="008D26A9">
            <w:rPr>
              <w:rFonts w:cs="Arial"/>
            </w:rPr>
            <w:delText>utsourcing by subcontracting the entire production of census products either to national or international research institutions and/or consultants.</w:delText>
          </w:r>
        </w:del>
      </w:ins>
    </w:p>
    <w:p w14:paraId="3097C32C" w14:textId="2E2E54A6" w:rsidR="009A1C3B" w:rsidRPr="00B111C6" w:rsidDel="008D26A9" w:rsidRDefault="009A1C3B">
      <w:pPr>
        <w:pStyle w:val="ListParagraph"/>
        <w:spacing w:after="0" w:line="276" w:lineRule="auto"/>
        <w:jc w:val="both"/>
        <w:rPr>
          <w:ins w:id="16079" w:author="Pamela Kakande Nabukhonzo" w:date="2025-06-09T19:40:00Z"/>
          <w:del w:id="16080" w:author="Rachel Shipsey" w:date="2025-06-23T15:21:00Z"/>
          <w:rFonts w:cs="Arial"/>
        </w:rPr>
        <w:pPrChange w:id="16081" w:author="Rachel Shipsey" w:date="2025-06-23T15:41:00Z">
          <w:pPr>
            <w:pStyle w:val="ListParagraph"/>
            <w:numPr>
              <w:ilvl w:val="1"/>
              <w:numId w:val="101"/>
            </w:numPr>
            <w:spacing w:after="0" w:line="276" w:lineRule="auto"/>
            <w:ind w:left="1440" w:hanging="360"/>
            <w:jc w:val="both"/>
          </w:pPr>
        </w:pPrChange>
      </w:pPr>
      <w:ins w:id="16082" w:author="Pamela Kakande Nabukhonzo" w:date="2025-06-09T19:40:00Z">
        <w:del w:id="16083" w:author="Rachel Shipsey" w:date="2025-06-23T15:21:00Z">
          <w:r w:rsidRPr="70E65BEE" w:rsidDel="008D26A9">
            <w:rPr>
              <w:rFonts w:cs="Arial"/>
            </w:rPr>
            <w:delText>Development partners provide resource mobilization; technical support; operational support; promotion of international standards and best practices; quality assurance and capacity building at the NSO if required.</w:delText>
          </w:r>
        </w:del>
      </w:ins>
    </w:p>
    <w:p w14:paraId="35359DEF" w14:textId="6DFDA7C0" w:rsidR="007651EF" w:rsidDel="008D26A9" w:rsidRDefault="009A1C3B">
      <w:pPr>
        <w:pStyle w:val="ListParagraph"/>
        <w:spacing w:after="0" w:line="276" w:lineRule="auto"/>
        <w:jc w:val="both"/>
        <w:rPr>
          <w:ins w:id="16084" w:author="Pamela Kakande Nabukhonzo" w:date="2025-06-10T20:31:00Z"/>
          <w:del w:id="16085" w:author="Rachel Shipsey" w:date="2025-06-23T15:21:00Z"/>
          <w:rFonts w:cs="Arial"/>
        </w:rPr>
        <w:pPrChange w:id="16086" w:author="Rachel Shipsey" w:date="2025-06-23T15:41:00Z">
          <w:pPr>
            <w:pStyle w:val="ListParagraph"/>
            <w:numPr>
              <w:ilvl w:val="1"/>
              <w:numId w:val="101"/>
            </w:numPr>
            <w:spacing w:after="0" w:line="276" w:lineRule="auto"/>
            <w:ind w:left="709" w:hanging="360"/>
            <w:jc w:val="both"/>
          </w:pPr>
        </w:pPrChange>
      </w:pPr>
      <w:ins w:id="16087" w:author="Pamela Kakande Nabukhonzo" w:date="2025-06-09T19:40:00Z">
        <w:del w:id="16088" w:author="Rachel Shipsey" w:date="2025-06-23T15:21:00Z">
          <w:r w:rsidRPr="00B111C6" w:rsidDel="008D26A9">
            <w:rPr>
              <w:rFonts w:cs="Arial"/>
            </w:rPr>
            <w:delText>Donors provide funding, prioritization of topics and data utilization for development programs.</w:delText>
          </w:r>
        </w:del>
      </w:ins>
      <w:ins w:id="16089" w:author="Pamela Kakande Nabukhonzo" w:date="2025-06-10T20:31:00Z">
        <w:del w:id="16090" w:author="Rachel Shipsey" w:date="2025-06-23T15:21:00Z">
          <w:r w:rsidR="002429F3" w:rsidRPr="002429F3" w:rsidDel="008D26A9">
            <w:rPr>
              <w:rFonts w:cs="Arial"/>
            </w:rPr>
            <w:delText xml:space="preserve"> </w:delText>
          </w:r>
        </w:del>
      </w:ins>
    </w:p>
    <w:p w14:paraId="1B9EFE97" w14:textId="5359BC58" w:rsidR="00DF5603" w:rsidDel="008D26A9" w:rsidRDefault="002429F3">
      <w:pPr>
        <w:pStyle w:val="ListParagraph"/>
        <w:spacing w:after="0" w:line="276" w:lineRule="auto"/>
        <w:jc w:val="both"/>
        <w:rPr>
          <w:ins w:id="16091" w:author="Pamela Kakande Nabukhonzo" w:date="2025-06-10T20:33:00Z"/>
          <w:del w:id="16092" w:author="Rachel Shipsey" w:date="2025-06-23T15:21:00Z"/>
          <w:rFonts w:cs="Arial"/>
        </w:rPr>
        <w:pPrChange w:id="16093" w:author="Rachel Shipsey" w:date="2025-06-23T15:41:00Z">
          <w:pPr>
            <w:pStyle w:val="ListParagraph"/>
            <w:numPr>
              <w:ilvl w:val="1"/>
              <w:numId w:val="101"/>
            </w:numPr>
            <w:spacing w:after="0" w:line="276" w:lineRule="auto"/>
            <w:ind w:left="709" w:hanging="360"/>
            <w:jc w:val="both"/>
          </w:pPr>
        </w:pPrChange>
      </w:pPr>
      <w:ins w:id="16094" w:author="Pamela Kakande Nabukhonzo" w:date="2025-06-10T20:31:00Z">
        <w:del w:id="16095" w:author="Rachel Shipsey" w:date="2025-06-23T15:21:00Z">
          <w:r w:rsidRPr="00B111C6" w:rsidDel="008D26A9">
            <w:rPr>
              <w:rFonts w:cs="Arial"/>
            </w:rPr>
            <w:delText>Donors</w:delText>
          </w:r>
          <w:r w:rsidR="007651EF" w:rsidDel="008D26A9">
            <w:rPr>
              <w:rFonts w:cs="Arial"/>
            </w:rPr>
            <w:delText xml:space="preserve"> and </w:delText>
          </w:r>
        </w:del>
      </w:ins>
      <w:ins w:id="16096" w:author="Pamela Kakande Nabukhonzo" w:date="2025-06-10T20:32:00Z">
        <w:del w:id="16097" w:author="Rachel Shipsey" w:date="2025-06-23T15:21:00Z">
          <w:r w:rsidR="007651EF" w:rsidDel="008D26A9">
            <w:rPr>
              <w:rFonts w:cs="Arial"/>
            </w:rPr>
            <w:delText>d</w:delText>
          </w:r>
        </w:del>
      </w:ins>
      <w:ins w:id="16098" w:author="Pamela Kakande Nabukhonzo" w:date="2025-06-10T20:31:00Z">
        <w:del w:id="16099" w:author="Rachel Shipsey" w:date="2025-06-23T15:21:00Z">
          <w:r w:rsidR="007651EF" w:rsidRPr="70E65BEE" w:rsidDel="008D26A9">
            <w:rPr>
              <w:rFonts w:cs="Arial"/>
            </w:rPr>
            <w:delText>evelopment partners</w:delText>
          </w:r>
          <w:r w:rsidRPr="00B111C6" w:rsidDel="008D26A9">
            <w:rPr>
              <w:rFonts w:cs="Arial"/>
            </w:rPr>
            <w:delText xml:space="preserve"> </w:delText>
          </w:r>
          <w:r w:rsidR="007651EF" w:rsidDel="008D26A9">
            <w:rPr>
              <w:rFonts w:cs="Arial"/>
            </w:rPr>
            <w:delText xml:space="preserve">also </w:delText>
          </w:r>
          <w:r w:rsidRPr="00B111C6" w:rsidDel="008D26A9">
            <w:rPr>
              <w:rFonts w:cs="Arial"/>
            </w:rPr>
            <w:delText xml:space="preserve">provide resources to hire research institutions or national/international consultant(s) to lead in areas/topics where national capacity is lacking in partnership with NSO and sectoral ministries/national institutions. </w:delText>
          </w:r>
        </w:del>
      </w:ins>
    </w:p>
    <w:p w14:paraId="1097AE05" w14:textId="349B60D3" w:rsidR="008E7DFB" w:rsidDel="008D26A9" w:rsidRDefault="008E7DFB">
      <w:pPr>
        <w:pStyle w:val="ListParagraph"/>
        <w:spacing w:after="0" w:line="276" w:lineRule="auto"/>
        <w:jc w:val="both"/>
        <w:rPr>
          <w:ins w:id="16100" w:author="Pamela Kakande Nabukhonzo" w:date="2025-06-10T20:43:00Z"/>
          <w:del w:id="16101" w:author="Rachel Shipsey" w:date="2025-06-23T15:21:00Z"/>
          <w:rFonts w:cs="Arial"/>
        </w:rPr>
        <w:pPrChange w:id="16102" w:author="Rachel Shipsey" w:date="2025-06-23T15:41:00Z">
          <w:pPr>
            <w:pStyle w:val="ListParagraph"/>
            <w:spacing w:after="0" w:line="276" w:lineRule="auto"/>
            <w:ind w:left="709"/>
            <w:jc w:val="both"/>
          </w:pPr>
        </w:pPrChange>
      </w:pPr>
    </w:p>
    <w:p w14:paraId="5C777EDF" w14:textId="35048D54" w:rsidR="00A2508D" w:rsidRPr="00370340" w:rsidDel="008D26A9" w:rsidRDefault="70E65BEE">
      <w:pPr>
        <w:pStyle w:val="ListParagraph"/>
        <w:spacing w:after="0" w:line="276" w:lineRule="auto"/>
        <w:jc w:val="both"/>
        <w:rPr>
          <w:ins w:id="16103" w:author="Pamela Kakande Nabukhonzo" w:date="2025-06-09T19:39:00Z"/>
          <w:del w:id="16104" w:author="Rachel Shipsey" w:date="2025-06-23T15:21:00Z"/>
          <w:rFonts w:cs="Arial"/>
        </w:rPr>
        <w:pPrChange w:id="16105" w:author="Rachel Shipsey" w:date="2025-06-23T15:41:00Z">
          <w:pPr>
            <w:pStyle w:val="ListParagraph"/>
            <w:numPr>
              <w:ilvl w:val="1"/>
              <w:numId w:val="101"/>
            </w:numPr>
            <w:spacing w:after="0" w:line="276" w:lineRule="auto"/>
            <w:ind w:left="1440" w:hanging="360"/>
            <w:jc w:val="both"/>
          </w:pPr>
        </w:pPrChange>
      </w:pPr>
      <w:del w:id="16106" w:author="Rachel Shipsey" w:date="2025-06-23T15:21:00Z">
        <w:r w:rsidRPr="000771B7" w:rsidDel="008D26A9">
          <w:rPr>
            <w:rFonts w:cs="Arial"/>
          </w:rPr>
          <w:br w:type="page"/>
        </w:r>
      </w:del>
    </w:p>
    <w:p w14:paraId="2CC84F4E" w14:textId="52458CA2" w:rsidR="005C2E1D" w:rsidDel="008D26A9" w:rsidRDefault="005C2E1D">
      <w:pPr>
        <w:pStyle w:val="ListParagraph"/>
        <w:spacing w:after="0" w:line="276" w:lineRule="auto"/>
        <w:jc w:val="both"/>
        <w:rPr>
          <w:ins w:id="16107" w:author="Pamela Kakande Nabukhonzo" w:date="2025-06-10T18:15:00Z"/>
          <w:del w:id="16108" w:author="Rachel Shipsey" w:date="2025-06-23T15:21:00Z"/>
        </w:rPr>
        <w:pPrChange w:id="16109" w:author="Rachel Shipsey" w:date="2025-06-23T15:41:00Z">
          <w:pPr>
            <w:pStyle w:val="Heading2"/>
          </w:pPr>
        </w:pPrChange>
      </w:pPr>
      <w:bookmarkStart w:id="16110" w:name="_Toc201320228"/>
      <w:ins w:id="16111" w:author="Pamela Kakande Nabukhonzo" w:date="2025-06-10T18:15:00Z">
        <w:del w:id="16112" w:author="Rachel Shipsey" w:date="2025-06-23T15:21:00Z">
          <w:r w:rsidDel="008D26A9">
            <w:delText xml:space="preserve">Challenges and </w:delText>
          </w:r>
          <w:r w:rsidRPr="4871BC61" w:rsidDel="008D26A9">
            <w:delText>Lessons Learnt</w:delText>
          </w:r>
          <w:bookmarkEnd w:id="16110"/>
        </w:del>
      </w:ins>
    </w:p>
    <w:p w14:paraId="60B53146" w14:textId="4B76CF72" w:rsidR="00CB6778" w:rsidDel="008D26A9" w:rsidRDefault="00CB6778">
      <w:pPr>
        <w:pStyle w:val="ListParagraph"/>
        <w:spacing w:after="0" w:line="276" w:lineRule="auto"/>
        <w:jc w:val="both"/>
        <w:rPr>
          <w:ins w:id="16113" w:author="Pamela Kakande Nabukhonzo" w:date="2025-06-17T21:11:00Z"/>
          <w:del w:id="16114" w:author="Rachel Shipsey" w:date="2025-06-23T15:21:00Z"/>
        </w:rPr>
        <w:pPrChange w:id="16115" w:author="Rachel Shipsey" w:date="2025-06-23T15:41:00Z">
          <w:pPr>
            <w:jc w:val="both"/>
          </w:pPr>
        </w:pPrChange>
      </w:pPr>
      <w:ins w:id="16116" w:author="Pamela Kakande Nabukhonzo" w:date="2025-06-17T21:12:00Z">
        <w:del w:id="16117" w:author="Rachel Shipsey" w:date="2025-06-23T15:21:00Z">
          <w:r w:rsidDel="008D26A9">
            <w:delText xml:space="preserve">The COVID-19 </w:delText>
          </w:r>
          <w:r w:rsidR="000D3BF1" w:rsidDel="008D26A9">
            <w:delText>led census planners to s</w:delText>
          </w:r>
          <w:r w:rsidRPr="00CB6778" w:rsidDel="008D26A9">
            <w:delText>eek innovative cost-saving measures, such as the sharing of resources and expertise through South-South cooperation. For example, Kenya donated computer tablets to several other African nations for their census activities.</w:delText>
          </w:r>
        </w:del>
      </w:ins>
    </w:p>
    <w:p w14:paraId="59E71E96" w14:textId="40E3233E" w:rsidR="005C2E1D" w:rsidDel="008D26A9" w:rsidRDefault="00BD5C70">
      <w:pPr>
        <w:pStyle w:val="ListParagraph"/>
        <w:spacing w:after="0" w:line="276" w:lineRule="auto"/>
        <w:jc w:val="both"/>
        <w:rPr>
          <w:ins w:id="16118" w:author="Pamela Kakande Nabukhonzo" w:date="2025-06-10T20:15:00Z"/>
          <w:del w:id="16119" w:author="Rachel Shipsey" w:date="2025-06-23T15:21:00Z"/>
        </w:rPr>
        <w:pPrChange w:id="16120" w:author="Rachel Shipsey" w:date="2025-06-23T15:41:00Z">
          <w:pPr/>
        </w:pPrChange>
      </w:pPr>
      <w:ins w:id="16121" w:author="Pamela Kakande Nabukhonzo" w:date="2025-06-10T20:15:00Z">
        <w:del w:id="16122" w:author="Rachel Shipsey" w:date="2025-06-23T15:21:00Z">
          <w:r w:rsidRPr="00BD5C70" w:rsidDel="008D26A9">
            <w:delText>While essential, these partnerships come with their own risks and require careful management</w:delText>
          </w:r>
          <w:r w:rsidR="009C6996" w:rsidDel="008D26A9">
            <w:delText xml:space="preserve"> such as:</w:delText>
          </w:r>
        </w:del>
      </w:ins>
    </w:p>
    <w:p w14:paraId="699A57DB" w14:textId="2BC45AFF" w:rsidR="00C22959" w:rsidDel="008D26A9" w:rsidRDefault="00C22959">
      <w:pPr>
        <w:pStyle w:val="ListParagraph"/>
        <w:spacing w:after="0" w:line="276" w:lineRule="auto"/>
        <w:jc w:val="both"/>
        <w:rPr>
          <w:ins w:id="16123" w:author="Pamela Kakande Nabukhonzo" w:date="2025-06-10T21:01:00Z"/>
          <w:del w:id="16124" w:author="Rachel Shipsey" w:date="2025-06-23T15:21:00Z"/>
        </w:rPr>
        <w:pPrChange w:id="16125" w:author="Rachel Shipsey" w:date="2025-06-23T15:41:00Z">
          <w:pPr>
            <w:pStyle w:val="ListParagraph"/>
            <w:numPr>
              <w:numId w:val="101"/>
            </w:numPr>
            <w:ind w:hanging="360"/>
            <w:jc w:val="both"/>
          </w:pPr>
        </w:pPrChange>
      </w:pPr>
      <w:ins w:id="16126" w:author="Pamela Kakande Nabukhonzo" w:date="2025-06-10T21:01:00Z">
        <w:del w:id="16127" w:author="Rachel Shipsey" w:date="2025-06-23T15:21:00Z">
          <w:r w:rsidRPr="00C22959" w:rsidDel="008D26A9">
            <w:delText>The inclusion of the many stakeholder requests changed the project from a typical cartographic exercise to a statistical undertaking.</w:delText>
          </w:r>
        </w:del>
      </w:ins>
      <w:ins w:id="16128" w:author="Pamela Kakande Nabukhonzo" w:date="2025-06-10T21:02:00Z">
        <w:del w:id="16129" w:author="Rachel Shipsey" w:date="2025-06-23T15:21:00Z">
          <w:r w:rsidR="006623EF" w:rsidDel="008D26A9">
            <w:delText xml:space="preserve"> Several countries including Uganda and Namibia</w:delText>
          </w:r>
          <w:r w:rsidR="00824645" w:rsidDel="008D26A9">
            <w:delText xml:space="preserve"> experienced this dilemma.</w:delText>
          </w:r>
        </w:del>
      </w:ins>
    </w:p>
    <w:p w14:paraId="22E6AC2A" w14:textId="1773D9E1" w:rsidR="009C6996" w:rsidRPr="009C6996" w:rsidDel="008D26A9" w:rsidRDefault="009C6996">
      <w:pPr>
        <w:pStyle w:val="ListParagraph"/>
        <w:spacing w:after="0" w:line="276" w:lineRule="auto"/>
        <w:jc w:val="both"/>
        <w:rPr>
          <w:ins w:id="16130" w:author="Pamela Kakande Nabukhonzo" w:date="2025-06-10T20:15:00Z"/>
          <w:del w:id="16131" w:author="Rachel Shipsey" w:date="2025-06-23T15:21:00Z"/>
        </w:rPr>
        <w:pPrChange w:id="16132" w:author="Rachel Shipsey" w:date="2025-06-23T15:41:00Z">
          <w:pPr/>
        </w:pPrChange>
      </w:pPr>
      <w:ins w:id="16133" w:author="Pamela Kakande Nabukhonzo" w:date="2025-06-10T20:15:00Z">
        <w:del w:id="16134" w:author="Rachel Shipsey" w:date="2025-06-23T15:21:00Z">
          <w:r w:rsidRPr="009C6996" w:rsidDel="008D26A9">
            <w:delText xml:space="preserve">Becoming overly dependent on a single private sector vendor for </w:delText>
          </w:r>
        </w:del>
      </w:ins>
      <w:ins w:id="16135" w:author="Pamela Kakande Nabukhonzo" w:date="2025-06-10T20:17:00Z">
        <w:del w:id="16136" w:author="Rachel Shipsey" w:date="2025-06-23T15:21:00Z">
          <w:r w:rsidR="00446FCC" w:rsidRPr="00446FCC" w:rsidDel="008D26A9">
            <w:delText>technology</w:delText>
          </w:r>
        </w:del>
      </w:ins>
      <w:ins w:id="16137" w:author="Pamela Kakande Nabukhonzo" w:date="2025-06-10T20:16:00Z">
        <w:del w:id="16138" w:author="Rachel Shipsey" w:date="2025-06-23T15:21:00Z">
          <w:r w:rsidDel="008D26A9">
            <w:delText xml:space="preserve"> can lead to v</w:delText>
          </w:r>
        </w:del>
      </w:ins>
      <w:ins w:id="16139" w:author="Pamela Kakande Nabukhonzo" w:date="2025-06-10T20:15:00Z">
        <w:del w:id="16140" w:author="Rachel Shipsey" w:date="2025-06-23T15:21:00Z">
          <w:r w:rsidRPr="00404088" w:rsidDel="008D26A9">
            <w:delText xml:space="preserve">endor </w:delText>
          </w:r>
        </w:del>
      </w:ins>
      <w:ins w:id="16141" w:author="Pamela Kakande Nabukhonzo" w:date="2025-06-10T20:16:00Z">
        <w:del w:id="16142" w:author="Rachel Shipsey" w:date="2025-06-23T15:21:00Z">
          <w:r w:rsidDel="008D26A9">
            <w:delText>l</w:delText>
          </w:r>
        </w:del>
      </w:ins>
      <w:ins w:id="16143" w:author="Pamela Kakande Nabukhonzo" w:date="2025-06-10T20:15:00Z">
        <w:del w:id="16144" w:author="Rachel Shipsey" w:date="2025-06-23T15:21:00Z">
          <w:r w:rsidRPr="00404088" w:rsidDel="008D26A9">
            <w:delText>ock-in</w:delText>
          </w:r>
          <w:r w:rsidRPr="009C6996" w:rsidDel="008D26A9">
            <w:delText xml:space="preserve">. </w:delText>
          </w:r>
        </w:del>
      </w:ins>
    </w:p>
    <w:p w14:paraId="0667823B" w14:textId="32D0B60F" w:rsidR="009C6996" w:rsidRPr="009C6996" w:rsidDel="008D26A9" w:rsidRDefault="009C6996">
      <w:pPr>
        <w:pStyle w:val="ListParagraph"/>
        <w:spacing w:after="0" w:line="276" w:lineRule="auto"/>
        <w:jc w:val="both"/>
        <w:rPr>
          <w:ins w:id="16145" w:author="Pamela Kakande Nabukhonzo" w:date="2025-06-10T20:15:00Z"/>
          <w:del w:id="16146" w:author="Rachel Shipsey" w:date="2025-06-23T15:21:00Z"/>
        </w:rPr>
        <w:pPrChange w:id="16147" w:author="Rachel Shipsey" w:date="2025-06-23T15:41:00Z">
          <w:pPr/>
        </w:pPrChange>
      </w:pPr>
      <w:ins w:id="16148" w:author="Pamela Kakande Nabukhonzo" w:date="2025-06-10T20:15:00Z">
        <w:del w:id="16149" w:author="Rachel Shipsey" w:date="2025-06-23T15:21:00Z">
          <w:r w:rsidRPr="009C6996" w:rsidDel="008D26A9">
            <w:delText>Storing sensitive citizen data on foreign-owned cloud servers raises legal and security questions</w:delText>
          </w:r>
        </w:del>
      </w:ins>
      <w:ins w:id="16150" w:author="Pamela Kakande Nabukhonzo" w:date="2025-06-10T20:17:00Z">
        <w:del w:id="16151" w:author="Rachel Shipsey" w:date="2025-06-23T15:21:00Z">
          <w:r w:rsidR="0056600A" w:rsidRPr="0056600A" w:rsidDel="008D26A9">
            <w:delText xml:space="preserve"> </w:delText>
          </w:r>
          <w:r w:rsidR="00446FCC" w:rsidDel="008D26A9">
            <w:delText xml:space="preserve">can jeopardize </w:delText>
          </w:r>
          <w:r w:rsidR="0056600A" w:rsidDel="008D26A9">
            <w:delText>d</w:delText>
          </w:r>
          <w:r w:rsidR="0056600A" w:rsidRPr="00A76264" w:rsidDel="008D26A9">
            <w:delText xml:space="preserve">ata </w:delText>
          </w:r>
          <w:r w:rsidR="0056600A" w:rsidDel="008D26A9">
            <w:delText>s</w:delText>
          </w:r>
          <w:r w:rsidR="0056600A" w:rsidRPr="00A76264" w:rsidDel="008D26A9">
            <w:delText>overeignty</w:delText>
          </w:r>
        </w:del>
      </w:ins>
      <w:ins w:id="16152" w:author="Pamela Kakande Nabukhonzo" w:date="2025-06-10T20:15:00Z">
        <w:del w:id="16153" w:author="Rachel Shipsey" w:date="2025-06-23T15:21:00Z">
          <w:r w:rsidRPr="009C6996" w:rsidDel="008D26A9">
            <w:delText xml:space="preserve">. </w:delText>
          </w:r>
        </w:del>
      </w:ins>
    </w:p>
    <w:p w14:paraId="4BFBC309" w14:textId="0A24726C" w:rsidR="009C6996" w:rsidRPr="009C6996" w:rsidDel="008D26A9" w:rsidRDefault="009C6996">
      <w:pPr>
        <w:pStyle w:val="ListParagraph"/>
        <w:spacing w:after="0" w:line="276" w:lineRule="auto"/>
        <w:jc w:val="both"/>
        <w:rPr>
          <w:ins w:id="16154" w:author="Pamela Kakande Nabukhonzo" w:date="2025-06-10T20:15:00Z"/>
          <w:del w:id="16155" w:author="Rachel Shipsey" w:date="2025-06-23T15:21:00Z"/>
        </w:rPr>
        <w:pPrChange w:id="16156" w:author="Rachel Shipsey" w:date="2025-06-23T15:41:00Z">
          <w:pPr/>
        </w:pPrChange>
      </w:pPr>
      <w:ins w:id="16157" w:author="Pamela Kakande Nabukhonzo" w:date="2025-06-10T20:15:00Z">
        <w:del w:id="16158" w:author="Rachel Shipsey" w:date="2025-06-23T15:21:00Z">
          <w:r w:rsidRPr="009C6996" w:rsidDel="008D26A9">
            <w:delText>Different partners may have conflicting priorities or timelines</w:delText>
          </w:r>
        </w:del>
      </w:ins>
      <w:ins w:id="16159" w:author="Pamela Kakande Nabukhonzo" w:date="2025-06-10T20:21:00Z">
        <w:del w:id="16160" w:author="Rachel Shipsey" w:date="2025-06-23T15:21:00Z">
          <w:r w:rsidR="004936FE" w:rsidRPr="004936FE" w:rsidDel="008D26A9">
            <w:delText xml:space="preserve"> </w:delText>
          </w:r>
          <w:r w:rsidR="008E1245" w:rsidDel="008D26A9">
            <w:delText>that are m</w:delText>
          </w:r>
          <w:r w:rsidR="004936FE" w:rsidRPr="004936FE" w:rsidDel="008D26A9">
            <w:delText xml:space="preserve">isaligned </w:delText>
          </w:r>
        </w:del>
      </w:ins>
      <w:ins w:id="16161" w:author="Pamela Kakande Nabukhonzo" w:date="2025-06-10T20:22:00Z">
        <w:del w:id="16162" w:author="Rachel Shipsey" w:date="2025-06-23T15:21:00Z">
          <w:r w:rsidR="008E1245" w:rsidDel="008D26A9">
            <w:delText xml:space="preserve">with census </w:delText>
          </w:r>
        </w:del>
      </w:ins>
      <w:ins w:id="16163" w:author="Pamela Kakande Nabukhonzo" w:date="2025-06-10T20:21:00Z">
        <w:del w:id="16164" w:author="Rachel Shipsey" w:date="2025-06-23T15:21:00Z">
          <w:r w:rsidR="004936FE" w:rsidDel="008D26A9">
            <w:delText>g</w:delText>
          </w:r>
          <w:r w:rsidR="004936FE" w:rsidRPr="004936FE" w:rsidDel="008D26A9">
            <w:delText>oals</w:delText>
          </w:r>
        </w:del>
      </w:ins>
      <w:ins w:id="16165" w:author="Pamela Kakande Nabukhonzo" w:date="2025-06-10T20:15:00Z">
        <w:del w:id="16166" w:author="Rachel Shipsey" w:date="2025-06-23T15:21:00Z">
          <w:r w:rsidRPr="009C6996" w:rsidDel="008D26A9">
            <w:delText xml:space="preserve">. </w:delText>
          </w:r>
        </w:del>
      </w:ins>
    </w:p>
    <w:p w14:paraId="1476138D" w14:textId="55474CB0" w:rsidR="009C6996" w:rsidRPr="009C6996" w:rsidDel="008D26A9" w:rsidRDefault="009C6996">
      <w:pPr>
        <w:pStyle w:val="ListParagraph"/>
        <w:spacing w:after="0" w:line="276" w:lineRule="auto"/>
        <w:jc w:val="both"/>
        <w:rPr>
          <w:ins w:id="16167" w:author="Pamela Kakande Nabukhonzo" w:date="2025-06-10T20:15:00Z"/>
          <w:del w:id="16168" w:author="Rachel Shipsey" w:date="2025-06-23T15:21:00Z"/>
        </w:rPr>
        <w:pPrChange w:id="16169" w:author="Rachel Shipsey" w:date="2025-06-23T15:41:00Z">
          <w:pPr/>
        </w:pPrChange>
      </w:pPr>
      <w:ins w:id="16170" w:author="Pamela Kakande Nabukhonzo" w:date="2025-06-10T20:15:00Z">
        <w:del w:id="16171" w:author="Rachel Shipsey" w:date="2025-06-23T15:21:00Z">
          <w:r w:rsidRPr="009C6996" w:rsidDel="008D26A9">
            <w:delText>A lack of knowledge transfer can leave the NSO dependent on external support for future projects</w:delText>
          </w:r>
        </w:del>
      </w:ins>
      <w:ins w:id="16172" w:author="Pamela Kakande Nabukhonzo" w:date="2025-06-10T20:22:00Z">
        <w:del w:id="16173" w:author="Rachel Shipsey" w:date="2025-06-23T15:21:00Z">
          <w:r w:rsidR="008E1245" w:rsidRPr="008E1245" w:rsidDel="008D26A9">
            <w:delText xml:space="preserve"> </w:delText>
          </w:r>
          <w:r w:rsidR="008E1245" w:rsidDel="008D26A9">
            <w:delText xml:space="preserve">hence </w:delText>
          </w:r>
          <w:r w:rsidR="005476F3" w:rsidDel="008D26A9">
            <w:delText>lack s</w:delText>
          </w:r>
          <w:r w:rsidR="008E1245" w:rsidRPr="008E1245" w:rsidDel="008D26A9">
            <w:delText>ustainability</w:delText>
          </w:r>
        </w:del>
      </w:ins>
      <w:ins w:id="16174" w:author="Pamela Kakande Nabukhonzo" w:date="2025-06-10T20:15:00Z">
        <w:del w:id="16175" w:author="Rachel Shipsey" w:date="2025-06-23T15:21:00Z">
          <w:r w:rsidRPr="009C6996" w:rsidDel="008D26A9">
            <w:delText>.</w:delText>
          </w:r>
        </w:del>
      </w:ins>
    </w:p>
    <w:p w14:paraId="78A13E68" w14:textId="25094DB0" w:rsidR="005C2E1D" w:rsidRPr="00B111C6" w:rsidDel="008D26A9" w:rsidRDefault="005C2E1D">
      <w:pPr>
        <w:pStyle w:val="ListParagraph"/>
        <w:spacing w:after="0" w:line="276" w:lineRule="auto"/>
        <w:jc w:val="both"/>
        <w:rPr>
          <w:ins w:id="16176" w:author="Pamela Kakande Nabukhonzo" w:date="2025-06-10T18:15:00Z"/>
          <w:del w:id="16177" w:author="Rachel Shipsey" w:date="2025-06-23T15:21:00Z"/>
        </w:rPr>
        <w:pPrChange w:id="16178" w:author="Rachel Shipsey" w:date="2025-06-23T15:41:00Z">
          <w:pPr>
            <w:pStyle w:val="Heading2"/>
          </w:pPr>
        </w:pPrChange>
      </w:pPr>
      <w:bookmarkStart w:id="16179" w:name="_Toc201320229"/>
      <w:ins w:id="16180" w:author="Pamela Kakande Nabukhonzo" w:date="2025-06-10T18:15:00Z">
        <w:del w:id="16181" w:author="Rachel Shipsey" w:date="2025-06-23T15:21:00Z">
          <w:r w:rsidRPr="4871BC61" w:rsidDel="008D26A9">
            <w:delText>Recommendations</w:delText>
          </w:r>
          <w:bookmarkEnd w:id="16179"/>
        </w:del>
      </w:ins>
    </w:p>
    <w:p w14:paraId="5C598349" w14:textId="2FFBF493" w:rsidR="005C2E1D" w:rsidDel="008D26A9" w:rsidRDefault="000771B7">
      <w:pPr>
        <w:pStyle w:val="ListParagraph"/>
        <w:spacing w:after="0" w:line="276" w:lineRule="auto"/>
        <w:jc w:val="both"/>
        <w:rPr>
          <w:ins w:id="16182" w:author="Pamela Kakande Nabukhonzo" w:date="2025-06-12T20:13:00Z"/>
          <w:del w:id="16183" w:author="Rachel Shipsey" w:date="2025-06-23T15:21:00Z"/>
        </w:rPr>
        <w:pPrChange w:id="16184" w:author="Rachel Shipsey" w:date="2025-06-23T15:41:00Z">
          <w:pPr/>
        </w:pPrChange>
      </w:pPr>
      <w:ins w:id="16185" w:author="Pamela Kakande Nabukhonzo" w:date="2025-06-12T20:12:00Z">
        <w:del w:id="16186" w:author="Rachel Shipsey" w:date="2025-06-23T15:21:00Z">
          <w:r w:rsidDel="008D26A9">
            <w:delText>The following recommendations are based on countr</w:delText>
          </w:r>
        </w:del>
      </w:ins>
      <w:ins w:id="16187" w:author="Pamela Kakande Nabukhonzo" w:date="2025-06-12T20:13:00Z">
        <w:del w:id="16188" w:author="Rachel Shipsey" w:date="2025-06-23T15:21:00Z">
          <w:r w:rsidDel="008D26A9">
            <w:delText>y experiences:</w:delText>
          </w:r>
        </w:del>
      </w:ins>
    </w:p>
    <w:p w14:paraId="39F0051E" w14:textId="45338692" w:rsidR="00EE204A" w:rsidDel="008D26A9" w:rsidRDefault="00EE204A">
      <w:pPr>
        <w:pStyle w:val="ListParagraph"/>
        <w:spacing w:after="0" w:line="276" w:lineRule="auto"/>
        <w:jc w:val="both"/>
        <w:rPr>
          <w:ins w:id="16189" w:author="Pamela Kakande Nabukhonzo" w:date="2025-06-12T20:44:00Z"/>
          <w:del w:id="16190" w:author="Rachel Shipsey" w:date="2025-06-23T15:21:00Z"/>
        </w:rPr>
        <w:pPrChange w:id="16191" w:author="Rachel Shipsey" w:date="2025-06-23T15:41:00Z">
          <w:pPr>
            <w:pStyle w:val="ListParagraph"/>
            <w:numPr>
              <w:numId w:val="298"/>
            </w:numPr>
            <w:ind w:hanging="360"/>
            <w:jc w:val="both"/>
          </w:pPr>
        </w:pPrChange>
      </w:pPr>
      <w:ins w:id="16192" w:author="Pamela Kakande Nabukhonzo" w:date="2025-06-12T20:44:00Z">
        <w:del w:id="16193" w:author="Rachel Shipsey" w:date="2025-06-23T15:21:00Z">
          <w:r w:rsidDel="008D26A9">
            <w:delText xml:space="preserve">The NSO </w:delText>
          </w:r>
        </w:del>
      </w:ins>
      <w:ins w:id="16194" w:author="Pamela Kakande Nabukhonzo" w:date="2025-06-16T11:07:00Z">
        <w:del w:id="16195" w:author="Rachel Shipsey" w:date="2025-06-23T15:21:00Z">
          <w:r w:rsidR="00FE75A2" w:rsidDel="008D26A9">
            <w:delText xml:space="preserve">should </w:delText>
          </w:r>
        </w:del>
      </w:ins>
      <w:ins w:id="16196" w:author="Pamela Kakande Nabukhonzo" w:date="2025-06-12T20:44:00Z">
        <w:del w:id="16197" w:author="Rachel Shipsey" w:date="2025-06-23T15:21:00Z">
          <w:r w:rsidDel="008D26A9">
            <w:delText>remain</w:delText>
          </w:r>
        </w:del>
      </w:ins>
      <w:ins w:id="16198" w:author="Pamela Kakande Nabukhonzo" w:date="2025-06-16T11:07:00Z">
        <w:del w:id="16199" w:author="Rachel Shipsey" w:date="2025-06-23T15:21:00Z">
          <w:r w:rsidR="00FE75A2" w:rsidDel="008D26A9">
            <w:delText xml:space="preserve"> a</w:delText>
          </w:r>
        </w:del>
      </w:ins>
      <w:ins w:id="16200" w:author="Pamela Kakande Nabukhonzo" w:date="2025-06-12T20:44:00Z">
        <w:del w:id="16201" w:author="Rachel Shipsey" w:date="2025-06-23T15:21:00Z">
          <w:r w:rsidDel="008D26A9">
            <w:delText xml:space="preserve">s the lead agency, </w:delText>
          </w:r>
        </w:del>
      </w:ins>
      <w:ins w:id="16202" w:author="Pamela Kakande Nabukhonzo" w:date="2025-06-12T20:53:00Z">
        <w:del w:id="16203" w:author="Rachel Shipsey" w:date="2025-06-23T15:21:00Z">
          <w:r w:rsidR="00805303" w:rsidDel="008D26A9">
            <w:delText>however,</w:delText>
          </w:r>
        </w:del>
      </w:ins>
      <w:ins w:id="16204" w:author="Pamela Kakande Nabukhonzo" w:date="2025-06-12T20:44:00Z">
        <w:del w:id="16205" w:author="Rachel Shipsey" w:date="2025-06-23T15:21:00Z">
          <w:r w:rsidDel="008D26A9">
            <w:delText xml:space="preserve"> internal collaboration is the first critical step</w:delText>
          </w:r>
        </w:del>
      </w:ins>
      <w:ins w:id="16206" w:author="Pamela Kakande Nabukhonzo" w:date="2025-06-12T20:45:00Z">
        <w:del w:id="16207" w:author="Rachel Shipsey" w:date="2025-06-23T15:21:00Z">
          <w:r w:rsidR="007B69D0" w:rsidDel="008D26A9">
            <w:delText xml:space="preserve"> to </w:delText>
          </w:r>
        </w:del>
      </w:ins>
      <w:ins w:id="16208" w:author="Pamela Kakande Nabukhonzo" w:date="2025-06-12T20:44:00Z">
        <w:del w:id="16209" w:author="Rachel Shipsey" w:date="2025-06-23T15:21:00Z">
          <w:r w:rsidDel="008D26A9">
            <w:delText>lead, coordinate, and provide the legal mandate for the census.</w:delText>
          </w:r>
        </w:del>
      </w:ins>
      <w:ins w:id="16210" w:author="Pamela Kakande Nabukhonzo" w:date="2025-06-12T20:46:00Z">
        <w:del w:id="16211" w:author="Rachel Shipsey" w:date="2025-06-23T15:21:00Z">
          <w:r w:rsidR="00030636" w:rsidDel="008D26A9">
            <w:delText xml:space="preserve"> </w:delText>
          </w:r>
        </w:del>
      </w:ins>
      <w:ins w:id="16212" w:author="Pamela Kakande Nabukhonzo" w:date="2025-06-12T20:47:00Z">
        <w:del w:id="16213" w:author="Rachel Shipsey" w:date="2025-06-23T15:21:00Z">
          <w:r w:rsidR="00030636" w:rsidRPr="00030636" w:rsidDel="008D26A9">
            <w:delText xml:space="preserve">Key </w:delText>
          </w:r>
        </w:del>
      </w:ins>
      <w:ins w:id="16214" w:author="Pamela Kakande Nabukhonzo" w:date="2025-06-12T20:50:00Z">
        <w:del w:id="16215" w:author="Rachel Shipsey" w:date="2025-06-23T15:21:00Z">
          <w:r w:rsidR="00851B0D" w:rsidDel="008D26A9">
            <w:delText>government c</w:delText>
          </w:r>
        </w:del>
      </w:ins>
      <w:ins w:id="16216" w:author="Pamela Kakande Nabukhonzo" w:date="2025-06-12T20:47:00Z">
        <w:del w:id="16217" w:author="Rachel Shipsey" w:date="2025-06-23T15:21:00Z">
          <w:r w:rsidR="00030636" w:rsidRPr="00030636" w:rsidDel="008D26A9">
            <w:delText>ollaborators</w:delText>
          </w:r>
        </w:del>
      </w:ins>
      <w:ins w:id="16218" w:author="Pamela Kakande Nabukhonzo" w:date="2025-06-12T20:50:00Z">
        <w:del w:id="16219" w:author="Rachel Shipsey" w:date="2025-06-23T15:21:00Z">
          <w:r w:rsidR="00E046C7" w:rsidDel="008D26A9">
            <w:delText xml:space="preserve"> may include</w:delText>
          </w:r>
        </w:del>
      </w:ins>
      <w:ins w:id="16220" w:author="Pamela Kakande Nabukhonzo" w:date="2025-06-12T20:51:00Z">
        <w:del w:id="16221" w:author="Rachel Shipsey" w:date="2025-06-23T15:21:00Z">
          <w:r w:rsidR="00E046C7" w:rsidDel="008D26A9">
            <w:delText xml:space="preserve"> </w:delText>
          </w:r>
          <w:r w:rsidR="00E164C9" w:rsidDel="008D26A9">
            <w:delText>m</w:delText>
          </w:r>
          <w:r w:rsidR="00E046C7" w:rsidRPr="00E046C7" w:rsidDel="008D26A9">
            <w:delText xml:space="preserve">inistry of </w:delText>
          </w:r>
          <w:r w:rsidR="00E046C7" w:rsidDel="008D26A9">
            <w:delText>f</w:delText>
          </w:r>
          <w:r w:rsidR="00E046C7" w:rsidRPr="00E046C7" w:rsidDel="008D26A9">
            <w:delText>inance/</w:delText>
          </w:r>
          <w:r w:rsidR="00E046C7" w:rsidDel="008D26A9">
            <w:delText>p</w:delText>
          </w:r>
          <w:r w:rsidR="00E046C7" w:rsidRPr="00E046C7" w:rsidDel="008D26A9">
            <w:delText>lanning</w:delText>
          </w:r>
          <w:r w:rsidR="00E046C7" w:rsidDel="008D26A9">
            <w:delText xml:space="preserve">, </w:delText>
          </w:r>
          <w:r w:rsidR="00E164C9" w:rsidDel="008D26A9">
            <w:delText>m</w:delText>
          </w:r>
          <w:r w:rsidR="00E164C9" w:rsidRPr="00E164C9" w:rsidDel="008D26A9">
            <w:delText>inistry of ICT/Communications</w:delText>
          </w:r>
          <w:r w:rsidR="00E164C9" w:rsidDel="008D26A9">
            <w:delText xml:space="preserve">, </w:delText>
          </w:r>
        </w:del>
      </w:ins>
      <w:ins w:id="16222" w:author="Pamela Kakande Nabukhonzo" w:date="2025-06-12T20:52:00Z">
        <w:del w:id="16223" w:author="Rachel Shipsey" w:date="2025-06-23T15:21:00Z">
          <w:r w:rsidR="009E4E24" w:rsidDel="008D26A9">
            <w:delText>n</w:delText>
          </w:r>
          <w:r w:rsidR="009E4E24" w:rsidRPr="009E4E24" w:rsidDel="008D26A9">
            <w:delText xml:space="preserve">ational </w:delText>
          </w:r>
          <w:r w:rsidR="009E4E24" w:rsidDel="008D26A9">
            <w:delText>m</w:delText>
          </w:r>
          <w:r w:rsidR="009E4E24" w:rsidRPr="009E4E24" w:rsidDel="008D26A9">
            <w:delText xml:space="preserve">apping </w:delText>
          </w:r>
          <w:r w:rsidR="009E4E24" w:rsidDel="008D26A9">
            <w:delText>a</w:delText>
          </w:r>
          <w:r w:rsidR="009E4E24" w:rsidRPr="009E4E24" w:rsidDel="008D26A9">
            <w:delText>gency</w:delText>
          </w:r>
          <w:r w:rsidR="009E4E24" w:rsidDel="008D26A9">
            <w:delText xml:space="preserve">, </w:delText>
          </w:r>
          <w:r w:rsidR="00812561" w:rsidDel="008D26A9">
            <w:delText>m</w:delText>
          </w:r>
          <w:r w:rsidR="00812561" w:rsidRPr="00812561" w:rsidDel="008D26A9">
            <w:delText xml:space="preserve">inistry of </w:delText>
          </w:r>
          <w:r w:rsidR="00812561" w:rsidDel="008D26A9">
            <w:delText>i</w:delText>
          </w:r>
          <w:r w:rsidR="00812561" w:rsidRPr="00812561" w:rsidDel="008D26A9">
            <w:delText>nterior/</w:delText>
          </w:r>
          <w:r w:rsidR="00812561" w:rsidDel="008D26A9">
            <w:delText>l</w:delText>
          </w:r>
          <w:r w:rsidR="00812561" w:rsidRPr="00812561" w:rsidDel="008D26A9">
            <w:delText xml:space="preserve">ocal </w:delText>
          </w:r>
          <w:r w:rsidR="00812561" w:rsidDel="008D26A9">
            <w:delText>g</w:delText>
          </w:r>
          <w:r w:rsidR="00812561" w:rsidRPr="00812561" w:rsidDel="008D26A9">
            <w:delText>overnment</w:delText>
          </w:r>
        </w:del>
      </w:ins>
      <w:ins w:id="16224" w:author="Pamela Kakande Nabukhonzo" w:date="2025-06-12T21:30:00Z">
        <w:del w:id="16225" w:author="Rachel Shipsey" w:date="2025-06-23T15:21:00Z">
          <w:r w:rsidR="00D05895" w:rsidDel="008D26A9">
            <w:delText>,</w:delText>
          </w:r>
          <w:r w:rsidR="00CC5E2D" w:rsidDel="008D26A9">
            <w:delText xml:space="preserve"> defense forces</w:delText>
          </w:r>
        </w:del>
      </w:ins>
      <w:ins w:id="16226" w:author="Pamela Kakande Nabukhonzo" w:date="2025-06-12T20:52:00Z">
        <w:del w:id="16227" w:author="Rachel Shipsey" w:date="2025-06-23T15:21:00Z">
          <w:r w:rsidR="00812561" w:rsidDel="008D26A9">
            <w:delText xml:space="preserve"> among others.</w:delText>
          </w:r>
        </w:del>
      </w:ins>
    </w:p>
    <w:p w14:paraId="3142CBD3" w14:textId="4BA1A56F" w:rsidR="000771B7" w:rsidDel="008D26A9" w:rsidRDefault="000771B7">
      <w:pPr>
        <w:pStyle w:val="ListParagraph"/>
        <w:spacing w:after="0" w:line="276" w:lineRule="auto"/>
        <w:jc w:val="both"/>
        <w:rPr>
          <w:ins w:id="16228" w:author="Pamela Kakande Nabukhonzo" w:date="2025-06-12T20:24:00Z"/>
          <w:del w:id="16229" w:author="Rachel Shipsey" w:date="2025-06-23T15:21:00Z"/>
        </w:rPr>
        <w:pPrChange w:id="16230" w:author="Rachel Shipsey" w:date="2025-06-23T15:41:00Z">
          <w:pPr>
            <w:pStyle w:val="ListParagraph"/>
            <w:numPr>
              <w:numId w:val="298"/>
            </w:numPr>
            <w:ind w:hanging="360"/>
            <w:jc w:val="both"/>
          </w:pPr>
        </w:pPrChange>
      </w:pPr>
      <w:ins w:id="16231" w:author="Pamela Kakande Nabukhonzo" w:date="2025-06-12T20:13:00Z">
        <w:del w:id="16232" w:author="Rachel Shipsey" w:date="2025-06-23T15:21:00Z">
          <w:r w:rsidDel="008D26A9">
            <w:delText xml:space="preserve">Countries are </w:delText>
          </w:r>
        </w:del>
      </w:ins>
      <w:ins w:id="16233" w:author="Pamela Kakande Nabukhonzo" w:date="2025-06-12T20:15:00Z">
        <w:del w:id="16234" w:author="Rachel Shipsey" w:date="2025-06-23T15:21:00Z">
          <w:r w:rsidR="007A4BFE" w:rsidDel="008D26A9">
            <w:delText>encouraged</w:delText>
          </w:r>
        </w:del>
      </w:ins>
      <w:ins w:id="16235" w:author="Pamela Kakande Nabukhonzo" w:date="2025-06-12T20:13:00Z">
        <w:del w:id="16236" w:author="Rachel Shipsey" w:date="2025-06-23T15:21:00Z">
          <w:r w:rsidDel="008D26A9">
            <w:delText xml:space="preserve"> to </w:delText>
          </w:r>
        </w:del>
      </w:ins>
      <w:ins w:id="16237" w:author="Pamela Kakande Nabukhonzo" w:date="2025-06-12T20:16:00Z">
        <w:del w:id="16238" w:author="Rachel Shipsey" w:date="2025-06-23T15:21:00Z">
          <w:r w:rsidR="007A4BFE" w:rsidDel="008D26A9">
            <w:delText>leverage</w:delText>
          </w:r>
        </w:del>
      </w:ins>
      <w:ins w:id="16239" w:author="Pamela Kakande Nabukhonzo" w:date="2025-06-12T20:13:00Z">
        <w:del w:id="16240" w:author="Rachel Shipsey" w:date="2025-06-23T15:21:00Z">
          <w:r w:rsidDel="008D26A9">
            <w:delText xml:space="preserve"> partnerships and collaboration in digital census </w:delText>
          </w:r>
        </w:del>
      </w:ins>
      <w:ins w:id="16241" w:author="Pamela Kakande Nabukhonzo" w:date="2025-06-12T20:19:00Z">
        <w:del w:id="16242" w:author="Rachel Shipsey" w:date="2025-06-23T15:21:00Z">
          <w:r w:rsidR="00006289" w:rsidDel="008D26A9">
            <w:delText>undertakings,</w:delText>
          </w:r>
        </w:del>
      </w:ins>
      <w:ins w:id="16243" w:author="Pamela Kakande Nabukhonzo" w:date="2025-06-12T20:17:00Z">
        <w:del w:id="16244" w:author="Rachel Shipsey" w:date="2025-06-23T15:21:00Z">
          <w:r w:rsidR="000A1089" w:rsidDel="008D26A9">
            <w:delText xml:space="preserve"> especially </w:delText>
          </w:r>
          <w:r w:rsidR="00CD6042" w:rsidDel="008D26A9">
            <w:delText>with t</w:delText>
          </w:r>
          <w:r w:rsidR="00CD6042" w:rsidRPr="00CD6042" w:rsidDel="008D26A9">
            <w:delText xml:space="preserve">he private sector </w:delText>
          </w:r>
        </w:del>
      </w:ins>
      <w:ins w:id="16245" w:author="Pamela Kakande Nabukhonzo" w:date="2025-06-16T11:22:00Z">
        <w:del w:id="16246" w:author="Rachel Shipsey" w:date="2025-06-23T15:21:00Z">
          <w:r w:rsidR="00D008E1" w:rsidDel="008D26A9">
            <w:delText>as a cost saving option. It</w:delText>
          </w:r>
        </w:del>
      </w:ins>
      <w:ins w:id="16247" w:author="Pamela Kakande Nabukhonzo" w:date="2025-06-12T20:17:00Z">
        <w:del w:id="16248" w:author="Rachel Shipsey" w:date="2025-06-23T15:21:00Z">
          <w:r w:rsidR="00CD6042" w:rsidDel="008D26A9">
            <w:delText xml:space="preserve"> </w:delText>
          </w:r>
          <w:r w:rsidR="00CD6042" w:rsidRPr="00CD6042" w:rsidDel="008D26A9">
            <w:delText>is indispensable for providing the technology and infrastructure that underpins a digital census.</w:delText>
          </w:r>
        </w:del>
      </w:ins>
      <w:ins w:id="16249" w:author="Pamela Kakande Nabukhonzo" w:date="2025-06-12T20:19:00Z">
        <w:del w:id="16250" w:author="Rachel Shipsey" w:date="2025-06-23T15:21:00Z">
          <w:r w:rsidR="00006289" w:rsidRPr="00006289" w:rsidDel="008D26A9">
            <w:delText xml:space="preserve"> </w:delText>
          </w:r>
          <w:r w:rsidR="00006289" w:rsidDel="008D26A9">
            <w:delText xml:space="preserve">E.g </w:delText>
          </w:r>
          <w:r w:rsidR="00006289" w:rsidRPr="00006289" w:rsidDel="008D26A9">
            <w:delText xml:space="preserve">Telecommunication </w:delText>
          </w:r>
        </w:del>
      </w:ins>
      <w:ins w:id="16251" w:author="Pamela Kakande Nabukhonzo" w:date="2025-06-12T20:22:00Z">
        <w:del w:id="16252" w:author="Rachel Shipsey" w:date="2025-06-23T15:21:00Z">
          <w:r w:rsidR="00707139" w:rsidDel="008D26A9">
            <w:delText>c</w:delText>
          </w:r>
        </w:del>
      </w:ins>
      <w:ins w:id="16253" w:author="Pamela Kakande Nabukhonzo" w:date="2025-06-12T20:19:00Z">
        <w:del w:id="16254" w:author="Rachel Shipsey" w:date="2025-06-23T15:21:00Z">
          <w:r w:rsidR="00006289" w:rsidRPr="00006289" w:rsidDel="008D26A9">
            <w:delText>ompanies</w:delText>
          </w:r>
          <w:r w:rsidR="00006289" w:rsidDel="008D26A9">
            <w:delText xml:space="preserve"> are c</w:delText>
          </w:r>
          <w:r w:rsidR="00006289" w:rsidRPr="00006289" w:rsidDel="008D26A9">
            <w:delText xml:space="preserve">rucial for providing mobile network connectivity, bulk SMS services for communication with field staff, and sometimes the devices themselves. </w:delText>
          </w:r>
        </w:del>
      </w:ins>
      <w:ins w:id="16255" w:author="Pamela Kakande Nabukhonzo" w:date="2025-06-12T20:54:00Z">
        <w:del w:id="16256" w:author="Rachel Shipsey" w:date="2025-06-23T15:21:00Z">
          <w:r w:rsidR="008F1E9F" w:rsidDel="008D26A9">
            <w:delText>Several</w:delText>
          </w:r>
        </w:del>
      </w:ins>
      <w:ins w:id="16257" w:author="Pamela Kakande Nabukhonzo" w:date="2025-06-12T20:19:00Z">
        <w:del w:id="16258" w:author="Rachel Shipsey" w:date="2025-06-23T15:21:00Z">
          <w:r w:rsidR="00006289" w:rsidRPr="00006289" w:rsidDel="008D26A9">
            <w:delText xml:space="preserve"> census</w:delText>
          </w:r>
        </w:del>
      </w:ins>
      <w:ins w:id="16259" w:author="Pamela Kakande Nabukhonzo" w:date="2025-06-12T20:54:00Z">
        <w:del w:id="16260" w:author="Rachel Shipsey" w:date="2025-06-23T15:21:00Z">
          <w:r w:rsidR="008F1E9F" w:rsidDel="008D26A9">
            <w:delText>es in the 2020 round</w:delText>
          </w:r>
        </w:del>
      </w:ins>
      <w:ins w:id="16261" w:author="Pamela Kakande Nabukhonzo" w:date="2025-06-12T20:19:00Z">
        <w:del w:id="16262" w:author="Rachel Shipsey" w:date="2025-06-23T15:21:00Z">
          <w:r w:rsidR="00006289" w:rsidRPr="00006289" w:rsidDel="008D26A9">
            <w:delText xml:space="preserve"> saw collaboration with local telecoms.</w:delText>
          </w:r>
        </w:del>
      </w:ins>
      <w:ins w:id="16263" w:author="Pamela Kakande Nabukhonzo" w:date="2025-06-12T20:24:00Z">
        <w:del w:id="16264" w:author="Rachel Shipsey" w:date="2025-06-23T15:21:00Z">
          <w:r w:rsidR="00D6176C" w:rsidRPr="00D6176C" w:rsidDel="008D26A9">
            <w:delText xml:space="preserve"> Local IT </w:delText>
          </w:r>
          <w:r w:rsidR="00D6176C" w:rsidDel="008D26A9">
            <w:delText>f</w:delText>
          </w:r>
          <w:r w:rsidR="00D6176C" w:rsidRPr="00D6176C" w:rsidDel="008D26A9">
            <w:delText>irms</w:delText>
          </w:r>
          <w:r w:rsidR="00D6176C" w:rsidDel="008D26A9">
            <w:delText xml:space="preserve"> can be e</w:delText>
          </w:r>
          <w:r w:rsidR="00D6176C" w:rsidRPr="00D6176C" w:rsidDel="008D26A9">
            <w:delText>ssential for on-the-ground technical support, device maintenance, software localization, and call center operations. Building the capacity of local firms is a key benefit.</w:delText>
          </w:r>
        </w:del>
      </w:ins>
      <w:ins w:id="16265" w:author="Pamela Kakande Nabukhonzo" w:date="2025-06-12T21:33:00Z">
        <w:del w:id="16266" w:author="Rachel Shipsey" w:date="2025-06-23T15:21:00Z">
          <w:r w:rsidR="00506818" w:rsidDel="008D26A9">
            <w:delText xml:space="preserve"> </w:delText>
          </w:r>
          <w:r w:rsidR="00506818" w:rsidRPr="00506818" w:rsidDel="008D26A9">
            <w:rPr>
              <w:rPrChange w:id="16267" w:author="Pamela Kakande Nabukhonzo" w:date="2025-06-12T21:33:00Z">
                <w:rPr>
                  <w:b/>
                  <w:bCs/>
                </w:rPr>
              </w:rPrChange>
            </w:rPr>
            <w:delText xml:space="preserve">Warehouse </w:delText>
          </w:r>
          <w:r w:rsidR="00506818" w:rsidDel="008D26A9">
            <w:delText>o</w:delText>
          </w:r>
          <w:r w:rsidR="00506818" w:rsidRPr="00506818" w:rsidDel="008D26A9">
            <w:rPr>
              <w:rPrChange w:id="16268" w:author="Pamela Kakande Nabukhonzo" w:date="2025-06-12T21:33:00Z">
                <w:rPr>
                  <w:b/>
                  <w:bCs/>
                </w:rPr>
              </w:rPrChange>
            </w:rPr>
            <w:delText>wners</w:delText>
          </w:r>
          <w:r w:rsidR="00506818" w:rsidDel="008D26A9">
            <w:delText xml:space="preserve"> </w:delText>
          </w:r>
          <w:r w:rsidR="00506818" w:rsidRPr="00506818" w:rsidDel="008D26A9">
            <w:delText>for secure storage</w:delText>
          </w:r>
          <w:r w:rsidR="00506818" w:rsidDel="008D26A9">
            <w:delText xml:space="preserve"> of census material</w:delText>
          </w:r>
        </w:del>
      </w:ins>
      <w:ins w:id="16269" w:author="Pamela Kakande Nabukhonzo" w:date="2025-06-12T21:34:00Z">
        <w:del w:id="16270" w:author="Rachel Shipsey" w:date="2025-06-23T15:21:00Z">
          <w:r w:rsidR="00763EEE" w:rsidDel="008D26A9">
            <w:delText>s.</w:delText>
          </w:r>
        </w:del>
      </w:ins>
    </w:p>
    <w:p w14:paraId="4620B413" w14:textId="7D69E50A" w:rsidR="0000464E" w:rsidDel="008D26A9" w:rsidRDefault="00F463FC">
      <w:pPr>
        <w:pStyle w:val="ListParagraph"/>
        <w:spacing w:after="0" w:line="276" w:lineRule="auto"/>
        <w:jc w:val="both"/>
        <w:rPr>
          <w:ins w:id="16271" w:author="Pamela Kakande Nabukhonzo" w:date="2025-06-12T20:32:00Z"/>
          <w:del w:id="16272" w:author="Rachel Shipsey" w:date="2025-06-23T15:21:00Z"/>
        </w:rPr>
        <w:pPrChange w:id="16273" w:author="Rachel Shipsey" w:date="2025-06-23T15:41:00Z">
          <w:pPr>
            <w:pStyle w:val="ListParagraph"/>
            <w:numPr>
              <w:numId w:val="298"/>
            </w:numPr>
            <w:ind w:hanging="360"/>
            <w:jc w:val="both"/>
          </w:pPr>
        </w:pPrChange>
      </w:pPr>
      <w:ins w:id="16274" w:author="Pamela Kakande Nabukhonzo" w:date="2025-06-12T20:29:00Z">
        <w:del w:id="16275" w:author="Rachel Shipsey" w:date="2025-06-23T15:21:00Z">
          <w:r w:rsidDel="008D26A9">
            <w:delText>Embrace p</w:delText>
          </w:r>
        </w:del>
      </w:ins>
      <w:ins w:id="16276" w:author="Pamela Kakande Nabukhonzo" w:date="2025-06-12T20:26:00Z">
        <w:del w:id="16277" w:author="Rachel Shipsey" w:date="2025-06-23T15:21:00Z">
          <w:r w:rsidR="006C6416" w:rsidDel="008D26A9">
            <w:delText>artnership with C</w:delText>
          </w:r>
          <w:r w:rsidR="006C6416" w:rsidRPr="006C6416" w:rsidDel="008D26A9">
            <w:delText xml:space="preserve">ivil Society Organizations (CSOs) and </w:delText>
          </w:r>
          <w:r w:rsidR="006C6416" w:rsidDel="008D26A9">
            <w:delText>c</w:delText>
          </w:r>
          <w:r w:rsidR="006C6416" w:rsidRPr="006C6416" w:rsidDel="008D26A9">
            <w:delText xml:space="preserve">ommunity </w:delText>
          </w:r>
          <w:r w:rsidR="006C6416" w:rsidDel="008D26A9">
            <w:delText>l</w:delText>
          </w:r>
          <w:r w:rsidR="006C6416" w:rsidRPr="006C6416" w:rsidDel="008D26A9">
            <w:delText>eaders</w:delText>
          </w:r>
          <w:r w:rsidR="006C6416" w:rsidDel="008D26A9">
            <w:delText xml:space="preserve"> who </w:delText>
          </w:r>
        </w:del>
      </w:ins>
      <w:ins w:id="16278" w:author="Pamela Kakande Nabukhonzo" w:date="2025-06-12T20:25:00Z">
        <w:del w:id="16279" w:author="Rachel Shipsey" w:date="2025-06-23T15:21:00Z">
          <w:r w:rsidR="007C44A7" w:rsidRPr="007C44A7" w:rsidDel="008D26A9">
            <w:delText>are the bridge to the people, especially hard-to-reach and marginalized populations.</w:delText>
          </w:r>
        </w:del>
      </w:ins>
      <w:ins w:id="16280" w:author="Pamela Kakande Nabukhonzo" w:date="2025-06-12T20:28:00Z">
        <w:del w:id="16281" w:author="Rachel Shipsey" w:date="2025-06-23T15:21:00Z">
          <w:r w:rsidRPr="00F463FC" w:rsidDel="008D26A9">
            <w:delText xml:space="preserve"> </w:delText>
          </w:r>
        </w:del>
      </w:ins>
      <w:ins w:id="16282" w:author="Pamela Kakande Nabukhonzo" w:date="2025-06-12T20:29:00Z">
        <w:del w:id="16283" w:author="Rachel Shipsey" w:date="2025-06-23T15:21:00Z">
          <w:r w:rsidDel="008D26A9">
            <w:delText>They can play a role in a</w:delText>
          </w:r>
        </w:del>
      </w:ins>
      <w:ins w:id="16284" w:author="Pamela Kakande Nabukhonzo" w:date="2025-06-12T20:28:00Z">
        <w:del w:id="16285" w:author="Rachel Shipsey" w:date="2025-06-23T15:21:00Z">
          <w:r w:rsidRPr="00F463FC" w:rsidDel="008D26A9">
            <w:delText>dvocacy, public education, monitoring, and building community trust.</w:delText>
          </w:r>
        </w:del>
      </w:ins>
    </w:p>
    <w:p w14:paraId="3BAF6B38" w14:textId="6D94364B" w:rsidR="00C83808" w:rsidDel="008D26A9" w:rsidRDefault="00C14840">
      <w:pPr>
        <w:pStyle w:val="ListParagraph"/>
        <w:spacing w:after="0" w:line="276" w:lineRule="auto"/>
        <w:jc w:val="both"/>
        <w:rPr>
          <w:ins w:id="16286" w:author="Pamela Kakande Nabukhonzo" w:date="2025-06-12T20:37:00Z"/>
          <w:del w:id="16287" w:author="Rachel Shipsey" w:date="2025-06-23T15:21:00Z"/>
        </w:rPr>
        <w:pPrChange w:id="16288" w:author="Rachel Shipsey" w:date="2025-06-23T15:41:00Z">
          <w:pPr>
            <w:pStyle w:val="ListParagraph"/>
            <w:numPr>
              <w:numId w:val="298"/>
            </w:numPr>
            <w:ind w:hanging="360"/>
            <w:jc w:val="both"/>
          </w:pPr>
        </w:pPrChange>
      </w:pPr>
      <w:ins w:id="16289" w:author="Pamela Kakande Nabukhonzo" w:date="2025-06-12T20:32:00Z">
        <w:del w:id="16290" w:author="Rachel Shipsey" w:date="2025-06-23T15:21:00Z">
          <w:r w:rsidDel="008D26A9">
            <w:delText>Recomm</w:delText>
          </w:r>
        </w:del>
      </w:ins>
      <w:ins w:id="16291" w:author="Pamela Kakande Nabukhonzo" w:date="2025-06-12T20:33:00Z">
        <w:del w:id="16292" w:author="Rachel Shipsey" w:date="2025-06-23T15:21:00Z">
          <w:r w:rsidDel="008D26A9">
            <w:delText>end collaboration with a</w:delText>
          </w:r>
          <w:r w:rsidRPr="00C14840" w:rsidDel="008D26A9">
            <w:delText xml:space="preserve">cademia and </w:delText>
          </w:r>
          <w:r w:rsidDel="008D26A9">
            <w:delText>r</w:delText>
          </w:r>
          <w:r w:rsidRPr="00C14840" w:rsidDel="008D26A9">
            <w:delText xml:space="preserve">esearch </w:delText>
          </w:r>
          <w:r w:rsidDel="008D26A9">
            <w:delText>i</w:delText>
          </w:r>
          <w:r w:rsidRPr="00C14840" w:rsidDel="008D26A9">
            <w:delText>nstitutions</w:delText>
          </w:r>
        </w:del>
      </w:ins>
      <w:ins w:id="16293" w:author="Pamela Kakande Nabukhonzo" w:date="2025-06-12T20:34:00Z">
        <w:del w:id="16294" w:author="Rachel Shipsey" w:date="2025-06-23T15:21:00Z">
          <w:r w:rsidR="00094127" w:rsidDel="008D26A9">
            <w:delText>,</w:delText>
          </w:r>
        </w:del>
      </w:ins>
      <w:ins w:id="16295" w:author="Pamela Kakande Nabukhonzo" w:date="2025-06-12T20:38:00Z">
        <w:del w:id="16296" w:author="Rachel Shipsey" w:date="2025-06-23T15:21:00Z">
          <w:r w:rsidR="00E41C5C" w:rsidDel="008D26A9">
            <w:delText xml:space="preserve"> especially the </w:delText>
          </w:r>
        </w:del>
      </w:ins>
      <w:ins w:id="16297" w:author="Pamela Kakande Nabukhonzo" w:date="2025-06-12T20:39:00Z">
        <w:del w:id="16298" w:author="Rachel Shipsey" w:date="2025-06-23T15:21:00Z">
          <w:r w:rsidR="00E41C5C" w:rsidDel="008D26A9">
            <w:delText>u</w:delText>
          </w:r>
        </w:del>
      </w:ins>
      <w:ins w:id="16299" w:author="Pamela Kakande Nabukhonzo" w:date="2025-06-12T20:38:00Z">
        <w:del w:id="16300" w:author="Rachel Shipsey" w:date="2025-06-23T15:21:00Z">
          <w:r w:rsidR="00E41C5C" w:rsidRPr="00E41C5C" w:rsidDel="008D26A9">
            <w:delText xml:space="preserve">niversity </w:delText>
          </w:r>
        </w:del>
      </w:ins>
      <w:ins w:id="16301" w:author="Pamela Kakande Nabukhonzo" w:date="2025-06-12T20:39:00Z">
        <w:del w:id="16302" w:author="Rachel Shipsey" w:date="2025-06-23T15:21:00Z">
          <w:r w:rsidR="00E41C5C" w:rsidDel="008D26A9">
            <w:delText>d</w:delText>
          </w:r>
        </w:del>
      </w:ins>
      <w:ins w:id="16303" w:author="Pamela Kakande Nabukhonzo" w:date="2025-06-12T20:38:00Z">
        <w:del w:id="16304" w:author="Rachel Shipsey" w:date="2025-06-23T15:21:00Z">
          <w:r w:rsidR="00E41C5C" w:rsidRPr="00E41C5C" w:rsidDel="008D26A9">
            <w:delText xml:space="preserve">emography </w:delText>
          </w:r>
        </w:del>
      </w:ins>
      <w:ins w:id="16305" w:author="Pamela Kakande Nabukhonzo" w:date="2025-06-12T20:39:00Z">
        <w:del w:id="16306" w:author="Rachel Shipsey" w:date="2025-06-23T15:21:00Z">
          <w:r w:rsidR="00E41C5C" w:rsidDel="008D26A9">
            <w:delText>d</w:delText>
          </w:r>
        </w:del>
      </w:ins>
      <w:ins w:id="16307" w:author="Pamela Kakande Nabukhonzo" w:date="2025-06-12T20:38:00Z">
        <w:del w:id="16308" w:author="Rachel Shipsey" w:date="2025-06-23T15:21:00Z">
          <w:r w:rsidR="00E41C5C" w:rsidRPr="00E41C5C" w:rsidDel="008D26A9">
            <w:delText>epartments</w:delText>
          </w:r>
        </w:del>
      </w:ins>
      <w:ins w:id="16309" w:author="Pamela Kakande Nabukhonzo" w:date="2025-06-12T20:39:00Z">
        <w:del w:id="16310" w:author="Rachel Shipsey" w:date="2025-06-23T15:21:00Z">
          <w:r w:rsidR="00E41C5C" w:rsidDel="008D26A9">
            <w:delText xml:space="preserve">, </w:delText>
          </w:r>
          <w:r w:rsidR="005B4503" w:rsidDel="008D26A9">
            <w:delText>c</w:delText>
          </w:r>
          <w:r w:rsidR="005B4503" w:rsidRPr="005B4503" w:rsidDel="008D26A9">
            <w:delText xml:space="preserve">omputer </w:delText>
          </w:r>
          <w:r w:rsidR="005B4503" w:rsidDel="008D26A9">
            <w:delText>s</w:delText>
          </w:r>
          <w:r w:rsidR="005B4503" w:rsidRPr="005B4503" w:rsidDel="008D26A9">
            <w:delText xml:space="preserve">cience and GIS </w:delText>
          </w:r>
          <w:r w:rsidR="005B4503" w:rsidDel="008D26A9">
            <w:delText>d</w:delText>
          </w:r>
          <w:r w:rsidR="005B4503" w:rsidRPr="005B4503" w:rsidDel="008D26A9">
            <w:delText>epartments</w:delText>
          </w:r>
        </w:del>
      </w:ins>
      <w:ins w:id="16311" w:author="Pamela Kakande Nabukhonzo" w:date="2025-06-12T20:40:00Z">
        <w:del w:id="16312" w:author="Rachel Shipsey" w:date="2025-06-23T15:21:00Z">
          <w:r w:rsidR="0023262A" w:rsidRPr="0023262A" w:rsidDel="008D26A9">
            <w:delText xml:space="preserve"> </w:delText>
          </w:r>
          <w:r w:rsidR="0023262A" w:rsidDel="008D26A9">
            <w:delText>as well as r</w:delText>
          </w:r>
          <w:r w:rsidR="0023262A" w:rsidRPr="0023262A" w:rsidDel="008D26A9">
            <w:delText xml:space="preserve">esearch </w:delText>
          </w:r>
          <w:r w:rsidR="0023262A" w:rsidDel="008D26A9">
            <w:delText>i</w:delText>
          </w:r>
          <w:r w:rsidR="0023262A" w:rsidRPr="0023262A" w:rsidDel="008D26A9">
            <w:delText>nstitutions</w:delText>
          </w:r>
          <w:r w:rsidR="0023262A" w:rsidDel="008D26A9">
            <w:delText xml:space="preserve">. </w:delText>
          </w:r>
        </w:del>
      </w:ins>
    </w:p>
    <w:p w14:paraId="3D33AAD3" w14:textId="3224E9B2" w:rsidR="00C83808" w:rsidDel="008D26A9" w:rsidRDefault="00C83808">
      <w:pPr>
        <w:pStyle w:val="ListParagraph"/>
        <w:spacing w:after="0" w:line="276" w:lineRule="auto"/>
        <w:jc w:val="both"/>
        <w:rPr>
          <w:ins w:id="16313" w:author="Pamela Kakande Nabukhonzo" w:date="2025-06-12T20:36:00Z"/>
          <w:del w:id="16314" w:author="Rachel Shipsey" w:date="2025-06-23T15:21:00Z"/>
        </w:rPr>
        <w:pPrChange w:id="16315" w:author="Rachel Shipsey" w:date="2025-06-23T15:41:00Z">
          <w:pPr>
            <w:pStyle w:val="ListParagraph"/>
            <w:numPr>
              <w:numId w:val="298"/>
            </w:numPr>
            <w:ind w:hanging="360"/>
            <w:jc w:val="both"/>
          </w:pPr>
        </w:pPrChange>
      </w:pPr>
      <w:ins w:id="16316" w:author="Pamela Kakande Nabukhonzo" w:date="2025-06-12T20:37:00Z">
        <w:del w:id="16317" w:author="Rachel Shipsey" w:date="2025-06-23T15:21:00Z">
          <w:r w:rsidDel="008D26A9">
            <w:delText>Recommend collaboration with</w:delText>
          </w:r>
        </w:del>
      </w:ins>
      <w:ins w:id="16318" w:author="Pamela Kakande Nabukhonzo" w:date="2025-06-12T20:34:00Z">
        <w:del w:id="16319" w:author="Rachel Shipsey" w:date="2025-06-23T15:21:00Z">
          <w:r w:rsidR="00094127" w:rsidDel="008D26A9">
            <w:delText xml:space="preserve"> i</w:delText>
          </w:r>
          <w:r w:rsidR="00094127" w:rsidRPr="00094127" w:rsidDel="008D26A9">
            <w:delText xml:space="preserve">nternational and </w:delText>
          </w:r>
          <w:r w:rsidR="00094127" w:rsidDel="008D26A9">
            <w:delText>m</w:delText>
          </w:r>
          <w:r w:rsidR="00094127" w:rsidRPr="00094127" w:rsidDel="008D26A9">
            <w:delText xml:space="preserve">ultilateral </w:delText>
          </w:r>
          <w:r w:rsidR="00094127" w:rsidDel="008D26A9">
            <w:delText>p</w:delText>
          </w:r>
          <w:r w:rsidR="00094127" w:rsidRPr="00094127" w:rsidDel="008D26A9">
            <w:delText>artners</w:delText>
          </w:r>
        </w:del>
      </w:ins>
      <w:ins w:id="16320" w:author="Pamela Kakande Nabukhonzo" w:date="2025-06-12T20:37:00Z">
        <w:del w:id="16321" w:author="Rachel Shipsey" w:date="2025-06-23T15:21:00Z">
          <w:r w:rsidDel="008D26A9">
            <w:delText>, some</w:delText>
          </w:r>
          <w:r w:rsidR="00BA4A4D" w:rsidDel="008D26A9">
            <w:delText xml:space="preserve"> k</w:delText>
          </w:r>
        </w:del>
      </w:ins>
      <w:ins w:id="16322" w:author="Pamela Kakande Nabukhonzo" w:date="2025-06-12T20:36:00Z">
        <w:del w:id="16323" w:author="Rachel Shipsey" w:date="2025-06-23T15:21:00Z">
          <w:r w:rsidDel="008D26A9">
            <w:delText xml:space="preserve">ey </w:delText>
          </w:r>
        </w:del>
      </w:ins>
      <w:ins w:id="16324" w:author="Pamela Kakande Nabukhonzo" w:date="2025-06-12T20:37:00Z">
        <w:del w:id="16325" w:author="Rachel Shipsey" w:date="2025-06-23T15:21:00Z">
          <w:r w:rsidR="00BA4A4D" w:rsidDel="008D26A9">
            <w:delText>p</w:delText>
          </w:r>
        </w:del>
      </w:ins>
      <w:ins w:id="16326" w:author="Pamela Kakande Nabukhonzo" w:date="2025-06-12T20:36:00Z">
        <w:del w:id="16327" w:author="Rachel Shipsey" w:date="2025-06-23T15:21:00Z">
          <w:r w:rsidDel="008D26A9">
            <w:delText>artners</w:delText>
          </w:r>
        </w:del>
      </w:ins>
      <w:ins w:id="16328" w:author="Pamela Kakande Nabukhonzo" w:date="2025-06-12T20:37:00Z">
        <w:del w:id="16329" w:author="Rachel Shipsey" w:date="2025-06-23T15:21:00Z">
          <w:r w:rsidR="00BA4A4D" w:rsidDel="008D26A9">
            <w:delText xml:space="preserve"> include:</w:delText>
          </w:r>
        </w:del>
      </w:ins>
    </w:p>
    <w:p w14:paraId="022D3A92" w14:textId="2505BE57" w:rsidR="00C83808" w:rsidDel="008D26A9" w:rsidRDefault="00C83808">
      <w:pPr>
        <w:pStyle w:val="ListParagraph"/>
        <w:spacing w:after="0" w:line="276" w:lineRule="auto"/>
        <w:jc w:val="both"/>
        <w:rPr>
          <w:ins w:id="16330" w:author="Pamela Kakande Nabukhonzo" w:date="2025-06-12T20:36:00Z"/>
          <w:del w:id="16331" w:author="Rachel Shipsey" w:date="2025-06-23T15:21:00Z"/>
        </w:rPr>
        <w:pPrChange w:id="16332" w:author="Rachel Shipsey" w:date="2025-06-23T15:41:00Z">
          <w:pPr>
            <w:pStyle w:val="ListParagraph"/>
            <w:numPr>
              <w:numId w:val="298"/>
            </w:numPr>
            <w:ind w:hanging="360"/>
            <w:jc w:val="both"/>
          </w:pPr>
        </w:pPrChange>
      </w:pPr>
      <w:ins w:id="16333" w:author="Pamela Kakande Nabukhonzo" w:date="2025-06-12T20:36:00Z">
        <w:del w:id="16334" w:author="Rachel Shipsey" w:date="2025-06-23T15:21:00Z">
          <w:r w:rsidDel="008D26A9">
            <w:delText>United Nations Population Fund (UNFPA)</w:delText>
          </w:r>
        </w:del>
      </w:ins>
      <w:ins w:id="16335" w:author="Pamela Kakande Nabukhonzo" w:date="2025-06-12T20:40:00Z">
        <w:del w:id="16336" w:author="Rachel Shipsey" w:date="2025-06-23T15:21:00Z">
          <w:r w:rsidR="00190646" w:rsidDel="008D26A9">
            <w:delText xml:space="preserve"> - </w:delText>
          </w:r>
        </w:del>
      </w:ins>
      <w:ins w:id="16337" w:author="Pamela Kakande Nabukhonzo" w:date="2025-06-12T20:36:00Z">
        <w:del w:id="16338" w:author="Rachel Shipsey" w:date="2025-06-23T15:21:00Z">
          <w:r w:rsidDel="008D26A9">
            <w:delText>A leading partner, often providing financial support, procuring hardware (tablets, power banks), and offering extensive technical assistance on all census phases.</w:delText>
          </w:r>
        </w:del>
      </w:ins>
    </w:p>
    <w:p w14:paraId="1C2CA552" w14:textId="78C75B57" w:rsidR="00C83808" w:rsidDel="008D26A9" w:rsidRDefault="00C83808">
      <w:pPr>
        <w:pStyle w:val="ListParagraph"/>
        <w:spacing w:after="0" w:line="276" w:lineRule="auto"/>
        <w:jc w:val="both"/>
        <w:rPr>
          <w:ins w:id="16339" w:author="Pamela Kakande Nabukhonzo" w:date="2025-06-12T20:36:00Z"/>
          <w:del w:id="16340" w:author="Rachel Shipsey" w:date="2025-06-23T15:21:00Z"/>
        </w:rPr>
        <w:pPrChange w:id="16341" w:author="Rachel Shipsey" w:date="2025-06-23T15:41:00Z">
          <w:pPr>
            <w:pStyle w:val="ListParagraph"/>
            <w:numPr>
              <w:numId w:val="298"/>
            </w:numPr>
            <w:ind w:hanging="360"/>
            <w:jc w:val="both"/>
          </w:pPr>
        </w:pPrChange>
      </w:pPr>
      <w:ins w:id="16342" w:author="Pamela Kakande Nabukhonzo" w:date="2025-06-12T20:36:00Z">
        <w:del w:id="16343" w:author="Rachel Shipsey" w:date="2025-06-23T15:21:00Z">
          <w:r w:rsidDel="008D26A9">
            <w:delText>United Nations Economic Commission for Africa (UNECA)</w:delText>
          </w:r>
        </w:del>
      </w:ins>
      <w:ins w:id="16344" w:author="Pamela Kakande Nabukhonzo" w:date="2025-06-12T20:40:00Z">
        <w:del w:id="16345" w:author="Rachel Shipsey" w:date="2025-06-23T15:21:00Z">
          <w:r w:rsidR="00190646" w:rsidDel="008D26A9">
            <w:delText xml:space="preserve"> p</w:delText>
          </w:r>
        </w:del>
      </w:ins>
      <w:ins w:id="16346" w:author="Pamela Kakande Nabukhonzo" w:date="2025-06-12T20:36:00Z">
        <w:del w:id="16347" w:author="Rachel Shipsey" w:date="2025-06-23T15:21:00Z">
          <w:r w:rsidDel="008D26A9">
            <w:delText>rovides technical expertise, develops standardized tools and methodologies, and facilitates knowledge sharing among African countries.</w:delText>
          </w:r>
        </w:del>
      </w:ins>
    </w:p>
    <w:p w14:paraId="77CEE9B2" w14:textId="1C0120BF" w:rsidR="00C83808" w:rsidDel="008D26A9" w:rsidRDefault="00C83808">
      <w:pPr>
        <w:pStyle w:val="ListParagraph"/>
        <w:spacing w:after="0" w:line="276" w:lineRule="auto"/>
        <w:jc w:val="both"/>
        <w:rPr>
          <w:ins w:id="16348" w:author="Pamela Kakande Nabukhonzo" w:date="2025-06-12T20:36:00Z"/>
          <w:del w:id="16349" w:author="Rachel Shipsey" w:date="2025-06-23T15:21:00Z"/>
        </w:rPr>
        <w:pPrChange w:id="16350" w:author="Rachel Shipsey" w:date="2025-06-23T15:41:00Z">
          <w:pPr>
            <w:pStyle w:val="ListParagraph"/>
            <w:numPr>
              <w:numId w:val="298"/>
            </w:numPr>
            <w:ind w:hanging="360"/>
            <w:jc w:val="both"/>
          </w:pPr>
        </w:pPrChange>
      </w:pPr>
      <w:ins w:id="16351" w:author="Pamela Kakande Nabukhonzo" w:date="2025-06-12T20:36:00Z">
        <w:del w:id="16352" w:author="Rachel Shipsey" w:date="2025-06-23T15:21:00Z">
          <w:r w:rsidDel="008D26A9">
            <w:delText>The World Bank and African Development Bank (AfDB)</w:delText>
          </w:r>
        </w:del>
      </w:ins>
      <w:ins w:id="16353" w:author="Pamela Kakande Nabukhonzo" w:date="2025-06-12T20:40:00Z">
        <w:del w:id="16354" w:author="Rachel Shipsey" w:date="2025-06-23T15:21:00Z">
          <w:r w:rsidR="00190646" w:rsidDel="008D26A9">
            <w:delText xml:space="preserve"> are m</w:delText>
          </w:r>
        </w:del>
      </w:ins>
      <w:ins w:id="16355" w:author="Pamela Kakande Nabukhonzo" w:date="2025-06-12T20:36:00Z">
        <w:del w:id="16356" w:author="Rachel Shipsey" w:date="2025-06-23T15:21:00Z">
          <w:r w:rsidDel="008D26A9">
            <w:delText>ajor sources of funding through loans and grants, often tying census support to broader national development goals.</w:delText>
          </w:r>
        </w:del>
      </w:ins>
    </w:p>
    <w:p w14:paraId="3F9F7FF6" w14:textId="4FB3395E" w:rsidR="00C83808" w:rsidDel="008D26A9" w:rsidRDefault="00C83808">
      <w:pPr>
        <w:pStyle w:val="ListParagraph"/>
        <w:spacing w:after="0" w:line="276" w:lineRule="auto"/>
        <w:jc w:val="both"/>
        <w:rPr>
          <w:ins w:id="16357" w:author="Pamela Kakande Nabukhonzo" w:date="2025-06-10T18:15:00Z"/>
          <w:del w:id="16358" w:author="Rachel Shipsey" w:date="2025-06-23T15:21:00Z"/>
        </w:rPr>
        <w:pPrChange w:id="16359" w:author="Rachel Shipsey" w:date="2025-06-23T15:41:00Z">
          <w:pPr/>
        </w:pPrChange>
      </w:pPr>
      <w:ins w:id="16360" w:author="Pamela Kakande Nabukhonzo" w:date="2025-06-12T20:36:00Z">
        <w:del w:id="16361" w:author="Rachel Shipsey" w:date="2025-06-23T15:21:00Z">
          <w:r w:rsidDel="008D26A9">
            <w:delText>Bilateral Donors: Development agencies from countries like the UK, USA (USAID), and Sweden (Sida) provide financial and technical support.</w:delText>
          </w:r>
        </w:del>
      </w:ins>
    </w:p>
    <w:p w14:paraId="36DF80BE" w14:textId="1BEFAEC7" w:rsidR="005C2E1D" w:rsidRPr="00FB74D0" w:rsidDel="008D26A9" w:rsidRDefault="005C2E1D">
      <w:pPr>
        <w:pStyle w:val="ListParagraph"/>
        <w:spacing w:after="0" w:line="276" w:lineRule="auto"/>
        <w:jc w:val="both"/>
        <w:rPr>
          <w:ins w:id="16362" w:author="Pamela Kakande Nabukhonzo" w:date="2025-06-10T18:15:00Z"/>
          <w:del w:id="16363" w:author="Rachel Shipsey" w:date="2025-06-23T15:21:00Z"/>
        </w:rPr>
        <w:pPrChange w:id="16364" w:author="Rachel Shipsey" w:date="2025-06-23T15:41:00Z">
          <w:pPr>
            <w:pStyle w:val="Heading2"/>
          </w:pPr>
        </w:pPrChange>
      </w:pPr>
      <w:bookmarkStart w:id="16365" w:name="_Toc201320230"/>
      <w:ins w:id="16366" w:author="Pamela Kakande Nabukhonzo" w:date="2025-06-10T18:15:00Z">
        <w:del w:id="16367" w:author="Rachel Shipsey" w:date="2025-06-23T15:21:00Z">
          <w:r w:rsidRPr="00FB74D0" w:rsidDel="008D26A9">
            <w:delText>Reference</w:delText>
          </w:r>
          <w:r w:rsidDel="008D26A9">
            <w:delText>s</w:delText>
          </w:r>
          <w:bookmarkEnd w:id="16365"/>
        </w:del>
      </w:ins>
    </w:p>
    <w:p w14:paraId="3F507B85" w14:textId="332F9DC5" w:rsidR="005C2E1D" w:rsidRPr="005C2E1D" w:rsidDel="008D26A9" w:rsidRDefault="001360BF">
      <w:pPr>
        <w:pStyle w:val="ListParagraph"/>
        <w:spacing w:after="0" w:line="276" w:lineRule="auto"/>
        <w:jc w:val="both"/>
        <w:rPr>
          <w:ins w:id="16368" w:author="Pamela Kakande Nabukhonzo" w:date="2025-06-10T18:15:00Z"/>
          <w:del w:id="16369" w:author="Rachel Shipsey" w:date="2025-06-23T15:21:00Z"/>
        </w:rPr>
        <w:pPrChange w:id="16370" w:author="Rachel Shipsey" w:date="2025-06-23T15:41:00Z">
          <w:pPr>
            <w:pStyle w:val="Heading2"/>
          </w:pPr>
        </w:pPrChange>
      </w:pPr>
      <w:ins w:id="16371" w:author="Pamela Kakande Nabukhonzo" w:date="2025-06-12T20:56:00Z">
        <w:del w:id="16372" w:author="Rachel Shipsey" w:date="2025-06-23T15:21:00Z">
          <w:r w:rsidRPr="00600869" w:rsidDel="008D26A9">
            <w:rPr>
              <w:rFonts w:cs="Arial"/>
            </w:rPr>
            <w:delText xml:space="preserve">United Nations. Principles and Recommendations for Population and Housing Censuses, Revision 4 (Draft) [Internet]. DRAFT – VERSION 31 JANUARY 2025. Fifty-sixth session Statistical Commission, New York; [cited 2025 Apr 19]. 439 p. Available from: </w:delText>
          </w:r>
          <w:r w:rsidRPr="00600869" w:rsidDel="008D26A9">
            <w:rPr>
              <w:rFonts w:cs="Arial"/>
            </w:rPr>
            <w:fldChar w:fldCharType="begin"/>
          </w:r>
          <w:r w:rsidRPr="00600869" w:rsidDel="008D26A9">
            <w:rPr>
              <w:rFonts w:cs="Arial"/>
            </w:rPr>
            <w:delInstrText>HYPERLINK "https://unstats.un.org/UNSDWebsite/statcom/session_56/documents/BG-3b-Draft_P&amp;R_4th_Rev-E.pdf"</w:delInstrText>
          </w:r>
          <w:r w:rsidRPr="00600869" w:rsidDel="008D26A9">
            <w:rPr>
              <w:rFonts w:cs="Arial"/>
            </w:rPr>
          </w:r>
          <w:r w:rsidRPr="00600869" w:rsidDel="008D26A9">
            <w:rPr>
              <w:rFonts w:cs="Arial"/>
            </w:rPr>
            <w:fldChar w:fldCharType="separate"/>
          </w:r>
          <w:r w:rsidRPr="00600869" w:rsidDel="008D26A9">
            <w:rPr>
              <w:rStyle w:val="Hyperlink"/>
              <w:rFonts w:cs="Arial"/>
            </w:rPr>
            <w:delText>https://unstats.un.org/UNSDWebsite/statcom/session_56/documents/BG-3b-Draft_P&amp;R_4th_Rev-E.pdf</w:delText>
          </w:r>
          <w:r w:rsidRPr="00600869" w:rsidDel="008D26A9">
            <w:rPr>
              <w:rFonts w:cs="Arial"/>
            </w:rPr>
            <w:fldChar w:fldCharType="end"/>
          </w:r>
        </w:del>
      </w:ins>
    </w:p>
    <w:p w14:paraId="02346821" w14:textId="3BE694DC" w:rsidR="001F2C8C" w:rsidDel="008D26A9" w:rsidRDefault="005C2E1D">
      <w:pPr>
        <w:pStyle w:val="ListParagraph"/>
        <w:spacing w:after="0" w:line="276" w:lineRule="auto"/>
        <w:jc w:val="both"/>
        <w:rPr>
          <w:ins w:id="16373" w:author="Pamela Kakande Nabukhonzo" w:date="2025-06-10T18:15:00Z"/>
          <w:del w:id="16374" w:author="Rachel Shipsey" w:date="2025-06-23T15:21:00Z"/>
        </w:rPr>
        <w:pPrChange w:id="16375" w:author="Rachel Shipsey" w:date="2025-06-23T15:41:00Z">
          <w:pPr/>
        </w:pPrChange>
      </w:pPr>
      <w:ins w:id="16376" w:author="Pamela Kakande Nabukhonzo" w:date="2025-06-10T18:15:00Z">
        <w:del w:id="16377" w:author="Rachel Shipsey" w:date="2025-06-23T15:21:00Z">
          <w:r w:rsidDel="008D26A9">
            <w:br w:type="page"/>
          </w:r>
        </w:del>
      </w:ins>
    </w:p>
    <w:p w14:paraId="18482D0F" w14:textId="3873F70D" w:rsidR="001F2C8C" w:rsidDel="00F77C6A" w:rsidRDefault="001F2C8C">
      <w:pPr>
        <w:pStyle w:val="ListParagraph"/>
        <w:spacing w:after="0" w:line="276" w:lineRule="auto"/>
        <w:jc w:val="both"/>
        <w:rPr>
          <w:del w:id="16378" w:author="Rachel Shipsey" w:date="2025-06-20T10:40:00Z"/>
        </w:rPr>
        <w:pPrChange w:id="16379" w:author="Rachel Shipsey" w:date="2025-06-23T15:41:00Z">
          <w:pPr/>
        </w:pPrChange>
      </w:pPr>
      <w:bookmarkStart w:id="16380" w:name="_Toc201320231"/>
      <w:bookmarkEnd w:id="16380"/>
    </w:p>
    <w:p w14:paraId="0EBD66D4" w14:textId="416F451C" w:rsidR="008D7DA7" w:rsidDel="008D26A9" w:rsidRDefault="00FA135F">
      <w:pPr>
        <w:pStyle w:val="ListParagraph"/>
        <w:spacing w:after="0" w:line="276" w:lineRule="auto"/>
        <w:jc w:val="both"/>
        <w:rPr>
          <w:ins w:id="16381" w:author="Pamela Kakande Nabukhonzo" w:date="2025-06-13T22:20:00Z"/>
          <w:del w:id="16382" w:author="Rachel Shipsey" w:date="2025-06-23T15:21:00Z"/>
        </w:rPr>
        <w:pPrChange w:id="16383" w:author="Rachel Shipsey" w:date="2025-06-23T15:41:00Z">
          <w:pPr>
            <w:pStyle w:val="Heading2"/>
            <w:ind w:left="709"/>
          </w:pPr>
        </w:pPrChange>
      </w:pPr>
      <w:bookmarkStart w:id="16384" w:name="_CHAPTER_ELEVEN:_Post-Enumeration"/>
      <w:bookmarkStart w:id="16385" w:name="_Advocacy,_Publicity_and"/>
      <w:bookmarkStart w:id="16386" w:name="_Toc201320232"/>
      <w:bookmarkStart w:id="16387" w:name="_Ref201320359"/>
      <w:bookmarkEnd w:id="16384"/>
      <w:bookmarkEnd w:id="16385"/>
      <w:ins w:id="16388" w:author="Pamela Kakande Nabukhonzo" w:date="2025-06-12T21:55:00Z">
        <w:del w:id="16389" w:author="Rachel Shipsey" w:date="2025-06-23T15:21:00Z">
          <w:r w:rsidRPr="00FA135F" w:rsidDel="008D26A9">
            <w:delText>Mobilization</w:delText>
          </w:r>
        </w:del>
      </w:ins>
      <w:bookmarkStart w:id="16390" w:name="_Toc201320233"/>
      <w:bookmarkStart w:id="16391" w:name="_Hlk200748962"/>
      <w:bookmarkEnd w:id="16386"/>
      <w:bookmarkEnd w:id="16387"/>
      <w:ins w:id="16392" w:author="Pamela Kakande Nabukhonzo" w:date="2025-06-13T22:20:00Z">
        <w:del w:id="16393" w:author="Rachel Shipsey" w:date="2025-06-23T15:21:00Z">
          <w:r w:rsidR="008D7DA7" w:rsidRPr="00307A28" w:rsidDel="008D26A9">
            <w:delText>Introduction</w:delText>
          </w:r>
          <w:bookmarkEnd w:id="16390"/>
        </w:del>
      </w:ins>
    </w:p>
    <w:bookmarkEnd w:id="16391"/>
    <w:p w14:paraId="793C6A4B" w14:textId="54D1A2F3" w:rsidR="00B0072B" w:rsidDel="008D26A9" w:rsidRDefault="00362D9C">
      <w:pPr>
        <w:pStyle w:val="ListParagraph"/>
        <w:spacing w:after="0" w:line="276" w:lineRule="auto"/>
        <w:jc w:val="both"/>
        <w:rPr>
          <w:ins w:id="16394" w:author="Pamela Kakande Nabukhonzo" w:date="2025-06-18T21:58:00Z"/>
          <w:del w:id="16395" w:author="Rachel Shipsey" w:date="2025-06-23T15:21:00Z"/>
          <w:rFonts w:cs="Arial"/>
        </w:rPr>
        <w:pPrChange w:id="16396" w:author="Rachel Shipsey" w:date="2025-06-23T15:41:00Z">
          <w:pPr>
            <w:spacing w:after="0" w:line="276" w:lineRule="auto"/>
            <w:jc w:val="both"/>
          </w:pPr>
        </w:pPrChange>
      </w:pPr>
      <w:ins w:id="16397" w:author="Pamela Kakande Nabukhonzo" w:date="2025-06-18T21:54:00Z">
        <w:del w:id="16398" w:author="Rachel Shipsey" w:date="2025-06-23T15:21:00Z">
          <w:r w:rsidDel="008D26A9">
            <w:rPr>
              <w:rFonts w:cs="Arial"/>
            </w:rPr>
            <w:delText>and pub</w:delText>
          </w:r>
        </w:del>
      </w:ins>
      <w:ins w:id="16399" w:author="Pamela Kakande Nabukhonzo" w:date="2025-06-18T21:55:00Z">
        <w:del w:id="16400" w:author="Rachel Shipsey" w:date="2025-06-23T15:21:00Z">
          <w:r w:rsidDel="008D26A9">
            <w:rPr>
              <w:rFonts w:cs="Arial"/>
            </w:rPr>
            <w:delText>licity</w:delText>
          </w:r>
          <w:r w:rsidR="00B0072B" w:rsidRPr="7B4121B4" w:rsidDel="008D26A9">
            <w:rPr>
              <w:rFonts w:cs="Arial"/>
            </w:rPr>
            <w:delText xml:space="preserve"> </w:delText>
          </w:r>
        </w:del>
      </w:ins>
      <w:ins w:id="16401" w:author="Pamela Kakande Nabukhonzo" w:date="2025-06-12T21:55:00Z">
        <w:del w:id="16402" w:author="Rachel Shipsey" w:date="2025-06-23T15:21:00Z">
          <w:r w:rsidR="00FA135F" w:rsidRPr="7B4121B4" w:rsidDel="008D26A9">
            <w:rPr>
              <w:rFonts w:cs="Arial"/>
            </w:rPr>
            <w:delText>mobilizing</w:delText>
          </w:r>
        </w:del>
      </w:ins>
      <w:bookmarkStart w:id="16403" w:name="_Publicity_and_advocacy"/>
      <w:bookmarkEnd w:id="16403"/>
      <w:ins w:id="16404" w:author="Pamela Kakande Nabukhonzo" w:date="2025-06-18T21:56:00Z">
        <w:del w:id="16405" w:author="Rachel Shipsey" w:date="2025-06-23T15:21:00Z">
          <w:r w:rsidR="00752CE5" w:rsidDel="008D26A9">
            <w:rPr>
              <w:rFonts w:cs="Arial"/>
            </w:rPr>
            <w:delText>c</w:delText>
          </w:r>
          <w:r w:rsidR="00752CE5" w:rsidRPr="7B4121B4" w:rsidDel="008D26A9">
            <w:rPr>
              <w:rFonts w:cs="Arial"/>
            </w:rPr>
            <w:delText xml:space="preserve">ommunication </w:delText>
          </w:r>
          <w:r w:rsidR="00752CE5" w:rsidRPr="003E22C8" w:rsidDel="008D26A9">
            <w:rPr>
              <w:rFonts w:cs="Arial"/>
            </w:rPr>
            <w:delText xml:space="preserve">publicity </w:delText>
          </w:r>
        </w:del>
      </w:ins>
      <w:ins w:id="16406" w:author="Pamela Kakande Nabukhonzo" w:date="2025-06-14T08:32:00Z">
        <w:del w:id="16407" w:author="Rachel Shipsey" w:date="2025-06-23T15:21:00Z">
          <w:r w:rsidR="009937C4" w:rsidRPr="003E22C8" w:rsidDel="008D26A9">
            <w:rPr>
              <w:rFonts w:cs="Arial"/>
            </w:rPr>
            <w:delText>to</w:delText>
          </w:r>
        </w:del>
      </w:ins>
      <w:ins w:id="16408" w:author="Pamela Kakande Nabukhonzo" w:date="2025-06-18T21:54:00Z">
        <w:del w:id="16409" w:author="Rachel Shipsey" w:date="2025-06-23T15:21:00Z">
          <w:r w:rsidR="004F19E4" w:rsidRPr="003E22C8" w:rsidDel="008D26A9">
            <w:rPr>
              <w:rFonts w:cs="Arial"/>
            </w:rPr>
            <w:delText>promote</w:delText>
          </w:r>
        </w:del>
      </w:ins>
      <w:ins w:id="16410" w:author="Pamela Kakande Nabukhonzo" w:date="2025-06-18T21:57:00Z">
        <w:del w:id="16411" w:author="Rachel Shipsey" w:date="2025-06-23T15:21:00Z">
          <w:r w:rsidR="00D43261" w:rsidDel="008D26A9">
            <w:rPr>
              <w:rFonts w:cs="Arial"/>
            </w:rPr>
            <w:delText xml:space="preserve">of </w:delText>
          </w:r>
          <w:r w:rsidR="00B0072B" w:rsidRPr="003E22C8" w:rsidDel="008D26A9">
            <w:rPr>
              <w:rFonts w:cs="Arial"/>
            </w:rPr>
            <w:delText xml:space="preserve"> </w:delText>
          </w:r>
          <w:r w:rsidR="00AF2F01" w:rsidDel="008D26A9">
            <w:rPr>
              <w:rFonts w:cs="Arial"/>
            </w:rPr>
            <w:delText>as it also</w:delText>
          </w:r>
        </w:del>
      </w:ins>
      <w:ins w:id="16412" w:author="Pamela Kakande Nabukhonzo" w:date="2025-06-18T21:58:00Z">
        <w:del w:id="16413" w:author="Rachel Shipsey" w:date="2025-06-23T15:21:00Z">
          <w:r w:rsidR="002B779B" w:rsidDel="008D26A9">
            <w:rPr>
              <w:rFonts w:cs="Arial"/>
            </w:rPr>
            <w:delText>c</w:delText>
          </w:r>
          <w:r w:rsidR="002B779B" w:rsidRPr="7B4121B4" w:rsidDel="008D26A9">
            <w:rPr>
              <w:rFonts w:cs="Arial"/>
            </w:rPr>
            <w:delText xml:space="preserve">ommunication </w:delText>
          </w:r>
          <w:r w:rsidR="002B779B" w:rsidRPr="003E22C8" w:rsidDel="008D26A9">
            <w:rPr>
              <w:rFonts w:cs="Arial"/>
            </w:rPr>
            <w:delText xml:space="preserve">publicity </w:delText>
          </w:r>
        </w:del>
      </w:ins>
      <w:ins w:id="16414" w:author="Pamela Kakande Nabukhonzo" w:date="2025-06-14T08:32:00Z">
        <w:del w:id="16415" w:author="Rachel Shipsey" w:date="2025-06-23T15:21:00Z">
          <w:r w:rsidR="009937C4" w:rsidRPr="7B4121B4" w:rsidDel="008D26A9">
            <w:rPr>
              <w:rFonts w:cs="Arial"/>
            </w:rPr>
            <w:delText>census</w:delText>
          </w:r>
        </w:del>
      </w:ins>
      <w:ins w:id="16416" w:author="Pamela Kakande Nabukhonzo" w:date="2025-06-18T21:56:00Z">
        <w:del w:id="16417" w:author="Rachel Shipsey" w:date="2025-06-23T15:21:00Z">
          <w:r w:rsidR="002B779B" w:rsidRPr="003E22C8" w:rsidDel="008D26A9">
            <w:rPr>
              <w:rFonts w:cs="Arial"/>
            </w:rPr>
            <w:delText>A</w:delText>
          </w:r>
          <w:r w:rsidR="00B70A40" w:rsidRPr="003E22C8" w:rsidDel="008D26A9">
            <w:rPr>
              <w:rFonts w:cs="Arial"/>
            </w:rPr>
            <w:delText>dvocacy</w:delText>
          </w:r>
        </w:del>
      </w:ins>
    </w:p>
    <w:p w14:paraId="203C116F" w14:textId="5EB37A1F" w:rsidR="008D7DA7" w:rsidRPr="00057886" w:rsidDel="008D26A9" w:rsidRDefault="002B779B">
      <w:pPr>
        <w:pStyle w:val="ListParagraph"/>
        <w:spacing w:after="0" w:line="276" w:lineRule="auto"/>
        <w:jc w:val="both"/>
        <w:rPr>
          <w:ins w:id="16418" w:author="Pamela Kakande Nabukhonzo" w:date="2025-06-13T22:21:00Z"/>
          <w:del w:id="16419" w:author="Rachel Shipsey" w:date="2025-06-23T15:21:00Z"/>
          <w:highlight w:val="yellow"/>
          <w:rPrChange w:id="16420" w:author="Pamela Kakande Nabukhonzo" w:date="2025-06-18T00:47:00Z">
            <w:rPr>
              <w:ins w:id="16421" w:author="Pamela Kakande Nabukhonzo" w:date="2025-06-13T22:21:00Z"/>
              <w:del w:id="16422" w:author="Rachel Shipsey" w:date="2025-06-23T15:21:00Z"/>
            </w:rPr>
          </w:rPrChange>
        </w:rPr>
        <w:pPrChange w:id="16423" w:author="Rachel Shipsey" w:date="2025-06-23T15:41:00Z">
          <w:pPr>
            <w:pStyle w:val="Heading3"/>
          </w:pPr>
        </w:pPrChange>
      </w:pPr>
      <w:ins w:id="16424" w:author="Pamela Kakande Nabukhonzo" w:date="2025-06-18T21:58:00Z">
        <w:del w:id="16425" w:author="Rachel Shipsey" w:date="2025-06-23T15:21:00Z">
          <w:r w:rsidRPr="002B779B" w:rsidDel="008D26A9">
            <w:rPr>
              <w:rFonts w:cs="Arial"/>
              <w:rPrChange w:id="16426" w:author="Pamela Kakande Nabukhonzo" w:date="2025-06-18T21:58:00Z">
                <w:rPr>
                  <w:sz w:val="32"/>
                  <w:szCs w:val="32"/>
                </w:rPr>
              </w:rPrChange>
            </w:rPr>
            <w:delText xml:space="preserve">Resource </w:delText>
          </w:r>
          <w:r w:rsidRPr="002B779B" w:rsidDel="008D26A9">
            <w:rPr>
              <w:rFonts w:cs="Arial"/>
            </w:rPr>
            <w:delText>Mobilization</w:delText>
          </w:r>
        </w:del>
      </w:ins>
      <w:bookmarkStart w:id="16427" w:name="_Toc201320235"/>
      <w:ins w:id="16428" w:author="Pamela Kakande Nabukhonzo" w:date="2025-06-13T22:21:00Z">
        <w:del w:id="16429" w:author="Rachel Shipsey" w:date="2025-06-23T15:21:00Z">
          <w:r w:rsidR="008D7DA7" w:rsidRPr="00057886" w:rsidDel="008D26A9">
            <w:rPr>
              <w:highlight w:val="yellow"/>
              <w:rPrChange w:id="16430" w:author="Pamela Kakande Nabukhonzo" w:date="2025-06-18T00:47:00Z">
                <w:rPr>
                  <w:sz w:val="28"/>
                </w:rPr>
              </w:rPrChange>
            </w:rPr>
            <w:delText xml:space="preserve">Comparison of </w:delText>
          </w:r>
        </w:del>
      </w:ins>
      <w:bookmarkStart w:id="16431" w:name="_Hlk200745823"/>
      <w:ins w:id="16432" w:author="Pamela Kakande Nabukhonzo" w:date="2025-06-13T22:22:00Z">
        <w:del w:id="16433" w:author="Rachel Shipsey" w:date="2025-06-23T15:21:00Z">
          <w:r w:rsidR="008D7DA7" w:rsidRPr="00057886" w:rsidDel="008D26A9">
            <w:rPr>
              <w:highlight w:val="yellow"/>
              <w:rPrChange w:id="16434" w:author="Pamela Kakande Nabukhonzo" w:date="2025-06-18T00:47:00Z">
                <w:rPr>
                  <w:sz w:val="28"/>
                </w:rPr>
              </w:rPrChange>
            </w:rPr>
            <w:delText xml:space="preserve">advocacy, publicity and resource mobilization </w:delText>
          </w:r>
        </w:del>
      </w:ins>
      <w:bookmarkEnd w:id="16431"/>
      <w:ins w:id="16435" w:author="Pamela Kakande Nabukhonzo" w:date="2025-06-13T22:21:00Z">
        <w:del w:id="16436" w:author="Rachel Shipsey" w:date="2025-06-23T15:21:00Z">
          <w:r w:rsidR="008D7DA7" w:rsidRPr="00057886" w:rsidDel="008D26A9">
            <w:rPr>
              <w:highlight w:val="yellow"/>
              <w:rPrChange w:id="16437" w:author="Pamela Kakande Nabukhonzo" w:date="2025-06-18T00:47:00Z">
                <w:rPr>
                  <w:sz w:val="28"/>
                </w:rPr>
              </w:rPrChange>
            </w:rPr>
            <w:delText>in the non-digital versus digital census era</w:delText>
          </w:r>
          <w:bookmarkEnd w:id="16427"/>
        </w:del>
      </w:ins>
    </w:p>
    <w:p w14:paraId="6A278D7E" w14:textId="2660DE84" w:rsidR="00B0072B" w:rsidDel="008D26A9" w:rsidRDefault="00B0072B">
      <w:pPr>
        <w:pStyle w:val="ListParagraph"/>
        <w:spacing w:after="0" w:line="276" w:lineRule="auto"/>
        <w:jc w:val="both"/>
        <w:rPr>
          <w:ins w:id="16438" w:author="Pamela Kakande Nabukhonzo" w:date="2025-06-13T22:23:00Z"/>
          <w:del w:id="16439" w:author="Rachel Shipsey" w:date="2025-06-23T15:21:00Z"/>
          <w:rFonts w:cs="Arial"/>
        </w:rPr>
        <w:pPrChange w:id="16440" w:author="Rachel Shipsey" w:date="2025-06-23T15:41:00Z">
          <w:pPr>
            <w:spacing w:after="0" w:line="276" w:lineRule="auto"/>
            <w:jc w:val="both"/>
          </w:pPr>
        </w:pPrChange>
      </w:pPr>
    </w:p>
    <w:p w14:paraId="07045EBC" w14:textId="6D452CF7" w:rsidR="008D7DA7" w:rsidDel="008D26A9" w:rsidRDefault="008D7DA7">
      <w:pPr>
        <w:pStyle w:val="ListParagraph"/>
        <w:spacing w:after="0" w:line="276" w:lineRule="auto"/>
        <w:jc w:val="both"/>
        <w:rPr>
          <w:ins w:id="16441" w:author="Pamela Kakande Nabukhonzo" w:date="2025-06-13T22:23:00Z"/>
          <w:del w:id="16442" w:author="Rachel Shipsey" w:date="2025-06-23T15:21:00Z"/>
          <w:rFonts w:cs="Arial"/>
        </w:rPr>
        <w:pPrChange w:id="16443" w:author="Rachel Shipsey" w:date="2025-06-23T15:41:00Z">
          <w:pPr>
            <w:spacing w:after="0" w:line="276" w:lineRule="auto"/>
            <w:jc w:val="both"/>
          </w:pPr>
        </w:pPrChange>
      </w:pPr>
    </w:p>
    <w:p w14:paraId="31FE806D" w14:textId="57B96A54" w:rsidR="008D7DA7" w:rsidRPr="00726C5E" w:rsidDel="008D26A9" w:rsidRDefault="008D7DA7">
      <w:pPr>
        <w:pStyle w:val="ListParagraph"/>
        <w:spacing w:after="0" w:line="276" w:lineRule="auto"/>
        <w:jc w:val="both"/>
        <w:rPr>
          <w:ins w:id="16444" w:author="Pamela Kakande Nabukhonzo" w:date="2025-06-13T22:23:00Z"/>
          <w:del w:id="16445" w:author="Rachel Shipsey" w:date="2025-06-23T15:21:00Z"/>
        </w:rPr>
        <w:pPrChange w:id="16446" w:author="Rachel Shipsey" w:date="2025-06-23T15:41:00Z">
          <w:pPr>
            <w:pStyle w:val="Heading3"/>
          </w:pPr>
        </w:pPrChange>
      </w:pPr>
      <w:bookmarkStart w:id="16447" w:name="_Toc201320236"/>
      <w:ins w:id="16448" w:author="Pamela Kakande Nabukhonzo" w:date="2025-06-13T22:23:00Z">
        <w:del w:id="16449" w:author="Rachel Shipsey" w:date="2025-06-23T15:21:00Z">
          <w:r w:rsidRPr="00726C5E" w:rsidDel="008D26A9">
            <w:delText xml:space="preserve">Considerations for </w:delText>
          </w:r>
          <w:bookmarkStart w:id="16450" w:name="_Hlk200745870"/>
          <w:r w:rsidRPr="008D7DA7" w:rsidDel="008D26A9">
            <w:delText xml:space="preserve">advocacy, publicity and resource mobilization </w:delText>
          </w:r>
          <w:bookmarkEnd w:id="16450"/>
          <w:r w:rsidRPr="00726C5E" w:rsidDel="008D26A9">
            <w:delText>in a digital census</w:delText>
          </w:r>
          <w:bookmarkEnd w:id="16447"/>
        </w:del>
      </w:ins>
    </w:p>
    <w:p w14:paraId="15B21BD9" w14:textId="13DCB758" w:rsidR="00414422" w:rsidDel="008D26A9" w:rsidRDefault="00414422">
      <w:pPr>
        <w:pStyle w:val="ListParagraph"/>
        <w:spacing w:after="0" w:line="276" w:lineRule="auto"/>
        <w:jc w:val="both"/>
        <w:rPr>
          <w:ins w:id="16451" w:author="Pamela Kakande Nabukhonzo" w:date="2025-06-19T19:43:00Z"/>
          <w:del w:id="16452" w:author="Rachel Shipsey" w:date="2025-06-23T15:21:00Z"/>
          <w:rFonts w:cs="Arial"/>
        </w:rPr>
        <w:pPrChange w:id="16453" w:author="Rachel Shipsey" w:date="2025-06-23T15:41:00Z">
          <w:pPr>
            <w:pStyle w:val="NormalWeb"/>
            <w:spacing w:line="276" w:lineRule="auto"/>
            <w:jc w:val="both"/>
          </w:pPr>
        </w:pPrChange>
      </w:pPr>
      <w:ins w:id="16454" w:author="Pamela Kakande Nabukhonzo" w:date="2025-06-19T19:42:00Z">
        <w:del w:id="16455" w:author="Rachel Shipsey" w:date="2025-06-23T15:21:00Z">
          <w:r w:rsidDel="008D26A9">
            <w:rPr>
              <w:rFonts w:cs="Arial"/>
            </w:rPr>
            <w:delText>S</w:delText>
          </w:r>
        </w:del>
      </w:ins>
      <w:ins w:id="16456" w:author="Pamela Kakande Nabukhonzo" w:date="2025-06-18T22:08:00Z">
        <w:del w:id="16457" w:author="Rachel Shipsey" w:date="2025-06-23T15:21:00Z">
          <w:r w:rsidR="00234B8C" w:rsidRPr="00234B8C" w:rsidDel="008D26A9">
            <w:rPr>
              <w:rFonts w:cs="Arial"/>
            </w:rPr>
            <w:delText xml:space="preserve">ome key considerations for census advocacy </w:delText>
          </w:r>
        </w:del>
      </w:ins>
      <w:ins w:id="16458" w:author="Pamela Kakande Nabukhonzo" w:date="2025-06-19T19:42:00Z">
        <w:del w:id="16459" w:author="Rachel Shipsey" w:date="2025-06-23T15:21:00Z">
          <w:r w:rsidDel="008D26A9">
            <w:rPr>
              <w:rFonts w:cs="Arial"/>
            </w:rPr>
            <w:delText xml:space="preserve">include </w:delText>
          </w:r>
        </w:del>
      </w:ins>
    </w:p>
    <w:p w14:paraId="0EECE952" w14:textId="6C6E1B61" w:rsidR="00414422" w:rsidRPr="009D2493" w:rsidDel="008D26A9" w:rsidRDefault="00414422">
      <w:pPr>
        <w:pStyle w:val="ListParagraph"/>
        <w:spacing w:after="0" w:line="276" w:lineRule="auto"/>
        <w:jc w:val="both"/>
        <w:rPr>
          <w:ins w:id="16460" w:author="Pamela Kakande Nabukhonzo" w:date="2025-06-19T19:43:00Z"/>
          <w:del w:id="16461" w:author="Rachel Shipsey" w:date="2025-06-23T15:21:00Z"/>
          <w:rFonts w:cs="Arial"/>
        </w:rPr>
        <w:pPrChange w:id="16462" w:author="Rachel Shipsey" w:date="2025-06-23T15:41:00Z">
          <w:pPr>
            <w:pStyle w:val="NormalWeb"/>
            <w:spacing w:line="276" w:lineRule="auto"/>
            <w:jc w:val="both"/>
          </w:pPr>
        </w:pPrChange>
      </w:pPr>
      <w:ins w:id="16463" w:author="Pamela Kakande Nabukhonzo" w:date="2025-06-19T19:43:00Z">
        <w:del w:id="16464" w:author="Rachel Shipsey" w:date="2025-06-23T15:21:00Z">
          <w:r w:rsidDel="008D26A9">
            <w:rPr>
              <w:rFonts w:cs="Arial"/>
            </w:rPr>
            <w:delText xml:space="preserve">Resource mobilization </w:delText>
          </w:r>
          <w:r w:rsidR="00A857BA" w:rsidDel="008D26A9">
            <w:rPr>
              <w:rFonts w:cs="Arial"/>
            </w:rPr>
            <w:delText>should be rooted seeking f</w:delText>
          </w:r>
          <w:r w:rsidRPr="009D2493" w:rsidDel="008D26A9">
            <w:rPr>
              <w:rFonts w:cs="Arial"/>
            </w:rPr>
            <w:delText xml:space="preserve">unding </w:delText>
          </w:r>
          <w:r w:rsidR="00A857BA" w:rsidDel="008D26A9">
            <w:rPr>
              <w:rFonts w:cs="Arial"/>
            </w:rPr>
            <w:delText>that is</w:delText>
          </w:r>
          <w:r w:rsidRPr="009D2493" w:rsidDel="008D26A9">
            <w:rPr>
              <w:rFonts w:cs="Arial"/>
            </w:rPr>
            <w:delText xml:space="preserve"> supported by a solid legal basis to ensure effective census operations</w:delText>
          </w:r>
          <w:r w:rsidR="00A857BA" w:rsidDel="008D26A9">
            <w:rPr>
              <w:rFonts w:cs="Arial"/>
            </w:rPr>
            <w:delText xml:space="preserve"> especially when</w:delText>
          </w:r>
        </w:del>
      </w:ins>
      <w:ins w:id="16465" w:author="Pamela Kakande Nabukhonzo" w:date="2025-06-19T19:44:00Z">
        <w:del w:id="16466" w:author="Rachel Shipsey" w:date="2025-06-23T15:21:00Z">
          <w:r w:rsidR="005831F7" w:rsidDel="008D26A9">
            <w:rPr>
              <w:rFonts w:cs="Arial"/>
            </w:rPr>
            <w:delText xml:space="preserve"> lobby government support</w:delText>
          </w:r>
        </w:del>
      </w:ins>
      <w:ins w:id="16467" w:author="Pamela Kakande Nabukhonzo" w:date="2025-06-19T19:43:00Z">
        <w:del w:id="16468" w:author="Rachel Shipsey" w:date="2025-06-23T15:21:00Z">
          <w:r w:rsidRPr="009D2493" w:rsidDel="008D26A9">
            <w:rPr>
              <w:rFonts w:cs="Arial"/>
            </w:rPr>
            <w:delText>.</w:delText>
          </w:r>
        </w:del>
      </w:ins>
    </w:p>
    <w:p w14:paraId="338079C8" w14:textId="571D46D5" w:rsidR="00414422" w:rsidRPr="004F3A14" w:rsidDel="008D26A9" w:rsidRDefault="00414422">
      <w:pPr>
        <w:pStyle w:val="ListParagraph"/>
        <w:spacing w:after="0" w:line="276" w:lineRule="auto"/>
        <w:jc w:val="both"/>
        <w:rPr>
          <w:ins w:id="16469" w:author="Pamela Kakande Nabukhonzo" w:date="2025-06-19T19:42:00Z"/>
          <w:del w:id="16470" w:author="Rachel Shipsey" w:date="2025-06-23T15:21:00Z"/>
          <w:rFonts w:cs="Arial"/>
        </w:rPr>
        <w:pPrChange w:id="16471" w:author="Rachel Shipsey" w:date="2025-06-23T15:41:00Z">
          <w:pPr>
            <w:pStyle w:val="NormalWeb"/>
            <w:spacing w:line="276" w:lineRule="auto"/>
            <w:jc w:val="both"/>
          </w:pPr>
        </w:pPrChange>
      </w:pPr>
    </w:p>
    <w:p w14:paraId="46AE7761" w14:textId="1933371E" w:rsidR="00234B8C" w:rsidDel="008D26A9" w:rsidRDefault="00234B8C">
      <w:pPr>
        <w:pStyle w:val="ListParagraph"/>
        <w:spacing w:after="0" w:line="276" w:lineRule="auto"/>
        <w:jc w:val="both"/>
        <w:rPr>
          <w:ins w:id="16472" w:author="Pamela Kakande Nabukhonzo" w:date="2025-06-18T22:08:00Z"/>
          <w:del w:id="16473" w:author="Rachel Shipsey" w:date="2025-06-23T15:21:00Z"/>
          <w:rFonts w:cs="Arial"/>
        </w:rPr>
        <w:pPrChange w:id="16474" w:author="Rachel Shipsey" w:date="2025-06-23T15:41:00Z">
          <w:pPr>
            <w:pStyle w:val="NormalWeb"/>
            <w:spacing w:line="276" w:lineRule="auto"/>
            <w:jc w:val="both"/>
          </w:pPr>
        </w:pPrChange>
      </w:pPr>
    </w:p>
    <w:p w14:paraId="3CE49998" w14:textId="1873888C" w:rsidR="00B14AE1" w:rsidDel="008D26A9" w:rsidRDefault="00B14AE1">
      <w:pPr>
        <w:pStyle w:val="ListParagraph"/>
        <w:spacing w:after="0" w:line="276" w:lineRule="auto"/>
        <w:jc w:val="both"/>
        <w:rPr>
          <w:ins w:id="16475" w:author="Pamela Kakande Nabukhonzo" w:date="2025-06-18T00:52:00Z"/>
          <w:del w:id="16476" w:author="Rachel Shipsey" w:date="2025-06-23T15:21:00Z"/>
          <w:rFonts w:cs="Arial"/>
        </w:rPr>
        <w:pPrChange w:id="16477" w:author="Rachel Shipsey" w:date="2025-06-23T15:41:00Z">
          <w:pPr>
            <w:pStyle w:val="NormalWeb"/>
            <w:jc w:val="both"/>
          </w:pPr>
        </w:pPrChange>
      </w:pPr>
      <w:ins w:id="16478" w:author="Pamela Kakande Nabukhonzo" w:date="2025-06-18T00:48:00Z">
        <w:del w:id="16479" w:author="Rachel Shipsey" w:date="2025-06-23T15:21:00Z">
          <w:r w:rsidRPr="00B14AE1" w:rsidDel="008D26A9">
            <w:rPr>
              <w:rFonts w:cs="Arial"/>
              <w:rPrChange w:id="16480" w:author="Pamela Kakande Nabukhonzo" w:date="2025-06-18T00:48:00Z">
                <w:rPr/>
              </w:rPrChange>
            </w:rPr>
            <w:delText xml:space="preserve">The high cost of digital censuses necessitates creative approaches to </w:delText>
          </w:r>
        </w:del>
      </w:ins>
      <w:ins w:id="16481" w:author="Pamela Kakande Nabukhonzo" w:date="2025-06-18T00:49:00Z">
        <w:del w:id="16482" w:author="Rachel Shipsey" w:date="2025-06-23T15:21:00Z">
          <w:r w:rsidR="00F75563" w:rsidDel="008D26A9">
            <w:rPr>
              <w:rFonts w:cs="Arial"/>
            </w:rPr>
            <w:delText>resource mobilization to save costs</w:delText>
          </w:r>
        </w:del>
      </w:ins>
      <w:ins w:id="16483" w:author="Pamela Kakande Nabukhonzo" w:date="2025-06-18T00:48:00Z">
        <w:del w:id="16484" w:author="Rachel Shipsey" w:date="2025-06-23T15:21:00Z">
          <w:r w:rsidRPr="00B14AE1" w:rsidDel="008D26A9">
            <w:rPr>
              <w:rFonts w:cs="Arial"/>
              <w:rPrChange w:id="16485" w:author="Pamela Kakande Nabukhonzo" w:date="2025-06-18T00:48:00Z">
                <w:rPr/>
              </w:rPrChange>
            </w:rPr>
            <w:delText>.</w:delText>
          </w:r>
        </w:del>
      </w:ins>
      <w:ins w:id="16486" w:author="Pamela Kakande Nabukhonzo" w:date="2025-06-18T00:51:00Z">
        <w:del w:id="16487" w:author="Rachel Shipsey" w:date="2025-06-23T15:21:00Z">
          <w:r w:rsidR="007911F0" w:rsidDel="008D26A9">
            <w:rPr>
              <w:rFonts w:cs="Arial"/>
            </w:rPr>
            <w:delText xml:space="preserve"> Consider c</w:delText>
          </w:r>
        </w:del>
      </w:ins>
      <w:ins w:id="16488" w:author="Pamela Kakande Nabukhonzo" w:date="2025-06-18T00:48:00Z">
        <w:del w:id="16489" w:author="Rachel Shipsey" w:date="2025-06-23T15:21:00Z">
          <w:r w:rsidRPr="007911F0" w:rsidDel="008D26A9">
            <w:rPr>
              <w:rFonts w:cs="Arial"/>
              <w:rPrChange w:id="16490" w:author="Pamela Kakande Nabukhonzo" w:date="2025-06-18T00:51:00Z">
                <w:rPr>
                  <w:rFonts w:cs="Arial"/>
                </w:rPr>
              </w:rPrChange>
            </w:rPr>
            <w:delText xml:space="preserve">ollaborating with private sector firms, </w:delText>
          </w:r>
        </w:del>
      </w:ins>
      <w:ins w:id="16491" w:author="Pamela Kakande Nabukhonzo" w:date="2025-06-18T00:49:00Z">
        <w:del w:id="16492" w:author="Rachel Shipsey" w:date="2025-06-23T15:21:00Z">
          <w:r w:rsidR="00475286" w:rsidRPr="007911F0" w:rsidDel="008D26A9">
            <w:rPr>
              <w:rFonts w:cs="Arial"/>
              <w:rPrChange w:id="16493" w:author="Pamela Kakande Nabukhonzo" w:date="2025-06-18T00:51:00Z">
                <w:rPr>
                  <w:rFonts w:cs="Arial"/>
                </w:rPr>
              </w:rPrChange>
            </w:rPr>
            <w:delText>throu</w:delText>
          </w:r>
        </w:del>
      </w:ins>
      <w:ins w:id="16494" w:author="Pamela Kakande Nabukhonzo" w:date="2025-06-18T00:50:00Z">
        <w:del w:id="16495" w:author="Rachel Shipsey" w:date="2025-06-23T15:21:00Z">
          <w:r w:rsidR="00475286" w:rsidRPr="007911F0" w:rsidDel="008D26A9">
            <w:rPr>
              <w:rFonts w:cs="Arial"/>
              <w:rPrChange w:id="16496" w:author="Pamela Kakande Nabukhonzo" w:date="2025-06-18T00:51:00Z">
                <w:rPr>
                  <w:rFonts w:cs="Arial"/>
                </w:rPr>
              </w:rPrChange>
            </w:rPr>
            <w:delText>gh p</w:delText>
          </w:r>
          <w:r w:rsidR="00475286" w:rsidRPr="007911F0" w:rsidDel="008D26A9">
            <w:rPr>
              <w:rFonts w:cs="Arial"/>
              <w:rPrChange w:id="16497" w:author="Pamela Kakande Nabukhonzo" w:date="2025-06-18T00:51:00Z">
                <w:rPr>
                  <w:rFonts w:cs="Arial"/>
                  <w:b/>
                  <w:bCs/>
                </w:rPr>
              </w:rPrChange>
            </w:rPr>
            <w:delText>ublic-</w:delText>
          </w:r>
          <w:r w:rsidR="008804D1" w:rsidRPr="007911F0" w:rsidDel="008D26A9">
            <w:rPr>
              <w:rFonts w:cs="Arial"/>
              <w:rPrChange w:id="16498" w:author="Pamela Kakande Nabukhonzo" w:date="2025-06-18T00:51:00Z">
                <w:rPr>
                  <w:rFonts w:cs="Arial"/>
                </w:rPr>
              </w:rPrChange>
            </w:rPr>
            <w:delText>pr</w:delText>
          </w:r>
          <w:r w:rsidR="00475286" w:rsidRPr="007911F0" w:rsidDel="008D26A9">
            <w:rPr>
              <w:rFonts w:cs="Arial"/>
              <w:rPrChange w:id="16499" w:author="Pamela Kakande Nabukhonzo" w:date="2025-06-18T00:51:00Z">
                <w:rPr>
                  <w:rFonts w:cs="Arial"/>
                  <w:b/>
                  <w:bCs/>
                </w:rPr>
              </w:rPrChange>
            </w:rPr>
            <w:delText xml:space="preserve">ivate </w:delText>
          </w:r>
        </w:del>
      </w:ins>
      <w:ins w:id="16500" w:author="Pamela Kakande Nabukhonzo" w:date="2025-06-18T00:51:00Z">
        <w:del w:id="16501" w:author="Rachel Shipsey" w:date="2025-06-23T15:21:00Z">
          <w:r w:rsidR="00905B02" w:rsidRPr="00905B02" w:rsidDel="008D26A9">
            <w:rPr>
              <w:rFonts w:cs="Arial"/>
            </w:rPr>
            <w:delText>partnerships,</w:delText>
          </w:r>
        </w:del>
      </w:ins>
      <w:ins w:id="16502" w:author="Pamela Kakande Nabukhonzo" w:date="2025-06-18T00:50:00Z">
        <w:del w:id="16503" w:author="Rachel Shipsey" w:date="2025-06-23T15:21:00Z">
          <w:r w:rsidR="00475286" w:rsidRPr="007911F0" w:rsidDel="008D26A9">
            <w:rPr>
              <w:rFonts w:cs="Arial"/>
              <w:rPrChange w:id="16504" w:author="Pamela Kakande Nabukhonzo" w:date="2025-06-18T00:51:00Z">
                <w:rPr>
                  <w:rFonts w:cs="Arial"/>
                  <w:b/>
                  <w:bCs/>
                </w:rPr>
              </w:rPrChange>
            </w:rPr>
            <w:delText xml:space="preserve"> </w:delText>
          </w:r>
        </w:del>
      </w:ins>
      <w:ins w:id="16505" w:author="Pamela Kakande Nabukhonzo" w:date="2025-06-18T00:48:00Z">
        <w:del w:id="16506" w:author="Rachel Shipsey" w:date="2025-06-23T15:21:00Z">
          <w:r w:rsidRPr="007911F0" w:rsidDel="008D26A9">
            <w:rPr>
              <w:rFonts w:cs="Arial"/>
              <w:rPrChange w:id="16507" w:author="Pamela Kakande Nabukhonzo" w:date="2025-06-18T00:51:00Z">
                <w:rPr>
                  <w:rFonts w:cs="Arial"/>
                </w:rPr>
              </w:rPrChange>
            </w:rPr>
            <w:delText>especially technology and telecommunication companies</w:delText>
          </w:r>
        </w:del>
      </w:ins>
      <w:ins w:id="16508" w:author="Pamela Kakande Nabukhonzo" w:date="2025-06-18T00:50:00Z">
        <w:del w:id="16509" w:author="Rachel Shipsey" w:date="2025-06-23T15:21:00Z">
          <w:r w:rsidR="008804D1" w:rsidRPr="007911F0" w:rsidDel="008D26A9">
            <w:rPr>
              <w:rFonts w:cs="Arial"/>
              <w:rPrChange w:id="16510" w:author="Pamela Kakande Nabukhonzo" w:date="2025-06-18T00:51:00Z">
                <w:rPr>
                  <w:rFonts w:cs="Arial"/>
                </w:rPr>
              </w:rPrChange>
            </w:rPr>
            <w:delText xml:space="preserve"> that </w:delText>
          </w:r>
        </w:del>
      </w:ins>
      <w:ins w:id="16511" w:author="Pamela Kakande Nabukhonzo" w:date="2025-06-18T00:48:00Z">
        <w:del w:id="16512" w:author="Rachel Shipsey" w:date="2025-06-23T15:21:00Z">
          <w:r w:rsidRPr="007911F0" w:rsidDel="008D26A9">
            <w:rPr>
              <w:rFonts w:cs="Arial"/>
              <w:rPrChange w:id="16513" w:author="Pamela Kakande Nabukhonzo" w:date="2025-06-18T00:51:00Z">
                <w:rPr>
                  <w:rFonts w:cs="Arial"/>
                </w:rPr>
              </w:rPrChange>
            </w:rPr>
            <w:delText>can provide access to expertise and resources.</w:delText>
          </w:r>
        </w:del>
      </w:ins>
      <w:ins w:id="16514" w:author="Pamela Kakande Nabukhonzo" w:date="2025-06-18T00:51:00Z">
        <w:del w:id="16515" w:author="Rachel Shipsey" w:date="2025-06-23T15:21:00Z">
          <w:r w:rsidR="007911F0" w:rsidRPr="007911F0" w:rsidDel="008D26A9">
            <w:rPr>
              <w:rFonts w:cs="Arial"/>
              <w:rPrChange w:id="16516" w:author="Pamela Kakande Nabukhonzo" w:date="2025-06-18T00:51:00Z">
                <w:rPr>
                  <w:rFonts w:cs="Arial"/>
                </w:rPr>
              </w:rPrChange>
            </w:rPr>
            <w:delText xml:space="preserve"> </w:delText>
          </w:r>
        </w:del>
      </w:ins>
      <w:ins w:id="16517" w:author="Pamela Kakande Nabukhonzo" w:date="2025-06-18T00:48:00Z">
        <w:del w:id="16518" w:author="Rachel Shipsey" w:date="2025-06-23T15:21:00Z">
          <w:r w:rsidRPr="007911F0" w:rsidDel="008D26A9">
            <w:rPr>
              <w:rFonts w:cs="Arial"/>
              <w:rPrChange w:id="16519" w:author="Pamela Kakande Nabukhonzo" w:date="2025-06-18T00:51:00Z">
                <w:rPr>
                  <w:rFonts w:cs="Arial"/>
                </w:rPr>
              </w:rPrChange>
            </w:rPr>
            <w:delText xml:space="preserve">As demonstrated by the loan of tablets from South Africa to Eswatini, inter-country cooperation can lead to significant cost savings in procurement. </w:delText>
          </w:r>
          <w:r w:rsidRPr="005D432A" w:rsidDel="008D26A9">
            <w:rPr>
              <w:rFonts w:cs="Arial"/>
              <w:rPrChange w:id="16520" w:author="Pamela Kakande Nabukhonzo" w:date="2025-06-18T00:52:00Z">
                <w:rPr>
                  <w:rStyle w:val="Strong"/>
                </w:rPr>
              </w:rPrChange>
            </w:rPr>
            <w:delText>Leveraging Donor Funding</w:delText>
          </w:r>
        </w:del>
      </w:ins>
      <w:ins w:id="16521" w:author="Pamela Kakande Nabukhonzo" w:date="2025-06-18T00:52:00Z">
        <w:del w:id="16522" w:author="Rachel Shipsey" w:date="2025-06-23T15:21:00Z">
          <w:r w:rsidR="005D432A" w:rsidRPr="005D432A" w:rsidDel="008D26A9">
            <w:rPr>
              <w:rFonts w:cs="Arial"/>
              <w:rPrChange w:id="16523" w:author="Pamela Kakande Nabukhonzo" w:date="2025-06-18T00:52:00Z">
                <w:rPr>
                  <w:rFonts w:cs="Arial"/>
                </w:rPr>
              </w:rPrChange>
            </w:rPr>
            <w:delText xml:space="preserve"> w</w:delText>
          </w:r>
        </w:del>
      </w:ins>
      <w:ins w:id="16524" w:author="Pamela Kakande Nabukhonzo" w:date="2025-06-18T00:48:00Z">
        <w:del w:id="16525" w:author="Rachel Shipsey" w:date="2025-06-23T15:21:00Z">
          <w:r w:rsidRPr="005D432A" w:rsidDel="008D26A9">
            <w:rPr>
              <w:rFonts w:cs="Arial"/>
              <w:rPrChange w:id="16526" w:author="Pamela Kakande Nabukhonzo" w:date="2025-06-18T00:52:00Z">
                <w:rPr>
                  <w:rFonts w:cs="Arial"/>
                </w:rPr>
              </w:rPrChange>
            </w:rPr>
            <w:delText>hile striving for national ownership, strategic partnerships with international donors like the World Bank and UNFPA remain crucial for many African nations to cover funding gaps, especially for technology acquisition and technical assistance.</w:delText>
          </w:r>
        </w:del>
      </w:ins>
    </w:p>
    <w:p w14:paraId="204E7509" w14:textId="30E1189E" w:rsidR="005D432A" w:rsidRPr="0055277D" w:rsidDel="008D26A9" w:rsidRDefault="005D432A">
      <w:pPr>
        <w:pStyle w:val="ListParagraph"/>
        <w:spacing w:after="0" w:line="276" w:lineRule="auto"/>
        <w:jc w:val="both"/>
        <w:rPr>
          <w:ins w:id="16527" w:author="Pamela Kakande Nabukhonzo" w:date="2025-06-18T00:48:00Z"/>
          <w:del w:id="16528" w:author="Rachel Shipsey" w:date="2025-06-23T15:21:00Z"/>
          <w:rFonts w:cs="Arial"/>
        </w:rPr>
        <w:pPrChange w:id="16529" w:author="Rachel Shipsey" w:date="2025-06-23T15:41:00Z">
          <w:pPr>
            <w:pStyle w:val="ListParagraph"/>
            <w:numPr>
              <w:numId w:val="309"/>
            </w:numPr>
            <w:spacing w:after="0" w:line="276" w:lineRule="auto"/>
            <w:ind w:left="426" w:hanging="360"/>
            <w:jc w:val="both"/>
          </w:pPr>
        </w:pPrChange>
      </w:pPr>
      <w:ins w:id="16530" w:author="Pamela Kakande Nabukhonzo" w:date="2025-06-18T00:52:00Z">
        <w:del w:id="16531" w:author="Rachel Shipsey" w:date="2025-06-23T15:21:00Z">
          <w:r w:rsidDel="008D26A9">
            <w:rPr>
              <w:rFonts w:cs="Arial"/>
            </w:rPr>
            <w:delText>For</w:delText>
          </w:r>
          <w:r w:rsidR="00E42B3E" w:rsidDel="008D26A9">
            <w:rPr>
              <w:rFonts w:cs="Arial"/>
            </w:rPr>
            <w:delText xml:space="preserve"> </w:delText>
          </w:r>
        </w:del>
      </w:ins>
      <w:ins w:id="16532" w:author="Pamela Kakande Nabukhonzo" w:date="2025-06-18T00:53:00Z">
        <w:del w:id="16533" w:author="Rachel Shipsey" w:date="2025-06-23T15:21:00Z">
          <w:r w:rsidR="00E42B3E" w:rsidDel="008D26A9">
            <w:rPr>
              <w:rFonts w:cs="Arial"/>
            </w:rPr>
            <w:delText xml:space="preserve">census </w:delText>
          </w:r>
        </w:del>
      </w:ins>
      <w:ins w:id="16534" w:author="Pamela Kakande Nabukhonzo" w:date="2025-06-18T22:05:00Z">
        <w:del w:id="16535" w:author="Rachel Shipsey" w:date="2025-06-23T15:21:00Z">
          <w:r w:rsidR="00A673BF" w:rsidRPr="00FE6B5B" w:rsidDel="008D26A9">
            <w:rPr>
              <w:rFonts w:cs="Arial"/>
            </w:rPr>
            <w:delText>communication</w:delText>
          </w:r>
        </w:del>
      </w:ins>
      <w:ins w:id="16536" w:author="Pamela Kakande Nabukhonzo" w:date="2025-06-18T00:52:00Z">
        <w:del w:id="16537" w:author="Rachel Shipsey" w:date="2025-06-23T15:21:00Z">
          <w:r w:rsidR="00E42B3E" w:rsidDel="008D26A9">
            <w:rPr>
              <w:rFonts w:cs="Arial"/>
            </w:rPr>
            <w:delText xml:space="preserve"> and publ</w:delText>
          </w:r>
        </w:del>
      </w:ins>
      <w:ins w:id="16538" w:author="Pamela Kakande Nabukhonzo" w:date="2025-06-18T00:53:00Z">
        <w:del w:id="16539" w:author="Rachel Shipsey" w:date="2025-06-23T15:21:00Z">
          <w:r w:rsidR="00E42B3E" w:rsidDel="008D26A9">
            <w:rPr>
              <w:rFonts w:cs="Arial"/>
            </w:rPr>
            <w:delText xml:space="preserve">icity, </w:delText>
          </w:r>
          <w:r w:rsidR="00813CF5" w:rsidDel="008D26A9">
            <w:rPr>
              <w:rFonts w:cs="Arial"/>
            </w:rPr>
            <w:delText>consider</w:delText>
          </w:r>
        </w:del>
      </w:ins>
      <w:ins w:id="16540" w:author="Pamela Kakande Nabukhonzo" w:date="2025-06-18T01:00:00Z">
        <w:del w:id="16541" w:author="Rachel Shipsey" w:date="2025-06-23T15:21:00Z">
          <w:r w:rsidR="00FE6B5B" w:rsidDel="008D26A9">
            <w:rPr>
              <w:rFonts w:cs="Arial"/>
            </w:rPr>
            <w:delText xml:space="preserve"> the following and s</w:delText>
          </w:r>
          <w:r w:rsidR="00FE6B5B" w:rsidRPr="00FE6B5B" w:rsidDel="008D26A9">
            <w:rPr>
              <w:rFonts w:cs="Arial"/>
            </w:rPr>
            <w:delText>ee UN P&amp;R rev4 for further guidance on communication and publicity par</w:delText>
          </w:r>
          <w:r w:rsidR="00FE6B5B" w:rsidDel="008D26A9">
            <w:rPr>
              <w:rFonts w:cs="Arial"/>
            </w:rPr>
            <w:delText>a</w:delText>
          </w:r>
          <w:r w:rsidR="00FE6B5B" w:rsidRPr="00FE6B5B" w:rsidDel="008D26A9">
            <w:rPr>
              <w:rFonts w:cs="Arial"/>
            </w:rPr>
            <w:delText xml:space="preserve"> 2.1</w:delText>
          </w:r>
        </w:del>
      </w:ins>
      <w:ins w:id="16542" w:author="Pamela Kakande Nabukhonzo" w:date="2025-06-18T01:01:00Z">
        <w:del w:id="16543" w:author="Rachel Shipsey" w:date="2025-06-23T15:21:00Z">
          <w:r w:rsidR="000A7B13" w:rsidDel="008D26A9">
            <w:rPr>
              <w:rFonts w:cs="Arial"/>
            </w:rPr>
            <w:delText>83</w:delText>
          </w:r>
        </w:del>
      </w:ins>
      <w:ins w:id="16544" w:author="Pamela Kakande Nabukhonzo" w:date="2025-06-18T01:00:00Z">
        <w:del w:id="16545" w:author="Rachel Shipsey" w:date="2025-06-23T15:21:00Z">
          <w:r w:rsidR="00FE6B5B" w:rsidRPr="00FE6B5B" w:rsidDel="008D26A9">
            <w:rPr>
              <w:rFonts w:cs="Arial"/>
            </w:rPr>
            <w:delText xml:space="preserve"> to 2.</w:delText>
          </w:r>
        </w:del>
      </w:ins>
      <w:ins w:id="16546" w:author="Pamela Kakande Nabukhonzo" w:date="2025-06-18T01:01:00Z">
        <w:del w:id="16547" w:author="Rachel Shipsey" w:date="2025-06-23T15:21:00Z">
          <w:r w:rsidR="00800B7C" w:rsidDel="008D26A9">
            <w:rPr>
              <w:rFonts w:cs="Arial"/>
            </w:rPr>
            <w:delText>20</w:delText>
          </w:r>
        </w:del>
      </w:ins>
      <w:ins w:id="16548" w:author="Pamela Kakande Nabukhonzo" w:date="2025-06-18T01:00:00Z">
        <w:del w:id="16549" w:author="Rachel Shipsey" w:date="2025-06-23T15:21:00Z">
          <w:r w:rsidR="00FE6B5B" w:rsidRPr="00FE6B5B" w:rsidDel="008D26A9">
            <w:rPr>
              <w:rFonts w:cs="Arial"/>
            </w:rPr>
            <w:delText>2.</w:delText>
          </w:r>
        </w:del>
      </w:ins>
    </w:p>
    <w:p w14:paraId="6C449152" w14:textId="7FDC7E0F" w:rsidR="00252506" w:rsidDel="008D26A9" w:rsidRDefault="00252506">
      <w:pPr>
        <w:pStyle w:val="ListParagraph"/>
        <w:spacing w:after="0" w:line="276" w:lineRule="auto"/>
        <w:jc w:val="both"/>
        <w:rPr>
          <w:ins w:id="16550" w:author="Pamela Kakande Nabukhonzo" w:date="2025-06-14T08:01:00Z"/>
          <w:del w:id="16551" w:author="Rachel Shipsey" w:date="2025-06-23T15:21:00Z"/>
          <w:rFonts w:cs="Arial"/>
        </w:rPr>
        <w:pPrChange w:id="16552" w:author="Rachel Shipsey" w:date="2025-06-23T15:41:00Z">
          <w:pPr>
            <w:pStyle w:val="ListParagraph"/>
            <w:numPr>
              <w:numId w:val="308"/>
            </w:numPr>
            <w:spacing w:after="0" w:line="276" w:lineRule="auto"/>
            <w:ind w:left="426" w:hanging="360"/>
            <w:jc w:val="both"/>
          </w:pPr>
        </w:pPrChange>
      </w:pPr>
      <w:ins w:id="16553" w:author="Pamela Kakande Nabukhonzo" w:date="2025-06-14T08:01:00Z">
        <w:del w:id="16554" w:author="Rachel Shipsey" w:date="2025-06-23T15:21:00Z">
          <w:r w:rsidRPr="7B4121B4" w:rsidDel="008D26A9">
            <w:rPr>
              <w:rFonts w:cs="Arial"/>
            </w:rPr>
            <w:delText>During census planning</w:delText>
          </w:r>
        </w:del>
      </w:ins>
      <w:ins w:id="16555" w:author="Pamela Kakande Nabukhonzo" w:date="2025-06-18T00:53:00Z">
        <w:del w:id="16556" w:author="Rachel Shipsey" w:date="2025-06-23T15:21:00Z">
          <w:r w:rsidR="00813CF5" w:rsidDel="008D26A9">
            <w:rPr>
              <w:rFonts w:cs="Arial"/>
            </w:rPr>
            <w:delText xml:space="preserve"> to ensure </w:delText>
          </w:r>
        </w:del>
      </w:ins>
      <w:ins w:id="16557" w:author="Pamela Kakande Nabukhonzo" w:date="2025-06-14T08:01:00Z">
        <w:del w:id="16558" w:author="Rachel Shipsey" w:date="2025-06-23T15:21:00Z">
          <w:r w:rsidRPr="7B4121B4" w:rsidDel="008D26A9">
            <w:rPr>
              <w:rFonts w:cs="Arial"/>
            </w:rPr>
            <w:delText>, adequate resources for census communication activities should be mobilized.</w:delText>
          </w:r>
        </w:del>
      </w:ins>
    </w:p>
    <w:p w14:paraId="55853E7C" w14:textId="1BB505B2" w:rsidR="009937C4" w:rsidRPr="009937C4" w:rsidDel="008D26A9" w:rsidRDefault="009937C4">
      <w:pPr>
        <w:pStyle w:val="ListParagraph"/>
        <w:spacing w:after="0" w:line="276" w:lineRule="auto"/>
        <w:jc w:val="both"/>
        <w:rPr>
          <w:ins w:id="16559" w:author="Pamela Kakande Nabukhonzo" w:date="2025-06-14T08:33:00Z"/>
          <w:del w:id="16560" w:author="Rachel Shipsey" w:date="2025-06-23T15:21:00Z"/>
          <w:rFonts w:cs="Arial"/>
        </w:rPr>
        <w:pPrChange w:id="16561" w:author="Rachel Shipsey" w:date="2025-06-23T15:41:00Z">
          <w:pPr>
            <w:pStyle w:val="ListParagraph"/>
            <w:numPr>
              <w:numId w:val="309"/>
            </w:numPr>
            <w:spacing w:after="0" w:line="276" w:lineRule="auto"/>
            <w:ind w:hanging="360"/>
            <w:jc w:val="both"/>
          </w:pPr>
        </w:pPrChange>
      </w:pPr>
      <w:ins w:id="16562" w:author="Pamela Kakande Nabukhonzo" w:date="2025-06-14T08:33:00Z">
        <w:del w:id="16563" w:author="Rachel Shipsey" w:date="2025-06-23T15:21:00Z">
          <w:r w:rsidRPr="009937C4" w:rsidDel="008D26A9">
            <w:rPr>
              <w:rFonts w:cs="Arial"/>
            </w:rPr>
            <w:delText xml:space="preserve">A document outlining the strategic plan for communication, publicity and advocacy should be developed. The strategic document should contain a list of stakeholders; target communication channels/media to be used; implementation plan for the various activities; collaborations; required resources; budget for the implementation; a monitoring and evaluation plan. </w:delText>
          </w:r>
        </w:del>
      </w:ins>
    </w:p>
    <w:p w14:paraId="541FD7CB" w14:textId="2AD18E36" w:rsidR="00142B4A" w:rsidDel="008D26A9" w:rsidRDefault="00142B4A">
      <w:pPr>
        <w:pStyle w:val="ListParagraph"/>
        <w:spacing w:after="0" w:line="276" w:lineRule="auto"/>
        <w:jc w:val="both"/>
        <w:rPr>
          <w:ins w:id="16564" w:author="Pamela Kakande Nabukhonzo" w:date="2025-06-18T00:54:00Z"/>
          <w:del w:id="16565" w:author="Rachel Shipsey" w:date="2025-06-23T15:21:00Z"/>
          <w:rFonts w:cs="Arial"/>
        </w:rPr>
        <w:pPrChange w:id="16566" w:author="Rachel Shipsey" w:date="2025-06-23T15:41:00Z">
          <w:pPr>
            <w:pStyle w:val="ListParagraph"/>
            <w:numPr>
              <w:numId w:val="308"/>
            </w:numPr>
            <w:spacing w:after="0" w:line="276" w:lineRule="auto"/>
            <w:ind w:left="284" w:hanging="360"/>
            <w:jc w:val="both"/>
          </w:pPr>
        </w:pPrChange>
      </w:pPr>
      <w:ins w:id="16567" w:author="Pamela Kakande Nabukhonzo" w:date="2025-06-14T07:58:00Z">
        <w:del w:id="16568" w:author="Rachel Shipsey" w:date="2025-06-23T15:21:00Z">
          <w:r w:rsidRPr="00252506" w:rsidDel="008D26A9">
            <w:rPr>
              <w:rFonts w:cs="Arial"/>
            </w:rPr>
            <w:delText xml:space="preserve">A census communication strategy should be developed. The strategy should have a description of the statement of purpose; current situation (SWOT, PEST, and good practices); organizational and communications objectives; identifying stakeholders; key messages; key communications methods; work plan: outcomes and key performance indicators; and evaluation plan. This is an important input to the census </w:delText>
          </w:r>
          <w:r w:rsidRPr="00252506" w:rsidDel="008D26A9">
            <w:rPr>
              <w:rFonts w:asciiTheme="minorHAnsi" w:hAnsiTheme="minorHAnsi"/>
            </w:rPr>
            <w:fldChar w:fldCharType="begin"/>
          </w:r>
          <w:r w:rsidDel="008D26A9">
            <w:delInstrText>HYPERLINK \l "_CHAPTER_TWO:_Digital" \h</w:delInstrText>
          </w:r>
          <w:r w:rsidRPr="00252506" w:rsidDel="008D26A9">
            <w:rPr>
              <w:rFonts w:asciiTheme="minorHAnsi" w:hAnsiTheme="minorHAnsi"/>
            </w:rPr>
          </w:r>
          <w:r w:rsidRPr="00252506" w:rsidDel="008D26A9">
            <w:rPr>
              <w:rFonts w:asciiTheme="minorHAnsi" w:hAnsiTheme="minorHAnsi"/>
            </w:rPr>
            <w:fldChar w:fldCharType="separate"/>
          </w:r>
          <w:r w:rsidRPr="00252506" w:rsidDel="008D26A9">
            <w:rPr>
              <w:rStyle w:val="Hyperlink"/>
              <w:rFonts w:cs="Arial"/>
            </w:rPr>
            <w:delText>planning process</w:delText>
          </w:r>
          <w:r w:rsidRPr="00252506" w:rsidDel="008D26A9">
            <w:rPr>
              <w:rStyle w:val="Hyperlink"/>
              <w:rFonts w:cs="Arial"/>
            </w:rPr>
            <w:fldChar w:fldCharType="end"/>
          </w:r>
          <w:r w:rsidRPr="00252506" w:rsidDel="008D26A9">
            <w:rPr>
              <w:rFonts w:cs="Arial"/>
            </w:rPr>
            <w:delText>.</w:delText>
          </w:r>
        </w:del>
      </w:ins>
    </w:p>
    <w:p w14:paraId="3AAA75CA" w14:textId="44497579" w:rsidR="004B1877" w:rsidDel="008D26A9" w:rsidRDefault="004B1877">
      <w:pPr>
        <w:pStyle w:val="ListParagraph"/>
        <w:spacing w:after="0" w:line="276" w:lineRule="auto"/>
        <w:jc w:val="both"/>
        <w:rPr>
          <w:ins w:id="16569" w:author="Pamela Kakande Nabukhonzo" w:date="2025-06-18T00:55:00Z"/>
          <w:del w:id="16570" w:author="Rachel Shipsey" w:date="2025-06-23T15:21:00Z"/>
          <w:rFonts w:cs="Arial"/>
        </w:rPr>
        <w:pPrChange w:id="16571" w:author="Rachel Shipsey" w:date="2025-06-23T15:41:00Z">
          <w:pPr>
            <w:spacing w:after="0" w:line="276" w:lineRule="auto"/>
            <w:ind w:left="-76"/>
            <w:jc w:val="both"/>
          </w:pPr>
        </w:pPrChange>
      </w:pPr>
    </w:p>
    <w:p w14:paraId="064943E0" w14:textId="52DBAE4B" w:rsidR="009D24B4" w:rsidRPr="009D24B4" w:rsidDel="008D26A9" w:rsidRDefault="009D24B4">
      <w:pPr>
        <w:pStyle w:val="ListParagraph"/>
        <w:spacing w:after="0" w:line="276" w:lineRule="auto"/>
        <w:jc w:val="both"/>
        <w:rPr>
          <w:ins w:id="16572" w:author="Pamela Kakande Nabukhonzo" w:date="2025-06-14T07:58:00Z"/>
          <w:del w:id="16573" w:author="Rachel Shipsey" w:date="2025-06-23T15:21:00Z"/>
          <w:rFonts w:cs="Arial"/>
        </w:rPr>
        <w:pPrChange w:id="16574" w:author="Rachel Shipsey" w:date="2025-06-23T15:41:00Z">
          <w:pPr>
            <w:spacing w:after="0" w:line="276" w:lineRule="auto"/>
            <w:jc w:val="both"/>
          </w:pPr>
        </w:pPrChange>
      </w:pPr>
      <w:ins w:id="16575" w:author="Pamela Kakande Nabukhonzo" w:date="2025-06-18T00:54:00Z">
        <w:del w:id="16576" w:author="Rachel Shipsey" w:date="2025-06-23T15:21:00Z">
          <w:r w:rsidDel="008D26A9">
            <w:rPr>
              <w:rFonts w:cs="Arial"/>
            </w:rPr>
            <w:delText>Consider stakeholder eng</w:delText>
          </w:r>
          <w:r w:rsidR="004B1877" w:rsidDel="008D26A9">
            <w:rPr>
              <w:rFonts w:cs="Arial"/>
            </w:rPr>
            <w:delText xml:space="preserve">agement for </w:delText>
          </w:r>
        </w:del>
      </w:ins>
      <w:ins w:id="16577" w:author="Pamela Kakande Nabukhonzo" w:date="2025-06-18T00:55:00Z">
        <w:del w:id="16578" w:author="Rachel Shipsey" w:date="2025-06-23T15:21:00Z">
          <w:r w:rsidR="004B1877" w:rsidDel="008D26A9">
            <w:rPr>
              <w:rFonts w:cs="Arial"/>
            </w:rPr>
            <w:delText>successful advocacy, publicity and resource mobilization.</w:delText>
          </w:r>
        </w:del>
      </w:ins>
      <w:ins w:id="16579" w:author="Pamela Kakande Nabukhonzo" w:date="2025-06-18T00:58:00Z">
        <w:del w:id="16580" w:author="Rachel Shipsey" w:date="2025-06-23T15:21:00Z">
          <w:r w:rsidR="008540DF" w:rsidDel="008D26A9">
            <w:rPr>
              <w:rFonts w:cs="Arial"/>
            </w:rPr>
            <w:delText xml:space="preserve"> See UN P&amp;R rev4 </w:delText>
          </w:r>
          <w:r w:rsidR="003F4BE2" w:rsidDel="008D26A9">
            <w:rPr>
              <w:rFonts w:cs="Arial"/>
            </w:rPr>
            <w:delText>for further guidance on</w:delText>
          </w:r>
        </w:del>
      </w:ins>
      <w:ins w:id="16581" w:author="Pamela Kakande Nabukhonzo" w:date="2025-06-18T00:59:00Z">
        <w:del w:id="16582" w:author="Rachel Shipsey" w:date="2025-06-23T15:21:00Z">
          <w:r w:rsidR="00B659C3" w:rsidRPr="00B659C3" w:rsidDel="008D26A9">
            <w:delText xml:space="preserve"> </w:delText>
          </w:r>
          <w:r w:rsidR="00B659C3" w:rsidDel="008D26A9">
            <w:rPr>
              <w:rFonts w:cs="Arial"/>
            </w:rPr>
            <w:delText>u</w:delText>
          </w:r>
          <w:r w:rsidR="00B659C3" w:rsidRPr="00B659C3" w:rsidDel="008D26A9">
            <w:rPr>
              <w:rFonts w:cs="Arial"/>
            </w:rPr>
            <w:delText xml:space="preserve">ser consultation, </w:delText>
          </w:r>
          <w:r w:rsidR="00FE6B5B" w:rsidDel="008D26A9">
            <w:rPr>
              <w:rFonts w:cs="Arial"/>
            </w:rPr>
            <w:delText>par</w:delText>
          </w:r>
        </w:del>
      </w:ins>
      <w:ins w:id="16583" w:author="Pamela Kakande Nabukhonzo" w:date="2025-06-18T01:00:00Z">
        <w:del w:id="16584" w:author="Rachel Shipsey" w:date="2025-06-23T15:21:00Z">
          <w:r w:rsidR="00FE6B5B" w:rsidDel="008D26A9">
            <w:rPr>
              <w:rFonts w:cs="Arial"/>
            </w:rPr>
            <w:delText>a</w:delText>
          </w:r>
        </w:del>
      </w:ins>
      <w:ins w:id="16585" w:author="Pamela Kakande Nabukhonzo" w:date="2025-06-18T00:59:00Z">
        <w:del w:id="16586" w:author="Rachel Shipsey" w:date="2025-06-23T15:21:00Z">
          <w:r w:rsidR="00FE6B5B" w:rsidDel="008D26A9">
            <w:rPr>
              <w:rFonts w:cs="Arial"/>
            </w:rPr>
            <w:delText xml:space="preserve"> 2.175 to 2.</w:delText>
          </w:r>
        </w:del>
      </w:ins>
      <w:ins w:id="16587" w:author="Pamela Kakande Nabukhonzo" w:date="2025-06-18T01:00:00Z">
        <w:del w:id="16588" w:author="Rachel Shipsey" w:date="2025-06-23T15:21:00Z">
          <w:r w:rsidR="00FE6B5B" w:rsidDel="008D26A9">
            <w:rPr>
              <w:rFonts w:cs="Arial"/>
            </w:rPr>
            <w:delText>182.</w:delText>
          </w:r>
        </w:del>
      </w:ins>
    </w:p>
    <w:p w14:paraId="64A67ABC" w14:textId="50BA5208" w:rsidR="00142B4A" w:rsidRPr="003E22C8" w:rsidDel="008D26A9" w:rsidRDefault="00142B4A">
      <w:pPr>
        <w:pStyle w:val="ListParagraph"/>
        <w:spacing w:after="0" w:line="276" w:lineRule="auto"/>
        <w:jc w:val="both"/>
        <w:rPr>
          <w:ins w:id="16589" w:author="Pamela Kakande Nabukhonzo" w:date="2025-06-14T07:58:00Z"/>
          <w:del w:id="16590" w:author="Rachel Shipsey" w:date="2025-06-23T15:21:00Z"/>
          <w:rFonts w:cs="Arial"/>
        </w:rPr>
        <w:pPrChange w:id="16591" w:author="Rachel Shipsey" w:date="2025-06-23T15:41:00Z">
          <w:pPr>
            <w:spacing w:after="0" w:line="276" w:lineRule="auto"/>
            <w:jc w:val="both"/>
          </w:pPr>
        </w:pPrChange>
      </w:pPr>
    </w:p>
    <w:p w14:paraId="61BF5F07" w14:textId="3C6DF997" w:rsidR="00142B4A" w:rsidRPr="00252506" w:rsidDel="008D26A9" w:rsidRDefault="00142B4A">
      <w:pPr>
        <w:pStyle w:val="ListParagraph"/>
        <w:spacing w:after="0" w:line="276" w:lineRule="auto"/>
        <w:jc w:val="both"/>
        <w:rPr>
          <w:ins w:id="16592" w:author="Pamela Kakande Nabukhonzo" w:date="2025-06-14T07:58:00Z"/>
          <w:del w:id="16593" w:author="Rachel Shipsey" w:date="2025-06-23T15:21:00Z"/>
          <w:rFonts w:cs="Arial"/>
        </w:rPr>
        <w:pPrChange w:id="16594" w:author="Rachel Shipsey" w:date="2025-06-23T15:41:00Z">
          <w:pPr>
            <w:spacing w:after="0" w:line="276" w:lineRule="auto"/>
            <w:jc w:val="both"/>
          </w:pPr>
        </w:pPrChange>
      </w:pPr>
      <w:ins w:id="16595" w:author="Pamela Kakande Nabukhonzo" w:date="2025-06-14T07:58:00Z">
        <w:del w:id="16596" w:author="Rachel Shipsey" w:date="2025-06-23T15:21:00Z">
          <w:r w:rsidRPr="00252506" w:rsidDel="008D26A9">
            <w:rPr>
              <w:rFonts w:cs="Arial"/>
            </w:rPr>
            <w:delText>To successfully implement a census, it is necessary to m</w:delText>
          </w:r>
        </w:del>
      </w:ins>
      <w:ins w:id="16597" w:author="Pamela Kakande Nabukhonzo" w:date="2025-06-18T00:56:00Z">
        <w:del w:id="16598" w:author="Rachel Shipsey" w:date="2025-06-23T15:21:00Z">
          <w:r w:rsidR="00616A64" w:rsidDel="008D26A9">
            <w:rPr>
              <w:rFonts w:cs="Arial"/>
            </w:rPr>
            <w:delText>M</w:delText>
          </w:r>
        </w:del>
      </w:ins>
      <w:ins w:id="16599" w:author="Pamela Kakande Nabukhonzo" w:date="2025-06-14T07:58:00Z">
        <w:del w:id="16600" w:author="Rachel Shipsey" w:date="2025-06-23T15:21:00Z">
          <w:r w:rsidRPr="00252506" w:rsidDel="008D26A9">
            <w:rPr>
              <w:rFonts w:cs="Arial"/>
            </w:rPr>
            <w:delText>ap and engage all stakeholders during all census phases (Pre-enumeration, enumeration, and post-enumeration) to build public trust in every step, increase use of census products and avoid resistance during enumeration and dissemination of census products.</w:delText>
          </w:r>
        </w:del>
      </w:ins>
    </w:p>
    <w:p w14:paraId="05AD7C7E" w14:textId="620CDF22" w:rsidR="00142B4A" w:rsidRPr="003E22C8" w:rsidDel="008D26A9" w:rsidRDefault="00142B4A">
      <w:pPr>
        <w:pStyle w:val="ListParagraph"/>
        <w:spacing w:after="0" w:line="276" w:lineRule="auto"/>
        <w:jc w:val="both"/>
        <w:rPr>
          <w:ins w:id="16601" w:author="Pamela Kakande Nabukhonzo" w:date="2025-06-14T07:58:00Z"/>
          <w:del w:id="16602" w:author="Rachel Shipsey" w:date="2025-06-23T15:21:00Z"/>
          <w:rFonts w:cs="Arial"/>
        </w:rPr>
        <w:pPrChange w:id="16603" w:author="Rachel Shipsey" w:date="2025-06-23T15:41:00Z">
          <w:pPr>
            <w:spacing w:after="0" w:line="276" w:lineRule="auto"/>
            <w:jc w:val="both"/>
          </w:pPr>
        </w:pPrChange>
      </w:pPr>
    </w:p>
    <w:p w14:paraId="6B8DA54B" w14:textId="7BF7BFCB" w:rsidR="00142B4A" w:rsidRPr="003E22C8" w:rsidDel="008D26A9" w:rsidRDefault="00142B4A">
      <w:pPr>
        <w:pStyle w:val="ListParagraph"/>
        <w:spacing w:after="0" w:line="276" w:lineRule="auto"/>
        <w:jc w:val="both"/>
        <w:rPr>
          <w:ins w:id="16604" w:author="Pamela Kakande Nabukhonzo" w:date="2025-06-14T07:58:00Z"/>
          <w:del w:id="16605" w:author="Rachel Shipsey" w:date="2025-06-23T15:21:00Z"/>
          <w:rFonts w:cs="Arial"/>
          <w:b/>
          <w:bCs/>
        </w:rPr>
        <w:pPrChange w:id="16606" w:author="Rachel Shipsey" w:date="2025-06-23T15:41:00Z">
          <w:pPr>
            <w:spacing w:after="0" w:line="276" w:lineRule="auto"/>
            <w:jc w:val="both"/>
          </w:pPr>
        </w:pPrChange>
      </w:pPr>
      <w:ins w:id="16607" w:author="Pamela Kakande Nabukhonzo" w:date="2025-06-14T07:58:00Z">
        <w:del w:id="16608" w:author="Rachel Shipsey" w:date="2025-06-23T15:21:00Z">
          <w:r w:rsidRPr="003E22C8" w:rsidDel="008D26A9">
            <w:rPr>
              <w:rFonts w:cs="Arial"/>
              <w:b/>
              <w:bCs/>
            </w:rPr>
            <w:delText>Census Stakeholders</w:delText>
          </w:r>
        </w:del>
      </w:ins>
    </w:p>
    <w:p w14:paraId="340B1EF0" w14:textId="448DCC81" w:rsidR="00142B4A" w:rsidRPr="003E22C8" w:rsidDel="008D26A9" w:rsidRDefault="00142B4A">
      <w:pPr>
        <w:pStyle w:val="ListParagraph"/>
        <w:spacing w:after="0" w:line="276" w:lineRule="auto"/>
        <w:jc w:val="both"/>
        <w:rPr>
          <w:ins w:id="16609" w:author="Pamela Kakande Nabukhonzo" w:date="2025-06-14T07:58:00Z"/>
          <w:del w:id="16610" w:author="Rachel Shipsey" w:date="2025-06-23T15:21:00Z"/>
          <w:rFonts w:cs="Arial"/>
        </w:rPr>
        <w:pPrChange w:id="16611" w:author="Rachel Shipsey" w:date="2025-06-23T15:41:00Z">
          <w:pPr>
            <w:spacing w:after="0" w:line="276" w:lineRule="auto"/>
            <w:jc w:val="both"/>
          </w:pPr>
        </w:pPrChange>
      </w:pPr>
      <w:ins w:id="16612" w:author="Pamela Kakande Nabukhonzo" w:date="2025-06-14T07:58:00Z">
        <w:del w:id="16613" w:author="Rachel Shipsey" w:date="2025-06-23T15:21:00Z">
          <w:r w:rsidRPr="7B4121B4" w:rsidDel="008D26A9">
            <w:rPr>
              <w:rFonts w:cs="Arial"/>
            </w:rPr>
            <w:delText>Census implementing agencies must understand the data needs of all stakeholders, segment the users, develop appropriate tailored messages, and identify appropriate communication channels. This raises awareness, modernizes communication, and put</w:delText>
          </w:r>
          <w:r w:rsidR="004B1877" w:rsidRPr="7B4121B4" w:rsidDel="008D26A9">
            <w:rPr>
              <w:rFonts w:cs="Arial"/>
            </w:rPr>
            <w:delText>puts</w:delText>
          </w:r>
          <w:r w:rsidRPr="7B4121B4" w:rsidDel="008D26A9">
            <w:rPr>
              <w:rFonts w:cs="Arial"/>
            </w:rPr>
            <w:delText xml:space="preserve"> in place mechanisms to increase access and use of census products. When planning for stakeholders’ engagement there is need to identify: </w:delText>
          </w:r>
        </w:del>
      </w:ins>
    </w:p>
    <w:p w14:paraId="29AEBE39" w14:textId="75FC31C6" w:rsidR="00142B4A" w:rsidRPr="003E22C8" w:rsidDel="008D26A9" w:rsidRDefault="00142B4A">
      <w:pPr>
        <w:pStyle w:val="ListParagraph"/>
        <w:spacing w:after="0" w:line="276" w:lineRule="auto"/>
        <w:jc w:val="both"/>
        <w:rPr>
          <w:ins w:id="16614" w:author="Pamela Kakande Nabukhonzo" w:date="2025-06-14T07:58:00Z"/>
          <w:del w:id="16615" w:author="Rachel Shipsey" w:date="2025-06-23T15:21:00Z"/>
          <w:rFonts w:cs="Arial"/>
        </w:rPr>
        <w:pPrChange w:id="16616" w:author="Rachel Shipsey" w:date="2025-06-23T15:41:00Z">
          <w:pPr>
            <w:pStyle w:val="ListParagraph"/>
            <w:numPr>
              <w:numId w:val="2"/>
            </w:numPr>
            <w:spacing w:after="0" w:line="276" w:lineRule="auto"/>
            <w:ind w:hanging="360"/>
            <w:jc w:val="both"/>
          </w:pPr>
        </w:pPrChange>
      </w:pPr>
      <w:ins w:id="16617" w:author="Pamela Kakande Nabukhonzo" w:date="2025-06-14T07:58:00Z">
        <w:del w:id="16618" w:author="Rachel Shipsey" w:date="2025-06-23T15:21:00Z">
          <w:r w:rsidRPr="7B4121B4" w:rsidDel="008D26A9">
            <w:rPr>
              <w:rFonts w:cs="Arial"/>
            </w:rPr>
            <w:delText xml:space="preserve">Who to talk to?  </w:delText>
          </w:r>
        </w:del>
      </w:ins>
    </w:p>
    <w:p w14:paraId="2FC44CCD" w14:textId="2D646BE7" w:rsidR="00142B4A" w:rsidRPr="003E22C8" w:rsidDel="008D26A9" w:rsidRDefault="00142B4A">
      <w:pPr>
        <w:pStyle w:val="ListParagraph"/>
        <w:spacing w:after="0" w:line="276" w:lineRule="auto"/>
        <w:jc w:val="both"/>
        <w:rPr>
          <w:ins w:id="16619" w:author="Pamela Kakande Nabukhonzo" w:date="2025-06-14T07:58:00Z"/>
          <w:del w:id="16620" w:author="Rachel Shipsey" w:date="2025-06-23T15:21:00Z"/>
          <w:rFonts w:cs="Arial"/>
        </w:rPr>
        <w:pPrChange w:id="16621" w:author="Rachel Shipsey" w:date="2025-06-23T15:41:00Z">
          <w:pPr>
            <w:pStyle w:val="ListParagraph"/>
            <w:numPr>
              <w:numId w:val="2"/>
            </w:numPr>
            <w:spacing w:after="0" w:line="276" w:lineRule="auto"/>
            <w:ind w:hanging="360"/>
            <w:jc w:val="both"/>
          </w:pPr>
        </w:pPrChange>
      </w:pPr>
      <w:ins w:id="16622" w:author="Pamela Kakande Nabukhonzo" w:date="2025-06-14T07:58:00Z">
        <w:del w:id="16623" w:author="Rachel Shipsey" w:date="2025-06-23T15:21:00Z">
          <w:r w:rsidRPr="7B4121B4" w:rsidDel="008D26A9">
            <w:rPr>
              <w:rFonts w:cs="Arial"/>
            </w:rPr>
            <w:delText xml:space="preserve">What do we want to say to them? </w:delText>
          </w:r>
        </w:del>
      </w:ins>
    </w:p>
    <w:p w14:paraId="18C321E0" w14:textId="1EAD72E8" w:rsidR="00142B4A" w:rsidRPr="003E22C8" w:rsidDel="008D26A9" w:rsidRDefault="00142B4A">
      <w:pPr>
        <w:pStyle w:val="ListParagraph"/>
        <w:spacing w:after="0" w:line="276" w:lineRule="auto"/>
        <w:jc w:val="both"/>
        <w:rPr>
          <w:ins w:id="16624" w:author="Pamela Kakande Nabukhonzo" w:date="2025-06-14T07:58:00Z"/>
          <w:del w:id="16625" w:author="Rachel Shipsey" w:date="2025-06-23T15:21:00Z"/>
          <w:rFonts w:cs="Arial"/>
        </w:rPr>
        <w:pPrChange w:id="16626" w:author="Rachel Shipsey" w:date="2025-06-23T15:41:00Z">
          <w:pPr>
            <w:pStyle w:val="ListParagraph"/>
            <w:numPr>
              <w:numId w:val="2"/>
            </w:numPr>
            <w:spacing w:after="0" w:line="276" w:lineRule="auto"/>
            <w:ind w:hanging="360"/>
            <w:jc w:val="both"/>
          </w:pPr>
        </w:pPrChange>
      </w:pPr>
      <w:ins w:id="16627" w:author="Pamela Kakande Nabukhonzo" w:date="2025-06-14T07:58:00Z">
        <w:del w:id="16628" w:author="Rachel Shipsey" w:date="2025-06-23T15:21:00Z">
          <w:r w:rsidRPr="7B4121B4" w:rsidDel="008D26A9">
            <w:rPr>
              <w:rFonts w:cs="Arial"/>
            </w:rPr>
            <w:delText xml:space="preserve">Who should say it? </w:delText>
          </w:r>
        </w:del>
      </w:ins>
    </w:p>
    <w:p w14:paraId="10F75A35" w14:textId="3B366C73" w:rsidR="00142B4A" w:rsidRPr="003E22C8" w:rsidDel="008D26A9" w:rsidRDefault="00142B4A">
      <w:pPr>
        <w:pStyle w:val="ListParagraph"/>
        <w:spacing w:after="0" w:line="276" w:lineRule="auto"/>
        <w:jc w:val="both"/>
        <w:rPr>
          <w:ins w:id="16629" w:author="Pamela Kakande Nabukhonzo" w:date="2025-06-14T07:58:00Z"/>
          <w:del w:id="16630" w:author="Rachel Shipsey" w:date="2025-06-23T15:21:00Z"/>
          <w:rFonts w:cs="Arial"/>
        </w:rPr>
        <w:pPrChange w:id="16631" w:author="Rachel Shipsey" w:date="2025-06-23T15:41:00Z">
          <w:pPr>
            <w:pStyle w:val="ListParagraph"/>
            <w:numPr>
              <w:numId w:val="2"/>
            </w:numPr>
            <w:spacing w:after="0" w:line="276" w:lineRule="auto"/>
            <w:ind w:hanging="360"/>
            <w:jc w:val="both"/>
          </w:pPr>
        </w:pPrChange>
      </w:pPr>
      <w:ins w:id="16632" w:author="Pamela Kakande Nabukhonzo" w:date="2025-06-14T07:58:00Z">
        <w:del w:id="16633" w:author="Rachel Shipsey" w:date="2025-06-23T15:21:00Z">
          <w:r w:rsidRPr="7B4121B4" w:rsidDel="008D26A9">
            <w:rPr>
              <w:rFonts w:cs="Arial"/>
            </w:rPr>
            <w:delText xml:space="preserve">How should we say it? </w:delText>
          </w:r>
        </w:del>
      </w:ins>
    </w:p>
    <w:p w14:paraId="7C4C4FD5" w14:textId="297F04E7" w:rsidR="00142B4A" w:rsidRPr="00252506" w:rsidDel="008D26A9" w:rsidRDefault="00142B4A">
      <w:pPr>
        <w:pStyle w:val="ListParagraph"/>
        <w:spacing w:after="0" w:line="276" w:lineRule="auto"/>
        <w:jc w:val="both"/>
        <w:rPr>
          <w:ins w:id="16634" w:author="Pamela Kakande Nabukhonzo" w:date="2025-06-14T07:58:00Z"/>
          <w:del w:id="16635" w:author="Rachel Shipsey" w:date="2025-06-23T15:21:00Z"/>
          <w:rFonts w:cs="Arial"/>
        </w:rPr>
        <w:pPrChange w:id="16636" w:author="Rachel Shipsey" w:date="2025-06-23T15:41:00Z">
          <w:pPr>
            <w:pStyle w:val="ListParagraph"/>
            <w:numPr>
              <w:numId w:val="2"/>
            </w:numPr>
            <w:spacing w:after="0" w:line="276" w:lineRule="auto"/>
            <w:ind w:hanging="360"/>
            <w:jc w:val="both"/>
          </w:pPr>
        </w:pPrChange>
      </w:pPr>
      <w:ins w:id="16637" w:author="Pamela Kakande Nabukhonzo" w:date="2025-06-14T07:58:00Z">
        <w:del w:id="16638" w:author="Rachel Shipsey" w:date="2025-06-23T15:21:00Z">
          <w:r w:rsidRPr="00252506" w:rsidDel="008D26A9">
            <w:rPr>
              <w:rFonts w:cs="Arial"/>
            </w:rPr>
            <w:delText>When to talk to them?</w:delText>
          </w:r>
        </w:del>
      </w:ins>
    </w:p>
    <w:p w14:paraId="169FA182" w14:textId="08EBDCED" w:rsidR="00142B4A" w:rsidRPr="003E22C8" w:rsidDel="008D26A9" w:rsidRDefault="00142B4A">
      <w:pPr>
        <w:pStyle w:val="ListParagraph"/>
        <w:spacing w:after="0" w:line="276" w:lineRule="auto"/>
        <w:jc w:val="both"/>
        <w:rPr>
          <w:ins w:id="16639" w:author="Pamela Kakande Nabukhonzo" w:date="2025-06-14T07:58:00Z"/>
          <w:del w:id="16640" w:author="Rachel Shipsey" w:date="2025-06-23T15:21:00Z"/>
          <w:rFonts w:cs="Arial"/>
        </w:rPr>
        <w:pPrChange w:id="16641" w:author="Rachel Shipsey" w:date="2025-06-23T15:41:00Z">
          <w:pPr>
            <w:spacing w:after="0" w:line="276" w:lineRule="auto"/>
            <w:jc w:val="both"/>
          </w:pPr>
        </w:pPrChange>
      </w:pPr>
    </w:p>
    <w:p w14:paraId="0503A6E9" w14:textId="2ED85E3E" w:rsidR="00142B4A" w:rsidRPr="00252506" w:rsidDel="008D26A9" w:rsidRDefault="00142B4A">
      <w:pPr>
        <w:pStyle w:val="ListParagraph"/>
        <w:spacing w:after="0" w:line="276" w:lineRule="auto"/>
        <w:jc w:val="both"/>
        <w:rPr>
          <w:ins w:id="16642" w:author="Pamela Kakande Nabukhonzo" w:date="2025-06-14T07:58:00Z"/>
          <w:del w:id="16643" w:author="Rachel Shipsey" w:date="2025-06-23T15:21:00Z"/>
          <w:rFonts w:cs="Arial"/>
        </w:rPr>
        <w:pPrChange w:id="16644" w:author="Rachel Shipsey" w:date="2025-06-23T15:41:00Z">
          <w:pPr>
            <w:spacing w:after="0" w:line="276" w:lineRule="auto"/>
            <w:jc w:val="both"/>
          </w:pPr>
        </w:pPrChange>
      </w:pPr>
      <w:ins w:id="16645" w:author="Pamela Kakande Nabukhonzo" w:date="2025-06-14T07:58:00Z">
        <w:del w:id="16646" w:author="Rachel Shipsey" w:date="2025-06-23T15:21:00Z">
          <w:r w:rsidRPr="00252506" w:rsidDel="008D26A9">
            <w:rPr>
              <w:rFonts w:cs="Arial"/>
            </w:rPr>
            <w:delText>The characteristics used to segment an audience will vary between countries, however a quantitative approach to audience segmentation is preferred. The process can also be applied through qualitative consideration of the subgroups found in a population. While segmenting take into consideration, the stages of the census implementation activities.</w:delText>
          </w:r>
        </w:del>
      </w:ins>
    </w:p>
    <w:p w14:paraId="7826F256" w14:textId="3DA44305" w:rsidR="00142B4A" w:rsidRPr="003E22C8" w:rsidDel="008D26A9" w:rsidRDefault="00142B4A">
      <w:pPr>
        <w:pStyle w:val="ListParagraph"/>
        <w:spacing w:after="0" w:line="276" w:lineRule="auto"/>
        <w:jc w:val="both"/>
        <w:rPr>
          <w:ins w:id="16647" w:author="Pamela Kakande Nabukhonzo" w:date="2025-06-14T07:58:00Z"/>
          <w:del w:id="16648" w:author="Rachel Shipsey" w:date="2025-06-23T15:21:00Z"/>
          <w:rFonts w:cs="Arial"/>
        </w:rPr>
        <w:pPrChange w:id="16649" w:author="Rachel Shipsey" w:date="2025-06-23T15:41:00Z">
          <w:pPr>
            <w:spacing w:after="0" w:line="276" w:lineRule="auto"/>
            <w:jc w:val="both"/>
          </w:pPr>
        </w:pPrChange>
      </w:pPr>
    </w:p>
    <w:p w14:paraId="092BC834" w14:textId="06217C46" w:rsidR="00142B4A" w:rsidDel="008D26A9" w:rsidRDefault="00142B4A">
      <w:pPr>
        <w:pStyle w:val="ListParagraph"/>
        <w:spacing w:after="0" w:line="276" w:lineRule="auto"/>
        <w:jc w:val="both"/>
        <w:rPr>
          <w:del w:id="16650" w:author="Rachel Shipsey" w:date="2025-06-23T15:21:00Z"/>
          <w:rFonts w:cs="Arial"/>
        </w:rPr>
        <w:pPrChange w:id="16651" w:author="Rachel Shipsey" w:date="2025-06-23T15:41:00Z">
          <w:pPr>
            <w:pStyle w:val="ListParagraph"/>
            <w:numPr>
              <w:numId w:val="308"/>
            </w:numPr>
            <w:spacing w:after="0" w:line="276" w:lineRule="auto"/>
            <w:ind w:left="426" w:hanging="360"/>
            <w:jc w:val="both"/>
          </w:pPr>
        </w:pPrChange>
      </w:pPr>
      <w:ins w:id="16652" w:author="Pamela Kakande Nabukhonzo" w:date="2025-06-14T07:58:00Z">
        <w:del w:id="16653" w:author="Rachel Shipsey" w:date="2025-06-23T15:21:00Z">
          <w:r w:rsidRPr="00252506" w:rsidDel="008D26A9">
            <w:rPr>
              <w:rFonts w:cs="Arial"/>
            </w:rPr>
            <w:delText xml:space="preserve">Some of the stakeholders that should be reached out to include: Government departments and ministries, universities and other research institutions, the private sector, organizations (or individuals) representing the economic, social, educational, cultural or other sectors of a country, representatives of special groups –ethnic communities, religious and faith groups, persons with disabilities, etc., donors/development partners,  NGOs, sub-national government authorities and institutions, civil society organizations like disability society, political leaders, media/journalists, businessmen, the public, investors, faith-based organizations, other statistical organizations, schools, other statisticians who use census data, students etc. </w:delText>
          </w:r>
        </w:del>
      </w:ins>
    </w:p>
    <w:p w14:paraId="294D86BE" w14:textId="4DA94C31" w:rsidR="00252506" w:rsidRPr="00252506" w:rsidDel="008D26A9" w:rsidRDefault="00252506">
      <w:pPr>
        <w:pStyle w:val="ListParagraph"/>
        <w:spacing w:after="0" w:line="276" w:lineRule="auto"/>
        <w:jc w:val="both"/>
        <w:rPr>
          <w:ins w:id="16654" w:author="Pamela Kakande Nabukhonzo" w:date="2025-06-14T07:58:00Z"/>
          <w:del w:id="16655" w:author="Rachel Shipsey" w:date="2025-06-23T15:21:00Z"/>
          <w:rFonts w:cs="Arial"/>
        </w:rPr>
        <w:pPrChange w:id="16656" w:author="Rachel Shipsey" w:date="2025-06-23T15:41:00Z">
          <w:pPr>
            <w:spacing w:after="0" w:line="276" w:lineRule="auto"/>
            <w:jc w:val="both"/>
          </w:pPr>
        </w:pPrChange>
      </w:pPr>
    </w:p>
    <w:p w14:paraId="6FAC2936" w14:textId="72DCC791" w:rsidR="00142B4A" w:rsidRPr="004B1877" w:rsidDel="008D26A9" w:rsidRDefault="00142B4A">
      <w:pPr>
        <w:pStyle w:val="ListParagraph"/>
        <w:spacing w:after="0" w:line="276" w:lineRule="auto"/>
        <w:jc w:val="both"/>
        <w:rPr>
          <w:ins w:id="16657" w:author="Pamela Kakande Nabukhonzo" w:date="2025-06-14T07:58:00Z"/>
          <w:del w:id="16658" w:author="Rachel Shipsey" w:date="2025-06-23T15:21:00Z"/>
          <w:rFonts w:cs="Arial"/>
        </w:rPr>
        <w:pPrChange w:id="16659" w:author="Rachel Shipsey" w:date="2025-06-23T15:41:00Z">
          <w:pPr>
            <w:spacing w:after="0" w:line="276" w:lineRule="auto"/>
            <w:jc w:val="both"/>
          </w:pPr>
        </w:pPrChange>
      </w:pPr>
    </w:p>
    <w:p w14:paraId="3AB5F0E8" w14:textId="1AE108BA" w:rsidR="00142B4A" w:rsidRPr="003E22C8" w:rsidDel="008D26A9" w:rsidRDefault="00142B4A">
      <w:pPr>
        <w:pStyle w:val="ListParagraph"/>
        <w:spacing w:after="0" w:line="276" w:lineRule="auto"/>
        <w:jc w:val="both"/>
        <w:rPr>
          <w:ins w:id="16660" w:author="Pamela Kakande Nabukhonzo" w:date="2025-06-14T07:58:00Z"/>
          <w:del w:id="16661" w:author="Rachel Shipsey" w:date="2025-06-23T15:21:00Z"/>
        </w:rPr>
        <w:pPrChange w:id="16662" w:author="Rachel Shipsey" w:date="2025-06-23T15:41:00Z">
          <w:pPr>
            <w:spacing w:after="0" w:line="276" w:lineRule="auto"/>
            <w:jc w:val="both"/>
          </w:pPr>
        </w:pPrChange>
      </w:pPr>
    </w:p>
    <w:p w14:paraId="70E7CA85" w14:textId="382EDF40" w:rsidR="00142B4A" w:rsidRPr="003E22C8" w:rsidDel="008D26A9" w:rsidRDefault="00142B4A">
      <w:pPr>
        <w:pStyle w:val="ListParagraph"/>
        <w:spacing w:after="0" w:line="276" w:lineRule="auto"/>
        <w:jc w:val="both"/>
        <w:rPr>
          <w:ins w:id="16663" w:author="Pamela Kakande Nabukhonzo" w:date="2025-06-14T07:58:00Z"/>
          <w:del w:id="16664" w:author="Rachel Shipsey" w:date="2025-06-23T15:21:00Z"/>
          <w:b/>
          <w:bCs/>
        </w:rPr>
        <w:pPrChange w:id="16665" w:author="Rachel Shipsey" w:date="2025-06-23T15:41:00Z">
          <w:pPr>
            <w:spacing w:line="276" w:lineRule="auto"/>
            <w:jc w:val="both"/>
          </w:pPr>
        </w:pPrChange>
      </w:pPr>
      <w:ins w:id="16666" w:author="Pamela Kakande Nabukhonzo" w:date="2025-06-14T07:58:00Z">
        <w:del w:id="16667" w:author="Rachel Shipsey" w:date="2025-06-23T15:21:00Z">
          <w:r w:rsidRPr="003E22C8" w:rsidDel="008D26A9">
            <w:rPr>
              <w:b/>
              <w:bCs/>
            </w:rPr>
            <w:delText>Communication channels</w:delText>
          </w:r>
        </w:del>
      </w:ins>
    </w:p>
    <w:p w14:paraId="07515325" w14:textId="65BC6844" w:rsidR="00142B4A" w:rsidRPr="003E22C8" w:rsidDel="008D26A9" w:rsidRDefault="00142B4A">
      <w:pPr>
        <w:pStyle w:val="ListParagraph"/>
        <w:spacing w:after="0" w:line="276" w:lineRule="auto"/>
        <w:jc w:val="both"/>
        <w:rPr>
          <w:ins w:id="16668" w:author="Pamela Kakande Nabukhonzo" w:date="2025-06-14T07:58:00Z"/>
          <w:del w:id="16669" w:author="Rachel Shipsey" w:date="2025-06-23T15:21:00Z"/>
        </w:rPr>
        <w:pPrChange w:id="16670" w:author="Rachel Shipsey" w:date="2025-06-23T15:41:00Z">
          <w:pPr>
            <w:spacing w:line="276" w:lineRule="auto"/>
            <w:jc w:val="both"/>
          </w:pPr>
        </w:pPrChange>
      </w:pPr>
      <w:ins w:id="16671" w:author="Pamela Kakande Nabukhonzo" w:date="2025-06-14T07:58:00Z">
        <w:del w:id="16672" w:author="Rachel Shipsey" w:date="2025-06-23T15:21:00Z">
          <w:r w:rsidRPr="7B4121B4" w:rsidDel="008D26A9">
            <w:delText xml:space="preserve">For effective communication, appropriate communication channels and messages for specific stakeholders need to be identified and used.  Some of the communication channels that have been used include: </w:delText>
          </w:r>
        </w:del>
      </w:ins>
    </w:p>
    <w:p w14:paraId="55EF6B9C" w14:textId="6C30B892" w:rsidR="00142B4A" w:rsidRPr="003E22C8" w:rsidDel="008D26A9" w:rsidRDefault="00142B4A">
      <w:pPr>
        <w:pStyle w:val="ListParagraph"/>
        <w:spacing w:after="0" w:line="276" w:lineRule="auto"/>
        <w:jc w:val="both"/>
        <w:rPr>
          <w:ins w:id="16673" w:author="Pamela Kakande Nabukhonzo" w:date="2025-06-14T07:58:00Z"/>
          <w:del w:id="16674" w:author="Rachel Shipsey" w:date="2025-06-23T15:21:00Z"/>
          <w:rFonts w:cs="Arial"/>
        </w:rPr>
        <w:pPrChange w:id="16675" w:author="Rachel Shipsey" w:date="2025-06-23T15:41:00Z">
          <w:pPr>
            <w:pStyle w:val="ListParagraph"/>
            <w:numPr>
              <w:numId w:val="63"/>
            </w:numPr>
            <w:spacing w:line="276" w:lineRule="auto"/>
            <w:ind w:hanging="360"/>
            <w:jc w:val="both"/>
          </w:pPr>
        </w:pPrChange>
      </w:pPr>
      <w:ins w:id="16676" w:author="Pamela Kakande Nabukhonzo" w:date="2025-06-14T07:58:00Z">
        <w:del w:id="16677" w:author="Rachel Shipsey" w:date="2025-06-23T15:21:00Z">
          <w:r w:rsidRPr="003E22C8" w:rsidDel="008D26A9">
            <w:rPr>
              <w:rFonts w:cs="Arial"/>
              <w:b/>
              <w:bCs/>
            </w:rPr>
            <w:delText>Print:</w:delText>
          </w:r>
          <w:r w:rsidRPr="003E22C8" w:rsidDel="008D26A9">
            <w:rPr>
              <w:rFonts w:cs="Arial"/>
            </w:rPr>
            <w:delText xml:space="preserve"> These include reports, policy briefs, brochures, articles, newspaper supplements, posters, fact sheets, wall charts and fliers. </w:delText>
          </w:r>
        </w:del>
      </w:ins>
    </w:p>
    <w:p w14:paraId="5D003036" w14:textId="27C79B1D" w:rsidR="00142B4A" w:rsidRPr="003E22C8" w:rsidDel="008D26A9" w:rsidRDefault="00142B4A">
      <w:pPr>
        <w:pStyle w:val="ListParagraph"/>
        <w:spacing w:after="0" w:line="276" w:lineRule="auto"/>
        <w:jc w:val="both"/>
        <w:rPr>
          <w:ins w:id="16678" w:author="Pamela Kakande Nabukhonzo" w:date="2025-06-14T07:58:00Z"/>
          <w:del w:id="16679" w:author="Rachel Shipsey" w:date="2025-06-23T15:21:00Z"/>
          <w:rFonts w:cs="Arial"/>
        </w:rPr>
        <w:pPrChange w:id="16680" w:author="Rachel Shipsey" w:date="2025-06-23T15:41:00Z">
          <w:pPr>
            <w:pStyle w:val="ListParagraph"/>
            <w:numPr>
              <w:numId w:val="63"/>
            </w:numPr>
            <w:spacing w:line="276" w:lineRule="auto"/>
            <w:ind w:hanging="360"/>
            <w:jc w:val="both"/>
          </w:pPr>
        </w:pPrChange>
      </w:pPr>
      <w:ins w:id="16681" w:author="Pamela Kakande Nabukhonzo" w:date="2025-06-14T07:58:00Z">
        <w:del w:id="16682" w:author="Rachel Shipsey" w:date="2025-06-23T15:21:00Z">
          <w:r w:rsidRPr="003E22C8" w:rsidDel="008D26A9">
            <w:rPr>
              <w:rFonts w:cs="Arial"/>
              <w:b/>
              <w:bCs/>
            </w:rPr>
            <w:delText>Radio</w:delText>
          </w:r>
          <w:r w:rsidRPr="003E22C8" w:rsidDel="008D26A9">
            <w:rPr>
              <w:rFonts w:cs="Arial"/>
            </w:rPr>
            <w:delText xml:space="preserve">: adverts, interviews in studio and recorded interviews. </w:delText>
          </w:r>
        </w:del>
      </w:ins>
    </w:p>
    <w:p w14:paraId="6B468113" w14:textId="0C99C410" w:rsidR="00142B4A" w:rsidRPr="003E22C8" w:rsidDel="008D26A9" w:rsidRDefault="00142B4A">
      <w:pPr>
        <w:pStyle w:val="ListParagraph"/>
        <w:spacing w:after="0" w:line="276" w:lineRule="auto"/>
        <w:jc w:val="both"/>
        <w:rPr>
          <w:ins w:id="16683" w:author="Pamela Kakande Nabukhonzo" w:date="2025-06-14T07:58:00Z"/>
          <w:del w:id="16684" w:author="Rachel Shipsey" w:date="2025-06-23T15:21:00Z"/>
          <w:rFonts w:cs="Arial"/>
        </w:rPr>
        <w:pPrChange w:id="16685" w:author="Rachel Shipsey" w:date="2025-06-23T15:41:00Z">
          <w:pPr>
            <w:pStyle w:val="ListParagraph"/>
            <w:numPr>
              <w:numId w:val="63"/>
            </w:numPr>
            <w:spacing w:line="276" w:lineRule="auto"/>
            <w:ind w:hanging="360"/>
            <w:jc w:val="both"/>
          </w:pPr>
        </w:pPrChange>
      </w:pPr>
      <w:ins w:id="16686" w:author="Pamela Kakande Nabukhonzo" w:date="2025-06-14T07:58:00Z">
        <w:del w:id="16687" w:author="Rachel Shipsey" w:date="2025-06-23T15:21:00Z">
          <w:r w:rsidRPr="003E22C8" w:rsidDel="008D26A9">
            <w:rPr>
              <w:rFonts w:cs="Arial"/>
              <w:b/>
              <w:bCs/>
            </w:rPr>
            <w:delText>Television:</w:delText>
          </w:r>
          <w:r w:rsidRPr="003E22C8" w:rsidDel="008D26A9">
            <w:rPr>
              <w:rFonts w:cs="Arial"/>
            </w:rPr>
            <w:delText xml:space="preserve"> adverts, Live coverage of national launches, interviews in studio, recorded interviews and talk shows. </w:delText>
          </w:r>
        </w:del>
      </w:ins>
    </w:p>
    <w:p w14:paraId="0AD2A09B" w14:textId="335B1375" w:rsidR="00142B4A" w:rsidRPr="003E22C8" w:rsidDel="008D26A9" w:rsidRDefault="00142B4A">
      <w:pPr>
        <w:pStyle w:val="ListParagraph"/>
        <w:spacing w:after="0" w:line="276" w:lineRule="auto"/>
        <w:jc w:val="both"/>
        <w:rPr>
          <w:ins w:id="16688" w:author="Pamela Kakande Nabukhonzo" w:date="2025-06-14T07:58:00Z"/>
          <w:del w:id="16689" w:author="Rachel Shipsey" w:date="2025-06-23T15:21:00Z"/>
          <w:rFonts w:cs="Arial"/>
        </w:rPr>
        <w:pPrChange w:id="16690" w:author="Rachel Shipsey" w:date="2025-06-23T15:41:00Z">
          <w:pPr>
            <w:pStyle w:val="ListParagraph"/>
            <w:numPr>
              <w:numId w:val="63"/>
            </w:numPr>
            <w:spacing w:line="276" w:lineRule="auto"/>
            <w:ind w:hanging="360"/>
            <w:jc w:val="both"/>
          </w:pPr>
        </w:pPrChange>
      </w:pPr>
      <w:ins w:id="16691" w:author="Pamela Kakande Nabukhonzo" w:date="2025-06-14T07:58:00Z">
        <w:del w:id="16692" w:author="Rachel Shipsey" w:date="2025-06-23T15:21:00Z">
          <w:r w:rsidRPr="003E22C8" w:rsidDel="008D26A9">
            <w:rPr>
              <w:rFonts w:cs="Arial"/>
              <w:b/>
              <w:bCs/>
            </w:rPr>
            <w:delText>Digital Media</w:delText>
          </w:r>
          <w:r w:rsidRPr="003E22C8" w:rsidDel="008D26A9">
            <w:rPr>
              <w:rFonts w:cs="Arial"/>
            </w:rPr>
            <w:delText xml:space="preserve">: Website; dissemination portal. </w:delText>
          </w:r>
        </w:del>
      </w:ins>
    </w:p>
    <w:p w14:paraId="4D680099" w14:textId="7A33ADAB" w:rsidR="00142B4A" w:rsidRPr="003E22C8" w:rsidDel="008D26A9" w:rsidRDefault="00142B4A">
      <w:pPr>
        <w:pStyle w:val="ListParagraph"/>
        <w:spacing w:after="0" w:line="276" w:lineRule="auto"/>
        <w:jc w:val="both"/>
        <w:rPr>
          <w:ins w:id="16693" w:author="Pamela Kakande Nabukhonzo" w:date="2025-06-14T07:58:00Z"/>
          <w:del w:id="16694" w:author="Rachel Shipsey" w:date="2025-06-23T15:21:00Z"/>
          <w:rFonts w:cs="Arial"/>
        </w:rPr>
        <w:pPrChange w:id="16695" w:author="Rachel Shipsey" w:date="2025-06-23T15:41:00Z">
          <w:pPr>
            <w:pStyle w:val="ListParagraph"/>
            <w:numPr>
              <w:numId w:val="63"/>
            </w:numPr>
            <w:spacing w:line="276" w:lineRule="auto"/>
            <w:ind w:hanging="360"/>
            <w:jc w:val="both"/>
          </w:pPr>
        </w:pPrChange>
      </w:pPr>
      <w:ins w:id="16696" w:author="Pamela Kakande Nabukhonzo" w:date="2025-06-14T07:58:00Z">
        <w:del w:id="16697" w:author="Rachel Shipsey" w:date="2025-06-23T15:21:00Z">
          <w:r w:rsidRPr="003E22C8" w:rsidDel="008D26A9">
            <w:rPr>
              <w:rFonts w:cs="Arial"/>
              <w:b/>
              <w:bCs/>
            </w:rPr>
            <w:delText>Social media:</w:delText>
          </w:r>
          <w:r w:rsidRPr="003E22C8" w:rsidDel="008D26A9">
            <w:rPr>
              <w:rFonts w:cs="Arial"/>
            </w:rPr>
            <w:delText xml:space="preserve"> Twitter, Facebook, Instagram, YouTube, and LinkedIn.</w:delText>
          </w:r>
        </w:del>
      </w:ins>
    </w:p>
    <w:p w14:paraId="29EBC074" w14:textId="3D77B656" w:rsidR="00142B4A" w:rsidRPr="003E22C8" w:rsidDel="008D26A9" w:rsidRDefault="00142B4A">
      <w:pPr>
        <w:pStyle w:val="ListParagraph"/>
        <w:spacing w:after="0" w:line="276" w:lineRule="auto"/>
        <w:jc w:val="both"/>
        <w:rPr>
          <w:ins w:id="16698" w:author="Pamela Kakande Nabukhonzo" w:date="2025-06-14T07:58:00Z"/>
          <w:del w:id="16699" w:author="Rachel Shipsey" w:date="2025-06-23T15:21:00Z"/>
          <w:rFonts w:cs="Arial"/>
        </w:rPr>
        <w:pPrChange w:id="16700" w:author="Rachel Shipsey" w:date="2025-06-23T15:41:00Z">
          <w:pPr>
            <w:pStyle w:val="ListParagraph"/>
            <w:numPr>
              <w:numId w:val="63"/>
            </w:numPr>
            <w:spacing w:line="276" w:lineRule="auto"/>
            <w:ind w:hanging="360"/>
            <w:jc w:val="both"/>
          </w:pPr>
        </w:pPrChange>
      </w:pPr>
      <w:ins w:id="16701" w:author="Pamela Kakande Nabukhonzo" w:date="2025-06-14T07:58:00Z">
        <w:del w:id="16702" w:author="Rachel Shipsey" w:date="2025-06-23T15:21:00Z">
          <w:r w:rsidRPr="003E22C8" w:rsidDel="008D26A9">
            <w:rPr>
              <w:rFonts w:cs="Arial"/>
              <w:b/>
              <w:bCs/>
            </w:rPr>
            <w:delText>Mass Media:</w:delText>
          </w:r>
          <w:r w:rsidRPr="003E22C8" w:rsidDel="008D26A9">
            <w:rPr>
              <w:rFonts w:cs="Arial"/>
            </w:rPr>
            <w:delText xml:space="preserve"> Press releases, press briefings and press conferences.</w:delText>
          </w:r>
        </w:del>
      </w:ins>
    </w:p>
    <w:p w14:paraId="5442F7EF" w14:textId="0C450F14" w:rsidR="00142B4A" w:rsidRPr="003E22C8" w:rsidDel="008D26A9" w:rsidRDefault="00142B4A">
      <w:pPr>
        <w:pStyle w:val="ListParagraph"/>
        <w:spacing w:after="0" w:line="276" w:lineRule="auto"/>
        <w:jc w:val="both"/>
        <w:rPr>
          <w:ins w:id="16703" w:author="Pamela Kakande Nabukhonzo" w:date="2025-06-14T07:58:00Z"/>
          <w:del w:id="16704" w:author="Rachel Shipsey" w:date="2025-06-23T15:21:00Z"/>
          <w:rFonts w:cs="Arial"/>
        </w:rPr>
        <w:pPrChange w:id="16705" w:author="Rachel Shipsey" w:date="2025-06-23T15:41:00Z">
          <w:pPr>
            <w:pStyle w:val="ListParagraph"/>
            <w:numPr>
              <w:numId w:val="63"/>
            </w:numPr>
            <w:spacing w:line="276" w:lineRule="auto"/>
            <w:ind w:hanging="360"/>
            <w:jc w:val="both"/>
          </w:pPr>
        </w:pPrChange>
      </w:pPr>
      <w:ins w:id="16706" w:author="Pamela Kakande Nabukhonzo" w:date="2025-06-14T07:58:00Z">
        <w:del w:id="16707" w:author="Rachel Shipsey" w:date="2025-06-23T15:21:00Z">
          <w:r w:rsidRPr="003E22C8" w:rsidDel="008D26A9">
            <w:rPr>
              <w:rFonts w:cs="Arial"/>
              <w:b/>
              <w:bCs/>
            </w:rPr>
            <w:delText>In person engagements:</w:delText>
          </w:r>
          <w:r w:rsidRPr="003E22C8" w:rsidDel="008D26A9">
            <w:rPr>
              <w:rFonts w:cs="Arial"/>
            </w:rPr>
            <w:delText xml:space="preserve"> Participatory seminars, Workshops, Breakfast meetings, Public Barazas / Launches, public speeches, road shows, webinars. </w:delText>
          </w:r>
        </w:del>
      </w:ins>
    </w:p>
    <w:p w14:paraId="282E64D7" w14:textId="362BDC9B" w:rsidR="00142B4A" w:rsidRPr="003E22C8" w:rsidDel="008D26A9" w:rsidRDefault="00142B4A">
      <w:pPr>
        <w:pStyle w:val="ListParagraph"/>
        <w:spacing w:after="0" w:line="276" w:lineRule="auto"/>
        <w:jc w:val="both"/>
        <w:rPr>
          <w:ins w:id="16708" w:author="Pamela Kakande Nabukhonzo" w:date="2025-06-14T07:58:00Z"/>
          <w:del w:id="16709" w:author="Rachel Shipsey" w:date="2025-06-23T15:21:00Z"/>
          <w:rFonts w:cs="Arial"/>
        </w:rPr>
        <w:pPrChange w:id="16710" w:author="Rachel Shipsey" w:date="2025-06-23T15:41:00Z">
          <w:pPr>
            <w:pStyle w:val="ListParagraph"/>
            <w:numPr>
              <w:numId w:val="63"/>
            </w:numPr>
            <w:spacing w:line="276" w:lineRule="auto"/>
            <w:ind w:hanging="360"/>
            <w:jc w:val="both"/>
          </w:pPr>
        </w:pPrChange>
      </w:pPr>
      <w:ins w:id="16711" w:author="Pamela Kakande Nabukhonzo" w:date="2025-06-14T07:58:00Z">
        <w:del w:id="16712" w:author="Rachel Shipsey" w:date="2025-06-23T15:21:00Z">
          <w:r w:rsidRPr="003E22C8" w:rsidDel="008D26A9">
            <w:rPr>
              <w:rFonts w:cs="Arial"/>
              <w:b/>
              <w:bCs/>
            </w:rPr>
            <w:delText>Interactive Media:</w:delText>
          </w:r>
          <w:r w:rsidRPr="003E22C8" w:rsidDel="008D26A9">
            <w:rPr>
              <w:rFonts w:cs="Arial"/>
            </w:rPr>
            <w:delText xml:space="preserve"> Podcasts, short video clips, memes. </w:delText>
          </w:r>
        </w:del>
      </w:ins>
    </w:p>
    <w:p w14:paraId="0A6BFD88" w14:textId="02CBB281" w:rsidR="00B0072B" w:rsidRPr="003E22C8" w:rsidDel="008D26A9" w:rsidRDefault="00B0072B">
      <w:pPr>
        <w:pStyle w:val="ListParagraph"/>
        <w:spacing w:after="0" w:line="276" w:lineRule="auto"/>
        <w:jc w:val="both"/>
        <w:rPr>
          <w:ins w:id="16713" w:author="Pamela Kakande Nabukhonzo" w:date="2025-06-13T22:23:00Z"/>
          <w:del w:id="16714" w:author="Rachel Shipsey" w:date="2025-06-23T15:21:00Z"/>
          <w:rFonts w:cs="Arial"/>
        </w:rPr>
        <w:pPrChange w:id="16715" w:author="Rachel Shipsey" w:date="2025-06-23T15:41:00Z">
          <w:pPr>
            <w:spacing w:after="0" w:line="276" w:lineRule="auto"/>
            <w:jc w:val="both"/>
          </w:pPr>
        </w:pPrChange>
      </w:pPr>
    </w:p>
    <w:p w14:paraId="1BF11BD5" w14:textId="30D68B99" w:rsidR="008D7DA7" w:rsidRPr="00B41E1C" w:rsidDel="008D26A9" w:rsidRDefault="008D7DA7">
      <w:pPr>
        <w:pStyle w:val="ListParagraph"/>
        <w:spacing w:after="0" w:line="276" w:lineRule="auto"/>
        <w:jc w:val="both"/>
        <w:rPr>
          <w:ins w:id="16716" w:author="Pamela Kakande Nabukhonzo" w:date="2025-06-13T22:23:00Z"/>
          <w:del w:id="16717" w:author="Rachel Shipsey" w:date="2025-06-23T15:21:00Z"/>
        </w:rPr>
        <w:pPrChange w:id="16718" w:author="Rachel Shipsey" w:date="2025-06-23T15:41:00Z">
          <w:pPr>
            <w:pStyle w:val="Heading2"/>
          </w:pPr>
        </w:pPrChange>
      </w:pPr>
      <w:bookmarkStart w:id="16719" w:name="_Toc201320237"/>
      <w:ins w:id="16720" w:author="Pamela Kakande Nabukhonzo" w:date="2025-06-13T22:23:00Z">
        <w:del w:id="16721" w:author="Rachel Shipsey" w:date="2025-06-23T15:21:00Z">
          <w:r w:rsidRPr="00B41E1C" w:rsidDel="008D26A9">
            <w:delText xml:space="preserve">Key implementation areas </w:delText>
          </w:r>
        </w:del>
      </w:ins>
      <w:ins w:id="16722" w:author="Pamela Kakande Nabukhonzo" w:date="2025-06-14T08:35:00Z">
        <w:del w:id="16723" w:author="Rachel Shipsey" w:date="2025-06-23T15:21:00Z">
          <w:r w:rsidR="009937C4" w:rsidDel="008D26A9">
            <w:delText xml:space="preserve">for </w:delText>
          </w:r>
        </w:del>
      </w:ins>
      <w:ins w:id="16724" w:author="Pamela Kakande Nabukhonzo" w:date="2025-06-13T22:24:00Z">
        <w:del w:id="16725" w:author="Rachel Shipsey" w:date="2025-06-23T15:21:00Z">
          <w:r w:rsidRPr="008D7DA7" w:rsidDel="008D26A9">
            <w:delText xml:space="preserve">advocacy, publicity and resource mobilization </w:delText>
          </w:r>
        </w:del>
      </w:ins>
      <w:ins w:id="16726" w:author="Pamela Kakande Nabukhonzo" w:date="2025-06-13T22:23:00Z">
        <w:del w:id="16727" w:author="Rachel Shipsey" w:date="2025-06-23T15:21:00Z">
          <w:r w:rsidRPr="00B41E1C" w:rsidDel="008D26A9">
            <w:delText>in a digital census</w:delText>
          </w:r>
          <w:bookmarkEnd w:id="16719"/>
        </w:del>
      </w:ins>
    </w:p>
    <w:p w14:paraId="2AF4637A" w14:textId="31B64C0B" w:rsidR="008D7DA7" w:rsidDel="008D26A9" w:rsidRDefault="008D7DA7">
      <w:pPr>
        <w:pStyle w:val="ListParagraph"/>
        <w:spacing w:after="0" w:line="276" w:lineRule="auto"/>
        <w:jc w:val="both"/>
        <w:rPr>
          <w:ins w:id="16728" w:author="Pamela Kakande Nabukhonzo" w:date="2025-06-13T22:23:00Z"/>
          <w:del w:id="16729" w:author="Rachel Shipsey" w:date="2025-06-23T15:21:00Z"/>
          <w:rFonts w:cs="Arial"/>
        </w:rPr>
        <w:pPrChange w:id="16730" w:author="Rachel Shipsey" w:date="2025-06-23T15:41:00Z">
          <w:pPr>
            <w:spacing w:after="0" w:line="276" w:lineRule="auto"/>
            <w:jc w:val="both"/>
          </w:pPr>
        </w:pPrChange>
      </w:pPr>
    </w:p>
    <w:p w14:paraId="7C30AEA9" w14:textId="05A7D7C2" w:rsidR="00804D5A" w:rsidRPr="00804D5A" w:rsidDel="008D26A9" w:rsidRDefault="008D7DA7">
      <w:pPr>
        <w:pStyle w:val="ListParagraph"/>
        <w:spacing w:after="0" w:line="276" w:lineRule="auto"/>
        <w:jc w:val="both"/>
        <w:rPr>
          <w:ins w:id="16731" w:author="Pamela Kakande Nabukhonzo" w:date="2025-06-13T22:24:00Z"/>
          <w:del w:id="16732" w:author="Rachel Shipsey" w:date="2025-06-23T15:21:00Z"/>
          <w:rPrChange w:id="16733" w:author="Rachel Shipsey" w:date="2025-06-20T10:40:00Z">
            <w:rPr>
              <w:ins w:id="16734" w:author="Pamela Kakande Nabukhonzo" w:date="2025-06-13T22:24:00Z"/>
              <w:del w:id="16735" w:author="Rachel Shipsey" w:date="2025-06-23T15:21:00Z"/>
              <w:rFonts w:asciiTheme="minorBidi" w:hAnsiTheme="minorBidi" w:cstheme="majorBidi"/>
              <w:sz w:val="28"/>
              <w:szCs w:val="26"/>
            </w:rPr>
          </w:rPrChange>
        </w:rPr>
        <w:pPrChange w:id="16736" w:author="Rachel Shipsey" w:date="2025-06-23T15:41:00Z">
          <w:pPr/>
        </w:pPrChange>
      </w:pPr>
      <w:bookmarkStart w:id="16737" w:name="_Selected_country_experiences"/>
      <w:bookmarkStart w:id="16738" w:name="_Toc201320238"/>
      <w:bookmarkEnd w:id="16737"/>
      <w:ins w:id="16739" w:author="Pamela Kakande Nabukhonzo" w:date="2025-06-13T22:24:00Z">
        <w:del w:id="16740" w:author="Rachel Shipsey" w:date="2025-06-23T15:21:00Z">
          <w:r w:rsidRPr="008D7DA7" w:rsidDel="008D26A9">
            <w:rPr>
              <w:rPrChange w:id="16741" w:author="Pamela Kakande Nabukhonzo" w:date="2025-06-13T22:24:00Z">
                <w:rPr>
                  <w:rFonts w:asciiTheme="minorBidi" w:hAnsiTheme="minorBidi"/>
                </w:rPr>
              </w:rPrChange>
            </w:rPr>
            <w:delText>Selected country experiences</w:delText>
          </w:r>
          <w:bookmarkEnd w:id="16738"/>
        </w:del>
      </w:ins>
    </w:p>
    <w:p w14:paraId="17BBB362" w14:textId="68A3BB94" w:rsidR="00C6558C" w:rsidDel="008D26A9" w:rsidRDefault="00C6558C">
      <w:pPr>
        <w:pStyle w:val="ListParagraph"/>
        <w:spacing w:after="0" w:line="276" w:lineRule="auto"/>
        <w:jc w:val="both"/>
        <w:rPr>
          <w:ins w:id="16742" w:author="Pamela Kakande Nabukhonzo" w:date="2025-06-18T22:10:00Z"/>
          <w:del w:id="16743" w:author="Rachel Shipsey" w:date="2025-06-23T15:21:00Z"/>
        </w:rPr>
        <w:pPrChange w:id="16744" w:author="Rachel Shipsey" w:date="2025-06-23T15:41:00Z">
          <w:pPr>
            <w:pStyle w:val="ListParagraph"/>
            <w:numPr>
              <w:numId w:val="331"/>
            </w:numPr>
            <w:ind w:hanging="360"/>
            <w:jc w:val="both"/>
          </w:pPr>
        </w:pPrChange>
      </w:pPr>
      <w:ins w:id="16745" w:author="Pamela Kakande Nabukhonzo" w:date="2025-06-18T22:10:00Z">
        <w:del w:id="16746" w:author="Rachel Shipsey" w:date="2025-06-23T15:21:00Z">
          <w:r w:rsidRPr="00804D5A" w:rsidDel="008D26A9">
            <w:rPr>
              <w:b/>
              <w:bCs/>
              <w:rPrChange w:id="16747" w:author="Rachel Shipsey" w:date="2025-06-20T10:40:00Z">
                <w:rPr/>
              </w:rPrChange>
            </w:rPr>
            <w:delText>Gambia</w:delText>
          </w:r>
          <w:r w:rsidDel="008D26A9">
            <w:delText xml:space="preserve"> Bureau of Statistics (GBoS) did not have a designated communication and publicity unit, GBOS engaged </w:delText>
          </w:r>
        </w:del>
      </w:ins>
      <w:ins w:id="16748" w:author="Pamela Kakande Nabukhonzo" w:date="2025-06-18T22:26:00Z">
        <w:del w:id="16749" w:author="Rachel Shipsey" w:date="2025-06-23T15:21:00Z">
          <w:r w:rsidR="0052617F" w:rsidDel="008D26A9">
            <w:delText xml:space="preserve">with </w:delText>
          </w:r>
        </w:del>
      </w:ins>
      <w:ins w:id="16750" w:author="Pamela Kakande Nabukhonzo" w:date="2025-06-18T22:10:00Z">
        <w:del w:id="16751" w:author="Rachel Shipsey" w:date="2025-06-23T15:21:00Z">
          <w:r w:rsidDel="008D26A9">
            <w:delText xml:space="preserve">the National Population Commission from the start of the census planning. It therefore utilized the existing </w:delText>
          </w:r>
        </w:del>
      </w:ins>
      <w:ins w:id="16752" w:author="Pamela Kakande Nabukhonzo" w:date="2025-06-18T22:27:00Z">
        <w:del w:id="16753" w:author="Rachel Shipsey" w:date="2025-06-23T15:21:00Z">
          <w:r w:rsidR="00EC25B7" w:rsidDel="008D26A9">
            <w:delText xml:space="preserve">governance </w:delText>
          </w:r>
        </w:del>
      </w:ins>
      <w:ins w:id="16754" w:author="Pamela Kakande Nabukhonzo" w:date="2025-06-18T22:10:00Z">
        <w:del w:id="16755" w:author="Rachel Shipsey" w:date="2025-06-23T15:21:00Z">
          <w:r w:rsidDel="008D26A9">
            <w:delText>structures, expertise and technical skills in communication.</w:delText>
          </w:r>
        </w:del>
      </w:ins>
    </w:p>
    <w:p w14:paraId="16DD6D27" w14:textId="5F509017" w:rsidR="00C6558C" w:rsidRPr="00D61DF2" w:rsidDel="008D26A9" w:rsidRDefault="00C6558C">
      <w:pPr>
        <w:pStyle w:val="ListParagraph"/>
        <w:spacing w:after="0" w:line="276" w:lineRule="auto"/>
        <w:jc w:val="both"/>
        <w:rPr>
          <w:ins w:id="16756" w:author="Pamela Kakande Nabukhonzo" w:date="2025-06-18T22:10:00Z"/>
          <w:del w:id="16757" w:author="Rachel Shipsey" w:date="2025-06-23T15:21:00Z"/>
        </w:rPr>
        <w:pPrChange w:id="16758" w:author="Rachel Shipsey" w:date="2025-06-23T15:41:00Z">
          <w:pPr>
            <w:pStyle w:val="ListParagraph"/>
            <w:numPr>
              <w:numId w:val="331"/>
            </w:numPr>
            <w:ind w:hanging="360"/>
            <w:jc w:val="both"/>
          </w:pPr>
        </w:pPrChange>
      </w:pPr>
      <w:ins w:id="16759" w:author="Pamela Kakande Nabukhonzo" w:date="2025-06-18T22:10:00Z">
        <w:del w:id="16760" w:author="Rachel Shipsey" w:date="2025-06-23T15:21:00Z">
          <w:r w:rsidRPr="00804D5A" w:rsidDel="008D26A9">
            <w:rPr>
              <w:b/>
              <w:bCs/>
              <w:rPrChange w:id="16761" w:author="Rachel Shipsey" w:date="2025-06-20T10:41:00Z">
                <w:rPr/>
              </w:rPrChange>
            </w:rPr>
            <w:delText>Zimbabwe</w:delText>
          </w:r>
          <w:r w:rsidDel="008D26A9">
            <w:delText xml:space="preserve"> Bureau of statistics</w:delText>
          </w:r>
        </w:del>
      </w:ins>
      <w:ins w:id="16762" w:author="Pamela Kakande Nabukhonzo" w:date="2025-06-18T22:25:00Z">
        <w:del w:id="16763" w:author="Rachel Shipsey" w:date="2025-06-23T15:21:00Z">
          <w:r w:rsidR="004C2EDA" w:rsidDel="008D26A9">
            <w:delText xml:space="preserve"> </w:delText>
          </w:r>
        </w:del>
      </w:ins>
      <w:ins w:id="16764" w:author="Pamela Kakande Nabukhonzo" w:date="2025-06-18T22:23:00Z">
        <w:del w:id="16765" w:author="Rachel Shipsey" w:date="2025-06-23T15:21:00Z">
          <w:r w:rsidR="007C593F" w:rsidDel="008D26A9">
            <w:delText>(ZimStat)</w:delText>
          </w:r>
        </w:del>
      </w:ins>
      <w:ins w:id="16766" w:author="Pamela Kakande Nabukhonzo" w:date="2025-06-18T22:10:00Z">
        <w:del w:id="16767" w:author="Rachel Shipsey" w:date="2025-06-23T15:21:00Z">
          <w:r w:rsidDel="008D26A9">
            <w:delText xml:space="preserve"> initially thought they do not need a census </w:delText>
          </w:r>
        </w:del>
      </w:ins>
      <w:ins w:id="16768" w:author="Pamela Kakande Nabukhonzo" w:date="2025-06-18T22:22:00Z">
        <w:del w:id="16769" w:author="Rachel Shipsey" w:date="2025-06-23T15:21:00Z">
          <w:r w:rsidR="00D71D1B" w:rsidDel="008D26A9">
            <w:delText xml:space="preserve">communication and </w:delText>
          </w:r>
        </w:del>
      </w:ins>
      <w:ins w:id="16770" w:author="Pamela Kakande Nabukhonzo" w:date="2025-06-18T22:10:00Z">
        <w:del w:id="16771" w:author="Rachel Shipsey" w:date="2025-06-23T15:21:00Z">
          <w:r w:rsidDel="008D26A9">
            <w:delText xml:space="preserve">publicity </w:delText>
          </w:r>
        </w:del>
      </w:ins>
      <w:ins w:id="16772" w:author="Pamela Kakande Nabukhonzo" w:date="2025-06-18T22:22:00Z">
        <w:del w:id="16773" w:author="Rachel Shipsey" w:date="2025-06-23T15:21:00Z">
          <w:r w:rsidR="0012192C" w:rsidDel="008D26A9">
            <w:delText>officer,</w:delText>
          </w:r>
        </w:del>
      </w:ins>
      <w:ins w:id="16774" w:author="Pamela Kakande Nabukhonzo" w:date="2025-06-18T22:11:00Z">
        <w:del w:id="16775" w:author="Rachel Shipsey" w:date="2025-06-23T15:21:00Z">
          <w:r w:rsidR="002A4031" w:rsidDel="008D26A9">
            <w:delText xml:space="preserve"> and </w:delText>
          </w:r>
        </w:del>
      </w:ins>
      <w:ins w:id="16776" w:author="Pamela Kakande Nabukhonzo" w:date="2025-06-18T22:10:00Z">
        <w:del w:id="16777" w:author="Rachel Shipsey" w:date="2025-06-23T15:21:00Z">
          <w:r w:rsidDel="008D26A9">
            <w:delText>this was not factored in the plan. However, Zim</w:delText>
          </w:r>
        </w:del>
      </w:ins>
      <w:ins w:id="16778" w:author="Pamela Kakande Nabukhonzo" w:date="2025-06-18T22:23:00Z">
        <w:del w:id="16779" w:author="Rachel Shipsey" w:date="2025-06-23T15:21:00Z">
          <w:r w:rsidR="007C593F" w:rsidDel="008D26A9">
            <w:delText>S</w:delText>
          </w:r>
        </w:del>
      </w:ins>
      <w:ins w:id="16780" w:author="Pamela Kakande Nabukhonzo" w:date="2025-06-18T22:10:00Z">
        <w:del w:id="16781" w:author="Rachel Shipsey" w:date="2025-06-23T15:21:00Z">
          <w:r w:rsidDel="008D26A9">
            <w:delText xml:space="preserve">tat </w:delText>
          </w:r>
        </w:del>
      </w:ins>
      <w:ins w:id="16782" w:author="Pamela Kakande Nabukhonzo" w:date="2025-06-18T22:23:00Z">
        <w:del w:id="16783" w:author="Rachel Shipsey" w:date="2025-06-23T15:21:00Z">
          <w:r w:rsidR="007C593F" w:rsidDel="008D26A9">
            <w:delText xml:space="preserve">leveraged on </w:delText>
          </w:r>
        </w:del>
      </w:ins>
      <w:ins w:id="16784" w:author="Pamela Kakande Nabukhonzo" w:date="2025-06-18T22:25:00Z">
        <w:del w:id="16785" w:author="Rachel Shipsey" w:date="2025-06-23T15:21:00Z">
          <w:r w:rsidR="00A573DF" w:rsidDel="008D26A9">
            <w:fldChar w:fldCharType="begin"/>
          </w:r>
          <w:r w:rsidR="00A573DF" w:rsidDel="008D26A9">
            <w:delInstrText>HYPERLINK  \l "_Selected_country_experiences"</w:delInstrText>
          </w:r>
          <w:r w:rsidR="00A573DF" w:rsidDel="008D26A9">
            <w:fldChar w:fldCharType="separate"/>
          </w:r>
          <w:r w:rsidRPr="00A573DF" w:rsidDel="008D26A9">
            <w:rPr>
              <w:rStyle w:val="Hyperlink"/>
            </w:rPr>
            <w:delText>partner</w:delText>
          </w:r>
          <w:r w:rsidR="007C593F" w:rsidRPr="00A573DF" w:rsidDel="008D26A9">
            <w:rPr>
              <w:rStyle w:val="Hyperlink"/>
            </w:rPr>
            <w:delText>ship and collaboration</w:delText>
          </w:r>
          <w:r w:rsidR="00A573DF" w:rsidDel="008D26A9">
            <w:fldChar w:fldCharType="end"/>
          </w:r>
        </w:del>
      </w:ins>
      <w:ins w:id="16786" w:author="Pamela Kakande Nabukhonzo" w:date="2025-06-18T22:23:00Z">
        <w:del w:id="16787" w:author="Rachel Shipsey" w:date="2025-06-23T15:21:00Z">
          <w:r w:rsidR="007C593F" w:rsidDel="008D26A9">
            <w:delText xml:space="preserve"> </w:delText>
          </w:r>
        </w:del>
      </w:ins>
      <w:ins w:id="16788" w:author="Pamela Kakande Nabukhonzo" w:date="2025-06-18T22:24:00Z">
        <w:del w:id="16789" w:author="Rachel Shipsey" w:date="2025-06-23T15:21:00Z">
          <w:r w:rsidR="004C2EDA" w:rsidDel="008D26A9">
            <w:delText>with the</w:delText>
          </w:r>
        </w:del>
      </w:ins>
      <w:ins w:id="16790" w:author="Pamela Kakande Nabukhonzo" w:date="2025-06-18T22:25:00Z">
        <w:del w:id="16791" w:author="Rachel Shipsey" w:date="2025-06-23T15:21:00Z">
          <w:r w:rsidR="004C2EDA" w:rsidDel="008D26A9">
            <w:delText xml:space="preserve"> </w:delText>
          </w:r>
          <w:r w:rsidR="004C2EDA" w:rsidRPr="004C2EDA" w:rsidDel="008D26A9">
            <w:delText>government communication ministr</w:delText>
          </w:r>
          <w:r w:rsidR="004C2EDA" w:rsidDel="008D26A9">
            <w:delText>y</w:delText>
          </w:r>
        </w:del>
      </w:ins>
      <w:ins w:id="16792" w:author="Pamela Kakande Nabukhonzo" w:date="2025-06-18T22:24:00Z">
        <w:del w:id="16793" w:author="Rachel Shipsey" w:date="2025-06-23T15:21:00Z">
          <w:r w:rsidR="004C2EDA" w:rsidDel="008D26A9">
            <w:delText xml:space="preserve"> </w:delText>
          </w:r>
        </w:del>
      </w:ins>
      <w:ins w:id="16794" w:author="Pamela Kakande Nabukhonzo" w:date="2025-06-18T22:23:00Z">
        <w:del w:id="16795" w:author="Rachel Shipsey" w:date="2025-06-23T15:21:00Z">
          <w:r w:rsidR="007C593F" w:rsidDel="008D26A9">
            <w:delText>to have</w:delText>
          </w:r>
          <w:r w:rsidR="00D11E03" w:rsidDel="008D26A9">
            <w:delText xml:space="preserve"> </w:delText>
          </w:r>
        </w:del>
      </w:ins>
      <w:ins w:id="16796" w:author="Pamela Kakande Nabukhonzo" w:date="2025-06-18T22:24:00Z">
        <w:del w:id="16797" w:author="Rachel Shipsey" w:date="2025-06-23T15:21:00Z">
          <w:r w:rsidR="00D11E03" w:rsidDel="008D26A9">
            <w:delText>an effective census communication and publicity.</w:delText>
          </w:r>
        </w:del>
      </w:ins>
      <w:ins w:id="16798" w:author="Pamela Kakande Nabukhonzo" w:date="2025-06-18T22:10:00Z">
        <w:del w:id="16799" w:author="Rachel Shipsey" w:date="2025-06-23T15:21:00Z">
          <w:r w:rsidDel="008D26A9">
            <w:delText xml:space="preserve"> </w:delText>
          </w:r>
        </w:del>
      </w:ins>
    </w:p>
    <w:p w14:paraId="47B12DA3" w14:textId="492E1498" w:rsidR="00C6558C" w:rsidDel="008D26A9" w:rsidRDefault="00C6558C">
      <w:pPr>
        <w:pStyle w:val="ListParagraph"/>
        <w:spacing w:after="0" w:line="276" w:lineRule="auto"/>
        <w:jc w:val="both"/>
        <w:rPr>
          <w:ins w:id="16800" w:author="Pamela Kakande Nabukhonzo" w:date="2025-06-18T22:10:00Z"/>
          <w:del w:id="16801" w:author="Rachel Shipsey" w:date="2025-06-23T15:21:00Z"/>
        </w:rPr>
        <w:pPrChange w:id="16802" w:author="Rachel Shipsey" w:date="2025-06-23T15:41:00Z">
          <w:pPr>
            <w:pStyle w:val="ListParagraph"/>
            <w:numPr>
              <w:numId w:val="331"/>
            </w:numPr>
            <w:ind w:hanging="360"/>
            <w:jc w:val="both"/>
          </w:pPr>
        </w:pPrChange>
      </w:pPr>
      <w:ins w:id="16803" w:author="Pamela Kakande Nabukhonzo" w:date="2025-06-18T22:10:00Z">
        <w:del w:id="16804" w:author="Rachel Shipsey" w:date="2025-06-23T15:21:00Z">
          <w:r w:rsidDel="008D26A9">
            <w:delText xml:space="preserve">In </w:delText>
          </w:r>
          <w:r w:rsidRPr="00804D5A" w:rsidDel="008D26A9">
            <w:rPr>
              <w:b/>
              <w:bCs/>
              <w:rPrChange w:id="16805" w:author="Rachel Shipsey" w:date="2025-06-20T10:41:00Z">
                <w:rPr/>
              </w:rPrChange>
            </w:rPr>
            <w:delText>Uganda</w:delText>
          </w:r>
          <w:r w:rsidDel="008D26A9">
            <w:delText xml:space="preserve"> a publicity and communication strategy was developed at time of planning. This enabled bringing various stakeholders on board to support the census.  </w:delText>
          </w:r>
        </w:del>
      </w:ins>
    </w:p>
    <w:p w14:paraId="6BEA0D51" w14:textId="4CFF3A40" w:rsidR="00B0072B" w:rsidRPr="00661C6E" w:rsidDel="008D26A9" w:rsidRDefault="00B0072B">
      <w:pPr>
        <w:pStyle w:val="ListParagraph"/>
        <w:spacing w:after="0" w:line="276" w:lineRule="auto"/>
        <w:jc w:val="both"/>
        <w:rPr>
          <w:del w:id="16806" w:author="Rachel Shipsey" w:date="2025-06-23T15:21:00Z"/>
          <w:rFonts w:asciiTheme="minorBidi" w:hAnsiTheme="minorBidi" w:cstheme="majorBidi"/>
          <w:b/>
          <w:sz w:val="28"/>
          <w:szCs w:val="26"/>
          <w:rPrChange w:id="16807" w:author="Rachel Shipsey" w:date="2025-06-09T11:33:00Z">
            <w:rPr>
              <w:del w:id="16808" w:author="Rachel Shipsey" w:date="2025-06-23T15:21:00Z"/>
              <w:rFonts w:cs="Arial"/>
              <w:b w:val="0"/>
              <w:bCs/>
              <w:sz w:val="22"/>
              <w:szCs w:val="22"/>
            </w:rPr>
          </w:rPrChange>
        </w:rPr>
        <w:pPrChange w:id="16809" w:author="Rachel Shipsey" w:date="2025-06-23T15:41:00Z">
          <w:pPr>
            <w:pStyle w:val="Heading2"/>
          </w:pPr>
        </w:pPrChange>
      </w:pPr>
    </w:p>
    <w:p w14:paraId="117705FC" w14:textId="766A96CB" w:rsidR="00ED6F02" w:rsidRPr="00661C6E" w:rsidDel="008D26A9" w:rsidRDefault="00ED6F02">
      <w:pPr>
        <w:pStyle w:val="ListParagraph"/>
        <w:spacing w:after="0" w:line="276" w:lineRule="auto"/>
        <w:jc w:val="both"/>
        <w:rPr>
          <w:ins w:id="16810" w:author="Pamela Kakande Nabukhonzo" w:date="2025-06-18T22:10:00Z"/>
          <w:del w:id="16811" w:author="Rachel Shipsey" w:date="2025-06-23T15:21:00Z"/>
          <w:b/>
          <w:rPrChange w:id="16812" w:author="Rachel Shipsey" w:date="2025-06-09T11:33:00Z">
            <w:rPr>
              <w:ins w:id="16813" w:author="Pamela Kakande Nabukhonzo" w:date="2025-06-18T22:10:00Z"/>
              <w:del w:id="16814" w:author="Rachel Shipsey" w:date="2025-06-23T15:21:00Z"/>
              <w:rFonts w:cs="Arial"/>
              <w:b w:val="0"/>
              <w:bCs/>
              <w:sz w:val="22"/>
              <w:szCs w:val="22"/>
            </w:rPr>
          </w:rPrChange>
        </w:rPr>
        <w:pPrChange w:id="16815" w:author="Rachel Shipsey" w:date="2025-06-23T15:41:00Z">
          <w:pPr>
            <w:pStyle w:val="Heading2"/>
          </w:pPr>
        </w:pPrChange>
      </w:pPr>
    </w:p>
    <w:p w14:paraId="11FE6423" w14:textId="66EA8B45" w:rsidR="00B0072B" w:rsidRPr="003E22C8" w:rsidDel="008D26A9" w:rsidRDefault="00B12F03">
      <w:pPr>
        <w:pStyle w:val="ListParagraph"/>
        <w:spacing w:after="0" w:line="276" w:lineRule="auto"/>
        <w:jc w:val="both"/>
        <w:rPr>
          <w:ins w:id="16816" w:author="Pamela Kakande Nabukhonzo" w:date="2025-06-09T22:28:00Z"/>
          <w:del w:id="16817" w:author="Rachel Shipsey" w:date="2025-06-23T15:21:00Z"/>
          <w:rFonts w:cs="Arial"/>
          <w:b/>
          <w:bCs/>
        </w:rPr>
        <w:pPrChange w:id="16818" w:author="Rachel Shipsey" w:date="2025-06-23T15:41:00Z">
          <w:pPr>
            <w:spacing w:after="0" w:line="276" w:lineRule="auto"/>
            <w:jc w:val="both"/>
          </w:pPr>
        </w:pPrChange>
      </w:pPr>
      <w:ins w:id="16819" w:author="Pamela Kakande Nabukhonzo" w:date="2025-06-09T22:28:00Z">
        <w:del w:id="16820" w:author="Rachel Shipsey" w:date="2025-06-23T15:21:00Z">
          <w:r w:rsidDel="008D26A9">
            <w:rPr>
              <w:rFonts w:cs="Arial"/>
              <w:b/>
              <w:bCs/>
            </w:rPr>
            <w:delText>Tanzania</w:delText>
          </w:r>
        </w:del>
      </w:ins>
    </w:p>
    <w:p w14:paraId="7AF817DF" w14:textId="66693350" w:rsidR="00647953" w:rsidDel="008D26A9" w:rsidRDefault="00DA7037">
      <w:pPr>
        <w:pStyle w:val="ListParagraph"/>
        <w:spacing w:after="0" w:line="276" w:lineRule="auto"/>
        <w:jc w:val="both"/>
        <w:rPr>
          <w:ins w:id="16821" w:author="Pamela Kakande Nabukhonzo" w:date="2025-06-17T23:18:00Z"/>
          <w:del w:id="16822" w:author="Rachel Shipsey" w:date="2025-06-23T15:21:00Z"/>
          <w:rFonts w:eastAsia="Times New Roman" w:cs="Arial"/>
          <w:color w:val="000000"/>
          <w:szCs w:val="24"/>
        </w:rPr>
        <w:pPrChange w:id="16823" w:author="Rachel Shipsey" w:date="2025-06-23T15:41:00Z">
          <w:pPr>
            <w:spacing w:after="0" w:line="276" w:lineRule="auto"/>
            <w:jc w:val="both"/>
          </w:pPr>
        </w:pPrChange>
      </w:pPr>
      <w:ins w:id="16824" w:author="Pamela Kakande Nabukhonzo" w:date="2025-06-09T22:28:00Z">
        <w:del w:id="16825" w:author="Rachel Shipsey" w:date="2025-06-23T15:21:00Z">
          <w:r w:rsidRPr="001C5F6C" w:rsidDel="008D26A9">
            <w:rPr>
              <w:rFonts w:eastAsia="Times New Roman" w:cs="Arial"/>
              <w:color w:val="000000"/>
              <w:szCs w:val="24"/>
            </w:rPr>
            <w:delText>The 2022 PHC used intensive and extensive publicity and advocacy programmes to educate, sensitize and mobilize the people to participate in the census process.</w:delText>
          </w:r>
        </w:del>
      </w:ins>
      <w:ins w:id="16826" w:author="Pamela Kakande Nabukhonzo" w:date="2025-06-17T23:17:00Z">
        <w:del w:id="16827" w:author="Rachel Shipsey" w:date="2025-06-23T15:21:00Z">
          <w:r w:rsidR="00D4548E" w:rsidRPr="00D4548E" w:rsidDel="008D26A9">
            <w:delText xml:space="preserve"> </w:delText>
          </w:r>
          <w:r w:rsidR="00D4548E" w:rsidRPr="00D4548E" w:rsidDel="008D26A9">
            <w:rPr>
              <w:rFonts w:eastAsia="Times New Roman" w:cs="Arial"/>
              <w:color w:val="000000"/>
              <w:szCs w:val="24"/>
            </w:rPr>
            <w:delText>In Tanzania, most people were sensitized and motivated to participate in census enumeration in such a way they were calling at the office within the enumeration time asking for the enumerator to visit their households.</w:delText>
          </w:r>
        </w:del>
      </w:ins>
    </w:p>
    <w:p w14:paraId="715DFE68" w14:textId="6A15D1F9" w:rsidR="00775EC5" w:rsidRPr="00775EC5" w:rsidDel="008D26A9" w:rsidRDefault="00DA7037">
      <w:pPr>
        <w:pStyle w:val="ListParagraph"/>
        <w:spacing w:after="0" w:line="276" w:lineRule="auto"/>
        <w:jc w:val="both"/>
        <w:rPr>
          <w:ins w:id="16828" w:author="Pamela Kakande Nabukhonzo" w:date="2025-06-09T22:29:00Z"/>
          <w:del w:id="16829" w:author="Rachel Shipsey" w:date="2025-06-23T15:21:00Z"/>
          <w:rFonts w:eastAsia="Times New Roman" w:cs="Arial"/>
          <w:color w:val="000000"/>
          <w:szCs w:val="24"/>
        </w:rPr>
        <w:pPrChange w:id="16830" w:author="Rachel Shipsey" w:date="2025-06-23T15:41:00Z">
          <w:pPr>
            <w:spacing w:after="0" w:line="276" w:lineRule="auto"/>
            <w:jc w:val="both"/>
          </w:pPr>
        </w:pPrChange>
      </w:pPr>
      <w:ins w:id="16831" w:author="Pamela Kakande Nabukhonzo" w:date="2025-06-09T22:28:00Z">
        <w:del w:id="16832" w:author="Rachel Shipsey" w:date="2025-06-23T15:21:00Z">
          <w:r w:rsidRPr="001C5F6C" w:rsidDel="008D26A9">
            <w:rPr>
              <w:rFonts w:eastAsia="Times New Roman" w:cs="Arial"/>
              <w:color w:val="000000"/>
              <w:szCs w:val="24"/>
            </w:rPr>
            <w:br/>
            <w:delText>The Census Logo and Slogan remained the same as those of the 2012 census: “SENSA KWA MAENDELEO: JIANDAE KUHESABIWA” that is “CENSUS FOR DEVELOPMENT: PREPARE TO BE COUNTED”.</w:delText>
          </w:r>
        </w:del>
      </w:ins>
      <w:ins w:id="16833" w:author="Pamela Kakande Nabukhonzo" w:date="2025-06-09T22:29:00Z">
        <w:del w:id="16834" w:author="Rachel Shipsey" w:date="2025-06-23T15:21:00Z">
          <w:r w:rsidR="00775EC5" w:rsidRPr="00775EC5" w:rsidDel="008D26A9">
            <w:delText xml:space="preserve"> </w:delText>
          </w:r>
          <w:r w:rsidR="00775EC5" w:rsidRPr="00775EC5" w:rsidDel="008D26A9">
            <w:rPr>
              <w:rFonts w:eastAsia="Times New Roman" w:cs="Arial"/>
              <w:color w:val="000000"/>
              <w:szCs w:val="24"/>
            </w:rPr>
            <w:delText>There were two Census Commiss</w:delText>
          </w:r>
        </w:del>
      </w:ins>
      <w:ins w:id="16835" w:author="Pamela Kakande Nabukhonzo" w:date="2025-06-16T11:32:00Z">
        <w:del w:id="16836" w:author="Rachel Shipsey" w:date="2025-06-23T15:21:00Z">
          <w:r w:rsidR="004F118C" w:rsidDel="008D26A9">
            <w:rPr>
              <w:rFonts w:eastAsia="Times New Roman" w:cs="Arial"/>
              <w:color w:val="000000"/>
              <w:szCs w:val="24"/>
            </w:rPr>
            <w:delText>ione</w:delText>
          </w:r>
        </w:del>
      </w:ins>
      <w:ins w:id="16837" w:author="Pamela Kakande Nabukhonzo" w:date="2025-06-09T22:29:00Z">
        <w:del w:id="16838" w:author="Rachel Shipsey" w:date="2025-06-23T15:21:00Z">
          <w:r w:rsidR="00775EC5" w:rsidRPr="00775EC5" w:rsidDel="008D26A9">
            <w:rPr>
              <w:rFonts w:eastAsia="Times New Roman" w:cs="Arial"/>
              <w:color w:val="000000"/>
              <w:szCs w:val="24"/>
            </w:rPr>
            <w:delText>rs one for Tanzania Mainland and the other for Tanzania Zanzibar. The main function of the Commiss</w:delText>
          </w:r>
        </w:del>
      </w:ins>
      <w:ins w:id="16839" w:author="Pamela Kakande Nabukhonzo" w:date="2025-06-16T11:32:00Z">
        <w:del w:id="16840" w:author="Rachel Shipsey" w:date="2025-06-23T15:21:00Z">
          <w:r w:rsidR="004F118C" w:rsidDel="008D26A9">
            <w:rPr>
              <w:rFonts w:eastAsia="Times New Roman" w:cs="Arial"/>
              <w:color w:val="000000"/>
              <w:szCs w:val="24"/>
            </w:rPr>
            <w:delText>ione</w:delText>
          </w:r>
        </w:del>
      </w:ins>
      <w:ins w:id="16841" w:author="Pamela Kakande Nabukhonzo" w:date="2025-06-09T22:29:00Z">
        <w:del w:id="16842" w:author="Rachel Shipsey" w:date="2025-06-23T15:21:00Z">
          <w:r w:rsidR="00775EC5" w:rsidRPr="00775EC5" w:rsidDel="008D26A9">
            <w:rPr>
              <w:rFonts w:eastAsia="Times New Roman" w:cs="Arial"/>
              <w:color w:val="000000"/>
              <w:szCs w:val="24"/>
            </w:rPr>
            <w:delText xml:space="preserve">rs was to </w:delText>
          </w:r>
        </w:del>
      </w:ins>
      <w:ins w:id="16843" w:author="Pamela Kakande Nabukhonzo" w:date="2025-06-16T11:33:00Z">
        <w:del w:id="16844" w:author="Rachel Shipsey" w:date="2025-06-23T15:21:00Z">
          <w:r w:rsidR="004F118C" w:rsidRPr="00775EC5" w:rsidDel="008D26A9">
            <w:rPr>
              <w:rFonts w:eastAsia="Times New Roman" w:cs="Arial"/>
              <w:color w:val="000000"/>
              <w:szCs w:val="24"/>
            </w:rPr>
            <w:delText>publicize</w:delText>
          </w:r>
        </w:del>
      </w:ins>
      <w:ins w:id="16845" w:author="Pamela Kakande Nabukhonzo" w:date="2025-06-09T22:29:00Z">
        <w:del w:id="16846" w:author="Rachel Shipsey" w:date="2025-06-23T15:21:00Z">
          <w:r w:rsidR="00775EC5" w:rsidRPr="00775EC5" w:rsidDel="008D26A9">
            <w:rPr>
              <w:rFonts w:eastAsia="Times New Roman" w:cs="Arial"/>
              <w:color w:val="000000"/>
              <w:szCs w:val="24"/>
            </w:rPr>
            <w:delText xml:space="preserve"> the implementation of the Population and Housing Census and Advocacy activities.</w:delText>
          </w:r>
        </w:del>
      </w:ins>
      <w:ins w:id="16847" w:author="Pamela Kakande Nabukhonzo" w:date="2025-06-17T23:17:00Z">
        <w:del w:id="16848" w:author="Rachel Shipsey" w:date="2025-06-23T15:21:00Z">
          <w:r w:rsidR="00D4548E" w:rsidDel="008D26A9">
            <w:rPr>
              <w:rFonts w:eastAsia="Times New Roman" w:cs="Arial"/>
              <w:color w:val="000000"/>
              <w:szCs w:val="24"/>
            </w:rPr>
            <w:delText xml:space="preserve"> </w:delText>
          </w:r>
        </w:del>
      </w:ins>
      <w:ins w:id="16849" w:author="Pamela Kakande Nabukhonzo" w:date="2025-06-09T22:29:00Z">
        <w:del w:id="16850" w:author="Rachel Shipsey" w:date="2025-06-23T15:21:00Z">
          <w:r w:rsidR="00775EC5" w:rsidRPr="00775EC5" w:rsidDel="008D26A9">
            <w:rPr>
              <w:rFonts w:eastAsia="Times New Roman" w:cs="Arial"/>
              <w:color w:val="000000"/>
              <w:szCs w:val="24"/>
            </w:rPr>
            <w:delText xml:space="preserve">To </w:delText>
          </w:r>
        </w:del>
      </w:ins>
      <w:ins w:id="16851" w:author="Pamela Kakande Nabukhonzo" w:date="2025-06-16T11:33:00Z">
        <w:del w:id="16852" w:author="Rachel Shipsey" w:date="2025-06-23T15:21:00Z">
          <w:r w:rsidR="004F118C" w:rsidRPr="00775EC5" w:rsidDel="008D26A9">
            <w:rPr>
              <w:rFonts w:eastAsia="Times New Roman" w:cs="Arial"/>
              <w:color w:val="000000"/>
              <w:szCs w:val="24"/>
            </w:rPr>
            <w:delText>standardize</w:delText>
          </w:r>
        </w:del>
      </w:ins>
      <w:ins w:id="16853" w:author="Pamela Kakande Nabukhonzo" w:date="2025-06-09T22:29:00Z">
        <w:del w:id="16854" w:author="Rachel Shipsey" w:date="2025-06-23T15:21:00Z">
          <w:r w:rsidR="00775EC5" w:rsidRPr="00775EC5" w:rsidDel="008D26A9">
            <w:rPr>
              <w:rFonts w:eastAsia="Times New Roman" w:cs="Arial"/>
              <w:color w:val="000000"/>
              <w:szCs w:val="24"/>
            </w:rPr>
            <w:delText xml:space="preserve"> publicity and advocacy campaigns throughout the country, the NBS and OCGS developed publicity guidelines that were used during the Census publicity and advocacy operations. The guidelines explained in brief, the meaning and purpose of the Census as well as broad topics covered.</w:delText>
          </w:r>
        </w:del>
      </w:ins>
    </w:p>
    <w:p w14:paraId="2F6A8FFF" w14:textId="62252754" w:rsidR="008B5DD0" w:rsidDel="008D26A9" w:rsidRDefault="008B5DD0">
      <w:pPr>
        <w:pStyle w:val="ListParagraph"/>
        <w:spacing w:after="0" w:line="276" w:lineRule="auto"/>
        <w:jc w:val="both"/>
        <w:rPr>
          <w:ins w:id="16855" w:author="Pamela Kakande Nabukhonzo" w:date="2025-06-16T12:18:00Z"/>
          <w:del w:id="16856" w:author="Rachel Shipsey" w:date="2025-06-23T15:21:00Z"/>
          <w:rFonts w:eastAsia="Times New Roman" w:cs="Arial"/>
          <w:color w:val="000000"/>
          <w:szCs w:val="24"/>
        </w:rPr>
        <w:pPrChange w:id="16857" w:author="Rachel Shipsey" w:date="2025-06-23T15:41:00Z">
          <w:pPr>
            <w:spacing w:after="0" w:line="276" w:lineRule="auto"/>
            <w:jc w:val="both"/>
          </w:pPr>
        </w:pPrChange>
      </w:pPr>
    </w:p>
    <w:p w14:paraId="069611FD" w14:textId="40891B7A" w:rsidR="008B5DD0" w:rsidRPr="00775EC5" w:rsidDel="008D26A9" w:rsidRDefault="008B5DD0">
      <w:pPr>
        <w:pStyle w:val="ListParagraph"/>
        <w:spacing w:after="0" w:line="276" w:lineRule="auto"/>
        <w:jc w:val="both"/>
        <w:rPr>
          <w:ins w:id="16858" w:author="Pamela Kakande Nabukhonzo" w:date="2025-06-16T12:18:00Z"/>
          <w:del w:id="16859" w:author="Rachel Shipsey" w:date="2025-06-23T15:21:00Z"/>
          <w:rFonts w:eastAsia="Times New Roman" w:cs="Arial"/>
          <w:color w:val="000000"/>
          <w:szCs w:val="24"/>
        </w:rPr>
        <w:pPrChange w:id="16860" w:author="Rachel Shipsey" w:date="2025-06-23T15:41:00Z">
          <w:pPr>
            <w:spacing w:after="0" w:line="276" w:lineRule="auto"/>
            <w:jc w:val="both"/>
          </w:pPr>
        </w:pPrChange>
      </w:pPr>
      <w:ins w:id="16861" w:author="Pamela Kakande Nabukhonzo" w:date="2025-06-16T12:18:00Z">
        <w:del w:id="16862" w:author="Rachel Shipsey" w:date="2025-06-23T15:21:00Z">
          <w:r w:rsidRPr="00775EC5" w:rsidDel="008D26A9">
            <w:rPr>
              <w:rFonts w:eastAsia="Times New Roman" w:cs="Arial"/>
              <w:color w:val="000000"/>
              <w:szCs w:val="24"/>
            </w:rPr>
            <w:delText>One month before the Enumeration Day, an intensified mass media campaign known as SENSABIKA [Be counted] coordinated by the Ministry of Culture, Arts &amp; Sports was launched. The campaign helped to mobilize the entire country to participate in the census enumeration. Massive SMS campaign (daily messages) reaching about 45 million mobile subscribers daily and other social media campaigns were also intensified in this period.</w:delText>
          </w:r>
        </w:del>
      </w:ins>
    </w:p>
    <w:p w14:paraId="60B8F266" w14:textId="1DF24458" w:rsidR="008B5DD0" w:rsidDel="008D26A9" w:rsidRDefault="008B5DD0">
      <w:pPr>
        <w:pStyle w:val="ListParagraph"/>
        <w:spacing w:after="0" w:line="276" w:lineRule="auto"/>
        <w:jc w:val="both"/>
        <w:rPr>
          <w:ins w:id="16863" w:author="Pamela Kakande Nabukhonzo" w:date="2025-06-16T12:17:00Z"/>
          <w:del w:id="16864" w:author="Rachel Shipsey" w:date="2025-06-23T15:21:00Z"/>
          <w:rFonts w:cs="Arial"/>
        </w:rPr>
        <w:pPrChange w:id="16865" w:author="Rachel Shipsey" w:date="2025-06-23T15:41:00Z">
          <w:pPr>
            <w:pStyle w:val="NormalWeb"/>
            <w:spacing w:beforeLines="100" w:before="240" w:beforeAutospacing="0" w:after="120" w:afterAutospacing="0" w:line="276" w:lineRule="auto"/>
            <w:jc w:val="both"/>
          </w:pPr>
        </w:pPrChange>
      </w:pPr>
      <w:ins w:id="16866" w:author="Pamela Kakande Nabukhonzo" w:date="2025-06-16T12:17:00Z">
        <w:del w:id="16867" w:author="Rachel Shipsey" w:date="2025-06-23T15:21:00Z">
          <w:r w:rsidDel="008D26A9">
            <w:rPr>
              <w:rFonts w:cs="Arial"/>
            </w:rPr>
            <w:delText>There was high level of political will as:</w:delText>
          </w:r>
        </w:del>
      </w:ins>
    </w:p>
    <w:p w14:paraId="3DF5C3DB" w14:textId="1E1AA41C" w:rsidR="00775EC5" w:rsidRPr="00C277A6" w:rsidDel="008D26A9" w:rsidRDefault="00775EC5">
      <w:pPr>
        <w:pStyle w:val="ListParagraph"/>
        <w:spacing w:after="0" w:line="276" w:lineRule="auto"/>
        <w:jc w:val="both"/>
        <w:rPr>
          <w:ins w:id="16868" w:author="Pamela Kakande Nabukhonzo" w:date="2025-06-09T22:29:00Z"/>
          <w:del w:id="16869" w:author="Rachel Shipsey" w:date="2025-06-23T15:21:00Z"/>
          <w:rFonts w:eastAsia="Times New Roman" w:cs="Arial"/>
          <w:color w:val="000000"/>
          <w:szCs w:val="24"/>
        </w:rPr>
        <w:pPrChange w:id="16870" w:author="Rachel Shipsey" w:date="2025-06-23T15:41:00Z">
          <w:pPr>
            <w:spacing w:after="0" w:line="276" w:lineRule="auto"/>
          </w:pPr>
        </w:pPrChange>
      </w:pPr>
      <w:ins w:id="16871" w:author="Pamela Kakande Nabukhonzo" w:date="2025-06-09T22:29:00Z">
        <w:del w:id="16872" w:author="Rachel Shipsey" w:date="2025-06-23T15:21:00Z">
          <w:r w:rsidRPr="00C277A6" w:rsidDel="008D26A9">
            <w:rPr>
              <w:rFonts w:eastAsia="Times New Roman" w:cs="Arial"/>
              <w:color w:val="000000"/>
              <w:szCs w:val="24"/>
            </w:rPr>
            <w:delText>The President of the United Republic of Tanzania Her Excellence Samia Suluhu Hassan declared the census date and launched the census logo in April 2022. The launch was held officially and involved various media. This event motivated all citizens to participate in the 2022 PHC</w:delText>
          </w:r>
        </w:del>
      </w:ins>
    </w:p>
    <w:p w14:paraId="57BD00CF" w14:textId="67C43307" w:rsidR="00775EC5" w:rsidRPr="00C277A6" w:rsidDel="008D26A9" w:rsidRDefault="00775EC5">
      <w:pPr>
        <w:pStyle w:val="ListParagraph"/>
        <w:spacing w:after="0" w:line="276" w:lineRule="auto"/>
        <w:jc w:val="both"/>
        <w:rPr>
          <w:ins w:id="16873" w:author="Pamela Kakande Nabukhonzo" w:date="2025-06-09T22:29:00Z"/>
          <w:del w:id="16874" w:author="Rachel Shipsey" w:date="2025-06-23T15:21:00Z"/>
          <w:rFonts w:eastAsia="Times New Roman" w:cs="Arial"/>
          <w:color w:val="000000"/>
          <w:szCs w:val="24"/>
        </w:rPr>
        <w:pPrChange w:id="16875" w:author="Rachel Shipsey" w:date="2025-06-23T15:41:00Z">
          <w:pPr>
            <w:spacing w:after="0" w:line="276" w:lineRule="auto"/>
          </w:pPr>
        </w:pPrChange>
      </w:pPr>
      <w:ins w:id="16876" w:author="Pamela Kakande Nabukhonzo" w:date="2025-06-09T22:29:00Z">
        <w:del w:id="16877" w:author="Rachel Shipsey" w:date="2025-06-23T15:21:00Z">
          <w:r w:rsidRPr="00C277A6" w:rsidDel="008D26A9">
            <w:rPr>
              <w:rFonts w:eastAsia="Times New Roman" w:cs="Arial"/>
              <w:color w:val="000000"/>
              <w:szCs w:val="24"/>
            </w:rPr>
            <w:delText>After the President declared the census date, the Census Logo was printed for distribution throughout the country. The Logo was printed in newspapers, stickers, leaflets, wheel covers, flags and envelopes. Stickers with the logo were placed at strategic places, including public service vehicles and public notice boards in order to inform and educate the public about the census process and date.</w:delText>
          </w:r>
        </w:del>
      </w:ins>
    </w:p>
    <w:p w14:paraId="18381C45" w14:textId="667BDB08" w:rsidR="00932D95" w:rsidDel="008D26A9" w:rsidRDefault="00775EC5">
      <w:pPr>
        <w:pStyle w:val="ListParagraph"/>
        <w:spacing w:after="0" w:line="276" w:lineRule="auto"/>
        <w:jc w:val="both"/>
        <w:rPr>
          <w:ins w:id="16878" w:author="Pamela Kakande Nabukhonzo" w:date="2025-06-17T23:16:00Z"/>
          <w:del w:id="16879" w:author="Rachel Shipsey" w:date="2025-06-23T15:21:00Z"/>
          <w:rFonts w:cs="Arial"/>
        </w:rPr>
        <w:pPrChange w:id="16880" w:author="Rachel Shipsey" w:date="2025-06-23T15:41:00Z">
          <w:pPr>
            <w:pStyle w:val="NormalWeb"/>
            <w:numPr>
              <w:numId w:val="316"/>
            </w:numPr>
            <w:spacing w:beforeLines="100" w:before="240" w:beforeAutospacing="0" w:after="120" w:afterAutospacing="0" w:line="276" w:lineRule="auto"/>
            <w:ind w:left="720" w:hanging="360"/>
            <w:jc w:val="both"/>
          </w:pPr>
        </w:pPrChange>
      </w:pPr>
      <w:ins w:id="16881" w:author="Pamela Kakande Nabukhonzo" w:date="2025-06-09T22:29:00Z">
        <w:del w:id="16882" w:author="Rachel Shipsey" w:date="2025-06-23T15:21:00Z">
          <w:r w:rsidRPr="00775EC5" w:rsidDel="008D26A9">
            <w:rPr>
              <w:rFonts w:cs="Arial"/>
              <w:color w:val="000000"/>
            </w:rPr>
            <w:delText>On the census night that is the of night of 22nd /23rd August 2022, the President addressed the nation, her speech was broadcasted in all televisions and various radio stations. SMS</w:delText>
          </w:r>
          <w:r w:rsidR="00856650" w:rsidDel="008D26A9">
            <w:rPr>
              <w:rFonts w:cs="Arial"/>
              <w:color w:val="000000"/>
            </w:rPr>
            <w:delText xml:space="preserve"> </w:delText>
          </w:r>
          <w:r w:rsidR="00856650" w:rsidRPr="001C5F6C" w:rsidDel="008D26A9">
            <w:rPr>
              <w:rFonts w:cs="Arial"/>
            </w:rPr>
            <w:delText xml:space="preserve">from the President urging the public to participate and wishing them a successful enumeration were distributed. There was also special night program (Fireworks) on in six major cities (Dar es Salaam, Mwanza, Arusha, Dodoma, Mbeya and Tanga) just before Enumeration started (12:00 midnight) to attract the public attention.  </w:delText>
          </w:r>
        </w:del>
      </w:ins>
      <w:ins w:id="16883" w:author="Pamela Kakande Nabukhonzo" w:date="2025-06-16T11:37:00Z">
        <w:del w:id="16884" w:author="Rachel Shipsey" w:date="2025-06-23T15:21:00Z">
          <w:r w:rsidR="004F118C" w:rsidRPr="001C5F6C" w:rsidDel="008D26A9">
            <w:rPr>
              <w:rFonts w:cs="Arial"/>
            </w:rPr>
            <w:delText>The President of the United Republic of Tanzania and the President of Zanzibar</w:delText>
          </w:r>
        </w:del>
      </w:ins>
      <w:ins w:id="16885" w:author="Pamela Kakande Nabukhonzo" w:date="2025-06-09T22:29:00Z">
        <w:del w:id="16886" w:author="Rachel Shipsey" w:date="2025-06-23T15:21:00Z">
          <w:r w:rsidR="00856650" w:rsidRPr="001C5F6C" w:rsidDel="008D26A9">
            <w:rPr>
              <w:rFonts w:cs="Arial"/>
            </w:rPr>
            <w:delText xml:space="preserve"> were enumerated early on the first day of the census enumeration period and soon after enumeration they addressed the nation to create awareness and raise publicity.</w:delText>
          </w:r>
        </w:del>
      </w:ins>
      <w:ins w:id="16887" w:author="Pamela Kakande Nabukhonzo" w:date="2025-06-17T23:16:00Z">
        <w:del w:id="16888" w:author="Rachel Shipsey" w:date="2025-06-23T15:21:00Z">
          <w:r w:rsidR="00932D95" w:rsidRPr="00932D95" w:rsidDel="008D26A9">
            <w:rPr>
              <w:rFonts w:cs="Arial"/>
            </w:rPr>
            <w:delText xml:space="preserve"> </w:delText>
          </w:r>
        </w:del>
      </w:ins>
    </w:p>
    <w:p w14:paraId="13FF7603" w14:textId="621F4828" w:rsidR="00856650" w:rsidRPr="001C5F6C" w:rsidDel="008D26A9" w:rsidRDefault="00932D95">
      <w:pPr>
        <w:pStyle w:val="ListParagraph"/>
        <w:spacing w:after="0" w:line="276" w:lineRule="auto"/>
        <w:jc w:val="both"/>
        <w:rPr>
          <w:ins w:id="16889" w:author="Pamela Kakande Nabukhonzo" w:date="2025-06-09T22:29:00Z"/>
          <w:del w:id="16890" w:author="Rachel Shipsey" w:date="2025-06-23T15:21:00Z"/>
          <w:rFonts w:cs="Arial"/>
        </w:rPr>
        <w:pPrChange w:id="16891" w:author="Rachel Shipsey" w:date="2025-06-23T15:41:00Z">
          <w:pPr>
            <w:pStyle w:val="NormalWeb"/>
            <w:spacing w:beforeLines="100" w:before="240" w:beforeAutospacing="0" w:after="120" w:afterAutospacing="0" w:line="276" w:lineRule="auto"/>
            <w:jc w:val="both"/>
          </w:pPr>
        </w:pPrChange>
      </w:pPr>
      <w:ins w:id="16892" w:author="Pamela Kakande Nabukhonzo" w:date="2025-06-17T23:16:00Z">
        <w:del w:id="16893" w:author="Rachel Shipsey" w:date="2025-06-23T15:21:00Z">
          <w:r w:rsidDel="008D26A9">
            <w:rPr>
              <w:rFonts w:cs="Arial"/>
            </w:rPr>
            <w:delText>The i</w:delText>
          </w:r>
          <w:r w:rsidRPr="00F419A4" w:rsidDel="008D26A9">
            <w:rPr>
              <w:rFonts w:cs="Arial"/>
            </w:rPr>
            <w:delText>nitial Census Results was launched by the President of the United Republic of Tanzania in public.</w:delText>
          </w:r>
        </w:del>
      </w:ins>
    </w:p>
    <w:p w14:paraId="0469D1CE" w14:textId="453A7EE6" w:rsidR="000E182F" w:rsidRPr="001C5F6C" w:rsidDel="008D26A9" w:rsidRDefault="00012EE5">
      <w:pPr>
        <w:pStyle w:val="ListParagraph"/>
        <w:spacing w:after="0" w:line="276" w:lineRule="auto"/>
        <w:jc w:val="both"/>
        <w:rPr>
          <w:ins w:id="16894" w:author="Pamela Kakande Nabukhonzo" w:date="2025-06-09T22:29:00Z"/>
          <w:del w:id="16895" w:author="Rachel Shipsey" w:date="2025-06-23T15:21:00Z"/>
          <w:rFonts w:cs="Arial"/>
        </w:rPr>
        <w:pPrChange w:id="16896" w:author="Rachel Shipsey" w:date="2025-06-23T15:41:00Z">
          <w:pPr>
            <w:pStyle w:val="NormalWeb"/>
            <w:spacing w:beforeLines="100" w:before="240" w:beforeAutospacing="0" w:after="120" w:afterAutospacing="0" w:line="276" w:lineRule="auto"/>
            <w:jc w:val="both"/>
          </w:pPr>
        </w:pPrChange>
      </w:pPr>
      <w:ins w:id="16897" w:author="Pamela Kakande Nabukhonzo" w:date="2025-06-17T23:14:00Z">
        <w:del w:id="16898" w:author="Rachel Shipsey" w:date="2025-06-23T15:21:00Z">
          <w:r w:rsidDel="008D26A9">
            <w:rPr>
              <w:rFonts w:cs="Arial"/>
            </w:rPr>
            <w:delText>In terms of resource mobilization, t</w:delText>
          </w:r>
        </w:del>
      </w:ins>
      <w:ins w:id="16899" w:author="Pamela Kakande Nabukhonzo" w:date="2025-06-17T23:13:00Z">
        <w:del w:id="16900" w:author="Rachel Shipsey" w:date="2025-06-23T15:21:00Z">
          <w:r w:rsidR="008F65A1" w:rsidRPr="008F65A1" w:rsidDel="008D26A9">
            <w:rPr>
              <w:rFonts w:cs="Arial"/>
            </w:rPr>
            <w:delText>he Census Stakeholders Committee, which comprises the development partners and chaired by the Principal Secretary of the Ministry of Finance, was established to undertake resources mobilization for the census’s activities. The Central Census Committee co-chaired by the Prime Minister and the Second Vice President, Zanzibar provided general guidelines and mobilized the required resources.</w:delText>
          </w:r>
        </w:del>
      </w:ins>
      <w:ins w:id="16901" w:author="Pamela Kakande Nabukhonzo" w:date="2025-06-17T23:14:00Z">
        <w:del w:id="16902" w:author="Rachel Shipsey" w:date="2025-06-23T15:21:00Z">
          <w:r w:rsidRPr="00012EE5" w:rsidDel="008D26A9">
            <w:rPr>
              <w:rFonts w:cs="Arial"/>
            </w:rPr>
            <w:delText xml:space="preserve"> </w:delText>
          </w:r>
          <w:r w:rsidRPr="008F65A1" w:rsidDel="008D26A9">
            <w:rPr>
              <w:rFonts w:cs="Arial"/>
            </w:rPr>
            <w:delText>The Government of the United Republic of Tanzania financed the 2022 PHC by 97% the 3% was from the Development Partners.</w:delText>
          </w:r>
        </w:del>
      </w:ins>
    </w:p>
    <w:p w14:paraId="0265F9F1" w14:textId="0B56E59C" w:rsidR="00DF38CD" w:rsidRPr="00DF38CD" w:rsidDel="008D26A9" w:rsidRDefault="00F958D9">
      <w:pPr>
        <w:pStyle w:val="ListParagraph"/>
        <w:spacing w:after="0" w:line="276" w:lineRule="auto"/>
        <w:jc w:val="both"/>
        <w:rPr>
          <w:ins w:id="16903" w:author="Pamela Kakande Nabukhonzo" w:date="2025-06-10T20:52:00Z"/>
          <w:del w:id="16904" w:author="Rachel Shipsey" w:date="2025-06-23T15:21:00Z"/>
          <w:rFonts w:eastAsia="Times New Roman" w:cs="Arial"/>
          <w:color w:val="000000"/>
          <w:szCs w:val="24"/>
        </w:rPr>
        <w:pPrChange w:id="16905" w:author="Rachel Shipsey" w:date="2025-06-23T15:41:00Z">
          <w:pPr>
            <w:spacing w:after="0" w:line="276" w:lineRule="auto"/>
          </w:pPr>
        </w:pPrChange>
      </w:pPr>
      <w:ins w:id="16906" w:author="Pamela Kakande Nabukhonzo" w:date="2025-06-10T20:52:00Z">
        <w:del w:id="16907" w:author="Rachel Shipsey" w:date="2025-06-23T15:21:00Z">
          <w:r w:rsidDel="008D26A9">
            <w:rPr>
              <w:rFonts w:eastAsia="Times New Roman" w:cs="Arial"/>
              <w:b/>
              <w:bCs/>
              <w:color w:val="000000"/>
              <w:szCs w:val="24"/>
            </w:rPr>
            <w:delText>Namibia</w:delText>
          </w:r>
        </w:del>
      </w:ins>
    </w:p>
    <w:p w14:paraId="1D323C5D" w14:textId="65682FB3" w:rsidR="00DF38CD" w:rsidRPr="00DF38CD" w:rsidDel="008D26A9" w:rsidRDefault="004F118C">
      <w:pPr>
        <w:pStyle w:val="ListParagraph"/>
        <w:spacing w:after="0" w:line="276" w:lineRule="auto"/>
        <w:jc w:val="both"/>
        <w:rPr>
          <w:ins w:id="16908" w:author="Pamela Kakande Nabukhonzo" w:date="2025-06-10T20:52:00Z"/>
          <w:del w:id="16909" w:author="Rachel Shipsey" w:date="2025-06-23T15:21:00Z"/>
          <w:rFonts w:eastAsia="Times New Roman" w:cs="Arial"/>
          <w:color w:val="000000"/>
          <w:szCs w:val="24"/>
        </w:rPr>
        <w:pPrChange w:id="16910" w:author="Rachel Shipsey" w:date="2025-06-23T15:41:00Z">
          <w:pPr>
            <w:spacing w:after="0" w:line="276" w:lineRule="auto"/>
          </w:pPr>
        </w:pPrChange>
      </w:pPr>
      <w:ins w:id="16911" w:author="Pamela Kakande Nabukhonzo" w:date="2025-06-16T11:40:00Z">
        <w:del w:id="16912" w:author="Rachel Shipsey" w:date="2025-06-23T15:21:00Z">
          <w:r w:rsidDel="008D26A9">
            <w:rPr>
              <w:rFonts w:eastAsia="Times New Roman" w:cs="Arial"/>
              <w:color w:val="000000"/>
              <w:szCs w:val="24"/>
            </w:rPr>
            <w:delText xml:space="preserve">Namibia </w:delText>
          </w:r>
          <w:r w:rsidRPr="00DF38CD" w:rsidDel="008D26A9">
            <w:rPr>
              <w:rFonts w:eastAsia="Times New Roman" w:cs="Arial"/>
              <w:color w:val="000000"/>
              <w:szCs w:val="24"/>
            </w:rPr>
            <w:delText xml:space="preserve">developed </w:delText>
          </w:r>
          <w:r w:rsidDel="008D26A9">
            <w:rPr>
              <w:rFonts w:eastAsia="Times New Roman" w:cs="Arial"/>
              <w:color w:val="000000"/>
              <w:szCs w:val="24"/>
            </w:rPr>
            <w:delText>a</w:delText>
          </w:r>
        </w:del>
      </w:ins>
      <w:ins w:id="16913" w:author="Pamela Kakande Nabukhonzo" w:date="2025-06-10T20:52:00Z">
        <w:del w:id="16914" w:author="Rachel Shipsey" w:date="2025-06-23T15:21:00Z">
          <w:r w:rsidR="00DF38CD" w:rsidRPr="00DF38CD" w:rsidDel="008D26A9">
            <w:rPr>
              <w:rFonts w:eastAsia="Times New Roman" w:cs="Arial"/>
              <w:color w:val="000000"/>
              <w:szCs w:val="24"/>
            </w:rPr>
            <w:delText xml:space="preserve"> </w:delText>
          </w:r>
        </w:del>
      </w:ins>
      <w:ins w:id="16915" w:author="Pamela Kakande Nabukhonzo" w:date="2025-06-16T11:40:00Z">
        <w:del w:id="16916" w:author="Rachel Shipsey" w:date="2025-06-23T15:21:00Z">
          <w:r w:rsidDel="008D26A9">
            <w:rPr>
              <w:rFonts w:eastAsia="Times New Roman" w:cs="Arial"/>
              <w:color w:val="000000"/>
              <w:szCs w:val="24"/>
            </w:rPr>
            <w:delText>c</w:delText>
          </w:r>
        </w:del>
      </w:ins>
      <w:ins w:id="16917" w:author="Pamela Kakande Nabukhonzo" w:date="2025-06-10T20:52:00Z">
        <w:del w:id="16918" w:author="Rachel Shipsey" w:date="2025-06-23T15:21:00Z">
          <w:r w:rsidR="00DF38CD" w:rsidRPr="00DF38CD" w:rsidDel="008D26A9">
            <w:rPr>
              <w:rFonts w:eastAsia="Times New Roman" w:cs="Arial"/>
              <w:color w:val="000000"/>
              <w:szCs w:val="24"/>
            </w:rPr>
            <w:delText xml:space="preserve">ommunication </w:delText>
          </w:r>
        </w:del>
      </w:ins>
      <w:ins w:id="16919" w:author="Pamela Kakande Nabukhonzo" w:date="2025-06-16T11:40:00Z">
        <w:del w:id="16920" w:author="Rachel Shipsey" w:date="2025-06-23T15:21:00Z">
          <w:r w:rsidDel="008D26A9">
            <w:rPr>
              <w:rFonts w:eastAsia="Times New Roman" w:cs="Arial"/>
              <w:color w:val="000000"/>
              <w:szCs w:val="24"/>
            </w:rPr>
            <w:delText>p</w:delText>
          </w:r>
        </w:del>
      </w:ins>
      <w:ins w:id="16921" w:author="Pamela Kakande Nabukhonzo" w:date="2025-06-10T20:52:00Z">
        <w:del w:id="16922" w:author="Rachel Shipsey" w:date="2025-06-23T15:21:00Z">
          <w:r w:rsidR="00DF38CD" w:rsidRPr="00DF38CD" w:rsidDel="008D26A9">
            <w:rPr>
              <w:rFonts w:eastAsia="Times New Roman" w:cs="Arial"/>
              <w:color w:val="000000"/>
              <w:szCs w:val="24"/>
            </w:rPr>
            <w:delText xml:space="preserve">lan focusing on advocacy and publicity of the </w:delText>
          </w:r>
        </w:del>
      </w:ins>
      <w:ins w:id="16923" w:author="Pamela Kakande Nabukhonzo" w:date="2025-06-16T11:40:00Z">
        <w:del w:id="16924" w:author="Rachel Shipsey" w:date="2025-06-23T15:21:00Z">
          <w:r w:rsidDel="008D26A9">
            <w:rPr>
              <w:rFonts w:eastAsia="Times New Roman" w:cs="Arial"/>
              <w:color w:val="000000"/>
              <w:szCs w:val="24"/>
            </w:rPr>
            <w:delText>c</w:delText>
          </w:r>
        </w:del>
      </w:ins>
      <w:ins w:id="16925" w:author="Pamela Kakande Nabukhonzo" w:date="2025-06-10T20:57:00Z">
        <w:del w:id="16926" w:author="Rachel Shipsey" w:date="2025-06-23T15:21:00Z">
          <w:r w:rsidR="005D4C11" w:rsidRPr="005D4C11" w:rsidDel="008D26A9">
            <w:rPr>
              <w:rFonts w:eastAsia="Times New Roman" w:cs="Arial"/>
              <w:color w:val="000000"/>
              <w:szCs w:val="24"/>
            </w:rPr>
            <w:delText xml:space="preserve">ensus </w:delText>
          </w:r>
        </w:del>
      </w:ins>
      <w:ins w:id="16927" w:author="Pamela Kakande Nabukhonzo" w:date="2025-06-16T11:40:00Z">
        <w:del w:id="16928" w:author="Rachel Shipsey" w:date="2025-06-23T15:21:00Z">
          <w:r w:rsidDel="008D26A9">
            <w:rPr>
              <w:rFonts w:eastAsia="Times New Roman" w:cs="Arial"/>
              <w:color w:val="000000"/>
              <w:szCs w:val="24"/>
            </w:rPr>
            <w:delText>m</w:delText>
          </w:r>
        </w:del>
      </w:ins>
      <w:ins w:id="16929" w:author="Pamela Kakande Nabukhonzo" w:date="2025-06-10T20:57:00Z">
        <w:del w:id="16930" w:author="Rachel Shipsey" w:date="2025-06-23T15:21:00Z">
          <w:r w:rsidR="005D4C11" w:rsidRPr="005D4C11" w:rsidDel="008D26A9">
            <w:rPr>
              <w:rFonts w:eastAsia="Times New Roman" w:cs="Arial"/>
              <w:color w:val="000000"/>
              <w:szCs w:val="24"/>
            </w:rPr>
            <w:delText xml:space="preserve">apping </w:delText>
          </w:r>
        </w:del>
      </w:ins>
      <w:ins w:id="16931" w:author="Pamela Kakande Nabukhonzo" w:date="2025-06-16T11:40:00Z">
        <w:del w:id="16932" w:author="Rachel Shipsey" w:date="2025-06-23T15:21:00Z">
          <w:r w:rsidDel="008D26A9">
            <w:rPr>
              <w:rFonts w:eastAsia="Times New Roman" w:cs="Arial"/>
              <w:color w:val="000000"/>
              <w:szCs w:val="24"/>
            </w:rPr>
            <w:delText>p</w:delText>
          </w:r>
        </w:del>
      </w:ins>
      <w:ins w:id="16933" w:author="Pamela Kakande Nabukhonzo" w:date="2025-06-10T20:57:00Z">
        <w:del w:id="16934" w:author="Rachel Shipsey" w:date="2025-06-23T15:21:00Z">
          <w:r w:rsidR="005D4C11" w:rsidRPr="005D4C11" w:rsidDel="008D26A9">
            <w:rPr>
              <w:rFonts w:eastAsia="Times New Roman" w:cs="Arial"/>
              <w:color w:val="000000"/>
              <w:szCs w:val="24"/>
            </w:rPr>
            <w:delText xml:space="preserve">roject </w:delText>
          </w:r>
        </w:del>
      </w:ins>
      <w:ins w:id="16935" w:author="Pamela Kakande Nabukhonzo" w:date="2025-06-10T20:52:00Z">
        <w:del w:id="16936" w:author="Rachel Shipsey" w:date="2025-06-23T15:21:00Z">
          <w:r w:rsidR="00DF38CD" w:rsidRPr="00DF38CD" w:rsidDel="008D26A9">
            <w:rPr>
              <w:rFonts w:eastAsia="Times New Roman" w:cs="Arial"/>
              <w:color w:val="000000"/>
              <w:szCs w:val="24"/>
            </w:rPr>
            <w:delText xml:space="preserve">at national level. The most convenient method used was the distribution of flyers and distribution and displaying of posters to create awareness. During this project, the RS were able to engage community leaders through meetings and had the opportunity to elaborate on the objectives of the census mapping. Mobilization was done in each selected EA before commencement of data collection exercises to ensure that local people were aware of the project and what was expected of them. </w:delText>
          </w:r>
        </w:del>
      </w:ins>
    </w:p>
    <w:p w14:paraId="2F3A8F1A" w14:textId="11F0C583" w:rsidR="00647953" w:rsidDel="008D26A9" w:rsidRDefault="00DF38CD">
      <w:pPr>
        <w:pStyle w:val="ListParagraph"/>
        <w:spacing w:after="0" w:line="276" w:lineRule="auto"/>
        <w:jc w:val="both"/>
        <w:rPr>
          <w:ins w:id="16937" w:author="Pamela Kakande Nabukhonzo" w:date="2025-06-17T23:18:00Z"/>
          <w:del w:id="16938" w:author="Rachel Shipsey" w:date="2025-06-23T15:21:00Z"/>
          <w:rFonts w:eastAsia="Times New Roman" w:cs="Arial"/>
          <w:color w:val="000000"/>
          <w:szCs w:val="24"/>
        </w:rPr>
        <w:pPrChange w:id="16939" w:author="Rachel Shipsey" w:date="2025-06-23T15:41:00Z">
          <w:pPr>
            <w:spacing w:after="0" w:line="276" w:lineRule="auto"/>
            <w:jc w:val="both"/>
          </w:pPr>
        </w:pPrChange>
      </w:pPr>
      <w:ins w:id="16940" w:author="Pamela Kakande Nabukhonzo" w:date="2025-06-10T20:52:00Z">
        <w:del w:id="16941" w:author="Rachel Shipsey" w:date="2025-06-23T15:21:00Z">
          <w:r w:rsidRPr="00DF38CD" w:rsidDel="008D26A9">
            <w:rPr>
              <w:rFonts w:eastAsia="Times New Roman" w:cs="Arial"/>
              <w:color w:val="000000"/>
              <w:szCs w:val="24"/>
            </w:rPr>
            <w:delText xml:space="preserve">Courtesy visits to </w:delText>
          </w:r>
        </w:del>
      </w:ins>
      <w:ins w:id="16942" w:author="Pamela Kakande Nabukhonzo" w:date="2025-06-17T23:18:00Z">
        <w:del w:id="16943" w:author="Rachel Shipsey" w:date="2025-06-23T15:21:00Z">
          <w:r w:rsidR="00647953" w:rsidRPr="00DF38CD" w:rsidDel="008D26A9">
            <w:rPr>
              <w:rFonts w:eastAsia="Times New Roman" w:cs="Arial"/>
              <w:color w:val="000000"/>
              <w:szCs w:val="24"/>
            </w:rPr>
            <w:delText>the constituency</w:delText>
          </w:r>
        </w:del>
      </w:ins>
      <w:ins w:id="16944" w:author="Pamela Kakande Nabukhonzo" w:date="2025-06-10T20:52:00Z">
        <w:del w:id="16945" w:author="Rachel Shipsey" w:date="2025-06-23T15:21:00Z">
          <w:r w:rsidRPr="00DF38CD" w:rsidDel="008D26A9">
            <w:rPr>
              <w:rFonts w:eastAsia="Times New Roman" w:cs="Arial"/>
              <w:color w:val="000000"/>
              <w:szCs w:val="24"/>
            </w:rPr>
            <w:delText xml:space="preserve"> and local councilors were also undertaken to introduce the </w:delText>
          </w:r>
        </w:del>
      </w:ins>
      <w:ins w:id="16946" w:author="Pamela Kakande Nabukhonzo" w:date="2025-06-10T20:57:00Z">
        <w:del w:id="16947" w:author="Rachel Shipsey" w:date="2025-06-23T15:21:00Z">
          <w:r w:rsidR="005D4C11" w:rsidRPr="005D4C11" w:rsidDel="008D26A9">
            <w:rPr>
              <w:rFonts w:eastAsia="Times New Roman" w:cs="Arial"/>
              <w:color w:val="000000"/>
              <w:szCs w:val="24"/>
            </w:rPr>
            <w:delText xml:space="preserve">Census Mapping Project </w:delText>
          </w:r>
        </w:del>
      </w:ins>
      <w:ins w:id="16948" w:author="Pamela Kakande Nabukhonzo" w:date="2025-06-10T20:52:00Z">
        <w:del w:id="16949" w:author="Rachel Shipsey" w:date="2025-06-23T15:21:00Z">
          <w:r w:rsidRPr="00DF38CD" w:rsidDel="008D26A9">
            <w:rPr>
              <w:rFonts w:eastAsia="Times New Roman" w:cs="Arial"/>
              <w:color w:val="000000"/>
              <w:szCs w:val="24"/>
            </w:rPr>
            <w:delText xml:space="preserve">and its components as well as to request for their assistance in informing their constituency inhabitants about the </w:delText>
          </w:r>
        </w:del>
      </w:ins>
      <w:ins w:id="16950" w:author="Pamela Kakande Nabukhonzo" w:date="2025-06-10T20:57:00Z">
        <w:del w:id="16951" w:author="Rachel Shipsey" w:date="2025-06-23T15:21:00Z">
          <w:r w:rsidR="005D4C11" w:rsidRPr="005D4C11" w:rsidDel="008D26A9">
            <w:rPr>
              <w:rFonts w:eastAsia="Times New Roman" w:cs="Arial"/>
              <w:color w:val="000000"/>
              <w:szCs w:val="24"/>
            </w:rPr>
            <w:delText xml:space="preserve">Census Mapping Project </w:delText>
          </w:r>
        </w:del>
      </w:ins>
      <w:ins w:id="16952" w:author="Pamela Kakande Nabukhonzo" w:date="2025-06-10T20:52:00Z">
        <w:del w:id="16953" w:author="Rachel Shipsey" w:date="2025-06-23T15:21:00Z">
          <w:r w:rsidRPr="00DF38CD" w:rsidDel="008D26A9">
            <w:rPr>
              <w:rFonts w:eastAsia="Times New Roman" w:cs="Arial"/>
              <w:color w:val="000000"/>
              <w:szCs w:val="24"/>
            </w:rPr>
            <w:delText xml:space="preserve">during their respective radio announcements and community meetings. In addition, FM Radio announcements complimented by newspaper articles and newspaper advertisements were also placed in local newspapers to inform the public about the </w:delText>
          </w:r>
        </w:del>
      </w:ins>
      <w:ins w:id="16954" w:author="Pamela Kakande Nabukhonzo" w:date="2025-06-10T20:57:00Z">
        <w:del w:id="16955" w:author="Rachel Shipsey" w:date="2025-06-23T15:21:00Z">
          <w:r w:rsidR="005D4C11" w:rsidRPr="005D4C11" w:rsidDel="008D26A9">
            <w:rPr>
              <w:rFonts w:eastAsia="Times New Roman" w:cs="Arial"/>
              <w:color w:val="000000"/>
              <w:szCs w:val="24"/>
            </w:rPr>
            <w:delText xml:space="preserve">Census Mapping Project </w:delText>
          </w:r>
        </w:del>
      </w:ins>
      <w:ins w:id="16956" w:author="Pamela Kakande Nabukhonzo" w:date="2025-06-10T20:52:00Z">
        <w:del w:id="16957" w:author="Rachel Shipsey" w:date="2025-06-23T15:21:00Z">
          <w:r w:rsidRPr="00DF38CD" w:rsidDel="008D26A9">
            <w:rPr>
              <w:rFonts w:eastAsia="Times New Roman" w:cs="Arial"/>
              <w:color w:val="000000"/>
              <w:szCs w:val="24"/>
            </w:rPr>
            <w:delText>and its approach. Television strips were run on NBC-TV before the News Bulletin and specific talk shows such as Good Morning Namibia and Business Today to announce the commencement of fieldwork.</w:delText>
          </w:r>
        </w:del>
      </w:ins>
    </w:p>
    <w:p w14:paraId="42CF200C" w14:textId="63397BB4" w:rsidR="006A1A61" w:rsidDel="008D26A9" w:rsidRDefault="006A1A61">
      <w:pPr>
        <w:pStyle w:val="ListParagraph"/>
        <w:spacing w:after="0" w:line="276" w:lineRule="auto"/>
        <w:jc w:val="both"/>
        <w:rPr>
          <w:ins w:id="16958" w:author="Pamela Kakande Nabukhonzo" w:date="2025-06-16T11:46:00Z"/>
          <w:del w:id="16959" w:author="Rachel Shipsey" w:date="2025-06-23T15:21:00Z"/>
          <w:rFonts w:eastAsia="Arial" w:cs="Arial"/>
        </w:rPr>
        <w:pPrChange w:id="16960" w:author="Rachel Shipsey" w:date="2025-06-23T15:41:00Z">
          <w:pPr>
            <w:pStyle w:val="ListParagraph"/>
            <w:numPr>
              <w:numId w:val="65"/>
            </w:numPr>
            <w:spacing w:line="276" w:lineRule="auto"/>
            <w:ind w:left="426" w:hanging="360"/>
            <w:jc w:val="both"/>
          </w:pPr>
        </w:pPrChange>
      </w:pPr>
      <w:ins w:id="16961" w:author="Pamela Kakande Nabukhonzo" w:date="2025-06-16T11:43:00Z">
        <w:del w:id="16962" w:author="Rachel Shipsey" w:date="2025-06-23T15:21:00Z">
          <w:r w:rsidDel="008D26A9">
            <w:rPr>
              <w:rFonts w:eastAsia="Arial" w:cs="Arial"/>
            </w:rPr>
            <w:delText>C</w:delText>
          </w:r>
        </w:del>
      </w:ins>
      <w:ins w:id="16963" w:author="Pamela Kakande Nabukhonzo" w:date="2025-06-16T11:44:00Z">
        <w:del w:id="16964" w:author="Rachel Shipsey" w:date="2025-06-23T15:21:00Z">
          <w:r w:rsidDel="008D26A9">
            <w:rPr>
              <w:rFonts w:eastAsia="Arial" w:cs="Arial"/>
            </w:rPr>
            <w:delText>P</w:delText>
          </w:r>
          <w:r w:rsidRPr="006A1A61" w:rsidDel="008D26A9">
            <w:rPr>
              <w:rFonts w:eastAsia="Arial" w:cs="Arial"/>
              <w:b/>
              <w:bCs/>
              <w:rPrChange w:id="16965" w:author="Pamela Kakande Nabukhonzo" w:date="2025-06-16T11:44:00Z">
                <w:rPr>
                  <w:rFonts w:eastAsia="Arial" w:cs="Arial"/>
                </w:rPr>
              </w:rPrChange>
            </w:rPr>
            <w:delText>songs</w:delText>
          </w:r>
          <w:r w:rsidDel="008D26A9">
            <w:rPr>
              <w:rFonts w:eastAsia="Arial" w:cs="Arial"/>
            </w:rPr>
            <w:delText xml:space="preserve"> </w:delText>
          </w:r>
          <w:r w:rsidRPr="006A1A61" w:rsidDel="008D26A9">
            <w:rPr>
              <w:rFonts w:eastAsia="Arial" w:cs="Arial"/>
              <w:rPrChange w:id="16966" w:author="Pamela Kakande Nabukhonzo" w:date="2025-06-16T11:45:00Z">
                <w:rPr>
                  <w:rFonts w:eastAsia="Arial" w:cs="Arial"/>
                  <w:b/>
                  <w:bCs/>
                </w:rPr>
              </w:rPrChange>
            </w:rPr>
            <w:delText>A</w:delText>
          </w:r>
        </w:del>
      </w:ins>
      <w:ins w:id="16967" w:author="Pamela Kakande Nabukhonzo" w:date="2025-06-16T11:45:00Z">
        <w:del w:id="16968" w:author="Rachel Shipsey" w:date="2025-06-23T15:21:00Z">
          <w:r w:rsidDel="008D26A9">
            <w:rPr>
              <w:rFonts w:eastAsia="Arial" w:cs="Arial"/>
            </w:rPr>
            <w:delText xml:space="preserve">contractedSet up a </w:delText>
          </w:r>
        </w:del>
      </w:ins>
      <w:ins w:id="16969" w:author="Pamela Kakande Nabukhonzo" w:date="2025-06-16T11:46:00Z">
        <w:del w:id="16970" w:author="Rachel Shipsey" w:date="2025-06-23T15:21:00Z">
          <w:r w:rsidR="00B0072B" w:rsidRPr="7B4121B4" w:rsidDel="008D26A9">
            <w:rPr>
              <w:rFonts w:eastAsia="Arial" w:cs="Arial"/>
            </w:rPr>
            <w:delText xml:space="preserve"> </w:delText>
          </w:r>
          <w:r w:rsidDel="008D26A9">
            <w:rPr>
              <w:rFonts w:eastAsia="Arial" w:cs="Arial"/>
            </w:rPr>
            <w:delText>the</w:delText>
          </w:r>
        </w:del>
      </w:ins>
      <w:ins w:id="16971" w:author="Pamela Kakande Nabukhonzo" w:date="2025-06-16T11:45:00Z">
        <w:del w:id="16972" w:author="Rachel Shipsey" w:date="2025-06-23T15:21:00Z">
          <w:r w:rsidDel="008D26A9">
            <w:rPr>
              <w:rFonts w:eastAsia="Arial" w:cs="Arial"/>
            </w:rPr>
            <w:delText xml:space="preserve"> period</w:delText>
          </w:r>
        </w:del>
      </w:ins>
    </w:p>
    <w:p w14:paraId="5345DEA7" w14:textId="544850EF" w:rsidR="00B0072B" w:rsidRPr="003E22C8" w:rsidDel="008D26A9" w:rsidRDefault="008D7DA7">
      <w:pPr>
        <w:pStyle w:val="ListParagraph"/>
        <w:spacing w:after="0" w:line="276" w:lineRule="auto"/>
        <w:jc w:val="both"/>
        <w:rPr>
          <w:del w:id="16973" w:author="Rachel Shipsey" w:date="2025-06-23T15:21:00Z"/>
          <w:rFonts w:eastAsia="Arial" w:cs="Arial"/>
        </w:rPr>
        <w:pPrChange w:id="16974" w:author="Rachel Shipsey" w:date="2025-06-23T15:41:00Z">
          <w:pPr>
            <w:pStyle w:val="ListParagraph"/>
            <w:numPr>
              <w:numId w:val="317"/>
            </w:numPr>
            <w:spacing w:line="276" w:lineRule="auto"/>
            <w:ind w:left="0" w:firstLine="284"/>
            <w:jc w:val="both"/>
          </w:pPr>
        </w:pPrChange>
      </w:pPr>
      <w:bookmarkStart w:id="16975" w:name="_Challenges_and_Lessons"/>
      <w:bookmarkStart w:id="16976" w:name="_Toc201320239"/>
      <w:bookmarkEnd w:id="16975"/>
      <w:ins w:id="16977" w:author="Pamela Kakande Nabukhonzo" w:date="2025-06-13T22:25:00Z">
        <w:del w:id="16978" w:author="Rachel Shipsey" w:date="2025-06-23T15:21:00Z">
          <w:r w:rsidDel="008D26A9">
            <w:delText xml:space="preserve">Challenges and </w:delText>
          </w:r>
        </w:del>
      </w:ins>
      <w:bookmarkEnd w:id="16976"/>
      <w:ins w:id="16979" w:author="Pamela Kakande Nabukhonzo" w:date="2025-06-16T11:49:00Z">
        <w:del w:id="16980" w:author="Rachel Shipsey" w:date="2025-06-23T15:21:00Z">
          <w:r w:rsidR="006A1A61" w:rsidRPr="003E22C8" w:rsidDel="008D26A9">
            <w:rPr>
              <w:rFonts w:cs="Arial"/>
            </w:rPr>
            <w:delText>pronounce</w:delText>
          </w:r>
        </w:del>
      </w:ins>
    </w:p>
    <w:p w14:paraId="63776C65" w14:textId="7555C321" w:rsidR="00754618" w:rsidRPr="00754618" w:rsidDel="008D26A9" w:rsidRDefault="00754618">
      <w:pPr>
        <w:pStyle w:val="ListParagraph"/>
        <w:spacing w:after="0" w:line="276" w:lineRule="auto"/>
        <w:jc w:val="both"/>
        <w:rPr>
          <w:ins w:id="16981" w:author="Pamela Kakande Nabukhonzo" w:date="2025-06-17T23:20:00Z"/>
          <w:del w:id="16982" w:author="Rachel Shipsey" w:date="2025-06-23T15:21:00Z"/>
          <w:rFonts w:eastAsia="Arial" w:cs="Arial"/>
        </w:rPr>
        <w:pPrChange w:id="16983" w:author="Rachel Shipsey" w:date="2025-06-23T15:41:00Z">
          <w:pPr>
            <w:spacing w:line="276" w:lineRule="auto"/>
            <w:jc w:val="both"/>
          </w:pPr>
        </w:pPrChange>
      </w:pPr>
    </w:p>
    <w:p w14:paraId="3A7B859C" w14:textId="19445BE0" w:rsidR="00B0072B" w:rsidRPr="00C277A6" w:rsidDel="008D26A9" w:rsidRDefault="00B0072B">
      <w:pPr>
        <w:pStyle w:val="ListParagraph"/>
        <w:spacing w:after="0" w:line="276" w:lineRule="auto"/>
        <w:jc w:val="both"/>
        <w:rPr>
          <w:ins w:id="16984" w:author="Pamela Kakande Nabukhonzo" w:date="2025-06-09T22:29:00Z"/>
          <w:del w:id="16985" w:author="Rachel Shipsey" w:date="2025-06-23T15:21:00Z"/>
          <w:rFonts w:eastAsia="Arial" w:cs="Arial"/>
        </w:rPr>
        <w:pPrChange w:id="16986" w:author="Rachel Shipsey" w:date="2025-06-23T15:41:00Z">
          <w:pPr>
            <w:spacing w:line="276" w:lineRule="auto"/>
            <w:jc w:val="both"/>
          </w:pPr>
        </w:pPrChange>
      </w:pPr>
    </w:p>
    <w:p w14:paraId="029F2A32" w14:textId="6908D4B8" w:rsidR="00754618" w:rsidRPr="003E22C8" w:rsidDel="008D26A9" w:rsidRDefault="00754618">
      <w:pPr>
        <w:pStyle w:val="ListParagraph"/>
        <w:spacing w:after="0" w:line="276" w:lineRule="auto"/>
        <w:jc w:val="both"/>
        <w:rPr>
          <w:ins w:id="16987" w:author="Pamela Kakande Nabukhonzo" w:date="2025-06-17T23:19:00Z"/>
          <w:del w:id="16988" w:author="Rachel Shipsey" w:date="2025-06-23T15:21:00Z"/>
          <w:rFonts w:cs="Arial"/>
        </w:rPr>
        <w:pPrChange w:id="16989" w:author="Rachel Shipsey" w:date="2025-06-23T15:41:00Z">
          <w:pPr>
            <w:spacing w:line="276" w:lineRule="auto"/>
            <w:jc w:val="both"/>
          </w:pPr>
        </w:pPrChange>
      </w:pPr>
      <w:ins w:id="16990" w:author="Pamela Kakande Nabukhonzo" w:date="2025-06-17T23:19:00Z">
        <w:del w:id="16991" w:author="Rachel Shipsey" w:date="2025-06-23T15:21:00Z">
          <w:r w:rsidRPr="003E22C8" w:rsidDel="008D26A9">
            <w:rPr>
              <w:rFonts w:cs="Arial"/>
            </w:rPr>
            <w:delText>Some of the challenges face</w:delText>
          </w:r>
          <w:r w:rsidDel="008D26A9">
            <w:rPr>
              <w:rFonts w:cs="Arial"/>
            </w:rPr>
            <w:delText>d in</w:delText>
          </w:r>
          <w:r w:rsidRPr="003E22C8" w:rsidDel="008D26A9">
            <w:rPr>
              <w:rFonts w:cs="Arial"/>
            </w:rPr>
            <w:delText xml:space="preserve"> dissemination of census products include:</w:delText>
          </w:r>
        </w:del>
      </w:ins>
    </w:p>
    <w:p w14:paraId="2F22651B" w14:textId="170FD7A6" w:rsidR="00754618" w:rsidRPr="003E22C8" w:rsidDel="008D26A9" w:rsidRDefault="00754618">
      <w:pPr>
        <w:pStyle w:val="ListParagraph"/>
        <w:spacing w:after="0" w:line="276" w:lineRule="auto"/>
        <w:jc w:val="both"/>
        <w:rPr>
          <w:ins w:id="16992" w:author="Pamela Kakande Nabukhonzo" w:date="2025-06-17T23:19:00Z"/>
          <w:del w:id="16993" w:author="Rachel Shipsey" w:date="2025-06-23T15:21:00Z"/>
          <w:rFonts w:cs="Arial"/>
        </w:rPr>
        <w:pPrChange w:id="16994" w:author="Rachel Shipsey" w:date="2025-06-23T15:41:00Z">
          <w:pPr>
            <w:pStyle w:val="ListParagraph"/>
            <w:numPr>
              <w:numId w:val="59"/>
            </w:numPr>
            <w:spacing w:after="0" w:line="276" w:lineRule="auto"/>
            <w:ind w:left="1080" w:hanging="360"/>
            <w:jc w:val="both"/>
          </w:pPr>
        </w:pPrChange>
      </w:pPr>
      <w:ins w:id="16995" w:author="Pamela Kakande Nabukhonzo" w:date="2025-06-17T23:19:00Z">
        <w:del w:id="16996" w:author="Rachel Shipsey" w:date="2025-06-23T15:21:00Z">
          <w:r w:rsidRPr="003E22C8" w:rsidDel="008D26A9">
            <w:rPr>
              <w:rFonts w:cs="Arial"/>
            </w:rPr>
            <w:delText>Technical obstacles to disseminate census products e.g., websites are not optimally functional, no/outdated microdata dissemination platforms, funding constraints, staff shortages, skills constraints (IT, data and metadata management, data anonymization skills, training in data platform administration); technical skills: microdata archiving skills, knowledge of data anonymization techniques.</w:delText>
          </w:r>
        </w:del>
      </w:ins>
    </w:p>
    <w:p w14:paraId="558D8557" w14:textId="59C9C600" w:rsidR="00754618" w:rsidRPr="003E22C8" w:rsidDel="008D26A9" w:rsidRDefault="00754618">
      <w:pPr>
        <w:pStyle w:val="ListParagraph"/>
        <w:spacing w:after="0" w:line="276" w:lineRule="auto"/>
        <w:jc w:val="both"/>
        <w:rPr>
          <w:ins w:id="16997" w:author="Pamela Kakande Nabukhonzo" w:date="2025-06-17T23:19:00Z"/>
          <w:del w:id="16998" w:author="Rachel Shipsey" w:date="2025-06-23T15:21:00Z"/>
          <w:rFonts w:cs="Arial"/>
        </w:rPr>
        <w:pPrChange w:id="16999" w:author="Rachel Shipsey" w:date="2025-06-23T15:41:00Z">
          <w:pPr>
            <w:pStyle w:val="ListParagraph"/>
            <w:numPr>
              <w:numId w:val="59"/>
            </w:numPr>
            <w:spacing w:line="276" w:lineRule="auto"/>
            <w:ind w:left="1080" w:hanging="360"/>
            <w:jc w:val="both"/>
          </w:pPr>
        </w:pPrChange>
      </w:pPr>
      <w:ins w:id="17000" w:author="Pamela Kakande Nabukhonzo" w:date="2025-06-17T23:19:00Z">
        <w:del w:id="17001" w:author="Rachel Shipsey" w:date="2025-06-23T15:21:00Z">
          <w:r w:rsidRPr="7B4121B4" w:rsidDel="008D26A9">
            <w:rPr>
              <w:rFonts w:cs="Arial"/>
            </w:rPr>
            <w:delText>Presenting the right data with the right context to meet user’s needs. Accuracy of the data. Ensuring the most recent and most correct data are used and displayed use of ICT and data accessibility, challenges in the use-How best to take advantage of the spatial dimension of census data.</w:delText>
          </w:r>
        </w:del>
      </w:ins>
    </w:p>
    <w:p w14:paraId="2CD02C42" w14:textId="5B5A8C9D" w:rsidR="00B0072B" w:rsidRPr="00797B39" w:rsidDel="008D26A9" w:rsidRDefault="006404EC">
      <w:pPr>
        <w:pStyle w:val="ListParagraph"/>
        <w:spacing w:after="0" w:line="276" w:lineRule="auto"/>
        <w:jc w:val="both"/>
        <w:rPr>
          <w:ins w:id="17002" w:author="Pamela Kakande Nabukhonzo" w:date="2025-06-18T00:25:00Z"/>
          <w:del w:id="17003" w:author="Rachel Shipsey" w:date="2025-06-23T15:21:00Z"/>
          <w:rFonts w:cs="Arial"/>
        </w:rPr>
        <w:pPrChange w:id="17004" w:author="Rachel Shipsey" w:date="2025-06-23T15:41:00Z">
          <w:pPr>
            <w:pStyle w:val="ListParagraph"/>
            <w:numPr>
              <w:numId w:val="318"/>
            </w:numPr>
            <w:ind w:hanging="360"/>
            <w:jc w:val="both"/>
          </w:pPr>
        </w:pPrChange>
      </w:pPr>
      <w:bookmarkStart w:id="17005" w:name="_Toc201238843"/>
      <w:bookmarkStart w:id="17006" w:name="_Toc201320240"/>
      <w:bookmarkEnd w:id="17005"/>
      <w:bookmarkEnd w:id="17006"/>
      <w:ins w:id="17007" w:author="Pamela Kakande Nabukhonzo" w:date="2025-06-17T23:18:00Z">
        <w:del w:id="17008" w:author="Rachel Shipsey" w:date="2025-06-23T15:21:00Z">
          <w:r w:rsidDel="008D26A9">
            <w:rPr>
              <w:rFonts w:cs="Arial"/>
            </w:rPr>
            <w:delText xml:space="preserve"> </w:delText>
          </w:r>
        </w:del>
      </w:ins>
      <w:ins w:id="17009" w:author="Pamela Kakande Nabukhonzo" w:date="2025-06-17T23:20:00Z">
        <w:del w:id="17010" w:author="Rachel Shipsey" w:date="2025-06-23T15:21:00Z">
          <w:r w:rsidR="00754618" w:rsidDel="008D26A9">
            <w:rPr>
              <w:rFonts w:cs="Arial"/>
            </w:rPr>
            <w:delText>group</w:delText>
          </w:r>
          <w:r w:rsidR="00754618" w:rsidRPr="7B4121B4" w:rsidDel="008D26A9">
            <w:rPr>
              <w:rFonts w:cs="Arial"/>
            </w:rPr>
            <w:delText>s,</w:delText>
          </w:r>
        </w:del>
      </w:ins>
    </w:p>
    <w:p w14:paraId="493EA9B5" w14:textId="7466D7D5" w:rsidR="00B0072B" w:rsidRPr="003E22C8" w:rsidDel="008D26A9" w:rsidRDefault="00B0072B">
      <w:pPr>
        <w:pStyle w:val="ListParagraph"/>
        <w:spacing w:after="0" w:line="276" w:lineRule="auto"/>
        <w:jc w:val="both"/>
        <w:rPr>
          <w:ins w:id="17011" w:author="Pamela Kakande Nabukhonzo" w:date="2025-06-18T22:02:00Z"/>
          <w:del w:id="17012" w:author="Rachel Shipsey" w:date="2025-06-23T15:21:00Z"/>
          <w:rFonts w:cs="Arial"/>
        </w:rPr>
        <w:pPrChange w:id="17013" w:author="Rachel Shipsey" w:date="2025-06-23T15:41:00Z">
          <w:pPr>
            <w:pStyle w:val="ListParagraph"/>
            <w:numPr>
              <w:numId w:val="318"/>
            </w:numPr>
            <w:spacing w:line="276" w:lineRule="auto"/>
            <w:ind w:hanging="360"/>
            <w:jc w:val="both"/>
          </w:pPr>
        </w:pPrChange>
      </w:pPr>
    </w:p>
    <w:p w14:paraId="3EB71ABC" w14:textId="7EA404C6" w:rsidR="00F11CFA" w:rsidRPr="00F11CFA" w:rsidDel="008D26A9" w:rsidRDefault="00916F57">
      <w:pPr>
        <w:pStyle w:val="ListParagraph"/>
        <w:spacing w:after="0" w:line="276" w:lineRule="auto"/>
        <w:jc w:val="both"/>
        <w:rPr>
          <w:ins w:id="17014" w:author="Pamela Kakande Nabukhonzo" w:date="2025-06-18T22:13:00Z"/>
          <w:del w:id="17015" w:author="Rachel Shipsey" w:date="2025-06-23T15:21:00Z"/>
          <w:rFonts w:cs="Arial"/>
          <w:rPrChange w:id="17016" w:author="Pamela Kakande Nabukhonzo" w:date="2025-06-18T22:13:00Z">
            <w:rPr>
              <w:ins w:id="17017" w:author="Pamela Kakande Nabukhonzo" w:date="2025-06-18T22:13:00Z"/>
              <w:del w:id="17018" w:author="Rachel Shipsey" w:date="2025-06-23T15:21:00Z"/>
              <w:rFonts w:eastAsia="Arial" w:cs="Arial"/>
            </w:rPr>
          </w:rPrChange>
        </w:rPr>
        <w:pPrChange w:id="17019" w:author="Rachel Shipsey" w:date="2025-06-23T15:41:00Z">
          <w:pPr>
            <w:pStyle w:val="ListParagraph"/>
            <w:numPr>
              <w:numId w:val="318"/>
            </w:numPr>
            <w:spacing w:line="276" w:lineRule="auto"/>
            <w:ind w:hanging="360"/>
            <w:jc w:val="both"/>
          </w:pPr>
        </w:pPrChange>
      </w:pPr>
      <w:ins w:id="17020" w:author="Pamela Kakande Nabukhonzo" w:date="2025-06-18T22:02:00Z">
        <w:del w:id="17021" w:author="Rachel Shipsey" w:date="2025-06-23T15:21:00Z">
          <w:r w:rsidRPr="002207A0" w:rsidDel="008D26A9">
            <w:rPr>
              <w:rFonts w:cs="Arial"/>
            </w:rPr>
            <w:delText xml:space="preserve">Each census </w:delText>
          </w:r>
        </w:del>
      </w:ins>
      <w:ins w:id="17022" w:author="Pamela Kakande Nabukhonzo" w:date="2025-06-18T22:03:00Z">
        <w:del w:id="17023" w:author="Rachel Shipsey" w:date="2025-06-23T15:21:00Z">
          <w:r w:rsidR="00976ADC" w:rsidRPr="002207A0" w:rsidDel="008D26A9">
            <w:rPr>
              <w:rFonts w:cs="Arial"/>
            </w:rPr>
            <w:delText>phase</w:delText>
          </w:r>
        </w:del>
      </w:ins>
      <w:ins w:id="17024" w:author="Pamela Kakande Nabukhonzo" w:date="2025-06-18T22:02:00Z">
        <w:del w:id="17025" w:author="Rachel Shipsey" w:date="2025-06-23T15:21:00Z">
          <w:r w:rsidRPr="002207A0" w:rsidDel="008D26A9">
            <w:rPr>
              <w:rFonts w:cs="Arial"/>
            </w:rPr>
            <w:delText xml:space="preserve"> should have a </w:delText>
          </w:r>
          <w:r w:rsidDel="008D26A9">
            <w:rPr>
              <w:rFonts w:cs="Arial"/>
            </w:rPr>
            <w:delText>subsection</w:delText>
          </w:r>
          <w:r w:rsidRPr="002207A0" w:rsidDel="008D26A9">
            <w:rPr>
              <w:rFonts w:cs="Arial"/>
            </w:rPr>
            <w:delText xml:space="preserve"> on communication and publicity clearly outlining the linkages and </w:delText>
          </w:r>
        </w:del>
      </w:ins>
      <w:ins w:id="17026" w:author="Pamela Kakande Nabukhonzo" w:date="2025-06-18T22:14:00Z">
        <w:del w:id="17027" w:author="Rachel Shipsey" w:date="2025-06-23T15:21:00Z">
          <w:r w:rsidR="00813B1B" w:rsidRPr="002207A0" w:rsidDel="008D26A9">
            <w:rPr>
              <w:rFonts w:cs="Arial"/>
            </w:rPr>
            <w:delText>requirements to</w:delText>
          </w:r>
        </w:del>
      </w:ins>
      <w:ins w:id="17028" w:author="Pamela Kakande Nabukhonzo" w:date="2025-06-18T22:02:00Z">
        <w:del w:id="17029" w:author="Rachel Shipsey" w:date="2025-06-23T15:21:00Z">
          <w:r w:rsidRPr="002207A0" w:rsidDel="008D26A9">
            <w:rPr>
              <w:rFonts w:cs="Arial"/>
            </w:rPr>
            <w:delText xml:space="preserve"> be incorporated in the budget estimates.</w:delText>
          </w:r>
          <w:r w:rsidDel="008D26A9">
            <w:rPr>
              <w:rFonts w:cs="Arial"/>
            </w:rPr>
            <w:delText xml:space="preserve"> This helps to fully budget for</w:delText>
          </w:r>
          <w:r w:rsidR="00CA321B" w:rsidDel="008D26A9">
            <w:rPr>
              <w:rFonts w:cs="Arial"/>
            </w:rPr>
            <w:delText xml:space="preserve"> communication in each phase and avoid</w:delText>
          </w:r>
        </w:del>
      </w:ins>
      <w:ins w:id="17030" w:author="Pamela Kakande Nabukhonzo" w:date="2025-06-18T22:03:00Z">
        <w:del w:id="17031" w:author="Rachel Shipsey" w:date="2025-06-23T15:21:00Z">
          <w:r w:rsidR="00976ADC" w:rsidDel="008D26A9">
            <w:rPr>
              <w:rFonts w:cs="Arial"/>
            </w:rPr>
            <w:delText xml:space="preserve"> omissions.</w:delText>
          </w:r>
        </w:del>
      </w:ins>
      <w:ins w:id="17032" w:author="Pamela Kakande Nabukhonzo" w:date="2025-06-18T22:13:00Z">
        <w:del w:id="17033" w:author="Rachel Shipsey" w:date="2025-06-23T15:21:00Z">
          <w:r w:rsidR="00F11CFA" w:rsidDel="008D26A9">
            <w:rPr>
              <w:rFonts w:cs="Arial"/>
            </w:rPr>
            <w:delText xml:space="preserve">It is important to have a fully dedicated </w:delText>
          </w:r>
        </w:del>
      </w:ins>
      <w:ins w:id="17034" w:author="Pamela Kakande Nabukhonzo" w:date="2025-06-18T22:14:00Z">
        <w:del w:id="17035" w:author="Rachel Shipsey" w:date="2025-06-23T15:21:00Z">
          <w:r w:rsidR="00813B1B" w:rsidDel="008D26A9">
            <w:rPr>
              <w:rFonts w:cs="Arial"/>
            </w:rPr>
            <w:delText xml:space="preserve">census </w:delText>
          </w:r>
        </w:del>
      </w:ins>
      <w:ins w:id="17036" w:author="Pamela Kakande Nabukhonzo" w:date="2025-06-18T22:13:00Z">
        <w:del w:id="17037" w:author="Rachel Shipsey" w:date="2025-06-23T15:21:00Z">
          <w:r w:rsidR="00813B1B" w:rsidDel="008D26A9">
            <w:rPr>
              <w:rFonts w:cs="Arial"/>
            </w:rPr>
            <w:delText>communication and publicity expert within th</w:delText>
          </w:r>
        </w:del>
      </w:ins>
      <w:ins w:id="17038" w:author="Pamela Kakande Nabukhonzo" w:date="2025-06-18T22:14:00Z">
        <w:del w:id="17039" w:author="Rachel Shipsey" w:date="2025-06-23T15:21:00Z">
          <w:r w:rsidR="00813B1B" w:rsidDel="008D26A9">
            <w:rPr>
              <w:rFonts w:cs="Arial"/>
            </w:rPr>
            <w:delText>e NSO</w:delText>
          </w:r>
          <w:r w:rsidR="0071525A" w:rsidDel="008D26A9">
            <w:rPr>
              <w:rFonts w:cs="Arial"/>
            </w:rPr>
            <w:delText xml:space="preserve"> right at the start of the planning process</w:delText>
          </w:r>
        </w:del>
      </w:ins>
      <w:ins w:id="17040" w:author="Pamela Kakande Nabukhonzo" w:date="2025-06-18T22:15:00Z">
        <w:del w:id="17041" w:author="Rachel Shipsey" w:date="2025-06-23T15:21:00Z">
          <w:r w:rsidR="005C45F8" w:rsidDel="008D26A9">
            <w:rPr>
              <w:rFonts w:cs="Arial"/>
            </w:rPr>
            <w:delText xml:space="preserve"> to avoid realizing the need during impl</w:delText>
          </w:r>
          <w:r w:rsidR="00E73863" w:rsidDel="008D26A9">
            <w:rPr>
              <w:rFonts w:cs="Arial"/>
            </w:rPr>
            <w:delText>em</w:delText>
          </w:r>
        </w:del>
      </w:ins>
      <w:ins w:id="17042" w:author="Pamela Kakande Nabukhonzo" w:date="2025-06-18T22:16:00Z">
        <w:del w:id="17043" w:author="Rachel Shipsey" w:date="2025-06-23T15:21:00Z">
          <w:r w:rsidR="00E73863" w:rsidDel="008D26A9">
            <w:rPr>
              <w:rFonts w:cs="Arial"/>
            </w:rPr>
            <w:delText>entation as was the case in Zimbabwe</w:delText>
          </w:r>
        </w:del>
      </w:ins>
      <w:ins w:id="17044" w:author="Pamela Kakande Nabukhonzo" w:date="2025-06-18T22:14:00Z">
        <w:del w:id="17045" w:author="Rachel Shipsey" w:date="2025-06-23T15:21:00Z">
          <w:r w:rsidR="00813B1B" w:rsidDel="008D26A9">
            <w:rPr>
              <w:rFonts w:cs="Arial"/>
            </w:rPr>
            <w:delText>.</w:delText>
          </w:r>
        </w:del>
      </w:ins>
    </w:p>
    <w:p w14:paraId="73BDC916" w14:textId="01B284CE" w:rsidR="00B0072B" w:rsidDel="008D26A9" w:rsidRDefault="006404EC">
      <w:pPr>
        <w:pStyle w:val="ListParagraph"/>
        <w:spacing w:after="0" w:line="276" w:lineRule="auto"/>
        <w:jc w:val="both"/>
        <w:rPr>
          <w:ins w:id="17046" w:author="Pamela Kakande Nabukhonzo" w:date="2025-06-18T00:27:00Z"/>
          <w:del w:id="17047" w:author="Rachel Shipsey" w:date="2025-06-23T15:21:00Z"/>
          <w:rFonts w:cs="Arial"/>
        </w:rPr>
        <w:pPrChange w:id="17048" w:author="Rachel Shipsey" w:date="2025-06-23T15:41:00Z">
          <w:pPr>
            <w:pStyle w:val="ListParagraph"/>
            <w:numPr>
              <w:numId w:val="318"/>
            </w:numPr>
            <w:ind w:hanging="360"/>
            <w:jc w:val="both"/>
          </w:pPr>
        </w:pPrChange>
      </w:pPr>
      <w:ins w:id="17049" w:author="Pamela Kakande Nabukhonzo" w:date="2025-06-17T23:18:00Z">
        <w:del w:id="17050" w:author="Rachel Shipsey" w:date="2025-06-23T15:21:00Z">
          <w:r w:rsidRPr="005E070F" w:rsidDel="008D26A9">
            <w:rPr>
              <w:rFonts w:eastAsia="Arial" w:cs="Arial"/>
              <w:rPrChange w:id="17051" w:author="Pamela Kakande Nabukhonzo" w:date="2025-06-17T23:21:00Z">
                <w:rPr/>
              </w:rPrChange>
            </w:rPr>
            <w:delText>people</w:delText>
          </w:r>
        </w:del>
      </w:ins>
      <w:ins w:id="17052" w:author="Pamela Kakande Nabukhonzo" w:date="2025-06-17T23:19:00Z">
        <w:del w:id="17053" w:author="Rachel Shipsey" w:date="2025-06-23T15:21:00Z">
          <w:r w:rsidRPr="005E070F" w:rsidDel="008D26A9">
            <w:rPr>
              <w:rFonts w:cs="Arial"/>
            </w:rPr>
            <w:delText>personnel,</w:delText>
          </w:r>
        </w:del>
      </w:ins>
      <w:ins w:id="17054" w:author="Pamela Kakande Nabukhonzo" w:date="2025-06-18T00:24:00Z">
        <w:del w:id="17055" w:author="Rachel Shipsey" w:date="2025-06-23T15:21:00Z">
          <w:r w:rsidR="00B26700" w:rsidRPr="005E070F" w:rsidDel="008D26A9">
            <w:rPr>
              <w:rFonts w:cs="Arial"/>
            </w:rPr>
            <w:delText>message on</w:delText>
          </w:r>
        </w:del>
      </w:ins>
    </w:p>
    <w:p w14:paraId="5E7179DE" w14:textId="4E7AADE7" w:rsidR="003D4D6C" w:rsidRPr="00797B39" w:rsidDel="008D26A9" w:rsidRDefault="00D52DD8">
      <w:pPr>
        <w:pStyle w:val="ListParagraph"/>
        <w:spacing w:after="0" w:line="276" w:lineRule="auto"/>
        <w:jc w:val="both"/>
        <w:rPr>
          <w:ins w:id="17056" w:author="Pamela Kakande Nabukhonzo" w:date="2025-06-18T00:27:00Z"/>
          <w:del w:id="17057" w:author="Rachel Shipsey" w:date="2025-06-23T15:21:00Z"/>
          <w:rFonts w:cs="Arial"/>
        </w:rPr>
        <w:pPrChange w:id="17058" w:author="Rachel Shipsey" w:date="2025-06-23T15:41:00Z">
          <w:pPr>
            <w:pStyle w:val="ListParagraph"/>
            <w:numPr>
              <w:numId w:val="318"/>
            </w:numPr>
            <w:ind w:hanging="360"/>
            <w:jc w:val="both"/>
          </w:pPr>
        </w:pPrChange>
      </w:pPr>
      <w:ins w:id="17059" w:author="Pamela Kakande Nabukhonzo" w:date="2025-06-18T00:27:00Z">
        <w:del w:id="17060" w:author="Rachel Shipsey" w:date="2025-06-23T15:21:00Z">
          <w:r w:rsidDel="008D26A9">
            <w:rPr>
              <w:rFonts w:cs="Arial"/>
            </w:rPr>
            <w:delText xml:space="preserve">For resource </w:delText>
          </w:r>
        </w:del>
      </w:ins>
      <w:ins w:id="17061" w:author="Pamela Kakande Nabukhonzo" w:date="2025-06-18T00:28:00Z">
        <w:del w:id="17062" w:author="Rachel Shipsey" w:date="2025-06-23T15:21:00Z">
          <w:r w:rsidDel="008D26A9">
            <w:rPr>
              <w:rFonts w:cs="Arial"/>
            </w:rPr>
            <w:delText>mobilization in a digital census;</w:delText>
          </w:r>
        </w:del>
      </w:ins>
      <w:ins w:id="17063" w:author="Pamela Kakande Nabukhonzo" w:date="2025-06-18T00:27:00Z">
        <w:del w:id="17064" w:author="Rachel Shipsey" w:date="2025-06-23T15:21:00Z">
          <w:r w:rsidR="003D4D6C" w:rsidDel="008D26A9">
            <w:rPr>
              <w:rFonts w:cs="Arial"/>
            </w:rPr>
            <w:delText>S</w:delText>
          </w:r>
          <w:r w:rsidR="003D4D6C" w:rsidRPr="00710B46" w:rsidDel="008D26A9">
            <w:rPr>
              <w:rFonts w:cs="Arial"/>
            </w:rPr>
            <w:delText xml:space="preserve">trong advocacy </w:delText>
          </w:r>
          <w:r w:rsidR="003D4D6C" w:rsidDel="008D26A9">
            <w:rPr>
              <w:rFonts w:cs="Arial"/>
            </w:rPr>
            <w:delText xml:space="preserve">and resource mobilization efforts </w:delText>
          </w:r>
          <w:r w:rsidR="003D4D6C" w:rsidRPr="00710B46" w:rsidDel="008D26A9">
            <w:rPr>
              <w:rFonts w:cs="Arial"/>
            </w:rPr>
            <w:delText>to secure multi-year funding commitments from governments and partners</w:delText>
          </w:r>
          <w:r w:rsidR="003D4D6C" w:rsidDel="008D26A9">
            <w:rPr>
              <w:rFonts w:cs="Arial"/>
            </w:rPr>
            <w:delText xml:space="preserve"> is required in a digital census given that b</w:delText>
          </w:r>
          <w:r w:rsidR="003D4D6C" w:rsidRPr="00F76090" w:rsidDel="008D26A9">
            <w:rPr>
              <w:rFonts w:cs="Arial"/>
            </w:rPr>
            <w:delText xml:space="preserve">udgets </w:delText>
          </w:r>
          <w:r w:rsidR="003D4D6C" w:rsidDel="008D26A9">
            <w:rPr>
              <w:rFonts w:cs="Arial"/>
            </w:rPr>
            <w:delText xml:space="preserve">in a digital </w:delText>
          </w:r>
          <w:r w:rsidR="003D4D6C" w:rsidRPr="00F76090" w:rsidDel="008D26A9">
            <w:rPr>
              <w:rFonts w:cs="Arial"/>
            </w:rPr>
            <w:delText>must be front-loaded to accommodate the high initial cost of technology procurement</w:delText>
          </w:r>
          <w:r w:rsidR="003D4D6C" w:rsidDel="008D26A9">
            <w:rPr>
              <w:rFonts w:cs="Arial"/>
            </w:rPr>
            <w:delText>.</w:delText>
          </w:r>
        </w:del>
      </w:ins>
    </w:p>
    <w:p w14:paraId="564FAA09" w14:textId="26105317" w:rsidR="00B0072B" w:rsidRPr="003E22C8" w:rsidDel="008D26A9" w:rsidRDefault="002F33FA">
      <w:pPr>
        <w:pStyle w:val="ListParagraph"/>
        <w:spacing w:after="0" w:line="276" w:lineRule="auto"/>
        <w:jc w:val="both"/>
        <w:rPr>
          <w:del w:id="17065" w:author="Rachel Shipsey" w:date="2025-06-23T15:21:00Z"/>
          <w:rFonts w:cs="Arial"/>
        </w:rPr>
        <w:pPrChange w:id="17066" w:author="Rachel Shipsey" w:date="2025-06-23T15:41:00Z">
          <w:pPr>
            <w:pStyle w:val="ListParagraph"/>
            <w:numPr>
              <w:numId w:val="58"/>
            </w:numPr>
            <w:spacing w:after="0" w:line="276" w:lineRule="auto"/>
            <w:ind w:hanging="360"/>
            <w:jc w:val="both"/>
          </w:pPr>
        </w:pPrChange>
      </w:pPr>
      <w:ins w:id="17067" w:author="Pamela Kakande Nabukhonzo" w:date="2025-06-17T23:19:00Z">
        <w:del w:id="17068" w:author="Rachel Shipsey" w:date="2025-06-23T15:21:00Z">
          <w:r w:rsidRPr="003E22C8" w:rsidDel="008D26A9">
            <w:rPr>
              <w:rFonts w:cs="Arial"/>
            </w:rPr>
            <w:delText>visualization</w:delText>
          </w:r>
        </w:del>
      </w:ins>
    </w:p>
    <w:p w14:paraId="4F8A2CAF" w14:textId="5B506136" w:rsidR="00452E13" w:rsidRPr="003E22C8" w:rsidDel="008D26A9" w:rsidRDefault="00452E13">
      <w:pPr>
        <w:pStyle w:val="ListParagraph"/>
        <w:spacing w:after="0" w:line="276" w:lineRule="auto"/>
        <w:jc w:val="both"/>
        <w:rPr>
          <w:ins w:id="17069" w:author="Pamela Kakande Nabukhonzo" w:date="2025-06-17T23:22:00Z"/>
          <w:del w:id="17070" w:author="Rachel Shipsey" w:date="2025-06-23T15:21:00Z"/>
          <w:rFonts w:cs="Arial"/>
        </w:rPr>
        <w:pPrChange w:id="17071" w:author="Rachel Shipsey" w:date="2025-06-23T15:41:00Z">
          <w:pPr>
            <w:pStyle w:val="ListParagraph"/>
            <w:numPr>
              <w:numId w:val="58"/>
            </w:numPr>
            <w:spacing w:after="0" w:line="276" w:lineRule="auto"/>
            <w:ind w:hanging="360"/>
            <w:jc w:val="both"/>
          </w:pPr>
        </w:pPrChange>
      </w:pPr>
    </w:p>
    <w:p w14:paraId="22644444" w14:textId="2A039203" w:rsidR="00452E13" w:rsidDel="008D26A9" w:rsidRDefault="00452E13">
      <w:pPr>
        <w:pStyle w:val="ListParagraph"/>
        <w:spacing w:after="0" w:line="276" w:lineRule="auto"/>
        <w:jc w:val="both"/>
        <w:rPr>
          <w:ins w:id="17072" w:author="Pamela Kakande Nabukhonzo" w:date="2025-06-17T23:22:00Z"/>
          <w:del w:id="17073" w:author="Rachel Shipsey" w:date="2025-06-23T15:21:00Z"/>
        </w:rPr>
        <w:pPrChange w:id="17074" w:author="Rachel Shipsey" w:date="2025-06-23T15:41:00Z">
          <w:pPr>
            <w:pStyle w:val="ListParagraph"/>
            <w:numPr>
              <w:numId w:val="58"/>
            </w:numPr>
            <w:spacing w:after="0" w:line="276" w:lineRule="auto"/>
            <w:ind w:hanging="360"/>
            <w:jc w:val="both"/>
          </w:pPr>
        </w:pPrChange>
      </w:pPr>
    </w:p>
    <w:p w14:paraId="1CBCF2A9" w14:textId="4F752275" w:rsidR="00B0072B" w:rsidRPr="003E22C8" w:rsidDel="008D26A9" w:rsidRDefault="008157ED">
      <w:pPr>
        <w:pStyle w:val="ListParagraph"/>
        <w:spacing w:after="0" w:line="276" w:lineRule="auto"/>
        <w:jc w:val="both"/>
        <w:rPr>
          <w:del w:id="17075" w:author="Rachel Shipsey" w:date="2025-06-23T15:21:00Z"/>
          <w:rFonts w:cs="Arial"/>
        </w:rPr>
        <w:pPrChange w:id="17076" w:author="Rachel Shipsey" w:date="2025-06-23T15:41:00Z">
          <w:pPr>
            <w:pStyle w:val="ListParagraph"/>
            <w:numPr>
              <w:numId w:val="58"/>
            </w:numPr>
            <w:spacing w:after="0" w:line="276" w:lineRule="auto"/>
            <w:ind w:hanging="360"/>
            <w:jc w:val="both"/>
          </w:pPr>
        </w:pPrChange>
      </w:pPr>
      <w:ins w:id="17077" w:author="Pamela Kakande Nabukhonzo" w:date="2025-06-17T23:23:00Z">
        <w:del w:id="17078" w:author="Rachel Shipsey" w:date="2025-06-23T15:21:00Z">
          <w:r w:rsidRPr="00452E13" w:rsidDel="008D26A9">
            <w:rPr>
              <w:rFonts w:cs="Arial"/>
            </w:rPr>
            <w:delText>a need</w:delText>
          </w:r>
          <w:r w:rsidRPr="00346DA5" w:rsidDel="008D26A9">
            <w:rPr>
              <w:rFonts w:cs="Arial"/>
            </w:rPr>
            <w:delText>googlemonitoring</w:delText>
          </w:r>
        </w:del>
      </w:ins>
    </w:p>
    <w:p w14:paraId="4D5BCA79" w14:textId="5BB7B719" w:rsidR="00346DA5" w:rsidRPr="00346DA5" w:rsidDel="008D26A9" w:rsidRDefault="00346DA5">
      <w:pPr>
        <w:pStyle w:val="ListParagraph"/>
        <w:spacing w:after="0" w:line="276" w:lineRule="auto"/>
        <w:jc w:val="both"/>
        <w:rPr>
          <w:ins w:id="17079" w:author="Pamela Kakande Nabukhonzo" w:date="2025-06-17T23:22:00Z"/>
          <w:del w:id="17080" w:author="Rachel Shipsey" w:date="2025-06-23T15:21:00Z"/>
          <w:rFonts w:cs="Arial"/>
        </w:rPr>
        <w:pPrChange w:id="17081" w:author="Rachel Shipsey" w:date="2025-06-23T15:41:00Z">
          <w:pPr>
            <w:pStyle w:val="ListParagraph"/>
            <w:numPr>
              <w:numId w:val="69"/>
            </w:numPr>
            <w:spacing w:after="0" w:line="276" w:lineRule="auto"/>
            <w:ind w:left="426" w:hanging="360"/>
            <w:jc w:val="both"/>
          </w:pPr>
        </w:pPrChange>
      </w:pPr>
    </w:p>
    <w:p w14:paraId="3C842E8D" w14:textId="50D88002" w:rsidR="00B0072B" w:rsidDel="008D26A9" w:rsidRDefault="008157ED">
      <w:pPr>
        <w:pStyle w:val="ListParagraph"/>
        <w:spacing w:after="0" w:line="276" w:lineRule="auto"/>
        <w:jc w:val="both"/>
        <w:rPr>
          <w:del w:id="17082" w:author="Rachel Shipsey" w:date="2025-06-23T15:21:00Z"/>
        </w:rPr>
        <w:pPrChange w:id="17083" w:author="Rachel Shipsey" w:date="2025-06-23T15:41:00Z">
          <w:pPr>
            <w:pStyle w:val="ListParagraph"/>
            <w:numPr>
              <w:numId w:val="58"/>
            </w:numPr>
            <w:spacing w:after="0" w:line="276" w:lineRule="auto"/>
            <w:ind w:hanging="360"/>
            <w:jc w:val="both"/>
          </w:pPr>
        </w:pPrChange>
      </w:pPr>
      <w:ins w:id="17084" w:author="Pamela Kakande Nabukhonzo" w:date="2025-06-17T23:23:00Z">
        <w:del w:id="17085" w:author="Rachel Shipsey" w:date="2025-06-23T15:21:00Z">
          <w:r w:rsidRPr="00346DA5" w:rsidDel="008D26A9">
            <w:delText>they are</w:delText>
          </w:r>
        </w:del>
      </w:ins>
    </w:p>
    <w:p w14:paraId="0F46435F" w14:textId="1CB3A1EC" w:rsidR="00346DA5" w:rsidRPr="00346DA5" w:rsidDel="008D26A9" w:rsidRDefault="00346DA5">
      <w:pPr>
        <w:pStyle w:val="ListParagraph"/>
        <w:spacing w:after="0" w:line="276" w:lineRule="auto"/>
        <w:jc w:val="both"/>
        <w:rPr>
          <w:ins w:id="17086" w:author="Pamela Kakande Nabukhonzo" w:date="2025-06-17T23:22:00Z"/>
          <w:del w:id="17087" w:author="Rachel Shipsey" w:date="2025-06-23T15:21:00Z"/>
        </w:rPr>
        <w:pPrChange w:id="17088" w:author="Rachel Shipsey" w:date="2025-06-23T15:41:00Z">
          <w:pPr>
            <w:pStyle w:val="ListParagraph"/>
            <w:numPr>
              <w:numId w:val="69"/>
            </w:numPr>
            <w:spacing w:after="0" w:line="276" w:lineRule="auto"/>
            <w:ind w:left="426" w:hanging="360"/>
            <w:jc w:val="both"/>
          </w:pPr>
        </w:pPrChange>
      </w:pPr>
    </w:p>
    <w:p w14:paraId="0FE0379F" w14:textId="70C3AF1F" w:rsidR="00B97D57" w:rsidRPr="004759E4" w:rsidDel="008D26A9" w:rsidRDefault="00346DA5">
      <w:pPr>
        <w:pStyle w:val="ListParagraph"/>
        <w:spacing w:after="0" w:line="276" w:lineRule="auto"/>
        <w:jc w:val="both"/>
        <w:rPr>
          <w:del w:id="17089" w:author="Rachel Shipsey" w:date="2025-06-23T15:21:00Z"/>
        </w:rPr>
        <w:pPrChange w:id="17090" w:author="Rachel Shipsey" w:date="2025-06-23T15:41:00Z">
          <w:pPr>
            <w:pStyle w:val="Heading1"/>
          </w:pPr>
        </w:pPrChange>
      </w:pPr>
      <w:ins w:id="17091" w:author="Pamela Kakande Nabukhonzo" w:date="2025-06-17T23:22:00Z">
        <w:del w:id="17092" w:author="Rachel Shipsey" w:date="2025-06-23T15:21:00Z">
          <w:r w:rsidDel="008D26A9">
            <w:delText>wh</w:delText>
          </w:r>
        </w:del>
      </w:ins>
      <w:ins w:id="17093" w:author="Pamela Kakande Nabukhonzo" w:date="2025-06-17T23:23:00Z">
        <w:del w:id="17094" w:author="Rachel Shipsey" w:date="2025-06-23T15:21:00Z">
          <w:r w:rsidDel="008D26A9">
            <w:delText xml:space="preserve">ether you </w:delText>
          </w:r>
        </w:del>
      </w:ins>
      <w:bookmarkStart w:id="17095" w:name="_Toc201238845"/>
      <w:bookmarkStart w:id="17096" w:name="_Toc201320242"/>
      <w:bookmarkStart w:id="17097" w:name="_Toc201238846"/>
      <w:bookmarkStart w:id="17098" w:name="_Toc201320243"/>
      <w:bookmarkStart w:id="17099" w:name="_Toc201238847"/>
      <w:bookmarkStart w:id="17100" w:name="_Toc201320244"/>
      <w:bookmarkStart w:id="17101" w:name="_Toc201238848"/>
      <w:bookmarkStart w:id="17102" w:name="_Toc201320245"/>
      <w:bookmarkStart w:id="17103" w:name="_Toc201238849"/>
      <w:bookmarkStart w:id="17104" w:name="_Toc201320246"/>
      <w:bookmarkStart w:id="17105" w:name="_Toc201238850"/>
      <w:bookmarkStart w:id="17106" w:name="_Toc201320247"/>
      <w:bookmarkStart w:id="17107" w:name="_Toc201238851"/>
      <w:bookmarkStart w:id="17108" w:name="_Toc201320248"/>
      <w:bookmarkStart w:id="17109" w:name="_Toc201238852"/>
      <w:bookmarkStart w:id="17110" w:name="_Toc201320249"/>
      <w:bookmarkStart w:id="17111" w:name="_Toc201238853"/>
      <w:bookmarkStart w:id="17112" w:name="_Toc201320250"/>
      <w:bookmarkStart w:id="17113" w:name="_Toc201238854"/>
      <w:bookmarkStart w:id="17114" w:name="_Toc201320251"/>
      <w:bookmarkStart w:id="17115" w:name="_Toc201238855"/>
      <w:bookmarkStart w:id="17116" w:name="_Toc201320252"/>
      <w:bookmarkStart w:id="17117" w:name="_Toc201238856"/>
      <w:bookmarkStart w:id="17118" w:name="_Toc201320253"/>
      <w:bookmarkStart w:id="17119" w:name="_Toc201238857"/>
      <w:bookmarkStart w:id="17120" w:name="_Toc201320254"/>
      <w:bookmarkStart w:id="17121" w:name="_Toc201238858"/>
      <w:bookmarkStart w:id="17122" w:name="_Toc201320255"/>
      <w:bookmarkStart w:id="17123" w:name="_Toc201238859"/>
      <w:bookmarkStart w:id="17124" w:name="_Toc201320256"/>
      <w:bookmarkStart w:id="17125" w:name="_Toc201238860"/>
      <w:bookmarkStart w:id="17126" w:name="_Toc201320257"/>
      <w:bookmarkStart w:id="17127" w:name="_Toc201238861"/>
      <w:bookmarkStart w:id="17128" w:name="_Toc201320258"/>
      <w:bookmarkStart w:id="17129" w:name="_Toc201238862"/>
      <w:bookmarkStart w:id="17130" w:name="_Toc201320259"/>
      <w:bookmarkStart w:id="17131" w:name="_Toc201238863"/>
      <w:bookmarkStart w:id="17132" w:name="_Toc201320260"/>
      <w:bookmarkStart w:id="17133" w:name="_Toc201238864"/>
      <w:bookmarkStart w:id="17134" w:name="_Toc201320261"/>
      <w:bookmarkStart w:id="17135" w:name="_Toc201238865"/>
      <w:bookmarkStart w:id="17136" w:name="_Toc201320262"/>
      <w:bookmarkStart w:id="17137" w:name="_Toc201238866"/>
      <w:bookmarkStart w:id="17138" w:name="_Toc201320263"/>
      <w:bookmarkStart w:id="17139" w:name="_Toc201238867"/>
      <w:bookmarkStart w:id="17140" w:name="_Toc201320264"/>
      <w:bookmarkStart w:id="17141" w:name="_Toc201238868"/>
      <w:bookmarkStart w:id="17142" w:name="_Toc201320265"/>
      <w:bookmarkStart w:id="17143" w:name="_Toc201238869"/>
      <w:bookmarkStart w:id="17144" w:name="_Toc201320266"/>
      <w:bookmarkStart w:id="17145" w:name="_Toc201238870"/>
      <w:bookmarkStart w:id="17146" w:name="_Toc201320267"/>
      <w:bookmarkStart w:id="17147" w:name="_Toc201238871"/>
      <w:bookmarkStart w:id="17148" w:name="_Toc201320268"/>
      <w:bookmarkStart w:id="17149" w:name="_Toc201238872"/>
      <w:bookmarkStart w:id="17150" w:name="_Toc201320269"/>
      <w:bookmarkStart w:id="17151" w:name="_Toc201238873"/>
      <w:bookmarkStart w:id="17152" w:name="_Toc201320270"/>
      <w:bookmarkStart w:id="17153" w:name="_Toc201238874"/>
      <w:bookmarkStart w:id="17154" w:name="_Toc201320271"/>
      <w:bookmarkStart w:id="17155" w:name="_Toc201238875"/>
      <w:bookmarkStart w:id="17156" w:name="_Toc201320272"/>
      <w:bookmarkStart w:id="17157" w:name="_Toc201238876"/>
      <w:bookmarkStart w:id="17158" w:name="_Toc201320273"/>
      <w:bookmarkStart w:id="17159" w:name="_Toc201238877"/>
      <w:bookmarkStart w:id="17160" w:name="_Toc201320274"/>
      <w:bookmarkStart w:id="17161" w:name="_Toc201238878"/>
      <w:bookmarkStart w:id="17162" w:name="_Toc201320275"/>
      <w:bookmarkStart w:id="17163" w:name="_Toc201238879"/>
      <w:bookmarkStart w:id="17164" w:name="_Toc201320276"/>
      <w:bookmarkStart w:id="17165" w:name="_Toc201238880"/>
      <w:bookmarkStart w:id="17166" w:name="_Toc201320277"/>
      <w:bookmarkStart w:id="17167" w:name="_Toc201238881"/>
      <w:bookmarkStart w:id="17168" w:name="_Toc201320278"/>
      <w:bookmarkStart w:id="17169" w:name="_Toc201238882"/>
      <w:bookmarkStart w:id="17170" w:name="_Toc201320279"/>
      <w:bookmarkStart w:id="17171" w:name="_Toc201238883"/>
      <w:bookmarkStart w:id="17172" w:name="_Toc201320280"/>
      <w:bookmarkStart w:id="17173" w:name="_Toc201238884"/>
      <w:bookmarkStart w:id="17174" w:name="_Toc201320281"/>
      <w:bookmarkStart w:id="17175" w:name="_Toc201238885"/>
      <w:bookmarkStart w:id="17176" w:name="_Toc201320282"/>
      <w:bookmarkStart w:id="17177" w:name="_Toc201238886"/>
      <w:bookmarkStart w:id="17178" w:name="_Toc201320283"/>
      <w:bookmarkStart w:id="17179" w:name="_Toc201238887"/>
      <w:bookmarkStart w:id="17180" w:name="_Toc201320284"/>
      <w:bookmarkStart w:id="17181" w:name="_Toc201238888"/>
      <w:bookmarkStart w:id="17182" w:name="_Toc201320285"/>
      <w:bookmarkStart w:id="17183" w:name="_Toc201238889"/>
      <w:bookmarkStart w:id="17184" w:name="_Toc201320286"/>
      <w:bookmarkStart w:id="17185" w:name="_Toc201238890"/>
      <w:bookmarkStart w:id="17186" w:name="_Toc201320287"/>
      <w:bookmarkStart w:id="17187" w:name="_Toc201238891"/>
      <w:bookmarkStart w:id="17188" w:name="_Toc201320288"/>
      <w:bookmarkStart w:id="17189" w:name="_Toc201238892"/>
      <w:bookmarkStart w:id="17190" w:name="_Toc201320289"/>
      <w:bookmarkStart w:id="17191" w:name="_Toc201238893"/>
      <w:bookmarkStart w:id="17192" w:name="_Toc201320290"/>
      <w:bookmarkStart w:id="17193" w:name="_Toc201238894"/>
      <w:bookmarkStart w:id="17194" w:name="_Toc201320291"/>
      <w:bookmarkStart w:id="17195" w:name="_Toc201238895"/>
      <w:bookmarkStart w:id="17196" w:name="_Toc201320292"/>
      <w:bookmarkStart w:id="17197" w:name="_Toc201238896"/>
      <w:bookmarkStart w:id="17198" w:name="_Toc201320293"/>
      <w:bookmarkStart w:id="17199" w:name="_Toc201238897"/>
      <w:bookmarkStart w:id="17200" w:name="_Toc201320294"/>
      <w:bookmarkStart w:id="17201" w:name="_Toc201238898"/>
      <w:bookmarkStart w:id="17202" w:name="_Toc201320295"/>
      <w:bookmarkStart w:id="17203" w:name="_Toc201238899"/>
      <w:bookmarkStart w:id="17204" w:name="_Toc201320296"/>
      <w:bookmarkStart w:id="17205" w:name="_Toc201238900"/>
      <w:bookmarkStart w:id="17206" w:name="_Toc201320297"/>
      <w:bookmarkStart w:id="17207" w:name="_Toc201238901"/>
      <w:bookmarkStart w:id="17208" w:name="_Toc201320298"/>
      <w:bookmarkStart w:id="17209" w:name="_Procurement_and_Financial"/>
      <w:bookmarkStart w:id="17210" w:name="_Toc201320300"/>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bookmarkEnd w:id="17126"/>
      <w:bookmarkEnd w:id="17127"/>
      <w:bookmarkEnd w:id="17128"/>
      <w:bookmarkEnd w:id="17129"/>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ins w:id="17211" w:author="Pamela Kakande Nabukhonzo" w:date="2025-06-06T15:08:00Z">
        <w:del w:id="17212" w:author="Rachel Shipsey" w:date="2025-06-23T15:21:00Z">
          <w:r w:rsidR="00C941BA" w:rsidRPr="004759E4" w:rsidDel="008D26A9">
            <w:delText>Procu</w:delText>
          </w:r>
          <w:r w:rsidR="005D4937" w:rsidRPr="004759E4" w:rsidDel="008D26A9">
            <w:delText>r</w:delText>
          </w:r>
          <w:r w:rsidR="00C941BA" w:rsidRPr="004759E4" w:rsidDel="008D26A9">
            <w:delText>ement</w:delText>
          </w:r>
          <w:r w:rsidR="005D4937" w:rsidRPr="004759E4" w:rsidDel="008D26A9">
            <w:delText xml:space="preserve"> and</w:delText>
          </w:r>
        </w:del>
      </w:ins>
      <w:bookmarkEnd w:id="17210"/>
    </w:p>
    <w:p w14:paraId="2B4D97B0" w14:textId="03157416" w:rsidR="00900DE5" w:rsidRPr="004759E4" w:rsidDel="008D26A9" w:rsidRDefault="003B68D1">
      <w:pPr>
        <w:pStyle w:val="ListParagraph"/>
        <w:spacing w:after="0" w:line="276" w:lineRule="auto"/>
        <w:jc w:val="both"/>
        <w:rPr>
          <w:ins w:id="17213" w:author="Pamela Kakande Nabukhonzo" w:date="2025-06-13T23:15:00Z"/>
          <w:del w:id="17214" w:author="Rachel Shipsey" w:date="2025-06-23T15:21:00Z"/>
        </w:rPr>
        <w:pPrChange w:id="17215" w:author="Rachel Shipsey" w:date="2025-06-23T15:41:00Z">
          <w:pPr>
            <w:pStyle w:val="Heading2"/>
            <w:numPr>
              <w:numId w:val="307"/>
            </w:numPr>
            <w:ind w:left="792" w:hanging="432"/>
          </w:pPr>
        </w:pPrChange>
      </w:pPr>
      <w:del w:id="17216" w:author="Rachel Shipsey" w:date="2025-06-23T15:21:00Z">
        <w:r w:rsidRPr="004759E4" w:rsidDel="008D26A9">
          <w:delText xml:space="preserve">New Chapter 14: </w:delText>
        </w:r>
        <w:r w:rsidR="00E23809" w:rsidRPr="004759E4" w:rsidDel="008D26A9">
          <w:delText>Procurement, Administration and Financial Managment</w:delText>
        </w:r>
      </w:del>
      <w:bookmarkStart w:id="17217" w:name="_Toc201238904"/>
      <w:bookmarkStart w:id="17218" w:name="_Toc201320301"/>
      <w:bookmarkStart w:id="17219" w:name="_Toc201320302"/>
      <w:bookmarkEnd w:id="17217"/>
      <w:bookmarkEnd w:id="17218"/>
      <w:ins w:id="17220" w:author="Pamela Kakande Nabukhonzo" w:date="2025-06-13T23:15:00Z">
        <w:del w:id="17221" w:author="Rachel Shipsey" w:date="2025-06-23T15:21:00Z">
          <w:r w:rsidR="00900DE5" w:rsidRPr="004759E4" w:rsidDel="008D26A9">
            <w:delText>Introduction</w:delText>
          </w:r>
          <w:bookmarkEnd w:id="17219"/>
        </w:del>
      </w:ins>
    </w:p>
    <w:p w14:paraId="4D582762" w14:textId="11E52DFC" w:rsidR="009D031C" w:rsidRPr="009D031C" w:rsidDel="008D26A9" w:rsidRDefault="000F4D0B">
      <w:pPr>
        <w:pStyle w:val="ListParagraph"/>
        <w:spacing w:after="0" w:line="276" w:lineRule="auto"/>
        <w:jc w:val="both"/>
        <w:rPr>
          <w:ins w:id="17222" w:author="Pamela Kakande Nabukhonzo" w:date="2025-06-17T23:28:00Z"/>
          <w:del w:id="17223" w:author="Rachel Shipsey" w:date="2025-06-23T15:21:00Z"/>
          <w:rFonts w:cs="Arial"/>
        </w:rPr>
        <w:pPrChange w:id="17224" w:author="Rachel Shipsey" w:date="2025-06-23T15:41:00Z">
          <w:pPr>
            <w:spacing w:line="276" w:lineRule="auto"/>
            <w:jc w:val="both"/>
          </w:pPr>
        </w:pPrChange>
      </w:pPr>
      <w:del w:id="17225" w:author="Rachel Shipsey" w:date="2025-06-23T15:21:00Z">
        <w:r w:rsidRPr="009D46D1" w:rsidDel="008D26A9">
          <w:delText>1414</w:delText>
        </w:r>
        <w:r w:rsidRPr="009D46D1" w:rsidDel="008D26A9">
          <w:rPr>
            <w:rFonts w:asciiTheme="minorBidi" w:eastAsiaTheme="majorEastAsia" w:hAnsiTheme="minorBidi" w:cstheme="majorBidi"/>
            <w:sz w:val="28"/>
            <w:szCs w:val="26"/>
            <w:rPrChange w:id="17226" w:author="Rachel Shipsey" w:date="2025-06-09T11:35:00Z">
              <w:rPr>
                <w:rFonts w:eastAsiaTheme="majorEastAsia" w:cs="Arial"/>
                <w:bCs/>
                <w:sz w:val="22"/>
                <w:szCs w:val="32"/>
              </w:rPr>
            </w:rPrChange>
          </w:rPr>
          <w:delText>14</w:delText>
        </w:r>
        <w:r w:rsidRPr="009D46D1" w:rsidDel="008D26A9">
          <w:delText>141414</w:delText>
        </w:r>
        <w:r w:rsidRPr="009D46D1" w:rsidDel="008D26A9">
          <w:rPr>
            <w:rFonts w:asciiTheme="minorBidi" w:eastAsiaTheme="majorEastAsia" w:hAnsiTheme="minorBidi" w:cstheme="majorBidi"/>
            <w:sz w:val="28"/>
            <w:szCs w:val="26"/>
            <w:rPrChange w:id="17227" w:author="Rachel Shipsey" w:date="2025-06-09T11:35:00Z">
              <w:rPr>
                <w:rFonts w:eastAsiaTheme="majorEastAsia" w:cs="Arial"/>
                <w:bCs/>
                <w:sz w:val="22"/>
                <w:szCs w:val="32"/>
              </w:rPr>
            </w:rPrChange>
          </w:rPr>
          <w:delText>1414</w:delText>
        </w:r>
        <w:r w:rsidRPr="009D46D1" w:rsidDel="008D26A9">
          <w:rPr>
            <w:rFonts w:asciiTheme="minorBidi" w:eastAsiaTheme="majorEastAsia" w:hAnsiTheme="minorBidi" w:cstheme="majorBidi"/>
            <w:sz w:val="28"/>
            <w:szCs w:val="26"/>
            <w:rPrChange w:id="17228" w:author="Rachel Shipsey" w:date="2025-06-09T11:35:00Z">
              <w:rPr>
                <w:rFonts w:eastAsiaTheme="majorEastAsia" w:cs="Arial"/>
                <w:bCs/>
                <w:color w:val="538135" w:themeColor="accent6" w:themeShade="BF"/>
                <w:sz w:val="32"/>
                <w:szCs w:val="28"/>
              </w:rPr>
            </w:rPrChange>
          </w:rPr>
          <w:delText>14</w:delText>
        </w:r>
      </w:del>
    </w:p>
    <w:p w14:paraId="2E0ED68D" w14:textId="662CFE85" w:rsidR="00F15544" w:rsidDel="008D26A9" w:rsidRDefault="00F15544">
      <w:pPr>
        <w:pStyle w:val="ListParagraph"/>
        <w:spacing w:after="0" w:line="276" w:lineRule="auto"/>
        <w:jc w:val="both"/>
        <w:rPr>
          <w:ins w:id="17229" w:author="Pamela Kakande Nabukhonzo" w:date="2025-06-13T23:39:00Z"/>
          <w:del w:id="17230" w:author="Rachel Shipsey" w:date="2025-06-23T15:21:00Z"/>
          <w:rFonts w:cs="Arial"/>
        </w:rPr>
        <w:pPrChange w:id="17231" w:author="Rachel Shipsey" w:date="2025-06-23T15:41:00Z">
          <w:pPr>
            <w:pStyle w:val="ListParagraph"/>
            <w:numPr>
              <w:numId w:val="57"/>
            </w:numPr>
            <w:spacing w:line="276" w:lineRule="auto"/>
            <w:ind w:hanging="360"/>
            <w:jc w:val="both"/>
          </w:pPr>
        </w:pPrChange>
      </w:pPr>
      <w:ins w:id="17232" w:author="Pamela Kakande Nabukhonzo" w:date="2025-06-13T23:39:00Z">
        <w:del w:id="17233" w:author="Rachel Shipsey" w:date="2025-06-23T15:21:00Z">
          <w:r w:rsidRPr="7B4121B4" w:rsidDel="008D26A9">
            <w:rPr>
              <w:rFonts w:cs="Arial"/>
            </w:rPr>
            <w:delText xml:space="preserve">Procurement is an important component to successfully implementing a census. Census procurement planning involves assessing and projecting the procurement needs of a census operation. </w:delText>
          </w:r>
        </w:del>
      </w:ins>
    </w:p>
    <w:p w14:paraId="19AB1DD6" w14:textId="7470D288" w:rsidR="00F15544" w:rsidRPr="005803E5" w:rsidDel="008D26A9" w:rsidRDefault="00F15544">
      <w:pPr>
        <w:pStyle w:val="ListParagraph"/>
        <w:spacing w:after="0" w:line="276" w:lineRule="auto"/>
        <w:jc w:val="both"/>
        <w:rPr>
          <w:ins w:id="17234" w:author="Pamela Kakande Nabukhonzo" w:date="2025-06-13T23:37:00Z"/>
          <w:del w:id="17235" w:author="Rachel Shipsey" w:date="2025-06-23T15:21:00Z"/>
        </w:rPr>
        <w:pPrChange w:id="17236" w:author="Rachel Shipsey" w:date="2025-06-23T15:41:00Z">
          <w:pPr>
            <w:pStyle w:val="Heading3"/>
          </w:pPr>
        </w:pPrChange>
      </w:pPr>
      <w:bookmarkStart w:id="17237" w:name="_Toc201320303"/>
      <w:ins w:id="17238" w:author="Pamela Kakande Nabukhonzo" w:date="2025-06-13T23:37:00Z">
        <w:del w:id="17239" w:author="Rachel Shipsey" w:date="2025-06-23T15:21:00Z">
          <w:r w:rsidRPr="005803E5" w:rsidDel="008D26A9">
            <w:delText>Comparison of</w:delText>
          </w:r>
        </w:del>
      </w:ins>
      <w:ins w:id="17240" w:author="Pamela Kakande Nabukhonzo" w:date="2025-06-17T20:38:00Z">
        <w:del w:id="17241" w:author="Rachel Shipsey" w:date="2025-06-23T15:21:00Z">
          <w:r w:rsidR="00D71E1A" w:rsidDel="008D26A9">
            <w:delText xml:space="preserve"> p</w:delText>
          </w:r>
          <w:r w:rsidR="007014C9" w:rsidRPr="007014C9" w:rsidDel="008D26A9">
            <w:delText xml:space="preserve">rocurement and </w:delText>
          </w:r>
          <w:r w:rsidR="00D71E1A" w:rsidDel="008D26A9">
            <w:delText>f</w:delText>
          </w:r>
          <w:r w:rsidR="007014C9" w:rsidRPr="007014C9" w:rsidDel="008D26A9">
            <w:delText xml:space="preserve">inancial </w:delText>
          </w:r>
          <w:r w:rsidR="00D71E1A" w:rsidDel="008D26A9">
            <w:delText>m</w:delText>
          </w:r>
          <w:r w:rsidR="007014C9" w:rsidRPr="007014C9" w:rsidDel="008D26A9">
            <w:delText xml:space="preserve">anagement </w:delText>
          </w:r>
        </w:del>
      </w:ins>
      <w:ins w:id="17242" w:author="Pamela Kakande Nabukhonzo" w:date="2025-06-13T23:37:00Z">
        <w:del w:id="17243" w:author="Rachel Shipsey" w:date="2025-06-23T15:21:00Z">
          <w:r w:rsidRPr="005803E5" w:rsidDel="008D26A9">
            <w:delText>in the non-digital versus digital census era</w:delText>
          </w:r>
          <w:bookmarkEnd w:id="17237"/>
        </w:del>
      </w:ins>
    </w:p>
    <w:p w14:paraId="54A46CB6" w14:textId="2749985B" w:rsidR="00F15544" w:rsidDel="008D26A9" w:rsidRDefault="00F15544">
      <w:pPr>
        <w:pStyle w:val="ListParagraph"/>
        <w:spacing w:after="0" w:line="276" w:lineRule="auto"/>
        <w:jc w:val="both"/>
        <w:rPr>
          <w:ins w:id="17244" w:author="Pamela Kakande Nabukhonzo" w:date="2025-06-13T23:37:00Z"/>
          <w:del w:id="17245" w:author="Rachel Shipsey" w:date="2025-06-23T15:21:00Z"/>
          <w:rFonts w:cs="Arial"/>
        </w:rPr>
        <w:pPrChange w:id="17246" w:author="Rachel Shipsey" w:date="2025-06-23T15:41:00Z">
          <w:pPr>
            <w:spacing w:after="0" w:line="276" w:lineRule="auto"/>
            <w:jc w:val="both"/>
          </w:pPr>
        </w:pPrChange>
      </w:pPr>
    </w:p>
    <w:p w14:paraId="7570EA92" w14:textId="1534C92B" w:rsidR="007133F2" w:rsidDel="008D26A9" w:rsidRDefault="008B1450">
      <w:pPr>
        <w:pStyle w:val="ListParagraph"/>
        <w:spacing w:after="0" w:line="276" w:lineRule="auto"/>
        <w:jc w:val="both"/>
        <w:rPr>
          <w:ins w:id="17247" w:author="Pamela Kakande Nabukhonzo" w:date="2025-06-17T20:54:00Z"/>
          <w:del w:id="17248" w:author="Rachel Shipsey" w:date="2025-06-23T15:21:00Z"/>
          <w:rFonts w:cs="Arial"/>
        </w:rPr>
        <w:pPrChange w:id="17249" w:author="Rachel Shipsey" w:date="2025-06-23T15:41:00Z">
          <w:pPr>
            <w:spacing w:after="0" w:line="276" w:lineRule="auto"/>
            <w:jc w:val="both"/>
          </w:pPr>
        </w:pPrChange>
      </w:pPr>
      <w:ins w:id="17250" w:author="Pamela Kakande Nabukhonzo" w:date="2025-06-17T20:44:00Z">
        <w:del w:id="17251" w:author="Rachel Shipsey" w:date="2025-06-23T15:21:00Z">
          <w:r w:rsidRPr="008B1450" w:rsidDel="008D26A9">
            <w:rPr>
              <w:rFonts w:cs="Arial"/>
            </w:rPr>
            <w:delText>The transition from manual, paper-based censuses to digital methodologies in Africa</w:delText>
          </w:r>
        </w:del>
      </w:ins>
      <w:ins w:id="17252" w:author="Pamela Kakande Nabukhonzo" w:date="2025-06-17T20:45:00Z">
        <w:del w:id="17253" w:author="Rachel Shipsey" w:date="2025-06-23T15:21:00Z">
          <w:r w:rsidR="003E6093" w:rsidRPr="003E6093" w:rsidDel="008D26A9">
            <w:delText xml:space="preserve"> </w:delText>
          </w:r>
          <w:r w:rsidR="003E6093" w:rsidRPr="003E6093" w:rsidDel="008D26A9">
            <w:rPr>
              <w:rFonts w:cs="Arial"/>
            </w:rPr>
            <w:delText>has profoundly reshaped the landscapes of procurement and financial management,</w:delText>
          </w:r>
        </w:del>
      </w:ins>
      <w:ins w:id="17254" w:author="Pamela Kakande Nabukhonzo" w:date="2025-06-17T20:46:00Z">
        <w:del w:id="17255" w:author="Rachel Shipsey" w:date="2025-06-23T15:21:00Z">
          <w:r w:rsidR="00426333" w:rsidRPr="00426333" w:rsidDel="008D26A9">
            <w:delText xml:space="preserve"> </w:delText>
          </w:r>
          <w:r w:rsidR="00426333" w:rsidRPr="00426333" w:rsidDel="008D26A9">
            <w:rPr>
              <w:rFonts w:cs="Arial"/>
            </w:rPr>
            <w:delText>it introduces new complexities and costs</w:delText>
          </w:r>
          <w:r w:rsidR="00426333" w:rsidDel="008D26A9">
            <w:rPr>
              <w:rFonts w:cs="Arial"/>
            </w:rPr>
            <w:delText>.</w:delText>
          </w:r>
        </w:del>
      </w:ins>
      <w:ins w:id="17256" w:author="Pamela Kakande Nabukhonzo" w:date="2025-06-17T20:47:00Z">
        <w:del w:id="17257" w:author="Rachel Shipsey" w:date="2025-06-23T15:21:00Z">
          <w:r w:rsidR="00B57F08" w:rsidRPr="00B57F08" w:rsidDel="008D26A9">
            <w:delText xml:space="preserve"> </w:delText>
          </w:r>
          <w:r w:rsidR="00B57F08" w:rsidRPr="00B57F08" w:rsidDel="008D26A9">
            <w:rPr>
              <w:rFonts w:cs="Arial"/>
            </w:rPr>
            <w:delText>The procurement process in the non-digital census era</w:delText>
          </w:r>
          <w:r w:rsidR="000222AA" w:rsidRPr="000222AA" w:rsidDel="008D26A9">
            <w:delText xml:space="preserve"> </w:delText>
          </w:r>
          <w:r w:rsidR="000222AA" w:rsidRPr="000222AA" w:rsidDel="008D26A9">
            <w:rPr>
              <w:rFonts w:cs="Arial"/>
            </w:rPr>
            <w:delText>was centered on tangible, non-reusable goods</w:delText>
          </w:r>
        </w:del>
      </w:ins>
      <w:ins w:id="17258" w:author="Pamela Kakande Nabukhonzo" w:date="2025-06-17T20:48:00Z">
        <w:del w:id="17259" w:author="Rachel Shipsey" w:date="2025-06-23T15:21:00Z">
          <w:r w:rsidR="000222AA" w:rsidDel="008D26A9">
            <w:rPr>
              <w:rFonts w:cs="Arial"/>
            </w:rPr>
            <w:delText>, NSOs</w:delText>
          </w:r>
        </w:del>
      </w:ins>
      <w:ins w:id="17260" w:author="Pamela Kakande Nabukhonzo" w:date="2025-06-17T20:47:00Z">
        <w:del w:id="17261" w:author="Rachel Shipsey" w:date="2025-06-23T15:21:00Z">
          <w:r w:rsidR="000222AA" w:rsidRPr="000222AA" w:rsidDel="008D26A9">
            <w:rPr>
              <w:rFonts w:cs="Arial"/>
            </w:rPr>
            <w:delText xml:space="preserve"> faced the task of sourcing</w:delText>
          </w:r>
        </w:del>
      </w:ins>
      <w:ins w:id="17262" w:author="Pamela Kakande Nabukhonzo" w:date="2025-06-17T20:49:00Z">
        <w:del w:id="17263" w:author="Rachel Shipsey" w:date="2025-06-23T15:21:00Z">
          <w:r w:rsidR="00765D81" w:rsidRPr="00765D81" w:rsidDel="008D26A9">
            <w:delText xml:space="preserve"> </w:delText>
          </w:r>
          <w:r w:rsidR="00765D81" w:rsidDel="008D26A9">
            <w:delText>e</w:delText>
          </w:r>
          <w:r w:rsidR="00765D81" w:rsidRPr="00765D81" w:rsidDel="008D26A9">
            <w:rPr>
              <w:rFonts w:cs="Arial"/>
            </w:rPr>
            <w:delText>xtensive printing contracts</w:delText>
          </w:r>
          <w:r w:rsidR="00765D81" w:rsidDel="008D26A9">
            <w:rPr>
              <w:rFonts w:cs="Arial"/>
            </w:rPr>
            <w:delText>,</w:delText>
          </w:r>
          <w:r w:rsidR="00AD2C47" w:rsidRPr="00AD2C47" w:rsidDel="008D26A9">
            <w:delText xml:space="preserve"> </w:delText>
          </w:r>
          <w:r w:rsidR="00AD2C47" w:rsidRPr="00AD2C47" w:rsidDel="008D26A9">
            <w:rPr>
              <w:rFonts w:cs="Arial"/>
            </w:rPr>
            <w:delText>purchasing or leasing vehicles to transport materials and personnel to every corner of the country</w:delText>
          </w:r>
          <w:r w:rsidR="00AD2C47" w:rsidDel="008D26A9">
            <w:rPr>
              <w:rFonts w:cs="Arial"/>
            </w:rPr>
            <w:delText xml:space="preserve">, </w:delText>
          </w:r>
        </w:del>
      </w:ins>
      <w:ins w:id="17264" w:author="Pamela Kakande Nabukhonzo" w:date="2025-06-17T20:51:00Z">
        <w:del w:id="17265" w:author="Rachel Shipsey" w:date="2025-06-23T15:21:00Z">
          <w:r w:rsidR="00602945" w:rsidRPr="00602945" w:rsidDel="008D26A9">
            <w:rPr>
              <w:rFonts w:cs="Arial"/>
            </w:rPr>
            <w:delText>millions of pens, clipboards, satchels, and other materials for enumerators</w:delText>
          </w:r>
          <w:r w:rsidR="00602945" w:rsidDel="008D26A9">
            <w:rPr>
              <w:rFonts w:cs="Arial"/>
            </w:rPr>
            <w:delText xml:space="preserve"> among others.</w:delText>
          </w:r>
          <w:r w:rsidR="00C25A6B" w:rsidRPr="00C25A6B" w:rsidDel="008D26A9">
            <w:delText xml:space="preserve"> </w:delText>
          </w:r>
          <w:r w:rsidR="00C25A6B" w:rsidRPr="00C25A6B" w:rsidDel="008D26A9">
            <w:rPr>
              <w:rFonts w:cs="Arial"/>
            </w:rPr>
            <w:delText>Procurement processes were often lengthy and bureaucratic, focused on securing the best price for bulk physical goods.</w:delText>
          </w:r>
        </w:del>
      </w:ins>
      <w:ins w:id="17266" w:author="Pamela Kakande Nabukhonzo" w:date="2025-06-17T20:52:00Z">
        <w:del w:id="17267" w:author="Rachel Shipsey" w:date="2025-06-23T15:21:00Z">
          <w:r w:rsidR="007133F2" w:rsidDel="008D26A9">
            <w:rPr>
              <w:rFonts w:cs="Arial"/>
            </w:rPr>
            <w:delText xml:space="preserve"> The digital era </w:delText>
          </w:r>
          <w:r w:rsidR="007133F2" w:rsidRPr="007133F2" w:rsidDel="008D26A9">
            <w:rPr>
              <w:rFonts w:cs="Arial"/>
            </w:rPr>
            <w:delText xml:space="preserve">led to the adoption of modern procurement tools like e-procurement platforms to enhance transparency and efficiency. </w:delText>
          </w:r>
        </w:del>
      </w:ins>
      <w:ins w:id="17268" w:author="Pamela Kakande Nabukhonzo" w:date="2025-06-17T20:53:00Z">
        <w:del w:id="17269" w:author="Rachel Shipsey" w:date="2025-06-23T15:21:00Z">
          <w:r w:rsidR="00656517" w:rsidDel="008D26A9">
            <w:rPr>
              <w:rFonts w:cs="Arial"/>
            </w:rPr>
            <w:delText>I</w:delText>
          </w:r>
        </w:del>
      </w:ins>
      <w:ins w:id="17270" w:author="Pamela Kakande Nabukhonzo" w:date="2025-06-17T20:52:00Z">
        <w:del w:id="17271" w:author="Rachel Shipsey" w:date="2025-06-23T15:21:00Z">
          <w:r w:rsidR="007133F2" w:rsidRPr="007133F2" w:rsidDel="008D26A9">
            <w:rPr>
              <w:rFonts w:cs="Arial"/>
            </w:rPr>
            <w:delText xml:space="preserve">t has opened avenues for innovative cost-saving measures, such as the South-South cooperation seen when Kenya donated tablets to other African nations for their census activities. </w:delText>
          </w:r>
        </w:del>
      </w:ins>
    </w:p>
    <w:p w14:paraId="48F912A0" w14:textId="251630C4" w:rsidR="003A0D56" w:rsidDel="008D26A9" w:rsidRDefault="003A0D56">
      <w:pPr>
        <w:pStyle w:val="ListParagraph"/>
        <w:spacing w:after="0" w:line="276" w:lineRule="auto"/>
        <w:jc w:val="both"/>
        <w:rPr>
          <w:ins w:id="17272" w:author="Pamela Kakande Nabukhonzo" w:date="2025-06-17T20:54:00Z"/>
          <w:del w:id="17273" w:author="Rachel Shipsey" w:date="2025-06-23T15:21:00Z"/>
          <w:rFonts w:cs="Arial"/>
        </w:rPr>
        <w:pPrChange w:id="17274" w:author="Rachel Shipsey" w:date="2025-06-23T15:41:00Z">
          <w:pPr>
            <w:spacing w:after="0" w:line="276" w:lineRule="auto"/>
            <w:jc w:val="both"/>
          </w:pPr>
        </w:pPrChange>
      </w:pPr>
    </w:p>
    <w:p w14:paraId="411E1C1B" w14:textId="3CE581C7" w:rsidR="003A0D56" w:rsidRPr="003A0D56" w:rsidDel="008D26A9" w:rsidRDefault="003A0D56">
      <w:pPr>
        <w:pStyle w:val="ListParagraph"/>
        <w:spacing w:after="0" w:line="276" w:lineRule="auto"/>
        <w:jc w:val="both"/>
        <w:rPr>
          <w:ins w:id="17275" w:author="Pamela Kakande Nabukhonzo" w:date="2025-06-17T20:54:00Z"/>
          <w:del w:id="17276" w:author="Rachel Shipsey" w:date="2025-06-23T15:21:00Z"/>
          <w:rFonts w:cs="Arial"/>
        </w:rPr>
        <w:pPrChange w:id="17277" w:author="Rachel Shipsey" w:date="2025-06-23T15:41:00Z">
          <w:pPr>
            <w:spacing w:after="0" w:line="276" w:lineRule="auto"/>
            <w:jc w:val="both"/>
          </w:pPr>
        </w:pPrChange>
      </w:pPr>
      <w:ins w:id="17278" w:author="Pamela Kakande Nabukhonzo" w:date="2025-06-17T20:54:00Z">
        <w:del w:id="17279" w:author="Rachel Shipsey" w:date="2025-06-23T15:21:00Z">
          <w:r w:rsidRPr="003A0D56" w:rsidDel="008D26A9">
            <w:rPr>
              <w:rFonts w:cs="Arial"/>
            </w:rPr>
            <w:delText>Financial management has evolved from managing a massive, temporary workforce and physical supply chain to overseeing large-scale technology investments and dynamic, real-time operations.</w:delText>
          </w:r>
        </w:del>
      </w:ins>
      <w:ins w:id="17280" w:author="Pamela Kakande Nabukhonzo" w:date="2025-06-17T20:55:00Z">
        <w:del w:id="17281" w:author="Rachel Shipsey" w:date="2025-06-23T15:21:00Z">
          <w:r w:rsidR="00492359" w:rsidRPr="00492359" w:rsidDel="008D26A9">
            <w:delText xml:space="preserve"> </w:delText>
          </w:r>
          <w:r w:rsidR="00492359" w:rsidRPr="00492359" w:rsidDel="008D26A9">
            <w:rPr>
              <w:rFonts w:cs="Arial"/>
            </w:rPr>
            <w:delText>The financial profile of a digital census emphasiz</w:delText>
          </w:r>
        </w:del>
      </w:ins>
      <w:ins w:id="17282" w:author="Pamela Kakande Nabukhonzo" w:date="2025-06-17T20:56:00Z">
        <w:del w:id="17283" w:author="Rachel Shipsey" w:date="2025-06-23T15:21:00Z">
          <w:r w:rsidR="00B25E24" w:rsidDel="008D26A9">
            <w:rPr>
              <w:rFonts w:cs="Arial"/>
            </w:rPr>
            <w:delText>es</w:delText>
          </w:r>
        </w:del>
      </w:ins>
      <w:ins w:id="17284" w:author="Pamela Kakande Nabukhonzo" w:date="2025-06-17T20:55:00Z">
        <w:del w:id="17285" w:author="Rachel Shipsey" w:date="2025-06-23T15:21:00Z">
          <w:r w:rsidR="00492359" w:rsidRPr="00492359" w:rsidDel="008D26A9">
            <w:rPr>
              <w:rFonts w:cs="Arial"/>
            </w:rPr>
            <w:delText xml:space="preserve"> upfront capital investment and offering new tools for </w:delText>
          </w:r>
        </w:del>
      </w:ins>
      <w:ins w:id="17286" w:author="Pamela Kakande Nabukhonzo" w:date="2025-06-17T20:59:00Z">
        <w:del w:id="17287" w:author="Rachel Shipsey" w:date="2025-06-23T15:21:00Z">
          <w:r w:rsidR="002C1AE0" w:rsidRPr="002C1AE0" w:rsidDel="008D26A9">
            <w:rPr>
              <w:rFonts w:cs="Arial"/>
            </w:rPr>
            <w:delText>real-time financial monitoring</w:delText>
          </w:r>
        </w:del>
      </w:ins>
      <w:ins w:id="17288" w:author="Pamela Kakande Nabukhonzo" w:date="2025-06-17T21:00:00Z">
        <w:del w:id="17289" w:author="Rachel Shipsey" w:date="2025-06-23T15:21:00Z">
          <w:r w:rsidR="00584DC0" w:rsidDel="008D26A9">
            <w:rPr>
              <w:rFonts w:cs="Arial"/>
            </w:rPr>
            <w:delText xml:space="preserve"> over </w:delText>
          </w:r>
          <w:r w:rsidR="00584DC0" w:rsidRPr="00584DC0" w:rsidDel="008D26A9">
            <w:rPr>
              <w:rFonts w:cs="Arial"/>
            </w:rPr>
            <w:delText>digital dashboards</w:delText>
          </w:r>
        </w:del>
      </w:ins>
      <w:ins w:id="17290" w:author="Pamela Kakande Nabukhonzo" w:date="2025-06-17T20:56:00Z">
        <w:del w:id="17291" w:author="Rachel Shipsey" w:date="2025-06-23T15:21:00Z">
          <w:r w:rsidR="00B25E24" w:rsidDel="008D26A9">
            <w:rPr>
              <w:rFonts w:cs="Arial"/>
            </w:rPr>
            <w:delText>.</w:delText>
          </w:r>
        </w:del>
      </w:ins>
      <w:ins w:id="17292" w:author="Pamela Kakande Nabukhonzo" w:date="2025-06-17T20:58:00Z">
        <w:del w:id="17293" w:author="Rachel Shipsey" w:date="2025-06-23T15:21:00Z">
          <w:r w:rsidR="00D215A0" w:rsidRPr="00D215A0" w:rsidDel="008D26A9">
            <w:delText xml:space="preserve"> </w:delText>
          </w:r>
          <w:r w:rsidR="00D215A0" w:rsidRPr="00D215A0" w:rsidDel="008D26A9">
            <w:rPr>
              <w:rFonts w:cs="Arial"/>
            </w:rPr>
            <w:delText>Budgets</w:delText>
          </w:r>
          <w:r w:rsidR="00D215A0" w:rsidDel="008D26A9">
            <w:rPr>
              <w:rFonts w:cs="Arial"/>
            </w:rPr>
            <w:delText xml:space="preserve"> now must new cost centres </w:delText>
          </w:r>
          <w:r w:rsidR="006C22AD" w:rsidDel="008D26A9">
            <w:rPr>
              <w:rFonts w:cs="Arial"/>
            </w:rPr>
            <w:delText>that</w:delText>
          </w:r>
          <w:r w:rsidR="00D215A0" w:rsidRPr="00D215A0" w:rsidDel="008D26A9">
            <w:rPr>
              <w:rFonts w:cs="Arial"/>
            </w:rPr>
            <w:delText xml:space="preserve"> account for software licensing, data transmission fees, cybersecurity measures, and extensive technical training for staff.</w:delText>
          </w:r>
        </w:del>
      </w:ins>
    </w:p>
    <w:p w14:paraId="42EB7761" w14:textId="4BB09562" w:rsidR="00F15544" w:rsidDel="008D26A9" w:rsidRDefault="00F15544">
      <w:pPr>
        <w:pStyle w:val="ListParagraph"/>
        <w:spacing w:after="0" w:line="276" w:lineRule="auto"/>
        <w:jc w:val="both"/>
        <w:rPr>
          <w:ins w:id="17294" w:author="Pamela Kakande Nabukhonzo" w:date="2025-06-13T23:37:00Z"/>
          <w:del w:id="17295" w:author="Rachel Shipsey" w:date="2025-06-23T15:21:00Z"/>
          <w:rFonts w:cs="Arial"/>
        </w:rPr>
        <w:pPrChange w:id="17296" w:author="Rachel Shipsey" w:date="2025-06-23T15:41:00Z">
          <w:pPr>
            <w:spacing w:after="0" w:line="276" w:lineRule="auto"/>
            <w:jc w:val="both"/>
          </w:pPr>
        </w:pPrChange>
      </w:pPr>
    </w:p>
    <w:p w14:paraId="5E4FA857" w14:textId="3AA8DCA5" w:rsidR="00F15544" w:rsidRPr="00726C5E" w:rsidDel="008D26A9" w:rsidRDefault="00F15544">
      <w:pPr>
        <w:pStyle w:val="ListParagraph"/>
        <w:spacing w:after="0" w:line="276" w:lineRule="auto"/>
        <w:jc w:val="both"/>
        <w:rPr>
          <w:ins w:id="17297" w:author="Pamela Kakande Nabukhonzo" w:date="2025-06-13T23:37:00Z"/>
          <w:del w:id="17298" w:author="Rachel Shipsey" w:date="2025-06-23T15:21:00Z"/>
        </w:rPr>
        <w:pPrChange w:id="17299" w:author="Rachel Shipsey" w:date="2025-06-23T15:41:00Z">
          <w:pPr>
            <w:pStyle w:val="Heading3"/>
          </w:pPr>
        </w:pPrChange>
      </w:pPr>
      <w:bookmarkStart w:id="17300" w:name="_Toc201320304"/>
      <w:ins w:id="17301" w:author="Pamela Kakande Nabukhonzo" w:date="2025-06-13T23:37:00Z">
        <w:del w:id="17302" w:author="Rachel Shipsey" w:date="2025-06-23T15:21:00Z">
          <w:r w:rsidRPr="00726C5E" w:rsidDel="008D26A9">
            <w:delText xml:space="preserve">Considerations for </w:delText>
          </w:r>
        </w:del>
      </w:ins>
      <w:ins w:id="17303" w:author="Pamela Kakande Nabukhonzo" w:date="2025-06-17T20:39:00Z">
        <w:del w:id="17304" w:author="Rachel Shipsey" w:date="2025-06-23T15:21:00Z">
          <w:r w:rsidR="00D71E1A" w:rsidRPr="00D71E1A" w:rsidDel="008D26A9">
            <w:delText xml:space="preserve">procurement and financial management </w:delText>
          </w:r>
        </w:del>
      </w:ins>
      <w:ins w:id="17305" w:author="Pamela Kakande Nabukhonzo" w:date="2025-06-13T23:37:00Z">
        <w:del w:id="17306" w:author="Rachel Shipsey" w:date="2025-06-23T15:21:00Z">
          <w:r w:rsidRPr="00726C5E" w:rsidDel="008D26A9">
            <w:delText>in a digital census</w:delText>
          </w:r>
          <w:bookmarkEnd w:id="17300"/>
        </w:del>
      </w:ins>
    </w:p>
    <w:p w14:paraId="22080969" w14:textId="7D380E1C" w:rsidR="00AF4E0C" w:rsidRPr="00DE21DB" w:rsidDel="008D26A9" w:rsidRDefault="001C4E52">
      <w:pPr>
        <w:pStyle w:val="ListParagraph"/>
        <w:spacing w:after="0" w:line="276" w:lineRule="auto"/>
        <w:jc w:val="both"/>
        <w:rPr>
          <w:ins w:id="17307" w:author="Pamela Kakande Nabukhonzo" w:date="2025-06-17T23:25:00Z"/>
          <w:del w:id="17308" w:author="Rachel Shipsey" w:date="2025-06-23T15:21:00Z"/>
          <w:rFonts w:cs="Arial"/>
        </w:rPr>
        <w:pPrChange w:id="17309" w:author="Rachel Shipsey" w:date="2025-06-23T15:41:00Z">
          <w:pPr>
            <w:spacing w:after="0" w:line="276" w:lineRule="auto"/>
            <w:jc w:val="both"/>
          </w:pPr>
        </w:pPrChange>
      </w:pPr>
      <w:ins w:id="17310" w:author="Pamela Kakande Nabukhonzo" w:date="2025-06-18T00:15:00Z">
        <w:del w:id="17311" w:author="Rachel Shipsey" w:date="2025-06-23T15:21:00Z">
          <w:r w:rsidRPr="001C4E52" w:rsidDel="008D26A9">
            <w:rPr>
              <w:rFonts w:cs="Arial"/>
            </w:rPr>
            <w:delText>Ensure fairness in the procurement process, it should be free from favoritism, self-interest or preference in judgment and give timely information that is made known simultaneously to all interested parties.</w:delText>
          </w:r>
        </w:del>
      </w:ins>
      <w:ins w:id="17312" w:author="Pamela Kakande Nabukhonzo" w:date="2025-06-18T15:31:00Z">
        <w:del w:id="17313" w:author="Rachel Shipsey" w:date="2025-06-23T15:21:00Z">
          <w:r w:rsidR="0055277D" w:rsidDel="008D26A9">
            <w:rPr>
              <w:rFonts w:cs="Arial"/>
            </w:rPr>
            <w:delText xml:space="preserve"> </w:delText>
          </w:r>
        </w:del>
      </w:ins>
      <w:ins w:id="17314" w:author="Pamela Kakande Nabukhonzo" w:date="2025-06-17T23:25:00Z">
        <w:del w:id="17315" w:author="Rachel Shipsey" w:date="2025-06-23T15:21:00Z">
          <w:r w:rsidR="00AF4E0C" w:rsidRPr="7B4121B4" w:rsidDel="008D26A9">
            <w:rPr>
              <w:rFonts w:cs="Arial"/>
            </w:rPr>
            <w:delText xml:space="preserve">The UN P&amp;R </w:delText>
          </w:r>
        </w:del>
      </w:ins>
      <w:ins w:id="17316" w:author="Pamela Kakande Nabukhonzo" w:date="2025-06-18T16:47:00Z">
        <w:del w:id="17317" w:author="Rachel Shipsey" w:date="2025-06-23T15:21:00Z">
          <w:r w:rsidR="002043EF" w:rsidDel="008D26A9">
            <w:rPr>
              <w:rFonts w:cs="Arial"/>
            </w:rPr>
            <w:delText xml:space="preserve">rev 4 provides detailed </w:delText>
          </w:r>
          <w:r w:rsidR="00A31786" w:rsidDel="008D26A9">
            <w:rPr>
              <w:rFonts w:cs="Arial"/>
            </w:rPr>
            <w:delText>guidance on procure</w:delText>
          </w:r>
        </w:del>
      </w:ins>
      <w:ins w:id="17318" w:author="Pamela Kakande Nabukhonzo" w:date="2025-06-18T16:48:00Z">
        <w:del w:id="17319" w:author="Rachel Shipsey" w:date="2025-06-23T15:21:00Z">
          <w:r w:rsidR="00A31786" w:rsidDel="008D26A9">
            <w:rPr>
              <w:rFonts w:cs="Arial"/>
            </w:rPr>
            <w:delText xml:space="preserve">ment management, see para 2.226 to </w:delText>
          </w:r>
          <w:r w:rsidR="00F21975" w:rsidDel="008D26A9">
            <w:rPr>
              <w:rFonts w:cs="Arial"/>
            </w:rPr>
            <w:delText>2.232.</w:delText>
          </w:r>
        </w:del>
      </w:ins>
      <w:ins w:id="17320" w:author="Pamela Kakande Nabukhonzo" w:date="2025-06-17T23:25:00Z">
        <w:del w:id="17321" w:author="Rachel Shipsey" w:date="2025-06-23T15:21:00Z">
          <w:r w:rsidR="00AF4E0C" w:rsidRPr="7B4121B4" w:rsidDel="008D26A9">
            <w:rPr>
              <w:rFonts w:cs="Arial"/>
            </w:rPr>
            <w:delText xml:space="preserve"> </w:delText>
          </w:r>
        </w:del>
      </w:ins>
      <w:ins w:id="17322" w:author="Pamela Kakande Nabukhonzo" w:date="2025-06-18T16:49:00Z">
        <w:del w:id="17323" w:author="Rachel Shipsey" w:date="2025-06-23T15:21:00Z">
          <w:r w:rsidR="00726745" w:rsidDel="008D26A9">
            <w:rPr>
              <w:rFonts w:cs="Arial"/>
            </w:rPr>
            <w:delText>T</w:delText>
          </w:r>
        </w:del>
      </w:ins>
      <w:ins w:id="17324" w:author="Pamela Kakande Nabukhonzo" w:date="2025-06-17T23:25:00Z">
        <w:del w:id="17325" w:author="Rachel Shipsey" w:date="2025-06-23T15:21:00Z">
          <w:r w:rsidR="00AF4E0C" w:rsidRPr="7B4121B4" w:rsidDel="008D26A9">
            <w:rPr>
              <w:rFonts w:cs="Arial"/>
            </w:rPr>
            <w:delText>he procurement planning process should consider the following:</w:delText>
          </w:r>
        </w:del>
      </w:ins>
    </w:p>
    <w:p w14:paraId="295DD7B0" w14:textId="23F1331C" w:rsidR="009848FA" w:rsidRPr="00DE21DB" w:rsidDel="008D26A9" w:rsidRDefault="009848FA">
      <w:pPr>
        <w:pStyle w:val="ListParagraph"/>
        <w:spacing w:after="0" w:line="276" w:lineRule="auto"/>
        <w:jc w:val="both"/>
        <w:rPr>
          <w:ins w:id="17326" w:author="Pamela Kakande Nabukhonzo" w:date="2025-06-17T11:13:00Z"/>
          <w:del w:id="17327" w:author="Rachel Shipsey" w:date="2025-06-23T15:21:00Z"/>
          <w:rFonts w:cs="Arial"/>
        </w:rPr>
        <w:pPrChange w:id="17328" w:author="Rachel Shipsey" w:date="2025-06-23T15:41:00Z">
          <w:pPr>
            <w:pStyle w:val="ListParagraph"/>
            <w:numPr>
              <w:numId w:val="57"/>
            </w:numPr>
            <w:spacing w:line="276" w:lineRule="auto"/>
            <w:ind w:hanging="360"/>
            <w:jc w:val="both"/>
          </w:pPr>
        </w:pPrChange>
      </w:pPr>
      <w:ins w:id="17329" w:author="Pamela Kakande Nabukhonzo" w:date="2025-06-17T11:13:00Z">
        <w:del w:id="17330" w:author="Rachel Shipsey" w:date="2025-06-23T15:21:00Z">
          <w:r w:rsidRPr="00DE21DB" w:rsidDel="008D26A9">
            <w:rPr>
              <w:rFonts w:cs="Arial"/>
            </w:rPr>
            <w:delText>Have logistical coordination with multiple census activities and counterparts to reduce the risk of encountering problems that may lead to additional costs and delays.</w:delText>
          </w:r>
        </w:del>
      </w:ins>
    </w:p>
    <w:p w14:paraId="10284CEA" w14:textId="1FAD6F16" w:rsidR="00AF4E0C" w:rsidRPr="00DE21DB" w:rsidDel="008D26A9" w:rsidRDefault="00AF4E0C">
      <w:pPr>
        <w:pStyle w:val="ListParagraph"/>
        <w:spacing w:after="0" w:line="276" w:lineRule="auto"/>
        <w:jc w:val="both"/>
        <w:rPr>
          <w:ins w:id="17331" w:author="Pamela Kakande Nabukhonzo" w:date="2025-06-17T23:25:00Z"/>
          <w:del w:id="17332" w:author="Rachel Shipsey" w:date="2025-06-23T15:21:00Z"/>
          <w:rFonts w:cs="Arial"/>
        </w:rPr>
        <w:pPrChange w:id="17333" w:author="Rachel Shipsey" w:date="2025-06-23T15:41:00Z">
          <w:pPr>
            <w:pStyle w:val="ListParagraph"/>
            <w:numPr>
              <w:numId w:val="57"/>
            </w:numPr>
            <w:spacing w:line="276" w:lineRule="auto"/>
            <w:ind w:hanging="360"/>
            <w:jc w:val="both"/>
          </w:pPr>
        </w:pPrChange>
      </w:pPr>
      <w:ins w:id="17334" w:author="Pamela Kakande Nabukhonzo" w:date="2025-06-17T23:25:00Z">
        <w:del w:id="17335" w:author="Rachel Shipsey" w:date="2025-06-23T15:21:00Z">
          <w:r w:rsidRPr="00DE21DB" w:rsidDel="008D26A9">
            <w:rPr>
              <w:rFonts w:cs="Arial"/>
            </w:rPr>
            <w:delText>Have the essential components in procurement planning such as needs assessment, cost estimation and requirement done as the first steps in the procurement process.</w:delText>
          </w:r>
        </w:del>
      </w:ins>
    </w:p>
    <w:p w14:paraId="751B558B" w14:textId="45BA5CDF" w:rsidR="00AF4E0C" w:rsidRPr="00DE21DB" w:rsidDel="008D26A9" w:rsidRDefault="00AF4E0C">
      <w:pPr>
        <w:pStyle w:val="ListParagraph"/>
        <w:spacing w:after="0" w:line="276" w:lineRule="auto"/>
        <w:jc w:val="both"/>
        <w:rPr>
          <w:ins w:id="17336" w:author="Pamela Kakande Nabukhonzo" w:date="2025-06-17T23:25:00Z"/>
          <w:del w:id="17337" w:author="Rachel Shipsey" w:date="2025-06-23T15:21:00Z"/>
          <w:rFonts w:cs="Arial"/>
        </w:rPr>
        <w:pPrChange w:id="17338" w:author="Rachel Shipsey" w:date="2025-06-23T15:41:00Z">
          <w:pPr>
            <w:pStyle w:val="ListParagraph"/>
            <w:numPr>
              <w:numId w:val="57"/>
            </w:numPr>
            <w:spacing w:line="276" w:lineRule="auto"/>
            <w:ind w:hanging="360"/>
            <w:jc w:val="both"/>
          </w:pPr>
        </w:pPrChange>
      </w:pPr>
      <w:ins w:id="17339" w:author="Pamela Kakande Nabukhonzo" w:date="2025-06-17T23:25:00Z">
        <w:del w:id="17340" w:author="Rachel Shipsey" w:date="2025-06-23T15:21:00Z">
          <w:r w:rsidRPr="00DE21DB" w:rsidDel="008D26A9">
            <w:rPr>
              <w:rFonts w:cs="Arial"/>
            </w:rPr>
            <w:delText>Apply the principle of best value for money, i.e., get the best mixture of technical and financial attributes that create balance between price and performance for efficiency.</w:delText>
          </w:r>
        </w:del>
      </w:ins>
    </w:p>
    <w:p w14:paraId="34AD999A" w14:textId="14FB6655" w:rsidR="00AF4E0C" w:rsidRPr="00DE21DB" w:rsidDel="008D26A9" w:rsidRDefault="00AF4E0C">
      <w:pPr>
        <w:pStyle w:val="ListParagraph"/>
        <w:spacing w:after="0" w:line="276" w:lineRule="auto"/>
        <w:jc w:val="both"/>
        <w:rPr>
          <w:ins w:id="17341" w:author="Pamela Kakande Nabukhonzo" w:date="2025-06-17T23:25:00Z"/>
          <w:del w:id="17342" w:author="Rachel Shipsey" w:date="2025-06-23T15:21:00Z"/>
          <w:rFonts w:cs="Arial"/>
        </w:rPr>
        <w:pPrChange w:id="17343" w:author="Rachel Shipsey" w:date="2025-06-23T15:41:00Z">
          <w:pPr>
            <w:pStyle w:val="ListParagraph"/>
            <w:numPr>
              <w:numId w:val="57"/>
            </w:numPr>
            <w:spacing w:line="276" w:lineRule="auto"/>
            <w:ind w:hanging="360"/>
            <w:jc w:val="both"/>
          </w:pPr>
        </w:pPrChange>
      </w:pPr>
      <w:ins w:id="17344" w:author="Pamela Kakande Nabukhonzo" w:date="2025-06-17T23:25:00Z">
        <w:del w:id="17345" w:author="Rachel Shipsey" w:date="2025-06-23T15:21:00Z">
          <w:r w:rsidRPr="7B4121B4" w:rsidDel="008D26A9">
            <w:rPr>
              <w:rFonts w:cs="Arial"/>
            </w:rPr>
            <w:delText xml:space="preserve">Promote effective competition as a means of ensuring fairness, integrity, transparency and achieving best value for money by developing a procurement strategy, conducting market research of suppliers, </w:delText>
          </w:r>
        </w:del>
      </w:ins>
      <w:ins w:id="17346" w:author="Pamela Kakande Nabukhonzo" w:date="2025-06-17T23:26:00Z">
        <w:del w:id="17347" w:author="Rachel Shipsey" w:date="2025-06-23T15:21:00Z">
          <w:r w:rsidR="00BA16F8" w:rsidRPr="7B4121B4" w:rsidDel="008D26A9">
            <w:rPr>
              <w:rFonts w:cs="Arial"/>
            </w:rPr>
            <w:delText>applying</w:delText>
          </w:r>
        </w:del>
      </w:ins>
      <w:ins w:id="17348" w:author="Pamela Kakande Nabukhonzo" w:date="2025-06-17T23:25:00Z">
        <w:del w:id="17349" w:author="Rachel Shipsey" w:date="2025-06-23T15:21:00Z">
          <w:r w:rsidRPr="7B4121B4" w:rsidDel="008D26A9">
            <w:rPr>
              <w:rFonts w:cs="Arial"/>
            </w:rPr>
            <w:delText xml:space="preserve"> national procurement regulations, and using formal methods of solicitation.</w:delText>
          </w:r>
        </w:del>
      </w:ins>
    </w:p>
    <w:p w14:paraId="7EA9E164" w14:textId="6FB67F80" w:rsidR="00BD704C" w:rsidRPr="00BD704C" w:rsidDel="008D26A9" w:rsidRDefault="00AF4E0C">
      <w:pPr>
        <w:pStyle w:val="ListParagraph"/>
        <w:spacing w:after="0" w:line="276" w:lineRule="auto"/>
        <w:jc w:val="both"/>
        <w:rPr>
          <w:ins w:id="17350" w:author="Pamela Kakande Nabukhonzo" w:date="2025-06-17T20:40:00Z"/>
          <w:del w:id="17351" w:author="Rachel Shipsey" w:date="2025-06-23T15:21:00Z"/>
          <w:rFonts w:cs="Arial"/>
        </w:rPr>
        <w:pPrChange w:id="17352" w:author="Rachel Shipsey" w:date="2025-06-23T15:41:00Z">
          <w:pPr>
            <w:spacing w:after="0" w:line="276" w:lineRule="auto"/>
            <w:jc w:val="both"/>
          </w:pPr>
        </w:pPrChange>
      </w:pPr>
      <w:ins w:id="17353" w:author="Pamela Kakande Nabukhonzo" w:date="2025-06-17T23:25:00Z">
        <w:del w:id="17354" w:author="Rachel Shipsey" w:date="2025-06-23T15:21:00Z">
          <w:r w:rsidDel="008D26A9">
            <w:rPr>
              <w:rFonts w:cs="Arial"/>
            </w:rPr>
            <w:delText>Based</w:delText>
          </w:r>
        </w:del>
      </w:ins>
      <w:ins w:id="17355" w:author="Pamela Kakande Nabukhonzo" w:date="2025-06-17T20:41:00Z">
        <w:del w:id="17356" w:author="Rachel Shipsey" w:date="2025-06-23T15:21:00Z">
          <w:r w:rsidR="00C527AD" w:rsidDel="008D26A9">
            <w:rPr>
              <w:rFonts w:cs="Arial"/>
            </w:rPr>
            <w:delText xml:space="preserve"> on experience</w:delText>
          </w:r>
          <w:r w:rsidR="005A2729" w:rsidDel="008D26A9">
            <w:rPr>
              <w:rFonts w:cs="Arial"/>
            </w:rPr>
            <w:delText xml:space="preserve"> in the 2020 </w:delText>
          </w:r>
        </w:del>
      </w:ins>
      <w:ins w:id="17357" w:author="Pamela Kakande Nabukhonzo" w:date="2025-06-17T23:05:00Z">
        <w:del w:id="17358" w:author="Rachel Shipsey" w:date="2025-06-23T15:21:00Z">
          <w:r w:rsidR="00B062BC" w:rsidDel="008D26A9">
            <w:rPr>
              <w:rFonts w:cs="Arial"/>
            </w:rPr>
            <w:delText xml:space="preserve">census </w:delText>
          </w:r>
        </w:del>
      </w:ins>
      <w:ins w:id="17359" w:author="Pamela Kakande Nabukhonzo" w:date="2025-06-17T20:41:00Z">
        <w:del w:id="17360" w:author="Rachel Shipsey" w:date="2025-06-23T15:21:00Z">
          <w:r w:rsidR="005A2729" w:rsidDel="008D26A9">
            <w:rPr>
              <w:rFonts w:cs="Arial"/>
            </w:rPr>
            <w:delText>round, below are s</w:delText>
          </w:r>
        </w:del>
      </w:ins>
      <w:ins w:id="17361" w:author="Pamela Kakande Nabukhonzo" w:date="2025-06-17T20:40:00Z">
        <w:del w:id="17362" w:author="Rachel Shipsey" w:date="2025-06-23T15:21:00Z">
          <w:r w:rsidR="00BD704C" w:rsidRPr="00BD704C" w:rsidDel="008D26A9">
            <w:rPr>
              <w:rFonts w:cs="Arial"/>
            </w:rPr>
            <w:delText xml:space="preserve">ome issues </w:delText>
          </w:r>
        </w:del>
      </w:ins>
      <w:ins w:id="17363" w:author="Pamela Kakande Nabukhonzo" w:date="2025-06-17T20:41:00Z">
        <w:del w:id="17364" w:author="Rachel Shipsey" w:date="2025-06-23T15:21:00Z">
          <w:r w:rsidR="005A2729" w:rsidDel="008D26A9">
            <w:rPr>
              <w:rFonts w:cs="Arial"/>
            </w:rPr>
            <w:delText xml:space="preserve">that </w:delText>
          </w:r>
        </w:del>
      </w:ins>
      <w:ins w:id="17365" w:author="Pamela Kakande Nabukhonzo" w:date="2025-06-17T20:40:00Z">
        <w:del w:id="17366" w:author="Rachel Shipsey" w:date="2025-06-23T15:21:00Z">
          <w:r w:rsidR="00BD704C" w:rsidRPr="00BD704C" w:rsidDel="008D26A9">
            <w:rPr>
              <w:rFonts w:cs="Arial"/>
            </w:rPr>
            <w:delText>should be considered in ensuring good financial management for a digital census:</w:delText>
          </w:r>
        </w:del>
      </w:ins>
    </w:p>
    <w:p w14:paraId="5638ABAB" w14:textId="1C081D08" w:rsidR="00BD704C" w:rsidRPr="00BD704C" w:rsidDel="008D26A9" w:rsidRDefault="00BD704C">
      <w:pPr>
        <w:pStyle w:val="ListParagraph"/>
        <w:spacing w:after="0" w:line="276" w:lineRule="auto"/>
        <w:jc w:val="both"/>
        <w:rPr>
          <w:ins w:id="17367" w:author="Pamela Kakande Nabukhonzo" w:date="2025-06-17T20:40:00Z"/>
          <w:del w:id="17368" w:author="Rachel Shipsey" w:date="2025-06-23T15:21:00Z"/>
          <w:rFonts w:cs="Arial"/>
        </w:rPr>
        <w:pPrChange w:id="17369" w:author="Rachel Shipsey" w:date="2025-06-23T15:41:00Z">
          <w:pPr>
            <w:spacing w:after="0" w:line="276" w:lineRule="auto"/>
            <w:jc w:val="both"/>
          </w:pPr>
        </w:pPrChange>
      </w:pPr>
      <w:ins w:id="17370" w:author="Pamela Kakande Nabukhonzo" w:date="2025-06-17T20:40:00Z">
        <w:del w:id="17371" w:author="Rachel Shipsey" w:date="2025-06-23T15:21:00Z">
          <w:r w:rsidRPr="00BD704C" w:rsidDel="008D26A9">
            <w:rPr>
              <w:rFonts w:cs="Arial"/>
            </w:rPr>
            <w:delText>Countries should have a high-level census steering committee and one of the main roles in their terms of reference should be resource mobilization to secure comprehensive financial support for census funding.</w:delText>
          </w:r>
        </w:del>
      </w:ins>
    </w:p>
    <w:p w14:paraId="571EA027" w14:textId="3A954B62" w:rsidR="00BD704C" w:rsidRPr="00BD704C" w:rsidDel="008D26A9" w:rsidRDefault="00BD704C">
      <w:pPr>
        <w:pStyle w:val="ListParagraph"/>
        <w:spacing w:after="0" w:line="276" w:lineRule="auto"/>
        <w:jc w:val="both"/>
        <w:rPr>
          <w:ins w:id="17372" w:author="Pamela Kakande Nabukhonzo" w:date="2025-06-17T20:40:00Z"/>
          <w:del w:id="17373" w:author="Rachel Shipsey" w:date="2025-06-23T15:21:00Z"/>
          <w:rFonts w:cs="Arial"/>
        </w:rPr>
        <w:pPrChange w:id="17374" w:author="Rachel Shipsey" w:date="2025-06-23T15:41:00Z">
          <w:pPr>
            <w:spacing w:after="0" w:line="276" w:lineRule="auto"/>
            <w:jc w:val="both"/>
          </w:pPr>
        </w:pPrChange>
      </w:pPr>
      <w:ins w:id="17375" w:author="Pamela Kakande Nabukhonzo" w:date="2025-06-17T20:40:00Z">
        <w:del w:id="17376" w:author="Rachel Shipsey" w:date="2025-06-23T15:21:00Z">
          <w:r w:rsidRPr="00BD704C" w:rsidDel="008D26A9">
            <w:rPr>
              <w:rFonts w:cs="Arial"/>
            </w:rPr>
            <w:delText xml:space="preserve">There should be more international donors and </w:delText>
          </w:r>
        </w:del>
      </w:ins>
      <w:ins w:id="17377" w:author="Pamela Kakande Nabukhonzo" w:date="2025-06-17T20:42:00Z">
        <w:del w:id="17378" w:author="Rachel Shipsey" w:date="2025-06-23T15:21:00Z">
          <w:r w:rsidR="00D81208" w:rsidRPr="00BD704C" w:rsidDel="008D26A9">
            <w:rPr>
              <w:rFonts w:cs="Arial"/>
            </w:rPr>
            <w:delText>private</w:delText>
          </w:r>
        </w:del>
      </w:ins>
      <w:ins w:id="17379" w:author="Pamela Kakande Nabukhonzo" w:date="2025-06-17T20:40:00Z">
        <w:del w:id="17380" w:author="Rachel Shipsey" w:date="2025-06-23T15:21:00Z">
          <w:r w:rsidRPr="00BD704C" w:rsidDel="008D26A9">
            <w:rPr>
              <w:rFonts w:cs="Arial"/>
            </w:rPr>
            <w:delText xml:space="preserve"> sector involvement in trying to fill a financial gap and obtain technical cooperation and assistance. The required funding conditions should be known prior to avoid delays and any inconveniences.</w:delText>
          </w:r>
        </w:del>
      </w:ins>
    </w:p>
    <w:p w14:paraId="4CF2DAA0" w14:textId="1B5A2C2B" w:rsidR="00BD704C" w:rsidDel="008D26A9" w:rsidRDefault="00BD704C">
      <w:pPr>
        <w:pStyle w:val="ListParagraph"/>
        <w:spacing w:after="0" w:line="276" w:lineRule="auto"/>
        <w:jc w:val="both"/>
        <w:rPr>
          <w:ins w:id="17381" w:author="Pamela Kakande Nabukhonzo" w:date="2025-06-18T00:40:00Z"/>
          <w:del w:id="17382" w:author="Rachel Shipsey" w:date="2025-06-23T15:21:00Z"/>
          <w:rFonts w:cs="Arial"/>
        </w:rPr>
        <w:pPrChange w:id="17383" w:author="Rachel Shipsey" w:date="2025-06-23T15:41:00Z">
          <w:pPr>
            <w:pStyle w:val="ListParagraph"/>
            <w:numPr>
              <w:numId w:val="311"/>
            </w:numPr>
            <w:spacing w:after="0" w:line="276" w:lineRule="auto"/>
            <w:ind w:hanging="360"/>
            <w:jc w:val="both"/>
          </w:pPr>
        </w:pPrChange>
      </w:pPr>
      <w:ins w:id="17384" w:author="Pamela Kakande Nabukhonzo" w:date="2025-06-17T20:40:00Z">
        <w:del w:id="17385" w:author="Rachel Shipsey" w:date="2025-06-23T15:21:00Z">
          <w:r w:rsidRPr="00BD704C" w:rsidDel="008D26A9">
            <w:rPr>
              <w:rFonts w:cs="Arial"/>
            </w:rPr>
            <w:delText>Utilize cost effective approaches to reduce costs without compromising the quality of data. Recent advances in technology can go a long way in achieving cost reductions, therefore cost- benefit analysis should be utilized during the budgeting process. For example, weighing the cost of purchasing new devices vis a vie leasing out.</w:delText>
          </w:r>
        </w:del>
      </w:ins>
    </w:p>
    <w:p w14:paraId="1BB9F987" w14:textId="0CBE7CF9" w:rsidR="00BD704C" w:rsidRPr="003A5F57" w:rsidDel="008D26A9" w:rsidRDefault="00BD704C">
      <w:pPr>
        <w:pStyle w:val="ListParagraph"/>
        <w:spacing w:after="0" w:line="276" w:lineRule="auto"/>
        <w:jc w:val="both"/>
        <w:rPr>
          <w:ins w:id="17386" w:author="Pamela Kakande Nabukhonzo" w:date="2025-06-17T20:40:00Z"/>
          <w:del w:id="17387" w:author="Rachel Shipsey" w:date="2025-06-23T15:21:00Z"/>
          <w:rFonts w:cs="Arial"/>
        </w:rPr>
        <w:pPrChange w:id="17388" w:author="Rachel Shipsey" w:date="2025-06-23T15:41:00Z">
          <w:pPr>
            <w:spacing w:after="0" w:line="276" w:lineRule="auto"/>
            <w:jc w:val="both"/>
          </w:pPr>
        </w:pPrChange>
      </w:pPr>
      <w:ins w:id="17389" w:author="Pamela Kakande Nabukhonzo" w:date="2025-06-17T20:40:00Z">
        <w:del w:id="17390" w:author="Rachel Shipsey" w:date="2025-06-23T15:21:00Z">
          <w:r w:rsidRPr="00BD704C" w:rsidDel="008D26A9">
            <w:rPr>
              <w:rFonts w:cs="Arial"/>
            </w:rPr>
            <w:delText>Budget development should utilize information on expenditures from the previous census that should be reviewed and adjusted accordingly. As well as ensuring transparent accounting procedures and financial management electronic systems are in place, given that a clean financial audit report adds credibility and acceptance to the census process and results.</w:delText>
          </w:r>
        </w:del>
      </w:ins>
      <w:ins w:id="17391" w:author="Pamela Kakande Nabukhonzo" w:date="2025-06-18T00:41:00Z">
        <w:del w:id="17392" w:author="Rachel Shipsey" w:date="2025-06-23T15:21:00Z">
          <w:r w:rsidR="003A5F57" w:rsidRPr="003A5F57" w:rsidDel="008D26A9">
            <w:rPr>
              <w:rFonts w:cs="Arial"/>
            </w:rPr>
            <w:delText xml:space="preserve"> </w:delText>
          </w:r>
          <w:r w:rsidR="003A5F57" w:rsidRPr="00963514" w:rsidDel="008D26A9">
            <w:rPr>
              <w:rFonts w:cs="Arial"/>
            </w:rPr>
            <w:delText>Leveraging digital financial services is key to efficient and transparent financial management.</w:delText>
          </w:r>
        </w:del>
      </w:ins>
    </w:p>
    <w:p w14:paraId="30FA0539" w14:textId="5819FEFD" w:rsidR="00F15544" w:rsidRPr="00BD704C" w:rsidDel="008D26A9" w:rsidRDefault="00BD704C">
      <w:pPr>
        <w:pStyle w:val="ListParagraph"/>
        <w:spacing w:after="0" w:line="276" w:lineRule="auto"/>
        <w:jc w:val="both"/>
        <w:rPr>
          <w:ins w:id="17393" w:author="Pamela Kakande Nabukhonzo" w:date="2025-06-13T23:37:00Z"/>
          <w:del w:id="17394" w:author="Rachel Shipsey" w:date="2025-06-23T15:21:00Z"/>
          <w:rFonts w:cs="Arial"/>
        </w:rPr>
        <w:pPrChange w:id="17395" w:author="Rachel Shipsey" w:date="2025-06-23T15:41:00Z">
          <w:pPr>
            <w:spacing w:after="0" w:line="276" w:lineRule="auto"/>
            <w:jc w:val="both"/>
          </w:pPr>
        </w:pPrChange>
      </w:pPr>
      <w:ins w:id="17396" w:author="Pamela Kakande Nabukhonzo" w:date="2025-06-17T20:40:00Z">
        <w:del w:id="17397" w:author="Rachel Shipsey" w:date="2025-06-23T15:21:00Z">
          <w:r w:rsidRPr="00BD704C" w:rsidDel="008D26A9">
            <w:rPr>
              <w:rFonts w:cs="Arial"/>
            </w:rPr>
            <w:delText>The census budget should be reviewed, and its performance evaluated against the planned phases. Expenditure should be well documented to ensure that all operations are within the budget and there is efficiency and effectiveness in implementation.</w:delText>
          </w:r>
        </w:del>
      </w:ins>
    </w:p>
    <w:p w14:paraId="02A7199A" w14:textId="5FE484B0" w:rsidR="00F15544" w:rsidDel="008D26A9" w:rsidRDefault="00851904">
      <w:pPr>
        <w:pStyle w:val="ListParagraph"/>
        <w:spacing w:after="0" w:line="276" w:lineRule="auto"/>
        <w:jc w:val="both"/>
        <w:rPr>
          <w:ins w:id="17398" w:author="Pamela Kakande Nabukhonzo" w:date="2025-06-13T23:37:00Z"/>
          <w:del w:id="17399" w:author="Rachel Shipsey" w:date="2025-06-23T15:21:00Z"/>
          <w:rFonts w:cs="Arial"/>
        </w:rPr>
        <w:pPrChange w:id="17400" w:author="Rachel Shipsey" w:date="2025-06-23T15:41:00Z">
          <w:pPr>
            <w:spacing w:after="0" w:line="276" w:lineRule="auto"/>
            <w:jc w:val="both"/>
          </w:pPr>
        </w:pPrChange>
      </w:pPr>
      <w:ins w:id="17401" w:author="Pamela Kakande Nabukhonzo" w:date="2025-06-18T16:52:00Z">
        <w:del w:id="17402" w:author="Rachel Shipsey" w:date="2025-06-23T15:21:00Z">
          <w:r w:rsidDel="008D26A9">
            <w:rPr>
              <w:rFonts w:cs="Arial"/>
            </w:rPr>
            <w:delText xml:space="preserve">Detailed guidelines for census financial management refer to the UN P&amp;R rev 4 para </w:delText>
          </w:r>
          <w:r w:rsidRPr="001609DE" w:rsidDel="008D26A9">
            <w:rPr>
              <w:rFonts w:cs="Arial"/>
            </w:rPr>
            <w:delText xml:space="preserve">2.87 </w:delText>
          </w:r>
          <w:r w:rsidDel="008D26A9">
            <w:rPr>
              <w:rFonts w:cs="Arial"/>
            </w:rPr>
            <w:delText xml:space="preserve">to </w:delText>
          </w:r>
          <w:r w:rsidRPr="009D031C" w:rsidDel="008D26A9">
            <w:rPr>
              <w:rFonts w:cs="Arial"/>
            </w:rPr>
            <w:delText>2.108</w:delText>
          </w:r>
          <w:r w:rsidDel="008D26A9">
            <w:rPr>
              <w:rFonts w:cs="Arial"/>
            </w:rPr>
            <w:delText>.</w:delText>
          </w:r>
        </w:del>
      </w:ins>
    </w:p>
    <w:p w14:paraId="5E4EE283" w14:textId="5CC33B43" w:rsidR="00851904" w:rsidDel="008D26A9" w:rsidRDefault="00851904">
      <w:pPr>
        <w:pStyle w:val="ListParagraph"/>
        <w:spacing w:after="0" w:line="276" w:lineRule="auto"/>
        <w:jc w:val="both"/>
        <w:rPr>
          <w:ins w:id="17403" w:author="Pamela Kakande Nabukhonzo" w:date="2025-06-13T23:37:00Z"/>
          <w:del w:id="17404" w:author="Rachel Shipsey" w:date="2025-06-23T15:21:00Z"/>
          <w:rFonts w:cs="Arial"/>
        </w:rPr>
        <w:pPrChange w:id="17405" w:author="Rachel Shipsey" w:date="2025-06-23T15:41:00Z">
          <w:pPr>
            <w:spacing w:after="0" w:line="276" w:lineRule="auto"/>
            <w:jc w:val="both"/>
          </w:pPr>
        </w:pPrChange>
      </w:pPr>
    </w:p>
    <w:p w14:paraId="5F8DDDC5" w14:textId="2376CAAB" w:rsidR="00F15544" w:rsidRPr="00B41E1C" w:rsidDel="008D26A9" w:rsidRDefault="00F15544">
      <w:pPr>
        <w:pStyle w:val="ListParagraph"/>
        <w:spacing w:after="0" w:line="276" w:lineRule="auto"/>
        <w:jc w:val="both"/>
        <w:rPr>
          <w:ins w:id="17406" w:author="Pamela Kakande Nabukhonzo" w:date="2025-06-13T23:37:00Z"/>
          <w:del w:id="17407" w:author="Rachel Shipsey" w:date="2025-06-23T15:21:00Z"/>
        </w:rPr>
        <w:pPrChange w:id="17408" w:author="Rachel Shipsey" w:date="2025-06-23T15:41:00Z">
          <w:pPr>
            <w:pStyle w:val="Heading2"/>
          </w:pPr>
        </w:pPrChange>
      </w:pPr>
      <w:bookmarkStart w:id="17409" w:name="_Toc201320305"/>
      <w:ins w:id="17410" w:author="Pamela Kakande Nabukhonzo" w:date="2025-06-13T23:37:00Z">
        <w:del w:id="17411" w:author="Rachel Shipsey" w:date="2025-06-23T15:21:00Z">
          <w:r w:rsidRPr="00B41E1C" w:rsidDel="008D26A9">
            <w:delText xml:space="preserve">Key implementation areas </w:delText>
          </w:r>
        </w:del>
      </w:ins>
      <w:ins w:id="17412" w:author="Pamela Kakande Nabukhonzo" w:date="2025-06-17T23:05:00Z">
        <w:del w:id="17413" w:author="Rachel Shipsey" w:date="2025-06-23T15:21:00Z">
          <w:r w:rsidR="00B062BC" w:rsidDel="008D26A9">
            <w:delText xml:space="preserve">for </w:delText>
          </w:r>
        </w:del>
      </w:ins>
      <w:ins w:id="17414" w:author="Pamela Kakande Nabukhonzo" w:date="2025-06-17T20:39:00Z">
        <w:del w:id="17415" w:author="Rachel Shipsey" w:date="2025-06-23T15:21:00Z">
          <w:r w:rsidR="00D71E1A" w:rsidRPr="00D71E1A" w:rsidDel="008D26A9">
            <w:delText xml:space="preserve">procurement and financial management </w:delText>
          </w:r>
        </w:del>
      </w:ins>
      <w:ins w:id="17416" w:author="Pamela Kakande Nabukhonzo" w:date="2025-06-13T23:37:00Z">
        <w:del w:id="17417" w:author="Rachel Shipsey" w:date="2025-06-23T15:21:00Z">
          <w:r w:rsidRPr="00B41E1C" w:rsidDel="008D26A9">
            <w:delText>in a digital census</w:delText>
          </w:r>
          <w:bookmarkEnd w:id="17409"/>
        </w:del>
      </w:ins>
    </w:p>
    <w:p w14:paraId="6081AA94" w14:textId="3818CB29" w:rsidR="00F15544" w:rsidDel="008D26A9" w:rsidRDefault="00745580">
      <w:pPr>
        <w:pStyle w:val="ListParagraph"/>
        <w:spacing w:after="0" w:line="276" w:lineRule="auto"/>
        <w:jc w:val="both"/>
        <w:rPr>
          <w:ins w:id="17418" w:author="Pamela Kakande Nabukhonzo" w:date="2025-06-17T23:50:00Z"/>
          <w:del w:id="17419" w:author="Rachel Shipsey" w:date="2025-06-23T15:21:00Z"/>
          <w:rFonts w:cs="Arial"/>
        </w:rPr>
        <w:pPrChange w:id="17420" w:author="Rachel Shipsey" w:date="2025-06-23T15:41:00Z">
          <w:pPr>
            <w:spacing w:after="0" w:line="276" w:lineRule="auto"/>
            <w:jc w:val="both"/>
          </w:pPr>
        </w:pPrChange>
      </w:pPr>
      <w:ins w:id="17421" w:author="Pamela Kakande Nabukhonzo" w:date="2025-06-17T23:48:00Z">
        <w:del w:id="17422" w:author="Rachel Shipsey" w:date="2025-06-23T15:21:00Z">
          <w:r w:rsidRPr="00745580" w:rsidDel="008D26A9">
            <w:rPr>
              <w:rFonts w:cs="Arial"/>
            </w:rPr>
            <w:delText>Successfully executing a digital census in Africa requires a strategic overhaul of traditional procurement and financial management practices.</w:delText>
          </w:r>
        </w:del>
      </w:ins>
      <w:ins w:id="17423" w:author="Pamela Kakande Nabukhonzo" w:date="2025-06-17T23:50:00Z">
        <w:del w:id="17424" w:author="Rachel Shipsey" w:date="2025-06-23T15:21:00Z">
          <w:r w:rsidR="00931DDF" w:rsidRPr="00931DDF" w:rsidDel="008D26A9">
            <w:delText xml:space="preserve"> </w:delText>
          </w:r>
          <w:r w:rsidR="00931DDF" w:rsidRPr="00931DDF" w:rsidDel="008D26A9">
            <w:rPr>
              <w:rFonts w:cs="Arial"/>
            </w:rPr>
            <w:delText>The procurement for a digital census moves beyond simply buying goods; it involves sourcing an entire ecosystem of technology and services</w:delText>
          </w:r>
          <w:r w:rsidR="00F30207" w:rsidDel="008D26A9">
            <w:rPr>
              <w:rFonts w:cs="Arial"/>
            </w:rPr>
            <w:delText xml:space="preserve"> in:</w:delText>
          </w:r>
        </w:del>
      </w:ins>
    </w:p>
    <w:p w14:paraId="2513A8F0" w14:textId="580FEC93" w:rsidR="00F30207" w:rsidDel="008D26A9" w:rsidRDefault="008807AC">
      <w:pPr>
        <w:pStyle w:val="ListParagraph"/>
        <w:spacing w:after="0" w:line="276" w:lineRule="auto"/>
        <w:jc w:val="both"/>
        <w:rPr>
          <w:ins w:id="17425" w:author="Pamela Kakande Nabukhonzo" w:date="2025-06-17T23:52:00Z"/>
          <w:del w:id="17426" w:author="Rachel Shipsey" w:date="2025-06-23T15:21:00Z"/>
          <w:rFonts w:cs="Arial"/>
        </w:rPr>
        <w:pPrChange w:id="17427" w:author="Rachel Shipsey" w:date="2025-06-23T15:41:00Z">
          <w:pPr>
            <w:pStyle w:val="ListParagraph"/>
            <w:numPr>
              <w:numId w:val="325"/>
            </w:numPr>
            <w:spacing w:after="0" w:line="276" w:lineRule="auto"/>
            <w:ind w:hanging="360"/>
            <w:jc w:val="both"/>
          </w:pPr>
        </w:pPrChange>
      </w:pPr>
      <w:ins w:id="17428" w:author="Pamela Kakande Nabukhonzo" w:date="2025-06-17T23:51:00Z">
        <w:del w:id="17429" w:author="Rachel Shipsey" w:date="2025-06-23T15:21:00Z">
          <w:r w:rsidRPr="008807AC" w:rsidDel="008D26A9">
            <w:rPr>
              <w:rFonts w:cs="Arial"/>
            </w:rPr>
            <w:delText>Hardware</w:delText>
          </w:r>
        </w:del>
      </w:ins>
      <w:ins w:id="17430" w:author="Pamela Kakande Nabukhonzo" w:date="2025-06-17T23:54:00Z">
        <w:del w:id="17431" w:author="Rachel Shipsey" w:date="2025-06-23T15:21:00Z">
          <w:r w:rsidR="00FC3FCA" w:rsidDel="008D26A9">
            <w:rPr>
              <w:rFonts w:cs="Arial"/>
            </w:rPr>
            <w:delText xml:space="preserve"> sourcing</w:delText>
          </w:r>
        </w:del>
      </w:ins>
      <w:ins w:id="17432" w:author="Pamela Kakande Nabukhonzo" w:date="2025-06-17T23:52:00Z">
        <w:del w:id="17433" w:author="Rachel Shipsey" w:date="2025-06-23T15:21:00Z">
          <w:r w:rsidR="001554E7" w:rsidDel="008D26A9">
            <w:rPr>
              <w:rFonts w:cs="Arial"/>
            </w:rPr>
            <w:delText xml:space="preserve">, this involves a </w:delText>
          </w:r>
        </w:del>
      </w:ins>
      <w:ins w:id="17434" w:author="Pamela Kakande Nabukhonzo" w:date="2025-06-17T23:51:00Z">
        <w:del w:id="17435" w:author="Rachel Shipsey" w:date="2025-06-23T15:21:00Z">
          <w:r w:rsidRPr="008807AC" w:rsidDel="008D26A9">
            <w:rPr>
              <w:rFonts w:cs="Arial"/>
            </w:rPr>
            <w:delText>large-scale procurement of tens of thousands of tablets or smartphones for enumerators. This requires detailed technical specifications, rigorous testing, and planning for accessories like power banks, chargers, and protective cases.</w:delText>
          </w:r>
        </w:del>
      </w:ins>
    </w:p>
    <w:p w14:paraId="4D268B54" w14:textId="6B71735A" w:rsidR="001554E7" w:rsidDel="008D26A9" w:rsidRDefault="00A91ADA">
      <w:pPr>
        <w:pStyle w:val="ListParagraph"/>
        <w:spacing w:after="0" w:line="276" w:lineRule="auto"/>
        <w:jc w:val="both"/>
        <w:rPr>
          <w:ins w:id="17436" w:author="Pamela Kakande Nabukhonzo" w:date="2025-06-17T23:56:00Z"/>
          <w:del w:id="17437" w:author="Rachel Shipsey" w:date="2025-06-23T15:21:00Z"/>
          <w:rFonts w:cs="Arial"/>
        </w:rPr>
        <w:pPrChange w:id="17438" w:author="Rachel Shipsey" w:date="2025-06-23T15:41:00Z">
          <w:pPr>
            <w:pStyle w:val="ListParagraph"/>
            <w:numPr>
              <w:numId w:val="325"/>
            </w:numPr>
            <w:spacing w:after="0" w:line="276" w:lineRule="auto"/>
            <w:ind w:hanging="360"/>
            <w:jc w:val="both"/>
          </w:pPr>
        </w:pPrChange>
      </w:pPr>
      <w:ins w:id="17439" w:author="Pamela Kakande Nabukhonzo" w:date="2025-06-17T23:53:00Z">
        <w:del w:id="17440" w:author="Rachel Shipsey" w:date="2025-06-23T15:21:00Z">
          <w:r w:rsidRPr="00A91ADA" w:rsidDel="008D26A9">
            <w:rPr>
              <w:rFonts w:cs="Arial"/>
            </w:rPr>
            <w:delText>Software Development and Licensing</w:delText>
          </w:r>
        </w:del>
      </w:ins>
      <w:ins w:id="17441" w:author="Pamela Kakande Nabukhonzo" w:date="2025-06-17T23:54:00Z">
        <w:del w:id="17442" w:author="Rachel Shipsey" w:date="2025-06-23T15:21:00Z">
          <w:r w:rsidR="00FC3FCA" w:rsidDel="008D26A9">
            <w:rPr>
              <w:rFonts w:cs="Arial"/>
            </w:rPr>
            <w:delText xml:space="preserve">, </w:delText>
          </w:r>
        </w:del>
      </w:ins>
      <w:ins w:id="17443" w:author="Pamela Kakande Nabukhonzo" w:date="2025-06-17T23:53:00Z">
        <w:del w:id="17444" w:author="Rachel Shipsey" w:date="2025-06-23T15:21:00Z">
          <w:r w:rsidRPr="00A91ADA" w:rsidDel="008D26A9">
            <w:rPr>
              <w:rFonts w:cs="Arial"/>
            </w:rPr>
            <w:delText>NSOs must decide whether to build custom census software or license existing solutions</w:delText>
          </w:r>
        </w:del>
      </w:ins>
      <w:ins w:id="17445" w:author="Pamela Kakande Nabukhonzo" w:date="2025-06-17T23:54:00Z">
        <w:del w:id="17446" w:author="Rachel Shipsey" w:date="2025-06-23T15:21:00Z">
          <w:r w:rsidR="00FC3FCA" w:rsidDel="008D26A9">
            <w:rPr>
              <w:rFonts w:cs="Arial"/>
            </w:rPr>
            <w:delText xml:space="preserve"> for </w:delText>
          </w:r>
        </w:del>
      </w:ins>
      <w:ins w:id="17447" w:author="Pamela Kakande Nabukhonzo" w:date="2025-06-17T23:53:00Z">
        <w:del w:id="17448" w:author="Rachel Shipsey" w:date="2025-06-23T15:21:00Z">
          <w:r w:rsidRPr="00A91ADA" w:rsidDel="008D26A9">
            <w:rPr>
              <w:rFonts w:cs="Arial"/>
            </w:rPr>
            <w:delText>data collection application</w:delText>
          </w:r>
        </w:del>
      </w:ins>
      <w:ins w:id="17449" w:author="Pamela Kakande Nabukhonzo" w:date="2025-06-17T23:54:00Z">
        <w:del w:id="17450" w:author="Rachel Shipsey" w:date="2025-06-23T15:21:00Z">
          <w:r w:rsidR="00844B3B" w:rsidDel="008D26A9">
            <w:rPr>
              <w:rFonts w:cs="Arial"/>
            </w:rPr>
            <w:delText>s</w:delText>
          </w:r>
        </w:del>
      </w:ins>
      <w:ins w:id="17451" w:author="Pamela Kakande Nabukhonzo" w:date="2025-06-17T23:53:00Z">
        <w:del w:id="17452" w:author="Rachel Shipsey" w:date="2025-06-23T15:21:00Z">
          <w:r w:rsidRPr="00A91ADA" w:rsidDel="008D26A9">
            <w:rPr>
              <w:rFonts w:cs="Arial"/>
            </w:rPr>
            <w:delText xml:space="preserve"> (CAPI), data transmission systems, and real-time monitoring dashboards.</w:delText>
          </w:r>
        </w:del>
      </w:ins>
    </w:p>
    <w:p w14:paraId="30A3ADF5" w14:textId="1B0118A7" w:rsidR="001242B2" w:rsidDel="008D26A9" w:rsidRDefault="001242B2">
      <w:pPr>
        <w:pStyle w:val="ListParagraph"/>
        <w:spacing w:after="0" w:line="276" w:lineRule="auto"/>
        <w:jc w:val="both"/>
        <w:rPr>
          <w:ins w:id="17453" w:author="Pamela Kakande Nabukhonzo" w:date="2025-06-18T00:12:00Z"/>
          <w:del w:id="17454" w:author="Rachel Shipsey" w:date="2025-06-23T15:21:00Z"/>
          <w:rFonts w:cs="Arial"/>
        </w:rPr>
        <w:pPrChange w:id="17455" w:author="Rachel Shipsey" w:date="2025-06-23T15:41:00Z">
          <w:pPr>
            <w:pStyle w:val="ListParagraph"/>
            <w:numPr>
              <w:numId w:val="325"/>
            </w:numPr>
            <w:spacing w:after="0" w:line="276" w:lineRule="auto"/>
            <w:ind w:hanging="360"/>
            <w:jc w:val="both"/>
          </w:pPr>
        </w:pPrChange>
      </w:pPr>
      <w:ins w:id="17456" w:author="Pamela Kakande Nabukhonzo" w:date="2025-06-17T23:56:00Z">
        <w:del w:id="17457" w:author="Rachel Shipsey" w:date="2025-06-23T15:21:00Z">
          <w:r w:rsidRPr="001242B2" w:rsidDel="008D26A9">
            <w:rPr>
              <w:rFonts w:cs="Arial"/>
            </w:rPr>
            <w:delText>Procurement must cover the backend systems, including servers for data storage, cloud services, and robust data security infrastructure</w:delText>
          </w:r>
        </w:del>
      </w:ins>
      <w:ins w:id="17458" w:author="Pamela Kakande Nabukhonzo" w:date="2025-06-18T00:12:00Z">
        <w:del w:id="17459" w:author="Rachel Shipsey" w:date="2025-06-23T15:21:00Z">
          <w:r w:rsidR="00892C07" w:rsidDel="008D26A9">
            <w:rPr>
              <w:rFonts w:cs="Arial"/>
            </w:rPr>
            <w:delText xml:space="preserve"> as well as </w:delText>
          </w:r>
          <w:r w:rsidR="00892C07" w:rsidRPr="00892C07" w:rsidDel="008D26A9">
            <w:rPr>
              <w:rFonts w:cs="Arial"/>
            </w:rPr>
            <w:delText>seamless data transmission</w:delText>
          </w:r>
          <w:r w:rsidR="00D36456" w:rsidDel="008D26A9">
            <w:rPr>
              <w:rFonts w:cs="Arial"/>
            </w:rPr>
            <w:delText>.</w:delText>
          </w:r>
        </w:del>
      </w:ins>
    </w:p>
    <w:p w14:paraId="680BF430" w14:textId="4280CD1D" w:rsidR="00D36456" w:rsidDel="008D26A9" w:rsidRDefault="00D36456">
      <w:pPr>
        <w:pStyle w:val="ListParagraph"/>
        <w:spacing w:after="0" w:line="276" w:lineRule="auto"/>
        <w:jc w:val="both"/>
        <w:rPr>
          <w:ins w:id="17460" w:author="Pamela Kakande Nabukhonzo" w:date="2025-06-18T00:18:00Z"/>
          <w:del w:id="17461" w:author="Rachel Shipsey" w:date="2025-06-23T15:21:00Z"/>
          <w:rFonts w:cs="Arial"/>
        </w:rPr>
        <w:pPrChange w:id="17462" w:author="Rachel Shipsey" w:date="2025-06-23T15:41:00Z">
          <w:pPr>
            <w:pStyle w:val="ListParagraph"/>
            <w:numPr>
              <w:numId w:val="325"/>
            </w:numPr>
            <w:spacing w:after="0" w:line="276" w:lineRule="auto"/>
            <w:ind w:hanging="360"/>
            <w:jc w:val="both"/>
          </w:pPr>
        </w:pPrChange>
      </w:pPr>
      <w:ins w:id="17463" w:author="Pamela Kakande Nabukhonzo" w:date="2025-06-18T00:13:00Z">
        <w:del w:id="17464" w:author="Rachel Shipsey" w:date="2025-06-23T15:21:00Z">
          <w:r w:rsidRPr="00D36456" w:rsidDel="008D26A9">
            <w:rPr>
              <w:rFonts w:cs="Arial"/>
            </w:rPr>
            <w:delText>Procurement plans must account for areas with poor or no connectivity, potentially requiring devices with offline data storage capabilities and plans for physical data transfer.</w:delText>
          </w:r>
        </w:del>
      </w:ins>
    </w:p>
    <w:p w14:paraId="3114A763" w14:textId="4B2DEB3F" w:rsidR="00C82CB6" w:rsidRPr="00C82CB6" w:rsidDel="008D26A9" w:rsidRDefault="00CC765A">
      <w:pPr>
        <w:pStyle w:val="ListParagraph"/>
        <w:spacing w:after="0" w:line="276" w:lineRule="auto"/>
        <w:jc w:val="both"/>
        <w:rPr>
          <w:ins w:id="17465" w:author="Pamela Kakande Nabukhonzo" w:date="2025-06-18T00:20:00Z"/>
          <w:del w:id="17466" w:author="Rachel Shipsey" w:date="2025-06-23T15:21:00Z"/>
          <w:rFonts w:cs="Arial"/>
        </w:rPr>
        <w:pPrChange w:id="17467" w:author="Rachel Shipsey" w:date="2025-06-23T15:41:00Z">
          <w:pPr>
            <w:pStyle w:val="ListParagraph"/>
            <w:numPr>
              <w:numId w:val="325"/>
            </w:numPr>
            <w:spacing w:after="0" w:line="276" w:lineRule="auto"/>
            <w:ind w:hanging="360"/>
            <w:jc w:val="both"/>
          </w:pPr>
        </w:pPrChange>
      </w:pPr>
      <w:ins w:id="17468" w:author="Pamela Kakande Nabukhonzo" w:date="2025-06-18T00:18:00Z">
        <w:del w:id="17469" w:author="Rachel Shipsey" w:date="2025-06-23T15:21:00Z">
          <w:r w:rsidRPr="00CC765A" w:rsidDel="008D26A9">
            <w:rPr>
              <w:rFonts w:cs="Arial"/>
            </w:rPr>
            <w:delText xml:space="preserve">Procurement of </w:delText>
          </w:r>
          <w:r w:rsidDel="008D26A9">
            <w:rPr>
              <w:rFonts w:cs="Arial"/>
            </w:rPr>
            <w:delText xml:space="preserve">specialized </w:delText>
          </w:r>
          <w:r w:rsidRPr="00CC765A" w:rsidDel="008D26A9">
            <w:rPr>
              <w:rFonts w:cs="Arial"/>
            </w:rPr>
            <w:delText>services for training a large, temporary workforce on how to use the new digital tools is essential.</w:delText>
          </w:r>
        </w:del>
      </w:ins>
      <w:ins w:id="17470" w:author="Pamela Kakande Nabukhonzo" w:date="2025-06-18T00:19:00Z">
        <w:del w:id="17471" w:author="Rachel Shipsey" w:date="2025-06-23T15:21:00Z">
          <w:r w:rsidR="00646C84" w:rsidRPr="00646C84" w:rsidDel="008D26A9">
            <w:delText xml:space="preserve"> </w:delText>
          </w:r>
        </w:del>
      </w:ins>
    </w:p>
    <w:p w14:paraId="7DFCBB30" w14:textId="2825E6B9" w:rsidR="00CC765A" w:rsidDel="008D26A9" w:rsidRDefault="002F31CE">
      <w:pPr>
        <w:pStyle w:val="ListParagraph"/>
        <w:spacing w:after="0" w:line="276" w:lineRule="auto"/>
        <w:jc w:val="both"/>
        <w:rPr>
          <w:ins w:id="17472" w:author="Pamela Kakande Nabukhonzo" w:date="2025-06-18T00:20:00Z"/>
          <w:del w:id="17473" w:author="Rachel Shipsey" w:date="2025-06-23T15:21:00Z"/>
          <w:rFonts w:cs="Arial"/>
        </w:rPr>
        <w:pPrChange w:id="17474" w:author="Rachel Shipsey" w:date="2025-06-23T15:41:00Z">
          <w:pPr>
            <w:pStyle w:val="ListParagraph"/>
            <w:numPr>
              <w:numId w:val="325"/>
            </w:numPr>
            <w:spacing w:after="0" w:line="276" w:lineRule="auto"/>
            <w:ind w:hanging="360"/>
            <w:jc w:val="both"/>
          </w:pPr>
        </w:pPrChange>
      </w:pPr>
      <w:ins w:id="17475" w:author="Pamela Kakande Nabukhonzo" w:date="2025-06-18T00:20:00Z">
        <w:del w:id="17476" w:author="Rachel Shipsey" w:date="2025-06-23T15:21:00Z">
          <w:r w:rsidDel="008D26A9">
            <w:rPr>
              <w:rFonts w:cs="Arial"/>
            </w:rPr>
            <w:delText>Procure and e</w:delText>
          </w:r>
        </w:del>
      </w:ins>
      <w:ins w:id="17477" w:author="Pamela Kakande Nabukhonzo" w:date="2025-06-18T00:19:00Z">
        <w:del w:id="17478" w:author="Rachel Shipsey" w:date="2025-06-23T15:21:00Z">
          <w:r w:rsidR="00646C84" w:rsidRPr="00646C84" w:rsidDel="008D26A9">
            <w:rPr>
              <w:rFonts w:cs="Arial"/>
            </w:rPr>
            <w:delText xml:space="preserve">stablishing </w:delText>
          </w:r>
        </w:del>
      </w:ins>
      <w:ins w:id="17479" w:author="Pamela Kakande Nabukhonzo" w:date="2025-06-18T00:20:00Z">
        <w:del w:id="17480" w:author="Rachel Shipsey" w:date="2025-06-23T15:21:00Z">
          <w:r w:rsidDel="008D26A9">
            <w:rPr>
              <w:rFonts w:cs="Arial"/>
            </w:rPr>
            <w:delText>t</w:delText>
          </w:r>
          <w:r w:rsidRPr="002F31CE" w:rsidDel="008D26A9">
            <w:rPr>
              <w:rFonts w:cs="Arial"/>
            </w:rPr>
            <w:delText xml:space="preserve">echnical </w:delText>
          </w:r>
          <w:r w:rsidDel="008D26A9">
            <w:rPr>
              <w:rFonts w:cs="Arial"/>
            </w:rPr>
            <w:delText>s</w:delText>
          </w:r>
          <w:r w:rsidRPr="002F31CE" w:rsidDel="008D26A9">
            <w:rPr>
              <w:rFonts w:cs="Arial"/>
            </w:rPr>
            <w:delText xml:space="preserve">upport </w:delText>
          </w:r>
        </w:del>
      </w:ins>
      <w:ins w:id="17481" w:author="Pamela Kakande Nabukhonzo" w:date="2025-06-18T00:19:00Z">
        <w:del w:id="17482" w:author="Rachel Shipsey" w:date="2025-06-23T15:21:00Z">
          <w:r w:rsidR="00646C84" w:rsidRPr="00646C84" w:rsidDel="008D26A9">
            <w:rPr>
              <w:rFonts w:cs="Arial"/>
            </w:rPr>
            <w:delText>contracts for helpdesk support and field-level technical assistance is crucial to quickly resolve hardware or software issues during enumeration.</w:delText>
          </w:r>
        </w:del>
      </w:ins>
    </w:p>
    <w:p w14:paraId="6EF35793" w14:textId="51110698" w:rsidR="00BE1C17" w:rsidDel="008D26A9" w:rsidRDefault="00BE1C17">
      <w:pPr>
        <w:pStyle w:val="ListParagraph"/>
        <w:spacing w:after="0" w:line="276" w:lineRule="auto"/>
        <w:jc w:val="both"/>
        <w:rPr>
          <w:ins w:id="17483" w:author="Pamela Kakande Nabukhonzo" w:date="2025-06-18T00:22:00Z"/>
          <w:del w:id="17484" w:author="Rachel Shipsey" w:date="2025-06-23T15:21:00Z"/>
          <w:rFonts w:cs="Arial"/>
        </w:rPr>
        <w:pPrChange w:id="17485" w:author="Rachel Shipsey" w:date="2025-06-23T15:41:00Z">
          <w:pPr>
            <w:spacing w:after="0" w:line="276" w:lineRule="auto"/>
            <w:jc w:val="both"/>
          </w:pPr>
        </w:pPrChange>
      </w:pPr>
    </w:p>
    <w:p w14:paraId="3F43ABDF" w14:textId="6A3A0A03" w:rsidR="005E55FB" w:rsidDel="008D26A9" w:rsidRDefault="00C8058F">
      <w:pPr>
        <w:pStyle w:val="ListParagraph"/>
        <w:spacing w:after="0" w:line="276" w:lineRule="auto"/>
        <w:jc w:val="both"/>
        <w:rPr>
          <w:ins w:id="17486" w:author="Pamela Kakande Nabukhonzo" w:date="2025-06-18T00:21:00Z"/>
          <w:del w:id="17487" w:author="Rachel Shipsey" w:date="2025-06-23T15:21:00Z"/>
          <w:rFonts w:cs="Arial"/>
        </w:rPr>
        <w:pPrChange w:id="17488" w:author="Rachel Shipsey" w:date="2025-06-23T15:41:00Z">
          <w:pPr>
            <w:spacing w:after="0" w:line="276" w:lineRule="auto"/>
            <w:jc w:val="both"/>
          </w:pPr>
        </w:pPrChange>
      </w:pPr>
      <w:ins w:id="17489" w:author="Pamela Kakande Nabukhonzo" w:date="2025-06-18T00:21:00Z">
        <w:del w:id="17490" w:author="Rachel Shipsey" w:date="2025-06-23T15:21:00Z">
          <w:r w:rsidRPr="00C8058F" w:rsidDel="008D26A9">
            <w:rPr>
              <w:rFonts w:cs="Arial"/>
            </w:rPr>
            <w:delText>Financial management for a digital census must be agile and transparent, leveraging technology to monitor spending and ensure resources are used effectively.</w:delText>
          </w:r>
        </w:del>
      </w:ins>
      <w:ins w:id="17491" w:author="Pamela Kakande Nabukhonzo" w:date="2025-06-18T00:36:00Z">
        <w:del w:id="17492" w:author="Rachel Shipsey" w:date="2025-06-23T15:21:00Z">
          <w:r w:rsidR="001C5763" w:rsidDel="008D26A9">
            <w:rPr>
              <w:rFonts w:cs="Arial"/>
            </w:rPr>
            <w:delText xml:space="preserve"> See also census </w:delText>
          </w:r>
        </w:del>
      </w:ins>
      <w:ins w:id="17493" w:author="Pamela Kakande Nabukhonzo" w:date="2025-06-18T00:37:00Z">
        <w:del w:id="17494" w:author="Rachel Shipsey" w:date="2025-06-23T15:21:00Z">
          <w:r w:rsidR="001C5763" w:rsidDel="008D26A9">
            <w:rPr>
              <w:rFonts w:cs="Arial"/>
            </w:rPr>
            <w:fldChar w:fldCharType="begin"/>
          </w:r>
          <w:r w:rsidR="001C5763" w:rsidDel="008D26A9">
            <w:rPr>
              <w:rFonts w:cs="Arial"/>
            </w:rPr>
            <w:delInstrText>HYPERLINK  \l "_Census_Budget"</w:delInstrText>
          </w:r>
          <w:r w:rsidR="001C5763" w:rsidDel="008D26A9">
            <w:rPr>
              <w:rFonts w:cs="Arial"/>
            </w:rPr>
          </w:r>
          <w:r w:rsidR="001C5763" w:rsidDel="008D26A9">
            <w:rPr>
              <w:rFonts w:cs="Arial"/>
            </w:rPr>
            <w:fldChar w:fldCharType="separate"/>
          </w:r>
          <w:r w:rsidR="001C5763" w:rsidRPr="001C5763" w:rsidDel="008D26A9">
            <w:rPr>
              <w:rStyle w:val="Hyperlink"/>
              <w:rFonts w:cs="Arial"/>
            </w:rPr>
            <w:delText>budgeting</w:delText>
          </w:r>
          <w:r w:rsidR="001C5763" w:rsidDel="008D26A9">
            <w:rPr>
              <w:rFonts w:cs="Arial"/>
            </w:rPr>
            <w:fldChar w:fldCharType="end"/>
          </w:r>
        </w:del>
      </w:ins>
      <w:ins w:id="17495" w:author="Pamela Kakande Nabukhonzo" w:date="2025-06-18T00:36:00Z">
        <w:del w:id="17496" w:author="Rachel Shipsey" w:date="2025-06-23T15:21:00Z">
          <w:r w:rsidR="001C5763" w:rsidDel="008D26A9">
            <w:rPr>
              <w:rFonts w:cs="Arial"/>
            </w:rPr>
            <w:delText>.</w:delText>
          </w:r>
        </w:del>
      </w:ins>
    </w:p>
    <w:p w14:paraId="51735A0F" w14:textId="7C575DDA" w:rsidR="00BE1C17" w:rsidDel="008D26A9" w:rsidRDefault="00BE1C17">
      <w:pPr>
        <w:pStyle w:val="ListParagraph"/>
        <w:spacing w:after="0" w:line="276" w:lineRule="auto"/>
        <w:jc w:val="both"/>
        <w:rPr>
          <w:ins w:id="17497" w:author="Pamela Kakande Nabukhonzo" w:date="2025-06-18T00:23:00Z"/>
          <w:del w:id="17498" w:author="Rachel Shipsey" w:date="2025-06-23T15:21:00Z"/>
          <w:rFonts w:cs="Arial"/>
        </w:rPr>
        <w:pPrChange w:id="17499" w:author="Rachel Shipsey" w:date="2025-06-23T15:41:00Z">
          <w:pPr>
            <w:pStyle w:val="ListParagraph"/>
            <w:numPr>
              <w:numId w:val="327"/>
            </w:numPr>
            <w:spacing w:after="0" w:line="276" w:lineRule="auto"/>
            <w:ind w:hanging="360"/>
            <w:jc w:val="both"/>
          </w:pPr>
        </w:pPrChange>
      </w:pPr>
      <w:ins w:id="17500" w:author="Pamela Kakande Nabukhonzo" w:date="2025-06-18T00:22:00Z">
        <w:del w:id="17501" w:author="Rachel Shipsey" w:date="2025-06-23T15:21:00Z">
          <w:r w:rsidDel="008D26A9">
            <w:rPr>
              <w:rFonts w:cs="Arial"/>
            </w:rPr>
            <w:delText>F</w:delText>
          </w:r>
          <w:r w:rsidRPr="00BE1C17" w:rsidDel="008D26A9">
            <w:rPr>
              <w:rFonts w:cs="Arial"/>
            </w:rPr>
            <w:delText xml:space="preserve">inancial planning should consider the </w:delText>
          </w:r>
          <w:r w:rsidDel="008D26A9">
            <w:rPr>
              <w:rFonts w:cs="Arial"/>
            </w:rPr>
            <w:delText>total cost of ownership</w:delText>
          </w:r>
          <w:r w:rsidRPr="00BE1C17" w:rsidDel="008D26A9">
            <w:rPr>
              <w:rFonts w:cs="Arial"/>
            </w:rPr>
            <w:delText xml:space="preserve"> of the technology, including maintenance, support, and potential for re</w:delText>
          </w:r>
        </w:del>
      </w:ins>
      <w:ins w:id="17502" w:author="Pamela Kakande Nabukhonzo" w:date="2025-06-18T00:23:00Z">
        <w:del w:id="17503" w:author="Rachel Shipsey" w:date="2025-06-23T15:21:00Z">
          <w:r w:rsidR="0085627A" w:rsidDel="008D26A9">
            <w:rPr>
              <w:rFonts w:cs="Arial"/>
            </w:rPr>
            <w:delText>-</w:delText>
          </w:r>
        </w:del>
      </w:ins>
      <w:ins w:id="17504" w:author="Pamela Kakande Nabukhonzo" w:date="2025-06-18T00:22:00Z">
        <w:del w:id="17505" w:author="Rachel Shipsey" w:date="2025-06-23T15:21:00Z">
          <w:r w:rsidRPr="00BE1C17" w:rsidDel="008D26A9">
            <w:rPr>
              <w:rFonts w:cs="Arial"/>
            </w:rPr>
            <w:delText>purposing assets for other statistical activities after the census, which can enhance the value proposition.</w:delText>
          </w:r>
        </w:del>
      </w:ins>
    </w:p>
    <w:p w14:paraId="7D34CC99" w14:textId="444DCAB3" w:rsidR="0085627A" w:rsidDel="008D26A9" w:rsidRDefault="0085627A">
      <w:pPr>
        <w:pStyle w:val="ListParagraph"/>
        <w:spacing w:after="0" w:line="276" w:lineRule="auto"/>
        <w:jc w:val="both"/>
        <w:rPr>
          <w:ins w:id="17506" w:author="Pamela Kakande Nabukhonzo" w:date="2025-06-18T00:36:00Z"/>
          <w:del w:id="17507" w:author="Rachel Shipsey" w:date="2025-06-23T15:21:00Z"/>
          <w:rFonts w:cs="Arial"/>
        </w:rPr>
        <w:pPrChange w:id="17508" w:author="Rachel Shipsey" w:date="2025-06-23T15:41:00Z">
          <w:pPr>
            <w:pStyle w:val="ListParagraph"/>
            <w:numPr>
              <w:numId w:val="327"/>
            </w:numPr>
            <w:spacing w:after="0" w:line="276" w:lineRule="auto"/>
            <w:ind w:hanging="360"/>
            <w:jc w:val="both"/>
          </w:pPr>
        </w:pPrChange>
      </w:pPr>
      <w:ins w:id="17509" w:author="Pamela Kakande Nabukhonzo" w:date="2025-06-18T00:23:00Z">
        <w:del w:id="17510" w:author="Rachel Shipsey" w:date="2025-06-23T15:21:00Z">
          <w:r w:rsidRPr="0085627A" w:rsidDel="008D26A9">
            <w:rPr>
              <w:rFonts w:cs="Arial"/>
            </w:rPr>
            <w:delText>Budgets must be front-loaded to accommodate the high initial cost of technology procurement.</w:delText>
          </w:r>
        </w:del>
      </w:ins>
    </w:p>
    <w:p w14:paraId="78839AF6" w14:textId="7CFF4A4C" w:rsidR="001A411E" w:rsidDel="008D26A9" w:rsidRDefault="001A411E">
      <w:pPr>
        <w:pStyle w:val="ListParagraph"/>
        <w:spacing w:after="0" w:line="276" w:lineRule="auto"/>
        <w:jc w:val="both"/>
        <w:rPr>
          <w:ins w:id="17511" w:author="Pamela Kakande Nabukhonzo" w:date="2025-06-18T00:44:00Z"/>
          <w:del w:id="17512" w:author="Rachel Shipsey" w:date="2025-06-23T15:21:00Z"/>
          <w:rFonts w:cs="Arial"/>
        </w:rPr>
        <w:pPrChange w:id="17513" w:author="Rachel Shipsey" w:date="2025-06-23T15:41:00Z">
          <w:pPr>
            <w:pStyle w:val="ListParagraph"/>
            <w:numPr>
              <w:numId w:val="327"/>
            </w:numPr>
            <w:spacing w:after="0" w:line="276" w:lineRule="auto"/>
            <w:ind w:hanging="360"/>
            <w:jc w:val="both"/>
          </w:pPr>
        </w:pPrChange>
      </w:pPr>
      <w:ins w:id="17514" w:author="Pamela Kakande Nabukhonzo" w:date="2025-06-18T00:36:00Z">
        <w:del w:id="17515" w:author="Rachel Shipsey" w:date="2025-06-23T15:21:00Z">
          <w:r w:rsidRPr="001A411E" w:rsidDel="008D26A9">
            <w:rPr>
              <w:rFonts w:cs="Arial"/>
            </w:rPr>
            <w:delText>Budgets must include contingency funds to cover unforeseen costs, such as those arising from procurement delays, equipment failure, or external shocks like the COVID-19 pandemic, which increased costs for several countries.</w:delText>
          </w:r>
        </w:del>
      </w:ins>
    </w:p>
    <w:p w14:paraId="34585435" w14:textId="2A378D8F" w:rsidR="00587ADA" w:rsidRPr="00587ADA" w:rsidDel="008D26A9" w:rsidRDefault="003402FB">
      <w:pPr>
        <w:pStyle w:val="ListParagraph"/>
        <w:spacing w:after="0" w:line="276" w:lineRule="auto"/>
        <w:jc w:val="both"/>
        <w:rPr>
          <w:ins w:id="17516" w:author="Pamela Kakande Nabukhonzo" w:date="2025-06-18T00:46:00Z"/>
          <w:del w:id="17517" w:author="Rachel Shipsey" w:date="2025-06-23T15:21:00Z"/>
          <w:rFonts w:cs="Arial"/>
        </w:rPr>
        <w:pPrChange w:id="17518" w:author="Rachel Shipsey" w:date="2025-06-23T15:41:00Z">
          <w:pPr>
            <w:pStyle w:val="ListParagraph"/>
            <w:numPr>
              <w:numId w:val="327"/>
            </w:numPr>
            <w:spacing w:after="0" w:line="276" w:lineRule="auto"/>
            <w:ind w:hanging="360"/>
            <w:jc w:val="both"/>
          </w:pPr>
        </w:pPrChange>
      </w:pPr>
      <w:ins w:id="17519" w:author="Pamela Kakande Nabukhonzo" w:date="2025-06-18T00:45:00Z">
        <w:del w:id="17520" w:author="Rachel Shipsey" w:date="2025-06-23T15:21:00Z">
          <w:r w:rsidDel="008D26A9">
            <w:rPr>
              <w:rFonts w:cs="Arial"/>
            </w:rPr>
            <w:delText>Leverage on r</w:delText>
          </w:r>
        </w:del>
      </w:ins>
      <w:ins w:id="17521" w:author="Pamela Kakande Nabukhonzo" w:date="2025-06-18T00:44:00Z">
        <w:del w:id="17522" w:author="Rachel Shipsey" w:date="2025-06-23T15:21:00Z">
          <w:r w:rsidR="001F70EA" w:rsidRPr="001F70EA" w:rsidDel="008D26A9">
            <w:rPr>
              <w:rFonts w:cs="Arial"/>
            </w:rPr>
            <w:delText>eal-</w:delText>
          </w:r>
          <w:r w:rsidR="001F70EA" w:rsidDel="008D26A9">
            <w:rPr>
              <w:rFonts w:cs="Arial"/>
            </w:rPr>
            <w:delText>t</w:delText>
          </w:r>
          <w:r w:rsidR="001F70EA" w:rsidRPr="001F70EA" w:rsidDel="008D26A9">
            <w:rPr>
              <w:rFonts w:cs="Arial"/>
            </w:rPr>
            <w:delText xml:space="preserve">ime </w:delText>
          </w:r>
          <w:r w:rsidR="001F70EA" w:rsidDel="008D26A9">
            <w:rPr>
              <w:rFonts w:cs="Arial"/>
            </w:rPr>
            <w:delText>f</w:delText>
          </w:r>
          <w:r w:rsidR="001F70EA" w:rsidRPr="001F70EA" w:rsidDel="008D26A9">
            <w:rPr>
              <w:rFonts w:cs="Arial"/>
            </w:rPr>
            <w:delText xml:space="preserve">inancial </w:delText>
          </w:r>
          <w:r w:rsidR="001F70EA" w:rsidDel="008D26A9">
            <w:rPr>
              <w:rFonts w:cs="Arial"/>
            </w:rPr>
            <w:delText>o</w:delText>
          </w:r>
          <w:r w:rsidR="001F70EA" w:rsidRPr="001F70EA" w:rsidDel="008D26A9">
            <w:rPr>
              <w:rFonts w:cs="Arial"/>
            </w:rPr>
            <w:delText xml:space="preserve">versight with </w:delText>
          </w:r>
          <w:r w:rsidR="001F70EA" w:rsidDel="008D26A9">
            <w:rPr>
              <w:rFonts w:cs="Arial"/>
            </w:rPr>
            <w:delText>d</w:delText>
          </w:r>
          <w:r w:rsidR="001F70EA" w:rsidRPr="001F70EA" w:rsidDel="008D26A9">
            <w:rPr>
              <w:rFonts w:cs="Arial"/>
            </w:rPr>
            <w:delText>ashboards</w:delText>
          </w:r>
          <w:r w:rsidR="001F70EA" w:rsidDel="008D26A9">
            <w:rPr>
              <w:rFonts w:cs="Arial"/>
            </w:rPr>
            <w:delText xml:space="preserve"> </w:delText>
          </w:r>
          <w:r w:rsidDel="008D26A9">
            <w:rPr>
              <w:rFonts w:cs="Arial"/>
            </w:rPr>
            <w:delText xml:space="preserve">as </w:delText>
          </w:r>
          <w:r w:rsidR="001F70EA" w:rsidRPr="001F70EA" w:rsidDel="008D26A9">
            <w:rPr>
              <w:rFonts w:cs="Arial"/>
            </w:rPr>
            <w:delText>one of the most transformative aspects of a digital census</w:delText>
          </w:r>
          <w:r w:rsidDel="008D26A9">
            <w:rPr>
              <w:rFonts w:cs="Arial"/>
            </w:rPr>
            <w:delText>.</w:delText>
          </w:r>
        </w:del>
      </w:ins>
      <w:ins w:id="17523" w:author="Pamela Kakande Nabukhonzo" w:date="2025-06-18T00:45:00Z">
        <w:del w:id="17524" w:author="Rachel Shipsey" w:date="2025-06-23T15:21:00Z">
          <w:r w:rsidR="00A87C8F" w:rsidRPr="00A87C8F" w:rsidDel="008D26A9">
            <w:delText xml:space="preserve"> </w:delText>
          </w:r>
          <w:r w:rsidR="00A87C8F" w:rsidRPr="00A87C8F" w:rsidDel="008D26A9">
            <w:rPr>
              <w:rFonts w:cs="Arial"/>
            </w:rPr>
            <w:delText xml:space="preserve">Financial managers can use real-time dashboards to track enumerator productivity and fieldwork progress against operational plans. This allows for early intervention if teams </w:delText>
          </w:r>
        </w:del>
      </w:ins>
      <w:ins w:id="17525" w:author="Pamela Kakande Nabukhonzo" w:date="2025-06-18T00:46:00Z">
        <w:del w:id="17526" w:author="Rachel Shipsey" w:date="2025-06-23T15:21:00Z">
          <w:r w:rsidR="00C256D6" w:rsidRPr="00A87C8F" w:rsidDel="008D26A9">
            <w:rPr>
              <w:rFonts w:cs="Arial"/>
            </w:rPr>
            <w:delText>fall</w:delText>
          </w:r>
        </w:del>
      </w:ins>
      <w:ins w:id="17527" w:author="Pamela Kakande Nabukhonzo" w:date="2025-06-18T00:45:00Z">
        <w:del w:id="17528" w:author="Rachel Shipsey" w:date="2025-06-23T15:21:00Z">
          <w:r w:rsidR="00A87C8F" w:rsidRPr="00A87C8F" w:rsidDel="008D26A9">
            <w:rPr>
              <w:rFonts w:cs="Arial"/>
            </w:rPr>
            <w:delText xml:space="preserve"> behind, preventing costly delays</w:delText>
          </w:r>
          <w:r w:rsidR="00A87C8F" w:rsidDel="008D26A9">
            <w:rPr>
              <w:rFonts w:cs="Arial"/>
            </w:rPr>
            <w:delText>.</w:delText>
          </w:r>
        </w:del>
      </w:ins>
      <w:ins w:id="17529" w:author="Pamela Kakande Nabukhonzo" w:date="2025-06-18T00:46:00Z">
        <w:del w:id="17530" w:author="Rachel Shipsey" w:date="2025-06-23T15:21:00Z">
          <w:r w:rsidR="00C256D6" w:rsidRPr="00C256D6" w:rsidDel="008D26A9">
            <w:delText xml:space="preserve"> </w:delText>
          </w:r>
          <w:r w:rsidR="00C256D6" w:rsidRPr="00C256D6" w:rsidDel="008D26A9">
            <w:rPr>
              <w:rFonts w:cs="Arial"/>
            </w:rPr>
            <w:delText>Link</w:delText>
          </w:r>
          <w:r w:rsidR="00C256D6" w:rsidDel="008D26A9">
            <w:rPr>
              <w:rFonts w:cs="Arial"/>
            </w:rPr>
            <w:delText xml:space="preserve"> p</w:delText>
          </w:r>
          <w:r w:rsidR="00C256D6" w:rsidRPr="00C256D6" w:rsidDel="008D26A9">
            <w:rPr>
              <w:rFonts w:cs="Arial"/>
            </w:rPr>
            <w:delText xml:space="preserve">ayments to </w:delText>
          </w:r>
          <w:r w:rsidR="00C256D6" w:rsidDel="008D26A9">
            <w:rPr>
              <w:rFonts w:cs="Arial"/>
            </w:rPr>
            <w:delText>p</w:delText>
          </w:r>
          <w:r w:rsidR="00C256D6" w:rsidRPr="00C256D6" w:rsidDel="008D26A9">
            <w:rPr>
              <w:rFonts w:cs="Arial"/>
            </w:rPr>
            <w:delText>erformance</w:delText>
          </w:r>
          <w:r w:rsidR="00587ADA" w:rsidDel="008D26A9">
            <w:rPr>
              <w:rFonts w:cs="Arial"/>
            </w:rPr>
            <w:delText xml:space="preserve">. </w:delText>
          </w:r>
          <w:r w:rsidR="00587ADA" w:rsidRPr="00587ADA" w:rsidDel="008D26A9">
            <w:rPr>
              <w:rFonts w:cs="Arial"/>
            </w:rPr>
            <w:delText>These digital tools provide transparent, up-to-the-minute data that can be shared with funding partners, improving trust and demonstrating effective stewardship of resources.</w:delText>
          </w:r>
        </w:del>
      </w:ins>
    </w:p>
    <w:p w14:paraId="66CFE50B" w14:textId="303E80DD" w:rsidR="001F70EA" w:rsidRPr="001F70EA" w:rsidDel="008D26A9" w:rsidRDefault="001F70EA">
      <w:pPr>
        <w:pStyle w:val="ListParagraph"/>
        <w:spacing w:after="0" w:line="276" w:lineRule="auto"/>
        <w:jc w:val="both"/>
        <w:rPr>
          <w:ins w:id="17531" w:author="Pamela Kakande Nabukhonzo" w:date="2025-06-13T23:37:00Z"/>
          <w:del w:id="17532" w:author="Rachel Shipsey" w:date="2025-06-23T15:21:00Z"/>
          <w:rFonts w:cs="Arial"/>
        </w:rPr>
        <w:pPrChange w:id="17533" w:author="Rachel Shipsey" w:date="2025-06-23T15:41:00Z">
          <w:pPr>
            <w:spacing w:after="0" w:line="276" w:lineRule="auto"/>
            <w:jc w:val="both"/>
          </w:pPr>
        </w:pPrChange>
      </w:pPr>
    </w:p>
    <w:p w14:paraId="6979E2B4" w14:textId="68E276EC" w:rsidR="00F15544" w:rsidRPr="003E22C8" w:rsidDel="008D26A9" w:rsidRDefault="00F15544">
      <w:pPr>
        <w:pStyle w:val="ListParagraph"/>
        <w:spacing w:after="0" w:line="276" w:lineRule="auto"/>
        <w:jc w:val="both"/>
        <w:rPr>
          <w:ins w:id="17534" w:author="Pamela Kakande Nabukhonzo" w:date="2025-06-13T23:37:00Z"/>
          <w:del w:id="17535" w:author="Rachel Shipsey" w:date="2025-06-23T15:21:00Z"/>
          <w:rFonts w:cs="Arial"/>
        </w:rPr>
        <w:pPrChange w:id="17536" w:author="Rachel Shipsey" w:date="2025-06-23T15:41:00Z">
          <w:pPr>
            <w:spacing w:after="0" w:line="276" w:lineRule="auto"/>
            <w:jc w:val="both"/>
          </w:pPr>
        </w:pPrChange>
      </w:pPr>
    </w:p>
    <w:p w14:paraId="03FB05A9" w14:textId="22DEC0E7" w:rsidR="00F15544" w:rsidRPr="007C3703" w:rsidDel="008D26A9" w:rsidRDefault="00F15544">
      <w:pPr>
        <w:pStyle w:val="ListParagraph"/>
        <w:spacing w:after="0" w:line="276" w:lineRule="auto"/>
        <w:jc w:val="both"/>
        <w:rPr>
          <w:ins w:id="17537" w:author="Pamela Kakande Nabukhonzo" w:date="2025-06-13T23:37:00Z"/>
          <w:del w:id="17538" w:author="Rachel Shipsey" w:date="2025-06-23T15:21:00Z"/>
        </w:rPr>
        <w:pPrChange w:id="17539" w:author="Rachel Shipsey" w:date="2025-06-23T15:41:00Z">
          <w:pPr>
            <w:pStyle w:val="Heading2"/>
          </w:pPr>
        </w:pPrChange>
      </w:pPr>
      <w:bookmarkStart w:id="17540" w:name="_Toc201320306"/>
      <w:ins w:id="17541" w:author="Pamela Kakande Nabukhonzo" w:date="2025-06-13T23:37:00Z">
        <w:del w:id="17542" w:author="Rachel Shipsey" w:date="2025-06-23T15:21:00Z">
          <w:r w:rsidRPr="007C3703" w:rsidDel="008D26A9">
            <w:delText>Selected country experiences</w:delText>
          </w:r>
          <w:bookmarkEnd w:id="17540"/>
        </w:del>
      </w:ins>
    </w:p>
    <w:p w14:paraId="654B5CDC" w14:textId="73577C3D" w:rsidR="00710114" w:rsidRPr="00DE21DB" w:rsidDel="005D0AB8" w:rsidRDefault="00710114">
      <w:pPr>
        <w:pStyle w:val="ListParagraph"/>
        <w:spacing w:after="0" w:line="276" w:lineRule="auto"/>
        <w:jc w:val="both"/>
        <w:rPr>
          <w:ins w:id="17543" w:author="Pamela Kakande Nabukhonzo" w:date="2025-06-13T23:47:00Z"/>
          <w:del w:id="17544" w:author="Rachel Shipsey" w:date="2025-06-20T15:40:00Z"/>
          <w:rFonts w:cs="Arial"/>
        </w:rPr>
        <w:pPrChange w:id="17545" w:author="Rachel Shipsey" w:date="2025-06-23T15:41:00Z">
          <w:pPr>
            <w:spacing w:line="276" w:lineRule="auto"/>
            <w:jc w:val="both"/>
          </w:pPr>
        </w:pPrChange>
      </w:pPr>
      <w:ins w:id="17546" w:author="Pamela Kakande Nabukhonzo" w:date="2025-06-13T23:47:00Z">
        <w:del w:id="17547" w:author="Rachel Shipsey" w:date="2025-06-20T15:40:00Z">
          <w:r w:rsidRPr="7B4121B4" w:rsidDel="005D0AB8">
            <w:rPr>
              <w:rFonts w:cs="Arial"/>
            </w:rPr>
            <w:delText>Procurements were handled by the NSO with</w:delText>
          </w:r>
        </w:del>
      </w:ins>
      <w:ins w:id="17548" w:author="Pamela Kakande Nabukhonzo" w:date="2025-06-17T23:06:00Z">
        <w:del w:id="17549" w:author="Rachel Shipsey" w:date="2025-06-20T15:40:00Z">
          <w:r w:rsidR="00BB7295" w:rsidDel="005D0AB8">
            <w:rPr>
              <w:rFonts w:cs="Arial"/>
            </w:rPr>
            <w:delText>in</w:delText>
          </w:r>
        </w:del>
      </w:ins>
      <w:ins w:id="17550" w:author="Pamela Kakande Nabukhonzo" w:date="2025-06-13T23:47:00Z">
        <w:del w:id="17551" w:author="Rachel Shipsey" w:date="2025-06-20T15:40:00Z">
          <w:r w:rsidRPr="7B4121B4" w:rsidDel="005D0AB8">
            <w:rPr>
              <w:rFonts w:cs="Arial"/>
            </w:rPr>
            <w:delText xml:space="preserve"> the overall government procurement framework</w:delText>
          </w:r>
        </w:del>
      </w:ins>
      <w:ins w:id="17552" w:author="Pamela Kakande Nabukhonzo" w:date="2025-06-17T23:06:00Z">
        <w:del w:id="17553" w:author="Rachel Shipsey" w:date="2025-06-20T15:40:00Z">
          <w:r w:rsidR="00BB7295" w:rsidDel="005D0AB8">
            <w:rPr>
              <w:rFonts w:cs="Arial"/>
            </w:rPr>
            <w:delText>s</w:delText>
          </w:r>
        </w:del>
      </w:ins>
      <w:ins w:id="17554" w:author="Pamela Kakande Nabukhonzo" w:date="2025-06-13T23:47:00Z">
        <w:del w:id="17555" w:author="Rachel Shipsey" w:date="2025-06-20T15:40:00Z">
          <w:r w:rsidRPr="7B4121B4" w:rsidDel="005D0AB8">
            <w:rPr>
              <w:rFonts w:cs="Arial"/>
            </w:rPr>
            <w:delText>.</w:delText>
          </w:r>
        </w:del>
      </w:ins>
    </w:p>
    <w:p w14:paraId="1736627B" w14:textId="5FA59ACD" w:rsidR="00710114" w:rsidRPr="00BB7295" w:rsidDel="008D26A9" w:rsidRDefault="00710114">
      <w:pPr>
        <w:pStyle w:val="ListParagraph"/>
        <w:spacing w:after="0" w:line="276" w:lineRule="auto"/>
        <w:jc w:val="both"/>
        <w:rPr>
          <w:ins w:id="17556" w:author="Pamela Kakande Nabukhonzo" w:date="2025-06-13T23:47:00Z"/>
          <w:del w:id="17557" w:author="Rachel Shipsey" w:date="2025-06-23T15:21:00Z"/>
          <w:rFonts w:cs="Arial"/>
          <w:b/>
          <w:bCs/>
          <w:rPrChange w:id="17558" w:author="Pamela Kakande Nabukhonzo" w:date="2025-06-17T23:06:00Z">
            <w:rPr>
              <w:ins w:id="17559" w:author="Pamela Kakande Nabukhonzo" w:date="2025-06-13T23:47:00Z"/>
              <w:del w:id="17560" w:author="Rachel Shipsey" w:date="2025-06-23T15:21:00Z"/>
              <w:rFonts w:cs="Arial"/>
            </w:rPr>
          </w:rPrChange>
        </w:rPr>
        <w:pPrChange w:id="17561" w:author="Rachel Shipsey" w:date="2025-06-23T15:41:00Z">
          <w:pPr>
            <w:spacing w:line="276" w:lineRule="auto"/>
            <w:jc w:val="both"/>
          </w:pPr>
        </w:pPrChange>
      </w:pPr>
      <w:ins w:id="17562" w:author="Pamela Kakande Nabukhonzo" w:date="2025-06-13T23:47:00Z">
        <w:del w:id="17563" w:author="Rachel Shipsey" w:date="2025-06-23T15:21:00Z">
          <w:r w:rsidRPr="00BB7295" w:rsidDel="008D26A9">
            <w:rPr>
              <w:rFonts w:cs="Arial"/>
              <w:b/>
              <w:bCs/>
              <w:rPrChange w:id="17564" w:author="Pamela Kakande Nabukhonzo" w:date="2025-06-17T23:06:00Z">
                <w:rPr>
                  <w:rFonts w:cs="Arial"/>
                </w:rPr>
              </w:rPrChange>
            </w:rPr>
            <w:delText>Tanzania</w:delText>
          </w:r>
        </w:del>
      </w:ins>
    </w:p>
    <w:p w14:paraId="1147B068" w14:textId="7503238D" w:rsidR="00710114" w:rsidDel="008D26A9" w:rsidRDefault="00BB7295">
      <w:pPr>
        <w:pStyle w:val="ListParagraph"/>
        <w:spacing w:after="0" w:line="276" w:lineRule="auto"/>
        <w:jc w:val="both"/>
        <w:rPr>
          <w:ins w:id="17565" w:author="Pamela Kakande Nabukhonzo" w:date="2025-06-17T23:10:00Z"/>
          <w:del w:id="17566" w:author="Rachel Shipsey" w:date="2025-06-23T15:21:00Z"/>
          <w:rFonts w:eastAsia="Times New Roman" w:cs="Arial"/>
          <w:color w:val="000000"/>
          <w:szCs w:val="24"/>
        </w:rPr>
        <w:pPrChange w:id="17567" w:author="Rachel Shipsey" w:date="2025-06-23T15:41:00Z">
          <w:pPr>
            <w:pStyle w:val="CommentText"/>
            <w:spacing w:line="276" w:lineRule="auto"/>
            <w:jc w:val="both"/>
          </w:pPr>
        </w:pPrChange>
      </w:pPr>
      <w:ins w:id="17568" w:author="Pamela Kakande Nabukhonzo" w:date="2025-06-17T23:06:00Z">
        <w:del w:id="17569" w:author="Rachel Shipsey" w:date="2025-06-23T15:21:00Z">
          <w:r w:rsidRPr="001C5F6C" w:rsidDel="008D26A9">
            <w:rPr>
              <w:rFonts w:eastAsia="Times New Roman" w:cs="Arial"/>
              <w:color w:val="000000"/>
              <w:szCs w:val="24"/>
            </w:rPr>
            <w:delText>The 2022 Population and Housing Census</w:delText>
          </w:r>
        </w:del>
      </w:ins>
      <w:ins w:id="17570" w:author="Pamela Kakande Nabukhonzo" w:date="2025-06-13T23:47:00Z">
        <w:del w:id="17571" w:author="Rachel Shipsey" w:date="2025-06-23T15:21:00Z">
          <w:r w:rsidR="00710114" w:rsidRPr="001C5F6C" w:rsidDel="008D26A9">
            <w:rPr>
              <w:rFonts w:eastAsia="Times New Roman" w:cs="Arial"/>
              <w:color w:val="000000"/>
              <w:szCs w:val="24"/>
            </w:rPr>
            <w:delText xml:space="preserve"> required huge amounts of materials of different types </w:delText>
          </w:r>
        </w:del>
      </w:ins>
      <w:ins w:id="17572" w:author="Pamela Kakande Nabukhonzo" w:date="2025-06-17T23:12:00Z">
        <w:del w:id="17573" w:author="Rachel Shipsey" w:date="2025-06-23T15:21:00Z">
          <w:r w:rsidR="000A5367" w:rsidRPr="001C5F6C" w:rsidDel="008D26A9">
            <w:rPr>
              <w:rFonts w:eastAsia="Times New Roman" w:cs="Arial"/>
              <w:color w:val="000000"/>
              <w:szCs w:val="24"/>
            </w:rPr>
            <w:delText>to</w:delText>
          </w:r>
        </w:del>
      </w:ins>
      <w:ins w:id="17574" w:author="Pamela Kakande Nabukhonzo" w:date="2025-06-13T23:47:00Z">
        <w:del w:id="17575" w:author="Rachel Shipsey" w:date="2025-06-23T15:21:00Z">
          <w:r w:rsidR="00710114" w:rsidRPr="001C5F6C" w:rsidDel="008D26A9">
            <w:rPr>
              <w:rFonts w:eastAsia="Times New Roman" w:cs="Arial"/>
              <w:color w:val="000000"/>
              <w:szCs w:val="24"/>
            </w:rPr>
            <w:delText xml:space="preserve"> conduct the census successfully. </w:delText>
          </w:r>
          <w:r w:rsidR="00710114" w:rsidRPr="008C0139" w:rsidDel="008D26A9">
            <w:rPr>
              <w:rFonts w:eastAsia="Times New Roman" w:cs="Arial"/>
              <w:color w:val="000000"/>
              <w:szCs w:val="24"/>
            </w:rPr>
            <w:delText xml:space="preserve">Procurement of equipment and services were done according to government procedures. All procurements were authorized by </w:delText>
          </w:r>
        </w:del>
      </w:ins>
      <w:ins w:id="17576" w:author="Pamela Kakande Nabukhonzo" w:date="2025-06-17T23:06:00Z">
        <w:del w:id="17577" w:author="Rachel Shipsey" w:date="2025-06-23T15:21:00Z">
          <w:r w:rsidRPr="008C0139" w:rsidDel="008D26A9">
            <w:rPr>
              <w:rFonts w:eastAsia="Times New Roman" w:cs="Arial"/>
              <w:color w:val="000000"/>
              <w:szCs w:val="24"/>
            </w:rPr>
            <w:delText>the central</w:delText>
          </w:r>
        </w:del>
      </w:ins>
      <w:ins w:id="17578" w:author="Pamela Kakande Nabukhonzo" w:date="2025-06-13T23:47:00Z">
        <w:del w:id="17579" w:author="Rachel Shipsey" w:date="2025-06-23T15:21:00Z">
          <w:r w:rsidR="00710114" w:rsidRPr="008C0139" w:rsidDel="008D26A9">
            <w:rPr>
              <w:rFonts w:eastAsia="Times New Roman" w:cs="Arial"/>
              <w:color w:val="000000"/>
              <w:szCs w:val="24"/>
            </w:rPr>
            <w:delText xml:space="preserve"> census committee and National advisory </w:delText>
          </w:r>
          <w:r w:rsidR="00710114" w:rsidDel="008D26A9">
            <w:rPr>
              <w:rFonts w:eastAsia="Times New Roman" w:cs="Arial"/>
              <w:color w:val="000000"/>
              <w:szCs w:val="24"/>
            </w:rPr>
            <w:delText>committee.</w:delText>
          </w:r>
        </w:del>
      </w:ins>
    </w:p>
    <w:p w14:paraId="049433E9" w14:textId="033D9163" w:rsidR="00A32B6C" w:rsidRPr="00CD300B" w:rsidDel="008D26A9" w:rsidRDefault="00A32B6C">
      <w:pPr>
        <w:pStyle w:val="ListParagraph"/>
        <w:spacing w:after="0" w:line="276" w:lineRule="auto"/>
        <w:jc w:val="both"/>
        <w:rPr>
          <w:ins w:id="17580" w:author="Pamela Kakande Nabukhonzo" w:date="2025-06-17T23:10:00Z"/>
          <w:del w:id="17581" w:author="Rachel Shipsey" w:date="2025-06-23T15:21:00Z"/>
          <w:rFonts w:eastAsia="Times New Roman" w:cs="Arial"/>
          <w:color w:val="000000"/>
          <w:szCs w:val="24"/>
        </w:rPr>
        <w:pPrChange w:id="17582" w:author="Rachel Shipsey" w:date="2025-06-23T15:41:00Z">
          <w:pPr>
            <w:pStyle w:val="CommentText"/>
            <w:spacing w:line="276" w:lineRule="auto"/>
          </w:pPr>
        </w:pPrChange>
      </w:pPr>
      <w:ins w:id="17583" w:author="Pamela Kakande Nabukhonzo" w:date="2025-06-17T23:10:00Z">
        <w:del w:id="17584" w:author="Rachel Shipsey" w:date="2025-06-23T15:21:00Z">
          <w:r w:rsidDel="008D26A9">
            <w:rPr>
              <w:rFonts w:cs="Arial"/>
            </w:rPr>
            <w:delText xml:space="preserve">Financial management was handled within the NSO with the overarching government financial management </w:delText>
          </w:r>
        </w:del>
      </w:ins>
      <w:ins w:id="17585" w:author="Pamela Kakande Nabukhonzo" w:date="2025-06-17T23:11:00Z">
        <w:del w:id="17586" w:author="Rachel Shipsey" w:date="2025-06-23T15:21:00Z">
          <w:r w:rsidR="00727BF8" w:rsidDel="008D26A9">
            <w:rPr>
              <w:rFonts w:cs="Arial"/>
            </w:rPr>
            <w:delText>guidelines.</w:delText>
          </w:r>
          <w:r w:rsidR="00727BF8" w:rsidRPr="001C5F6C" w:rsidDel="008D26A9">
            <w:rPr>
              <w:rFonts w:eastAsia="Times New Roman" w:cs="Arial"/>
              <w:color w:val="000000"/>
              <w:szCs w:val="24"/>
            </w:rPr>
            <w:delText xml:space="preserve"> </w:delText>
          </w:r>
        </w:del>
      </w:ins>
      <w:ins w:id="17587" w:author="Pamela Kakande Nabukhonzo" w:date="2025-06-17T23:12:00Z">
        <w:del w:id="17588" w:author="Rachel Shipsey" w:date="2025-06-23T15:21:00Z">
          <w:r w:rsidR="000A5367" w:rsidDel="008D26A9">
            <w:rPr>
              <w:rFonts w:eastAsia="Times New Roman" w:cs="Arial"/>
              <w:color w:val="000000"/>
              <w:szCs w:val="24"/>
            </w:rPr>
            <w:delText xml:space="preserve">The </w:delText>
          </w:r>
        </w:del>
      </w:ins>
      <w:ins w:id="17589" w:author="Pamela Kakande Nabukhonzo" w:date="2025-06-17T23:10:00Z">
        <w:del w:id="17590" w:author="Rachel Shipsey" w:date="2025-06-23T15:21:00Z">
          <w:r w:rsidRPr="00CD300B" w:rsidDel="008D26A9">
            <w:rPr>
              <w:rFonts w:eastAsia="Times New Roman" w:cs="Arial"/>
              <w:color w:val="000000"/>
              <w:szCs w:val="24"/>
            </w:rPr>
            <w:delText xml:space="preserve">Government continued to pay salaries for all its </w:delText>
          </w:r>
        </w:del>
      </w:ins>
      <w:ins w:id="17591" w:author="Pamela Kakande Nabukhonzo" w:date="2025-06-17T23:11:00Z">
        <w:del w:id="17592" w:author="Rachel Shipsey" w:date="2025-06-23T15:21:00Z">
          <w:r w:rsidR="00727BF8" w:rsidRPr="00CD300B" w:rsidDel="008D26A9">
            <w:rPr>
              <w:rFonts w:eastAsia="Times New Roman" w:cs="Arial"/>
              <w:color w:val="000000"/>
              <w:szCs w:val="24"/>
            </w:rPr>
            <w:delText>officials</w:delText>
          </w:r>
        </w:del>
      </w:ins>
      <w:ins w:id="17593" w:author="Pamela Kakande Nabukhonzo" w:date="2025-06-17T23:10:00Z">
        <w:del w:id="17594" w:author="Rachel Shipsey" w:date="2025-06-23T15:21:00Z">
          <w:r w:rsidRPr="00CD300B" w:rsidDel="008D26A9">
            <w:rPr>
              <w:rFonts w:eastAsia="Times New Roman" w:cs="Arial"/>
              <w:color w:val="000000"/>
              <w:szCs w:val="24"/>
            </w:rPr>
            <w:delText xml:space="preserve"> who were engaged in the census operations throughout </w:delText>
          </w:r>
          <w:r w:rsidDel="008D26A9">
            <w:rPr>
              <w:rFonts w:eastAsia="Times New Roman" w:cs="Arial"/>
              <w:color w:val="000000"/>
              <w:szCs w:val="24"/>
            </w:rPr>
            <w:delText>the implementation</w:delText>
          </w:r>
          <w:r w:rsidRPr="00CD300B" w:rsidDel="008D26A9">
            <w:rPr>
              <w:rFonts w:eastAsia="Times New Roman" w:cs="Arial"/>
              <w:color w:val="000000"/>
              <w:szCs w:val="24"/>
            </w:rPr>
            <w:delText xml:space="preserve"> period</w:delText>
          </w:r>
          <w:r w:rsidDel="008D26A9">
            <w:rPr>
              <w:rFonts w:eastAsia="Times New Roman" w:cs="Arial"/>
              <w:color w:val="000000"/>
              <w:szCs w:val="24"/>
            </w:rPr>
            <w:delText>.</w:delText>
          </w:r>
        </w:del>
      </w:ins>
    </w:p>
    <w:p w14:paraId="02DEFD00" w14:textId="39065CA8" w:rsidR="00710114" w:rsidRPr="00DE21DB" w:rsidDel="008D26A9" w:rsidRDefault="00710114">
      <w:pPr>
        <w:pStyle w:val="ListParagraph"/>
        <w:spacing w:after="0" w:line="276" w:lineRule="auto"/>
        <w:jc w:val="both"/>
        <w:rPr>
          <w:ins w:id="17595" w:author="Pamela Kakande Nabukhonzo" w:date="2025-06-13T23:47:00Z"/>
          <w:del w:id="17596" w:author="Rachel Shipsey" w:date="2025-06-23T15:21:00Z"/>
          <w:rFonts w:cs="Arial"/>
          <w:b/>
          <w:bCs/>
        </w:rPr>
        <w:pPrChange w:id="17597" w:author="Rachel Shipsey" w:date="2025-06-23T15:41:00Z">
          <w:pPr>
            <w:spacing w:line="276" w:lineRule="auto"/>
            <w:jc w:val="both"/>
          </w:pPr>
        </w:pPrChange>
      </w:pPr>
      <w:ins w:id="17598" w:author="Pamela Kakande Nabukhonzo" w:date="2025-06-13T23:47:00Z">
        <w:del w:id="17599" w:author="Rachel Shipsey" w:date="2025-06-23T15:21:00Z">
          <w:r w:rsidRPr="00DE21DB" w:rsidDel="008D26A9">
            <w:rPr>
              <w:rFonts w:cs="Arial"/>
              <w:b/>
              <w:bCs/>
            </w:rPr>
            <w:delText>Kenya</w:delText>
          </w:r>
        </w:del>
      </w:ins>
    </w:p>
    <w:p w14:paraId="3F9CA5D8" w14:textId="2FFC142E" w:rsidR="00710114" w:rsidRPr="00B169DE" w:rsidDel="008D26A9" w:rsidRDefault="00710114">
      <w:pPr>
        <w:pStyle w:val="ListParagraph"/>
        <w:spacing w:after="0" w:line="276" w:lineRule="auto"/>
        <w:jc w:val="both"/>
        <w:rPr>
          <w:ins w:id="17600" w:author="Pamela Kakande Nabukhonzo" w:date="2025-06-13T23:47:00Z"/>
          <w:del w:id="17601" w:author="Rachel Shipsey" w:date="2025-06-23T15:21:00Z"/>
          <w:rFonts w:cs="Arial"/>
          <w:sz w:val="20"/>
          <w:szCs w:val="20"/>
        </w:rPr>
        <w:pPrChange w:id="1760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03" w:author="Pamela Kakande Nabukhonzo" w:date="2025-06-13T23:47:00Z">
        <w:del w:id="17604" w:author="Rachel Shipsey" w:date="2025-06-23T15:21:00Z">
          <w:r w:rsidRPr="7B4121B4" w:rsidDel="008D26A9">
            <w:rPr>
              <w:rFonts w:cs="Arial"/>
              <w:sz w:val="20"/>
              <w:szCs w:val="20"/>
            </w:rPr>
            <w:delText xml:space="preserve">A procurement sub-committee was appointed one year before the census enumeration to handle all procurement activities. The team developed census procurement guidelines in conformity with the current country Public Procurement and Asset Disposal Act (PPADA, 2015) and the relevant regulations, which provided procurement and financial flow guidelines on various aspects of the 2019 KPHC procurement process.  </w:delText>
          </w:r>
        </w:del>
      </w:ins>
    </w:p>
    <w:p w14:paraId="779315D3" w14:textId="495C3C37" w:rsidR="00710114" w:rsidRPr="00B169DE" w:rsidDel="008D26A9" w:rsidRDefault="00710114">
      <w:pPr>
        <w:pStyle w:val="ListParagraph"/>
        <w:spacing w:after="0" w:line="276" w:lineRule="auto"/>
        <w:jc w:val="both"/>
        <w:rPr>
          <w:ins w:id="17605" w:author="Pamela Kakande Nabukhonzo" w:date="2025-06-13T23:47:00Z"/>
          <w:del w:id="17606" w:author="Rachel Shipsey" w:date="2025-06-23T15:21:00Z"/>
          <w:rFonts w:cs="Arial"/>
          <w:sz w:val="20"/>
          <w:szCs w:val="20"/>
        </w:rPr>
        <w:pPrChange w:id="1760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08" w:author="Pamela Kakande Nabukhonzo" w:date="2025-06-13T23:47:00Z">
        <w:del w:id="17609" w:author="Rachel Shipsey" w:date="2025-06-23T15:21:00Z">
          <w:r w:rsidRPr="7B4121B4" w:rsidDel="008D26A9">
            <w:rPr>
              <w:rFonts w:cs="Arial"/>
              <w:sz w:val="20"/>
              <w:szCs w:val="20"/>
            </w:rPr>
            <w:delText>The open tendering method was the main procurement method used during acquisition of the census materials and equipment. Procurement plans were prepared before each financial year and had to be approved by the Board before execution. The process adhered to the detailed approved 2019 KPHC procurement plan. All procurements of goods, equipment, and services for the 2019 KPHC were centrally handled at the headquarters as detailed by the guidelines. However, in exceptional cases where the situation on the ground and logistical challenges dictated that a specific procurement could be undertaken at the County level. In such a scenario the procurement sub – committee advised accordingly to facilitate the activity and ensured that the process adheres to PPADA, 2015 guidelines.  At the sub-national level, the county census committees and sub-county census committees were established to oversee implementation of the procurement activities especially acquisition of training facilities and storage facilities.</w:delText>
          </w:r>
        </w:del>
      </w:ins>
    </w:p>
    <w:p w14:paraId="60B945FF" w14:textId="2AC676C9" w:rsidR="00710114" w:rsidRPr="00B169DE" w:rsidDel="008D26A9" w:rsidRDefault="00710114">
      <w:pPr>
        <w:pStyle w:val="ListParagraph"/>
        <w:spacing w:after="0" w:line="276" w:lineRule="auto"/>
        <w:jc w:val="both"/>
        <w:rPr>
          <w:ins w:id="17610" w:author="Pamela Kakande Nabukhonzo" w:date="2025-06-13T23:47:00Z"/>
          <w:del w:id="17611" w:author="Rachel Shipsey" w:date="2025-06-23T15:21:00Z"/>
          <w:rFonts w:cs="Arial"/>
          <w:sz w:val="20"/>
          <w:szCs w:val="20"/>
        </w:rPr>
        <w:pPrChange w:id="1761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13" w:author="Pamela Kakande Nabukhonzo" w:date="2025-06-13T23:47:00Z">
        <w:del w:id="17614" w:author="Rachel Shipsey" w:date="2025-06-23T15:21:00Z">
          <w:r w:rsidRPr="00B169DE" w:rsidDel="008D26A9">
            <w:rPr>
              <w:rFonts w:cs="Arial"/>
              <w:sz w:val="20"/>
              <w:szCs w:val="20"/>
            </w:rPr>
            <w:delText>Synergy existed between different census committees (procurement and technology data management sub-committees) and the procurement division, and user directorates that facilitated the smooth running of the process. There was good communication between the procurement division and the user directorate on item specifications/Terms of reference (TORs) to ensure that any deviations were detected early, and action taken. The user directorate provided adequate specifications/Terms of reference (TORs)as per the requirements to procurement section which ensured timely procurement. Procurement sub-committee meetings appraised the members with census materials requests before they are forwarded to the Director General for approval.</w:delText>
          </w:r>
        </w:del>
      </w:ins>
    </w:p>
    <w:p w14:paraId="3EBF3BB3" w14:textId="0B1B25E5" w:rsidR="00710114" w:rsidRPr="00B169DE" w:rsidDel="008D26A9" w:rsidRDefault="00710114">
      <w:pPr>
        <w:pStyle w:val="ListParagraph"/>
        <w:spacing w:after="0" w:line="276" w:lineRule="auto"/>
        <w:jc w:val="both"/>
        <w:rPr>
          <w:ins w:id="17615" w:author="Pamela Kakande Nabukhonzo" w:date="2025-06-13T23:47:00Z"/>
          <w:del w:id="17616" w:author="Rachel Shipsey" w:date="2025-06-23T15:21:00Z"/>
          <w:rFonts w:cs="Arial"/>
          <w:sz w:val="20"/>
          <w:szCs w:val="20"/>
        </w:rPr>
        <w:pPrChange w:id="1761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18" w:author="Pamela Kakande Nabukhonzo" w:date="2025-06-13T23:47:00Z">
        <w:del w:id="17619" w:author="Rachel Shipsey" w:date="2025-06-23T15:21:00Z">
          <w:r w:rsidRPr="7B4121B4" w:rsidDel="008D26A9">
            <w:rPr>
              <w:rFonts w:cs="Arial"/>
              <w:sz w:val="20"/>
              <w:szCs w:val="20"/>
            </w:rPr>
            <w:delText>The secretariat scheduled meetings frequently (fortnightly) where status reports were provided and this enhanced monitoring of the procurement progress. A special census procurement file was opened to check and monitor the status of procurement processes to enable proper documentation of all procurements.</w:delText>
          </w:r>
        </w:del>
      </w:ins>
    </w:p>
    <w:p w14:paraId="496229BA" w14:textId="6061C52C" w:rsidR="00710114" w:rsidRPr="00B169DE" w:rsidDel="008D26A9" w:rsidRDefault="00710114">
      <w:pPr>
        <w:pStyle w:val="ListParagraph"/>
        <w:spacing w:after="0" w:line="276" w:lineRule="auto"/>
        <w:jc w:val="both"/>
        <w:rPr>
          <w:ins w:id="17620" w:author="Pamela Kakande Nabukhonzo" w:date="2025-06-13T23:47:00Z"/>
          <w:del w:id="17621" w:author="Rachel Shipsey" w:date="2025-06-23T15:21:00Z"/>
          <w:rFonts w:cs="Arial"/>
          <w:sz w:val="20"/>
          <w:szCs w:val="20"/>
        </w:rPr>
        <w:pPrChange w:id="17622"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23" w:author="Pamela Kakande Nabukhonzo" w:date="2025-06-13T23:47:00Z">
        <w:del w:id="17624" w:author="Rachel Shipsey" w:date="2025-06-23T15:21:00Z">
          <w:r w:rsidRPr="00B169DE" w:rsidDel="008D26A9">
            <w:rPr>
              <w:rFonts w:cs="Arial"/>
              <w:sz w:val="20"/>
              <w:szCs w:val="20"/>
            </w:rPr>
            <w:delText>Involvement and engagement of relevant stakeholders (Ministry of ICT and others) in the planning process especially in the acquisition of mobile devices addressed any possible challenges and risks that may hinder the performance of procurement activity. This minimized possible challenges and risks that might have hindered the performance of the procurement activity.</w:delText>
          </w:r>
        </w:del>
      </w:ins>
    </w:p>
    <w:p w14:paraId="55E7AD65" w14:textId="2E86F8AA" w:rsidR="00710114" w:rsidRPr="00B169DE" w:rsidDel="008D26A9" w:rsidRDefault="00710114">
      <w:pPr>
        <w:pStyle w:val="ListParagraph"/>
        <w:spacing w:after="0" w:line="276" w:lineRule="auto"/>
        <w:jc w:val="both"/>
        <w:rPr>
          <w:ins w:id="17625" w:author="Pamela Kakande Nabukhonzo" w:date="2025-06-13T23:47:00Z"/>
          <w:del w:id="17626" w:author="Rachel Shipsey" w:date="2025-06-23T15:21:00Z"/>
          <w:rFonts w:cs="Arial"/>
          <w:sz w:val="20"/>
          <w:szCs w:val="20"/>
        </w:rPr>
        <w:pPrChange w:id="17627" w:author="Rachel Shipsey" w:date="2025-06-23T15:41:00Z">
          <w:pPr>
            <w:pBdr>
              <w:top w:val="single" w:sz="4" w:space="1" w:color="auto"/>
              <w:left w:val="single" w:sz="4" w:space="4" w:color="auto"/>
              <w:bottom w:val="single" w:sz="4" w:space="1" w:color="auto"/>
              <w:right w:val="single" w:sz="4" w:space="4" w:color="auto"/>
            </w:pBdr>
            <w:shd w:val="clear" w:color="auto" w:fill="D9E2F3" w:themeFill="accent1" w:themeFillTint="33"/>
            <w:spacing w:line="240" w:lineRule="auto"/>
            <w:jc w:val="both"/>
          </w:pPr>
        </w:pPrChange>
      </w:pPr>
      <w:ins w:id="17628" w:author="Pamela Kakande Nabukhonzo" w:date="2025-06-13T23:47:00Z">
        <w:del w:id="17629" w:author="Rachel Shipsey" w:date="2025-06-23T15:21:00Z">
          <w:r w:rsidRPr="7B4121B4" w:rsidDel="008D26A9">
            <w:rPr>
              <w:rFonts w:cs="Arial"/>
              <w:sz w:val="20"/>
              <w:szCs w:val="20"/>
            </w:rPr>
            <w:delText>Disposal of mobile devices required data removal which consumed valuable time because they could not be disposed of with KNBS data.</w:delText>
          </w:r>
        </w:del>
      </w:ins>
    </w:p>
    <w:p w14:paraId="29BFF881" w14:textId="0AFE618F" w:rsidR="009D4D91" w:rsidRPr="009D4D91" w:rsidDel="008D26A9" w:rsidRDefault="009D4D91">
      <w:pPr>
        <w:pStyle w:val="ListParagraph"/>
        <w:spacing w:after="0" w:line="276" w:lineRule="auto"/>
        <w:jc w:val="both"/>
        <w:rPr>
          <w:del w:id="17630" w:author="Rachel Shipsey" w:date="2025-06-23T15:21:00Z"/>
          <w:rFonts w:cs="Arial"/>
        </w:rPr>
        <w:pPrChange w:id="17631" w:author="Rachel Shipsey" w:date="2025-06-23T15:41:00Z">
          <w:pPr>
            <w:spacing w:line="276" w:lineRule="auto"/>
            <w:jc w:val="both"/>
          </w:pPr>
        </w:pPrChange>
      </w:pPr>
    </w:p>
    <w:p w14:paraId="118F1750" w14:textId="73F01840" w:rsidR="00610B2B" w:rsidDel="008D26A9" w:rsidRDefault="000F4D0B">
      <w:pPr>
        <w:pStyle w:val="ListParagraph"/>
        <w:spacing w:after="0" w:line="276" w:lineRule="auto"/>
        <w:jc w:val="both"/>
        <w:rPr>
          <w:ins w:id="17632" w:author="Pamela Kakande Nabukhonzo" w:date="2025-06-17T11:13:00Z"/>
          <w:del w:id="17633" w:author="Rachel Shipsey" w:date="2025-06-23T15:21:00Z"/>
        </w:rPr>
        <w:pPrChange w:id="17634" w:author="Rachel Shipsey" w:date="2025-06-23T15:41:00Z">
          <w:pPr>
            <w:pStyle w:val="Heading2"/>
          </w:pPr>
        </w:pPrChange>
      </w:pPr>
      <w:del w:id="17635" w:author="Rachel Shipsey" w:date="2025-06-23T15:21:00Z">
        <w:r w:rsidDel="008D26A9">
          <w:rPr>
            <w:rFonts w:cs="Arial"/>
            <w:bCs/>
            <w:sz w:val="22"/>
          </w:rPr>
          <w:delText>14</w:delText>
        </w:r>
      </w:del>
    </w:p>
    <w:p w14:paraId="7A686CED" w14:textId="39BC3513" w:rsidR="00B97D57" w:rsidDel="008D26A9" w:rsidRDefault="00286BDA">
      <w:pPr>
        <w:pStyle w:val="ListParagraph"/>
        <w:spacing w:after="0" w:line="276" w:lineRule="auto"/>
        <w:jc w:val="both"/>
        <w:rPr>
          <w:ins w:id="17636" w:author="Pamela Kakande Nabukhonzo" w:date="2025-06-17T11:14:00Z"/>
          <w:del w:id="17637" w:author="Rachel Shipsey" w:date="2025-06-23T15:21:00Z"/>
          <w:rFonts w:cs="Arial"/>
        </w:rPr>
        <w:pPrChange w:id="17638" w:author="Rachel Shipsey" w:date="2025-06-23T15:41:00Z">
          <w:pPr>
            <w:pStyle w:val="ListParagraph"/>
            <w:numPr>
              <w:numId w:val="50"/>
            </w:numPr>
            <w:spacing w:line="276" w:lineRule="auto"/>
            <w:ind w:left="630" w:hanging="360"/>
            <w:jc w:val="both"/>
          </w:pPr>
        </w:pPrChange>
      </w:pPr>
      <w:bookmarkStart w:id="17639" w:name="_Toc201320307"/>
      <w:ins w:id="17640" w:author="Pamela Kakande Nabukhonzo" w:date="2025-06-17T11:01:00Z">
        <w:del w:id="17641" w:author="Rachel Shipsey" w:date="2025-06-23T15:21:00Z">
          <w:r w:rsidDel="008D26A9">
            <w:delText xml:space="preserve">Challenges and </w:delText>
          </w:r>
        </w:del>
      </w:ins>
      <w:del w:id="17642" w:author="Rachel Shipsey" w:date="2025-06-23T15:21:00Z">
        <w:r w:rsidR="000F4D0B" w:rsidRPr="00286BDA" w:rsidDel="008D26A9">
          <w:rPr>
            <w:rFonts w:cstheme="majorBidi"/>
            <w:sz w:val="28"/>
            <w:szCs w:val="26"/>
            <w:rPrChange w:id="17643" w:author="Pamela Kakande Nabukhonzo" w:date="2025-06-17T11:00:00Z">
              <w:rPr>
                <w:rFonts w:cs="Arial"/>
                <w:bCs/>
                <w:sz w:val="22"/>
              </w:rPr>
            </w:rPrChange>
          </w:rPr>
          <w:delText>14</w:delText>
        </w:r>
      </w:del>
      <w:bookmarkEnd w:id="17639"/>
      <w:ins w:id="17644" w:author="Pamela Kakande Nabukhonzo" w:date="2025-06-17T10:54:00Z">
        <w:del w:id="17645" w:author="Rachel Shipsey" w:date="2025-06-23T15:21:00Z">
          <w:r w:rsidR="007D473F" w:rsidRPr="7B4121B4" w:rsidDel="008D26A9">
            <w:rPr>
              <w:rFonts w:cs="Arial"/>
            </w:rPr>
            <w:delText>census</w:delText>
          </w:r>
        </w:del>
      </w:ins>
    </w:p>
    <w:p w14:paraId="1B1382D4" w14:textId="685D37FC" w:rsidR="00A46F98" w:rsidRPr="00DE21DB" w:rsidDel="008D26A9" w:rsidRDefault="00A46F98">
      <w:pPr>
        <w:pStyle w:val="ListParagraph"/>
        <w:spacing w:after="0" w:line="276" w:lineRule="auto"/>
        <w:jc w:val="both"/>
        <w:rPr>
          <w:ins w:id="17646" w:author="Pamela Kakande Nabukhonzo" w:date="2025-06-17T11:15:00Z"/>
          <w:del w:id="17647" w:author="Rachel Shipsey" w:date="2025-06-23T15:21:00Z"/>
          <w:rFonts w:cs="Arial"/>
        </w:rPr>
        <w:pPrChange w:id="17648" w:author="Rachel Shipsey" w:date="2025-06-23T15:41:00Z">
          <w:pPr>
            <w:spacing w:line="276" w:lineRule="auto"/>
            <w:jc w:val="both"/>
          </w:pPr>
        </w:pPrChange>
      </w:pPr>
      <w:ins w:id="17649" w:author="Pamela Kakande Nabukhonzo" w:date="2025-06-17T11:15:00Z">
        <w:del w:id="17650" w:author="Rachel Shipsey" w:date="2025-06-23T15:21:00Z">
          <w:r w:rsidRPr="00DE21DB" w:rsidDel="008D26A9">
            <w:rPr>
              <w:rFonts w:cs="Arial"/>
            </w:rPr>
            <w:delText>Although, procurement guidelines are developed to ease the process of handling the acquisition of census materials. Countries experience challenges that can disrupt work as such mechanisms should be put in place to ensure smooth operations. Procurement for goods, works and services for the 2019 KPHC presented some challenges despite the timely planning by the procurement sub-committee, from which lessons are drawn:</w:delText>
          </w:r>
        </w:del>
      </w:ins>
    </w:p>
    <w:p w14:paraId="568EB5F0" w14:textId="14CE329A" w:rsidR="00A46F98" w:rsidRPr="00DE21DB" w:rsidDel="008D26A9" w:rsidRDefault="00A46F98">
      <w:pPr>
        <w:pStyle w:val="ListParagraph"/>
        <w:spacing w:after="0" w:line="276" w:lineRule="auto"/>
        <w:jc w:val="both"/>
        <w:rPr>
          <w:ins w:id="17651" w:author="Pamela Kakande Nabukhonzo" w:date="2025-06-17T11:15:00Z"/>
          <w:del w:id="17652" w:author="Rachel Shipsey" w:date="2025-06-23T15:21:00Z"/>
          <w:rFonts w:cs="Arial"/>
        </w:rPr>
        <w:pPrChange w:id="17653" w:author="Rachel Shipsey" w:date="2025-06-23T15:41:00Z">
          <w:pPr>
            <w:pStyle w:val="ListParagraph"/>
            <w:numPr>
              <w:numId w:val="51"/>
            </w:numPr>
            <w:spacing w:line="276" w:lineRule="auto"/>
            <w:ind w:left="450" w:hanging="360"/>
            <w:jc w:val="both"/>
          </w:pPr>
        </w:pPrChange>
      </w:pPr>
      <w:ins w:id="17654" w:author="Pamela Kakande Nabukhonzo" w:date="2025-06-17T11:15:00Z">
        <w:del w:id="17655" w:author="Rachel Shipsey" w:date="2025-06-23T15:21:00Z">
          <w:r w:rsidRPr="7B4121B4" w:rsidDel="008D26A9">
            <w:rPr>
              <w:rFonts w:cs="Arial"/>
            </w:rPr>
            <w:delText xml:space="preserve">Lack of an in-country market survey to identify large scale production companies to allow for proper planning about whether to procure locally or internationally. </w:delText>
          </w:r>
        </w:del>
      </w:ins>
      <w:ins w:id="17656" w:author="Pamela Kakande Nabukhonzo" w:date="2025-06-13T23:48:00Z">
        <w:del w:id="17657" w:author="Rachel Shipsey" w:date="2025-06-23T15:21:00Z">
          <w:r w:rsidR="00710114" w:rsidRPr="7B4121B4" w:rsidDel="008D26A9">
            <w:rPr>
              <w:rFonts w:cs="Arial"/>
            </w:rPr>
            <w:delText xml:space="preserve">If not done, this will cause delay in </w:delText>
          </w:r>
        </w:del>
      </w:ins>
      <w:ins w:id="17658" w:author="Pamela Kakande Nabukhonzo" w:date="2025-06-17T21:36:00Z">
        <w:del w:id="17659" w:author="Rachel Shipsey" w:date="2025-06-23T15:21:00Z">
          <w:r w:rsidR="00231516" w:rsidRPr="7B4121B4" w:rsidDel="008D26A9">
            <w:rPr>
              <w:rFonts w:cs="Arial"/>
            </w:rPr>
            <w:delText>supplying</w:delText>
          </w:r>
        </w:del>
      </w:ins>
      <w:ins w:id="17660" w:author="Pamela Kakande Nabukhonzo" w:date="2025-06-17T11:15:00Z">
        <w:del w:id="17661" w:author="Rachel Shipsey" w:date="2025-06-23T15:21:00Z">
          <w:r w:rsidRPr="7B4121B4" w:rsidDel="008D26A9">
            <w:rPr>
              <w:rFonts w:cs="Arial"/>
            </w:rPr>
            <w:delText xml:space="preserve"> some items due to large quantities required yet the contracted suppliers had to import the materials </w:delText>
          </w:r>
        </w:del>
      </w:ins>
    </w:p>
    <w:p w14:paraId="3BE6977F" w14:textId="42184826" w:rsidR="00A46F98" w:rsidRPr="00DE21DB" w:rsidDel="008D26A9" w:rsidRDefault="00A46F98">
      <w:pPr>
        <w:pStyle w:val="ListParagraph"/>
        <w:spacing w:after="0" w:line="276" w:lineRule="auto"/>
        <w:jc w:val="both"/>
        <w:rPr>
          <w:ins w:id="17662" w:author="Pamela Kakande Nabukhonzo" w:date="2025-06-17T11:15:00Z"/>
          <w:del w:id="17663" w:author="Rachel Shipsey" w:date="2025-06-23T15:21:00Z"/>
          <w:rFonts w:cs="Arial"/>
        </w:rPr>
        <w:pPrChange w:id="17664" w:author="Rachel Shipsey" w:date="2025-06-23T15:41:00Z">
          <w:pPr>
            <w:pStyle w:val="ListParagraph"/>
            <w:numPr>
              <w:numId w:val="51"/>
            </w:numPr>
            <w:spacing w:line="276" w:lineRule="auto"/>
            <w:ind w:left="450" w:hanging="360"/>
            <w:jc w:val="both"/>
          </w:pPr>
        </w:pPrChange>
      </w:pPr>
      <w:ins w:id="17665" w:author="Pamela Kakande Nabukhonzo" w:date="2025-06-17T11:15:00Z">
        <w:del w:id="17666" w:author="Rachel Shipsey" w:date="2025-06-23T15:21:00Z">
          <w:r w:rsidRPr="7B4121B4" w:rsidDel="008D26A9">
            <w:rPr>
              <w:rFonts w:cs="Arial"/>
            </w:rPr>
            <w:delText>Emerging new procurement requirements that were not initially captured in the census procurement plan and budget may arise. For instance, during uploading of maps on mobile devices, those for urban areas failed thus reverted to printing which had not been planned for. There being inadequate printing machines, outsourcing of printing services had to be done instead of printing in-house as planned.</w:delText>
          </w:r>
        </w:del>
      </w:ins>
    </w:p>
    <w:p w14:paraId="184EBEC7" w14:textId="515B9F8C" w:rsidR="00710114" w:rsidRPr="00231516" w:rsidDel="008D26A9" w:rsidRDefault="00231516">
      <w:pPr>
        <w:pStyle w:val="ListParagraph"/>
        <w:spacing w:after="0" w:line="276" w:lineRule="auto"/>
        <w:jc w:val="both"/>
        <w:rPr>
          <w:ins w:id="17667" w:author="Pamela Kakande Nabukhonzo" w:date="2025-06-13T23:48:00Z"/>
          <w:del w:id="17668" w:author="Rachel Shipsey" w:date="2025-06-23T15:21:00Z"/>
          <w:rFonts w:cs="Arial"/>
          <w:szCs w:val="24"/>
          <w:rPrChange w:id="17669" w:author="Pamela Kakande Nabukhonzo" w:date="2025-06-17T21:36:00Z">
            <w:rPr>
              <w:ins w:id="17670" w:author="Pamela Kakande Nabukhonzo" w:date="2025-06-13T23:48:00Z"/>
              <w:del w:id="17671" w:author="Rachel Shipsey" w:date="2025-06-23T15:21:00Z"/>
              <w:rFonts w:cs="Arial"/>
              <w:b/>
              <w:bCs/>
              <w:szCs w:val="24"/>
            </w:rPr>
          </w:rPrChange>
        </w:rPr>
        <w:pPrChange w:id="17672" w:author="Rachel Shipsey" w:date="2025-06-23T15:41:00Z">
          <w:pPr>
            <w:spacing w:line="276" w:lineRule="auto"/>
          </w:pPr>
        </w:pPrChange>
      </w:pPr>
      <w:ins w:id="17673" w:author="Pamela Kakande Nabukhonzo" w:date="2025-06-17T21:36:00Z">
        <w:del w:id="17674" w:author="Rachel Shipsey" w:date="2025-06-23T15:21:00Z">
          <w:r w:rsidDel="008D26A9">
            <w:rPr>
              <w:rFonts w:cs="Arial"/>
              <w:szCs w:val="24"/>
            </w:rPr>
            <w:delText xml:space="preserve">Some of the </w:delText>
          </w:r>
          <w:r w:rsidR="001013D6" w:rsidDel="008D26A9">
            <w:rPr>
              <w:rFonts w:cs="Arial"/>
              <w:szCs w:val="24"/>
            </w:rPr>
            <w:delText>c</w:delText>
          </w:r>
        </w:del>
      </w:ins>
      <w:ins w:id="17675" w:author="Pamela Kakande Nabukhonzo" w:date="2025-06-13T23:48:00Z">
        <w:del w:id="17676" w:author="Rachel Shipsey" w:date="2025-06-23T15:21:00Z">
          <w:r w:rsidR="00710114" w:rsidRPr="00231516" w:rsidDel="008D26A9">
            <w:rPr>
              <w:rFonts w:cs="Arial"/>
              <w:szCs w:val="24"/>
              <w:rPrChange w:id="17677" w:author="Pamela Kakande Nabukhonzo" w:date="2025-06-17T21:36:00Z">
                <w:rPr>
                  <w:rFonts w:cs="Arial"/>
                  <w:b/>
                  <w:bCs/>
                  <w:szCs w:val="24"/>
                </w:rPr>
              </w:rPrChange>
            </w:rPr>
            <w:delText xml:space="preserve">hallenges </w:delText>
          </w:r>
        </w:del>
      </w:ins>
      <w:ins w:id="17678" w:author="Pamela Kakande Nabukhonzo" w:date="2025-06-17T21:36:00Z">
        <w:del w:id="17679" w:author="Rachel Shipsey" w:date="2025-06-23T15:21:00Z">
          <w:r w:rsidR="001013D6" w:rsidDel="008D26A9">
            <w:rPr>
              <w:rFonts w:cs="Arial"/>
              <w:szCs w:val="24"/>
            </w:rPr>
            <w:delText>experienced included</w:delText>
          </w:r>
        </w:del>
      </w:ins>
      <w:ins w:id="17680" w:author="Pamela Kakande Nabukhonzo" w:date="2025-06-17T21:41:00Z">
        <w:del w:id="17681" w:author="Rachel Shipsey" w:date="2025-06-23T15:21:00Z">
          <w:r w:rsidR="00004D7B" w:rsidDel="008D26A9">
            <w:rPr>
              <w:rFonts w:cs="Arial"/>
              <w:szCs w:val="24"/>
            </w:rPr>
            <w:delText xml:space="preserve"> in Kenya</w:delText>
          </w:r>
          <w:r w:rsidR="00E47542" w:rsidDel="008D26A9">
            <w:rPr>
              <w:rFonts w:cs="Arial"/>
              <w:szCs w:val="24"/>
            </w:rPr>
            <w:delText xml:space="preserve"> and in some other African countries</w:delText>
          </w:r>
        </w:del>
      </w:ins>
      <w:ins w:id="17682" w:author="Pamela Kakande Nabukhonzo" w:date="2025-06-17T21:36:00Z">
        <w:del w:id="17683" w:author="Rachel Shipsey" w:date="2025-06-23T15:21:00Z">
          <w:r w:rsidR="001013D6" w:rsidDel="008D26A9">
            <w:rPr>
              <w:rFonts w:cs="Arial"/>
              <w:szCs w:val="24"/>
            </w:rPr>
            <w:delText>:</w:delText>
          </w:r>
        </w:del>
      </w:ins>
    </w:p>
    <w:p w14:paraId="1FF99164" w14:textId="00AB8A40" w:rsidR="00710114" w:rsidRPr="001C5F6C" w:rsidDel="008D26A9" w:rsidRDefault="00710114">
      <w:pPr>
        <w:pStyle w:val="ListParagraph"/>
        <w:spacing w:after="0" w:line="276" w:lineRule="auto"/>
        <w:jc w:val="both"/>
        <w:rPr>
          <w:ins w:id="17684" w:author="Pamela Kakande Nabukhonzo" w:date="2025-06-13T23:48:00Z"/>
          <w:del w:id="17685" w:author="Rachel Shipsey" w:date="2025-06-23T15:21:00Z"/>
          <w:rFonts w:cs="Arial"/>
          <w:szCs w:val="24"/>
        </w:rPr>
        <w:pPrChange w:id="17686" w:author="Rachel Shipsey" w:date="2025-06-23T15:41:00Z">
          <w:pPr>
            <w:pStyle w:val="ListParagraph"/>
            <w:numPr>
              <w:numId w:val="264"/>
            </w:numPr>
            <w:spacing w:line="276" w:lineRule="auto"/>
            <w:ind w:hanging="360"/>
          </w:pPr>
        </w:pPrChange>
      </w:pPr>
      <w:ins w:id="17687" w:author="Pamela Kakande Nabukhonzo" w:date="2025-06-13T23:48:00Z">
        <w:del w:id="17688" w:author="Rachel Shipsey" w:date="2025-06-23T15:21:00Z">
          <w:r w:rsidRPr="001C5F6C" w:rsidDel="008D26A9">
            <w:rPr>
              <w:rFonts w:eastAsia="Times New Roman" w:cs="Arial"/>
              <w:color w:val="000000"/>
              <w:szCs w:val="24"/>
            </w:rPr>
            <w:delText xml:space="preserve">Census materials were procured on </w:delText>
          </w:r>
        </w:del>
      </w:ins>
      <w:ins w:id="17689" w:author="Pamela Kakande Nabukhonzo" w:date="2025-06-17T21:37:00Z">
        <w:del w:id="17690" w:author="Rachel Shipsey" w:date="2025-06-23T15:21:00Z">
          <w:r w:rsidR="001013D6" w:rsidRPr="001C5F6C" w:rsidDel="008D26A9">
            <w:rPr>
              <w:rFonts w:eastAsia="Times New Roman" w:cs="Arial"/>
              <w:color w:val="000000"/>
              <w:szCs w:val="24"/>
            </w:rPr>
            <w:delText>time,</w:delText>
          </w:r>
        </w:del>
      </w:ins>
      <w:ins w:id="17691" w:author="Pamela Kakande Nabukhonzo" w:date="2025-06-13T23:48:00Z">
        <w:del w:id="17692" w:author="Rachel Shipsey" w:date="2025-06-23T15:21:00Z">
          <w:r w:rsidRPr="001C5F6C" w:rsidDel="008D26A9">
            <w:rPr>
              <w:rFonts w:eastAsia="Times New Roman" w:cs="Arial"/>
              <w:color w:val="000000"/>
              <w:szCs w:val="24"/>
            </w:rPr>
            <w:delText xml:space="preserve"> but some other materials were greatly delayed by the procurement process</w:delText>
          </w:r>
        </w:del>
      </w:ins>
      <w:ins w:id="17693" w:author="Pamela Kakande Nabukhonzo" w:date="2025-06-17T21:41:00Z">
        <w:del w:id="17694" w:author="Rachel Shipsey" w:date="2025-06-23T15:21:00Z">
          <w:r w:rsidR="00E47542" w:rsidRPr="001C5F6C" w:rsidDel="008D26A9">
            <w:rPr>
              <w:rFonts w:eastAsia="Times New Roman" w:cs="Arial"/>
              <w:color w:val="000000"/>
              <w:szCs w:val="24"/>
            </w:rPr>
            <w:delText>. This</w:delText>
          </w:r>
        </w:del>
      </w:ins>
      <w:ins w:id="17695" w:author="Pamela Kakande Nabukhonzo" w:date="2025-06-13T23:48:00Z">
        <w:del w:id="17696" w:author="Rachel Shipsey" w:date="2025-06-23T15:21:00Z">
          <w:r w:rsidRPr="001C5F6C" w:rsidDel="008D26A9">
            <w:rPr>
              <w:rFonts w:eastAsia="Times New Roman" w:cs="Arial"/>
              <w:color w:val="000000"/>
              <w:szCs w:val="24"/>
            </w:rPr>
            <w:delText xml:space="preserve"> was </w:delText>
          </w:r>
        </w:del>
      </w:ins>
      <w:ins w:id="17697" w:author="Pamela Kakande Nabukhonzo" w:date="2025-06-17T21:40:00Z">
        <w:del w:id="17698" w:author="Rachel Shipsey" w:date="2025-06-23T15:21:00Z">
          <w:r w:rsidR="005427FE" w:rsidRPr="001C5F6C" w:rsidDel="008D26A9">
            <w:rPr>
              <w:rFonts w:eastAsia="Times New Roman" w:cs="Arial"/>
              <w:color w:val="000000"/>
              <w:szCs w:val="24"/>
            </w:rPr>
            <w:delText>because</w:delText>
          </w:r>
        </w:del>
      </w:ins>
      <w:ins w:id="17699" w:author="Pamela Kakande Nabukhonzo" w:date="2025-06-13T23:48:00Z">
        <w:del w:id="17700" w:author="Rachel Shipsey" w:date="2025-06-23T15:21:00Z">
          <w:r w:rsidRPr="001C5F6C" w:rsidDel="008D26A9">
            <w:rPr>
              <w:rFonts w:eastAsia="Times New Roman" w:cs="Arial"/>
              <w:color w:val="000000"/>
              <w:szCs w:val="24"/>
            </w:rPr>
            <w:delText xml:space="preserve"> suppliers had to import almost everything and required several loads to be dispatched to the regions;  </w:delText>
          </w:r>
        </w:del>
      </w:ins>
    </w:p>
    <w:p w14:paraId="444B6C8A" w14:textId="03AC2994" w:rsidR="00710114" w:rsidRPr="001C5F6C" w:rsidDel="008D26A9" w:rsidRDefault="00710114">
      <w:pPr>
        <w:pStyle w:val="ListParagraph"/>
        <w:spacing w:after="0" w:line="276" w:lineRule="auto"/>
        <w:jc w:val="both"/>
        <w:rPr>
          <w:ins w:id="17701" w:author="Pamela Kakande Nabukhonzo" w:date="2025-06-13T23:48:00Z"/>
          <w:del w:id="17702" w:author="Rachel Shipsey" w:date="2025-06-23T15:21:00Z"/>
          <w:rFonts w:cs="Arial"/>
          <w:szCs w:val="24"/>
        </w:rPr>
        <w:pPrChange w:id="17703" w:author="Rachel Shipsey" w:date="2025-06-23T15:41:00Z">
          <w:pPr>
            <w:pStyle w:val="ListParagraph"/>
            <w:numPr>
              <w:numId w:val="264"/>
            </w:numPr>
            <w:spacing w:line="276" w:lineRule="auto"/>
            <w:ind w:hanging="360"/>
          </w:pPr>
        </w:pPrChange>
      </w:pPr>
      <w:ins w:id="17704" w:author="Pamela Kakande Nabukhonzo" w:date="2025-06-13T23:48:00Z">
        <w:del w:id="17705" w:author="Rachel Shipsey" w:date="2025-06-23T15:21:00Z">
          <w:r w:rsidRPr="001C5F6C" w:rsidDel="008D26A9">
            <w:rPr>
              <w:rFonts w:eastAsia="Times New Roman" w:cs="Arial"/>
              <w:color w:val="000000"/>
              <w:szCs w:val="24"/>
            </w:rPr>
            <w:delText xml:space="preserve">Census materials were delivered in single small batches </w:delText>
          </w:r>
        </w:del>
      </w:ins>
      <w:ins w:id="17706" w:author="Pamela Kakande Nabukhonzo" w:date="2025-06-17T21:38:00Z">
        <w:del w:id="17707" w:author="Rachel Shipsey" w:date="2025-06-23T15:21:00Z">
          <w:r w:rsidR="007A10D9" w:rsidRPr="001C5F6C" w:rsidDel="008D26A9">
            <w:rPr>
              <w:rFonts w:eastAsia="Times New Roman" w:cs="Arial"/>
              <w:color w:val="000000"/>
              <w:szCs w:val="24"/>
            </w:rPr>
            <w:delText xml:space="preserve">to the enumeration </w:delText>
          </w:r>
        </w:del>
      </w:ins>
      <w:ins w:id="17708" w:author="Pamela Kakande Nabukhonzo" w:date="2025-06-17T21:39:00Z">
        <w:del w:id="17709" w:author="Rachel Shipsey" w:date="2025-06-23T15:21:00Z">
          <w:r w:rsidR="00D145D2" w:rsidRPr="001C5F6C" w:rsidDel="008D26A9">
            <w:rPr>
              <w:rFonts w:eastAsia="Times New Roman" w:cs="Arial"/>
              <w:color w:val="000000"/>
              <w:szCs w:val="24"/>
            </w:rPr>
            <w:delText>centers</w:delText>
          </w:r>
        </w:del>
      </w:ins>
      <w:ins w:id="17710" w:author="Pamela Kakande Nabukhonzo" w:date="2025-06-17T21:38:00Z">
        <w:del w:id="17711" w:author="Rachel Shipsey" w:date="2025-06-23T15:21:00Z">
          <w:r w:rsidR="007A10D9" w:rsidRPr="001C5F6C" w:rsidDel="008D26A9">
            <w:rPr>
              <w:rFonts w:eastAsia="Times New Roman" w:cs="Arial"/>
              <w:color w:val="000000"/>
              <w:szCs w:val="24"/>
            </w:rPr>
            <w:delText xml:space="preserve"> </w:delText>
          </w:r>
        </w:del>
      </w:ins>
      <w:ins w:id="17712" w:author="Pamela Kakande Nabukhonzo" w:date="2025-06-13T23:48:00Z">
        <w:del w:id="17713" w:author="Rachel Shipsey" w:date="2025-06-23T15:21:00Z">
          <w:r w:rsidRPr="001C5F6C" w:rsidDel="008D26A9">
            <w:rPr>
              <w:rFonts w:eastAsia="Times New Roman" w:cs="Arial"/>
              <w:color w:val="000000"/>
              <w:szCs w:val="24"/>
            </w:rPr>
            <w:delText xml:space="preserve">due to shortage of time at a very high </w:delText>
          </w:r>
        </w:del>
      </w:ins>
      <w:ins w:id="17714" w:author="Pamela Kakande Nabukhonzo" w:date="2025-06-17T21:40:00Z">
        <w:del w:id="17715" w:author="Rachel Shipsey" w:date="2025-06-23T15:21:00Z">
          <w:r w:rsidR="005427FE" w:rsidRPr="001C5F6C" w:rsidDel="008D26A9">
            <w:rPr>
              <w:rFonts w:eastAsia="Times New Roman" w:cs="Arial"/>
              <w:color w:val="000000"/>
              <w:szCs w:val="24"/>
            </w:rPr>
            <w:delText>cost.</w:delText>
          </w:r>
        </w:del>
      </w:ins>
      <w:ins w:id="17716" w:author="Pamela Kakande Nabukhonzo" w:date="2025-06-13T23:48:00Z">
        <w:del w:id="17717" w:author="Rachel Shipsey" w:date="2025-06-23T15:21:00Z">
          <w:r w:rsidRPr="001C5F6C" w:rsidDel="008D26A9">
            <w:rPr>
              <w:rFonts w:eastAsia="Times New Roman" w:cs="Arial"/>
              <w:color w:val="000000"/>
              <w:szCs w:val="24"/>
            </w:rPr>
            <w:delText xml:space="preserve">  </w:delText>
          </w:r>
        </w:del>
      </w:ins>
    </w:p>
    <w:p w14:paraId="1C8FC15A" w14:textId="5076BE5C" w:rsidR="00710114" w:rsidRPr="001C5F6C" w:rsidDel="008D26A9" w:rsidRDefault="00D145D2">
      <w:pPr>
        <w:pStyle w:val="ListParagraph"/>
        <w:spacing w:after="0" w:line="276" w:lineRule="auto"/>
        <w:jc w:val="both"/>
        <w:rPr>
          <w:ins w:id="17718" w:author="Pamela Kakande Nabukhonzo" w:date="2025-06-13T23:48:00Z"/>
          <w:del w:id="17719" w:author="Rachel Shipsey" w:date="2025-06-23T15:21:00Z"/>
          <w:rFonts w:cs="Arial"/>
          <w:szCs w:val="24"/>
        </w:rPr>
        <w:pPrChange w:id="17720" w:author="Rachel Shipsey" w:date="2025-06-23T15:41:00Z">
          <w:pPr>
            <w:pStyle w:val="ListParagraph"/>
            <w:numPr>
              <w:numId w:val="264"/>
            </w:numPr>
            <w:spacing w:line="276" w:lineRule="auto"/>
            <w:ind w:hanging="360"/>
          </w:pPr>
        </w:pPrChange>
      </w:pPr>
      <w:ins w:id="17721" w:author="Pamela Kakande Nabukhonzo" w:date="2025-06-17T21:39:00Z">
        <w:del w:id="17722" w:author="Rachel Shipsey" w:date="2025-06-23T15:21:00Z">
          <w:r w:rsidDel="008D26A9">
            <w:rPr>
              <w:rFonts w:cs="Arial"/>
              <w:szCs w:val="24"/>
            </w:rPr>
            <w:delText>The s</w:delText>
          </w:r>
        </w:del>
      </w:ins>
      <w:ins w:id="17723" w:author="Pamela Kakande Nabukhonzo" w:date="2025-06-13T23:48:00Z">
        <w:del w:id="17724" w:author="Rachel Shipsey" w:date="2025-06-23T15:21:00Z">
          <w:r w:rsidR="00710114" w:rsidRPr="001C5F6C" w:rsidDel="008D26A9">
            <w:rPr>
              <w:rFonts w:cs="Arial"/>
              <w:szCs w:val="24"/>
            </w:rPr>
            <w:delText xml:space="preserve">hortage of transport </w:delText>
          </w:r>
        </w:del>
      </w:ins>
      <w:ins w:id="17725" w:author="Pamela Kakande Nabukhonzo" w:date="2025-06-17T21:39:00Z">
        <w:del w:id="17726" w:author="Rachel Shipsey" w:date="2025-06-23T15:21:00Z">
          <w:r w:rsidRPr="001C5F6C" w:rsidDel="008D26A9">
            <w:rPr>
              <w:rFonts w:cs="Arial"/>
              <w:szCs w:val="24"/>
            </w:rPr>
            <w:delText xml:space="preserve">means </w:delText>
          </w:r>
          <w:r w:rsidDel="008D26A9">
            <w:rPr>
              <w:rFonts w:cs="Arial"/>
              <w:szCs w:val="24"/>
            </w:rPr>
            <w:delText>for c</w:delText>
          </w:r>
        </w:del>
      </w:ins>
      <w:ins w:id="17727" w:author="Pamela Kakande Nabukhonzo" w:date="2025-06-13T23:48:00Z">
        <w:del w:id="17728" w:author="Rachel Shipsey" w:date="2025-06-23T15:21:00Z">
          <w:r w:rsidR="00710114" w:rsidRPr="001C5F6C" w:rsidDel="008D26A9">
            <w:rPr>
              <w:rFonts w:cs="Arial"/>
              <w:szCs w:val="24"/>
            </w:rPr>
            <w:delText xml:space="preserve">ensus materials due to </w:delText>
          </w:r>
        </w:del>
      </w:ins>
      <w:ins w:id="17729" w:author="Pamela Kakande Nabukhonzo" w:date="2025-06-17T21:39:00Z">
        <w:del w:id="17730" w:author="Rachel Shipsey" w:date="2025-06-23T15:21:00Z">
          <w:r w:rsidR="005427FE" w:rsidDel="008D26A9">
            <w:rPr>
              <w:rFonts w:cs="Arial"/>
              <w:szCs w:val="24"/>
            </w:rPr>
            <w:delText xml:space="preserve">gross </w:delText>
          </w:r>
        </w:del>
      </w:ins>
      <w:ins w:id="17731" w:author="Pamela Kakande Nabukhonzo" w:date="2025-06-13T23:48:00Z">
        <w:del w:id="17732" w:author="Rachel Shipsey" w:date="2025-06-23T15:21:00Z">
          <w:r w:rsidR="00710114" w:rsidRPr="001C5F6C" w:rsidDel="008D26A9">
            <w:rPr>
              <w:rFonts w:cs="Arial"/>
              <w:szCs w:val="24"/>
            </w:rPr>
            <w:delText>under estimations</w:delText>
          </w:r>
        </w:del>
      </w:ins>
      <w:ins w:id="17733" w:author="Pamela Kakande Nabukhonzo" w:date="2025-06-17T21:39:00Z">
        <w:del w:id="17734" w:author="Rachel Shipsey" w:date="2025-06-23T15:21:00Z">
          <w:r w:rsidR="005427FE" w:rsidDel="008D26A9">
            <w:rPr>
              <w:rFonts w:cs="Arial"/>
              <w:szCs w:val="24"/>
            </w:rPr>
            <w:delText xml:space="preserve"> i</w:delText>
          </w:r>
        </w:del>
      </w:ins>
      <w:ins w:id="17735" w:author="Pamela Kakande Nabukhonzo" w:date="2025-06-17T21:40:00Z">
        <w:del w:id="17736" w:author="Rachel Shipsey" w:date="2025-06-23T15:21:00Z">
          <w:r w:rsidR="005427FE" w:rsidDel="008D26A9">
            <w:rPr>
              <w:rFonts w:cs="Arial"/>
              <w:szCs w:val="24"/>
            </w:rPr>
            <w:delText>n quantities and budget.</w:delText>
          </w:r>
        </w:del>
      </w:ins>
    </w:p>
    <w:p w14:paraId="51F95DA8" w14:textId="6A2D6960" w:rsidR="00710114" w:rsidRPr="001C5F6C" w:rsidDel="008D26A9" w:rsidRDefault="00710114">
      <w:pPr>
        <w:pStyle w:val="ListParagraph"/>
        <w:spacing w:after="0" w:line="276" w:lineRule="auto"/>
        <w:jc w:val="both"/>
        <w:rPr>
          <w:ins w:id="17737" w:author="Pamela Kakande Nabukhonzo" w:date="2025-06-13T23:48:00Z"/>
          <w:del w:id="17738" w:author="Rachel Shipsey" w:date="2025-06-23T15:21:00Z"/>
          <w:rFonts w:cs="Arial"/>
          <w:szCs w:val="24"/>
        </w:rPr>
        <w:pPrChange w:id="17739" w:author="Rachel Shipsey" w:date="2025-06-23T15:41:00Z">
          <w:pPr>
            <w:pStyle w:val="ListParagraph"/>
            <w:numPr>
              <w:numId w:val="264"/>
            </w:numPr>
            <w:spacing w:line="276" w:lineRule="auto"/>
            <w:ind w:hanging="360"/>
          </w:pPr>
        </w:pPrChange>
      </w:pPr>
      <w:ins w:id="17740" w:author="Pamela Kakande Nabukhonzo" w:date="2025-06-13T23:48:00Z">
        <w:del w:id="17741" w:author="Rachel Shipsey" w:date="2025-06-23T15:21:00Z">
          <w:r w:rsidRPr="001C5F6C" w:rsidDel="008D26A9">
            <w:rPr>
              <w:rFonts w:cs="Arial"/>
              <w:szCs w:val="24"/>
            </w:rPr>
            <w:delText xml:space="preserve">Some of the equipment, including enumerators </w:delText>
          </w:r>
        </w:del>
      </w:ins>
      <w:ins w:id="17742" w:author="Pamela Kakande Nabukhonzo" w:date="2025-06-17T21:40:00Z">
        <w:del w:id="17743" w:author="Rachel Shipsey" w:date="2025-06-23T15:21:00Z">
          <w:r w:rsidR="005427FE" w:rsidRPr="001C5F6C" w:rsidDel="008D26A9">
            <w:rPr>
              <w:rFonts w:cs="Arial"/>
              <w:szCs w:val="24"/>
            </w:rPr>
            <w:delText>manuals,</w:delText>
          </w:r>
        </w:del>
      </w:ins>
      <w:ins w:id="17744" w:author="Pamela Kakande Nabukhonzo" w:date="2025-06-13T23:48:00Z">
        <w:del w:id="17745" w:author="Rachel Shipsey" w:date="2025-06-23T15:21:00Z">
          <w:r w:rsidRPr="001C5F6C" w:rsidDel="008D26A9">
            <w:rPr>
              <w:rFonts w:cs="Arial"/>
              <w:szCs w:val="24"/>
            </w:rPr>
            <w:delText xml:space="preserve"> </w:delText>
          </w:r>
        </w:del>
      </w:ins>
      <w:ins w:id="17746" w:author="Pamela Kakande Nabukhonzo" w:date="2025-06-17T23:25:00Z">
        <w:del w:id="17747" w:author="Rachel Shipsey" w:date="2025-06-23T15:21:00Z">
          <w:r w:rsidR="00370B7A" w:rsidRPr="001C5F6C" w:rsidDel="008D26A9">
            <w:rPr>
              <w:rFonts w:cs="Arial"/>
              <w:szCs w:val="24"/>
            </w:rPr>
            <w:delText>was</w:delText>
          </w:r>
        </w:del>
      </w:ins>
      <w:ins w:id="17748" w:author="Pamela Kakande Nabukhonzo" w:date="2025-06-13T23:48:00Z">
        <w:del w:id="17749" w:author="Rachel Shipsey" w:date="2025-06-23T15:21:00Z">
          <w:r w:rsidRPr="001C5F6C" w:rsidDel="008D26A9">
            <w:rPr>
              <w:rFonts w:cs="Arial"/>
              <w:szCs w:val="24"/>
            </w:rPr>
            <w:delText xml:space="preserve"> not printed </w:delText>
          </w:r>
        </w:del>
      </w:ins>
      <w:ins w:id="17750" w:author="Pamela Kakande Nabukhonzo" w:date="2025-06-17T21:40:00Z">
        <w:del w:id="17751" w:author="Rachel Shipsey" w:date="2025-06-23T15:21:00Z">
          <w:r w:rsidR="005427FE" w:rsidDel="008D26A9">
            <w:rPr>
              <w:rFonts w:cs="Arial"/>
              <w:szCs w:val="24"/>
            </w:rPr>
            <w:delText>in</w:delText>
          </w:r>
        </w:del>
      </w:ins>
      <w:ins w:id="17752" w:author="Pamela Kakande Nabukhonzo" w:date="2025-06-13T23:48:00Z">
        <w:del w:id="17753" w:author="Rachel Shipsey" w:date="2025-06-23T15:21:00Z">
          <w:r w:rsidRPr="001C5F6C" w:rsidDel="008D26A9">
            <w:rPr>
              <w:rFonts w:cs="Arial"/>
              <w:szCs w:val="24"/>
            </w:rPr>
            <w:delText xml:space="preserve"> sufficient </w:delText>
          </w:r>
        </w:del>
      </w:ins>
      <w:ins w:id="17754" w:author="Pamela Kakande Nabukhonzo" w:date="2025-06-17T21:40:00Z">
        <w:del w:id="17755" w:author="Rachel Shipsey" w:date="2025-06-23T15:21:00Z">
          <w:r w:rsidR="005427FE" w:rsidRPr="001C5F6C" w:rsidDel="008D26A9">
            <w:rPr>
              <w:rFonts w:cs="Arial"/>
              <w:szCs w:val="24"/>
            </w:rPr>
            <w:delText>quantities and</w:delText>
          </w:r>
        </w:del>
      </w:ins>
      <w:ins w:id="17756" w:author="Pamela Kakande Nabukhonzo" w:date="2025-06-13T23:48:00Z">
        <w:del w:id="17757" w:author="Rachel Shipsey" w:date="2025-06-23T15:21:00Z">
          <w:r w:rsidRPr="001C5F6C" w:rsidDel="008D26A9">
            <w:rPr>
              <w:rFonts w:cs="Arial"/>
              <w:szCs w:val="24"/>
            </w:rPr>
            <w:delText xml:space="preserve"> this led to late dispatch;</w:delText>
          </w:r>
        </w:del>
      </w:ins>
    </w:p>
    <w:p w14:paraId="74E2A05D" w14:textId="22F7010B" w:rsidR="00A46F98" w:rsidRPr="001C5F6C" w:rsidDel="008D26A9" w:rsidRDefault="00A46F98">
      <w:pPr>
        <w:pStyle w:val="ListParagraph"/>
        <w:spacing w:after="0" w:line="276" w:lineRule="auto"/>
        <w:jc w:val="both"/>
        <w:rPr>
          <w:ins w:id="17758" w:author="Pamela Kakande Nabukhonzo" w:date="2025-06-17T11:15:00Z"/>
          <w:del w:id="17759" w:author="Rachel Shipsey" w:date="2025-06-23T15:21:00Z"/>
          <w:rFonts w:cs="Arial"/>
          <w:szCs w:val="24"/>
        </w:rPr>
        <w:pPrChange w:id="17760" w:author="Rachel Shipsey" w:date="2025-06-23T15:41:00Z">
          <w:pPr>
            <w:pStyle w:val="ListParagraph"/>
            <w:spacing w:line="276" w:lineRule="auto"/>
          </w:pPr>
        </w:pPrChange>
      </w:pPr>
      <w:ins w:id="17761" w:author="Pamela Kakande Nabukhonzo" w:date="2025-06-17T11:15:00Z">
        <w:del w:id="17762" w:author="Rachel Shipsey" w:date="2025-06-23T15:21:00Z">
          <w:r w:rsidRPr="001C5F6C" w:rsidDel="008D26A9">
            <w:rPr>
              <w:rFonts w:cs="Arial"/>
              <w:szCs w:val="24"/>
            </w:rPr>
            <w:delText>In some areas diaries were not procured on time leading the regional census committees to direct the RCC to buy the equipment to avoid procrastination problem.</w:delText>
          </w:r>
        </w:del>
      </w:ins>
    </w:p>
    <w:p w14:paraId="42F3ECF7" w14:textId="2D24019A" w:rsidR="00963514" w:rsidRPr="00963514" w:rsidDel="008D26A9" w:rsidRDefault="000F4D0B">
      <w:pPr>
        <w:pStyle w:val="ListParagraph"/>
        <w:spacing w:after="0" w:line="276" w:lineRule="auto"/>
        <w:jc w:val="both"/>
        <w:rPr>
          <w:ins w:id="17763" w:author="Pamela Kakande Nabukhonzo" w:date="2025-06-18T00:38:00Z"/>
          <w:del w:id="17764" w:author="Rachel Shipsey" w:date="2025-06-23T15:21:00Z"/>
          <w:rFonts w:cs="Arial"/>
        </w:rPr>
        <w:pPrChange w:id="17765" w:author="Rachel Shipsey" w:date="2025-06-23T15:41:00Z">
          <w:pPr>
            <w:spacing w:line="276" w:lineRule="auto"/>
            <w:jc w:val="both"/>
          </w:pPr>
        </w:pPrChange>
      </w:pPr>
      <w:del w:id="17766" w:author="Rachel Shipsey" w:date="2025-06-23T15:21:00Z">
        <w:r w:rsidRPr="00864159" w:rsidDel="008D26A9">
          <w:rPr>
            <w:rFonts w:cstheme="majorBidi"/>
            <w:sz w:val="28"/>
            <w:szCs w:val="26"/>
            <w:rPrChange w:id="17767" w:author="Pamela Kakande Nabukhonzo" w:date="2025-06-17T11:12:00Z">
              <w:rPr>
                <w:rFonts w:cs="Arial"/>
                <w:bCs/>
                <w:sz w:val="22"/>
              </w:rPr>
            </w:rPrChange>
          </w:rPr>
          <w:delText>14</w:delText>
        </w:r>
      </w:del>
      <w:ins w:id="17768" w:author="Pamela Kakande Nabukhonzo" w:date="2025-06-17T23:01:00Z">
        <w:del w:id="17769" w:author="Rachel Shipsey" w:date="2025-06-23T15:21:00Z">
          <w:r w:rsidR="00425C0B" w:rsidDel="008D26A9">
            <w:rPr>
              <w:rFonts w:cs="Arial"/>
            </w:rPr>
            <w:delText>s</w:delText>
          </w:r>
        </w:del>
      </w:ins>
      <w:ins w:id="17770" w:author="Pamela Kakande Nabukhonzo" w:date="2025-06-18T00:40:00Z">
        <w:del w:id="17771" w:author="Rachel Shipsey" w:date="2025-06-23T15:21:00Z">
          <w:r w:rsidR="00B17BAF" w:rsidRPr="00B17BAF" w:rsidDel="008D26A9">
            <w:rPr>
              <w:rFonts w:cs="Arial"/>
            </w:rPr>
            <w:delText xml:space="preserve">Implementing digital payment systems </w:delText>
          </w:r>
        </w:del>
      </w:ins>
      <w:ins w:id="17772" w:author="Pamela Kakande Nabukhonzo" w:date="2025-06-18T00:42:00Z">
        <w:del w:id="17773" w:author="Rachel Shipsey" w:date="2025-06-23T15:21:00Z">
          <w:r w:rsidR="00F35DEA" w:rsidDel="008D26A9">
            <w:rPr>
              <w:rFonts w:cs="Arial"/>
            </w:rPr>
            <w:delText>like m</w:delText>
          </w:r>
          <w:r w:rsidR="00F35DEA" w:rsidRPr="00F35DEA" w:rsidDel="008D26A9">
            <w:rPr>
              <w:rFonts w:cs="Arial"/>
            </w:rPr>
            <w:delText xml:space="preserve">obile </w:delText>
          </w:r>
          <w:r w:rsidR="00F35DEA" w:rsidDel="008D26A9">
            <w:rPr>
              <w:rFonts w:cs="Arial"/>
            </w:rPr>
            <w:delText>m</w:delText>
          </w:r>
          <w:r w:rsidR="00F35DEA" w:rsidRPr="00F35DEA" w:rsidDel="008D26A9">
            <w:rPr>
              <w:rFonts w:cs="Arial"/>
            </w:rPr>
            <w:delText xml:space="preserve">oney and </w:delText>
          </w:r>
          <w:r w:rsidR="00F35DEA" w:rsidDel="008D26A9">
            <w:rPr>
              <w:rFonts w:cs="Arial"/>
            </w:rPr>
            <w:delText>d</w:delText>
          </w:r>
          <w:r w:rsidR="00F35DEA" w:rsidRPr="00F35DEA" w:rsidDel="008D26A9">
            <w:rPr>
              <w:rFonts w:cs="Arial"/>
            </w:rPr>
            <w:delText xml:space="preserve">igital </w:delText>
          </w:r>
          <w:r w:rsidR="00F35DEA" w:rsidDel="008D26A9">
            <w:rPr>
              <w:rFonts w:cs="Arial"/>
            </w:rPr>
            <w:delText>t</w:delText>
          </w:r>
          <w:r w:rsidR="00F35DEA" w:rsidRPr="00F35DEA" w:rsidDel="008D26A9">
            <w:rPr>
              <w:rFonts w:cs="Arial"/>
            </w:rPr>
            <w:delText>ransfers</w:delText>
          </w:r>
          <w:r w:rsidR="00F35DEA" w:rsidDel="008D26A9">
            <w:rPr>
              <w:rFonts w:cs="Arial"/>
            </w:rPr>
            <w:delText xml:space="preserve"> </w:delText>
          </w:r>
        </w:del>
      </w:ins>
      <w:ins w:id="17774" w:author="Pamela Kakande Nabukhonzo" w:date="2025-06-18T00:40:00Z">
        <w:del w:id="17775" w:author="Rachel Shipsey" w:date="2025-06-23T15:21:00Z">
          <w:r w:rsidR="00B17BAF" w:rsidRPr="00B17BAF" w:rsidDel="008D26A9">
            <w:rPr>
              <w:rFonts w:cs="Arial"/>
            </w:rPr>
            <w:delText>for enumerator stipends and allowances reduces administrative overhead, minimizes the risks associated with handling large amounts of cash, and provides a clear audit trail.</w:delText>
          </w:r>
        </w:del>
      </w:ins>
      <w:ins w:id="17776" w:author="Pamela Kakande Nabukhonzo" w:date="2025-06-18T00:42:00Z">
        <w:del w:id="17777" w:author="Rachel Shipsey" w:date="2025-06-23T15:21:00Z">
          <w:r w:rsidR="00ED3BFF" w:rsidRPr="00ED3BFF" w:rsidDel="008D26A9">
            <w:delText xml:space="preserve"> </w:delText>
          </w:r>
          <w:r w:rsidR="00ED3BFF" w:rsidDel="008D26A9">
            <w:delText>T</w:delText>
          </w:r>
          <w:r w:rsidR="00ED3BFF" w:rsidRPr="00ED3BFF" w:rsidDel="008D26A9">
            <w:rPr>
              <w:rFonts w:cs="Arial"/>
            </w:rPr>
            <w:delText>he use of mobile money for payments can align with broader national goals of promoting digital financial inclusion.</w:delText>
          </w:r>
        </w:del>
      </w:ins>
    </w:p>
    <w:p w14:paraId="36C52954" w14:textId="62AC0660" w:rsidR="00B97D57" w:rsidRPr="00DE21DB" w:rsidDel="008D26A9" w:rsidRDefault="00425C0B">
      <w:pPr>
        <w:pStyle w:val="ListParagraph"/>
        <w:spacing w:after="0" w:line="276" w:lineRule="auto"/>
        <w:jc w:val="both"/>
        <w:rPr>
          <w:ins w:id="17778" w:author="Pamela Kakande Nabukhonzo" w:date="2025-06-09T22:26:00Z"/>
          <w:del w:id="17779" w:author="Rachel Shipsey" w:date="2025-06-23T15:21:00Z"/>
          <w:rFonts w:cs="Arial"/>
        </w:rPr>
        <w:pPrChange w:id="17780" w:author="Rachel Shipsey" w:date="2025-06-23T15:41:00Z">
          <w:pPr>
            <w:pStyle w:val="ListParagraph"/>
            <w:numPr>
              <w:numId w:val="56"/>
            </w:numPr>
            <w:spacing w:line="276" w:lineRule="auto"/>
            <w:ind w:left="630" w:hanging="360"/>
            <w:jc w:val="both"/>
          </w:pPr>
        </w:pPrChange>
      </w:pPr>
      <w:ins w:id="17781" w:author="Pamela Kakande Nabukhonzo" w:date="2025-06-17T23:01:00Z">
        <w:del w:id="17782" w:author="Rachel Shipsey" w:date="2025-06-23T15:21:00Z">
          <w:r w:rsidRPr="00963514" w:rsidDel="008D26A9">
            <w:rPr>
              <w:rFonts w:cs="Arial"/>
            </w:rPr>
            <w:delText>thoroughcensus</w:delText>
          </w:r>
        </w:del>
      </w:ins>
      <w:ins w:id="17783" w:author="Pamela Kakande Nabukhonzo" w:date="2025-06-18T00:32:00Z">
        <w:del w:id="17784" w:author="Rachel Shipsey" w:date="2025-06-23T15:21:00Z">
          <w:r w:rsidR="000F609A" w:rsidRPr="000F609A" w:rsidDel="008D26A9">
            <w:delText xml:space="preserve"> </w:delText>
          </w:r>
          <w:r w:rsidR="000F609A" w:rsidRPr="00963514" w:rsidDel="008D26A9">
            <w:rPr>
              <w:rFonts w:cs="Arial"/>
            </w:rPr>
            <w:delText>Managers of the next census should watch against expensive ways of managing the census project by ensuring that procurement is done well ahead of the date of delivery by the suppliers.</w:delText>
          </w:r>
        </w:del>
      </w:ins>
      <w:del w:id="17785" w:author="Rachel Shipsey" w:date="2025-06-23T15:21:00Z">
        <w:r w:rsidR="000F4D0B" w:rsidDel="008D26A9">
          <w:delText>14</w:delText>
        </w:r>
        <w:r w:rsidR="000F4D0B" w:rsidDel="008D26A9">
          <w:rPr>
            <w:rFonts w:cs="Arial"/>
            <w:bCs/>
            <w:sz w:val="22"/>
          </w:rPr>
          <w:delText>14</w:delText>
        </w:r>
        <w:r w:rsidR="000F4D0B" w:rsidRPr="00F15544" w:rsidDel="008D26A9">
          <w:rPr>
            <w:rFonts w:eastAsiaTheme="majorEastAsia" w:cstheme="majorBidi"/>
            <w:b/>
            <w:sz w:val="28"/>
            <w:szCs w:val="26"/>
            <w:rPrChange w:id="17786" w:author="Pamela Kakande Nabukhonzo" w:date="2025-06-18T13:40:00Z">
              <w:rPr>
                <w:rFonts w:eastAsiaTheme="majorEastAsia" w:cs="Arial"/>
                <w:b/>
                <w:bCs/>
                <w:sz w:val="22"/>
              </w:rPr>
            </w:rPrChange>
          </w:rPr>
          <w:delText>1414</w:delText>
        </w:r>
      </w:del>
      <w:ins w:id="17787" w:author="Pamela Kakande Nabukhonzo" w:date="2025-06-17T23:03:00Z">
        <w:del w:id="17788" w:author="Rachel Shipsey" w:date="2025-06-23T15:21:00Z">
          <w:r w:rsidR="00C30464" w:rsidRPr="7B4121B4" w:rsidDel="008D26A9">
            <w:rPr>
              <w:rFonts w:cs="Arial"/>
            </w:rPr>
            <w:delText>a</w:delText>
          </w:r>
          <w:r w:rsidR="00B97D57" w:rsidRPr="7B4121B4" w:rsidDel="008D26A9">
            <w:rPr>
              <w:rFonts w:cs="Arial"/>
            </w:rPr>
            <w:delText xml:space="preserve"> timely</w:delText>
          </w:r>
        </w:del>
      </w:ins>
    </w:p>
    <w:p w14:paraId="47B8B7C7" w14:textId="1EB4633E" w:rsidR="00FF69E3" w:rsidRPr="00FF69E3" w:rsidDel="008D26A9" w:rsidRDefault="002E2A1B">
      <w:pPr>
        <w:pStyle w:val="ListParagraph"/>
        <w:spacing w:after="0" w:line="276" w:lineRule="auto"/>
        <w:jc w:val="both"/>
        <w:rPr>
          <w:ins w:id="17789" w:author="Pamela Kakande Nabukhonzo" w:date="2025-06-18T00:30:00Z"/>
          <w:del w:id="17790" w:author="Rachel Shipsey" w:date="2025-06-23T15:21:00Z"/>
          <w:rFonts w:cs="Arial"/>
          <w:szCs w:val="24"/>
        </w:rPr>
        <w:pPrChange w:id="17791" w:author="Rachel Shipsey" w:date="2025-06-23T15:41:00Z">
          <w:pPr>
            <w:pStyle w:val="ListParagraph"/>
            <w:numPr>
              <w:numId w:val="315"/>
            </w:numPr>
            <w:ind w:hanging="360"/>
          </w:pPr>
        </w:pPrChange>
      </w:pPr>
      <w:ins w:id="17792" w:author="Pamela Kakande Nabukhonzo" w:date="2025-06-09T22:26:00Z">
        <w:del w:id="17793" w:author="Rachel Shipsey" w:date="2025-06-23T15:21:00Z">
          <w:r w:rsidRPr="00FF69E3" w:rsidDel="008D26A9">
            <w:rPr>
              <w:rFonts w:cs="Arial"/>
              <w:szCs w:val="24"/>
            </w:rPr>
            <w:delText xml:space="preserve">The process of procuring census equipment should be done early before census training to avoid the challenge of getting equipment </w:delText>
          </w:r>
        </w:del>
      </w:ins>
      <w:ins w:id="17794" w:author="Pamela Kakande Nabukhonzo" w:date="2025-06-17T23:03:00Z">
        <w:del w:id="17795" w:author="Rachel Shipsey" w:date="2025-06-23T15:21:00Z">
          <w:r w:rsidR="00C30464" w:rsidRPr="00FF69E3" w:rsidDel="008D26A9">
            <w:rPr>
              <w:rFonts w:cs="Arial"/>
              <w:szCs w:val="24"/>
            </w:rPr>
            <w:delText>late.</w:delText>
          </w:r>
        </w:del>
      </w:ins>
      <w:ins w:id="17796" w:author="Pamela Kakande Nabukhonzo" w:date="2025-06-09T22:26:00Z">
        <w:del w:id="17797" w:author="Rachel Shipsey" w:date="2025-06-23T15:21:00Z">
          <w:r w:rsidRPr="00FF69E3" w:rsidDel="008D26A9">
            <w:rPr>
              <w:rFonts w:cs="Arial"/>
              <w:szCs w:val="24"/>
            </w:rPr>
            <w:delText xml:space="preserve"> </w:delText>
          </w:r>
        </w:del>
      </w:ins>
      <w:ins w:id="17798" w:author="Pamela Kakande Nabukhonzo" w:date="2025-06-18T00:30:00Z">
        <w:del w:id="17799" w:author="Rachel Shipsey" w:date="2025-06-23T15:21:00Z">
          <w:r w:rsidR="00FF69E3" w:rsidRPr="00FF69E3" w:rsidDel="008D26A9">
            <w:rPr>
              <w:rFonts w:cs="Arial"/>
              <w:szCs w:val="24"/>
            </w:rPr>
            <w:delText>Procurement of publicity materials for the census should be finalized and distributed at least three months before the enumeration period. All the publicity activities should have adequate materials.</w:delText>
          </w:r>
        </w:del>
      </w:ins>
      <w:ins w:id="17800" w:author="Pamela Kakande Nabukhonzo" w:date="2025-06-18T00:33:00Z">
        <w:del w:id="17801" w:author="Rachel Shipsey" w:date="2025-06-23T15:21:00Z">
          <w:r w:rsidR="005727FA" w:rsidDel="008D26A9">
            <w:rPr>
              <w:rFonts w:cs="Arial"/>
              <w:szCs w:val="24"/>
            </w:rPr>
            <w:delText xml:space="preserve"> See challenges faced in </w:delText>
          </w:r>
        </w:del>
      </w:ins>
      <w:ins w:id="17802" w:author="Pamela Kakande Nabukhonzo" w:date="2025-06-18T00:34:00Z">
        <w:del w:id="17803" w:author="Rachel Shipsey" w:date="2025-06-23T15:21:00Z">
          <w:r w:rsidR="00EC7D2B" w:rsidDel="008D26A9">
            <w:rPr>
              <w:rFonts w:cs="Arial"/>
              <w:szCs w:val="24"/>
            </w:rPr>
            <w:fldChar w:fldCharType="begin"/>
          </w:r>
          <w:r w:rsidR="00EC7D2B" w:rsidDel="008D26A9">
            <w:rPr>
              <w:rFonts w:cs="Arial"/>
              <w:szCs w:val="24"/>
            </w:rPr>
            <w:delInstrText>HYPERLINK  \l "_Challenges_and_Lessons"</w:delInstrText>
          </w:r>
          <w:r w:rsidR="00EC7D2B" w:rsidDel="008D26A9">
            <w:rPr>
              <w:rFonts w:cs="Arial"/>
              <w:szCs w:val="24"/>
            </w:rPr>
          </w:r>
          <w:r w:rsidR="00EC7D2B" w:rsidDel="008D26A9">
            <w:rPr>
              <w:rFonts w:cs="Arial"/>
              <w:szCs w:val="24"/>
            </w:rPr>
            <w:fldChar w:fldCharType="separate"/>
          </w:r>
          <w:r w:rsidR="005727FA" w:rsidRPr="00EC7D2B" w:rsidDel="008D26A9">
            <w:rPr>
              <w:rStyle w:val="Hyperlink"/>
              <w:rFonts w:cs="Arial"/>
              <w:szCs w:val="24"/>
            </w:rPr>
            <w:delText>publicity</w:delText>
          </w:r>
          <w:r w:rsidR="00EC7D2B" w:rsidDel="008D26A9">
            <w:rPr>
              <w:rFonts w:cs="Arial"/>
              <w:szCs w:val="24"/>
            </w:rPr>
            <w:fldChar w:fldCharType="end"/>
          </w:r>
        </w:del>
      </w:ins>
      <w:ins w:id="17804" w:author="Pamela Kakande Nabukhonzo" w:date="2025-06-18T00:33:00Z">
        <w:del w:id="17805" w:author="Rachel Shipsey" w:date="2025-06-23T15:21:00Z">
          <w:r w:rsidR="005727FA" w:rsidDel="008D26A9">
            <w:rPr>
              <w:rFonts w:cs="Arial"/>
              <w:szCs w:val="24"/>
            </w:rPr>
            <w:delText>.</w:delText>
          </w:r>
        </w:del>
      </w:ins>
    </w:p>
    <w:p w14:paraId="6FA75C8F" w14:textId="74B5A4F7" w:rsidR="00907A72" w:rsidRPr="00D8610D" w:rsidDel="008D26A9" w:rsidRDefault="001A627D">
      <w:pPr>
        <w:pStyle w:val="ListParagraph"/>
        <w:spacing w:after="0" w:line="276" w:lineRule="auto"/>
        <w:jc w:val="both"/>
        <w:rPr>
          <w:ins w:id="17806" w:author="Pamela Kakande Nabukhonzo" w:date="2025-06-18T21:33:00Z"/>
          <w:del w:id="17807" w:author="Rachel Shipsey" w:date="2025-06-23T15:21:00Z"/>
          <w:rFonts w:cs="Arial"/>
          <w:szCs w:val="24"/>
        </w:rPr>
        <w:pPrChange w:id="17808" w:author="Rachel Shipsey" w:date="2025-06-23T15:41:00Z">
          <w:pPr>
            <w:pStyle w:val="ListParagraph"/>
            <w:numPr>
              <w:numId w:val="316"/>
            </w:numPr>
            <w:spacing w:line="276" w:lineRule="auto"/>
            <w:ind w:hanging="360"/>
            <w:jc w:val="both"/>
          </w:pPr>
        </w:pPrChange>
      </w:pPr>
      <w:ins w:id="17809" w:author="Pamela Kakande Nabukhonzo" w:date="2025-06-18T21:34:00Z">
        <w:del w:id="17810" w:author="Rachel Shipsey" w:date="2025-06-23T15:21:00Z">
          <w:r w:rsidRPr="00D8610D" w:rsidDel="008D26A9">
            <w:rPr>
              <w:rFonts w:cs="Arial"/>
              <w:szCs w:val="24"/>
            </w:rPr>
            <w:delText xml:space="preserve">In case of delays in procuring tablets, </w:delText>
          </w:r>
        </w:del>
      </w:ins>
      <w:ins w:id="17811" w:author="Pamela Kakande Nabukhonzo" w:date="2025-06-18T21:33:00Z">
        <w:del w:id="17812" w:author="Rachel Shipsey" w:date="2025-06-23T15:21:00Z">
          <w:r w:rsidR="006C6FEE" w:rsidRPr="00D8610D" w:rsidDel="008D26A9">
            <w:rPr>
              <w:rFonts w:cs="Arial"/>
              <w:szCs w:val="24"/>
            </w:rPr>
            <w:delText xml:space="preserve">countries should have plan B and </w:delText>
          </w:r>
        </w:del>
      </w:ins>
      <w:ins w:id="17813" w:author="Pamela Kakande Nabukhonzo" w:date="2025-06-18T21:34:00Z">
        <w:del w:id="17814" w:author="Rachel Shipsey" w:date="2025-06-23T15:21:00Z">
          <w:r w:rsidRPr="00D8610D" w:rsidDel="008D26A9">
            <w:rPr>
              <w:rFonts w:cs="Arial"/>
              <w:szCs w:val="24"/>
            </w:rPr>
            <w:delText>it</w:delText>
          </w:r>
        </w:del>
      </w:ins>
      <w:ins w:id="17815" w:author="Pamela Kakande Nabukhonzo" w:date="2025-06-18T21:33:00Z">
        <w:del w:id="17816" w:author="Rachel Shipsey" w:date="2025-06-23T15:21:00Z">
          <w:r w:rsidR="006C6FEE" w:rsidRPr="00D8610D" w:rsidDel="008D26A9">
            <w:rPr>
              <w:rFonts w:cs="Arial"/>
              <w:szCs w:val="24"/>
            </w:rPr>
            <w:delText xml:space="preserve"> should be reflected at the planning stage. The United Republic of Tanzania had a plan B of using the enumerators’ smartphones when there was a threat of not being able to have enough tablets. The smartphone was tested during pretest and used during training of enumerators in three cities.</w:delText>
          </w:r>
        </w:del>
      </w:ins>
      <w:ins w:id="17817" w:author="Pamela Kakande Nabukhonzo" w:date="2025-06-18T21:35:00Z">
        <w:del w:id="17818" w:author="Rachel Shipsey" w:date="2025-06-23T15:21:00Z">
          <w:r w:rsidR="00D8610D" w:rsidDel="008D26A9">
            <w:rPr>
              <w:rFonts w:cs="Arial"/>
              <w:szCs w:val="24"/>
            </w:rPr>
            <w:delText xml:space="preserve"> </w:delText>
          </w:r>
        </w:del>
      </w:ins>
      <w:ins w:id="17819" w:author="Pamela Kakande Nabukhonzo" w:date="2025-06-18T21:36:00Z">
        <w:del w:id="17820" w:author="Rachel Shipsey" w:date="2025-06-23T15:21:00Z">
          <w:r w:rsidR="00DE1F6D" w:rsidDel="008D26A9">
            <w:rPr>
              <w:rFonts w:cs="Arial"/>
              <w:szCs w:val="24"/>
            </w:rPr>
            <w:delText>D</w:delText>
          </w:r>
        </w:del>
      </w:ins>
      <w:ins w:id="17821" w:author="Pamela Kakande Nabukhonzo" w:date="2025-06-18T21:33:00Z">
        <w:del w:id="17822" w:author="Rachel Shipsey" w:date="2025-06-23T15:21:00Z">
          <w:r w:rsidR="006C6FEE" w:rsidRPr="00D8610D" w:rsidDel="008D26A9">
            <w:rPr>
              <w:rFonts w:cs="Arial"/>
              <w:szCs w:val="24"/>
            </w:rPr>
            <w:delText xml:space="preserve">uring recruitment of </w:delText>
          </w:r>
        </w:del>
      </w:ins>
      <w:ins w:id="17823" w:author="Pamela Kakande Nabukhonzo" w:date="2025-06-18T21:44:00Z">
        <w:del w:id="17824" w:author="Rachel Shipsey" w:date="2025-06-23T15:21:00Z">
          <w:r w:rsidR="005152D4" w:rsidRPr="00D8610D" w:rsidDel="008D26A9">
            <w:rPr>
              <w:rFonts w:cs="Arial"/>
              <w:szCs w:val="24"/>
            </w:rPr>
            <w:delText>enumerators,</w:delText>
          </w:r>
        </w:del>
      </w:ins>
      <w:ins w:id="17825" w:author="Pamela Kakande Nabukhonzo" w:date="2025-06-18T21:33:00Z">
        <w:del w:id="17826" w:author="Rachel Shipsey" w:date="2025-06-23T15:21:00Z">
          <w:r w:rsidR="006C6FEE" w:rsidRPr="00D8610D" w:rsidDel="008D26A9">
            <w:rPr>
              <w:rFonts w:cs="Arial"/>
              <w:szCs w:val="24"/>
            </w:rPr>
            <w:delText xml:space="preserve"> having a smartphone with certain </w:delText>
          </w:r>
        </w:del>
      </w:ins>
      <w:ins w:id="17827" w:author="Pamela Kakande Nabukhonzo" w:date="2025-06-18T21:35:00Z">
        <w:del w:id="17828" w:author="Rachel Shipsey" w:date="2025-06-23T15:21:00Z">
          <w:r w:rsidR="00CC6A36" w:rsidRPr="00D8610D" w:rsidDel="008D26A9">
            <w:rPr>
              <w:rFonts w:cs="Arial"/>
              <w:szCs w:val="24"/>
            </w:rPr>
            <w:delText>specifications</w:delText>
          </w:r>
        </w:del>
      </w:ins>
      <w:ins w:id="17829" w:author="Pamela Kakande Nabukhonzo" w:date="2025-06-18T21:33:00Z">
        <w:del w:id="17830" w:author="Rachel Shipsey" w:date="2025-06-23T15:21:00Z">
          <w:r w:rsidR="006C6FEE" w:rsidRPr="00D8610D" w:rsidDel="008D26A9">
            <w:rPr>
              <w:rFonts w:cs="Arial"/>
              <w:szCs w:val="24"/>
            </w:rPr>
            <w:delText xml:space="preserve"> suitable for the census questionnaires was </w:delText>
          </w:r>
        </w:del>
      </w:ins>
      <w:ins w:id="17831" w:author="Pamela Kakande Nabukhonzo" w:date="2025-06-18T21:44:00Z">
        <w:del w:id="17832" w:author="Rachel Shipsey" w:date="2025-06-23T15:21:00Z">
          <w:r w:rsidR="005152D4" w:rsidDel="008D26A9">
            <w:rPr>
              <w:rFonts w:cs="Arial"/>
              <w:szCs w:val="24"/>
            </w:rPr>
            <w:delText xml:space="preserve">considered as </w:delText>
          </w:r>
        </w:del>
      </w:ins>
      <w:ins w:id="17833" w:author="Pamela Kakande Nabukhonzo" w:date="2025-06-18T21:33:00Z">
        <w:del w:id="17834" w:author="Rachel Shipsey" w:date="2025-06-23T15:21:00Z">
          <w:r w:rsidR="006C6FEE" w:rsidRPr="00D8610D" w:rsidDel="008D26A9">
            <w:rPr>
              <w:rFonts w:cs="Arial"/>
              <w:szCs w:val="24"/>
            </w:rPr>
            <w:delText>one of the qualifications of the enumerator.</w:delText>
          </w:r>
        </w:del>
      </w:ins>
    </w:p>
    <w:p w14:paraId="2DC9ABF7" w14:textId="7026AFEA" w:rsidR="002B1FAC" w:rsidDel="008D26A9" w:rsidRDefault="00D01D1F">
      <w:pPr>
        <w:pStyle w:val="ListParagraph"/>
        <w:spacing w:after="0" w:line="276" w:lineRule="auto"/>
        <w:jc w:val="both"/>
        <w:rPr>
          <w:ins w:id="17835" w:author="Pamela Kakande Nabukhonzo" w:date="2025-06-18T00:31:00Z"/>
          <w:del w:id="17836" w:author="Rachel Shipsey" w:date="2025-06-23T15:21:00Z"/>
          <w:rFonts w:cs="Arial"/>
          <w:szCs w:val="24"/>
        </w:rPr>
        <w:pPrChange w:id="17837" w:author="Rachel Shipsey" w:date="2025-06-23T15:41:00Z">
          <w:pPr>
            <w:pStyle w:val="ListParagraph"/>
            <w:numPr>
              <w:numId w:val="315"/>
            </w:numPr>
            <w:spacing w:line="276" w:lineRule="auto"/>
            <w:ind w:hanging="360"/>
            <w:jc w:val="both"/>
          </w:pPr>
        </w:pPrChange>
      </w:pPr>
      <w:ins w:id="17838" w:author="Pamela Kakande Nabukhonzo" w:date="2025-06-09T22:25:00Z">
        <w:del w:id="17839" w:author="Rachel Shipsey" w:date="2025-06-23T15:21:00Z">
          <w:r w:rsidRPr="001C5F6C" w:rsidDel="008D26A9">
            <w:rPr>
              <w:rFonts w:cs="Arial"/>
              <w:szCs w:val="24"/>
            </w:rPr>
            <w:delText xml:space="preserve">The procurement of diaries for enumerators should be done at regional level to eliminate the inconvenience of </w:delText>
          </w:r>
        </w:del>
      </w:ins>
      <w:ins w:id="17840" w:author="Pamela Kakande Nabukhonzo" w:date="2025-06-17T23:02:00Z">
        <w:del w:id="17841" w:author="Rachel Shipsey" w:date="2025-06-23T15:21:00Z">
          <w:r w:rsidR="00425C0B" w:rsidRPr="001C5F6C" w:rsidDel="008D26A9">
            <w:rPr>
              <w:rFonts w:cs="Arial"/>
              <w:szCs w:val="24"/>
            </w:rPr>
            <w:delText>delays.</w:delText>
          </w:r>
        </w:del>
      </w:ins>
    </w:p>
    <w:p w14:paraId="5FD609C9" w14:textId="4E3D73D7" w:rsidR="002B1FAC" w:rsidRPr="002B1FAC" w:rsidDel="008D26A9" w:rsidRDefault="006C6FEE">
      <w:pPr>
        <w:pStyle w:val="ListParagraph"/>
        <w:spacing w:after="0" w:line="276" w:lineRule="auto"/>
        <w:jc w:val="both"/>
        <w:rPr>
          <w:ins w:id="17842" w:author="Pamela Kakande Nabukhonzo" w:date="2025-06-18T00:31:00Z"/>
          <w:del w:id="17843" w:author="Rachel Shipsey" w:date="2025-06-23T15:21:00Z"/>
          <w:rFonts w:cs="Arial"/>
          <w:szCs w:val="24"/>
        </w:rPr>
        <w:pPrChange w:id="17844" w:author="Rachel Shipsey" w:date="2025-06-23T15:41:00Z">
          <w:pPr>
            <w:pStyle w:val="ListParagraph"/>
          </w:pPr>
        </w:pPrChange>
      </w:pPr>
      <w:ins w:id="17845" w:author="Pamela Kakande Nabukhonzo" w:date="2025-06-18T21:33:00Z">
        <w:del w:id="17846" w:author="Rachel Shipsey" w:date="2025-06-23T15:21:00Z">
          <w:r w:rsidDel="008D26A9">
            <w:rPr>
              <w:rFonts w:cs="Arial"/>
              <w:szCs w:val="24"/>
            </w:rPr>
            <w:delText>In case of delays in procurement, a</w:delText>
          </w:r>
        </w:del>
      </w:ins>
      <w:ins w:id="17847" w:author="Pamela Kakande Nabukhonzo" w:date="2025-06-09T22:25:00Z">
        <w:del w:id="17848" w:author="Rachel Shipsey" w:date="2025-06-23T15:21:00Z">
          <w:r w:rsidR="00D01D1F" w:rsidRPr="002B1FAC" w:rsidDel="008D26A9">
            <w:rPr>
              <w:rFonts w:cs="Arial"/>
              <w:szCs w:val="24"/>
            </w:rPr>
            <w:delText xml:space="preserve">ll levels of training should </w:delText>
          </w:r>
        </w:del>
      </w:ins>
      <w:ins w:id="17849" w:author="Pamela Kakande Nabukhonzo" w:date="2025-06-17T23:02:00Z">
        <w:del w:id="17850" w:author="Rachel Shipsey" w:date="2025-06-23T15:21:00Z">
          <w:r w:rsidR="00425C0B" w:rsidRPr="002B1FAC" w:rsidDel="008D26A9">
            <w:rPr>
              <w:rFonts w:cs="Arial"/>
              <w:szCs w:val="24"/>
            </w:rPr>
            <w:delText xml:space="preserve">leverage the </w:delText>
          </w:r>
        </w:del>
      </w:ins>
      <w:ins w:id="17851" w:author="Pamela Kakande Nabukhonzo" w:date="2025-06-09T22:25:00Z">
        <w:del w:id="17852" w:author="Rachel Shipsey" w:date="2025-06-23T15:21:00Z">
          <w:r w:rsidR="00D01D1F" w:rsidRPr="002B1FAC" w:rsidDel="008D26A9">
            <w:rPr>
              <w:rFonts w:cs="Arial"/>
              <w:szCs w:val="24"/>
            </w:rPr>
            <w:delText xml:space="preserve">use </w:delText>
          </w:r>
        </w:del>
      </w:ins>
      <w:ins w:id="17853" w:author="Pamela Kakande Nabukhonzo" w:date="2025-06-17T23:02:00Z">
        <w:del w:id="17854" w:author="Rachel Shipsey" w:date="2025-06-23T15:21:00Z">
          <w:r w:rsidR="00E87A49" w:rsidRPr="002B1FAC" w:rsidDel="008D26A9">
            <w:rPr>
              <w:rFonts w:cs="Arial"/>
              <w:szCs w:val="24"/>
            </w:rPr>
            <w:delText xml:space="preserve">of </w:delText>
          </w:r>
        </w:del>
      </w:ins>
      <w:ins w:id="17855" w:author="Pamela Kakande Nabukhonzo" w:date="2025-06-17T23:03:00Z">
        <w:del w:id="17856" w:author="Rachel Shipsey" w:date="2025-06-23T15:21:00Z">
          <w:r w:rsidR="00C30464" w:rsidRPr="002B1FAC" w:rsidDel="008D26A9">
            <w:rPr>
              <w:rFonts w:cs="Arial"/>
              <w:szCs w:val="24"/>
            </w:rPr>
            <w:delText>soft copy</w:delText>
          </w:r>
        </w:del>
      </w:ins>
      <w:ins w:id="17857" w:author="Pamela Kakande Nabukhonzo" w:date="2025-06-09T22:25:00Z">
        <w:del w:id="17858" w:author="Rachel Shipsey" w:date="2025-06-23T15:21:00Z">
          <w:r w:rsidR="00D01D1F" w:rsidRPr="002B1FAC" w:rsidDel="008D26A9">
            <w:rPr>
              <w:rFonts w:cs="Arial"/>
              <w:szCs w:val="24"/>
            </w:rPr>
            <w:delText xml:space="preserve"> questionnaire</w:delText>
          </w:r>
        </w:del>
      </w:ins>
      <w:ins w:id="17859" w:author="Pamela Kakande Nabukhonzo" w:date="2025-06-17T23:03:00Z">
        <w:del w:id="17860" w:author="Rachel Shipsey" w:date="2025-06-23T15:21:00Z">
          <w:r w:rsidR="00C30464" w:rsidRPr="002B1FAC" w:rsidDel="008D26A9">
            <w:rPr>
              <w:rFonts w:cs="Arial"/>
              <w:szCs w:val="24"/>
            </w:rPr>
            <w:delText>s</w:delText>
          </w:r>
        </w:del>
      </w:ins>
      <w:ins w:id="17861" w:author="Pamela Kakande Nabukhonzo" w:date="2025-06-09T22:25:00Z">
        <w:del w:id="17862" w:author="Rachel Shipsey" w:date="2025-06-23T15:21:00Z">
          <w:r w:rsidR="00D01D1F" w:rsidRPr="002B1FAC" w:rsidDel="008D26A9">
            <w:rPr>
              <w:rFonts w:cs="Arial"/>
              <w:szCs w:val="24"/>
            </w:rPr>
            <w:delText xml:space="preserve"> and manuals </w:delText>
          </w:r>
        </w:del>
      </w:ins>
      <w:ins w:id="17863" w:author="Pamela Kakande Nabukhonzo" w:date="2025-06-17T23:02:00Z">
        <w:del w:id="17864" w:author="Rachel Shipsey" w:date="2025-06-23T15:21:00Z">
          <w:r w:rsidR="00E87A49" w:rsidRPr="002B1FAC" w:rsidDel="008D26A9">
            <w:rPr>
              <w:rFonts w:cs="Arial"/>
              <w:szCs w:val="24"/>
            </w:rPr>
            <w:delText xml:space="preserve">based on </w:delText>
          </w:r>
        </w:del>
      </w:ins>
      <w:ins w:id="17865" w:author="Pamela Kakande Nabukhonzo" w:date="2025-06-17T23:03:00Z">
        <w:del w:id="17866" w:author="Rachel Shipsey" w:date="2025-06-23T15:21:00Z">
          <w:r w:rsidR="00E87A49" w:rsidRPr="002B1FAC" w:rsidDel="008D26A9">
            <w:rPr>
              <w:rFonts w:cs="Arial"/>
              <w:szCs w:val="24"/>
            </w:rPr>
            <w:delText xml:space="preserve">training </w:delText>
          </w:r>
        </w:del>
      </w:ins>
      <w:ins w:id="17867" w:author="Pamela Kakande Nabukhonzo" w:date="2025-06-17T23:02:00Z">
        <w:del w:id="17868" w:author="Rachel Shipsey" w:date="2025-06-23T15:21:00Z">
          <w:r w:rsidR="00E87A49" w:rsidRPr="002B1FAC" w:rsidDel="008D26A9">
            <w:rPr>
              <w:rFonts w:cs="Arial"/>
              <w:szCs w:val="24"/>
            </w:rPr>
            <w:delText>applications</w:delText>
          </w:r>
        </w:del>
      </w:ins>
      <w:ins w:id="17869" w:author="Pamela Kakande Nabukhonzo" w:date="2025-06-17T23:03:00Z">
        <w:del w:id="17870" w:author="Rachel Shipsey" w:date="2025-06-23T15:21:00Z">
          <w:r w:rsidR="00E87A49" w:rsidRPr="002B1FAC" w:rsidDel="008D26A9">
            <w:rPr>
              <w:rFonts w:cs="Arial"/>
              <w:szCs w:val="24"/>
            </w:rPr>
            <w:delText xml:space="preserve"> </w:delText>
          </w:r>
        </w:del>
      </w:ins>
      <w:ins w:id="17871" w:author="Pamela Kakande Nabukhonzo" w:date="2025-06-09T22:25:00Z">
        <w:del w:id="17872" w:author="Rachel Shipsey" w:date="2025-06-23T15:21:00Z">
          <w:r w:rsidR="00D01D1F" w:rsidRPr="002B1FAC" w:rsidDel="008D26A9">
            <w:rPr>
              <w:rFonts w:cs="Arial"/>
              <w:szCs w:val="24"/>
            </w:rPr>
            <w:delText xml:space="preserve">to avoid </w:delText>
          </w:r>
        </w:del>
      </w:ins>
      <w:ins w:id="17873" w:author="Pamela Kakande Nabukhonzo" w:date="2025-06-17T23:03:00Z">
        <w:del w:id="17874" w:author="Rachel Shipsey" w:date="2025-06-23T15:21:00Z">
          <w:r w:rsidR="00E87A49" w:rsidRPr="002B1FAC" w:rsidDel="008D26A9">
            <w:rPr>
              <w:rFonts w:cs="Arial"/>
              <w:szCs w:val="24"/>
            </w:rPr>
            <w:delText xml:space="preserve">inconvenience </w:delText>
          </w:r>
          <w:r w:rsidR="00C30464" w:rsidRPr="002B1FAC" w:rsidDel="008D26A9">
            <w:rPr>
              <w:rFonts w:cs="Arial"/>
              <w:szCs w:val="24"/>
            </w:rPr>
            <w:delText xml:space="preserve">based on </w:delText>
          </w:r>
        </w:del>
      </w:ins>
      <w:ins w:id="17875" w:author="Pamela Kakande Nabukhonzo" w:date="2025-06-09T22:25:00Z">
        <w:del w:id="17876" w:author="Rachel Shipsey" w:date="2025-06-23T15:21:00Z">
          <w:r w:rsidR="00D01D1F" w:rsidRPr="002B1FAC" w:rsidDel="008D26A9">
            <w:rPr>
              <w:rFonts w:cs="Arial"/>
              <w:szCs w:val="24"/>
            </w:rPr>
            <w:delText>printing</w:delText>
          </w:r>
        </w:del>
      </w:ins>
      <w:ins w:id="17877" w:author="Pamela Kakande Nabukhonzo" w:date="2025-06-17T23:02:00Z">
        <w:del w:id="17878" w:author="Rachel Shipsey" w:date="2025-06-23T15:21:00Z">
          <w:r w:rsidR="00425C0B" w:rsidRPr="002B1FAC" w:rsidDel="008D26A9">
            <w:rPr>
              <w:rFonts w:cs="Arial"/>
              <w:szCs w:val="24"/>
            </w:rPr>
            <w:delText>.</w:delText>
          </w:r>
        </w:del>
      </w:ins>
    </w:p>
    <w:p w14:paraId="3493BFDD" w14:textId="3F48A774" w:rsidR="00170812" w:rsidRPr="00170812" w:rsidDel="008D26A9" w:rsidRDefault="00170812">
      <w:pPr>
        <w:pStyle w:val="ListParagraph"/>
        <w:spacing w:after="0" w:line="276" w:lineRule="auto"/>
        <w:jc w:val="both"/>
        <w:rPr>
          <w:ins w:id="17879" w:author="Pamela Kakande Nabukhonzo" w:date="2025-06-17T23:59:00Z"/>
          <w:del w:id="17880" w:author="Rachel Shipsey" w:date="2025-06-23T15:21:00Z"/>
          <w:rPrChange w:id="17881" w:author="Pamela Kakande Nabukhonzo" w:date="2025-06-17T23:59:00Z">
            <w:rPr>
              <w:ins w:id="17882" w:author="Pamela Kakande Nabukhonzo" w:date="2025-06-17T23:59:00Z"/>
              <w:del w:id="17883" w:author="Rachel Shipsey" w:date="2025-06-23T15:21:00Z"/>
              <w:rFonts w:cs="Arial"/>
              <w:b/>
              <w:bCs/>
              <w:sz w:val="28"/>
              <w:szCs w:val="28"/>
            </w:rPr>
          </w:rPrChange>
        </w:rPr>
        <w:pPrChange w:id="17884" w:author="Rachel Shipsey" w:date="2025-06-23T15:41:00Z">
          <w:pPr>
            <w:pStyle w:val="ListParagraph"/>
            <w:numPr>
              <w:numId w:val="265"/>
            </w:numPr>
            <w:spacing w:line="276" w:lineRule="auto"/>
            <w:ind w:hanging="360"/>
          </w:pPr>
        </w:pPrChange>
      </w:pPr>
    </w:p>
    <w:p w14:paraId="52E87A42" w14:textId="18C79246" w:rsidR="0047576A" w:rsidRPr="00310BF4" w:rsidDel="008D26A9" w:rsidRDefault="0047576A">
      <w:pPr>
        <w:pStyle w:val="ListParagraph"/>
        <w:spacing w:after="0" w:line="276" w:lineRule="auto"/>
        <w:jc w:val="both"/>
        <w:rPr>
          <w:del w:id="17885" w:author="Rachel Shipsey" w:date="2025-06-23T15:21:00Z"/>
          <w:rFonts w:cstheme="majorBidi"/>
          <w:b/>
          <w:sz w:val="32"/>
          <w:szCs w:val="32"/>
          <w:rPrChange w:id="17886" w:author="Rachel Shipsey" w:date="2025-06-11T13:07:00Z">
            <w:rPr>
              <w:del w:id="17887" w:author="Rachel Shipsey" w:date="2025-06-23T15:21:00Z"/>
              <w:rFonts w:cs="Arial"/>
              <w:b w:val="0"/>
              <w:bCs/>
              <w:sz w:val="28"/>
              <w:szCs w:val="28"/>
            </w:rPr>
          </w:rPrChange>
        </w:rPr>
        <w:pPrChange w:id="17888" w:author="Rachel Shipsey" w:date="2025-06-23T15:41:00Z">
          <w:pPr>
            <w:pStyle w:val="Heading1"/>
            <w:pBdr>
              <w:bottom w:val="single" w:sz="4" w:space="1" w:color="auto"/>
            </w:pBdr>
            <w:jc w:val="both"/>
          </w:pPr>
        </w:pPrChange>
      </w:pPr>
      <w:bookmarkStart w:id="17889" w:name="_Post-Enumeration_Survey"/>
      <w:bookmarkEnd w:id="17889"/>
      <w:del w:id="17890" w:author="Rachel Shipsey" w:date="2025-06-20T10:42:00Z">
        <w:r w:rsidRPr="00310BF4" w:rsidDel="004759E4">
          <w:rPr>
            <w:rFonts w:cstheme="majorBidi"/>
            <w:sz w:val="32"/>
            <w:szCs w:val="32"/>
            <w:rPrChange w:id="17891" w:author="Rachel Shipsey" w:date="2025-06-11T13:07:00Z">
              <w:rPr>
                <w:rFonts w:cs="Arial"/>
                <w:bCs/>
                <w:sz w:val="28"/>
                <w:szCs w:val="28"/>
              </w:rPr>
            </w:rPrChange>
          </w:rPr>
          <w:delText>CHAPTER ELEVEN</w:delText>
        </w:r>
      </w:del>
      <w:ins w:id="17892" w:author="Rachel Elizabeth" w:date="2025-05-19T16:58:00Z">
        <w:del w:id="17893" w:author="Rachel Shipsey" w:date="2025-06-20T10:42:00Z">
          <w:r w:rsidR="00DA4FF2" w:rsidRPr="00310BF4" w:rsidDel="004759E4">
            <w:rPr>
              <w:rFonts w:cstheme="majorBidi"/>
              <w:sz w:val="32"/>
              <w:szCs w:val="32"/>
              <w:rPrChange w:id="17894" w:author="Rachel Shipsey" w:date="2025-06-11T13:07:00Z">
                <w:rPr>
                  <w:rFonts w:cs="Arial"/>
                  <w:bCs/>
                  <w:sz w:val="28"/>
                  <w:szCs w:val="28"/>
                </w:rPr>
              </w:rPrChange>
            </w:rPr>
            <w:delText>FIFT</w:delText>
          </w:r>
          <w:r w:rsidR="00547C1D" w:rsidRPr="00310BF4" w:rsidDel="004759E4">
            <w:rPr>
              <w:rFonts w:cstheme="majorBidi"/>
              <w:sz w:val="32"/>
              <w:szCs w:val="32"/>
              <w:rPrChange w:id="17895" w:author="Rachel Shipsey" w:date="2025-06-11T13:07:00Z">
                <w:rPr>
                  <w:rFonts w:cs="Arial"/>
                  <w:bCs/>
                  <w:sz w:val="28"/>
                  <w:szCs w:val="28"/>
                </w:rPr>
              </w:rPrChange>
            </w:rPr>
            <w:delText>EEN</w:delText>
          </w:r>
        </w:del>
      </w:ins>
      <w:del w:id="17896" w:author="Rachel Shipsey" w:date="2025-06-20T10:42:00Z">
        <w:r w:rsidRPr="00310BF4" w:rsidDel="004759E4">
          <w:rPr>
            <w:rFonts w:cstheme="majorBidi"/>
            <w:sz w:val="32"/>
            <w:szCs w:val="32"/>
            <w:rPrChange w:id="17897" w:author="Rachel Shipsey" w:date="2025-06-11T13:07:00Z">
              <w:rPr>
                <w:rFonts w:cs="Arial"/>
                <w:bCs/>
                <w:sz w:val="28"/>
                <w:szCs w:val="28"/>
              </w:rPr>
            </w:rPrChange>
          </w:rPr>
          <w:delText xml:space="preserve">: </w:delText>
        </w:r>
      </w:del>
      <w:bookmarkStart w:id="17898" w:name="_Toc201320309"/>
      <w:del w:id="17899" w:author="Rachel Shipsey" w:date="2025-06-23T15:21:00Z">
        <w:r w:rsidRPr="00310BF4" w:rsidDel="008D26A9">
          <w:rPr>
            <w:rFonts w:cstheme="majorBidi"/>
            <w:sz w:val="32"/>
            <w:szCs w:val="32"/>
            <w:rPrChange w:id="17900" w:author="Rachel Shipsey" w:date="2025-06-11T13:07:00Z">
              <w:rPr>
                <w:rFonts w:cs="Arial"/>
                <w:bCs/>
                <w:sz w:val="28"/>
                <w:szCs w:val="28"/>
              </w:rPr>
            </w:rPrChange>
          </w:rPr>
          <w:delText>Post-Enumeration Survey</w:delText>
        </w:r>
        <w:bookmarkEnd w:id="17898"/>
      </w:del>
    </w:p>
    <w:p w14:paraId="3BA70F97" w14:textId="3B434E9D" w:rsidR="0047576A" w:rsidDel="008D26A9" w:rsidRDefault="0047576A">
      <w:pPr>
        <w:pStyle w:val="ListParagraph"/>
        <w:spacing w:after="0" w:line="276" w:lineRule="auto"/>
        <w:jc w:val="both"/>
        <w:rPr>
          <w:del w:id="17901" w:author="Rachel Shipsey" w:date="2025-06-23T15:21:00Z"/>
        </w:rPr>
        <w:pPrChange w:id="17902" w:author="Rachel Shipsey" w:date="2025-06-23T15:41:00Z">
          <w:pPr>
            <w:jc w:val="both"/>
          </w:pPr>
        </w:pPrChange>
      </w:pPr>
    </w:p>
    <w:p w14:paraId="2CA48C00" w14:textId="2EBF2129" w:rsidR="000F0C09" w:rsidRPr="00310BF4" w:rsidDel="008D26A9" w:rsidRDefault="000F4D0B">
      <w:pPr>
        <w:pStyle w:val="ListParagraph"/>
        <w:spacing w:after="0" w:line="276" w:lineRule="auto"/>
        <w:jc w:val="both"/>
        <w:rPr>
          <w:del w:id="17903" w:author="Rachel Shipsey" w:date="2025-06-23T15:21:00Z"/>
        </w:rPr>
        <w:pPrChange w:id="17904" w:author="Rachel Shipsey" w:date="2025-06-23T15:41:00Z">
          <w:pPr>
            <w:pStyle w:val="Heading2"/>
          </w:pPr>
        </w:pPrChange>
      </w:pPr>
      <w:del w:id="17905" w:author="Rachel Shipsey" w:date="2025-06-09T11:36:00Z">
        <w:r w:rsidRPr="00310BF4" w:rsidDel="00F5657D">
          <w:delText xml:space="preserve">15.0 </w:delText>
        </w:r>
        <w:r w:rsidR="000F0C09" w:rsidRPr="00310BF4" w:rsidDel="00F5657D">
          <w:delText>I</w:delText>
        </w:r>
      </w:del>
      <w:bookmarkStart w:id="17906" w:name="_Toc201320310"/>
      <w:del w:id="17907" w:author="Rachel Shipsey" w:date="2025-06-23T15:21:00Z">
        <w:r w:rsidR="000F0C09" w:rsidRPr="00310BF4" w:rsidDel="008D26A9">
          <w:delText>ntroduction</w:delText>
        </w:r>
        <w:bookmarkEnd w:id="17906"/>
      </w:del>
    </w:p>
    <w:p w14:paraId="3F9BB670" w14:textId="34512FC6" w:rsidR="000F0C09" w:rsidDel="008D26A9" w:rsidRDefault="000F0C09">
      <w:pPr>
        <w:pStyle w:val="ListParagraph"/>
        <w:spacing w:after="0" w:line="276" w:lineRule="auto"/>
        <w:jc w:val="both"/>
        <w:rPr>
          <w:del w:id="17908" w:author="Rachel Shipsey" w:date="2025-06-23T15:21:00Z"/>
          <w:rFonts w:cs="Arial"/>
        </w:rPr>
        <w:pPrChange w:id="17909" w:author="Rachel Shipsey" w:date="2025-06-23T15:41:00Z">
          <w:pPr>
            <w:jc w:val="both"/>
          </w:pPr>
        </w:pPrChange>
      </w:pPr>
      <w:del w:id="17910" w:author="Rachel Shipsey" w:date="2025-06-23T15:21:00Z">
        <w:r w:rsidDel="008D26A9">
          <w:rPr>
            <w:rFonts w:cs="Arial"/>
          </w:rPr>
          <w:delText xml:space="preserve">A census post-enumeration survey (PES) is a survey carried out in a sample of enumeration areas (EA) soon after the census enumeration has been completed. The main purpose of a PES is to assess the coverage of the census i.e., to estimate how many usual residents have been missed from or double-counted in the census. The PES can also be used to verify the accuracy of responses for some key census questions. The census figures may or may not be adjusted according to the result of the PES analysis, but in either case the estimates of the true population should feed into subsequent population projections, making these more accurate. Finally, lessons learnt from the PES can inform the improved design of future censuses and surveys. </w:delText>
        </w:r>
      </w:del>
    </w:p>
    <w:p w14:paraId="53B2C9BE" w14:textId="7D1B15EE" w:rsidR="000F0C09" w:rsidDel="008D26A9" w:rsidRDefault="000F0C09">
      <w:pPr>
        <w:pStyle w:val="ListParagraph"/>
        <w:spacing w:after="0" w:line="276" w:lineRule="auto"/>
        <w:jc w:val="both"/>
        <w:rPr>
          <w:del w:id="17911" w:author="Rachel Shipsey" w:date="2025-06-23T15:21:00Z"/>
          <w:rFonts w:cs="Arial"/>
        </w:rPr>
        <w:pPrChange w:id="17912" w:author="Rachel Shipsey" w:date="2025-06-23T15:41:00Z">
          <w:pPr>
            <w:jc w:val="both"/>
          </w:pPr>
        </w:pPrChange>
      </w:pPr>
      <w:del w:id="17913" w:author="Rachel Shipsey" w:date="2025-06-23T15:21:00Z">
        <w:r w:rsidDel="008D26A9">
          <w:rPr>
            <w:rFonts w:cs="Arial"/>
          </w:rPr>
          <w:delText>However, whilst a well conducted PES will yield valuable insights into the quality of the census coverage and accuracy, if not properly planned, funded and staffed, as an integral part of the census operations, the PES risks becoming a waste of resource. If the results are not used, because for example, the necessary assumptions regarding independence and matching quality are not met, or there is too much uncertainty in estimates, then the time and money spent on the PES may have been better used elsewhere e.g., in improving the quality of the census enumeration. If a PES is going to be conducted, the objectives should be clear from the outset regarding its purpose and how the PES fits into the overarching statistical design and analysis plan of the census (see P&amp;R v 4, para. 3.223)</w:delText>
        </w:r>
      </w:del>
    </w:p>
    <w:p w14:paraId="0CF25CD0" w14:textId="2CF2233A" w:rsidR="000F0C09" w:rsidRPr="00B567C7" w:rsidDel="008D26A9" w:rsidRDefault="000F0C09">
      <w:pPr>
        <w:pStyle w:val="ListParagraph"/>
        <w:spacing w:after="0" w:line="276" w:lineRule="auto"/>
        <w:jc w:val="both"/>
        <w:rPr>
          <w:del w:id="17914" w:author="Rachel Shipsey" w:date="2025-06-23T15:21:00Z"/>
        </w:rPr>
        <w:pPrChange w:id="17915" w:author="Rachel Shipsey" w:date="2025-06-23T15:41:00Z">
          <w:pPr/>
        </w:pPrChange>
      </w:pPr>
      <w:bookmarkStart w:id="17916" w:name="_Toc201320311"/>
      <w:del w:id="17917" w:author="Rachel Shipsey" w:date="2025-06-23T15:21:00Z">
        <w:r w:rsidRPr="00B567C7" w:rsidDel="008D26A9">
          <w:delText>PES during the non-digital versus digital era</w:delText>
        </w:r>
        <w:bookmarkEnd w:id="17916"/>
      </w:del>
    </w:p>
    <w:p w14:paraId="48DF426C" w14:textId="4AF140F3" w:rsidR="000F0C09" w:rsidDel="008D26A9" w:rsidRDefault="000F0C09">
      <w:pPr>
        <w:pStyle w:val="ListParagraph"/>
        <w:spacing w:after="0" w:line="276" w:lineRule="auto"/>
        <w:jc w:val="both"/>
        <w:rPr>
          <w:del w:id="17918" w:author="Rachel Shipsey" w:date="2025-06-23T15:21:00Z"/>
          <w:rFonts w:cs="Arial"/>
        </w:rPr>
        <w:pPrChange w:id="17919" w:author="Rachel Shipsey" w:date="2025-06-23T15:41:00Z">
          <w:pPr>
            <w:jc w:val="both"/>
          </w:pPr>
        </w:pPrChange>
      </w:pPr>
      <w:del w:id="17920" w:author="Rachel Shipsey" w:date="2025-06-23T15:21:00Z">
        <w:r w:rsidDel="008D26A9">
          <w:rPr>
            <w:rFonts w:cs="Arial"/>
          </w:rPr>
          <w:delText xml:space="preserve">In a non-digital census, the data is collected on paper forms and the essential stage of matching the census records to PES records is carried out manually which takes a long time – usually many months. However, in a digital census the data will be collected electronically, probably using a CAPI device like that used during census enumeration. Various automatic matching techniques can be applied to match the data together saving a significant amount of time and enabling faster release of census outputs. The size of the clerical matching team can also be reduced thereby saving money. </w:delText>
        </w:r>
      </w:del>
    </w:p>
    <w:p w14:paraId="3803FF2E" w14:textId="41D62654" w:rsidR="000F0C09" w:rsidDel="008D26A9" w:rsidRDefault="000F0C09">
      <w:pPr>
        <w:pStyle w:val="ListParagraph"/>
        <w:spacing w:after="0" w:line="276" w:lineRule="auto"/>
        <w:jc w:val="both"/>
        <w:rPr>
          <w:del w:id="17921" w:author="Rachel Shipsey" w:date="2025-06-23T15:21:00Z"/>
          <w:rFonts w:cs="Arial"/>
        </w:rPr>
        <w:pPrChange w:id="17922" w:author="Rachel Shipsey" w:date="2025-06-23T15:41:00Z">
          <w:pPr>
            <w:jc w:val="both"/>
          </w:pPr>
        </w:pPrChange>
      </w:pPr>
      <w:del w:id="17923" w:author="Rachel Shipsey" w:date="2025-06-23T15:21:00Z">
        <w:r w:rsidDel="008D26A9">
          <w:rPr>
            <w:rFonts w:cs="Arial"/>
          </w:rPr>
          <w:delText>In a digital census, multiple options for completing the census may be offered e.g., CAPI or CAWI. This may lead to more instances of over-enumeration than in a non-digital census if people respond using more than one method. The PES data can be used to detect and analyse duplicate responses in the PES EAs and thus estimate the size of the overcount in the census.</w:delText>
        </w:r>
      </w:del>
    </w:p>
    <w:p w14:paraId="0C61484D" w14:textId="41A70344" w:rsidR="000F0C09" w:rsidDel="008D26A9" w:rsidRDefault="000F0C09">
      <w:pPr>
        <w:pStyle w:val="ListParagraph"/>
        <w:spacing w:after="0" w:line="276" w:lineRule="auto"/>
        <w:jc w:val="both"/>
        <w:rPr>
          <w:del w:id="17924" w:author="Rachel Shipsey" w:date="2025-06-23T15:21:00Z"/>
          <w:rFonts w:cs="Arial"/>
        </w:rPr>
        <w:pPrChange w:id="17925" w:author="Rachel Shipsey" w:date="2025-06-23T15:41:00Z">
          <w:pPr>
            <w:jc w:val="both"/>
          </w:pPr>
        </w:pPrChange>
      </w:pPr>
      <w:del w:id="17926" w:author="Rachel Shipsey" w:date="2025-06-23T15:21:00Z">
        <w:r w:rsidDel="008D26A9">
          <w:rPr>
            <w:rFonts w:cs="Arial"/>
          </w:rPr>
          <w:delText>The PES analysis can be carried out using Excel, Stata or other proprietary software, or using python or other open-source solutions. Boot-strapping techniques can be used to provide variance estimates around the population estimates.</w:delText>
        </w:r>
        <w:r w:rsidRPr="00951D64" w:rsidDel="008D26A9">
          <w:rPr>
            <w:rFonts w:cs="Arial"/>
          </w:rPr>
          <w:delText xml:space="preserve"> </w:delText>
        </w:r>
      </w:del>
    </w:p>
    <w:p w14:paraId="0B1F7B7B" w14:textId="386CA71E" w:rsidR="000F0C09" w:rsidDel="008D26A9" w:rsidRDefault="000F0C09">
      <w:pPr>
        <w:pStyle w:val="ListParagraph"/>
        <w:spacing w:after="0" w:line="276" w:lineRule="auto"/>
        <w:jc w:val="both"/>
        <w:rPr>
          <w:del w:id="17927" w:author="Rachel Shipsey" w:date="2025-06-23T15:21:00Z"/>
          <w:rFonts w:cs="Arial"/>
        </w:rPr>
        <w:pPrChange w:id="17928" w:author="Rachel Shipsey" w:date="2025-06-23T15:41:00Z">
          <w:pPr>
            <w:jc w:val="both"/>
          </w:pPr>
        </w:pPrChange>
      </w:pPr>
      <w:del w:id="17929" w:author="Rachel Shipsey" w:date="2025-06-23T15:21:00Z">
        <w:r w:rsidDel="008D26A9">
          <w:rPr>
            <w:rFonts w:cs="Arial"/>
          </w:rPr>
          <w:delText xml:space="preserve">The biggest decision regarding the PES during a digital census, is whether a PES is necessary and good value for money. Alternative methods of quality assurance, such as using administrative records as a comparator to census counts may be viable. See </w:delText>
        </w:r>
        <w:r w:rsidRPr="00282467" w:rsidDel="008D26A9">
          <w:rPr>
            <w:rFonts w:cs="Arial"/>
            <w:color w:val="4472C4" w:themeColor="accent1"/>
            <w:u w:val="single"/>
          </w:rPr>
          <w:delText>P&amp;R v4 Part Three. Census Operation Activities Section IX. Evaluation</w:delText>
        </w:r>
        <w:r w:rsidRPr="00282467" w:rsidDel="008D26A9">
          <w:rPr>
            <w:rFonts w:cs="Arial"/>
            <w:color w:val="4472C4" w:themeColor="accent1"/>
          </w:rPr>
          <w:delText xml:space="preserve"> </w:delText>
        </w:r>
        <w:r w:rsidDel="008D26A9">
          <w:rPr>
            <w:rFonts w:cs="Arial"/>
          </w:rPr>
          <w:delText>of the results for more details on alternative methods of census quality evaluation.  The rest of this chapter assumes that it has been decided to go ahead with the PES.</w:delText>
        </w:r>
      </w:del>
    </w:p>
    <w:p w14:paraId="51D0D86D" w14:textId="3B540A2F" w:rsidR="000F0C09" w:rsidDel="008D26A9" w:rsidRDefault="000F0C09">
      <w:pPr>
        <w:pStyle w:val="ListParagraph"/>
        <w:spacing w:after="0" w:line="276" w:lineRule="auto"/>
        <w:jc w:val="both"/>
        <w:rPr>
          <w:del w:id="17930" w:author="Rachel Shipsey" w:date="2025-06-23T15:21:00Z"/>
          <w:rFonts w:cs="Arial"/>
        </w:rPr>
        <w:pPrChange w:id="17931" w:author="Rachel Shipsey" w:date="2025-06-23T15:41:00Z">
          <w:pPr>
            <w:jc w:val="both"/>
          </w:pPr>
        </w:pPrChange>
      </w:pPr>
    </w:p>
    <w:p w14:paraId="540BB705" w14:textId="22177036" w:rsidR="000F0C09" w:rsidDel="008D26A9" w:rsidRDefault="000F0C09">
      <w:pPr>
        <w:pStyle w:val="ListParagraph"/>
        <w:spacing w:after="0" w:line="276" w:lineRule="auto"/>
        <w:jc w:val="both"/>
        <w:rPr>
          <w:del w:id="17932" w:author="Rachel Shipsey" w:date="2025-06-23T15:21:00Z"/>
          <w:rFonts w:cs="Arial"/>
        </w:rPr>
        <w:pPrChange w:id="17933" w:author="Rachel Shipsey" w:date="2025-06-23T15:41:00Z">
          <w:pPr>
            <w:jc w:val="both"/>
          </w:pPr>
        </w:pPrChange>
      </w:pPr>
    </w:p>
    <w:p w14:paraId="60792A75" w14:textId="065886B5" w:rsidR="000F0C09" w:rsidRPr="00B567C7" w:rsidDel="008D26A9" w:rsidRDefault="000F0C09">
      <w:pPr>
        <w:pStyle w:val="ListParagraph"/>
        <w:spacing w:after="0" w:line="276" w:lineRule="auto"/>
        <w:jc w:val="both"/>
        <w:rPr>
          <w:del w:id="17934" w:author="Rachel Shipsey" w:date="2025-06-23T15:21:00Z"/>
        </w:rPr>
        <w:pPrChange w:id="17935" w:author="Rachel Shipsey" w:date="2025-06-23T15:41:00Z">
          <w:pPr>
            <w:pStyle w:val="Heading2"/>
          </w:pPr>
        </w:pPrChange>
      </w:pPr>
      <w:bookmarkStart w:id="17936" w:name="_Toc201320312"/>
      <w:del w:id="17937" w:author="Rachel Shipsey" w:date="2025-06-23T15:21:00Z">
        <w:r w:rsidRPr="00B567C7" w:rsidDel="008D26A9">
          <w:delText>Considerations for a digital PES</w:delText>
        </w:r>
        <w:bookmarkEnd w:id="17936"/>
      </w:del>
    </w:p>
    <w:p w14:paraId="37CD3CC7" w14:textId="523C65AF" w:rsidR="004874D7" w:rsidRPr="00C015C6" w:rsidDel="008D26A9" w:rsidRDefault="00DC7F53">
      <w:pPr>
        <w:pStyle w:val="ListParagraph"/>
        <w:spacing w:after="0" w:line="276" w:lineRule="auto"/>
        <w:jc w:val="both"/>
        <w:rPr>
          <w:del w:id="17938" w:author="Rachel Shipsey" w:date="2025-06-23T15:21:00Z"/>
          <w:rFonts w:cs="Arial"/>
        </w:rPr>
        <w:pPrChange w:id="17939" w:author="Rachel Shipsey" w:date="2025-06-23T15:41:00Z">
          <w:pPr>
            <w:pStyle w:val="ListParagraph"/>
            <w:numPr>
              <w:numId w:val="123"/>
            </w:numPr>
            <w:spacing w:line="278" w:lineRule="auto"/>
            <w:ind w:left="1080" w:hanging="720"/>
            <w:jc w:val="both"/>
          </w:pPr>
        </w:pPrChange>
      </w:pPr>
      <w:del w:id="17940" w:author="Rachel Shipsey" w:date="2025-06-23T15:21:00Z">
        <w:r w:rsidRPr="00C015C6" w:rsidDel="008D26A9">
          <w:rPr>
            <w:rFonts w:cs="Arial"/>
          </w:rPr>
          <w:delText>The PES should be conducted independently from the census, as there is an assumption made that a person is no more or less likely to respond to the PES given whether or not they responded to the census. This assumption will always be violated to some extent, because a person who does not wish to be counted is unlikely to respond to either the census or the PES. However, consider steps that can be taken to ensure that independence is maintained as far as possible, and that when the independence assumption is broken,</w:delText>
        </w:r>
        <w:r w:rsidR="00D327F1" w:rsidRPr="00C015C6" w:rsidDel="008D26A9">
          <w:rPr>
            <w:rFonts w:cs="Arial"/>
          </w:rPr>
          <w:delText xml:space="preserve"> how</w:delText>
        </w:r>
        <w:r w:rsidRPr="00C015C6" w:rsidDel="008D26A9">
          <w:rPr>
            <w:rFonts w:cs="Arial"/>
          </w:rPr>
          <w:delText xml:space="preserve"> this </w:delText>
        </w:r>
        <w:r w:rsidR="00D327F1" w:rsidRPr="00C015C6" w:rsidDel="008D26A9">
          <w:rPr>
            <w:rFonts w:cs="Arial"/>
          </w:rPr>
          <w:delText xml:space="preserve">can be </w:delText>
        </w:r>
        <w:r w:rsidRPr="00C015C6" w:rsidDel="008D26A9">
          <w:rPr>
            <w:rFonts w:cs="Arial"/>
          </w:rPr>
          <w:delText xml:space="preserve">accounted for in the subsequent analysis. In the context of a digital census where CAWI self-completion online enumeration methods are used, these methods should not be used in the PES enumeration. However, whilst independence should be maintained, it is </w:delText>
        </w:r>
        <w:r w:rsidR="00DF284B" w:rsidRPr="00C015C6" w:rsidDel="008D26A9">
          <w:rPr>
            <w:rFonts w:cs="Arial"/>
          </w:rPr>
          <w:delText xml:space="preserve">also </w:delText>
        </w:r>
        <w:r w:rsidRPr="00C015C6" w:rsidDel="008D26A9">
          <w:rPr>
            <w:rFonts w:cs="Arial"/>
          </w:rPr>
          <w:delText>important to</w:delText>
        </w:r>
        <w:r w:rsidR="00201DC0" w:rsidRPr="00C015C6" w:rsidDel="008D26A9">
          <w:rPr>
            <w:rFonts w:cs="Arial"/>
          </w:rPr>
          <w:delText xml:space="preserve"> recognize</w:delText>
        </w:r>
        <w:r w:rsidRPr="00C015C6" w:rsidDel="008D26A9">
          <w:rPr>
            <w:rFonts w:cs="Arial"/>
          </w:rPr>
          <w:delText xml:space="preserve"> </w:delText>
        </w:r>
        <w:r w:rsidR="00201DC0" w:rsidRPr="00C015C6" w:rsidDel="008D26A9">
          <w:rPr>
            <w:rFonts w:cs="Arial"/>
          </w:rPr>
          <w:delText xml:space="preserve">that it is sometimes </w:delText>
        </w:r>
        <w:r w:rsidR="005E6EFA" w:rsidRPr="00C015C6" w:rsidDel="008D26A9">
          <w:rPr>
            <w:rFonts w:cs="Arial"/>
          </w:rPr>
          <w:delText>best for</w:delText>
        </w:r>
        <w:r w:rsidRPr="00C015C6" w:rsidDel="008D26A9">
          <w:rPr>
            <w:rFonts w:cs="Arial"/>
          </w:rPr>
          <w:delText xml:space="preserve"> the PES and Census teams </w:delText>
        </w:r>
        <w:r w:rsidR="007C3C4D" w:rsidRPr="00C015C6" w:rsidDel="008D26A9">
          <w:rPr>
            <w:rFonts w:cs="Arial"/>
          </w:rPr>
          <w:delText>to</w:delText>
        </w:r>
        <w:r w:rsidRPr="00C015C6" w:rsidDel="008D26A9">
          <w:rPr>
            <w:rFonts w:cs="Arial"/>
          </w:rPr>
          <w:delText xml:space="preserve"> work together.</w:delText>
        </w:r>
        <w:r w:rsidR="001E3D13" w:rsidRPr="00C015C6" w:rsidDel="008D26A9">
          <w:rPr>
            <w:rFonts w:cs="Arial"/>
          </w:rPr>
          <w:delText xml:space="preserve"> </w:delText>
        </w:r>
        <w:r w:rsidR="00A76AB7" w:rsidRPr="00C015C6" w:rsidDel="008D26A9">
          <w:rPr>
            <w:rFonts w:cs="Arial"/>
          </w:rPr>
          <w:delText>Consider when you</w:delText>
        </w:r>
        <w:r w:rsidR="005B5294" w:rsidRPr="00C015C6" w:rsidDel="008D26A9">
          <w:rPr>
            <w:rFonts w:cs="Arial"/>
          </w:rPr>
          <w:delText>r</w:delText>
        </w:r>
        <w:r w:rsidR="00A76AB7" w:rsidRPr="00C015C6" w:rsidDel="008D26A9">
          <w:rPr>
            <w:rFonts w:cs="Arial"/>
          </w:rPr>
          <w:delText xml:space="preserve"> PES team and Census team </w:delText>
        </w:r>
        <w:r w:rsidR="008D7CD6" w:rsidRPr="00C015C6" w:rsidDel="008D26A9">
          <w:rPr>
            <w:rFonts w:cs="Arial"/>
          </w:rPr>
          <w:delText>sho</w:delText>
        </w:r>
        <w:r w:rsidR="00A76AB7" w:rsidRPr="00C015C6" w:rsidDel="008D26A9">
          <w:rPr>
            <w:rFonts w:cs="Arial"/>
          </w:rPr>
          <w:delText>uld be integrated and</w:delText>
        </w:r>
        <w:r w:rsidR="008D7CD6" w:rsidRPr="00C015C6" w:rsidDel="008D26A9">
          <w:rPr>
            <w:rFonts w:cs="Arial"/>
          </w:rPr>
          <w:delText xml:space="preserve"> when separated to maintain independence in the PES.</w:delText>
        </w:r>
        <w:r w:rsidR="004223FC" w:rsidRPr="00C015C6" w:rsidDel="008D26A9">
          <w:rPr>
            <w:rFonts w:cs="Arial"/>
          </w:rPr>
          <w:delText xml:space="preserve"> For example, consider </w:delText>
        </w:r>
        <w:r w:rsidR="005B5294" w:rsidRPr="00C015C6" w:rsidDel="008D26A9">
          <w:rPr>
            <w:rFonts w:cs="Arial"/>
          </w:rPr>
          <w:delText xml:space="preserve">working together on the </w:delText>
        </w:r>
        <w:r w:rsidR="004223FC" w:rsidRPr="00C015C6" w:rsidDel="008D26A9">
          <w:rPr>
            <w:rFonts w:cs="Arial"/>
          </w:rPr>
          <w:delText>CAPI design so that questions are harmonized mak</w:delText>
        </w:r>
        <w:r w:rsidR="00844DB4" w:rsidRPr="00C015C6" w:rsidDel="008D26A9">
          <w:rPr>
            <w:rFonts w:cs="Arial"/>
          </w:rPr>
          <w:delText>ing</w:delText>
        </w:r>
        <w:r w:rsidR="004223FC" w:rsidRPr="00C015C6" w:rsidDel="008D26A9">
          <w:rPr>
            <w:rFonts w:cs="Arial"/>
          </w:rPr>
          <w:delText xml:space="preserve"> data matching easier.</w:delText>
        </w:r>
      </w:del>
    </w:p>
    <w:p w14:paraId="7B7A9F0F" w14:textId="1CFD54C3" w:rsidR="004874D7" w:rsidRPr="00C015C6" w:rsidDel="004874D7" w:rsidRDefault="000746F7">
      <w:pPr>
        <w:pStyle w:val="ListParagraph"/>
        <w:spacing w:after="0" w:line="276" w:lineRule="auto"/>
        <w:jc w:val="both"/>
        <w:rPr>
          <w:del w:id="17941" w:author="Rachel Shipsey" w:date="2025-06-19T18:47:00Z"/>
          <w:rFonts w:cs="Arial"/>
        </w:rPr>
        <w:pPrChange w:id="17942" w:author="Rachel Shipsey" w:date="2025-06-23T15:41:00Z">
          <w:pPr>
            <w:pStyle w:val="ListParagraph"/>
            <w:numPr>
              <w:numId w:val="123"/>
            </w:numPr>
            <w:spacing w:line="278" w:lineRule="auto"/>
            <w:ind w:left="1080" w:hanging="720"/>
            <w:jc w:val="both"/>
          </w:pPr>
        </w:pPrChange>
      </w:pPr>
      <w:del w:id="17943" w:author="Rachel Shipsey" w:date="2025-06-23T15:21:00Z">
        <w:r w:rsidRPr="00C015C6" w:rsidDel="008D26A9">
          <w:rPr>
            <w:rFonts w:cs="Arial"/>
          </w:rPr>
          <w:delText xml:space="preserve">Consider data management and how </w:delText>
        </w:r>
        <w:r w:rsidR="00F64451" w:rsidRPr="00C015C6" w:rsidDel="008D26A9">
          <w:rPr>
            <w:rFonts w:cs="Arial"/>
          </w:rPr>
          <w:delText xml:space="preserve">you will </w:delText>
        </w:r>
        <w:r w:rsidR="004E4F7B" w:rsidRPr="00C015C6" w:rsidDel="008D26A9">
          <w:rPr>
            <w:rFonts w:cs="Arial"/>
          </w:rPr>
          <w:delText>version control data after processing steps such as remove false persons and resolution of duplicate persons.</w:delText>
        </w:r>
      </w:del>
    </w:p>
    <w:p w14:paraId="567BE4DA" w14:textId="5E702067" w:rsidR="000F0C09" w:rsidRPr="00C015C6" w:rsidDel="008D26A9" w:rsidRDefault="00B11D97">
      <w:pPr>
        <w:pStyle w:val="ListParagraph"/>
        <w:spacing w:after="0" w:line="276" w:lineRule="auto"/>
        <w:jc w:val="both"/>
        <w:rPr>
          <w:del w:id="17944" w:author="Rachel Shipsey" w:date="2025-06-23T15:21:00Z"/>
          <w:rFonts w:cs="Arial"/>
        </w:rPr>
        <w:pPrChange w:id="17945" w:author="Rachel Shipsey" w:date="2025-06-23T15:41:00Z">
          <w:pPr>
            <w:pStyle w:val="ListParagraph"/>
            <w:numPr>
              <w:numId w:val="123"/>
            </w:numPr>
            <w:ind w:left="1080" w:hanging="720"/>
            <w:jc w:val="both"/>
          </w:pPr>
        </w:pPrChange>
      </w:pPr>
      <w:del w:id="17946" w:author="Rachel Shipsey" w:date="2025-06-23T15:21:00Z">
        <w:r w:rsidRPr="00C015C6" w:rsidDel="008D26A9">
          <w:rPr>
            <w:rFonts w:cs="Arial"/>
          </w:rPr>
          <w:delText>It</w:delText>
        </w:r>
        <w:r w:rsidR="000F0C09" w:rsidRPr="00C015C6" w:rsidDel="008D26A9">
          <w:rPr>
            <w:rFonts w:cs="Arial"/>
          </w:rPr>
          <w:delText xml:space="preserve"> is essential to match the PES and census data together with a very high accuracy. Despite using automatic matching techniques, this is a challenge and will require time and resource. Data matching can either be carried out back at headquarters once all the PES data is collected, or alternatively can be matched in the field as enumeration in each PES EA is completed. In the second case it is important to ensure that independence between the census and the PES is maintained. PES enumerators must not be given census information about the areas in which they are working (P&amp;R v4 para 3.224). </w:delText>
        </w:r>
        <w:r w:rsidR="00B6277B" w:rsidRPr="00C015C6" w:rsidDel="008D26A9">
          <w:rPr>
            <w:rFonts w:cs="Arial"/>
          </w:rPr>
          <w:delText xml:space="preserve">Consider which is the best approach in your country. </w:delText>
        </w:r>
        <w:r w:rsidR="000F0C09" w:rsidRPr="00C015C6" w:rsidDel="008D26A9">
          <w:rPr>
            <w:rFonts w:cs="Arial"/>
          </w:rPr>
          <w:delText xml:space="preserve">See </w:delText>
        </w:r>
        <w:commentRangeStart w:id="17947"/>
        <w:r w:rsidR="000F0C09" w:rsidRPr="00C015C6" w:rsidDel="008D26A9">
          <w:rPr>
            <w:rFonts w:cs="Arial"/>
          </w:rPr>
          <w:delText xml:space="preserve">case studies </w:delText>
        </w:r>
        <w:commentRangeEnd w:id="17947"/>
        <w:r w:rsidR="000F0C09" w:rsidRPr="00B11D97" w:rsidDel="008D26A9">
          <w:rPr>
            <w:rStyle w:val="CommentReference"/>
            <w:rFonts w:cs="Arial"/>
            <w:sz w:val="24"/>
            <w:szCs w:val="22"/>
          </w:rPr>
          <w:commentReference w:id="17947"/>
        </w:r>
        <w:r w:rsidR="000F0C09" w:rsidRPr="00C015C6" w:rsidDel="008D26A9">
          <w:rPr>
            <w:rFonts w:cs="Arial"/>
          </w:rPr>
          <w:delText xml:space="preserve">from Rwanda </w:delText>
        </w:r>
        <w:commentRangeStart w:id="17948"/>
        <w:r w:rsidR="000F0C09" w:rsidRPr="00C015C6" w:rsidDel="008D26A9">
          <w:rPr>
            <w:rFonts w:cs="Arial"/>
          </w:rPr>
          <w:delText xml:space="preserve">and Togo </w:delText>
        </w:r>
        <w:commentRangeEnd w:id="17948"/>
        <w:r w:rsidR="000F0C09" w:rsidRPr="00B11D97" w:rsidDel="008D26A9">
          <w:rPr>
            <w:rStyle w:val="CommentReference"/>
            <w:rFonts w:cs="Arial"/>
            <w:sz w:val="24"/>
            <w:szCs w:val="22"/>
          </w:rPr>
          <w:commentReference w:id="17948"/>
        </w:r>
        <w:r w:rsidR="000F0C09" w:rsidRPr="00C015C6" w:rsidDel="008D26A9">
          <w:rPr>
            <w:rFonts w:cs="Arial"/>
          </w:rPr>
          <w:delText>for examples of these two different approaches.</w:delText>
        </w:r>
      </w:del>
    </w:p>
    <w:p w14:paraId="61AFB5CF" w14:textId="1C9E69F5" w:rsidR="004874D7" w:rsidRPr="00C015C6" w:rsidDel="008D26A9" w:rsidRDefault="00CD1D64">
      <w:pPr>
        <w:pStyle w:val="ListParagraph"/>
        <w:spacing w:after="0" w:line="276" w:lineRule="auto"/>
        <w:jc w:val="both"/>
        <w:rPr>
          <w:del w:id="17949" w:author="Rachel Shipsey" w:date="2025-06-23T15:21:00Z"/>
          <w:rFonts w:cs="Arial"/>
        </w:rPr>
        <w:pPrChange w:id="17950" w:author="Rachel Shipsey" w:date="2025-06-23T15:41:00Z">
          <w:pPr>
            <w:pStyle w:val="ListParagraph"/>
            <w:numPr>
              <w:numId w:val="123"/>
            </w:numPr>
            <w:spacing w:line="278" w:lineRule="auto"/>
            <w:ind w:left="1080" w:hanging="720"/>
            <w:jc w:val="both"/>
          </w:pPr>
        </w:pPrChange>
      </w:pPr>
      <w:del w:id="17951" w:author="Rachel Shipsey" w:date="2025-06-23T15:21:00Z">
        <w:r w:rsidRPr="00C015C6" w:rsidDel="008D26A9">
          <w:rPr>
            <w:rFonts w:cs="Arial"/>
          </w:rPr>
          <w:delText xml:space="preserve">Consider </w:delText>
        </w:r>
        <w:r w:rsidR="003B7BDA" w:rsidRPr="00C015C6" w:rsidDel="008D26A9">
          <w:rPr>
            <w:rFonts w:cs="Arial"/>
          </w:rPr>
          <w:delText>steps you can take to make household matching easier.</w:delText>
        </w:r>
        <w:r w:rsidR="00426025" w:rsidRPr="00C015C6" w:rsidDel="008D26A9">
          <w:rPr>
            <w:rFonts w:cs="Arial"/>
          </w:rPr>
          <w:delText xml:space="preserve"> Using</w:delText>
        </w:r>
        <w:r w:rsidR="003B7BDA" w:rsidRPr="00C015C6" w:rsidDel="008D26A9">
          <w:rPr>
            <w:rFonts w:cs="Arial"/>
          </w:rPr>
          <w:delText xml:space="preserve"> </w:delText>
        </w:r>
        <w:r w:rsidR="00426025" w:rsidRPr="00C015C6" w:rsidDel="008D26A9">
          <w:rPr>
            <w:rFonts w:cs="Arial"/>
          </w:rPr>
          <w:delText>s</w:delText>
        </w:r>
        <w:r w:rsidR="003B7BDA" w:rsidRPr="00C015C6" w:rsidDel="008D26A9">
          <w:rPr>
            <w:rFonts w:cs="Arial"/>
          </w:rPr>
          <w:delText xml:space="preserve">tickers </w:delText>
        </w:r>
        <w:r w:rsidR="00426025" w:rsidRPr="00C015C6" w:rsidDel="008D26A9">
          <w:rPr>
            <w:rFonts w:cs="Arial"/>
          </w:rPr>
          <w:delText>is</w:delText>
        </w:r>
        <w:r w:rsidR="003B7BDA" w:rsidRPr="00C015C6" w:rsidDel="008D26A9">
          <w:rPr>
            <w:rFonts w:cs="Arial"/>
          </w:rPr>
          <w:delText xml:space="preserve"> a good low-tech solution</w:delText>
        </w:r>
        <w:r w:rsidR="00426025" w:rsidRPr="00C015C6" w:rsidDel="008D26A9">
          <w:rPr>
            <w:rFonts w:cs="Arial"/>
          </w:rPr>
          <w:delText xml:space="preserve"> (see Rwanda case study). Collecting geolocations at the front door of each household during census and PES enumeration is an alternative (although may not be as successful for </w:delText>
        </w:r>
        <w:r w:rsidR="00AE5C70" w:rsidRPr="00C015C6" w:rsidDel="008D26A9">
          <w:rPr>
            <w:rFonts w:cs="Arial"/>
          </w:rPr>
          <w:delText xml:space="preserve">high-rise apartment blocks, or compounds where the ‘front door’ is not </w:delText>
        </w:r>
        <w:r w:rsidR="006F290F" w:rsidRPr="00C015C6" w:rsidDel="008D26A9">
          <w:rPr>
            <w:rFonts w:cs="Arial"/>
          </w:rPr>
          <w:delText>uniquely</w:delText>
        </w:r>
        <w:r w:rsidR="00114C78" w:rsidRPr="00C015C6" w:rsidDel="008D26A9">
          <w:rPr>
            <w:rFonts w:cs="Arial"/>
          </w:rPr>
          <w:delText xml:space="preserve"> defined)</w:delText>
        </w:r>
        <w:r w:rsidR="008A1732" w:rsidRPr="00C015C6" w:rsidDel="008D26A9">
          <w:rPr>
            <w:rFonts w:cs="Arial"/>
          </w:rPr>
          <w:delText xml:space="preserve">. </w:delText>
        </w:r>
      </w:del>
    </w:p>
    <w:p w14:paraId="27FD7D79" w14:textId="726126C2" w:rsidR="004874D7" w:rsidRPr="00C015C6" w:rsidDel="004874D7" w:rsidRDefault="00EB7B6A">
      <w:pPr>
        <w:pStyle w:val="ListParagraph"/>
        <w:spacing w:after="0" w:line="276" w:lineRule="auto"/>
        <w:jc w:val="both"/>
        <w:rPr>
          <w:del w:id="17952" w:author="Rachel Shipsey" w:date="2025-06-19T18:47:00Z"/>
          <w:rFonts w:cs="Arial"/>
        </w:rPr>
        <w:pPrChange w:id="17953" w:author="Rachel Shipsey" w:date="2025-06-23T15:41:00Z">
          <w:pPr>
            <w:pStyle w:val="ListParagraph"/>
            <w:numPr>
              <w:numId w:val="123"/>
            </w:numPr>
            <w:ind w:left="1080" w:hanging="720"/>
            <w:jc w:val="both"/>
          </w:pPr>
        </w:pPrChange>
      </w:pPr>
      <w:del w:id="17954" w:author="Rachel Shipsey" w:date="2025-06-23T15:21:00Z">
        <w:r w:rsidRPr="00C015C6" w:rsidDel="008D26A9">
          <w:rPr>
            <w:rFonts w:cs="Arial"/>
          </w:rPr>
          <w:delText>Decide on the size of the geographical area for which you want to estimate the coverage before creating your PES sample, since this will determine the required sample size. For example, if you want to report on coverage nationally then the sample size required will be smaller than if you want to report on coverage by region. Typically, the smaller the area you want to report on, the larger the overall sample size.</w:delText>
        </w:r>
      </w:del>
    </w:p>
    <w:p w14:paraId="1321C701" w14:textId="3D45A205" w:rsidR="00E42A97" w:rsidRPr="00C015C6" w:rsidDel="008D26A9" w:rsidRDefault="00E42A97">
      <w:pPr>
        <w:pStyle w:val="ListParagraph"/>
        <w:spacing w:after="0" w:line="276" w:lineRule="auto"/>
        <w:jc w:val="both"/>
        <w:rPr>
          <w:del w:id="17955" w:author="Rachel Shipsey" w:date="2025-06-23T15:21:00Z"/>
          <w:rFonts w:cs="Arial"/>
        </w:rPr>
        <w:pPrChange w:id="17956" w:author="Rachel Shipsey" w:date="2025-06-23T15:41:00Z">
          <w:pPr>
            <w:pStyle w:val="ListParagraph"/>
            <w:numPr>
              <w:numId w:val="123"/>
            </w:numPr>
            <w:ind w:left="1080" w:hanging="720"/>
            <w:jc w:val="both"/>
          </w:pPr>
        </w:pPrChange>
      </w:pPr>
      <w:del w:id="17957" w:author="Rachel Shipsey" w:date="2025-06-23T15:21:00Z">
        <w:r w:rsidRPr="00C015C6" w:rsidDel="008D26A9">
          <w:rPr>
            <w:rFonts w:cs="Arial"/>
          </w:rPr>
          <w:delText xml:space="preserve">Consider whether reconciliation visits will form part of your PES enumeration plan, and if so how to </w:delText>
        </w:r>
        <w:r w:rsidR="00AD7C8C" w:rsidRPr="00C015C6" w:rsidDel="008D26A9">
          <w:rPr>
            <w:rFonts w:cs="Arial"/>
          </w:rPr>
          <w:delText xml:space="preserve">carry out such visits, what information you expect to gain </w:delText>
        </w:r>
        <w:r w:rsidR="006215AA" w:rsidRPr="00C015C6" w:rsidDel="008D26A9">
          <w:rPr>
            <w:rFonts w:cs="Arial"/>
          </w:rPr>
          <w:delText>and how this information will be used. Should reconciliation visits be carried out in all PES area</w:delText>
        </w:r>
        <w:r w:rsidR="00EB7C2E" w:rsidRPr="00C015C6" w:rsidDel="008D26A9">
          <w:rPr>
            <w:rFonts w:cs="Arial"/>
          </w:rPr>
          <w:delText>s, or only in those where the matching is showing unexpected results?</w:delText>
        </w:r>
      </w:del>
    </w:p>
    <w:p w14:paraId="344C49C8" w14:textId="33656665" w:rsidR="000F0C09" w:rsidRPr="004668CA" w:rsidDel="008D26A9" w:rsidRDefault="000F0C09">
      <w:pPr>
        <w:pStyle w:val="ListParagraph"/>
        <w:spacing w:after="0" w:line="276" w:lineRule="auto"/>
        <w:jc w:val="both"/>
        <w:rPr>
          <w:del w:id="17958" w:author="Rachel Shipsey" w:date="2025-06-23T15:21:00Z"/>
          <w:rFonts w:cs="Arial"/>
        </w:rPr>
        <w:pPrChange w:id="17959" w:author="Rachel Shipsey" w:date="2025-06-23T15:41:00Z">
          <w:pPr>
            <w:jc w:val="both"/>
          </w:pPr>
        </w:pPrChange>
      </w:pPr>
    </w:p>
    <w:p w14:paraId="6DB757CB" w14:textId="5415FC98" w:rsidR="000F0C09" w:rsidRPr="00BC734E" w:rsidDel="008D26A9" w:rsidRDefault="000F0C09">
      <w:pPr>
        <w:pStyle w:val="ListParagraph"/>
        <w:spacing w:after="0" w:line="276" w:lineRule="auto"/>
        <w:jc w:val="both"/>
        <w:rPr>
          <w:del w:id="17960" w:author="Rachel Shipsey" w:date="2025-06-23T15:21:00Z"/>
          <w:rFonts w:cs="Arial"/>
          <w:lang w:val="en-GB"/>
        </w:rPr>
        <w:pPrChange w:id="17961" w:author="Rachel Shipsey" w:date="2025-06-23T15:41:00Z">
          <w:pPr>
            <w:pStyle w:val="ListParagraph"/>
          </w:pPr>
        </w:pPrChange>
      </w:pPr>
    </w:p>
    <w:p w14:paraId="2DAFF44B" w14:textId="0F9B5EF1" w:rsidR="000F0C09" w:rsidRPr="002613EB" w:rsidDel="008D26A9" w:rsidRDefault="006C1A9F">
      <w:pPr>
        <w:pStyle w:val="ListParagraph"/>
        <w:spacing w:after="0" w:line="276" w:lineRule="auto"/>
        <w:jc w:val="both"/>
        <w:rPr>
          <w:del w:id="17962" w:author="Rachel Shipsey" w:date="2025-06-23T15:21:00Z"/>
        </w:rPr>
        <w:pPrChange w:id="17963" w:author="Rachel Shipsey" w:date="2025-06-23T15:41:00Z">
          <w:pPr>
            <w:pStyle w:val="Heading2"/>
          </w:pPr>
        </w:pPrChange>
      </w:pPr>
      <w:del w:id="17964" w:author="Rachel Shipsey" w:date="2025-06-09T11:37:00Z">
        <w:r w:rsidRPr="002613EB" w:rsidDel="002613EB">
          <w:delText xml:space="preserve">15.1 </w:delText>
        </w:r>
      </w:del>
      <w:bookmarkStart w:id="17965" w:name="_Toc201320313"/>
      <w:del w:id="17966" w:author="Rachel Shipsey" w:date="2025-06-23T15:21:00Z">
        <w:r w:rsidR="000F0C09" w:rsidRPr="002613EB" w:rsidDel="008D26A9">
          <w:delText>Key implementation areas in a digital PES</w:delText>
        </w:r>
        <w:bookmarkEnd w:id="17965"/>
      </w:del>
    </w:p>
    <w:p w14:paraId="523BAA4D" w14:textId="56960D6E" w:rsidR="000F0C09" w:rsidRPr="00084668" w:rsidDel="008D26A9" w:rsidRDefault="000F0C09">
      <w:pPr>
        <w:pStyle w:val="ListParagraph"/>
        <w:spacing w:after="0" w:line="276" w:lineRule="auto"/>
        <w:jc w:val="both"/>
        <w:rPr>
          <w:del w:id="17967" w:author="Rachel Shipsey" w:date="2025-06-23T15:21:00Z"/>
          <w:rFonts w:cs="Arial"/>
          <w:lang w:val="en-GB"/>
        </w:rPr>
        <w:pPrChange w:id="17968" w:author="Rachel Shipsey" w:date="2025-06-23T15:41:00Z">
          <w:pPr>
            <w:pStyle w:val="ListParagraph"/>
          </w:pPr>
        </w:pPrChange>
      </w:pPr>
    </w:p>
    <w:p w14:paraId="560129A2" w14:textId="44390C7C" w:rsidR="000F0C09" w:rsidDel="008D26A9" w:rsidRDefault="000F0C09">
      <w:pPr>
        <w:pStyle w:val="ListParagraph"/>
        <w:spacing w:after="0" w:line="276" w:lineRule="auto"/>
        <w:jc w:val="both"/>
        <w:rPr>
          <w:del w:id="17969" w:author="Rachel Shipsey" w:date="2025-06-23T15:21:00Z"/>
          <w:rFonts w:cs="Arial"/>
          <w:lang w:val="en-GB"/>
        </w:rPr>
        <w:pPrChange w:id="17970" w:author="Rachel Shipsey" w:date="2025-06-23T15:41:00Z">
          <w:pPr>
            <w:pStyle w:val="ListParagraph"/>
            <w:ind w:left="0"/>
          </w:pPr>
        </w:pPrChange>
      </w:pPr>
      <w:del w:id="17971" w:author="Rachel Shipsey" w:date="2025-06-23T15:21:00Z">
        <w:r w:rsidDel="008D26A9">
          <w:rPr>
            <w:rFonts w:cs="Arial"/>
            <w:lang w:val="en-GB"/>
          </w:rPr>
          <w:delText>Many of the key implementation areas in the PES will be similar to the key implementation areas in the census. However, t</w:delText>
        </w:r>
        <w:r w:rsidRPr="00084668" w:rsidDel="008D26A9">
          <w:rPr>
            <w:rFonts w:cs="Arial"/>
            <w:lang w:val="en-GB"/>
          </w:rPr>
          <w:delText xml:space="preserve">o </w:delText>
        </w:r>
        <w:r w:rsidDel="008D26A9">
          <w:rPr>
            <w:rFonts w:cs="Arial"/>
            <w:lang w:val="en-GB"/>
          </w:rPr>
          <w:delText>preserve the independence of the PES, its data collection and processing operations must be completely separate from the census data collection and processing. Notes below are only reflecting on the implications of digitalisation of the census. More general guidance on conducting a PES can be found in the UN Post Enumeration Surveys Operational Guidelines (2010).</w:delText>
        </w:r>
        <w:r w:rsidRPr="007D1F87" w:rsidDel="008D26A9">
          <w:delText xml:space="preserve"> </w:delText>
        </w:r>
        <w:r w:rsidDel="008D26A9">
          <w:fldChar w:fldCharType="begin"/>
        </w:r>
        <w:r w:rsidDel="008D26A9">
          <w:delInstrText>HYPERLINK "https://unstats.un.org/unsd/demographic/standmeth/handbooks/Manual_PESen.pdf"</w:delInstrText>
        </w:r>
        <w:r w:rsidDel="008D26A9">
          <w:fldChar w:fldCharType="separate"/>
        </w:r>
        <w:r w:rsidDel="008D26A9">
          <w:rPr>
            <w:rStyle w:val="Hyperlink"/>
          </w:rPr>
          <w:delText>Microsoft Word - PESManual_final.doc</w:delText>
        </w:r>
        <w:r w:rsidDel="008D26A9">
          <w:rPr>
            <w:rStyle w:val="Hyperlink"/>
          </w:rPr>
          <w:fldChar w:fldCharType="end"/>
        </w:r>
      </w:del>
    </w:p>
    <w:p w14:paraId="05A707A5" w14:textId="5BA0C2CB" w:rsidR="000F0C09" w:rsidRPr="00F212A8" w:rsidDel="008D26A9" w:rsidRDefault="000F0C09">
      <w:pPr>
        <w:pStyle w:val="ListParagraph"/>
        <w:spacing w:after="0" w:line="276" w:lineRule="auto"/>
        <w:jc w:val="both"/>
        <w:rPr>
          <w:del w:id="17972" w:author="Rachel Shipsey" w:date="2025-06-23T15:21:00Z"/>
          <w:rFonts w:cs="Arial"/>
          <w:lang w:val="en-GB"/>
        </w:rPr>
        <w:pPrChange w:id="17973" w:author="Rachel Shipsey" w:date="2025-06-23T15:41:00Z">
          <w:pPr>
            <w:pStyle w:val="ListParagraph"/>
            <w:ind w:left="0"/>
          </w:pPr>
        </w:pPrChange>
      </w:pPr>
    </w:p>
    <w:p w14:paraId="73DCE59B" w14:textId="767B40A2" w:rsidR="000F0C09" w:rsidRPr="00C75E90" w:rsidDel="008D26A9" w:rsidRDefault="000F0C09">
      <w:pPr>
        <w:pStyle w:val="ListParagraph"/>
        <w:spacing w:after="0" w:line="276" w:lineRule="auto"/>
        <w:jc w:val="both"/>
        <w:rPr>
          <w:del w:id="17974" w:author="Rachel Shipsey" w:date="2025-06-23T15:21:00Z"/>
          <w:b/>
          <w:bCs/>
        </w:rPr>
        <w:pPrChange w:id="17975" w:author="Rachel Shipsey" w:date="2025-06-23T15:41:00Z">
          <w:pPr>
            <w:pStyle w:val="ListParagraph"/>
            <w:numPr>
              <w:numId w:val="122"/>
            </w:numPr>
            <w:spacing w:line="278" w:lineRule="auto"/>
            <w:ind w:hanging="360"/>
            <w:jc w:val="both"/>
          </w:pPr>
        </w:pPrChange>
      </w:pPr>
      <w:bookmarkStart w:id="17976" w:name="_Toc201320314"/>
      <w:del w:id="17977" w:author="Rachel Shipsey" w:date="2025-06-23T15:21:00Z">
        <w:r w:rsidRPr="00C75E90" w:rsidDel="008D26A9">
          <w:delText>Setting objectives and designing the analysis plan</w:delText>
        </w:r>
      </w:del>
      <w:bookmarkEnd w:id="17976"/>
      <w:del w:id="17978" w:author="Rachel Shipsey" w:date="2025-06-11T13:04:00Z">
        <w:r w:rsidRPr="00C75E90" w:rsidDel="00EB5CE3">
          <w:delText xml:space="preserve">. </w:delText>
        </w:r>
      </w:del>
      <w:del w:id="17979" w:author="Rachel Shipsey" w:date="2025-06-23T15:21:00Z">
        <w:r w:rsidRPr="00C75E90" w:rsidDel="008D26A9">
          <w:delText xml:space="preserve">Be aware of the potential impact of digital census enumeration on undercoverage and overcoverage and accuracy of responses. Decide how you will use the PES analysis to uncover and respond to any quality issues. </w:delText>
        </w:r>
      </w:del>
    </w:p>
    <w:p w14:paraId="7C617300" w14:textId="716B7C69" w:rsidR="000F0C09" w:rsidRPr="00F212A8" w:rsidDel="008D26A9" w:rsidRDefault="000F0C09">
      <w:pPr>
        <w:pStyle w:val="ListParagraph"/>
        <w:spacing w:after="0" w:line="276" w:lineRule="auto"/>
        <w:jc w:val="both"/>
        <w:rPr>
          <w:del w:id="17980" w:author="Rachel Shipsey" w:date="2025-06-23T15:21:00Z"/>
          <w:rFonts w:cs="Arial"/>
          <w:b/>
          <w:bCs/>
        </w:rPr>
        <w:pPrChange w:id="17981" w:author="Rachel Shipsey" w:date="2025-06-23T15:41:00Z">
          <w:pPr>
            <w:pStyle w:val="ListParagraph"/>
          </w:pPr>
        </w:pPrChange>
      </w:pPr>
    </w:p>
    <w:p w14:paraId="4185C567" w14:textId="7A377551" w:rsidR="000F0C09" w:rsidRPr="000771B7" w:rsidDel="008D26A9" w:rsidRDefault="000F0C09">
      <w:pPr>
        <w:pStyle w:val="ListParagraph"/>
        <w:spacing w:after="0" w:line="276" w:lineRule="auto"/>
        <w:jc w:val="both"/>
        <w:rPr>
          <w:del w:id="17982" w:author="Rachel Shipsey" w:date="2025-06-23T15:21:00Z"/>
          <w:rFonts w:cs="Arial"/>
        </w:rPr>
        <w:pPrChange w:id="17983" w:author="Rachel Shipsey" w:date="2025-06-23T15:41:00Z">
          <w:pPr>
            <w:pStyle w:val="ListParagraph"/>
            <w:numPr>
              <w:numId w:val="122"/>
            </w:numPr>
            <w:spacing w:line="278" w:lineRule="auto"/>
            <w:ind w:hanging="360"/>
            <w:jc w:val="both"/>
          </w:pPr>
        </w:pPrChange>
      </w:pPr>
      <w:bookmarkStart w:id="17984" w:name="_Toc201320315"/>
      <w:del w:id="17985" w:author="Rachel Shipsey" w:date="2025-06-23T15:21:00Z">
        <w:r w:rsidRPr="00C75E90" w:rsidDel="008D26A9">
          <w:delText>Sample design</w:delText>
        </w:r>
      </w:del>
      <w:bookmarkEnd w:id="17984"/>
      <w:del w:id="17986" w:author="Rachel Shipsey" w:date="2025-06-11T13:04:00Z">
        <w:r w:rsidRPr="00C75E90" w:rsidDel="00EB5CE3">
          <w:delText xml:space="preserve">. </w:delText>
        </w:r>
      </w:del>
      <w:del w:id="17987" w:author="Rachel Shipsey" w:date="2025-06-23T15:21:00Z">
        <w:r w:rsidRPr="00260785" w:rsidDel="008D26A9">
          <w:delText>The EAs selected for the PES should not be shared with the census enumerators or the census management team so that during census enumeration all EAs are treated the same</w:delText>
        </w:r>
        <w:r w:rsidRPr="000771B7" w:rsidDel="008D26A9">
          <w:rPr>
            <w:rFonts w:cs="Arial"/>
          </w:rPr>
          <w:delText>. Be aware of stratification issues, for example if people respond via their own mechanism (CAWI) then levels of digital exclusion/digital uptake in different areas might need to be considered. Administrative data may be used to help with stratification if you can identify areas that are likely to be harder to count e.g., lack of internet.</w:delText>
        </w:r>
      </w:del>
    </w:p>
    <w:p w14:paraId="43F2EABE" w14:textId="3C9CACCC" w:rsidR="000F0C09" w:rsidRPr="00F212A8" w:rsidDel="008D26A9" w:rsidRDefault="000F0C09">
      <w:pPr>
        <w:pStyle w:val="ListParagraph"/>
        <w:spacing w:after="0" w:line="276" w:lineRule="auto"/>
        <w:jc w:val="both"/>
        <w:rPr>
          <w:del w:id="17988" w:author="Rachel Shipsey" w:date="2025-06-23T15:21:00Z"/>
          <w:rFonts w:cs="Arial"/>
        </w:rPr>
        <w:pPrChange w:id="17989" w:author="Rachel Shipsey" w:date="2025-06-23T15:41:00Z">
          <w:pPr>
            <w:pStyle w:val="ListParagraph"/>
          </w:pPr>
        </w:pPrChange>
      </w:pPr>
    </w:p>
    <w:p w14:paraId="59244B32" w14:textId="3EDBC129" w:rsidR="000F0C09" w:rsidRPr="000771B7" w:rsidDel="008D26A9" w:rsidRDefault="000F0C09">
      <w:pPr>
        <w:pStyle w:val="ListParagraph"/>
        <w:spacing w:after="0" w:line="276" w:lineRule="auto"/>
        <w:jc w:val="both"/>
        <w:rPr>
          <w:del w:id="17990" w:author="Rachel Shipsey" w:date="2025-06-23T15:21:00Z"/>
          <w:rFonts w:cs="Arial"/>
          <w:b/>
          <w:bCs/>
        </w:rPr>
        <w:pPrChange w:id="17991" w:author="Rachel Shipsey" w:date="2025-06-23T15:41:00Z">
          <w:pPr>
            <w:pStyle w:val="ListParagraph"/>
            <w:numPr>
              <w:numId w:val="122"/>
            </w:numPr>
            <w:spacing w:line="278" w:lineRule="auto"/>
            <w:ind w:hanging="360"/>
            <w:jc w:val="both"/>
          </w:pPr>
        </w:pPrChange>
      </w:pPr>
      <w:bookmarkStart w:id="17992" w:name="_Toc201320316"/>
      <w:del w:id="17993" w:author="Rachel Shipsey" w:date="2025-06-23T15:21:00Z">
        <w:r w:rsidRPr="00260785" w:rsidDel="008D26A9">
          <w:delText>Questionnaire design and CAPI development</w:delText>
        </w:r>
      </w:del>
      <w:bookmarkEnd w:id="17992"/>
      <w:del w:id="17994" w:author="Rachel Shipsey" w:date="2025-06-11T13:04:00Z">
        <w:r w:rsidRPr="00260785" w:rsidDel="00EB5CE3">
          <w:delText>.</w:delText>
        </w:r>
      </w:del>
      <w:del w:id="17995" w:author="Rachel Shipsey" w:date="2025-06-11T13:02:00Z">
        <w:r w:rsidRPr="000771B7" w:rsidDel="00260785">
          <w:rPr>
            <w:rFonts w:cs="Arial"/>
            <w:b/>
            <w:bCs/>
          </w:rPr>
          <w:delText xml:space="preserve"> </w:delText>
        </w:r>
      </w:del>
      <w:del w:id="17996" w:author="Rachel Shipsey" w:date="2025-06-23T15:21:00Z">
        <w:r w:rsidRPr="000771B7" w:rsidDel="008D26A9">
          <w:rPr>
            <w:rFonts w:cs="Arial"/>
          </w:rPr>
          <w:delText>Ensure that the PES CAPI is capturing all the data required for PES matching and analysis and is harmonized with the Census CAPI where appropriate. Capture information about whether PES respondents were present, and enumerated, in the same EA for census, and if not where they were enumerated for census. See XXXXXXXXXX for an example PES questionnaire.</w:delText>
        </w:r>
      </w:del>
    </w:p>
    <w:p w14:paraId="6065A4A3" w14:textId="0F8E0C14" w:rsidR="000F0C09" w:rsidRPr="00F212A8" w:rsidDel="008D26A9" w:rsidRDefault="000F0C09">
      <w:pPr>
        <w:pStyle w:val="ListParagraph"/>
        <w:spacing w:after="0" w:line="276" w:lineRule="auto"/>
        <w:jc w:val="both"/>
        <w:rPr>
          <w:del w:id="17997" w:author="Rachel Shipsey" w:date="2025-06-23T15:21:00Z"/>
          <w:rFonts w:cs="Arial"/>
          <w:b/>
          <w:bCs/>
        </w:rPr>
        <w:pPrChange w:id="17998" w:author="Rachel Shipsey" w:date="2025-06-23T15:41:00Z">
          <w:pPr>
            <w:pStyle w:val="ListParagraph"/>
          </w:pPr>
        </w:pPrChange>
      </w:pPr>
    </w:p>
    <w:p w14:paraId="3669FB80" w14:textId="475A1855" w:rsidR="000F0C09" w:rsidRPr="000771B7" w:rsidDel="008D26A9" w:rsidRDefault="000F0C09">
      <w:pPr>
        <w:pStyle w:val="ListParagraph"/>
        <w:spacing w:after="0" w:line="276" w:lineRule="auto"/>
        <w:jc w:val="both"/>
        <w:rPr>
          <w:del w:id="17999" w:author="Rachel Shipsey" w:date="2025-06-23T15:21:00Z"/>
          <w:rFonts w:cs="Arial"/>
          <w:b/>
          <w:bCs/>
        </w:rPr>
        <w:pPrChange w:id="18000" w:author="Rachel Shipsey" w:date="2025-06-23T15:41:00Z">
          <w:pPr>
            <w:pStyle w:val="ListParagraph"/>
            <w:numPr>
              <w:numId w:val="122"/>
            </w:numPr>
            <w:spacing w:line="278" w:lineRule="auto"/>
            <w:ind w:hanging="360"/>
            <w:jc w:val="both"/>
          </w:pPr>
        </w:pPrChange>
      </w:pPr>
      <w:bookmarkStart w:id="18001" w:name="_Enumerator_recruitment_and"/>
      <w:bookmarkStart w:id="18002" w:name="_Toc201320317"/>
      <w:bookmarkEnd w:id="18001"/>
      <w:del w:id="18003" w:author="Rachel Shipsey" w:date="2025-06-23T15:21:00Z">
        <w:r w:rsidRPr="009545A4" w:rsidDel="008D26A9">
          <w:delText>Enumerator recruitment and training</w:delText>
        </w:r>
      </w:del>
      <w:bookmarkEnd w:id="18002"/>
      <w:del w:id="18004" w:author="Rachel Shipsey" w:date="2025-06-11T13:05:00Z">
        <w:r w:rsidRPr="000771B7" w:rsidDel="009545A4">
          <w:rPr>
            <w:rFonts w:cs="Arial"/>
            <w:b/>
            <w:bCs/>
          </w:rPr>
          <w:delText xml:space="preserve">. </w:delText>
        </w:r>
      </w:del>
      <w:del w:id="18005" w:author="Rachel Shipsey" w:date="2025-06-23T15:21:00Z">
        <w:r w:rsidRPr="000771B7" w:rsidDel="008D26A9">
          <w:rPr>
            <w:rFonts w:cs="Arial"/>
          </w:rPr>
          <w:delText xml:space="preserve">Good training of both census and PES enumerators is essential to ensure that they understand well how the data is used for matching and the importance of capturing names and dates of birth accurately. When enumerators understand the importance of consistency of approach, and the impact of mistakes on enumeration they are more likely to collect good quality data. You may choose to use some (preferably the best) of the census enumerators to work as PES enumerators. In this case, ensure that enumerators do not work in the same EA for both census and PES enumeration as this breaks the independence assumption.  </w:delText>
        </w:r>
      </w:del>
    </w:p>
    <w:p w14:paraId="1AE221C3" w14:textId="6664523D" w:rsidR="000F0C09" w:rsidRPr="00F212A8" w:rsidDel="008D26A9" w:rsidRDefault="000F0C09">
      <w:pPr>
        <w:pStyle w:val="ListParagraph"/>
        <w:spacing w:after="0" w:line="276" w:lineRule="auto"/>
        <w:jc w:val="both"/>
        <w:rPr>
          <w:del w:id="18006" w:author="Rachel Shipsey" w:date="2025-06-23T15:21:00Z"/>
          <w:rFonts w:cs="Arial"/>
          <w:b/>
          <w:bCs/>
        </w:rPr>
        <w:pPrChange w:id="18007" w:author="Rachel Shipsey" w:date="2025-06-23T15:41:00Z">
          <w:pPr>
            <w:pStyle w:val="ListParagraph"/>
          </w:pPr>
        </w:pPrChange>
      </w:pPr>
    </w:p>
    <w:p w14:paraId="7035FB85" w14:textId="7B91A0C2" w:rsidR="000F0C09" w:rsidRPr="000771B7" w:rsidDel="008D26A9" w:rsidRDefault="000F0C09">
      <w:pPr>
        <w:pStyle w:val="ListParagraph"/>
        <w:spacing w:after="0" w:line="276" w:lineRule="auto"/>
        <w:jc w:val="both"/>
        <w:rPr>
          <w:del w:id="18008" w:author="Rachel Shipsey" w:date="2025-06-23T15:21:00Z"/>
          <w:rFonts w:cs="Arial"/>
          <w:b/>
          <w:bCs/>
        </w:rPr>
        <w:pPrChange w:id="18009" w:author="Rachel Shipsey" w:date="2025-06-23T15:41:00Z">
          <w:pPr>
            <w:pStyle w:val="ListParagraph"/>
            <w:numPr>
              <w:numId w:val="122"/>
            </w:numPr>
            <w:spacing w:line="278" w:lineRule="auto"/>
            <w:ind w:hanging="360"/>
            <w:jc w:val="both"/>
          </w:pPr>
        </w:pPrChange>
      </w:pPr>
      <w:bookmarkStart w:id="18010" w:name="_Toc201320318"/>
      <w:del w:id="18011" w:author="Rachel Shipsey" w:date="2025-06-23T15:21:00Z">
        <w:r w:rsidRPr="004759E4" w:rsidDel="008D26A9">
          <w:rPr>
            <w:rStyle w:val="Heading3Char"/>
            <w:rPrChange w:id="18012" w:author="Rachel Shipsey" w:date="2025-06-20T10:42:00Z">
              <w:rPr>
                <w:bCs/>
              </w:rPr>
            </w:rPrChange>
          </w:rPr>
          <w:delText>Enumeration</w:delText>
        </w:r>
      </w:del>
      <w:bookmarkEnd w:id="18010"/>
      <w:del w:id="18013" w:author="Rachel Shipsey" w:date="2025-06-11T13:05:00Z">
        <w:r w:rsidRPr="000771B7" w:rsidDel="009545A4">
          <w:rPr>
            <w:rFonts w:cs="Arial"/>
            <w:b/>
            <w:bCs/>
          </w:rPr>
          <w:delText>.</w:delText>
        </w:r>
        <w:r w:rsidRPr="000771B7" w:rsidDel="009545A4">
          <w:rPr>
            <w:rFonts w:cs="Arial"/>
          </w:rPr>
          <w:delText xml:space="preserve"> </w:delText>
        </w:r>
      </w:del>
      <w:del w:id="18014" w:author="Rachel Shipsey" w:date="2025-06-23T15:21:00Z">
        <w:r w:rsidRPr="000771B7" w:rsidDel="008D26A9">
          <w:rPr>
            <w:rFonts w:cs="Arial"/>
          </w:rPr>
          <w:delText>PES enumerators should not be given any information collected during census enumeration. PES household listing should be carried out independently from census household listing. If viable, a different enumeration method should be used for PES than was used for census. However, if CAPI enumeration is used for both, independence can be maintained by ensuring enumerators do not work the same EAs for both census and PES. As for digital census, dashboards can be used during PES enumeration. If there are any EAs included in the PES sample, but which were found not to contain households during the census enumeration, you may drop them from the sample and include a back-up EA instead with similar characteristics (geography, urban/rural, hard-to-count). If possible, collect latitude and longitude variables when enumerating each household.</w:delText>
        </w:r>
      </w:del>
    </w:p>
    <w:p w14:paraId="61FF1AAB" w14:textId="1CD11CCD" w:rsidR="000F0C09" w:rsidRPr="00F212A8" w:rsidDel="008D26A9" w:rsidRDefault="000F0C09">
      <w:pPr>
        <w:pStyle w:val="ListParagraph"/>
        <w:spacing w:after="0" w:line="276" w:lineRule="auto"/>
        <w:jc w:val="both"/>
        <w:rPr>
          <w:del w:id="18015" w:author="Rachel Shipsey" w:date="2025-06-23T15:21:00Z"/>
          <w:rFonts w:cs="Arial"/>
          <w:b/>
          <w:bCs/>
        </w:rPr>
        <w:pPrChange w:id="18016" w:author="Rachel Shipsey" w:date="2025-06-23T15:41:00Z">
          <w:pPr>
            <w:pStyle w:val="ListParagraph"/>
          </w:pPr>
        </w:pPrChange>
      </w:pPr>
    </w:p>
    <w:p w14:paraId="12AF0DFB" w14:textId="605A9C4D" w:rsidR="000F0C09" w:rsidRPr="000771B7" w:rsidDel="008D26A9" w:rsidRDefault="000F0C09">
      <w:pPr>
        <w:pStyle w:val="ListParagraph"/>
        <w:spacing w:after="0" w:line="276" w:lineRule="auto"/>
        <w:jc w:val="both"/>
        <w:rPr>
          <w:del w:id="18017" w:author="Rachel Shipsey" w:date="2025-06-23T15:21:00Z"/>
          <w:rFonts w:cs="Arial"/>
        </w:rPr>
        <w:pPrChange w:id="18018" w:author="Rachel Shipsey" w:date="2025-06-23T15:41:00Z">
          <w:pPr>
            <w:pStyle w:val="ListParagraph"/>
            <w:numPr>
              <w:numId w:val="122"/>
            </w:numPr>
            <w:spacing w:line="278" w:lineRule="auto"/>
            <w:ind w:hanging="360"/>
            <w:jc w:val="both"/>
          </w:pPr>
        </w:pPrChange>
      </w:pPr>
      <w:bookmarkStart w:id="18019" w:name="_Toc201320319"/>
      <w:del w:id="18020" w:author="Rachel Shipsey" w:date="2025-06-23T15:21:00Z">
        <w:r w:rsidRPr="00BA3219" w:rsidDel="008D26A9">
          <w:delText>Data processing and management</w:delText>
        </w:r>
      </w:del>
      <w:bookmarkEnd w:id="18019"/>
      <w:del w:id="18021" w:author="Rachel Shipsey" w:date="2025-06-11T13:05:00Z">
        <w:r w:rsidRPr="000771B7" w:rsidDel="00BA3219">
          <w:rPr>
            <w:rFonts w:cs="Arial"/>
            <w:b/>
            <w:bCs/>
          </w:rPr>
          <w:delText xml:space="preserve">. </w:delText>
        </w:r>
      </w:del>
      <w:del w:id="18022" w:author="Rachel Shipsey" w:date="2025-06-23T15:21:00Z">
        <w:r w:rsidRPr="000771B7" w:rsidDel="008D26A9">
          <w:rPr>
            <w:rFonts w:cs="Arial"/>
          </w:rPr>
          <w:delText>There should be a flow of data from the field to a secure server. Cuts of data after different processes should be maintained for auditing purposes. RFP and RMR processing to flag false and duplicates records should be carried out. If age or sex are missing for any census or PES records these need to be resolved either using edit rules or imputation (heuristic or donor based). Note however, that for the purposes of matching, the data should be provided prior to any imputation taking place.</w:delText>
        </w:r>
      </w:del>
    </w:p>
    <w:p w14:paraId="60B81353" w14:textId="0F2B23E5" w:rsidR="000F0C09" w:rsidRPr="00F212A8" w:rsidDel="008D26A9" w:rsidRDefault="000F0C09">
      <w:pPr>
        <w:pStyle w:val="ListParagraph"/>
        <w:spacing w:after="0" w:line="276" w:lineRule="auto"/>
        <w:jc w:val="both"/>
        <w:rPr>
          <w:del w:id="18023" w:author="Rachel Shipsey" w:date="2025-06-23T15:21:00Z"/>
          <w:rFonts w:cs="Arial"/>
        </w:rPr>
        <w:pPrChange w:id="18024" w:author="Rachel Shipsey" w:date="2025-06-23T15:41:00Z">
          <w:pPr>
            <w:pStyle w:val="ListParagraph"/>
            <w:jc w:val="both"/>
          </w:pPr>
        </w:pPrChange>
      </w:pPr>
    </w:p>
    <w:p w14:paraId="10CA3963" w14:textId="52C8F377" w:rsidR="000F0C09" w:rsidRPr="000771B7" w:rsidDel="008D26A9" w:rsidRDefault="000F0C09">
      <w:pPr>
        <w:pStyle w:val="ListParagraph"/>
        <w:spacing w:after="0" w:line="276" w:lineRule="auto"/>
        <w:jc w:val="both"/>
        <w:rPr>
          <w:del w:id="18025" w:author="Rachel Shipsey" w:date="2025-06-23T15:21:00Z"/>
          <w:rFonts w:cs="Arial"/>
        </w:rPr>
        <w:pPrChange w:id="18026" w:author="Rachel Shipsey" w:date="2025-06-23T15:41:00Z">
          <w:pPr>
            <w:pStyle w:val="ListParagraph"/>
            <w:numPr>
              <w:numId w:val="122"/>
            </w:numPr>
            <w:spacing w:line="278" w:lineRule="auto"/>
            <w:ind w:hanging="360"/>
            <w:jc w:val="both"/>
          </w:pPr>
        </w:pPrChange>
      </w:pPr>
      <w:bookmarkStart w:id="18027" w:name="_PES_pilot"/>
      <w:bookmarkStart w:id="18028" w:name="_Toc201320320"/>
      <w:bookmarkEnd w:id="18027"/>
      <w:del w:id="18029" w:author="Rachel Shipsey" w:date="2025-06-23T15:21:00Z">
        <w:r w:rsidRPr="00BA3219" w:rsidDel="008D26A9">
          <w:delText>PES pilot</w:delText>
        </w:r>
      </w:del>
      <w:bookmarkEnd w:id="18028"/>
      <w:del w:id="18030" w:author="Rachel Shipsey" w:date="2025-06-11T13:06:00Z">
        <w:r w:rsidRPr="000771B7" w:rsidDel="00BA3219">
          <w:rPr>
            <w:rFonts w:cs="Arial"/>
            <w:b/>
            <w:bCs/>
          </w:rPr>
          <w:delText xml:space="preserve">. </w:delText>
        </w:r>
      </w:del>
      <w:del w:id="18031" w:author="Rachel Shipsey" w:date="2025-06-23T15:21:00Z">
        <w:r w:rsidRPr="000771B7" w:rsidDel="008D26A9">
          <w:rPr>
            <w:rFonts w:cs="Arial"/>
          </w:rPr>
          <w:delText>Chose a sample of EAs that have also been selected for the census pilot</w:delText>
        </w:r>
        <w:r w:rsidRPr="000771B7" w:rsidDel="008D26A9">
          <w:rPr>
            <w:rFonts w:cs="Arial"/>
            <w:b/>
            <w:bCs/>
          </w:rPr>
          <w:delText xml:space="preserve"> </w:delText>
        </w:r>
        <w:r w:rsidRPr="000771B7" w:rsidDel="008D26A9">
          <w:rPr>
            <w:rFonts w:cs="Arial"/>
          </w:rPr>
          <w:delText xml:space="preserve">to test the PES methodology and technology. Ensure that you test the enumerator training, PES CAPI application, dashboards, data transfer mechanisms, data processing and matching methodology. </w:delText>
        </w:r>
      </w:del>
    </w:p>
    <w:p w14:paraId="39084376" w14:textId="0231092E" w:rsidR="000F0C09" w:rsidRPr="00F212A8" w:rsidDel="008D26A9" w:rsidRDefault="000F0C09">
      <w:pPr>
        <w:pStyle w:val="ListParagraph"/>
        <w:spacing w:after="0" w:line="276" w:lineRule="auto"/>
        <w:jc w:val="both"/>
        <w:rPr>
          <w:del w:id="18032" w:author="Rachel Shipsey" w:date="2025-06-23T15:21:00Z"/>
          <w:rFonts w:cs="Arial"/>
        </w:rPr>
        <w:pPrChange w:id="18033" w:author="Rachel Shipsey" w:date="2025-06-23T15:41:00Z">
          <w:pPr>
            <w:pStyle w:val="ListParagraph"/>
          </w:pPr>
        </w:pPrChange>
      </w:pPr>
    </w:p>
    <w:p w14:paraId="0D10DE10" w14:textId="2E39E13C" w:rsidR="000F0C09" w:rsidRPr="00F212A8" w:rsidDel="008D26A9" w:rsidRDefault="000F0C09">
      <w:pPr>
        <w:pStyle w:val="ListParagraph"/>
        <w:spacing w:after="0" w:line="276" w:lineRule="auto"/>
        <w:jc w:val="both"/>
        <w:rPr>
          <w:del w:id="18034" w:author="Rachel Shipsey" w:date="2025-06-23T15:21:00Z"/>
          <w:rFonts w:cs="Arial"/>
        </w:rPr>
        <w:pPrChange w:id="18035" w:author="Rachel Shipsey" w:date="2025-06-23T15:41:00Z">
          <w:pPr>
            <w:pStyle w:val="ListParagraph"/>
          </w:pPr>
        </w:pPrChange>
      </w:pPr>
    </w:p>
    <w:p w14:paraId="5B23B745" w14:textId="67C6EBC5" w:rsidR="000F0C09" w:rsidRPr="000771B7" w:rsidDel="008D26A9" w:rsidRDefault="000F0C09">
      <w:pPr>
        <w:pStyle w:val="ListParagraph"/>
        <w:spacing w:after="0" w:line="276" w:lineRule="auto"/>
        <w:jc w:val="both"/>
        <w:rPr>
          <w:del w:id="18036" w:author="Rachel Shipsey" w:date="2025-06-23T15:21:00Z"/>
          <w:rFonts w:cs="Arial"/>
        </w:rPr>
        <w:pPrChange w:id="18037" w:author="Rachel Shipsey" w:date="2025-06-23T15:41:00Z">
          <w:pPr>
            <w:pStyle w:val="ListParagraph"/>
            <w:numPr>
              <w:numId w:val="122"/>
            </w:numPr>
            <w:spacing w:line="278" w:lineRule="auto"/>
            <w:ind w:hanging="360"/>
            <w:jc w:val="both"/>
          </w:pPr>
        </w:pPrChange>
      </w:pPr>
      <w:bookmarkStart w:id="18038" w:name="_Toc201320321"/>
      <w:del w:id="18039" w:author="Rachel Shipsey" w:date="2025-06-23T15:21:00Z">
        <w:r w:rsidRPr="00BA3219" w:rsidDel="008D26A9">
          <w:delText>Automatic Matching</w:delText>
        </w:r>
      </w:del>
      <w:bookmarkEnd w:id="18038"/>
      <w:del w:id="18040" w:author="Rachel Shipsey" w:date="2025-06-11T13:06:00Z">
        <w:r w:rsidRPr="000771B7" w:rsidDel="00BA3219">
          <w:rPr>
            <w:rFonts w:cs="Arial"/>
            <w:b/>
            <w:bCs/>
          </w:rPr>
          <w:delText xml:space="preserve">. </w:delText>
        </w:r>
      </w:del>
      <w:del w:id="18041" w:author="Rachel Shipsey" w:date="2025-06-23T15:21:00Z">
        <w:r w:rsidRPr="000771B7" w:rsidDel="008D26A9">
          <w:rPr>
            <w:rFonts w:cs="Arial"/>
          </w:rPr>
          <w:delText xml:space="preserve">With electronic census and PES data, automatic matching techniques can be used to carry out most of the matching. A deterministic or rule-based approach to matching has been found to work well. With this approach, a series of matchkeys is developed where each matchkey is a set of conditions that a record pair must satisfy in order for that pair to be declared a match. (see </w:delText>
        </w:r>
        <w:r w:rsidRPr="000771B7" w:rsidDel="008D26A9">
          <w:rPr>
            <w:rFonts w:cs="Arial"/>
            <w:color w:val="00B0F0"/>
          </w:rPr>
          <w:delText xml:space="preserve">case study: Rwanda </w:delText>
        </w:r>
        <w:r w:rsidRPr="000771B7" w:rsidDel="008D26A9">
          <w:rPr>
            <w:rFonts w:cs="Arial"/>
          </w:rPr>
          <w:delText xml:space="preserve">for an example of matchkeys). Automatic </w:delText>
        </w:r>
        <w:r w:rsidRPr="000771B7" w:rsidDel="008D26A9">
          <w:rPr>
            <w:rFonts w:cs="Arial"/>
            <w:i/>
            <w:iCs/>
          </w:rPr>
          <w:delText>fuzzy matching</w:delText>
        </w:r>
        <w:r w:rsidRPr="000771B7" w:rsidDel="008D26A9">
          <w:rPr>
            <w:rFonts w:cs="Arial"/>
          </w:rPr>
          <w:delText xml:space="preserve"> techniques such as using Levenshtein Edit Distance, Jarrow-Winkler score or Soundex phonetic coding, can be used to account for errors in the data, in particular with regards to errors in names. An ’age-tolerance’ function can also be used to account for small differences in year of birth. See </w:delText>
        </w:r>
        <w:r w:rsidRPr="000771B7" w:rsidDel="008D26A9">
          <w:fldChar w:fldCharType="begin"/>
        </w:r>
        <w:r w:rsidDel="008D26A9">
          <w:delInstrText>HYPERLINK "https://github.com/Data-Linkage/pes_match/tree/main"</w:delInstrText>
        </w:r>
        <w:r w:rsidRPr="000771B7" w:rsidDel="008D26A9">
          <w:fldChar w:fldCharType="separate"/>
        </w:r>
        <w:r w:rsidRPr="000771B7" w:rsidDel="008D26A9">
          <w:rPr>
            <w:rFonts w:cs="Arial"/>
            <w:color w:val="0563C1" w:themeColor="hyperlink"/>
            <w:u w:val="single"/>
          </w:rPr>
          <w:delText>Data-Linkage/pes_match: A set of functions for cleaning and matching census data with Post Enumeration Survey data (github.com)</w:delText>
        </w:r>
        <w:r w:rsidRPr="000771B7" w:rsidDel="008D26A9">
          <w:rPr>
            <w:rFonts w:cs="Arial"/>
            <w:color w:val="0563C1" w:themeColor="hyperlink"/>
            <w:u w:val="single"/>
          </w:rPr>
          <w:fldChar w:fldCharType="end"/>
        </w:r>
        <w:r w:rsidRPr="000771B7" w:rsidDel="008D26A9">
          <w:rPr>
            <w:rFonts w:cs="Arial"/>
          </w:rPr>
          <w:delText xml:space="preserve"> for an example of PES matching code written in python. Automatic probabilistic matching algorithms can also be used for example the UK Ministry of Justice </w:delText>
        </w:r>
        <w:r w:rsidRPr="000771B7" w:rsidDel="008D26A9">
          <w:fldChar w:fldCharType="begin"/>
        </w:r>
        <w:r w:rsidDel="008D26A9">
          <w:delInstrText>HYPERLINK "https://www.bing.com/ck/a?!&amp;&amp;p=56cfcc607191cb4dJmltdHM9MTcxODg0MTYwMCZpZ3VpZD0zMmMzN2ZmNS1lZTZiLTZhOGItMDU4OS02YjUxZWY0YzZiOTImaW5zaWQ9NTIyNA&amp;ptn=3&amp;ver=2&amp;hsh=3&amp;fclid=32c37ff5-ee6b-6a8b-0589-6b51ef4c6b92&amp;psq=Splink&amp;u=a1aHR0cHM6Ly93d3cuZ292LnVrL2dvdmVybm1lbnQvcHVibGljYXRpb25zL2pvaW5lZC11cC1kYXRhLWluLWdvdmVybm1lbnQtdGhlLWZ1dHVyZS1vZi1kYXRhLWxpbmtpbmctbWV0aG9kcy9zcGxpbmstbW9qcy1vcGVuLXNvdXJjZS1saWJyYXJ5LWZvci1wcm9iYWJpbGlzdGljLXJlY29yZC1saW5rYWdlLWF0LXNjYWxl&amp;ntb=1%20"</w:delInstrText>
        </w:r>
        <w:r w:rsidRPr="000771B7" w:rsidDel="008D26A9">
          <w:fldChar w:fldCharType="separate"/>
        </w:r>
        <w:r w:rsidRPr="000771B7" w:rsidDel="008D26A9">
          <w:rPr>
            <w:rFonts w:cs="Arial"/>
            <w:color w:val="0563C1" w:themeColor="hyperlink"/>
            <w:u w:val="single"/>
          </w:rPr>
          <w:delText>Splink</w:delText>
        </w:r>
        <w:r w:rsidRPr="000771B7" w:rsidDel="008D26A9">
          <w:rPr>
            <w:rFonts w:cs="Arial"/>
            <w:color w:val="0563C1" w:themeColor="hyperlink"/>
            <w:u w:val="single"/>
          </w:rPr>
          <w:fldChar w:fldCharType="end"/>
        </w:r>
        <w:r w:rsidRPr="000771B7" w:rsidDel="008D26A9">
          <w:rPr>
            <w:rFonts w:cs="Arial"/>
          </w:rPr>
          <w:delText xml:space="preserve"> implementation of the Fellegi-Sunter probabilistic matching algorithm is freely available. The matching algorithms may be run on all data once PES enumeration is completed, or in the field as data is collected (see case study: Togo). This latter approach means that reconciliation is carried out immediately after PES enumeration, which is more efficient, but care must be taken to maintain the independence of the PES, with no census information being given to PES enumerators.</w:delText>
        </w:r>
      </w:del>
    </w:p>
    <w:p w14:paraId="043AB966" w14:textId="554FD70E" w:rsidR="000F0C09" w:rsidRPr="00F212A8" w:rsidDel="008D26A9" w:rsidRDefault="000F0C09">
      <w:pPr>
        <w:pStyle w:val="ListParagraph"/>
        <w:spacing w:after="0" w:line="276" w:lineRule="auto"/>
        <w:jc w:val="both"/>
        <w:rPr>
          <w:del w:id="18042" w:author="Rachel Shipsey" w:date="2025-06-23T15:21:00Z"/>
          <w:rFonts w:cs="Arial"/>
        </w:rPr>
        <w:pPrChange w:id="18043" w:author="Rachel Shipsey" w:date="2025-06-23T15:41:00Z">
          <w:pPr>
            <w:pStyle w:val="ListParagraph"/>
            <w:jc w:val="both"/>
          </w:pPr>
        </w:pPrChange>
      </w:pPr>
    </w:p>
    <w:p w14:paraId="5BE71DAC" w14:textId="0A636009" w:rsidR="000F0C09" w:rsidRPr="000771B7" w:rsidDel="008D26A9" w:rsidRDefault="000F0C09">
      <w:pPr>
        <w:pStyle w:val="ListParagraph"/>
        <w:spacing w:after="0" w:line="276" w:lineRule="auto"/>
        <w:jc w:val="both"/>
        <w:rPr>
          <w:del w:id="18044" w:author="Rachel Shipsey" w:date="2025-06-23T15:21:00Z"/>
          <w:rFonts w:cs="Arial"/>
        </w:rPr>
        <w:pPrChange w:id="18045" w:author="Rachel Shipsey" w:date="2025-06-23T15:41:00Z">
          <w:pPr>
            <w:pStyle w:val="ListParagraph"/>
            <w:numPr>
              <w:numId w:val="122"/>
            </w:numPr>
            <w:spacing w:line="278" w:lineRule="auto"/>
            <w:ind w:hanging="360"/>
            <w:jc w:val="both"/>
          </w:pPr>
        </w:pPrChange>
      </w:pPr>
      <w:bookmarkStart w:id="18046" w:name="_Toc201320322"/>
      <w:del w:id="18047" w:author="Rachel Shipsey" w:date="2025-06-23T15:21:00Z">
        <w:r w:rsidRPr="00BA3219" w:rsidDel="008D26A9">
          <w:delText>Clerical Matching</w:delText>
        </w:r>
      </w:del>
      <w:bookmarkEnd w:id="18046"/>
      <w:del w:id="18048" w:author="Rachel Shipsey" w:date="2025-06-11T13:06:00Z">
        <w:r w:rsidRPr="00BA3219" w:rsidDel="00BA3219">
          <w:delText>.</w:delText>
        </w:r>
        <w:r w:rsidRPr="000771B7" w:rsidDel="00BA3219">
          <w:rPr>
            <w:rFonts w:cs="Arial"/>
            <w:b/>
            <w:bCs/>
          </w:rPr>
          <w:delText xml:space="preserve"> </w:delText>
        </w:r>
      </w:del>
      <w:del w:id="18049" w:author="Rachel Shipsey" w:date="2025-06-23T15:21:00Z">
        <w:r w:rsidRPr="000771B7" w:rsidDel="008D26A9">
          <w:rPr>
            <w:rFonts w:cs="Arial"/>
          </w:rPr>
          <w:delText xml:space="preserve">Whilst the majority of matches (between 70% and 90% is to be expected depending on the quality of the data) should be made automatically, there will still be the need to perform clerical matching. A team of people trained in matching will be required to look at potential matches and decide whether or not the records are truly a match. The UK Office for National Statistics </w:delText>
        </w:r>
        <w:r w:rsidRPr="000771B7" w:rsidDel="008D26A9">
          <w:fldChar w:fldCharType="begin"/>
        </w:r>
        <w:r w:rsidDel="008D26A9">
          <w:delInstrText>HYPERLINK "https://www.bing.com/ck/a?!&amp;&amp;p=b1a8a35dfe8b791fJmltdHM9MTcxODg0MTYwMCZpZ3VpZD0wY2VmM2U1ZS03NTE3LTZiNDYtMjU1NC0yYWZhNzRhYzZhNmImaW5zaWQ9NTIxNg&amp;ptn=3&amp;ver=2&amp;hsh=3&amp;fclid=0cef3e5e-7517-6b46-2554-2afa74ac6a6b&amp;psq=CROW+clerical+matching+system&amp;u=a1aHR0cHM6Ly9naXRodWIuY29tL0RhdGEtTGlua2FnZS9DbGVyaWNhbF9SZXNvbHV0aW9uX09ubGluZV9XaWRnZXQ&amp;ntb=1"</w:delInstrText>
        </w:r>
        <w:r w:rsidRPr="000771B7" w:rsidDel="008D26A9">
          <w:fldChar w:fldCharType="separate"/>
        </w:r>
        <w:r w:rsidRPr="000771B7" w:rsidDel="008D26A9">
          <w:rPr>
            <w:rFonts w:cs="Arial"/>
            <w:color w:val="0563C1" w:themeColor="hyperlink"/>
            <w:u w:val="single"/>
          </w:rPr>
          <w:delText>CROW clerical matching system</w:delText>
        </w:r>
        <w:r w:rsidRPr="000771B7" w:rsidDel="008D26A9">
          <w:rPr>
            <w:rFonts w:cs="Arial"/>
            <w:color w:val="0563C1" w:themeColor="hyperlink"/>
            <w:u w:val="single"/>
          </w:rPr>
          <w:fldChar w:fldCharType="end"/>
        </w:r>
        <w:r w:rsidRPr="000771B7" w:rsidDel="008D26A9">
          <w:rPr>
            <w:rFonts w:cs="Arial"/>
          </w:rPr>
          <w:delText xml:space="preserve"> can be used for clerical matching of census and PES data and is available free of charge. Clerical matching will be required for the following purposes:</w:delText>
        </w:r>
      </w:del>
    </w:p>
    <w:p w14:paraId="4C6A4259" w14:textId="37C85E19" w:rsidR="000F0C09" w:rsidRPr="00B35E7D" w:rsidDel="008D26A9" w:rsidRDefault="000F0C09">
      <w:pPr>
        <w:pStyle w:val="ListParagraph"/>
        <w:spacing w:after="0" w:line="276" w:lineRule="auto"/>
        <w:jc w:val="both"/>
        <w:rPr>
          <w:del w:id="18050" w:author="Rachel Shipsey" w:date="2025-06-23T15:21:00Z"/>
          <w:rFonts w:cs="Arial"/>
        </w:rPr>
        <w:pPrChange w:id="18051" w:author="Rachel Shipsey" w:date="2025-06-23T15:41:00Z">
          <w:pPr>
            <w:numPr>
              <w:numId w:val="118"/>
            </w:numPr>
            <w:ind w:left="720" w:hanging="360"/>
            <w:contextualSpacing/>
            <w:jc w:val="both"/>
          </w:pPr>
        </w:pPrChange>
      </w:pPr>
      <w:del w:id="18052" w:author="Rachel Shipsey" w:date="2025-06-23T15:21:00Z">
        <w:r w:rsidRPr="00B35E7D" w:rsidDel="008D26A9">
          <w:rPr>
            <w:rFonts w:cs="Arial"/>
          </w:rPr>
          <w:delText>Tuning of the automatic algorithms – as the matchkeys are developed, pairs of matches made are sent to the clerical team for review. If a matchkey is found to be making false matches then the matchkey is made stricter e.g., by including a new variable, and is reviewed again until the number of false matches made is acceptable.</w:delText>
        </w:r>
      </w:del>
    </w:p>
    <w:p w14:paraId="23803BA2" w14:textId="4805FD1A" w:rsidR="000F0C09" w:rsidRPr="00B35E7D" w:rsidDel="008D26A9" w:rsidRDefault="000F0C09">
      <w:pPr>
        <w:pStyle w:val="ListParagraph"/>
        <w:spacing w:after="0" w:line="276" w:lineRule="auto"/>
        <w:jc w:val="both"/>
        <w:rPr>
          <w:del w:id="18053" w:author="Rachel Shipsey" w:date="2025-06-23T15:21:00Z"/>
          <w:rFonts w:cs="Arial"/>
        </w:rPr>
        <w:pPrChange w:id="18054" w:author="Rachel Shipsey" w:date="2025-06-23T15:41:00Z">
          <w:pPr>
            <w:numPr>
              <w:numId w:val="118"/>
            </w:numPr>
            <w:ind w:left="720" w:hanging="360"/>
            <w:contextualSpacing/>
            <w:jc w:val="both"/>
          </w:pPr>
        </w:pPrChange>
      </w:pPr>
      <w:del w:id="18055" w:author="Rachel Shipsey" w:date="2025-06-23T15:21:00Z">
        <w:r w:rsidRPr="00B35E7D" w:rsidDel="008D26A9">
          <w:rPr>
            <w:rFonts w:cs="Arial"/>
          </w:rPr>
          <w:delText>Resolution of conflicting automatic matches – conflicts occur when the automatic algorithms match one PES record to two different census records or vice versa. This can happen when there are same sex twins, father and son with same names, or just because people have very similar names and ages. The clerical matches review the conflicting records and decide which is the correct match.</w:delText>
        </w:r>
      </w:del>
    </w:p>
    <w:p w14:paraId="097C6D87" w14:textId="2AF4E84F" w:rsidR="000F0C09" w:rsidRPr="00B35E7D" w:rsidDel="008D26A9" w:rsidRDefault="000F0C09">
      <w:pPr>
        <w:pStyle w:val="ListParagraph"/>
        <w:spacing w:after="0" w:line="276" w:lineRule="auto"/>
        <w:jc w:val="both"/>
        <w:rPr>
          <w:del w:id="18056" w:author="Rachel Shipsey" w:date="2025-06-23T15:21:00Z"/>
          <w:rFonts w:cs="Arial"/>
        </w:rPr>
        <w:pPrChange w:id="18057" w:author="Rachel Shipsey" w:date="2025-06-23T15:41:00Z">
          <w:pPr>
            <w:numPr>
              <w:numId w:val="118"/>
            </w:numPr>
            <w:ind w:left="720" w:hanging="360"/>
            <w:contextualSpacing/>
            <w:jc w:val="both"/>
          </w:pPr>
        </w:pPrChange>
      </w:pPr>
      <w:del w:id="18058" w:author="Rachel Shipsey" w:date="2025-06-23T15:21:00Z">
        <w:r w:rsidRPr="00B35E7D" w:rsidDel="008D26A9">
          <w:rPr>
            <w:rFonts w:cs="Arial"/>
          </w:rPr>
          <w:delText>Review of possible matches generated by non-strict matchkeys which make lots of correct matches but also too many false matches to allow them to all be accepted automatically.</w:delText>
        </w:r>
      </w:del>
    </w:p>
    <w:p w14:paraId="058285F3" w14:textId="2D8A7BF9" w:rsidR="000F0C09" w:rsidRPr="00B35E7D" w:rsidDel="008D26A9" w:rsidRDefault="000F0C09">
      <w:pPr>
        <w:pStyle w:val="ListParagraph"/>
        <w:spacing w:after="0" w:line="276" w:lineRule="auto"/>
        <w:jc w:val="both"/>
        <w:rPr>
          <w:del w:id="18059" w:author="Rachel Shipsey" w:date="2025-06-23T15:21:00Z"/>
          <w:rFonts w:cs="Arial"/>
        </w:rPr>
        <w:pPrChange w:id="18060" w:author="Rachel Shipsey" w:date="2025-06-23T15:41:00Z">
          <w:pPr>
            <w:numPr>
              <w:numId w:val="118"/>
            </w:numPr>
            <w:ind w:left="720" w:hanging="360"/>
            <w:contextualSpacing/>
            <w:jc w:val="both"/>
          </w:pPr>
        </w:pPrChange>
      </w:pPr>
      <w:del w:id="18061" w:author="Rachel Shipsey" w:date="2025-06-23T15:21:00Z">
        <w:r w:rsidRPr="00B35E7D" w:rsidDel="008D26A9">
          <w:rPr>
            <w:rFonts w:cs="Arial"/>
          </w:rPr>
          <w:delText>Review of the unmatched persons once all automatic matching stages have been completed.</w:delText>
        </w:r>
      </w:del>
    </w:p>
    <w:p w14:paraId="7B596DB3" w14:textId="331E7C40" w:rsidR="000F0C09" w:rsidRPr="00B35E7D" w:rsidDel="008D26A9" w:rsidRDefault="000F0C09">
      <w:pPr>
        <w:pStyle w:val="ListParagraph"/>
        <w:spacing w:after="0" w:line="276" w:lineRule="auto"/>
        <w:jc w:val="both"/>
        <w:rPr>
          <w:del w:id="18062" w:author="Rachel Shipsey" w:date="2025-06-23T15:21:00Z"/>
          <w:rFonts w:cs="Arial"/>
        </w:rPr>
        <w:pPrChange w:id="18063" w:author="Rachel Shipsey" w:date="2025-06-23T15:41:00Z">
          <w:pPr>
            <w:numPr>
              <w:numId w:val="118"/>
            </w:numPr>
            <w:ind w:left="720" w:hanging="360"/>
            <w:contextualSpacing/>
            <w:jc w:val="both"/>
          </w:pPr>
        </w:pPrChange>
      </w:pPr>
      <w:del w:id="18064" w:author="Rachel Shipsey" w:date="2025-06-23T15:21:00Z">
        <w:r w:rsidRPr="00B35E7D" w:rsidDel="008D26A9">
          <w:rPr>
            <w:rFonts w:cs="Arial"/>
          </w:rPr>
          <w:delText>Quality assurance of the automatic matching – samples of matched records are reviewed to estimate the false match rate, and for a sample of unmatched PES records, the census database is searched for a match to estimate the missed match rate.</w:delText>
        </w:r>
      </w:del>
    </w:p>
    <w:p w14:paraId="30D27599" w14:textId="3391615E" w:rsidR="000F0C09" w:rsidRPr="001B3684" w:rsidDel="008D26A9" w:rsidRDefault="000F0C09">
      <w:pPr>
        <w:pStyle w:val="ListParagraph"/>
        <w:spacing w:after="0" w:line="276" w:lineRule="auto"/>
        <w:jc w:val="both"/>
        <w:rPr>
          <w:del w:id="18065" w:author="Rachel Shipsey" w:date="2025-06-23T15:21:00Z"/>
          <w:rFonts w:cs="Arial"/>
          <w:b/>
          <w:bCs/>
        </w:rPr>
        <w:pPrChange w:id="18066" w:author="Rachel Shipsey" w:date="2025-06-23T15:41:00Z">
          <w:pPr>
            <w:pStyle w:val="ListParagraph"/>
          </w:pPr>
        </w:pPrChange>
      </w:pPr>
    </w:p>
    <w:p w14:paraId="14F634F1" w14:textId="30461368" w:rsidR="000F0C09" w:rsidRPr="000771B7" w:rsidDel="008D26A9" w:rsidRDefault="000F0C09">
      <w:pPr>
        <w:pStyle w:val="ListParagraph"/>
        <w:spacing w:after="0" w:line="276" w:lineRule="auto"/>
        <w:jc w:val="both"/>
        <w:rPr>
          <w:del w:id="18067" w:author="Rachel Shipsey" w:date="2025-06-23T15:21:00Z"/>
          <w:rFonts w:cs="Arial"/>
        </w:rPr>
        <w:pPrChange w:id="18068" w:author="Rachel Shipsey" w:date="2025-06-23T15:41:00Z">
          <w:pPr>
            <w:pStyle w:val="ListParagraph"/>
            <w:numPr>
              <w:numId w:val="122"/>
            </w:numPr>
            <w:spacing w:line="278" w:lineRule="auto"/>
            <w:ind w:hanging="360"/>
            <w:jc w:val="both"/>
          </w:pPr>
        </w:pPrChange>
      </w:pPr>
      <w:bookmarkStart w:id="18069" w:name="_Toc201320323"/>
      <w:del w:id="18070" w:author="Rachel Shipsey" w:date="2025-06-23T15:21:00Z">
        <w:r w:rsidRPr="009A448E" w:rsidDel="008D26A9">
          <w:delText>Reconciliation</w:delText>
        </w:r>
      </w:del>
      <w:bookmarkEnd w:id="18069"/>
      <w:del w:id="18071" w:author="Rachel Shipsey" w:date="2025-06-11T13:06:00Z">
        <w:r w:rsidRPr="000771B7" w:rsidDel="00BA3219">
          <w:rPr>
            <w:rFonts w:cs="Arial"/>
            <w:b/>
            <w:bCs/>
          </w:rPr>
          <w:delText xml:space="preserve">. </w:delText>
        </w:r>
      </w:del>
      <w:del w:id="18072" w:author="Rachel Shipsey" w:date="2025-06-23T15:21:00Z">
        <w:r w:rsidRPr="000771B7" w:rsidDel="008D26A9">
          <w:rPr>
            <w:rFonts w:cs="Arial"/>
          </w:rPr>
          <w:delText>After matching has been completed, most countries conduct reconciliation visits to the PES EAs to verify the status of unmatched persons e.g., to verify whether an unmatched census resident was a usual resident at the PES EA at the time of the census, and if so why there were not enumerated during the PES. The results of reconciliation tend not to change the results of the estimates by any significant amount. However, the results of the reconciliation visits can be used to help understand any errors in the data collection processes (for both census and PES) and therefore to make improvements for future surveys. Reconciliation will only have value if you do it quickly as soon as problems in an EA are identified. Be clear on what you are trying to achieve if you go back to the field for reconciliation and how your will capture information and resolve cases where census, PES and reconciliation data is different. If you have administrative data that indicates coverage in an enumeration area, you may use this to quality assure your census and PES rather than carrying out reconciliation.</w:delText>
        </w:r>
      </w:del>
    </w:p>
    <w:p w14:paraId="4459CA88" w14:textId="0B633DF9" w:rsidR="000F0C09" w:rsidRPr="001E6CF6" w:rsidDel="008D26A9" w:rsidRDefault="000F0C09">
      <w:pPr>
        <w:pStyle w:val="ListParagraph"/>
        <w:spacing w:after="0" w:line="276" w:lineRule="auto"/>
        <w:jc w:val="both"/>
        <w:rPr>
          <w:del w:id="18073" w:author="Rachel Shipsey" w:date="2025-06-23T15:21:00Z"/>
          <w:rFonts w:cs="Arial"/>
        </w:rPr>
        <w:pPrChange w:id="18074" w:author="Rachel Shipsey" w:date="2025-06-23T15:41:00Z">
          <w:pPr>
            <w:pStyle w:val="ListParagraph"/>
          </w:pPr>
        </w:pPrChange>
      </w:pPr>
    </w:p>
    <w:p w14:paraId="43BB9A19" w14:textId="3D120868" w:rsidR="000F0C09" w:rsidRPr="000771B7" w:rsidDel="008D26A9" w:rsidRDefault="000F0C09">
      <w:pPr>
        <w:pStyle w:val="ListParagraph"/>
        <w:spacing w:after="0" w:line="276" w:lineRule="auto"/>
        <w:jc w:val="both"/>
        <w:rPr>
          <w:del w:id="18075" w:author="Rachel Shipsey" w:date="2025-06-23T15:21:00Z"/>
          <w:rFonts w:cs="Arial"/>
        </w:rPr>
        <w:pPrChange w:id="18076" w:author="Rachel Shipsey" w:date="2025-06-23T15:41:00Z">
          <w:pPr>
            <w:pStyle w:val="ListParagraph"/>
            <w:numPr>
              <w:numId w:val="122"/>
            </w:numPr>
            <w:spacing w:line="278" w:lineRule="auto"/>
            <w:ind w:hanging="360"/>
            <w:jc w:val="both"/>
          </w:pPr>
        </w:pPrChange>
      </w:pPr>
      <w:bookmarkStart w:id="18077" w:name="_Toc201320324"/>
      <w:del w:id="18078" w:author="Rachel Shipsey" w:date="2025-06-23T15:21:00Z">
        <w:r w:rsidRPr="009A448E" w:rsidDel="008D26A9">
          <w:delText>Analysis</w:delText>
        </w:r>
      </w:del>
      <w:bookmarkEnd w:id="18077"/>
      <w:del w:id="18079" w:author="Rachel Shipsey" w:date="2025-06-11T13:06:00Z">
        <w:r w:rsidRPr="000771B7" w:rsidDel="009A448E">
          <w:rPr>
            <w:rFonts w:cs="Arial"/>
            <w:b/>
            <w:bCs/>
          </w:rPr>
          <w:delText xml:space="preserve">. </w:delText>
        </w:r>
      </w:del>
      <w:del w:id="18080" w:author="Rachel Shipsey" w:date="2025-06-23T15:21:00Z">
        <w:r w:rsidRPr="000771B7" w:rsidDel="008D26A9">
          <w:rPr>
            <w:rFonts w:cs="Arial"/>
          </w:rPr>
          <w:delText xml:space="preserve">Once every person in the PES and census (in PES EAs) data has been classified as matched, incorrectly enumerated, or unmatched, this information – the matchlist – is passed to the estimation team. The matchlist should also include the sex, age and EA of each person, and whether the location is urban or rural. Estimates are usually calculated by sex and age-groups. In dual system estimation, non-response in PES areas is used to estimate non-response in other similar areas. A weight is calculated by dividing the number of persons counted in the PES by the number of persons counted in both the census and the PES. The number of persons </w:delText>
        </w:r>
        <w:r w:rsidRPr="000771B7" w:rsidDel="008D26A9">
          <w:rPr>
            <w:rFonts w:cs="Arial"/>
            <w:i/>
            <w:iCs/>
          </w:rPr>
          <w:delText>matched</w:delText>
        </w:r>
        <w:r w:rsidRPr="000771B7" w:rsidDel="008D26A9">
          <w:rPr>
            <w:rFonts w:cs="Arial"/>
          </w:rPr>
          <w:delText xml:space="preserve"> between census and PES is used as a proxy for </w:delText>
        </w:r>
        <w:r w:rsidRPr="000771B7" w:rsidDel="008D26A9">
          <w:rPr>
            <w:rFonts w:cs="Arial"/>
            <w:i/>
            <w:iCs/>
          </w:rPr>
          <w:delText>counted</w:delText>
        </w:r>
        <w:r w:rsidRPr="000771B7" w:rsidDel="008D26A9">
          <w:rPr>
            <w:rFonts w:cs="Arial"/>
          </w:rPr>
          <w:delText xml:space="preserve"> in both the census and the PES. Different weights are applied for different demographic groups such as age, sex, type of locality (urban or rural) and for different geographies. See </w:delText>
        </w:r>
        <w:r w:rsidRPr="00260785" w:rsidDel="008D26A9">
          <w:fldChar w:fldCharType="begin"/>
        </w:r>
        <w:r w:rsidDel="008D26A9">
          <w:delInstrText>HYPERLINK "https://docslib.org/doc/2577669/trout-catfish-and-roach-the-beginner-s-guide-to-census-population-estimates"</w:delInstrText>
        </w:r>
        <w:r w:rsidRPr="00260785" w:rsidDel="008D26A9">
          <w:fldChar w:fldCharType="separate"/>
        </w:r>
        <w:r w:rsidRPr="00260785" w:rsidDel="008D26A9">
          <w:rPr>
            <w:rStyle w:val="Hyperlink"/>
            <w:rFonts w:cs="Arial"/>
          </w:rPr>
          <w:delText>Trout, Catfish and Roach: The Beginner's Guide to Census Population Estimates</w:delText>
        </w:r>
        <w:r w:rsidRPr="00260785" w:rsidDel="008D26A9">
          <w:rPr>
            <w:rStyle w:val="Hyperlink"/>
            <w:rFonts w:cs="Arial"/>
          </w:rPr>
          <w:fldChar w:fldCharType="end"/>
        </w:r>
        <w:r w:rsidRPr="000771B7" w:rsidDel="008D26A9">
          <w:rPr>
            <w:rFonts w:cs="Arial"/>
          </w:rPr>
          <w:delText xml:space="preserve"> for a simple explanation of dual system estimation.</w:delText>
        </w:r>
      </w:del>
    </w:p>
    <w:p w14:paraId="0F1390FE" w14:textId="668D913E" w:rsidR="000F0C09" w:rsidRPr="001E6CF6" w:rsidDel="008D26A9" w:rsidRDefault="000F0C09">
      <w:pPr>
        <w:pStyle w:val="ListParagraph"/>
        <w:spacing w:after="0" w:line="276" w:lineRule="auto"/>
        <w:jc w:val="both"/>
        <w:rPr>
          <w:del w:id="18081" w:author="Rachel Shipsey" w:date="2025-06-23T15:21:00Z"/>
          <w:rFonts w:eastAsiaTheme="minorEastAsia" w:cs="Arial"/>
          <w:lang w:eastAsia="zh-CN"/>
        </w:rPr>
        <w:pPrChange w:id="18082" w:author="Rachel Shipsey" w:date="2025-06-23T15:41:00Z">
          <w:pPr>
            <w:ind w:left="720"/>
            <w:jc w:val="both"/>
          </w:pPr>
        </w:pPrChange>
      </w:pPr>
      <w:del w:id="18083" w:author="Rachel Shipsey" w:date="2025-06-23T15:21:00Z">
        <w:r w:rsidRPr="001E6CF6" w:rsidDel="008D26A9">
          <w:rPr>
            <w:rFonts w:eastAsiaTheme="minorEastAsia" w:cs="Arial"/>
            <w:lang w:eastAsia="zh-CN"/>
          </w:rPr>
          <w:delText>Analysis can also be carried out to assess the accuracy of answers given on the census by comparing responses given by the same (matched) person in census and PES data.</w:delText>
        </w:r>
      </w:del>
    </w:p>
    <w:p w14:paraId="7CAE26ED" w14:textId="170EDD72" w:rsidR="000F0C09" w:rsidRPr="001E6CF6" w:rsidDel="008D26A9" w:rsidRDefault="000F0C09">
      <w:pPr>
        <w:pStyle w:val="ListParagraph"/>
        <w:spacing w:after="0" w:line="276" w:lineRule="auto"/>
        <w:jc w:val="both"/>
        <w:rPr>
          <w:del w:id="18084" w:author="Rachel Shipsey" w:date="2025-06-23T15:21:00Z"/>
          <w:rFonts w:eastAsiaTheme="minorEastAsia" w:cs="Arial"/>
          <w:lang w:eastAsia="zh-CN"/>
        </w:rPr>
        <w:pPrChange w:id="18085" w:author="Rachel Shipsey" w:date="2025-06-23T15:41:00Z">
          <w:pPr>
            <w:ind w:left="720"/>
            <w:jc w:val="both"/>
          </w:pPr>
        </w:pPrChange>
      </w:pPr>
      <w:del w:id="18086" w:author="Rachel Shipsey" w:date="2025-06-23T15:21:00Z">
        <w:r w:rsidRPr="001E6CF6" w:rsidDel="008D26A9">
          <w:rPr>
            <w:rFonts w:eastAsiaTheme="minorEastAsia" w:cs="Arial"/>
            <w:lang w:eastAsia="zh-CN"/>
          </w:rPr>
          <w:delText>The analysis can be carried out using Python or R code or more traditional SPSS or STATA methods, or for smaller countries Excel is sufficient for basic analysis. However, it is more stable and faster to use a software package or coding language.  This also allows bootstrapping to be used to calculate variance estimates around your population estimates.</w:delText>
        </w:r>
      </w:del>
    </w:p>
    <w:p w14:paraId="40185D51" w14:textId="0B0FA5E9" w:rsidR="000F0C09" w:rsidRPr="001E6CF6" w:rsidDel="008D26A9" w:rsidRDefault="000F0C09">
      <w:pPr>
        <w:pStyle w:val="ListParagraph"/>
        <w:spacing w:after="0" w:line="276" w:lineRule="auto"/>
        <w:jc w:val="both"/>
        <w:rPr>
          <w:del w:id="18087" w:author="Rachel Shipsey" w:date="2025-06-23T15:21:00Z"/>
          <w:rFonts w:eastAsiaTheme="minorEastAsia" w:cs="Arial"/>
          <w:lang w:eastAsia="zh-CN"/>
        </w:rPr>
        <w:pPrChange w:id="18088" w:author="Rachel Shipsey" w:date="2025-06-23T15:41:00Z">
          <w:pPr>
            <w:ind w:left="720"/>
            <w:jc w:val="both"/>
          </w:pPr>
        </w:pPrChange>
      </w:pPr>
      <w:del w:id="18089" w:author="Rachel Shipsey" w:date="2025-06-23T15:21:00Z">
        <w:r w:rsidRPr="001E6CF6" w:rsidDel="008D26A9">
          <w:rPr>
            <w:rFonts w:eastAsiaTheme="minorEastAsia" w:cs="Arial"/>
            <w:lang w:eastAsia="zh-CN"/>
          </w:rPr>
          <w:delText>Comparison of age/sex ratio graphs and population estimate graphs against previous census data and, where available, administrative data or population projections should be used to sense check your estimates and identify areas which need further investigation.</w:delText>
        </w:r>
      </w:del>
    </w:p>
    <w:p w14:paraId="01C0B2CA" w14:textId="61F5AD2F" w:rsidR="000F0C09" w:rsidRPr="000771B7" w:rsidDel="008D26A9" w:rsidRDefault="000F0C09">
      <w:pPr>
        <w:pStyle w:val="ListParagraph"/>
        <w:spacing w:after="0" w:line="276" w:lineRule="auto"/>
        <w:jc w:val="both"/>
        <w:rPr>
          <w:del w:id="18090" w:author="Rachel Shipsey" w:date="2025-06-23T15:21:00Z"/>
          <w:rFonts w:cs="Arial"/>
        </w:rPr>
        <w:pPrChange w:id="18091" w:author="Rachel Shipsey" w:date="2025-06-23T15:41:00Z">
          <w:pPr>
            <w:pStyle w:val="ListParagraph"/>
            <w:numPr>
              <w:numId w:val="122"/>
            </w:numPr>
            <w:spacing w:line="278" w:lineRule="auto"/>
            <w:ind w:hanging="360"/>
          </w:pPr>
        </w:pPrChange>
      </w:pPr>
      <w:bookmarkStart w:id="18092" w:name="_Toc201320325"/>
      <w:del w:id="18093" w:author="Rachel Shipsey" w:date="2025-06-23T15:21:00Z">
        <w:r w:rsidRPr="00217026" w:rsidDel="008D26A9">
          <w:delText>Quality Assurance</w:delText>
        </w:r>
      </w:del>
      <w:bookmarkEnd w:id="18092"/>
      <w:del w:id="18094" w:author="Rachel Shipsey" w:date="2025-06-11T13:09:00Z">
        <w:r w:rsidRPr="000771B7" w:rsidDel="00217026">
          <w:rPr>
            <w:rFonts w:cs="Arial"/>
          </w:rPr>
          <w:delText xml:space="preserve">. </w:delText>
        </w:r>
      </w:del>
      <w:del w:id="18095" w:author="Rachel Shipsey" w:date="2025-06-23T15:21:00Z">
        <w:r w:rsidRPr="000771B7" w:rsidDel="008D26A9">
          <w:rPr>
            <w:rFonts w:cs="Arial"/>
          </w:rPr>
          <w:delText>Identify key stakeholders who will use the census data and may challenge the numbers. Involve these stakeholders in the quality assurance – do they agree with the estimates? If not, do they have data that contradicts your estimates? If so, can you use this in your estimation process?</w:delText>
        </w:r>
      </w:del>
    </w:p>
    <w:p w14:paraId="58979200" w14:textId="2901C8C8" w:rsidR="000F0C09" w:rsidRPr="001E6CF6" w:rsidDel="008D26A9" w:rsidRDefault="000F0C09">
      <w:pPr>
        <w:pStyle w:val="ListParagraph"/>
        <w:spacing w:after="0" w:line="276" w:lineRule="auto"/>
        <w:jc w:val="both"/>
        <w:rPr>
          <w:del w:id="18096" w:author="Rachel Shipsey" w:date="2025-06-23T15:21:00Z"/>
          <w:rFonts w:cs="Arial"/>
          <w:b/>
          <w:bCs/>
        </w:rPr>
        <w:pPrChange w:id="18097" w:author="Rachel Shipsey" w:date="2025-06-23T15:41:00Z">
          <w:pPr>
            <w:pStyle w:val="ListParagraph"/>
          </w:pPr>
        </w:pPrChange>
      </w:pPr>
    </w:p>
    <w:p w14:paraId="49C8E0B2" w14:textId="1B2178FE" w:rsidR="000F0C09" w:rsidRPr="000771B7" w:rsidDel="008D26A9" w:rsidRDefault="000F0C09">
      <w:pPr>
        <w:pStyle w:val="ListParagraph"/>
        <w:spacing w:after="0" w:line="276" w:lineRule="auto"/>
        <w:jc w:val="both"/>
        <w:rPr>
          <w:del w:id="18098" w:author="Rachel Shipsey" w:date="2025-06-23T15:21:00Z"/>
          <w:rFonts w:cs="Arial"/>
        </w:rPr>
        <w:pPrChange w:id="18099" w:author="Rachel Shipsey" w:date="2025-06-23T15:41:00Z">
          <w:pPr>
            <w:pStyle w:val="ListParagraph"/>
            <w:numPr>
              <w:numId w:val="122"/>
            </w:numPr>
            <w:spacing w:line="278" w:lineRule="auto"/>
            <w:ind w:hanging="360"/>
            <w:jc w:val="both"/>
          </w:pPr>
        </w:pPrChange>
      </w:pPr>
      <w:bookmarkStart w:id="18100" w:name="_Toc201320326"/>
      <w:del w:id="18101" w:author="Rachel Shipsey" w:date="2025-06-23T15:21:00Z">
        <w:r w:rsidRPr="00217026" w:rsidDel="008D26A9">
          <w:delText>Dissemination</w:delText>
        </w:r>
      </w:del>
      <w:bookmarkEnd w:id="18100"/>
      <w:del w:id="18102" w:author="Rachel Shipsey" w:date="2025-06-11T13:09:00Z">
        <w:r w:rsidRPr="000771B7" w:rsidDel="00217026">
          <w:rPr>
            <w:rFonts w:cs="Arial"/>
            <w:b/>
            <w:bCs/>
          </w:rPr>
          <w:delText xml:space="preserve">. </w:delText>
        </w:r>
      </w:del>
      <w:del w:id="18103" w:author="Rachel Shipsey" w:date="2025-06-23T15:21:00Z">
        <w:r w:rsidRPr="000771B7" w:rsidDel="008D26A9">
          <w:rPr>
            <w:rFonts w:cs="Arial"/>
          </w:rPr>
          <w:delText xml:space="preserve">A description of the PES methodology and the results of the PES analysis should be published so that users of the census data understand the limitations in the census results and can adjust accordingly. See for example, the thematic report written by National Statistics Institute of Rwanda: </w:delText>
        </w:r>
        <w:r w:rsidRPr="000771B7" w:rsidDel="008D26A9">
          <w:fldChar w:fldCharType="begin"/>
        </w:r>
        <w:r w:rsidDel="008D26A9">
          <w:delInstrText>HYPERLINK "https://eur03.safelinks.protection.outlook.com/?url=https%3A%2F%2Fwww.statistics.gov.rw%2Fpublication%2Fthematic-report-post-enumeration-survey&amp;data=05%7C02%7CRachel.Shipsey%40ons.gov.uk%7Cbb17db56f2284fb8036508dcb138a855%7C078807bfce824688bce00d811684dc46%7C0%7C0%7C638580104136277412%7CUnknown%7CTWFpbGZsb3d8eyJWIjoiMC4wLjAwMDAiLCJQIjoiV2luMzIiLCJBTiI6Ik1haWwiLCJXVCI6Mn0%3D%7C0%7C%7C%7C&amp;sdata=SIlfURaJcjHaN6yaUxAHpkOat1ly4zcmUCC3%2F9Hg70M%3D&amp;reserved=0" \t "_blank"</w:delInstrText>
        </w:r>
        <w:r w:rsidRPr="000771B7" w:rsidDel="008D26A9">
          <w:fldChar w:fldCharType="separate"/>
        </w:r>
        <w:r w:rsidRPr="000771B7" w:rsidDel="008D26A9">
          <w:rPr>
            <w:rFonts w:eastAsia="Times New Roman" w:cs="Arial"/>
            <w:color w:val="0563C1"/>
            <w:u w:val="single"/>
            <w:lang w:eastAsia="en-GB"/>
          </w:rPr>
          <w:delText>Thematic Report: Post Enumeration Survey</w:delText>
        </w:r>
        <w:r w:rsidRPr="000771B7" w:rsidDel="008D26A9">
          <w:rPr>
            <w:rFonts w:eastAsia="Times New Roman" w:cs="Arial"/>
            <w:color w:val="0563C1"/>
            <w:u w:val="single"/>
            <w:lang w:eastAsia="en-GB"/>
          </w:rPr>
          <w:fldChar w:fldCharType="end"/>
        </w:r>
        <w:r w:rsidRPr="000771B7" w:rsidDel="008D26A9">
          <w:rPr>
            <w:rFonts w:eastAsia="Times New Roman" w:cs="Arial"/>
            <w:lang w:eastAsia="en-GB"/>
          </w:rPr>
          <w:delText>.</w:delText>
        </w:r>
      </w:del>
    </w:p>
    <w:p w14:paraId="3A60DD36" w14:textId="6E2B627D" w:rsidR="000F0C09" w:rsidRPr="001E6CF6" w:rsidDel="008D26A9" w:rsidRDefault="000F0C09">
      <w:pPr>
        <w:pStyle w:val="ListParagraph"/>
        <w:spacing w:after="0" w:line="276" w:lineRule="auto"/>
        <w:jc w:val="both"/>
        <w:rPr>
          <w:del w:id="18104" w:author="Rachel Shipsey" w:date="2025-06-23T15:21:00Z"/>
          <w:rFonts w:cs="Arial"/>
        </w:rPr>
        <w:pPrChange w:id="18105" w:author="Rachel Shipsey" w:date="2025-06-23T15:41:00Z">
          <w:pPr>
            <w:pStyle w:val="ListParagraph"/>
          </w:pPr>
        </w:pPrChange>
      </w:pPr>
    </w:p>
    <w:p w14:paraId="31134493" w14:textId="116E5AC9" w:rsidR="000F0C09" w:rsidRPr="001E6CF6" w:rsidDel="008D26A9" w:rsidRDefault="000F0C09">
      <w:pPr>
        <w:pStyle w:val="ListParagraph"/>
        <w:spacing w:after="0" w:line="276" w:lineRule="auto"/>
        <w:jc w:val="both"/>
        <w:rPr>
          <w:del w:id="18106" w:author="Rachel Shipsey" w:date="2025-06-23T15:21:00Z"/>
          <w:rFonts w:cs="Arial"/>
        </w:rPr>
        <w:pPrChange w:id="18107" w:author="Rachel Shipsey" w:date="2025-06-23T15:41:00Z">
          <w:pPr/>
        </w:pPrChange>
      </w:pPr>
    </w:p>
    <w:p w14:paraId="4B3A7AB7" w14:textId="032241FC" w:rsidR="000F0C09" w:rsidRPr="00217026" w:rsidDel="008D26A9" w:rsidRDefault="006C1A9F">
      <w:pPr>
        <w:pStyle w:val="ListParagraph"/>
        <w:spacing w:after="0" w:line="276" w:lineRule="auto"/>
        <w:jc w:val="both"/>
        <w:rPr>
          <w:del w:id="18108" w:author="Rachel Shipsey" w:date="2025-06-23T15:21:00Z"/>
          <w:sz w:val="28"/>
          <w:szCs w:val="26"/>
          <w:rPrChange w:id="18109" w:author="Rachel Shipsey" w:date="2025-06-11T13:09:00Z">
            <w:rPr>
              <w:del w:id="18110" w:author="Rachel Shipsey" w:date="2025-06-23T15:21:00Z"/>
              <w:sz w:val="22"/>
              <w:szCs w:val="22"/>
            </w:rPr>
          </w:rPrChange>
        </w:rPr>
        <w:pPrChange w:id="18111" w:author="Rachel Shipsey" w:date="2025-06-23T15:41:00Z">
          <w:pPr>
            <w:pStyle w:val="Heading2"/>
          </w:pPr>
        </w:pPrChange>
      </w:pPr>
      <w:del w:id="18112" w:author="Rachel Shipsey" w:date="2025-06-09T11:37:00Z">
        <w:r w:rsidRPr="00217026" w:rsidDel="002613EB">
          <w:rPr>
            <w:sz w:val="28"/>
            <w:szCs w:val="26"/>
            <w:rPrChange w:id="18113" w:author="Rachel Shipsey" w:date="2025-06-11T13:09:00Z">
              <w:rPr>
                <w:sz w:val="22"/>
              </w:rPr>
            </w:rPrChange>
          </w:rPr>
          <w:delText xml:space="preserve">15.2 </w:delText>
        </w:r>
      </w:del>
      <w:bookmarkStart w:id="18114" w:name="_Toc201320327"/>
      <w:del w:id="18115" w:author="Rachel Shipsey" w:date="2025-06-23T15:21:00Z">
        <w:r w:rsidR="000F0C09" w:rsidRPr="00217026" w:rsidDel="008D26A9">
          <w:rPr>
            <w:sz w:val="28"/>
            <w:szCs w:val="26"/>
            <w:rPrChange w:id="18116" w:author="Rachel Shipsey" w:date="2025-06-11T13:09:00Z">
              <w:rPr>
                <w:sz w:val="22"/>
              </w:rPr>
            </w:rPrChange>
          </w:rPr>
          <w:delText>Selected Country Experiences</w:delText>
        </w:r>
        <w:bookmarkEnd w:id="18114"/>
      </w:del>
    </w:p>
    <w:p w14:paraId="1D82AAFB" w14:textId="64063935" w:rsidR="000F0C09" w:rsidRPr="001E6CF6" w:rsidDel="00526F33" w:rsidRDefault="00526F33">
      <w:pPr>
        <w:pStyle w:val="ListParagraph"/>
        <w:spacing w:after="0" w:line="276" w:lineRule="auto"/>
        <w:jc w:val="both"/>
        <w:rPr>
          <w:del w:id="18117" w:author="Rachel Shipsey" w:date="2025-06-19T18:52:00Z"/>
          <w:rFonts w:cs="Arial"/>
        </w:rPr>
        <w:pPrChange w:id="18118" w:author="Rachel Shipsey" w:date="2025-06-23T15:41:00Z">
          <w:pPr/>
        </w:pPrChange>
      </w:pPr>
      <w:moveToRangeStart w:id="18119" w:author="Rachel Shipsey" w:date="2025-06-19T18:52:00Z" w:name="move201251550"/>
      <w:moveTo w:id="18120" w:author="Rachel Shipsey" w:date="2025-06-19T18:52:00Z">
        <w:del w:id="18121" w:author="Rachel Shipsey" w:date="2025-06-23T15:21:00Z">
          <w:r w:rsidRPr="001E6CF6" w:rsidDel="008D26A9">
            <w:rPr>
              <w:rFonts w:cs="Arial"/>
            </w:rPr>
            <w:delText xml:space="preserve">Rwanda and Togo </w:delText>
          </w:r>
        </w:del>
        <w:del w:id="18122" w:author="Rachel Shipsey" w:date="2025-06-19T18:52:00Z">
          <w:r w:rsidRPr="001E6CF6" w:rsidDel="00526F33">
            <w:rPr>
              <w:rFonts w:cs="Arial"/>
            </w:rPr>
            <w:delText xml:space="preserve">who </w:delText>
          </w:r>
        </w:del>
        <w:del w:id="18123" w:author="Rachel Shipsey" w:date="2025-06-23T15:21:00Z">
          <w:r w:rsidRPr="001E6CF6" w:rsidDel="008D26A9">
            <w:rPr>
              <w:rFonts w:cs="Arial"/>
            </w:rPr>
            <w:delText>used different methodologies for the PES matching. Rwanda carried out matching at head-quarters once all PES data had been collected. In contrast, Togo carried out matching in the field as PES enumeration was ongoing.</w:delText>
          </w:r>
        </w:del>
      </w:moveTo>
      <w:moveToRangeEnd w:id="18119"/>
      <w:del w:id="18124" w:author="Rachel Shipsey" w:date="2025-06-19T18:52:00Z">
        <w:r w:rsidR="000F0C09" w:rsidRPr="001E6CF6" w:rsidDel="00526F33">
          <w:rPr>
            <w:rFonts w:cs="Arial"/>
          </w:rPr>
          <w:delText xml:space="preserve">Here are case studies from two countries, </w:delText>
        </w:r>
      </w:del>
      <w:moveFromRangeStart w:id="18125" w:author="Rachel Shipsey" w:date="2025-06-19T18:52:00Z" w:name="move201251550"/>
      <w:moveFrom w:id="18126" w:author="Rachel Shipsey" w:date="2025-06-19T18:52:00Z">
        <w:del w:id="18127" w:author="Rachel Shipsey" w:date="2025-06-19T18:52:00Z">
          <w:r w:rsidR="000F0C09" w:rsidRPr="001E6CF6" w:rsidDel="00526F33">
            <w:rPr>
              <w:rFonts w:cs="Arial"/>
            </w:rPr>
            <w:delText>Rwanda and Togo who used different methodologies for the PES matching. Rwanda carried out matching at head-quarters once all PES data had been collected. In contrast, Togo carried out matching in the field as PES enumeration was ongoing.</w:delText>
          </w:r>
        </w:del>
      </w:moveFrom>
      <w:moveFromRangeEnd w:id="18125"/>
    </w:p>
    <w:p w14:paraId="38E61342" w14:textId="4767A734" w:rsidR="000F0C09" w:rsidRPr="001E6CF6" w:rsidDel="008D26A9" w:rsidRDefault="00CC5981">
      <w:pPr>
        <w:pStyle w:val="ListParagraph"/>
        <w:spacing w:after="0" w:line="276" w:lineRule="auto"/>
        <w:jc w:val="both"/>
        <w:rPr>
          <w:del w:id="18128" w:author="Rachel Shipsey" w:date="2025-06-23T15:21:00Z"/>
          <w:rFonts w:ascii="Segoe UI" w:eastAsia="Times New Roman" w:hAnsi="Segoe UI" w:cs="Segoe UI"/>
          <w:lang w:eastAsia="en-GB"/>
        </w:rPr>
        <w:pPrChange w:id="18129" w:author="Rachel Shipsey" w:date="2025-06-23T15:41:00Z">
          <w:pPr>
            <w:spacing w:after="0" w:line="240" w:lineRule="auto"/>
            <w:jc w:val="both"/>
            <w:textAlignment w:val="baseline"/>
          </w:pPr>
        </w:pPrChange>
      </w:pPr>
      <w:del w:id="18130" w:author="Rachel Shipsey" w:date="2025-06-23T15:21:00Z">
        <w:r w:rsidDel="008D26A9">
          <w:rPr>
            <w:rFonts w:eastAsia="Times New Roman" w:cs="Arial"/>
            <w:b/>
            <w:bCs/>
            <w:lang w:eastAsia="en-GB"/>
          </w:rPr>
          <w:delText>15.</w:delText>
        </w:r>
        <w:r w:rsidR="004E709F" w:rsidDel="008D26A9">
          <w:rPr>
            <w:rFonts w:eastAsia="Times New Roman" w:cs="Arial"/>
            <w:b/>
            <w:bCs/>
            <w:lang w:eastAsia="en-GB"/>
          </w:rPr>
          <w:delText xml:space="preserve">2.1 </w:delText>
        </w:r>
        <w:r w:rsidR="000F0C09" w:rsidRPr="001E6CF6" w:rsidDel="008D26A9">
          <w:rPr>
            <w:rFonts w:eastAsia="Times New Roman" w:cs="Arial"/>
            <w:b/>
            <w:bCs/>
            <w:lang w:eastAsia="en-GB"/>
          </w:rPr>
          <w:delText>Rwanda</w:delText>
        </w:r>
        <w:r w:rsidR="000F0C09" w:rsidRPr="001E6CF6" w:rsidDel="008D26A9">
          <w:rPr>
            <w:rFonts w:eastAsia="Times New Roman" w:cs="Arial"/>
            <w:lang w:eastAsia="en-GB"/>
          </w:rPr>
          <w:delText> </w:delText>
        </w:r>
      </w:del>
    </w:p>
    <w:p w14:paraId="6D7DAE08" w14:textId="0D1F8C65" w:rsidR="000F0C09" w:rsidRPr="001E6CF6" w:rsidDel="008D26A9" w:rsidRDefault="000F0C09">
      <w:pPr>
        <w:pStyle w:val="ListParagraph"/>
        <w:spacing w:after="0" w:line="276" w:lineRule="auto"/>
        <w:jc w:val="both"/>
        <w:rPr>
          <w:del w:id="18131" w:author="Rachel Shipsey" w:date="2025-06-23T15:21:00Z"/>
          <w:rFonts w:ascii="Segoe UI" w:eastAsia="Times New Roman" w:hAnsi="Segoe UI" w:cs="Segoe UI"/>
          <w:lang w:eastAsia="en-GB"/>
        </w:rPr>
        <w:pPrChange w:id="18132" w:author="Rachel Shipsey" w:date="2025-06-23T15:41:00Z">
          <w:pPr>
            <w:spacing w:after="0" w:line="240" w:lineRule="auto"/>
            <w:jc w:val="both"/>
            <w:textAlignment w:val="baseline"/>
          </w:pPr>
        </w:pPrChange>
      </w:pPr>
      <w:del w:id="18133" w:author="Rachel Shipsey" w:date="2025-06-23T15:21:00Z">
        <w:r w:rsidRPr="001E6CF6" w:rsidDel="008D26A9">
          <w:rPr>
            <w:rFonts w:eastAsia="Times New Roman" w:cs="Arial"/>
            <w:lang w:eastAsia="en-GB"/>
          </w:rPr>
          <w:delText>In Rwanda, the post-enumeration survey (PES) was carried out one month after the census enumeration. A sample of 180 enumeration areas (EAs) were selected for the PES stratified by district, sector and urban/rural. Each district had 6 EAs included in the sample. This corresponds to a sampling fraction of 0.74%. A short questionnaire was developed with two sections, one about demographic characteristics of household members and another about household members’ addresses (non-movers, out-movers and in-movers) with reference to Census night.  </w:delText>
        </w:r>
      </w:del>
    </w:p>
    <w:p w14:paraId="098A47B2" w14:textId="5DB7D34E" w:rsidR="000F0C09" w:rsidRPr="001E6CF6" w:rsidDel="008D26A9" w:rsidRDefault="000F0C09">
      <w:pPr>
        <w:pStyle w:val="ListParagraph"/>
        <w:spacing w:after="0" w:line="276" w:lineRule="auto"/>
        <w:jc w:val="both"/>
        <w:rPr>
          <w:del w:id="18134" w:author="Rachel Shipsey" w:date="2025-06-23T15:21:00Z"/>
          <w:rFonts w:ascii="Segoe UI" w:eastAsia="Times New Roman" w:hAnsi="Segoe UI" w:cs="Segoe UI"/>
          <w:lang w:eastAsia="en-GB"/>
        </w:rPr>
        <w:pPrChange w:id="18135" w:author="Rachel Shipsey" w:date="2025-06-23T15:41:00Z">
          <w:pPr>
            <w:spacing w:after="0" w:line="240" w:lineRule="auto"/>
            <w:jc w:val="both"/>
            <w:textAlignment w:val="baseline"/>
          </w:pPr>
        </w:pPrChange>
      </w:pPr>
      <w:del w:id="18136" w:author="Rachel Shipsey" w:date="2025-06-23T15:21:00Z">
        <w:r w:rsidRPr="001E6CF6" w:rsidDel="008D26A9">
          <w:rPr>
            <w:rFonts w:eastAsia="Times New Roman" w:cs="Arial"/>
            <w:lang w:eastAsia="en-GB"/>
          </w:rPr>
          <w:delText>Similar to the census enumeration, the PES enumeration was carried out using a CAPI application, and field monitoring was enabled using a dashboard. To maintain independence, a new enumeration team of 210 people were recruited and trained for the PES. Each district also had a Team Leader who was responsible for ensuring completeness and high-quality data collection. The daily monitoring of fieldwork was performed by a team of 10 monitors based at NISR premised supported by the real-time dashboard. </w:delText>
        </w:r>
      </w:del>
    </w:p>
    <w:p w14:paraId="18ED229A" w14:textId="6DFD7865" w:rsidR="000F0C09" w:rsidRPr="001A3A7E" w:rsidDel="008D26A9" w:rsidRDefault="000F0C09">
      <w:pPr>
        <w:pStyle w:val="ListParagraph"/>
        <w:spacing w:after="0" w:line="276" w:lineRule="auto"/>
        <w:jc w:val="both"/>
        <w:rPr>
          <w:del w:id="18137" w:author="Rachel Shipsey" w:date="2025-06-23T15:21:00Z"/>
          <w:rFonts w:ascii="Segoe UI" w:eastAsia="Times New Roman" w:hAnsi="Segoe UI" w:cs="Segoe UI"/>
          <w:sz w:val="18"/>
          <w:szCs w:val="18"/>
          <w:lang w:eastAsia="en-GB"/>
        </w:rPr>
        <w:pPrChange w:id="18138" w:author="Rachel Shipsey" w:date="2025-06-23T15:41:00Z">
          <w:pPr>
            <w:spacing w:after="0" w:line="240" w:lineRule="auto"/>
            <w:jc w:val="both"/>
            <w:textAlignment w:val="baseline"/>
          </w:pPr>
        </w:pPrChange>
      </w:pPr>
      <w:del w:id="18139" w:author="Rachel Shipsey" w:date="2025-06-23T15:21:00Z">
        <w:r w:rsidRPr="001E6CF6" w:rsidDel="008D26A9">
          <w:rPr>
            <w:rFonts w:eastAsia="Times New Roman" w:cs="Arial"/>
            <w:lang w:eastAsia="en-GB"/>
          </w:rPr>
          <w:delText>To perform PES analysis, a comparison of Census and PES records was done at individual level. We call this process matching and it was done basing on variables that are most likely to facilitate an optimal identification of people in both census and PES datasets. These are</w:delText>
        </w:r>
        <w:r w:rsidRPr="001A3A7E" w:rsidDel="008D26A9">
          <w:rPr>
            <w:rFonts w:eastAsia="Times New Roman" w:cs="Arial"/>
            <w:szCs w:val="24"/>
            <w:lang w:eastAsia="en-GB"/>
          </w:rPr>
          <w:delText>: household identification (HHID), names, age, sex, marital status and relationship to the head of household. Stickers or marker pens were used to label households with a unique identifier (HHID) when they were enumerated during the census. This unique identifier was collected during PES enumeration to help with matching.  </w:delText>
        </w:r>
      </w:del>
    </w:p>
    <w:p w14:paraId="5C55247E" w14:textId="48BDA58E" w:rsidR="000F0C09" w:rsidRPr="001A3A7E" w:rsidDel="008D26A9" w:rsidRDefault="000F0C09">
      <w:pPr>
        <w:pStyle w:val="ListParagraph"/>
        <w:spacing w:after="0" w:line="276" w:lineRule="auto"/>
        <w:jc w:val="both"/>
        <w:rPr>
          <w:del w:id="18140" w:author="Rachel Shipsey" w:date="2025-06-23T15:21:00Z"/>
          <w:rFonts w:ascii="Segoe UI" w:eastAsia="Times New Roman" w:hAnsi="Segoe UI" w:cs="Segoe UI"/>
          <w:sz w:val="18"/>
          <w:szCs w:val="18"/>
          <w:lang w:eastAsia="en-GB"/>
        </w:rPr>
        <w:pPrChange w:id="18141" w:author="Rachel Shipsey" w:date="2025-06-23T15:41:00Z">
          <w:pPr>
            <w:spacing w:after="0" w:line="240" w:lineRule="auto"/>
            <w:jc w:val="both"/>
            <w:textAlignment w:val="baseline"/>
          </w:pPr>
        </w:pPrChange>
      </w:pPr>
      <w:del w:id="18142" w:author="Rachel Shipsey" w:date="2025-06-23T15:21:00Z">
        <w:r w:rsidRPr="001A3A7E" w:rsidDel="008D26A9">
          <w:rPr>
            <w:rFonts w:eastAsia="Times New Roman" w:cs="Arial"/>
            <w:szCs w:val="24"/>
            <w:lang w:eastAsia="en-GB"/>
          </w:rPr>
          <w:delText>A computer-based algorithm was developed in Python programming language to perform the matching process. The algorithm made use of deterministic matchkeys which find matches between census and PES records allowing for errors in some of the data. For example, misspelling of names, slightly different ages. See Table 1 for an example of our matchkeys. </w:delText>
        </w:r>
      </w:del>
    </w:p>
    <w:p w14:paraId="4965D89B" w14:textId="02B9F09C" w:rsidR="000F0C09" w:rsidRPr="001A3A7E" w:rsidDel="008D26A9" w:rsidRDefault="000F0C09">
      <w:pPr>
        <w:pStyle w:val="ListParagraph"/>
        <w:spacing w:after="0" w:line="276" w:lineRule="auto"/>
        <w:jc w:val="both"/>
        <w:rPr>
          <w:del w:id="18143" w:author="Rachel Shipsey" w:date="2025-06-23T15:21:00Z"/>
          <w:rFonts w:ascii="Segoe UI" w:eastAsia="Times New Roman" w:hAnsi="Segoe UI" w:cs="Segoe UI"/>
          <w:sz w:val="18"/>
          <w:szCs w:val="18"/>
          <w:lang w:eastAsia="en-GB"/>
        </w:rPr>
        <w:pPrChange w:id="18144" w:author="Rachel Shipsey" w:date="2025-06-23T15:41:00Z">
          <w:pPr>
            <w:spacing w:after="0" w:line="240" w:lineRule="auto"/>
            <w:jc w:val="both"/>
            <w:textAlignment w:val="baseline"/>
          </w:pPr>
        </w:pPrChange>
      </w:pPr>
      <w:del w:id="18145" w:author="Rachel Shipsey" w:date="2025-06-23T15:21:00Z">
        <w:r w:rsidRPr="001A3A7E" w:rsidDel="008D26A9">
          <w:rPr>
            <w:rFonts w:ascii="Calibri" w:eastAsia="Times New Roman" w:hAnsi="Calibri" w:cs="Calibri"/>
            <w:b/>
            <w:bCs/>
            <w:i/>
            <w:iCs/>
            <w:sz w:val="18"/>
            <w:szCs w:val="18"/>
            <w:lang w:eastAsia="en-GB"/>
          </w:rPr>
          <w:delText>Table 1: Within household matchkeys developed for matching census to PES records following the Rwanda census.</w:delText>
        </w:r>
        <w:r w:rsidRPr="001A3A7E" w:rsidDel="008D26A9">
          <w:rPr>
            <w:rFonts w:ascii="Calibri" w:eastAsia="Times New Roman" w:hAnsi="Calibri" w:cs="Calibri"/>
            <w:sz w:val="18"/>
            <w:szCs w:val="18"/>
            <w:lang w:eastAsia="en-GB"/>
          </w:rPr>
          <w:delText> </w:delText>
        </w:r>
      </w:del>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6"/>
        <w:gridCol w:w="7408"/>
      </w:tblGrid>
      <w:tr w:rsidR="000F0C09" w:rsidRPr="001A3A7E" w:rsidDel="008D26A9" w14:paraId="558989FF" w14:textId="7112AB6E">
        <w:trPr>
          <w:trHeight w:val="300"/>
          <w:del w:id="18146"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63337C30" w14:textId="76A8C65C" w:rsidR="000F0C09" w:rsidRPr="001A3A7E" w:rsidDel="008D26A9" w:rsidRDefault="000F0C09">
            <w:pPr>
              <w:pStyle w:val="ListParagraph"/>
              <w:spacing w:after="0" w:line="276" w:lineRule="auto"/>
              <w:jc w:val="both"/>
              <w:rPr>
                <w:del w:id="18147" w:author="Rachel Shipsey" w:date="2025-06-23T15:21:00Z"/>
                <w:rFonts w:ascii="Times New Roman" w:eastAsia="Times New Roman" w:hAnsi="Times New Roman" w:cs="Times New Roman"/>
                <w:szCs w:val="24"/>
                <w:lang w:eastAsia="en-GB"/>
              </w:rPr>
              <w:pPrChange w:id="18148" w:author="Rachel Shipsey" w:date="2025-06-23T15:41:00Z">
                <w:pPr>
                  <w:spacing w:after="0" w:line="240" w:lineRule="auto"/>
                  <w:jc w:val="both"/>
                  <w:textAlignment w:val="baseline"/>
                </w:pPr>
              </w:pPrChange>
            </w:pPr>
            <w:del w:id="18149" w:author="Rachel Shipsey" w:date="2025-06-23T15:21:00Z">
              <w:r w:rsidRPr="001A3A7E" w:rsidDel="008D26A9">
                <w:rPr>
                  <w:rFonts w:eastAsia="Times New Roman" w:cs="Arial"/>
                  <w:b/>
                  <w:bCs/>
                  <w:lang w:eastAsia="en-GB"/>
                </w:rPr>
                <w:delText>MatchKey</w:delText>
              </w:r>
              <w:r w:rsidRPr="001A3A7E" w:rsidDel="008D26A9">
                <w:rPr>
                  <w:rFonts w:eastAsia="Times New Roman" w:cs="Arial"/>
                  <w:lang w:eastAsia="en-GB"/>
                </w:rPr>
                <w:delText> </w:delText>
              </w:r>
            </w:del>
          </w:p>
        </w:tc>
        <w:tc>
          <w:tcPr>
            <w:tcW w:w="7755" w:type="dxa"/>
            <w:tcBorders>
              <w:top w:val="single" w:sz="6" w:space="0" w:color="auto"/>
              <w:left w:val="single" w:sz="6" w:space="0" w:color="auto"/>
              <w:bottom w:val="single" w:sz="6" w:space="0" w:color="auto"/>
              <w:right w:val="single" w:sz="6" w:space="0" w:color="auto"/>
            </w:tcBorders>
            <w:hideMark/>
          </w:tcPr>
          <w:p w14:paraId="49301B06" w14:textId="6A8AFCD7" w:rsidR="000F0C09" w:rsidRPr="001A3A7E" w:rsidDel="008D26A9" w:rsidRDefault="000F0C09">
            <w:pPr>
              <w:pStyle w:val="ListParagraph"/>
              <w:spacing w:after="0" w:line="276" w:lineRule="auto"/>
              <w:jc w:val="both"/>
              <w:rPr>
                <w:del w:id="18150" w:author="Rachel Shipsey" w:date="2025-06-23T15:21:00Z"/>
                <w:rFonts w:ascii="Times New Roman" w:eastAsia="Times New Roman" w:hAnsi="Times New Roman" w:cs="Times New Roman"/>
                <w:szCs w:val="24"/>
                <w:lang w:eastAsia="en-GB"/>
              </w:rPr>
              <w:pPrChange w:id="18151" w:author="Rachel Shipsey" w:date="2025-06-23T15:41:00Z">
                <w:pPr>
                  <w:spacing w:after="0" w:line="240" w:lineRule="auto"/>
                  <w:jc w:val="both"/>
                  <w:textAlignment w:val="baseline"/>
                </w:pPr>
              </w:pPrChange>
            </w:pPr>
            <w:del w:id="18152" w:author="Rachel Shipsey" w:date="2025-06-23T15:21:00Z">
              <w:r w:rsidRPr="001A3A7E" w:rsidDel="008D26A9">
                <w:rPr>
                  <w:rFonts w:eastAsia="Times New Roman" w:cs="Arial"/>
                  <w:b/>
                  <w:bCs/>
                  <w:lang w:eastAsia="en-GB"/>
                </w:rPr>
                <w:delText>Description</w:delText>
              </w:r>
              <w:r w:rsidRPr="001A3A7E" w:rsidDel="008D26A9">
                <w:rPr>
                  <w:rFonts w:eastAsia="Times New Roman" w:cs="Arial"/>
                  <w:lang w:eastAsia="en-GB"/>
                </w:rPr>
                <w:delText> </w:delText>
              </w:r>
            </w:del>
          </w:p>
        </w:tc>
      </w:tr>
      <w:tr w:rsidR="000F0C09" w:rsidRPr="001A3A7E" w:rsidDel="008D26A9" w14:paraId="39BEF11D" w14:textId="47217962">
        <w:trPr>
          <w:trHeight w:val="300"/>
          <w:del w:id="18153"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187FED28" w14:textId="771EAE59" w:rsidR="000F0C09" w:rsidRPr="001A3A7E" w:rsidDel="008D26A9" w:rsidRDefault="000F0C09">
            <w:pPr>
              <w:pStyle w:val="ListParagraph"/>
              <w:spacing w:after="0" w:line="276" w:lineRule="auto"/>
              <w:jc w:val="both"/>
              <w:rPr>
                <w:del w:id="18154" w:author="Rachel Shipsey" w:date="2025-06-23T15:21:00Z"/>
                <w:rFonts w:ascii="Times New Roman" w:eastAsia="Times New Roman" w:hAnsi="Times New Roman" w:cs="Times New Roman"/>
                <w:szCs w:val="24"/>
                <w:lang w:eastAsia="en-GB"/>
              </w:rPr>
              <w:pPrChange w:id="18155" w:author="Rachel Shipsey" w:date="2025-06-23T15:41:00Z">
                <w:pPr>
                  <w:spacing w:after="0" w:line="240" w:lineRule="auto"/>
                  <w:jc w:val="both"/>
                  <w:textAlignment w:val="baseline"/>
                </w:pPr>
              </w:pPrChange>
            </w:pPr>
            <w:del w:id="18156" w:author="Rachel Shipsey" w:date="2025-06-23T15:21:00Z">
              <w:r w:rsidRPr="001A3A7E" w:rsidDel="008D26A9">
                <w:rPr>
                  <w:rFonts w:eastAsia="Times New Roman" w:cs="Arial"/>
                  <w:lang w:eastAsia="en-GB"/>
                </w:rPr>
                <w:delText>1 </w:delText>
              </w:r>
            </w:del>
          </w:p>
        </w:tc>
        <w:tc>
          <w:tcPr>
            <w:tcW w:w="7755" w:type="dxa"/>
            <w:tcBorders>
              <w:top w:val="single" w:sz="6" w:space="0" w:color="auto"/>
              <w:left w:val="single" w:sz="6" w:space="0" w:color="auto"/>
              <w:bottom w:val="single" w:sz="6" w:space="0" w:color="auto"/>
              <w:right w:val="single" w:sz="6" w:space="0" w:color="auto"/>
            </w:tcBorders>
            <w:hideMark/>
          </w:tcPr>
          <w:p w14:paraId="7EB9D21F" w14:textId="60DADB71" w:rsidR="000F0C09" w:rsidRPr="001A3A7E" w:rsidDel="008D26A9" w:rsidRDefault="000F0C09">
            <w:pPr>
              <w:pStyle w:val="ListParagraph"/>
              <w:spacing w:after="0" w:line="276" w:lineRule="auto"/>
              <w:jc w:val="both"/>
              <w:rPr>
                <w:del w:id="18157" w:author="Rachel Shipsey" w:date="2025-06-23T15:21:00Z"/>
                <w:rFonts w:ascii="Times New Roman" w:eastAsia="Times New Roman" w:hAnsi="Times New Roman" w:cs="Times New Roman"/>
                <w:szCs w:val="24"/>
                <w:lang w:eastAsia="en-GB"/>
              </w:rPr>
              <w:pPrChange w:id="18158" w:author="Rachel Shipsey" w:date="2025-06-23T15:41:00Z">
                <w:pPr>
                  <w:spacing w:after="0" w:line="240" w:lineRule="auto"/>
                  <w:jc w:val="both"/>
                  <w:textAlignment w:val="baseline"/>
                </w:pPr>
              </w:pPrChange>
            </w:pPr>
            <w:del w:id="18159" w:author="Rachel Shipsey" w:date="2025-06-23T15:21:00Z">
              <w:r w:rsidRPr="001A3A7E" w:rsidDel="008D26A9">
                <w:rPr>
                  <w:rFonts w:eastAsia="Times New Roman" w:cs="Arial"/>
                  <w:lang w:eastAsia="en-GB"/>
                </w:rPr>
                <w:delText>First Name + Last Name + Year + Sex + Household </w:delText>
              </w:r>
            </w:del>
          </w:p>
        </w:tc>
      </w:tr>
      <w:tr w:rsidR="000F0C09" w:rsidRPr="001A3A7E" w:rsidDel="008D26A9" w14:paraId="4BE72F47" w14:textId="002D8F9C">
        <w:trPr>
          <w:trHeight w:val="300"/>
          <w:del w:id="18160"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6D34B721" w14:textId="60F4C804" w:rsidR="000F0C09" w:rsidRPr="001A3A7E" w:rsidDel="008D26A9" w:rsidRDefault="000F0C09">
            <w:pPr>
              <w:pStyle w:val="ListParagraph"/>
              <w:spacing w:after="0" w:line="276" w:lineRule="auto"/>
              <w:jc w:val="both"/>
              <w:rPr>
                <w:del w:id="18161" w:author="Rachel Shipsey" w:date="2025-06-23T15:21:00Z"/>
                <w:rFonts w:ascii="Times New Roman" w:eastAsia="Times New Roman" w:hAnsi="Times New Roman" w:cs="Times New Roman"/>
                <w:szCs w:val="24"/>
                <w:lang w:eastAsia="en-GB"/>
              </w:rPr>
              <w:pPrChange w:id="18162" w:author="Rachel Shipsey" w:date="2025-06-23T15:41:00Z">
                <w:pPr>
                  <w:spacing w:after="0" w:line="240" w:lineRule="auto"/>
                  <w:jc w:val="both"/>
                  <w:textAlignment w:val="baseline"/>
                </w:pPr>
              </w:pPrChange>
            </w:pPr>
            <w:del w:id="18163" w:author="Rachel Shipsey" w:date="2025-06-23T15:21:00Z">
              <w:r w:rsidRPr="001A3A7E" w:rsidDel="008D26A9">
                <w:rPr>
                  <w:rFonts w:eastAsia="Times New Roman" w:cs="Arial"/>
                  <w:lang w:eastAsia="en-GB"/>
                </w:rPr>
                <w:delText>2 </w:delText>
              </w:r>
            </w:del>
          </w:p>
        </w:tc>
        <w:tc>
          <w:tcPr>
            <w:tcW w:w="7755" w:type="dxa"/>
            <w:tcBorders>
              <w:top w:val="single" w:sz="6" w:space="0" w:color="auto"/>
              <w:left w:val="single" w:sz="6" w:space="0" w:color="auto"/>
              <w:bottom w:val="single" w:sz="6" w:space="0" w:color="auto"/>
              <w:right w:val="single" w:sz="6" w:space="0" w:color="auto"/>
            </w:tcBorders>
            <w:hideMark/>
          </w:tcPr>
          <w:p w14:paraId="1A6265C6" w14:textId="782D62A0" w:rsidR="000F0C09" w:rsidRPr="001A3A7E" w:rsidDel="008D26A9" w:rsidRDefault="000F0C09">
            <w:pPr>
              <w:pStyle w:val="ListParagraph"/>
              <w:spacing w:after="0" w:line="276" w:lineRule="auto"/>
              <w:jc w:val="both"/>
              <w:rPr>
                <w:del w:id="18164" w:author="Rachel Shipsey" w:date="2025-06-23T15:21:00Z"/>
                <w:rFonts w:ascii="Times New Roman" w:eastAsia="Times New Roman" w:hAnsi="Times New Roman" w:cs="Times New Roman"/>
                <w:szCs w:val="24"/>
                <w:lang w:eastAsia="en-GB"/>
              </w:rPr>
              <w:pPrChange w:id="18165" w:author="Rachel Shipsey" w:date="2025-06-23T15:41:00Z">
                <w:pPr>
                  <w:spacing w:after="0" w:line="240" w:lineRule="auto"/>
                  <w:jc w:val="both"/>
                  <w:textAlignment w:val="baseline"/>
                </w:pPr>
              </w:pPrChange>
            </w:pPr>
            <w:del w:id="18166" w:author="Rachel Shipsey" w:date="2025-06-23T15:21:00Z">
              <w:r w:rsidRPr="001A3A7E" w:rsidDel="008D26A9">
                <w:rPr>
                  <w:rFonts w:eastAsia="Times New Roman" w:cs="Arial"/>
                  <w:lang w:eastAsia="en-GB"/>
                </w:rPr>
                <w:delText>StdLEV</w:delText>
              </w:r>
              <w:r w:rsidRPr="001A3A7E" w:rsidDel="008D26A9">
                <w:rPr>
                  <w:rFonts w:eastAsia="Times New Roman" w:cs="Arial"/>
                  <w:sz w:val="17"/>
                  <w:szCs w:val="17"/>
                  <w:vertAlign w:val="superscript"/>
                  <w:lang w:eastAsia="en-GB"/>
                </w:rPr>
                <w:delText>1</w:delText>
              </w:r>
              <w:r w:rsidRPr="001A3A7E" w:rsidDel="008D26A9">
                <w:rPr>
                  <w:rFonts w:eastAsia="Times New Roman" w:cs="Arial"/>
                  <w:lang w:eastAsia="en-GB"/>
                </w:rPr>
                <w:delText>(First Name)&gt;0.79 + StdLEV(Last Name) &gt;0.79 + Year + Month + Household </w:delText>
              </w:r>
            </w:del>
          </w:p>
        </w:tc>
      </w:tr>
      <w:tr w:rsidR="000F0C09" w:rsidRPr="001A3A7E" w:rsidDel="008D26A9" w14:paraId="0B0AE140" w14:textId="0C393CFE">
        <w:trPr>
          <w:trHeight w:val="300"/>
          <w:del w:id="18167"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7F0D822B" w14:textId="4B77F7B7" w:rsidR="000F0C09" w:rsidRPr="001A3A7E" w:rsidDel="008D26A9" w:rsidRDefault="000F0C09">
            <w:pPr>
              <w:pStyle w:val="ListParagraph"/>
              <w:spacing w:after="0" w:line="276" w:lineRule="auto"/>
              <w:jc w:val="both"/>
              <w:rPr>
                <w:del w:id="18168" w:author="Rachel Shipsey" w:date="2025-06-23T15:21:00Z"/>
                <w:rFonts w:ascii="Times New Roman" w:eastAsia="Times New Roman" w:hAnsi="Times New Roman" w:cs="Times New Roman"/>
                <w:szCs w:val="24"/>
                <w:lang w:eastAsia="en-GB"/>
              </w:rPr>
              <w:pPrChange w:id="18169" w:author="Rachel Shipsey" w:date="2025-06-23T15:41:00Z">
                <w:pPr>
                  <w:spacing w:after="0" w:line="240" w:lineRule="auto"/>
                  <w:jc w:val="both"/>
                  <w:textAlignment w:val="baseline"/>
                </w:pPr>
              </w:pPrChange>
            </w:pPr>
            <w:del w:id="18170" w:author="Rachel Shipsey" w:date="2025-06-23T15:21:00Z">
              <w:r w:rsidRPr="001A3A7E" w:rsidDel="008D26A9">
                <w:rPr>
                  <w:rFonts w:eastAsia="Times New Roman" w:cs="Arial"/>
                  <w:lang w:eastAsia="en-GB"/>
                </w:rPr>
                <w:delText>3 </w:delText>
              </w:r>
            </w:del>
          </w:p>
        </w:tc>
        <w:tc>
          <w:tcPr>
            <w:tcW w:w="7755" w:type="dxa"/>
            <w:tcBorders>
              <w:top w:val="single" w:sz="6" w:space="0" w:color="auto"/>
              <w:left w:val="single" w:sz="6" w:space="0" w:color="auto"/>
              <w:bottom w:val="single" w:sz="6" w:space="0" w:color="auto"/>
              <w:right w:val="single" w:sz="6" w:space="0" w:color="auto"/>
            </w:tcBorders>
            <w:hideMark/>
          </w:tcPr>
          <w:p w14:paraId="4447A17C" w14:textId="678FA1A6" w:rsidR="000F0C09" w:rsidRPr="001A3A7E" w:rsidDel="008D26A9" w:rsidRDefault="000F0C09">
            <w:pPr>
              <w:pStyle w:val="ListParagraph"/>
              <w:spacing w:after="0" w:line="276" w:lineRule="auto"/>
              <w:jc w:val="both"/>
              <w:rPr>
                <w:del w:id="18171" w:author="Rachel Shipsey" w:date="2025-06-23T15:21:00Z"/>
                <w:rFonts w:ascii="Times New Roman" w:eastAsia="Times New Roman" w:hAnsi="Times New Roman" w:cs="Times New Roman"/>
                <w:szCs w:val="24"/>
                <w:lang w:eastAsia="en-GB"/>
              </w:rPr>
              <w:pPrChange w:id="18172" w:author="Rachel Shipsey" w:date="2025-06-23T15:41:00Z">
                <w:pPr>
                  <w:spacing w:after="0" w:line="240" w:lineRule="auto"/>
                  <w:jc w:val="both"/>
                  <w:textAlignment w:val="baseline"/>
                </w:pPr>
              </w:pPrChange>
            </w:pPr>
            <w:del w:id="18173" w:author="Rachel Shipsey" w:date="2025-06-23T15:21:00Z">
              <w:r w:rsidRPr="001A3A7E" w:rsidDel="008D26A9">
                <w:rPr>
                  <w:rFonts w:eastAsia="Times New Roman" w:cs="Arial"/>
                  <w:lang w:eastAsia="en-GB"/>
                </w:rPr>
                <w:delText>First Name + Last Name + Age_Difference</w:delText>
              </w:r>
              <w:r w:rsidRPr="001A3A7E" w:rsidDel="008D26A9">
                <w:rPr>
                  <w:rFonts w:eastAsia="Times New Roman" w:cs="Arial"/>
                  <w:sz w:val="17"/>
                  <w:szCs w:val="17"/>
                  <w:vertAlign w:val="superscript"/>
                  <w:lang w:eastAsia="en-GB"/>
                </w:rPr>
                <w:delText>2</w:delText>
              </w:r>
              <w:r w:rsidRPr="001A3A7E" w:rsidDel="008D26A9">
                <w:rPr>
                  <w:rFonts w:eastAsia="Times New Roman" w:cs="Arial"/>
                  <w:lang w:eastAsia="en-GB"/>
                </w:rPr>
                <w:delText xml:space="preserve"> + Sex +Household </w:delText>
              </w:r>
            </w:del>
          </w:p>
        </w:tc>
      </w:tr>
      <w:tr w:rsidR="000F0C09" w:rsidRPr="001A3A7E" w:rsidDel="008D26A9" w14:paraId="5171B23D" w14:textId="2221910A">
        <w:trPr>
          <w:trHeight w:val="300"/>
          <w:del w:id="18174"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3B700780" w14:textId="23866D66" w:rsidR="000F0C09" w:rsidRPr="001A3A7E" w:rsidDel="008D26A9" w:rsidRDefault="000F0C09">
            <w:pPr>
              <w:pStyle w:val="ListParagraph"/>
              <w:spacing w:after="0" w:line="276" w:lineRule="auto"/>
              <w:jc w:val="both"/>
              <w:rPr>
                <w:del w:id="18175" w:author="Rachel Shipsey" w:date="2025-06-23T15:21:00Z"/>
                <w:rFonts w:ascii="Times New Roman" w:eastAsia="Times New Roman" w:hAnsi="Times New Roman" w:cs="Times New Roman"/>
                <w:szCs w:val="24"/>
                <w:lang w:eastAsia="en-GB"/>
              </w:rPr>
              <w:pPrChange w:id="18176" w:author="Rachel Shipsey" w:date="2025-06-23T15:41:00Z">
                <w:pPr>
                  <w:spacing w:after="0" w:line="240" w:lineRule="auto"/>
                  <w:jc w:val="both"/>
                  <w:textAlignment w:val="baseline"/>
                </w:pPr>
              </w:pPrChange>
            </w:pPr>
            <w:del w:id="18177" w:author="Rachel Shipsey" w:date="2025-06-23T15:21:00Z">
              <w:r w:rsidRPr="001A3A7E" w:rsidDel="008D26A9">
                <w:rPr>
                  <w:rFonts w:eastAsia="Times New Roman" w:cs="Arial"/>
                  <w:lang w:eastAsia="en-GB"/>
                </w:rPr>
                <w:delText>4 </w:delText>
              </w:r>
            </w:del>
          </w:p>
        </w:tc>
        <w:tc>
          <w:tcPr>
            <w:tcW w:w="7755" w:type="dxa"/>
            <w:tcBorders>
              <w:top w:val="single" w:sz="6" w:space="0" w:color="auto"/>
              <w:left w:val="single" w:sz="6" w:space="0" w:color="auto"/>
              <w:bottom w:val="single" w:sz="6" w:space="0" w:color="auto"/>
              <w:right w:val="single" w:sz="6" w:space="0" w:color="auto"/>
            </w:tcBorders>
            <w:hideMark/>
          </w:tcPr>
          <w:p w14:paraId="53DC9CA1" w14:textId="145BD5B1" w:rsidR="000F0C09" w:rsidRPr="001A3A7E" w:rsidDel="008D26A9" w:rsidRDefault="000F0C09">
            <w:pPr>
              <w:pStyle w:val="ListParagraph"/>
              <w:spacing w:after="0" w:line="276" w:lineRule="auto"/>
              <w:jc w:val="both"/>
              <w:rPr>
                <w:del w:id="18178" w:author="Rachel Shipsey" w:date="2025-06-23T15:21:00Z"/>
                <w:rFonts w:ascii="Times New Roman" w:eastAsia="Times New Roman" w:hAnsi="Times New Roman" w:cs="Times New Roman"/>
                <w:szCs w:val="24"/>
                <w:lang w:eastAsia="en-GB"/>
              </w:rPr>
              <w:pPrChange w:id="18179" w:author="Rachel Shipsey" w:date="2025-06-23T15:41:00Z">
                <w:pPr>
                  <w:spacing w:after="0" w:line="240" w:lineRule="auto"/>
                  <w:jc w:val="both"/>
                  <w:textAlignment w:val="baseline"/>
                </w:pPr>
              </w:pPrChange>
            </w:pPr>
            <w:del w:id="18180" w:author="Rachel Shipsey" w:date="2025-06-23T15:21:00Z">
              <w:r w:rsidRPr="001A3A7E" w:rsidDel="008D26A9">
                <w:rPr>
                  <w:rFonts w:eastAsia="Times New Roman" w:cs="Arial"/>
                  <w:lang w:eastAsia="en-GB"/>
                </w:rPr>
                <w:delText>First Name + Last Name + Relationship to Head of Household + Household </w:delText>
              </w:r>
            </w:del>
          </w:p>
        </w:tc>
      </w:tr>
      <w:tr w:rsidR="000F0C09" w:rsidRPr="001A3A7E" w:rsidDel="008D26A9" w14:paraId="4AF8EB7B" w14:textId="08BCD371">
        <w:trPr>
          <w:trHeight w:val="300"/>
          <w:del w:id="18181"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11CFC1A1" w14:textId="4F333855" w:rsidR="000F0C09" w:rsidRPr="001A3A7E" w:rsidDel="008D26A9" w:rsidRDefault="000F0C09">
            <w:pPr>
              <w:pStyle w:val="ListParagraph"/>
              <w:spacing w:after="0" w:line="276" w:lineRule="auto"/>
              <w:jc w:val="both"/>
              <w:rPr>
                <w:del w:id="18182" w:author="Rachel Shipsey" w:date="2025-06-23T15:21:00Z"/>
                <w:rFonts w:ascii="Times New Roman" w:eastAsia="Times New Roman" w:hAnsi="Times New Roman" w:cs="Times New Roman"/>
                <w:szCs w:val="24"/>
                <w:lang w:eastAsia="en-GB"/>
              </w:rPr>
              <w:pPrChange w:id="18183" w:author="Rachel Shipsey" w:date="2025-06-23T15:41:00Z">
                <w:pPr>
                  <w:spacing w:after="0" w:line="240" w:lineRule="auto"/>
                  <w:jc w:val="both"/>
                  <w:textAlignment w:val="baseline"/>
                </w:pPr>
              </w:pPrChange>
            </w:pPr>
            <w:del w:id="18184" w:author="Rachel Shipsey" w:date="2025-06-23T15:21:00Z">
              <w:r w:rsidRPr="001A3A7E" w:rsidDel="008D26A9">
                <w:rPr>
                  <w:rFonts w:eastAsia="Times New Roman" w:cs="Arial"/>
                  <w:lang w:eastAsia="en-GB"/>
                </w:rPr>
                <w:delText>5 </w:delText>
              </w:r>
            </w:del>
          </w:p>
        </w:tc>
        <w:tc>
          <w:tcPr>
            <w:tcW w:w="7755" w:type="dxa"/>
            <w:tcBorders>
              <w:top w:val="single" w:sz="6" w:space="0" w:color="auto"/>
              <w:left w:val="single" w:sz="6" w:space="0" w:color="auto"/>
              <w:bottom w:val="single" w:sz="6" w:space="0" w:color="auto"/>
              <w:right w:val="single" w:sz="6" w:space="0" w:color="auto"/>
            </w:tcBorders>
            <w:hideMark/>
          </w:tcPr>
          <w:p w14:paraId="6A43ED71" w14:textId="09BF3E11" w:rsidR="000F0C09" w:rsidRPr="001A3A7E" w:rsidDel="008D26A9" w:rsidRDefault="000F0C09">
            <w:pPr>
              <w:pStyle w:val="ListParagraph"/>
              <w:spacing w:after="0" w:line="276" w:lineRule="auto"/>
              <w:jc w:val="both"/>
              <w:rPr>
                <w:del w:id="18185" w:author="Rachel Shipsey" w:date="2025-06-23T15:21:00Z"/>
                <w:rFonts w:ascii="Times New Roman" w:eastAsia="Times New Roman" w:hAnsi="Times New Roman" w:cs="Times New Roman"/>
                <w:szCs w:val="24"/>
                <w:lang w:eastAsia="en-GB"/>
              </w:rPr>
              <w:pPrChange w:id="18186" w:author="Rachel Shipsey" w:date="2025-06-23T15:41:00Z">
                <w:pPr>
                  <w:spacing w:after="0" w:line="240" w:lineRule="auto"/>
                  <w:jc w:val="both"/>
                  <w:textAlignment w:val="baseline"/>
                </w:pPr>
              </w:pPrChange>
            </w:pPr>
            <w:del w:id="18187" w:author="Rachel Shipsey" w:date="2025-06-23T15:21:00Z">
              <w:r w:rsidRPr="001A3A7E" w:rsidDel="008D26A9">
                <w:rPr>
                  <w:rFonts w:eastAsia="Times New Roman" w:cs="Arial"/>
                  <w:lang w:eastAsia="en-GB"/>
                </w:rPr>
                <w:delText>StdLEV(First Name)&gt;0.79 + StdLEV(Last Name) &gt;0.79 + Sex + Household </w:delText>
              </w:r>
            </w:del>
          </w:p>
        </w:tc>
      </w:tr>
      <w:tr w:rsidR="000F0C09" w:rsidRPr="001A3A7E" w:rsidDel="008D26A9" w14:paraId="4297DF02" w14:textId="582F36F4">
        <w:trPr>
          <w:trHeight w:val="300"/>
          <w:del w:id="18188"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4A6EA8F2" w14:textId="0D2D23E1" w:rsidR="000F0C09" w:rsidRPr="001A3A7E" w:rsidDel="008D26A9" w:rsidRDefault="000F0C09">
            <w:pPr>
              <w:pStyle w:val="ListParagraph"/>
              <w:spacing w:after="0" w:line="276" w:lineRule="auto"/>
              <w:jc w:val="both"/>
              <w:rPr>
                <w:del w:id="18189" w:author="Rachel Shipsey" w:date="2025-06-23T15:21:00Z"/>
                <w:rFonts w:ascii="Times New Roman" w:eastAsia="Times New Roman" w:hAnsi="Times New Roman" w:cs="Times New Roman"/>
                <w:szCs w:val="24"/>
                <w:lang w:eastAsia="en-GB"/>
              </w:rPr>
              <w:pPrChange w:id="18190" w:author="Rachel Shipsey" w:date="2025-06-23T15:41:00Z">
                <w:pPr>
                  <w:spacing w:after="0" w:line="240" w:lineRule="auto"/>
                  <w:jc w:val="both"/>
                  <w:textAlignment w:val="baseline"/>
                </w:pPr>
              </w:pPrChange>
            </w:pPr>
            <w:del w:id="18191" w:author="Rachel Shipsey" w:date="2025-06-23T15:21:00Z">
              <w:r w:rsidRPr="001A3A7E" w:rsidDel="008D26A9">
                <w:rPr>
                  <w:rFonts w:eastAsia="Times New Roman" w:cs="Arial"/>
                  <w:lang w:eastAsia="en-GB"/>
                </w:rPr>
                <w:delText>6 </w:delText>
              </w:r>
            </w:del>
          </w:p>
        </w:tc>
        <w:tc>
          <w:tcPr>
            <w:tcW w:w="7755" w:type="dxa"/>
            <w:tcBorders>
              <w:top w:val="single" w:sz="6" w:space="0" w:color="auto"/>
              <w:left w:val="single" w:sz="6" w:space="0" w:color="auto"/>
              <w:bottom w:val="single" w:sz="6" w:space="0" w:color="auto"/>
              <w:right w:val="single" w:sz="6" w:space="0" w:color="auto"/>
            </w:tcBorders>
            <w:hideMark/>
          </w:tcPr>
          <w:p w14:paraId="12542EE6" w14:textId="218721FA" w:rsidR="000F0C09" w:rsidRPr="001A3A7E" w:rsidDel="008D26A9" w:rsidRDefault="000F0C09">
            <w:pPr>
              <w:pStyle w:val="ListParagraph"/>
              <w:spacing w:after="0" w:line="276" w:lineRule="auto"/>
              <w:jc w:val="both"/>
              <w:rPr>
                <w:del w:id="18192" w:author="Rachel Shipsey" w:date="2025-06-23T15:21:00Z"/>
                <w:rFonts w:ascii="Times New Roman" w:eastAsia="Times New Roman" w:hAnsi="Times New Roman" w:cs="Times New Roman"/>
                <w:szCs w:val="24"/>
                <w:lang w:eastAsia="en-GB"/>
              </w:rPr>
              <w:pPrChange w:id="18193" w:author="Rachel Shipsey" w:date="2025-06-23T15:41:00Z">
                <w:pPr>
                  <w:spacing w:after="0" w:line="240" w:lineRule="auto"/>
                  <w:jc w:val="both"/>
                  <w:textAlignment w:val="baseline"/>
                </w:pPr>
              </w:pPrChange>
            </w:pPr>
            <w:del w:id="18194" w:author="Rachel Shipsey" w:date="2025-06-23T15:21:00Z">
              <w:r w:rsidRPr="001A3A7E" w:rsidDel="008D26A9">
                <w:rPr>
                  <w:rFonts w:eastAsia="Times New Roman" w:cs="Arial"/>
                  <w:lang w:eastAsia="en-GB"/>
                </w:rPr>
                <w:delText>Alphanames</w:delText>
              </w:r>
              <w:r w:rsidRPr="001A3A7E" w:rsidDel="008D26A9">
                <w:rPr>
                  <w:rFonts w:eastAsia="Times New Roman" w:cs="Arial"/>
                  <w:sz w:val="17"/>
                  <w:szCs w:val="17"/>
                  <w:vertAlign w:val="superscript"/>
                  <w:lang w:eastAsia="en-GB"/>
                </w:rPr>
                <w:delText>3</w:delText>
              </w:r>
              <w:r w:rsidRPr="001A3A7E" w:rsidDel="008D26A9">
                <w:rPr>
                  <w:rFonts w:eastAsia="Times New Roman" w:cs="Arial"/>
                  <w:lang w:eastAsia="en-GB"/>
                </w:rPr>
                <w:delText xml:space="preserve"> + Year + Sex +Household </w:delText>
              </w:r>
            </w:del>
          </w:p>
        </w:tc>
      </w:tr>
      <w:tr w:rsidR="000F0C09" w:rsidRPr="001A3A7E" w:rsidDel="008D26A9" w14:paraId="4B7E6B48" w14:textId="3F03C5CF">
        <w:trPr>
          <w:trHeight w:val="300"/>
          <w:del w:id="18195"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57532512" w14:textId="380DF6B2" w:rsidR="000F0C09" w:rsidRPr="001A3A7E" w:rsidDel="008D26A9" w:rsidRDefault="000F0C09">
            <w:pPr>
              <w:pStyle w:val="ListParagraph"/>
              <w:spacing w:after="0" w:line="276" w:lineRule="auto"/>
              <w:jc w:val="both"/>
              <w:rPr>
                <w:del w:id="18196" w:author="Rachel Shipsey" w:date="2025-06-23T15:21:00Z"/>
                <w:rFonts w:ascii="Times New Roman" w:eastAsia="Times New Roman" w:hAnsi="Times New Roman" w:cs="Times New Roman"/>
                <w:szCs w:val="24"/>
                <w:lang w:eastAsia="en-GB"/>
              </w:rPr>
              <w:pPrChange w:id="18197" w:author="Rachel Shipsey" w:date="2025-06-23T15:41:00Z">
                <w:pPr>
                  <w:spacing w:after="0" w:line="240" w:lineRule="auto"/>
                  <w:jc w:val="both"/>
                  <w:textAlignment w:val="baseline"/>
                </w:pPr>
              </w:pPrChange>
            </w:pPr>
            <w:del w:id="18198" w:author="Rachel Shipsey" w:date="2025-06-23T15:21:00Z">
              <w:r w:rsidRPr="001A3A7E" w:rsidDel="008D26A9">
                <w:rPr>
                  <w:rFonts w:eastAsia="Times New Roman" w:cs="Arial"/>
                  <w:lang w:eastAsia="en-GB"/>
                </w:rPr>
                <w:delText>7 </w:delText>
              </w:r>
            </w:del>
          </w:p>
        </w:tc>
        <w:tc>
          <w:tcPr>
            <w:tcW w:w="7755" w:type="dxa"/>
            <w:tcBorders>
              <w:top w:val="single" w:sz="6" w:space="0" w:color="auto"/>
              <w:left w:val="single" w:sz="6" w:space="0" w:color="auto"/>
              <w:bottom w:val="single" w:sz="6" w:space="0" w:color="auto"/>
              <w:right w:val="single" w:sz="6" w:space="0" w:color="auto"/>
            </w:tcBorders>
            <w:hideMark/>
          </w:tcPr>
          <w:p w14:paraId="2BC1F91C" w14:textId="3072CBDE" w:rsidR="000F0C09" w:rsidRPr="001A3A7E" w:rsidDel="008D26A9" w:rsidRDefault="000F0C09">
            <w:pPr>
              <w:pStyle w:val="ListParagraph"/>
              <w:spacing w:after="0" w:line="276" w:lineRule="auto"/>
              <w:jc w:val="both"/>
              <w:rPr>
                <w:del w:id="18199" w:author="Rachel Shipsey" w:date="2025-06-23T15:21:00Z"/>
                <w:rFonts w:ascii="Times New Roman" w:eastAsia="Times New Roman" w:hAnsi="Times New Roman" w:cs="Times New Roman"/>
                <w:szCs w:val="24"/>
                <w:lang w:eastAsia="en-GB"/>
              </w:rPr>
              <w:pPrChange w:id="18200" w:author="Rachel Shipsey" w:date="2025-06-23T15:41:00Z">
                <w:pPr>
                  <w:spacing w:after="0" w:line="240" w:lineRule="auto"/>
                  <w:jc w:val="both"/>
                  <w:textAlignment w:val="baseline"/>
                </w:pPr>
              </w:pPrChange>
            </w:pPr>
            <w:del w:id="18201" w:author="Rachel Shipsey" w:date="2025-06-23T15:21:00Z">
              <w:r w:rsidRPr="001A3A7E" w:rsidDel="008D26A9">
                <w:rPr>
                  <w:rFonts w:eastAsia="Times New Roman" w:cs="Arial"/>
                  <w:lang w:eastAsia="en-GB"/>
                </w:rPr>
                <w:delText>StdLEV(Alphanames)&gt;0.79 + Sex + Year + Household </w:delText>
              </w:r>
            </w:del>
          </w:p>
        </w:tc>
      </w:tr>
      <w:tr w:rsidR="000F0C09" w:rsidRPr="001A3A7E" w:rsidDel="008D26A9" w14:paraId="61763DDB" w14:textId="7453375D">
        <w:trPr>
          <w:trHeight w:val="300"/>
          <w:del w:id="18202"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4BE68744" w14:textId="3CBB0792" w:rsidR="000F0C09" w:rsidRPr="001A3A7E" w:rsidDel="008D26A9" w:rsidRDefault="000F0C09">
            <w:pPr>
              <w:pStyle w:val="ListParagraph"/>
              <w:spacing w:after="0" w:line="276" w:lineRule="auto"/>
              <w:jc w:val="both"/>
              <w:rPr>
                <w:del w:id="18203" w:author="Rachel Shipsey" w:date="2025-06-23T15:21:00Z"/>
                <w:rFonts w:ascii="Times New Roman" w:eastAsia="Times New Roman" w:hAnsi="Times New Roman" w:cs="Times New Roman"/>
                <w:szCs w:val="24"/>
                <w:lang w:eastAsia="en-GB"/>
              </w:rPr>
              <w:pPrChange w:id="18204" w:author="Rachel Shipsey" w:date="2025-06-23T15:41:00Z">
                <w:pPr>
                  <w:spacing w:after="0" w:line="240" w:lineRule="auto"/>
                  <w:jc w:val="both"/>
                  <w:textAlignment w:val="baseline"/>
                </w:pPr>
              </w:pPrChange>
            </w:pPr>
            <w:del w:id="18205" w:author="Rachel Shipsey" w:date="2025-06-23T15:21:00Z">
              <w:r w:rsidRPr="001A3A7E" w:rsidDel="008D26A9">
                <w:rPr>
                  <w:rFonts w:eastAsia="Times New Roman" w:cs="Arial"/>
                  <w:lang w:eastAsia="en-GB"/>
                </w:rPr>
                <w:delText>8 </w:delText>
              </w:r>
            </w:del>
          </w:p>
        </w:tc>
        <w:tc>
          <w:tcPr>
            <w:tcW w:w="7755" w:type="dxa"/>
            <w:tcBorders>
              <w:top w:val="single" w:sz="6" w:space="0" w:color="auto"/>
              <w:left w:val="single" w:sz="6" w:space="0" w:color="auto"/>
              <w:bottom w:val="single" w:sz="6" w:space="0" w:color="auto"/>
              <w:right w:val="single" w:sz="6" w:space="0" w:color="auto"/>
            </w:tcBorders>
            <w:hideMark/>
          </w:tcPr>
          <w:p w14:paraId="65E01AEF" w14:textId="182F9426" w:rsidR="000F0C09" w:rsidRPr="001A3A7E" w:rsidDel="008D26A9" w:rsidRDefault="000F0C09">
            <w:pPr>
              <w:pStyle w:val="ListParagraph"/>
              <w:spacing w:after="0" w:line="276" w:lineRule="auto"/>
              <w:jc w:val="both"/>
              <w:rPr>
                <w:del w:id="18206" w:author="Rachel Shipsey" w:date="2025-06-23T15:21:00Z"/>
                <w:rFonts w:ascii="Times New Roman" w:eastAsia="Times New Roman" w:hAnsi="Times New Roman" w:cs="Times New Roman"/>
                <w:szCs w:val="24"/>
                <w:lang w:eastAsia="en-GB"/>
              </w:rPr>
              <w:pPrChange w:id="18207" w:author="Rachel Shipsey" w:date="2025-06-23T15:41:00Z">
                <w:pPr>
                  <w:spacing w:after="0" w:line="240" w:lineRule="auto"/>
                  <w:jc w:val="both"/>
                  <w:textAlignment w:val="baseline"/>
                </w:pPr>
              </w:pPrChange>
            </w:pPr>
            <w:del w:id="18208" w:author="Rachel Shipsey" w:date="2025-06-23T15:21:00Z">
              <w:r w:rsidRPr="001A3A7E" w:rsidDel="008D26A9">
                <w:rPr>
                  <w:rFonts w:eastAsia="Times New Roman" w:cs="Arial"/>
                  <w:lang w:eastAsia="en-GB"/>
                </w:rPr>
                <w:delText>First Name + StdLEV(Last Name)&gt;0.69 + Sex + Age + Household </w:delText>
              </w:r>
            </w:del>
          </w:p>
        </w:tc>
      </w:tr>
      <w:tr w:rsidR="000F0C09" w:rsidRPr="001A3A7E" w:rsidDel="008D26A9" w14:paraId="510D64BF" w14:textId="5C635C0D">
        <w:trPr>
          <w:trHeight w:val="300"/>
          <w:del w:id="18209"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102FDE24" w14:textId="4107E200" w:rsidR="000F0C09" w:rsidRPr="001A3A7E" w:rsidDel="008D26A9" w:rsidRDefault="000F0C09">
            <w:pPr>
              <w:pStyle w:val="ListParagraph"/>
              <w:spacing w:after="0" w:line="276" w:lineRule="auto"/>
              <w:jc w:val="both"/>
              <w:rPr>
                <w:del w:id="18210" w:author="Rachel Shipsey" w:date="2025-06-23T15:21:00Z"/>
                <w:rFonts w:ascii="Times New Roman" w:eastAsia="Times New Roman" w:hAnsi="Times New Roman" w:cs="Times New Roman"/>
                <w:szCs w:val="24"/>
                <w:lang w:eastAsia="en-GB"/>
              </w:rPr>
              <w:pPrChange w:id="18211" w:author="Rachel Shipsey" w:date="2025-06-23T15:41:00Z">
                <w:pPr>
                  <w:spacing w:after="0" w:line="240" w:lineRule="auto"/>
                  <w:jc w:val="both"/>
                  <w:textAlignment w:val="baseline"/>
                </w:pPr>
              </w:pPrChange>
            </w:pPr>
            <w:del w:id="18212" w:author="Rachel Shipsey" w:date="2025-06-23T15:21:00Z">
              <w:r w:rsidRPr="001A3A7E" w:rsidDel="008D26A9">
                <w:rPr>
                  <w:rFonts w:eastAsia="Times New Roman" w:cs="Arial"/>
                  <w:lang w:eastAsia="en-GB"/>
                </w:rPr>
                <w:delText>9 </w:delText>
              </w:r>
            </w:del>
          </w:p>
        </w:tc>
        <w:tc>
          <w:tcPr>
            <w:tcW w:w="7755" w:type="dxa"/>
            <w:tcBorders>
              <w:top w:val="single" w:sz="6" w:space="0" w:color="auto"/>
              <w:left w:val="single" w:sz="6" w:space="0" w:color="auto"/>
              <w:bottom w:val="single" w:sz="6" w:space="0" w:color="auto"/>
              <w:right w:val="single" w:sz="6" w:space="0" w:color="auto"/>
            </w:tcBorders>
            <w:hideMark/>
          </w:tcPr>
          <w:p w14:paraId="1769CDEB" w14:textId="294BCF7B" w:rsidR="000F0C09" w:rsidRPr="001A3A7E" w:rsidDel="008D26A9" w:rsidRDefault="000F0C09">
            <w:pPr>
              <w:pStyle w:val="ListParagraph"/>
              <w:spacing w:after="0" w:line="276" w:lineRule="auto"/>
              <w:jc w:val="both"/>
              <w:rPr>
                <w:del w:id="18213" w:author="Rachel Shipsey" w:date="2025-06-23T15:21:00Z"/>
                <w:rFonts w:ascii="Times New Roman" w:eastAsia="Times New Roman" w:hAnsi="Times New Roman" w:cs="Times New Roman"/>
                <w:szCs w:val="24"/>
                <w:lang w:eastAsia="en-GB"/>
              </w:rPr>
              <w:pPrChange w:id="18214" w:author="Rachel Shipsey" w:date="2025-06-23T15:41:00Z">
                <w:pPr>
                  <w:spacing w:after="0" w:line="240" w:lineRule="auto"/>
                  <w:jc w:val="both"/>
                  <w:textAlignment w:val="baseline"/>
                </w:pPr>
              </w:pPrChange>
            </w:pPr>
            <w:del w:id="18215" w:author="Rachel Shipsey" w:date="2025-06-23T15:21:00Z">
              <w:r w:rsidRPr="001A3A7E" w:rsidDel="008D26A9">
                <w:rPr>
                  <w:rFonts w:eastAsia="Times New Roman" w:cs="Arial"/>
                  <w:lang w:eastAsia="en-GB"/>
                </w:rPr>
                <w:delText>First Name + (Last Name 1 Cen = Last Name 2 PES or Last Name 2 Cen = Last Name 1 PES + Age + Sex + Household </w:delText>
              </w:r>
            </w:del>
          </w:p>
        </w:tc>
      </w:tr>
      <w:tr w:rsidR="000F0C09" w:rsidRPr="001A3A7E" w:rsidDel="008D26A9" w14:paraId="00E07947" w14:textId="3B23ACEF">
        <w:trPr>
          <w:trHeight w:val="300"/>
          <w:del w:id="18216" w:author="Rachel Shipsey" w:date="2025-06-23T15:21:00Z"/>
        </w:trPr>
        <w:tc>
          <w:tcPr>
            <w:tcW w:w="1245" w:type="dxa"/>
            <w:tcBorders>
              <w:top w:val="single" w:sz="6" w:space="0" w:color="auto"/>
              <w:left w:val="single" w:sz="6" w:space="0" w:color="auto"/>
              <w:bottom w:val="single" w:sz="6" w:space="0" w:color="auto"/>
              <w:right w:val="single" w:sz="6" w:space="0" w:color="auto"/>
            </w:tcBorders>
            <w:hideMark/>
          </w:tcPr>
          <w:p w14:paraId="09DECBF5" w14:textId="2D96BD02" w:rsidR="000F0C09" w:rsidRPr="001A3A7E" w:rsidDel="008D26A9" w:rsidRDefault="000F0C09">
            <w:pPr>
              <w:pStyle w:val="ListParagraph"/>
              <w:spacing w:after="0" w:line="276" w:lineRule="auto"/>
              <w:jc w:val="both"/>
              <w:rPr>
                <w:del w:id="18217" w:author="Rachel Shipsey" w:date="2025-06-23T15:21:00Z"/>
                <w:rFonts w:ascii="Times New Roman" w:eastAsia="Times New Roman" w:hAnsi="Times New Roman" w:cs="Times New Roman"/>
                <w:szCs w:val="24"/>
                <w:lang w:eastAsia="en-GB"/>
              </w:rPr>
              <w:pPrChange w:id="18218" w:author="Rachel Shipsey" w:date="2025-06-23T15:41:00Z">
                <w:pPr>
                  <w:spacing w:after="0" w:line="240" w:lineRule="auto"/>
                  <w:jc w:val="both"/>
                  <w:textAlignment w:val="baseline"/>
                </w:pPr>
              </w:pPrChange>
            </w:pPr>
            <w:del w:id="18219" w:author="Rachel Shipsey" w:date="2025-06-23T15:21:00Z">
              <w:r w:rsidRPr="001A3A7E" w:rsidDel="008D26A9">
                <w:rPr>
                  <w:rFonts w:eastAsia="Times New Roman" w:cs="Arial"/>
                  <w:lang w:eastAsia="en-GB"/>
                </w:rPr>
                <w:delText>10 </w:delText>
              </w:r>
            </w:del>
          </w:p>
        </w:tc>
        <w:tc>
          <w:tcPr>
            <w:tcW w:w="7755" w:type="dxa"/>
            <w:tcBorders>
              <w:top w:val="single" w:sz="6" w:space="0" w:color="auto"/>
              <w:left w:val="single" w:sz="6" w:space="0" w:color="auto"/>
              <w:bottom w:val="single" w:sz="6" w:space="0" w:color="auto"/>
              <w:right w:val="single" w:sz="6" w:space="0" w:color="auto"/>
            </w:tcBorders>
            <w:hideMark/>
          </w:tcPr>
          <w:p w14:paraId="43431DF1" w14:textId="0FC607BE" w:rsidR="000F0C09" w:rsidRPr="001A3A7E" w:rsidDel="008D26A9" w:rsidRDefault="000F0C09">
            <w:pPr>
              <w:pStyle w:val="ListParagraph"/>
              <w:spacing w:after="0" w:line="276" w:lineRule="auto"/>
              <w:jc w:val="both"/>
              <w:rPr>
                <w:del w:id="18220" w:author="Rachel Shipsey" w:date="2025-06-23T15:21:00Z"/>
                <w:rFonts w:ascii="Times New Roman" w:eastAsia="Times New Roman" w:hAnsi="Times New Roman" w:cs="Times New Roman"/>
                <w:szCs w:val="24"/>
                <w:lang w:eastAsia="en-GB"/>
              </w:rPr>
              <w:pPrChange w:id="18221" w:author="Rachel Shipsey" w:date="2025-06-23T15:41:00Z">
                <w:pPr>
                  <w:spacing w:after="0" w:line="240" w:lineRule="auto"/>
                  <w:jc w:val="both"/>
                  <w:textAlignment w:val="baseline"/>
                </w:pPr>
              </w:pPrChange>
            </w:pPr>
            <w:del w:id="18222" w:author="Rachel Shipsey" w:date="2025-06-23T15:21:00Z">
              <w:r w:rsidRPr="001A3A7E" w:rsidDel="008D26A9">
                <w:rPr>
                  <w:rFonts w:eastAsia="Times New Roman" w:cs="Arial"/>
                  <w:lang w:eastAsia="en-GB"/>
                </w:rPr>
                <w:delText>StdLEV(First Name)&gt;0.79 + RLSoundex</w:delText>
              </w:r>
              <w:r w:rsidRPr="001A3A7E" w:rsidDel="008D26A9">
                <w:rPr>
                  <w:rFonts w:eastAsia="Times New Roman" w:cs="Arial"/>
                  <w:sz w:val="17"/>
                  <w:szCs w:val="17"/>
                  <w:vertAlign w:val="superscript"/>
                  <w:lang w:eastAsia="en-GB"/>
                </w:rPr>
                <w:delText>4</w:delText>
              </w:r>
              <w:r w:rsidRPr="001A3A7E" w:rsidDel="008D26A9">
                <w:rPr>
                  <w:rFonts w:eastAsia="Times New Roman" w:cs="Arial"/>
                  <w:lang w:eastAsia="en-GB"/>
                </w:rPr>
                <w:delText>(Last Name) + Age_Difference  + Sex + Relationship to Head of Household + Household </w:delText>
              </w:r>
            </w:del>
          </w:p>
        </w:tc>
      </w:tr>
      <w:tr w:rsidR="000F0C09" w:rsidRPr="001A3A7E" w:rsidDel="008D26A9" w14:paraId="3D96B6BE" w14:textId="4C4099E5">
        <w:trPr>
          <w:trHeight w:val="300"/>
          <w:del w:id="18223" w:author="Rachel Shipsey" w:date="2025-06-23T15:21:00Z"/>
        </w:trPr>
        <w:tc>
          <w:tcPr>
            <w:tcW w:w="9015" w:type="dxa"/>
            <w:gridSpan w:val="2"/>
            <w:tcBorders>
              <w:top w:val="single" w:sz="6" w:space="0" w:color="auto"/>
              <w:left w:val="nil"/>
              <w:bottom w:val="nil"/>
              <w:right w:val="nil"/>
            </w:tcBorders>
            <w:hideMark/>
          </w:tcPr>
          <w:p w14:paraId="3E993A49" w14:textId="52B3A482" w:rsidR="000F0C09" w:rsidRPr="001A3A7E" w:rsidDel="008D26A9" w:rsidRDefault="000F0C09">
            <w:pPr>
              <w:pStyle w:val="ListParagraph"/>
              <w:spacing w:after="0" w:line="276" w:lineRule="auto"/>
              <w:jc w:val="both"/>
              <w:rPr>
                <w:del w:id="18224" w:author="Rachel Shipsey" w:date="2025-06-23T15:21:00Z"/>
                <w:rFonts w:ascii="Times New Roman" w:eastAsia="Times New Roman" w:hAnsi="Times New Roman" w:cs="Times New Roman"/>
                <w:szCs w:val="24"/>
                <w:lang w:eastAsia="en-GB"/>
              </w:rPr>
              <w:pPrChange w:id="18225" w:author="Rachel Shipsey" w:date="2025-06-23T15:41:00Z">
                <w:pPr>
                  <w:spacing w:after="0" w:line="240" w:lineRule="auto"/>
                  <w:jc w:val="both"/>
                  <w:textAlignment w:val="baseline"/>
                </w:pPr>
              </w:pPrChange>
            </w:pPr>
            <w:del w:id="18226" w:author="Rachel Shipsey" w:date="2025-06-23T15:21:00Z">
              <w:r w:rsidRPr="001A3A7E" w:rsidDel="008D26A9">
                <w:rPr>
                  <w:rFonts w:eastAsia="Times New Roman" w:cs="Arial"/>
                  <w:sz w:val="12"/>
                  <w:szCs w:val="12"/>
                  <w:vertAlign w:val="superscript"/>
                  <w:lang w:eastAsia="en-GB"/>
                </w:rPr>
                <w:delText>1</w:delText>
              </w:r>
              <w:r w:rsidRPr="001A3A7E" w:rsidDel="008D26A9">
                <w:rPr>
                  <w:rFonts w:eastAsia="Times New Roman" w:cs="Arial"/>
                  <w:sz w:val="16"/>
                  <w:szCs w:val="16"/>
                  <w:lang w:eastAsia="en-GB"/>
                </w:rPr>
                <w:delText xml:space="preserve"> The standardised Levenshtein Edit Distance that measures the number of insertions, deletions or substitutions required to transform one name into another calculated as a proportion of the length of the longest name. </w:delText>
              </w:r>
            </w:del>
          </w:p>
          <w:p w14:paraId="175DE3C8" w14:textId="21DC7CC0" w:rsidR="000F0C09" w:rsidRPr="001A3A7E" w:rsidDel="008D26A9" w:rsidRDefault="000F0C09">
            <w:pPr>
              <w:pStyle w:val="ListParagraph"/>
              <w:spacing w:after="0" w:line="276" w:lineRule="auto"/>
              <w:jc w:val="both"/>
              <w:rPr>
                <w:del w:id="18227" w:author="Rachel Shipsey" w:date="2025-06-23T15:21:00Z"/>
                <w:rFonts w:ascii="Times New Roman" w:eastAsia="Times New Roman" w:hAnsi="Times New Roman" w:cs="Times New Roman"/>
                <w:szCs w:val="24"/>
                <w:lang w:eastAsia="en-GB"/>
              </w:rPr>
              <w:pPrChange w:id="18228" w:author="Rachel Shipsey" w:date="2025-06-23T15:41:00Z">
                <w:pPr>
                  <w:spacing w:after="0" w:line="240" w:lineRule="auto"/>
                  <w:jc w:val="both"/>
                  <w:textAlignment w:val="baseline"/>
                </w:pPr>
              </w:pPrChange>
            </w:pPr>
            <w:del w:id="18229" w:author="Rachel Shipsey" w:date="2025-06-23T15:21:00Z">
              <w:r w:rsidRPr="001A3A7E" w:rsidDel="008D26A9">
                <w:rPr>
                  <w:rFonts w:eastAsia="Times New Roman" w:cs="Arial"/>
                  <w:sz w:val="12"/>
                  <w:szCs w:val="12"/>
                  <w:vertAlign w:val="superscript"/>
                  <w:lang w:eastAsia="en-GB"/>
                </w:rPr>
                <w:delText>2</w:delText>
              </w:r>
              <w:r w:rsidRPr="001A3A7E" w:rsidDel="008D26A9">
                <w:rPr>
                  <w:rFonts w:eastAsia="Times New Roman" w:cs="Arial"/>
                  <w:sz w:val="16"/>
                  <w:szCs w:val="16"/>
                  <w:lang w:eastAsia="en-GB"/>
                </w:rPr>
                <w:delText xml:space="preserve"> The age difference function that allows different tolerance in ages depending on the age  </w:delText>
              </w:r>
            </w:del>
          </w:p>
          <w:p w14:paraId="07F825C2" w14:textId="65A280C4" w:rsidR="000F0C09" w:rsidRPr="001A3A7E" w:rsidDel="008D26A9" w:rsidRDefault="000F0C09">
            <w:pPr>
              <w:pStyle w:val="ListParagraph"/>
              <w:spacing w:after="0" w:line="276" w:lineRule="auto"/>
              <w:jc w:val="both"/>
              <w:rPr>
                <w:del w:id="18230" w:author="Rachel Shipsey" w:date="2025-06-23T15:21:00Z"/>
                <w:rFonts w:ascii="Times New Roman" w:eastAsia="Times New Roman" w:hAnsi="Times New Roman" w:cs="Times New Roman"/>
                <w:szCs w:val="24"/>
                <w:lang w:eastAsia="en-GB"/>
              </w:rPr>
              <w:pPrChange w:id="18231" w:author="Rachel Shipsey" w:date="2025-06-23T15:41:00Z">
                <w:pPr>
                  <w:spacing w:after="0" w:line="240" w:lineRule="auto"/>
                  <w:jc w:val="both"/>
                  <w:textAlignment w:val="baseline"/>
                </w:pPr>
              </w:pPrChange>
            </w:pPr>
            <w:del w:id="18232" w:author="Rachel Shipsey" w:date="2025-06-23T15:21:00Z">
              <w:r w:rsidRPr="001A3A7E" w:rsidDel="008D26A9">
                <w:rPr>
                  <w:rFonts w:eastAsia="Times New Roman" w:cs="Arial"/>
                  <w:sz w:val="12"/>
                  <w:szCs w:val="12"/>
                  <w:vertAlign w:val="superscript"/>
                  <w:lang w:eastAsia="en-GB"/>
                </w:rPr>
                <w:delText>3</w:delText>
              </w:r>
              <w:r w:rsidRPr="001A3A7E" w:rsidDel="008D26A9">
                <w:rPr>
                  <w:rFonts w:eastAsia="Times New Roman" w:cs="Arial"/>
                  <w:sz w:val="16"/>
                  <w:szCs w:val="16"/>
                  <w:lang w:eastAsia="en-GB"/>
                </w:rPr>
                <w:delText xml:space="preserve"> Alphanames is a derived variable that puts all characters of the names into alphabetical order </w:delText>
              </w:r>
            </w:del>
          </w:p>
          <w:p w14:paraId="55CD3C7F" w14:textId="6C6DD2E5" w:rsidR="000F0C09" w:rsidRPr="001A3A7E" w:rsidDel="008D26A9" w:rsidRDefault="000F0C09">
            <w:pPr>
              <w:pStyle w:val="ListParagraph"/>
              <w:spacing w:after="0" w:line="276" w:lineRule="auto"/>
              <w:jc w:val="both"/>
              <w:rPr>
                <w:del w:id="18233" w:author="Rachel Shipsey" w:date="2025-06-23T15:21:00Z"/>
                <w:rFonts w:ascii="Times New Roman" w:eastAsia="Times New Roman" w:hAnsi="Times New Roman" w:cs="Times New Roman"/>
                <w:szCs w:val="24"/>
                <w:lang w:eastAsia="en-GB"/>
              </w:rPr>
              <w:pPrChange w:id="18234" w:author="Rachel Shipsey" w:date="2025-06-23T15:41:00Z">
                <w:pPr>
                  <w:spacing w:after="0" w:line="240" w:lineRule="auto"/>
                  <w:jc w:val="both"/>
                  <w:textAlignment w:val="baseline"/>
                </w:pPr>
              </w:pPrChange>
            </w:pPr>
            <w:del w:id="18235" w:author="Rachel Shipsey" w:date="2025-06-23T15:21:00Z">
              <w:r w:rsidRPr="001A3A7E" w:rsidDel="008D26A9">
                <w:rPr>
                  <w:rFonts w:eastAsia="Times New Roman" w:cs="Arial"/>
                  <w:sz w:val="12"/>
                  <w:szCs w:val="12"/>
                  <w:vertAlign w:val="superscript"/>
                  <w:lang w:eastAsia="en-GB"/>
                </w:rPr>
                <w:delText>4</w:delText>
              </w:r>
              <w:r w:rsidRPr="001A3A7E" w:rsidDel="008D26A9">
                <w:rPr>
                  <w:rFonts w:eastAsia="Times New Roman" w:cs="Arial"/>
                  <w:sz w:val="16"/>
                  <w:szCs w:val="16"/>
                  <w:lang w:eastAsia="en-GB"/>
                </w:rPr>
                <w:delText xml:space="preserve"> RLSoundex is the Soundex function applied to the name with all Rs replaced with Ls (this adaption was used in Rwanda because R and L are pronounced the same in Kinyarwanda). </w:delText>
              </w:r>
            </w:del>
          </w:p>
        </w:tc>
      </w:tr>
    </w:tbl>
    <w:p w14:paraId="59ED725C" w14:textId="3325BA3C" w:rsidR="000F0C09" w:rsidRPr="001A3A7E" w:rsidDel="008D26A9" w:rsidRDefault="000F0C09">
      <w:pPr>
        <w:pStyle w:val="ListParagraph"/>
        <w:spacing w:after="0" w:line="276" w:lineRule="auto"/>
        <w:jc w:val="both"/>
        <w:rPr>
          <w:del w:id="18236" w:author="Rachel Shipsey" w:date="2025-06-23T15:21:00Z"/>
          <w:rFonts w:ascii="Segoe UI" w:eastAsia="Times New Roman" w:hAnsi="Segoe UI" w:cs="Segoe UI"/>
          <w:sz w:val="18"/>
          <w:szCs w:val="18"/>
          <w:lang w:eastAsia="en-GB"/>
        </w:rPr>
        <w:pPrChange w:id="18237" w:author="Rachel Shipsey" w:date="2025-06-23T15:41:00Z">
          <w:pPr>
            <w:spacing w:after="0" w:line="240" w:lineRule="auto"/>
            <w:jc w:val="both"/>
            <w:textAlignment w:val="baseline"/>
          </w:pPr>
        </w:pPrChange>
      </w:pPr>
      <w:del w:id="18238" w:author="Rachel Shipsey" w:date="2025-06-23T15:21:00Z">
        <w:r w:rsidRPr="001A3A7E" w:rsidDel="008D26A9">
          <w:rPr>
            <w:rFonts w:eastAsia="Times New Roman" w:cs="Arial"/>
            <w:szCs w:val="24"/>
            <w:lang w:eastAsia="en-GB"/>
          </w:rPr>
          <w:delText>  </w:delText>
        </w:r>
      </w:del>
    </w:p>
    <w:p w14:paraId="05491D60" w14:textId="7EA484FF" w:rsidR="000F0C09" w:rsidRPr="006A28E0" w:rsidDel="008D26A9" w:rsidRDefault="000F0C09">
      <w:pPr>
        <w:pStyle w:val="ListParagraph"/>
        <w:spacing w:after="0" w:line="276" w:lineRule="auto"/>
        <w:jc w:val="both"/>
        <w:rPr>
          <w:del w:id="18239" w:author="Rachel Shipsey" w:date="2025-06-23T15:21:00Z"/>
          <w:rFonts w:ascii="Segoe UI" w:eastAsia="Times New Roman" w:hAnsi="Segoe UI" w:cs="Segoe UI"/>
          <w:lang w:eastAsia="en-GB"/>
        </w:rPr>
        <w:pPrChange w:id="18240" w:author="Rachel Shipsey" w:date="2025-06-23T15:41:00Z">
          <w:pPr>
            <w:spacing w:after="0" w:line="240" w:lineRule="auto"/>
            <w:jc w:val="both"/>
            <w:textAlignment w:val="baseline"/>
          </w:pPr>
        </w:pPrChange>
      </w:pPr>
      <w:del w:id="18241" w:author="Rachel Shipsey" w:date="2025-06-23T15:21:00Z">
        <w:r w:rsidRPr="006A28E0" w:rsidDel="008D26A9">
          <w:rPr>
            <w:rFonts w:eastAsia="Times New Roman" w:cs="Arial"/>
            <w:lang w:eastAsia="en-GB"/>
          </w:rPr>
          <w:delText>NISR did not carry out a PES pilot which meant that there was no suitable data available for tuning the automatic matching algorithm prior to the PES. Therefore, the algorithms were tested and tuned during the first weeks of the PES data collection. The final matching strategy made use of deterministic matchkeys, associative matching (using existing matches to find additional matches within the same household), probabilistic matching and clerical matching. The CROW clerical matching system was adapted for use with the Rwandan data. </w:delText>
        </w:r>
      </w:del>
    </w:p>
    <w:p w14:paraId="60F89934" w14:textId="64A269EA" w:rsidR="000F0C09" w:rsidRPr="006A28E0" w:rsidDel="008D26A9" w:rsidRDefault="000F0C09">
      <w:pPr>
        <w:pStyle w:val="ListParagraph"/>
        <w:spacing w:after="0" w:line="276" w:lineRule="auto"/>
        <w:jc w:val="both"/>
        <w:rPr>
          <w:del w:id="18242" w:author="Rachel Shipsey" w:date="2025-06-23T15:21:00Z"/>
          <w:rFonts w:ascii="Segoe UI" w:eastAsia="Times New Roman" w:hAnsi="Segoe UI" w:cs="Segoe UI"/>
          <w:lang w:eastAsia="en-GB"/>
        </w:rPr>
        <w:pPrChange w:id="18243" w:author="Rachel Shipsey" w:date="2025-06-23T15:41:00Z">
          <w:pPr>
            <w:spacing w:after="0" w:line="240" w:lineRule="auto"/>
            <w:jc w:val="both"/>
            <w:textAlignment w:val="baseline"/>
          </w:pPr>
        </w:pPrChange>
      </w:pPr>
      <w:del w:id="18244" w:author="Rachel Shipsey" w:date="2025-06-23T15:21:00Z">
        <w:r w:rsidRPr="006A28E0" w:rsidDel="008D26A9">
          <w:rPr>
            <w:rFonts w:eastAsia="Times New Roman" w:cs="Arial"/>
            <w:lang w:eastAsia="en-GB"/>
          </w:rPr>
          <w:delText>Once all the PES records were available, the final matching strategy was run and over 90% of the PES records were matched automatically. Clerical matching was used to find more matches where the amount of error in the data meant that these matches could not be made automatically. Field visits and telephone calls were done during reconciliation to find additional matching records and understand reasons behind the unmatched data. </w:delText>
        </w:r>
      </w:del>
    </w:p>
    <w:p w14:paraId="3C1A5BF9" w14:textId="19AA2904" w:rsidR="000F0C09" w:rsidRPr="006A28E0" w:rsidDel="008D26A9" w:rsidRDefault="000F0C09">
      <w:pPr>
        <w:pStyle w:val="ListParagraph"/>
        <w:spacing w:after="0" w:line="276" w:lineRule="auto"/>
        <w:jc w:val="both"/>
        <w:rPr>
          <w:del w:id="18245" w:author="Rachel Shipsey" w:date="2025-06-23T15:21:00Z"/>
          <w:rFonts w:ascii="Segoe UI" w:eastAsia="Times New Roman" w:hAnsi="Segoe UI" w:cs="Segoe UI"/>
          <w:lang w:eastAsia="en-GB"/>
        </w:rPr>
        <w:pPrChange w:id="18246" w:author="Rachel Shipsey" w:date="2025-06-23T15:41:00Z">
          <w:pPr>
            <w:spacing w:after="0" w:line="240" w:lineRule="auto"/>
            <w:jc w:val="both"/>
            <w:textAlignment w:val="baseline"/>
          </w:pPr>
        </w:pPrChange>
      </w:pPr>
      <w:del w:id="18247" w:author="Rachel Shipsey" w:date="2025-06-23T15:21:00Z">
        <w:r w:rsidRPr="006A28E0" w:rsidDel="008D26A9">
          <w:rPr>
            <w:rFonts w:eastAsia="Times New Roman" w:cs="Arial"/>
            <w:lang w:eastAsia="en-GB"/>
          </w:rPr>
          <w:delText>Well planned and effectively delivered intensive training for the enumerators, in addition to the technology employed during data collection of the Rwanda Population and Housing Census 2022 (</w:delText>
        </w:r>
        <w:r w:rsidDel="008D26A9">
          <w:fldChar w:fldCharType="begin"/>
        </w:r>
        <w:r w:rsidDel="008D26A9">
          <w:delInstrText>HYPERLINK "https://www.statistics.gov.rw/datasource/fifth-population-and-housing-census-2022" \t "_blank"</w:delInstrText>
        </w:r>
        <w:r w:rsidDel="008D26A9">
          <w:fldChar w:fldCharType="separate"/>
        </w:r>
        <w:r w:rsidRPr="006A28E0" w:rsidDel="008D26A9">
          <w:rPr>
            <w:rFonts w:eastAsia="Times New Roman" w:cs="Arial"/>
            <w:color w:val="0563C1"/>
            <w:u w:val="single"/>
            <w:lang w:eastAsia="en-GB"/>
          </w:rPr>
          <w:delText>RPHC2022</w:delText>
        </w:r>
        <w:r w:rsidDel="008D26A9">
          <w:rPr>
            <w:rFonts w:eastAsia="Times New Roman" w:cs="Arial"/>
            <w:color w:val="0563C1"/>
            <w:u w:val="single"/>
            <w:lang w:eastAsia="en-GB"/>
          </w:rPr>
          <w:fldChar w:fldCharType="end"/>
        </w:r>
        <w:r w:rsidRPr="006A28E0" w:rsidDel="008D26A9">
          <w:rPr>
            <w:rFonts w:eastAsia="Times New Roman" w:cs="Arial"/>
            <w:lang w:eastAsia="en-GB"/>
          </w:rPr>
          <w:delText>) laid the foundation for PES's success. Additionally, digital data collection using CAPI, real time field work monitoring and automatic matching reduced the time required for matching from 6 months in 2012 to less than a month in 2022. </w:delText>
        </w:r>
      </w:del>
    </w:p>
    <w:p w14:paraId="5A473181" w14:textId="1BAF5045" w:rsidR="000F0C09" w:rsidRPr="006A28E0" w:rsidDel="008D26A9" w:rsidRDefault="000F0C09">
      <w:pPr>
        <w:pStyle w:val="ListParagraph"/>
        <w:spacing w:after="0" w:line="276" w:lineRule="auto"/>
        <w:jc w:val="both"/>
        <w:rPr>
          <w:del w:id="18248" w:author="Rachel Shipsey" w:date="2025-06-23T15:21:00Z"/>
          <w:rFonts w:ascii="Segoe UI" w:eastAsia="Times New Roman" w:hAnsi="Segoe UI" w:cs="Segoe UI"/>
          <w:lang w:eastAsia="en-GB"/>
        </w:rPr>
        <w:pPrChange w:id="18249" w:author="Rachel Shipsey" w:date="2025-06-23T15:41:00Z">
          <w:pPr>
            <w:spacing w:after="0" w:line="240" w:lineRule="auto"/>
            <w:jc w:val="both"/>
            <w:textAlignment w:val="baseline"/>
          </w:pPr>
        </w:pPrChange>
      </w:pPr>
      <w:del w:id="18250" w:author="Rachel Shipsey" w:date="2025-06-23T15:21:00Z">
        <w:r w:rsidRPr="006A28E0" w:rsidDel="008D26A9">
          <w:rPr>
            <w:rFonts w:eastAsia="Times New Roman" w:cs="Arial"/>
            <w:lang w:eastAsia="en-GB"/>
          </w:rPr>
          <w:delText>Following completion of the matching, the matched and unmatched records were analysed to estimate the true population size of Rwanda and coverage rates using a statistical technique called dual system estimation. Furthermore, analysis of the matched records helped to estimate content errors of the census records. </w:delText>
        </w:r>
      </w:del>
    </w:p>
    <w:p w14:paraId="7842F7BA" w14:textId="458E575F" w:rsidR="000F0C09" w:rsidRPr="006A28E0" w:rsidDel="008D26A9" w:rsidRDefault="000F0C09">
      <w:pPr>
        <w:pStyle w:val="ListParagraph"/>
        <w:spacing w:after="0" w:line="276" w:lineRule="auto"/>
        <w:jc w:val="both"/>
        <w:rPr>
          <w:del w:id="18251" w:author="Rachel Shipsey" w:date="2025-06-23T15:21:00Z"/>
          <w:rFonts w:ascii="Segoe UI" w:eastAsia="Times New Roman" w:hAnsi="Segoe UI" w:cs="Segoe UI"/>
          <w:lang w:eastAsia="en-GB"/>
        </w:rPr>
        <w:pPrChange w:id="18252" w:author="Rachel Shipsey" w:date="2025-06-23T15:41:00Z">
          <w:pPr>
            <w:spacing w:after="0" w:line="240" w:lineRule="auto"/>
            <w:jc w:val="both"/>
            <w:textAlignment w:val="baseline"/>
          </w:pPr>
        </w:pPrChange>
      </w:pPr>
      <w:del w:id="18253" w:author="Rachel Shipsey" w:date="2025-06-23T15:21:00Z">
        <w:r w:rsidRPr="006A28E0" w:rsidDel="008D26A9">
          <w:rPr>
            <w:rFonts w:eastAsia="Times New Roman" w:cs="Arial"/>
            <w:lang w:eastAsia="en-GB"/>
          </w:rPr>
          <w:delText xml:space="preserve">Further details on the methodology used and the PES findings are available in the </w:delText>
        </w:r>
        <w:r w:rsidDel="008D26A9">
          <w:fldChar w:fldCharType="begin"/>
        </w:r>
        <w:r w:rsidDel="008D26A9">
          <w:delInstrText>HYPERLINK "https://eur03.safelinks.protection.outlook.com/?url=https%3A%2F%2Fwww.statistics.gov.rw%2Fpublication%2Fthematic-report-post-enumeration-survey&amp;data=05%7C02%7CRachel.Shipsey%40ons.gov.uk%7Cbb17db56f2284fb8036508dcb138a855%7C078807bfce824688bce00d811684dc46%7C0%7C0%7C638580104136277412%7CUnknown%7CTWFpbGZsb3d8eyJWIjoiMC4wLjAwMDAiLCJQIjoiV2luMzIiLCJBTiI6Ik1haWwiLCJXVCI6Mn0%3D%7C0%7C%7C%7C&amp;sdata=SIlfURaJcjHaN6yaUxAHpkOat1ly4zcmUCC3%2F9Hg70M%3D&amp;reserved=0" \t "_blank"</w:delInstrText>
        </w:r>
        <w:r w:rsidDel="008D26A9">
          <w:fldChar w:fldCharType="separate"/>
        </w:r>
        <w:r w:rsidRPr="006A28E0" w:rsidDel="008D26A9">
          <w:rPr>
            <w:rFonts w:eastAsia="Times New Roman" w:cs="Arial"/>
            <w:color w:val="0563C1"/>
            <w:u w:val="single"/>
            <w:lang w:eastAsia="en-GB"/>
          </w:rPr>
          <w:delText>Thematic Report: Post Enumeration Survey</w:delText>
        </w:r>
        <w:r w:rsidDel="008D26A9">
          <w:rPr>
            <w:rFonts w:eastAsia="Times New Roman" w:cs="Arial"/>
            <w:color w:val="0563C1"/>
            <w:u w:val="single"/>
            <w:lang w:eastAsia="en-GB"/>
          </w:rPr>
          <w:fldChar w:fldCharType="end"/>
        </w:r>
        <w:r w:rsidRPr="006A28E0" w:rsidDel="008D26A9">
          <w:rPr>
            <w:rFonts w:eastAsia="Times New Roman" w:cs="Arial"/>
            <w:lang w:eastAsia="en-GB"/>
          </w:rPr>
          <w:delText xml:space="preserve"> which has been published on the NISR website.  </w:delText>
        </w:r>
      </w:del>
    </w:p>
    <w:p w14:paraId="3C26A0EB" w14:textId="14D69F82" w:rsidR="000F0C09" w:rsidRPr="006A28E0" w:rsidDel="008D26A9" w:rsidRDefault="000F0C09">
      <w:pPr>
        <w:pStyle w:val="ListParagraph"/>
        <w:spacing w:after="0" w:line="276" w:lineRule="auto"/>
        <w:jc w:val="both"/>
        <w:rPr>
          <w:del w:id="18254" w:author="Rachel Shipsey" w:date="2025-06-23T15:21:00Z"/>
          <w:rFonts w:ascii="Segoe UI" w:eastAsia="Times New Roman" w:hAnsi="Segoe UI" w:cs="Segoe UI"/>
          <w:lang w:eastAsia="en-GB"/>
        </w:rPr>
        <w:pPrChange w:id="18255" w:author="Rachel Shipsey" w:date="2025-06-23T15:41:00Z">
          <w:pPr>
            <w:spacing w:after="0" w:line="240" w:lineRule="auto"/>
            <w:jc w:val="both"/>
            <w:textAlignment w:val="baseline"/>
          </w:pPr>
        </w:pPrChange>
      </w:pPr>
      <w:del w:id="18256" w:author="Rachel Shipsey" w:date="2025-06-23T15:21:00Z">
        <w:r w:rsidRPr="006A28E0" w:rsidDel="008D26A9">
          <w:rPr>
            <w:rFonts w:eastAsia="Times New Roman" w:cs="Arial"/>
            <w:color w:val="0070C0"/>
            <w:lang w:eastAsia="en-GB"/>
          </w:rPr>
          <w:delText> </w:delText>
        </w:r>
      </w:del>
    </w:p>
    <w:p w14:paraId="30F82513" w14:textId="4BF89F84" w:rsidR="000F0C09" w:rsidRPr="006255F9" w:rsidDel="008D26A9" w:rsidRDefault="004E709F">
      <w:pPr>
        <w:pStyle w:val="ListParagraph"/>
        <w:spacing w:after="0" w:line="276" w:lineRule="auto"/>
        <w:jc w:val="both"/>
        <w:rPr>
          <w:del w:id="18257" w:author="Rachel Shipsey" w:date="2025-06-23T15:21:00Z"/>
          <w:rFonts w:cs="Arial"/>
          <w:b/>
          <w:bCs/>
        </w:rPr>
        <w:pPrChange w:id="18258" w:author="Rachel Shipsey" w:date="2025-06-23T15:41:00Z">
          <w:pPr/>
        </w:pPrChange>
      </w:pPr>
      <w:del w:id="18259" w:author="Rachel Shipsey" w:date="2025-06-23T15:21:00Z">
        <w:r w:rsidDel="008D26A9">
          <w:rPr>
            <w:rFonts w:cs="Arial"/>
            <w:b/>
            <w:bCs/>
          </w:rPr>
          <w:delText xml:space="preserve">15.2.2 </w:delText>
        </w:r>
        <w:r w:rsidR="000F0C09" w:rsidRPr="006255F9" w:rsidDel="008D26A9">
          <w:rPr>
            <w:rFonts w:cs="Arial"/>
            <w:b/>
            <w:bCs/>
          </w:rPr>
          <w:delText>Togo</w:delText>
        </w:r>
      </w:del>
    </w:p>
    <w:p w14:paraId="3AB30B3E" w14:textId="34759575" w:rsidR="000F0C09" w:rsidRPr="00555B71" w:rsidDel="008D26A9" w:rsidRDefault="000F0C09">
      <w:pPr>
        <w:pStyle w:val="ListParagraph"/>
        <w:spacing w:after="0" w:line="276" w:lineRule="auto"/>
        <w:jc w:val="both"/>
        <w:rPr>
          <w:del w:id="18260" w:author="Rachel Shipsey" w:date="2025-06-23T15:21:00Z"/>
        </w:rPr>
        <w:pPrChange w:id="18261" w:author="Rachel Shipsey" w:date="2025-06-23T15:41:00Z">
          <w:pPr/>
        </w:pPrChange>
      </w:pPr>
      <w:del w:id="18262" w:author="Rachel Shipsey" w:date="2025-06-23T15:21:00Z">
        <w:r w:rsidRPr="00555B71" w:rsidDel="008D26A9">
          <w:delText>Togo conducted its 5th General Population and Housing Census (RGPH-5) enumeration in November 2022. In February 2023, the Post-Census Survey (EPC) was conducted to evaluate, on the one hand, the coverage level of the data collection and, on the other hand, the quality of the collected data. Following this survey, the omission rate and the data adjustment factor for the RGPH-5 were calculated.</w:delText>
        </w:r>
      </w:del>
    </w:p>
    <w:p w14:paraId="01C30BFD" w14:textId="52ED01B8" w:rsidR="000F0C09" w:rsidRPr="00555B71" w:rsidDel="008D26A9" w:rsidRDefault="000F0C09">
      <w:pPr>
        <w:pStyle w:val="ListParagraph"/>
        <w:spacing w:after="0" w:line="276" w:lineRule="auto"/>
        <w:jc w:val="both"/>
        <w:rPr>
          <w:del w:id="18263" w:author="Rachel Shipsey" w:date="2025-06-23T15:21:00Z"/>
        </w:rPr>
        <w:pPrChange w:id="18264" w:author="Rachel Shipsey" w:date="2025-06-23T15:41:00Z">
          <w:pPr/>
        </w:pPrChange>
      </w:pPr>
      <w:del w:id="18265" w:author="Rachel Shipsey" w:date="2025-06-23T15:21:00Z">
        <w:r w:rsidRPr="00555B71" w:rsidDel="008D26A9">
          <w:delText>This survey was fully digital, with a rigorous data matching method implemented on the field throughout the data collection period. This method required near-instantaneous access to the EPC data and the availability of the enumeration data. Furthermore, the use of digital tools enabled faster and more efficient execution of EPC activities according to the established standards.</w:delText>
        </w:r>
      </w:del>
    </w:p>
    <w:p w14:paraId="32AFA0CF" w14:textId="7BBFE4D8" w:rsidR="000F0C09" w:rsidRPr="00555B71" w:rsidDel="008D26A9" w:rsidRDefault="000F0C09">
      <w:pPr>
        <w:pStyle w:val="ListParagraph"/>
        <w:spacing w:after="0" w:line="276" w:lineRule="auto"/>
        <w:jc w:val="both"/>
        <w:rPr>
          <w:del w:id="18266" w:author="Rachel Shipsey" w:date="2025-06-23T15:21:00Z"/>
        </w:rPr>
        <w:pPrChange w:id="18267" w:author="Rachel Shipsey" w:date="2025-06-23T15:41:00Z">
          <w:pPr/>
        </w:pPrChange>
      </w:pPr>
      <w:del w:id="18268" w:author="Rachel Shipsey" w:date="2025-06-23T15:21:00Z">
        <w:r w:rsidRPr="00555B71" w:rsidDel="008D26A9">
          <w:delText>The Post-Census Survey of Togo focused on a sample of 160 Enumeration Zones (ZD) selected from the 10,748 ZD created during the RGPH-5 mapping work. A data collection application for the EPC was designed based on a questionnaire that includes certain characteristics of individuals within households, such as names, age, gender, relationship, marital status, etc. This application was deployed on the Android tablets used by the survey agents. Each field team consisted of three survey agents: one team leader, one data matcher agent with a laptop equipped with a web-based matching application, and the RGPH-5 database of the assigned ZDs.</w:delText>
        </w:r>
      </w:del>
    </w:p>
    <w:p w14:paraId="16B8EC03" w14:textId="6E7EF6E5" w:rsidR="000F0C09" w:rsidDel="008D26A9" w:rsidRDefault="000F0C09">
      <w:pPr>
        <w:pStyle w:val="ListParagraph"/>
        <w:spacing w:after="0" w:line="276" w:lineRule="auto"/>
        <w:jc w:val="both"/>
        <w:rPr>
          <w:del w:id="18269" w:author="Rachel Shipsey" w:date="2025-06-23T15:21:00Z"/>
        </w:rPr>
        <w:pPrChange w:id="18270" w:author="Rachel Shipsey" w:date="2025-06-23T15:41:00Z">
          <w:pPr/>
        </w:pPrChange>
      </w:pPr>
      <w:del w:id="18271" w:author="Rachel Shipsey" w:date="2025-06-23T15:21:00Z">
        <w:r w:rsidRPr="00555B71" w:rsidDel="008D26A9">
          <w:delText>On the field, the data collected from households by the survey agents was transferred to the team leader via Bluetooth. The team leader then transferred the data to the central server via an internet connection, and subsequently to the laptop of the data matcher agent.</w:delText>
        </w:r>
      </w:del>
    </w:p>
    <w:p w14:paraId="4F42EC28" w14:textId="2A46EBD4" w:rsidR="000F0C09" w:rsidRPr="00555B71" w:rsidDel="008D26A9" w:rsidRDefault="000F0C09">
      <w:pPr>
        <w:pStyle w:val="ListParagraph"/>
        <w:spacing w:after="0" w:line="276" w:lineRule="auto"/>
        <w:jc w:val="both"/>
        <w:rPr>
          <w:del w:id="18272" w:author="Rachel Shipsey" w:date="2025-06-23T15:21:00Z"/>
        </w:rPr>
        <w:pPrChange w:id="18273" w:author="Rachel Shipsey" w:date="2025-06-23T15:41:00Z">
          <w:pPr/>
        </w:pPrChange>
      </w:pPr>
      <w:del w:id="18274" w:author="Rachel Shipsey" w:date="2025-06-23T15:21:00Z">
        <w:r w:rsidDel="008D26A9">
          <w:delText>Togo took the approach that, within the boundaries of a given enumeration zone, the PES data should be matched to residents living in the households during the time of the main census. This approach does not concern households that were present during the main census but are no longer present at the time of the PES, nor does it seek to locate the previous residences of households that arrived after the main census.</w:delText>
        </w:r>
      </w:del>
    </w:p>
    <w:p w14:paraId="556A95CB" w14:textId="3CDAFF7A" w:rsidR="000F0C09" w:rsidRPr="00555B71" w:rsidDel="008D26A9" w:rsidRDefault="000F0C09">
      <w:pPr>
        <w:pStyle w:val="ListParagraph"/>
        <w:spacing w:after="0" w:line="276" w:lineRule="auto"/>
        <w:jc w:val="both"/>
        <w:rPr>
          <w:del w:id="18275" w:author="Rachel Shipsey" w:date="2025-06-23T15:21:00Z"/>
        </w:rPr>
        <w:pPrChange w:id="18276" w:author="Rachel Shipsey" w:date="2025-06-23T15:41:00Z">
          <w:pPr/>
        </w:pPrChange>
      </w:pPr>
      <w:del w:id="18277" w:author="Rachel Shipsey" w:date="2025-06-23T15:21:00Z">
        <w:r w:rsidRPr="00555B71" w:rsidDel="008D26A9">
          <w:delText>A web-based application for data matching was designed to facilitate matching on the ground during the Post-Census Survey. In a predefined enumeration zone, households surveyed in the EPC were matched with households enumerated during the main census phase. The matching process was based on criteria such as geo-location, household size, and certain individual characteristics (e.g., name, age, gender, relationship, marital status, etc.).</w:delText>
        </w:r>
      </w:del>
    </w:p>
    <w:p w14:paraId="75016FB9" w14:textId="682ED8DB" w:rsidR="000F0C09" w:rsidRPr="00555B71" w:rsidDel="008D26A9" w:rsidRDefault="000F0C09">
      <w:pPr>
        <w:pStyle w:val="ListParagraph"/>
        <w:spacing w:after="0" w:line="276" w:lineRule="auto"/>
        <w:jc w:val="both"/>
        <w:rPr>
          <w:del w:id="18278" w:author="Rachel Shipsey" w:date="2025-06-23T15:21:00Z"/>
          <w:b/>
          <w:bCs/>
        </w:rPr>
        <w:pPrChange w:id="18279" w:author="Rachel Shipsey" w:date="2025-06-23T15:41:00Z">
          <w:pPr/>
        </w:pPrChange>
      </w:pPr>
      <w:del w:id="18280" w:author="Rachel Shipsey" w:date="2025-06-23T15:21:00Z">
        <w:r w:rsidRPr="00555B71" w:rsidDel="008D26A9">
          <w:delText>An algorithm was then defined to assign different weights depending on the similarity of the matching criteria values. Based on the matching proposals made by the web application, matching statuses were assigned to households and individuals</w:delText>
        </w:r>
        <w:r w:rsidDel="008D26A9">
          <w:delText xml:space="preserve"> (confirmed match, omitted, new arrival, born after census, out of category).</w:delText>
        </w:r>
        <w:r w:rsidRPr="00555B71" w:rsidDel="008D26A9">
          <w:delText xml:space="preserve"> </w:delText>
        </w:r>
      </w:del>
    </w:p>
    <w:p w14:paraId="53280A63" w14:textId="30ABC23B" w:rsidR="000F0C09" w:rsidRPr="00555B71" w:rsidDel="008D26A9" w:rsidRDefault="000F0C09">
      <w:pPr>
        <w:pStyle w:val="ListParagraph"/>
        <w:spacing w:after="0" w:line="276" w:lineRule="auto"/>
        <w:jc w:val="both"/>
        <w:rPr>
          <w:del w:id="18281" w:author="Rachel Shipsey" w:date="2025-06-23T15:21:00Z"/>
        </w:rPr>
        <w:pPrChange w:id="18282" w:author="Rachel Shipsey" w:date="2025-06-23T15:41:00Z">
          <w:pPr/>
        </w:pPrChange>
      </w:pPr>
      <w:del w:id="18283" w:author="Rachel Shipsey" w:date="2025-06-23T15:21:00Z">
        <w:r w:rsidRPr="00555B71" w:rsidDel="008D26A9">
          <w:delText>During the methodological design phase, it was crucial to organize the data collection and transfer chain to optimally use the matching system.</w:delText>
        </w:r>
        <w:r w:rsidDel="008D26A9">
          <w:delText xml:space="preserve"> </w:delText>
        </w:r>
        <w:r w:rsidRPr="00555B71" w:rsidDel="008D26A9">
          <w:delText>In Togo's case, the agents recruited for the EPC were organized into teams, each consisting of survey agents, a data matcher, and a team leader. Each matcher had a laptop with a web system featuring a dual interface that included data from the main census (on the left) and data from the EPC (on the right).</w:delText>
        </w:r>
      </w:del>
    </w:p>
    <w:p w14:paraId="42234D4F" w14:textId="49E83601" w:rsidR="000F0C09" w:rsidRPr="00555B71" w:rsidDel="008D26A9" w:rsidRDefault="000F0C09">
      <w:pPr>
        <w:pStyle w:val="ListParagraph"/>
        <w:spacing w:after="0" w:line="276" w:lineRule="auto"/>
        <w:jc w:val="both"/>
        <w:rPr>
          <w:del w:id="18284" w:author="Rachel Shipsey" w:date="2025-06-23T15:21:00Z"/>
        </w:rPr>
        <w:pPrChange w:id="18285" w:author="Rachel Shipsey" w:date="2025-06-23T15:41:00Z">
          <w:pPr/>
        </w:pPrChange>
      </w:pPr>
      <w:del w:id="18286" w:author="Rachel Shipsey" w:date="2025-06-23T15:21:00Z">
        <w:r w:rsidRPr="00555B71" w:rsidDel="008D26A9">
          <w:delText>Each team also had the list of households in their assigned ZDs, compiled by the enumerator during the first week (the reconnaissance week) of the main census. This list was useful for quickly resolving discrepancies, for example, when households claimed to have been enumerated but were not matched, or for confirming households that claimed not to have been enumerated.</w:delText>
        </w:r>
      </w:del>
    </w:p>
    <w:p w14:paraId="5F59A544" w14:textId="5FF91D58" w:rsidR="000F0C09" w:rsidRPr="00555B71" w:rsidDel="008D26A9" w:rsidRDefault="000F0C09">
      <w:pPr>
        <w:pStyle w:val="ListParagraph"/>
        <w:spacing w:after="0" w:line="276" w:lineRule="auto"/>
        <w:jc w:val="both"/>
        <w:rPr>
          <w:del w:id="18287" w:author="Rachel Shipsey" w:date="2025-06-23T15:21:00Z"/>
        </w:rPr>
        <w:pPrChange w:id="18288" w:author="Rachel Shipsey" w:date="2025-06-23T15:41:00Z">
          <w:pPr/>
        </w:pPrChange>
      </w:pPr>
      <w:del w:id="18289" w:author="Rachel Shipsey" w:date="2025-06-23T15:21:00Z">
        <w:r w:rsidRPr="00555B71" w:rsidDel="008D26A9">
          <w:delText>The data collected from households by survey agents is transferred to the team leader via Bluetooth. The team leader then sends the data to the central server via an internet connection, which is then transferred to the data matcher’s laptop with the matching web application. The full matching of households and individuals takes place on-site. The web matching system deployed locally (no internet connection required) allows the matching of households and individuals directly on the ground.</w:delText>
        </w:r>
      </w:del>
    </w:p>
    <w:p w14:paraId="0D260C2E" w14:textId="6B72ED2E" w:rsidR="000F0C09" w:rsidRPr="00555B71" w:rsidDel="008D26A9" w:rsidRDefault="000F0C09">
      <w:pPr>
        <w:pStyle w:val="ListParagraph"/>
        <w:spacing w:after="0" w:line="276" w:lineRule="auto"/>
        <w:jc w:val="both"/>
        <w:rPr>
          <w:del w:id="18290" w:author="Rachel Shipsey" w:date="2025-06-23T15:21:00Z"/>
        </w:rPr>
        <w:pPrChange w:id="18291" w:author="Rachel Shipsey" w:date="2025-06-23T15:41:00Z">
          <w:pPr/>
        </w:pPrChange>
      </w:pPr>
      <w:del w:id="18292" w:author="Rachel Shipsey" w:date="2025-06-23T15:21:00Z">
        <w:r w:rsidRPr="00555B71" w:rsidDel="008D26A9">
          <w:delText>The web system interface consists of two parts: one displaying the main census data (left) and the other displaying EPC data (right). These parts allow the operator to navigate easily, display only matched or unmatched households by category, and generate a summary table with omission and coverage rates by enumeration zone at the end of the matching process.</w:delText>
        </w:r>
      </w:del>
    </w:p>
    <w:p w14:paraId="07ADF876" w14:textId="3301F094" w:rsidR="000F0C09" w:rsidRPr="00B651C4" w:rsidDel="008D26A9" w:rsidRDefault="000F0C09">
      <w:pPr>
        <w:pStyle w:val="ListParagraph"/>
        <w:spacing w:after="0" w:line="276" w:lineRule="auto"/>
        <w:jc w:val="both"/>
        <w:rPr>
          <w:del w:id="18293" w:author="Rachel Shipsey" w:date="2025-06-23T15:21:00Z"/>
          <w:rFonts w:cs="Arial"/>
          <w:b/>
          <w:bCs/>
        </w:rPr>
        <w:pPrChange w:id="18294" w:author="Rachel Shipsey" w:date="2025-06-23T15:41:00Z">
          <w:pPr/>
        </w:pPrChange>
      </w:pPr>
    </w:p>
    <w:p w14:paraId="38217FBD" w14:textId="5FA3BB71" w:rsidR="000F0C09" w:rsidRPr="00B651C4" w:rsidDel="008D26A9" w:rsidRDefault="004E709F">
      <w:pPr>
        <w:pStyle w:val="ListParagraph"/>
        <w:spacing w:after="0" w:line="276" w:lineRule="auto"/>
        <w:jc w:val="both"/>
        <w:rPr>
          <w:del w:id="18295" w:author="Rachel Shipsey" w:date="2025-06-23T15:21:00Z"/>
        </w:rPr>
        <w:pPrChange w:id="18296" w:author="Rachel Shipsey" w:date="2025-06-23T15:41:00Z">
          <w:pPr>
            <w:pStyle w:val="Heading2"/>
          </w:pPr>
        </w:pPrChange>
      </w:pPr>
      <w:del w:id="18297" w:author="Rachel Shipsey" w:date="2025-06-09T11:38:00Z">
        <w:r w:rsidRPr="00E56AB4" w:rsidDel="00E56AB4">
          <w:delText xml:space="preserve">15.3 </w:delText>
        </w:r>
      </w:del>
      <w:bookmarkStart w:id="18298" w:name="_Toc201320328"/>
      <w:del w:id="18299" w:author="Rachel Shipsey" w:date="2025-06-23T15:21:00Z">
        <w:r w:rsidR="000F0C09" w:rsidRPr="00E56AB4" w:rsidDel="008D26A9">
          <w:delText>Challenges</w:delText>
        </w:r>
        <w:r w:rsidR="000F0C09" w:rsidRPr="00B651C4" w:rsidDel="008D26A9">
          <w:delText xml:space="preserve"> and Lessons learnt</w:delText>
        </w:r>
        <w:bookmarkEnd w:id="18298"/>
      </w:del>
    </w:p>
    <w:p w14:paraId="3970B467" w14:textId="423B0E19" w:rsidR="00086607" w:rsidRPr="000771B7" w:rsidDel="008D26A9" w:rsidRDefault="000F0C09">
      <w:pPr>
        <w:pStyle w:val="ListParagraph"/>
        <w:spacing w:after="0" w:line="276" w:lineRule="auto"/>
        <w:jc w:val="both"/>
        <w:rPr>
          <w:del w:id="18300" w:author="Rachel Shipsey" w:date="2025-06-23T15:21:00Z"/>
          <w:rFonts w:cs="Arial"/>
        </w:rPr>
        <w:pPrChange w:id="18301" w:author="Rachel Shipsey" w:date="2025-06-23T15:41:00Z">
          <w:pPr>
            <w:numPr>
              <w:numId w:val="119"/>
            </w:numPr>
            <w:spacing w:after="0"/>
            <w:ind w:left="720" w:hanging="360"/>
            <w:contextualSpacing/>
            <w:jc w:val="both"/>
          </w:pPr>
        </w:pPrChange>
      </w:pPr>
      <w:del w:id="18302" w:author="Rachel Shipsey" w:date="2025-06-23T15:21:00Z">
        <w:r w:rsidRPr="000771B7" w:rsidDel="008D26A9">
          <w:rPr>
            <w:rFonts w:cs="Arial"/>
          </w:rPr>
          <w:delText xml:space="preserve">If person and household information (demographic and metadata) is processed as two separate datasets, ensure that there is an easy and unambiguous way to join this information back together again as automatic matching will rely on using information from both datasets. For example, assign a unique identifier to each household and make sure that each person within a household is also labelled with that identifier. This applies to both census and PES data. </w:delText>
        </w:r>
      </w:del>
    </w:p>
    <w:p w14:paraId="22E65C19" w14:textId="3332218F" w:rsidR="000F0C09" w:rsidRPr="000771B7" w:rsidDel="008D26A9" w:rsidRDefault="000F0C09">
      <w:pPr>
        <w:pStyle w:val="ListParagraph"/>
        <w:spacing w:after="0" w:line="276" w:lineRule="auto"/>
        <w:jc w:val="both"/>
        <w:rPr>
          <w:del w:id="18303" w:author="Rachel Shipsey" w:date="2025-06-23T15:21:00Z"/>
          <w:rFonts w:cs="Arial"/>
        </w:rPr>
        <w:pPrChange w:id="18304" w:author="Rachel Shipsey" w:date="2025-06-23T15:41:00Z">
          <w:pPr>
            <w:numPr>
              <w:numId w:val="119"/>
            </w:numPr>
            <w:spacing w:after="0"/>
            <w:ind w:left="720" w:hanging="360"/>
            <w:contextualSpacing/>
            <w:jc w:val="both"/>
          </w:pPr>
        </w:pPrChange>
      </w:pPr>
      <w:del w:id="18305" w:author="Rachel Shipsey" w:date="2025-06-23T15:21:00Z">
        <w:r w:rsidRPr="000771B7" w:rsidDel="008D26A9">
          <w:rPr>
            <w:rFonts w:cs="Arial"/>
          </w:rPr>
          <w:delText>If there is no addressing system that can be used to identify buildings, then stickers can be used to label building enumerated during census, and the information written on the sticker can be collected during PES enumeration. If householders agree then labelling building with a permanent marker pen is also effective. Hence the same building in census and PES can be easily matched together prior to matching the people within the buildings and this will improve the automatic matchrate and the accuracy of the matching. (See case study from Rwanda). However, this method only works if:</w:delText>
        </w:r>
      </w:del>
    </w:p>
    <w:p w14:paraId="7A67EDFD" w14:textId="5E35A9D5" w:rsidR="000F0C09" w:rsidRPr="00B651C4" w:rsidDel="008D26A9" w:rsidRDefault="000F0C09">
      <w:pPr>
        <w:pStyle w:val="ListParagraph"/>
        <w:spacing w:after="0" w:line="276" w:lineRule="auto"/>
        <w:jc w:val="both"/>
        <w:rPr>
          <w:del w:id="18306" w:author="Rachel Shipsey" w:date="2025-06-23T15:21:00Z"/>
          <w:rFonts w:cs="Arial"/>
        </w:rPr>
        <w:pPrChange w:id="18307" w:author="Rachel Shipsey" w:date="2025-06-23T15:41:00Z">
          <w:pPr>
            <w:numPr>
              <w:ilvl w:val="1"/>
              <w:numId w:val="120"/>
            </w:numPr>
            <w:spacing w:after="0"/>
            <w:ind w:left="1440" w:hanging="360"/>
            <w:contextualSpacing/>
            <w:jc w:val="both"/>
          </w:pPr>
        </w:pPrChange>
      </w:pPr>
      <w:del w:id="18308" w:author="Rachel Shipsey" w:date="2025-06-23T15:21:00Z">
        <w:r w:rsidRPr="00B651C4" w:rsidDel="008D26A9">
          <w:rPr>
            <w:rFonts w:cs="Arial"/>
          </w:rPr>
          <w:delText>the stickers/marker pens are good quality and remain in place in-between census and PES enumeration</w:delText>
        </w:r>
      </w:del>
    </w:p>
    <w:p w14:paraId="00220AFC" w14:textId="5A8F83CA" w:rsidR="000F0C09" w:rsidRPr="00B651C4" w:rsidDel="008D26A9" w:rsidRDefault="000F0C09">
      <w:pPr>
        <w:pStyle w:val="ListParagraph"/>
        <w:spacing w:after="0" w:line="276" w:lineRule="auto"/>
        <w:jc w:val="both"/>
        <w:rPr>
          <w:del w:id="18309" w:author="Rachel Shipsey" w:date="2025-06-23T15:21:00Z"/>
          <w:rFonts w:cs="Arial"/>
        </w:rPr>
        <w:pPrChange w:id="18310" w:author="Rachel Shipsey" w:date="2025-06-23T15:41:00Z">
          <w:pPr>
            <w:numPr>
              <w:ilvl w:val="1"/>
              <w:numId w:val="120"/>
            </w:numPr>
            <w:spacing w:after="0"/>
            <w:ind w:left="1440" w:hanging="360"/>
            <w:contextualSpacing/>
            <w:jc w:val="both"/>
          </w:pPr>
        </w:pPrChange>
      </w:pPr>
      <w:del w:id="18311" w:author="Rachel Shipsey" w:date="2025-06-23T15:21:00Z">
        <w:r w:rsidRPr="00B651C4" w:rsidDel="008D26A9">
          <w:rPr>
            <w:rFonts w:cs="Arial"/>
          </w:rPr>
          <w:delText>both census and PES enumerators are trained well so that they understand the importance of the census enumerator writing the unique household ID clearly on the sticker and sticking it in a place where is it easy to find and read, and the PES enumerator understands the importance of correctly transcribing the unique household ID from the sticker.</w:delText>
        </w:r>
      </w:del>
    </w:p>
    <w:p w14:paraId="6B9A1ADB" w14:textId="6027818C" w:rsidR="00086607" w:rsidDel="008D26A9" w:rsidRDefault="000F0C09">
      <w:pPr>
        <w:pStyle w:val="ListParagraph"/>
        <w:spacing w:after="0" w:line="276" w:lineRule="auto"/>
        <w:jc w:val="both"/>
        <w:rPr>
          <w:del w:id="18312" w:author="Rachel Shipsey" w:date="2025-06-23T15:21:00Z"/>
          <w:rFonts w:cs="Arial"/>
        </w:rPr>
        <w:pPrChange w:id="18313" w:author="Rachel Shipsey" w:date="2025-06-23T15:41:00Z">
          <w:pPr>
            <w:spacing w:after="0"/>
            <w:ind w:left="720"/>
            <w:jc w:val="both"/>
          </w:pPr>
        </w:pPrChange>
      </w:pPr>
      <w:del w:id="18314" w:author="Rachel Shipsey" w:date="2025-06-23T15:21:00Z">
        <w:r w:rsidRPr="00B651C4" w:rsidDel="008D26A9">
          <w:rPr>
            <w:rFonts w:cs="Arial"/>
          </w:rPr>
          <w:delText>There have been examples of countries that used chalk to mark households enumerated during the census, but these markings washed off in heavy rain so that they couldn’t be read during PES enumeration. In other countries stickers proved to be useless a lot of the time because the writing was not clearly readable, or the stickers had fallen off or been removed by householders</w:delText>
        </w:r>
        <w:r w:rsidDel="008D26A9">
          <w:rPr>
            <w:rFonts w:cs="Arial"/>
          </w:rPr>
          <w:delText>.</w:delText>
        </w:r>
      </w:del>
    </w:p>
    <w:p w14:paraId="02E3E175" w14:textId="6C09F663" w:rsidR="00086607" w:rsidRPr="000771B7" w:rsidDel="008D26A9" w:rsidRDefault="000F0C09">
      <w:pPr>
        <w:pStyle w:val="ListParagraph"/>
        <w:spacing w:after="0" w:line="276" w:lineRule="auto"/>
        <w:jc w:val="both"/>
        <w:rPr>
          <w:del w:id="18315" w:author="Rachel Shipsey" w:date="2025-06-23T15:21:00Z"/>
          <w:rFonts w:cs="Arial"/>
        </w:rPr>
        <w:pPrChange w:id="18316" w:author="Rachel Shipsey" w:date="2025-06-23T15:41:00Z">
          <w:pPr>
            <w:pStyle w:val="ListParagraph"/>
            <w:numPr>
              <w:numId w:val="119"/>
            </w:numPr>
            <w:spacing w:after="0" w:line="278" w:lineRule="auto"/>
            <w:ind w:hanging="360"/>
            <w:jc w:val="both"/>
          </w:pPr>
        </w:pPrChange>
      </w:pPr>
      <w:del w:id="18317" w:author="Rachel Shipsey" w:date="2025-06-23T15:21:00Z">
        <w:r w:rsidRPr="000771B7" w:rsidDel="008D26A9">
          <w:rPr>
            <w:rFonts w:cs="Arial"/>
          </w:rPr>
          <w:delText>A more high-tech method to identify matching households in the data is to collect latitude and longitude at the entrance to each structure. However, whilst useful, this can be challenging if the co-ordinates are not accurate, or where many households live within the same structure.</w:delText>
        </w:r>
      </w:del>
    </w:p>
    <w:p w14:paraId="65339B82" w14:textId="52C6A2E5" w:rsidR="00086607" w:rsidRPr="00086607" w:rsidDel="00086607" w:rsidRDefault="000F0C09">
      <w:pPr>
        <w:pStyle w:val="ListParagraph"/>
        <w:spacing w:after="0" w:line="276" w:lineRule="auto"/>
        <w:jc w:val="both"/>
        <w:rPr>
          <w:del w:id="18318" w:author="Rachel Shipsey" w:date="2025-06-11T13:11:00Z"/>
          <w:rFonts w:eastAsiaTheme="minorEastAsia" w:cs="Arial"/>
          <w:szCs w:val="24"/>
          <w:lang w:eastAsia="zh-CN"/>
          <w:rPrChange w:id="18319" w:author="Rachel Shipsey" w:date="2025-06-11T13:10:00Z">
            <w:rPr>
              <w:del w:id="18320" w:author="Rachel Shipsey" w:date="2025-06-11T13:11:00Z"/>
              <w:szCs w:val="24"/>
              <w:lang w:eastAsia="zh-CN"/>
            </w:rPr>
          </w:rPrChange>
        </w:rPr>
        <w:pPrChange w:id="18321" w:author="Rachel Shipsey" w:date="2025-06-23T15:41:00Z">
          <w:pPr>
            <w:numPr>
              <w:numId w:val="119"/>
            </w:numPr>
            <w:spacing w:after="0"/>
            <w:ind w:left="720" w:hanging="360"/>
            <w:contextualSpacing/>
            <w:jc w:val="both"/>
          </w:pPr>
        </w:pPrChange>
      </w:pPr>
      <w:del w:id="18322" w:author="Rachel Shipsey" w:date="2025-06-23T15:21:00Z">
        <w:r w:rsidRPr="00086607" w:rsidDel="008D26A9">
          <w:rPr>
            <w:rFonts w:eastAsiaTheme="minorEastAsia" w:cs="Arial"/>
            <w:lang w:eastAsia="zh-CN"/>
            <w:rPrChange w:id="18323" w:author="Rachel Shipsey" w:date="2025-06-11T13:10:00Z">
              <w:rPr>
                <w:lang w:eastAsia="zh-CN"/>
              </w:rPr>
            </w:rPrChange>
          </w:rPr>
          <w:delText>Carry out the PES as soon as possible after census enumeration has completed (within 3 months). Countries where there was a long time e.g., 7 or 8 months between census night and PES enumeration tend to have a much worse matchrate due to people moving, people not remembering who was in the household at the time of the census and stickers/household enumeration labels becoming illegible. The results of the subsequent dual system estimation may no longer be valid due to the difficulty of knowing whether people are correctly not matched due to an omission in either the census or the PES or whether they are people who moved in-between census and</w:delText>
        </w:r>
        <w:r w:rsidRPr="00086607" w:rsidDel="008D26A9">
          <w:rPr>
            <w:rFonts w:eastAsiaTheme="minorEastAsia" w:cs="Arial"/>
            <w:szCs w:val="24"/>
            <w:lang w:eastAsia="zh-CN"/>
            <w:rPrChange w:id="18324" w:author="Rachel Shipsey" w:date="2025-06-11T13:10:00Z">
              <w:rPr>
                <w:szCs w:val="24"/>
                <w:lang w:eastAsia="zh-CN"/>
              </w:rPr>
            </w:rPrChange>
          </w:rPr>
          <w:delText xml:space="preserve"> PES.</w:delText>
        </w:r>
      </w:del>
    </w:p>
    <w:p w14:paraId="6AFA5BE6" w14:textId="7637DCA7" w:rsidR="00086607" w:rsidRPr="000771B7" w:rsidDel="008D26A9" w:rsidRDefault="000F0C09">
      <w:pPr>
        <w:pStyle w:val="ListParagraph"/>
        <w:spacing w:after="0" w:line="276" w:lineRule="auto"/>
        <w:jc w:val="both"/>
        <w:rPr>
          <w:del w:id="18325" w:author="Rachel Shipsey" w:date="2025-06-23T15:21:00Z"/>
          <w:rFonts w:cs="Arial"/>
        </w:rPr>
        <w:pPrChange w:id="18326" w:author="Rachel Shipsey" w:date="2025-06-23T15:41:00Z">
          <w:pPr>
            <w:numPr>
              <w:numId w:val="119"/>
            </w:numPr>
            <w:spacing w:after="0"/>
            <w:ind w:left="720" w:hanging="360"/>
            <w:contextualSpacing/>
            <w:jc w:val="both"/>
          </w:pPr>
        </w:pPrChange>
      </w:pPr>
      <w:del w:id="18327" w:author="Rachel Shipsey" w:date="2025-06-23T15:21:00Z">
        <w:r w:rsidRPr="000771B7" w:rsidDel="008D26A9">
          <w:rPr>
            <w:rFonts w:cs="Arial"/>
          </w:rPr>
          <w:delText>Give clear instructions to enumerators (on Census and PES) what to do in the case of missing information. For example, if day and/or month of birth is unknown then enter an X for the unknown fields. In cases where enumerators have not been given clear instructions, they have sometimes used a 1 causing a big spike of birthdays on 1</w:delText>
        </w:r>
        <w:r w:rsidRPr="000771B7" w:rsidDel="008D26A9">
          <w:rPr>
            <w:rFonts w:cs="Arial"/>
            <w:vertAlign w:val="superscript"/>
          </w:rPr>
          <w:delText>st</w:delText>
        </w:r>
        <w:r w:rsidRPr="000771B7" w:rsidDel="008D26A9">
          <w:rPr>
            <w:rFonts w:cs="Arial"/>
          </w:rPr>
          <w:delText xml:space="preserve"> January. It is not possible to distinguish between people who genuinely have a birthday on 1</w:delText>
        </w:r>
        <w:r w:rsidRPr="000771B7" w:rsidDel="008D26A9">
          <w:rPr>
            <w:rFonts w:cs="Arial"/>
            <w:vertAlign w:val="superscript"/>
          </w:rPr>
          <w:delText>st</w:delText>
        </w:r>
        <w:r w:rsidRPr="000771B7" w:rsidDel="008D26A9">
          <w:rPr>
            <w:rFonts w:cs="Arial"/>
          </w:rPr>
          <w:delText xml:space="preserve"> January and people who do not know their date of birth, which makes matching harder. The same applies for missing names – give enumerators clear instructions what they should enter e.g., UNKNOWN. These values can then easily be found in the data and replaced with a code for missing. Otherwise, time will have to be spent finding all the different ways that enumerators have used to record an unknown value.</w:delText>
        </w:r>
      </w:del>
    </w:p>
    <w:p w14:paraId="016C3FDE" w14:textId="2761E082" w:rsidR="00086607" w:rsidRPr="000771B7" w:rsidDel="00086607" w:rsidRDefault="000F0C09">
      <w:pPr>
        <w:pStyle w:val="ListParagraph"/>
        <w:spacing w:after="0" w:line="276" w:lineRule="auto"/>
        <w:jc w:val="both"/>
        <w:rPr>
          <w:del w:id="18328" w:author="Rachel Shipsey" w:date="2025-06-11T13:11:00Z"/>
          <w:rFonts w:cs="Arial"/>
        </w:rPr>
        <w:pPrChange w:id="18329" w:author="Rachel Shipsey" w:date="2025-06-23T15:41:00Z">
          <w:pPr>
            <w:numPr>
              <w:numId w:val="119"/>
            </w:numPr>
            <w:spacing w:after="0"/>
            <w:ind w:left="720" w:hanging="360"/>
            <w:contextualSpacing/>
            <w:jc w:val="both"/>
          </w:pPr>
        </w:pPrChange>
      </w:pPr>
      <w:del w:id="18330" w:author="Rachel Shipsey" w:date="2025-06-23T15:21:00Z">
        <w:r w:rsidRPr="000771B7" w:rsidDel="008D26A9">
          <w:rPr>
            <w:rFonts w:cs="Arial"/>
          </w:rPr>
          <w:delText>Although the census and PES should be independent, it is important that the teams running the census and the PES do interact with each other. The census team must understand the purpose of the PES and how the data the census team collect will be used for the purposes of matching. This understanding will feed into the census and PES questionnaire design and the training for the enumerators.</w:delText>
        </w:r>
      </w:del>
    </w:p>
    <w:p w14:paraId="007CDD3B" w14:textId="38E88F1C" w:rsidR="000F0C09" w:rsidRPr="000771B7" w:rsidDel="008D26A9" w:rsidRDefault="000F0C09">
      <w:pPr>
        <w:pStyle w:val="ListParagraph"/>
        <w:spacing w:after="0" w:line="276" w:lineRule="auto"/>
        <w:jc w:val="both"/>
        <w:rPr>
          <w:del w:id="18331" w:author="Rachel Shipsey" w:date="2025-06-23T15:21:00Z"/>
          <w:rFonts w:cs="Arial"/>
        </w:rPr>
        <w:pPrChange w:id="18332" w:author="Rachel Shipsey" w:date="2025-06-23T15:41:00Z">
          <w:pPr>
            <w:numPr>
              <w:numId w:val="119"/>
            </w:numPr>
            <w:spacing w:after="0"/>
            <w:ind w:left="720" w:hanging="360"/>
            <w:contextualSpacing/>
            <w:jc w:val="both"/>
          </w:pPr>
        </w:pPrChange>
      </w:pPr>
      <w:del w:id="18333" w:author="Rachel Shipsey" w:date="2025-06-23T15:21:00Z">
        <w:r w:rsidRPr="000771B7" w:rsidDel="008D26A9">
          <w:rPr>
            <w:rFonts w:cs="Arial"/>
          </w:rPr>
          <w:delText>There have been examples where quality issues have been caused by lots of enumerators recording 99 for a question because they were not sure how to complete the question. This could be prevented by improved questionnaire design, and the issue should be picked up during analysis of data collected during the census and/or PES pilot.</w:delText>
        </w:r>
      </w:del>
    </w:p>
    <w:p w14:paraId="513FD58F" w14:textId="4CC6E4C9" w:rsidR="000F0C09" w:rsidRPr="00B651C4" w:rsidDel="008D26A9" w:rsidRDefault="000F0C09">
      <w:pPr>
        <w:pStyle w:val="ListParagraph"/>
        <w:spacing w:after="0" w:line="276" w:lineRule="auto"/>
        <w:jc w:val="both"/>
        <w:rPr>
          <w:del w:id="18334" w:author="Rachel Shipsey" w:date="2025-06-23T15:21:00Z"/>
          <w:rFonts w:cs="Arial"/>
        </w:rPr>
        <w:pPrChange w:id="18335" w:author="Rachel Shipsey" w:date="2025-06-23T15:41:00Z">
          <w:pPr>
            <w:ind w:left="720"/>
            <w:contextualSpacing/>
            <w:jc w:val="both"/>
          </w:pPr>
        </w:pPrChange>
      </w:pPr>
    </w:p>
    <w:p w14:paraId="18F0A07A" w14:textId="0543D508" w:rsidR="000F0C09" w:rsidDel="008D26A9" w:rsidRDefault="000F0C09">
      <w:pPr>
        <w:pStyle w:val="ListParagraph"/>
        <w:spacing w:after="0" w:line="276" w:lineRule="auto"/>
        <w:jc w:val="both"/>
        <w:rPr>
          <w:del w:id="18336" w:author="Rachel Shipsey" w:date="2025-06-23T15:21:00Z"/>
          <w:rFonts w:cs="Arial"/>
        </w:rPr>
        <w:pPrChange w:id="18337" w:author="Rachel Shipsey" w:date="2025-06-23T15:41:00Z">
          <w:pPr/>
        </w:pPrChange>
      </w:pPr>
    </w:p>
    <w:p w14:paraId="624918DF" w14:textId="16503780" w:rsidR="000F0C09" w:rsidDel="008D26A9" w:rsidRDefault="000F0C09">
      <w:pPr>
        <w:pStyle w:val="ListParagraph"/>
        <w:spacing w:after="0" w:line="276" w:lineRule="auto"/>
        <w:jc w:val="both"/>
        <w:rPr>
          <w:del w:id="18338" w:author="Rachel Shipsey" w:date="2025-06-23T15:21:00Z"/>
          <w:rFonts w:cs="Arial"/>
        </w:rPr>
        <w:pPrChange w:id="18339" w:author="Rachel Shipsey" w:date="2025-06-23T15:41:00Z">
          <w:pPr/>
        </w:pPrChange>
      </w:pPr>
    </w:p>
    <w:p w14:paraId="294C17D4" w14:textId="54648038" w:rsidR="000F0C09" w:rsidDel="008D26A9" w:rsidRDefault="004E709F">
      <w:pPr>
        <w:pStyle w:val="ListParagraph"/>
        <w:spacing w:after="0" w:line="276" w:lineRule="auto"/>
        <w:jc w:val="both"/>
        <w:rPr>
          <w:del w:id="18340" w:author="Rachel Shipsey" w:date="2025-06-23T15:21:00Z"/>
        </w:rPr>
        <w:pPrChange w:id="18341" w:author="Rachel Shipsey" w:date="2025-06-23T15:41:00Z">
          <w:pPr>
            <w:pStyle w:val="Heading2"/>
          </w:pPr>
        </w:pPrChange>
      </w:pPr>
      <w:del w:id="18342" w:author="Rachel Shipsey" w:date="2025-06-09T11:38:00Z">
        <w:r w:rsidRPr="00E56AB4" w:rsidDel="00E56AB4">
          <w:delText xml:space="preserve">15.4 </w:delText>
        </w:r>
      </w:del>
      <w:bookmarkStart w:id="18343" w:name="_Toc201320329"/>
      <w:del w:id="18344" w:author="Rachel Shipsey" w:date="2025-06-23T15:21:00Z">
        <w:r w:rsidR="000F0C09" w:rsidRPr="00E56AB4" w:rsidDel="008D26A9">
          <w:delText>Recommendations</w:delText>
        </w:r>
        <w:bookmarkEnd w:id="18343"/>
      </w:del>
    </w:p>
    <w:p w14:paraId="673ADA4F" w14:textId="0F1AA112" w:rsidR="000F0C09" w:rsidRPr="000771B7" w:rsidDel="008D26A9" w:rsidRDefault="000F0C09">
      <w:pPr>
        <w:pStyle w:val="ListParagraph"/>
        <w:spacing w:after="0" w:line="276" w:lineRule="auto"/>
        <w:jc w:val="both"/>
        <w:rPr>
          <w:del w:id="18345" w:author="Rachel Shipsey" w:date="2025-06-23T15:21:00Z"/>
          <w:rFonts w:cs="Arial"/>
        </w:rPr>
        <w:pPrChange w:id="18346" w:author="Rachel Shipsey" w:date="2025-06-23T15:41:00Z">
          <w:pPr>
            <w:pStyle w:val="ListParagraph"/>
            <w:numPr>
              <w:numId w:val="125"/>
            </w:numPr>
            <w:ind w:hanging="360"/>
            <w:jc w:val="both"/>
          </w:pPr>
        </w:pPrChange>
      </w:pPr>
      <w:del w:id="18347" w:author="Rachel Shipsey" w:date="2025-06-23T15:21:00Z">
        <w:r w:rsidRPr="000771B7" w:rsidDel="008D26A9">
          <w:rPr>
            <w:rFonts w:cs="Arial"/>
          </w:rPr>
          <w:delText>The PES should be planned and budgeted for as an integral part of the census operations. A PES is unlikely to yield useful results if it is a last-minute addition only considered once the census operation has been completed. As such, unless the PES is properly planned, funded and executed it is unlikely to yield value for money as the results may not be valid. Consider whether or not carrying out a PES is a good use of resource.</w:delText>
        </w:r>
        <w:r w:rsidR="00B45C4A" w:rsidRPr="000771B7" w:rsidDel="008D26A9">
          <w:rPr>
            <w:rFonts w:cs="Arial"/>
          </w:rPr>
          <w:delText xml:space="preserve"> Furthermore, the budget for the PES should be independent from the principal budget and should be ring-fenced so that the PES is adequately funded and an independent PES team, separate from the main census team can be properly staffed</w:delText>
        </w:r>
        <w:r w:rsidR="00312751" w:rsidRPr="000771B7" w:rsidDel="008D26A9">
          <w:rPr>
            <w:rFonts w:cs="Arial"/>
          </w:rPr>
          <w:delText>.</w:delText>
        </w:r>
      </w:del>
    </w:p>
    <w:p w14:paraId="57D5EEAD" w14:textId="0BA1F4DA" w:rsidR="000F0C09" w:rsidDel="008D26A9" w:rsidRDefault="000F0C09">
      <w:pPr>
        <w:pStyle w:val="ListParagraph"/>
        <w:spacing w:after="0" w:line="276" w:lineRule="auto"/>
        <w:jc w:val="both"/>
        <w:rPr>
          <w:del w:id="18348" w:author="Rachel Shipsey" w:date="2025-06-23T15:21:00Z"/>
          <w:rFonts w:cs="Arial"/>
          <w:color w:val="FF0000"/>
        </w:rPr>
        <w:pPrChange w:id="18349" w:author="Rachel Shipsey" w:date="2025-06-23T15:41:00Z">
          <w:pPr>
            <w:pStyle w:val="ListParagraph"/>
            <w:jc w:val="both"/>
          </w:pPr>
        </w:pPrChange>
      </w:pPr>
    </w:p>
    <w:p w14:paraId="453244DB" w14:textId="4200EC2E" w:rsidR="000F0C09" w:rsidRPr="000771B7" w:rsidDel="008D26A9" w:rsidRDefault="000F0C09">
      <w:pPr>
        <w:pStyle w:val="ListParagraph"/>
        <w:spacing w:after="0" w:line="276" w:lineRule="auto"/>
        <w:jc w:val="both"/>
        <w:rPr>
          <w:del w:id="18350" w:author="Rachel Shipsey" w:date="2025-06-23T15:21:00Z"/>
          <w:rFonts w:cs="Arial"/>
        </w:rPr>
        <w:pPrChange w:id="18351" w:author="Rachel Shipsey" w:date="2025-06-23T15:41:00Z">
          <w:pPr>
            <w:pStyle w:val="ListParagraph"/>
            <w:numPr>
              <w:numId w:val="125"/>
            </w:numPr>
            <w:ind w:hanging="360"/>
            <w:jc w:val="both"/>
          </w:pPr>
        </w:pPrChange>
      </w:pPr>
      <w:del w:id="18352" w:author="Rachel Shipsey" w:date="2025-06-23T15:21:00Z">
        <w:r w:rsidRPr="000771B7" w:rsidDel="008D26A9">
          <w:rPr>
            <w:rFonts w:cs="Arial"/>
          </w:rPr>
          <w:delText>If there is no administrative data available in the country, then the importance of the PES is magnified since there is no alternative to quality assure the coverage and content of the census. Therefore, countries with poor administrative data should attempt to carry out a PES as part of their census operation. However, bear recommendation 1 in mind. If there is insufficient resource to carry out the PES, then concentrate instead on improv</w:delText>
        </w:r>
        <w:r w:rsidR="00F51CC1" w:rsidRPr="000771B7" w:rsidDel="008D26A9">
          <w:rPr>
            <w:rFonts w:cs="Arial"/>
          </w:rPr>
          <w:delText>ing</w:delText>
        </w:r>
        <w:r w:rsidRPr="000771B7" w:rsidDel="008D26A9">
          <w:rPr>
            <w:rFonts w:cs="Arial"/>
          </w:rPr>
          <w:delText xml:space="preserve"> census enumeration.</w:delText>
        </w:r>
      </w:del>
    </w:p>
    <w:p w14:paraId="34884F84" w14:textId="38716CD7" w:rsidR="000F0C09" w:rsidRPr="00152F79" w:rsidDel="008D26A9" w:rsidRDefault="000F0C09">
      <w:pPr>
        <w:pStyle w:val="ListParagraph"/>
        <w:spacing w:after="0" w:line="276" w:lineRule="auto"/>
        <w:jc w:val="both"/>
        <w:rPr>
          <w:del w:id="18353" w:author="Rachel Shipsey" w:date="2025-06-23T15:21:00Z"/>
          <w:rFonts w:cs="Arial"/>
        </w:rPr>
        <w:pPrChange w:id="18354" w:author="Rachel Shipsey" w:date="2025-06-23T15:41:00Z">
          <w:pPr>
            <w:pStyle w:val="ListParagraph"/>
            <w:jc w:val="both"/>
          </w:pPr>
        </w:pPrChange>
      </w:pPr>
    </w:p>
    <w:p w14:paraId="6C5F3924" w14:textId="6045F6E8" w:rsidR="000F0C09" w:rsidRPr="000771B7" w:rsidDel="008D26A9" w:rsidRDefault="000F0C09">
      <w:pPr>
        <w:pStyle w:val="ListParagraph"/>
        <w:spacing w:after="0" w:line="276" w:lineRule="auto"/>
        <w:jc w:val="both"/>
        <w:rPr>
          <w:del w:id="18355" w:author="Rachel Shipsey" w:date="2025-06-23T15:21:00Z"/>
          <w:rFonts w:cs="Arial"/>
        </w:rPr>
        <w:pPrChange w:id="18356" w:author="Rachel Shipsey" w:date="2025-06-23T15:41:00Z">
          <w:pPr>
            <w:pStyle w:val="ListParagraph"/>
            <w:numPr>
              <w:numId w:val="125"/>
            </w:numPr>
            <w:ind w:hanging="360"/>
            <w:jc w:val="both"/>
          </w:pPr>
        </w:pPrChange>
      </w:pPr>
      <w:del w:id="18357" w:author="Rachel Shipsey" w:date="2025-06-23T15:21:00Z">
        <w:r w:rsidRPr="000771B7" w:rsidDel="008D26A9">
          <w:rPr>
            <w:rFonts w:cs="Arial"/>
          </w:rPr>
          <w:delText xml:space="preserve">The PES enumeration should be carried out </w:delText>
        </w:r>
        <w:r w:rsidRPr="000771B7" w:rsidDel="008D26A9">
          <w:rPr>
            <w:rFonts w:cs="Arial"/>
            <w:b/>
            <w:bCs/>
          </w:rPr>
          <w:delText xml:space="preserve">within </w:delText>
        </w:r>
        <w:r w:rsidR="00D554BA" w:rsidRPr="000771B7" w:rsidDel="008D26A9">
          <w:rPr>
            <w:rFonts w:cs="Arial"/>
            <w:b/>
            <w:bCs/>
          </w:rPr>
          <w:delText>a few</w:delText>
        </w:r>
        <w:r w:rsidRPr="000771B7" w:rsidDel="008D26A9">
          <w:rPr>
            <w:rFonts w:cs="Arial"/>
            <w:b/>
            <w:bCs/>
          </w:rPr>
          <w:delText xml:space="preserve"> months</w:delText>
        </w:r>
        <w:r w:rsidRPr="000771B7" w:rsidDel="008D26A9">
          <w:rPr>
            <w:rFonts w:cs="Arial"/>
          </w:rPr>
          <w:delText xml:space="preserve"> of completing the census enumeration</w:delText>
        </w:r>
        <w:r w:rsidR="00445A14" w:rsidRPr="000771B7" w:rsidDel="008D26A9">
          <w:rPr>
            <w:rFonts w:cs="Arial"/>
          </w:rPr>
          <w:delText xml:space="preserve"> (</w:delText>
        </w:r>
        <w:r w:rsidR="00D554BA" w:rsidRPr="000771B7" w:rsidDel="008D26A9">
          <w:rPr>
            <w:rFonts w:cs="Arial"/>
          </w:rPr>
          <w:delText>P&amp;R v4 3.221)</w:delText>
        </w:r>
        <w:r w:rsidRPr="000771B7" w:rsidDel="008D26A9">
          <w:rPr>
            <w:rFonts w:cs="Arial"/>
          </w:rPr>
          <w:delText>. Ideally the PES enumeration should start as soon as possible after census enumeration has completed. However, PES enumeration should not start until the census enumeration is complete in all areas in order to maintain independence.</w:delText>
        </w:r>
      </w:del>
    </w:p>
    <w:p w14:paraId="5DE9509D" w14:textId="771E1DE9" w:rsidR="009268AD" w:rsidRPr="009268AD" w:rsidDel="008D26A9" w:rsidRDefault="009268AD">
      <w:pPr>
        <w:pStyle w:val="ListParagraph"/>
        <w:spacing w:after="0" w:line="276" w:lineRule="auto"/>
        <w:jc w:val="both"/>
        <w:rPr>
          <w:del w:id="18358" w:author="Rachel Shipsey" w:date="2025-06-23T15:21:00Z"/>
          <w:rFonts w:cs="Arial"/>
        </w:rPr>
        <w:pPrChange w:id="18359" w:author="Rachel Shipsey" w:date="2025-06-23T15:41:00Z">
          <w:pPr>
            <w:pStyle w:val="ListParagraph"/>
          </w:pPr>
        </w:pPrChange>
      </w:pPr>
    </w:p>
    <w:p w14:paraId="7FCED111" w14:textId="27BC8B87" w:rsidR="009268AD" w:rsidRPr="000771B7" w:rsidDel="008D26A9" w:rsidRDefault="009268AD">
      <w:pPr>
        <w:pStyle w:val="ListParagraph"/>
        <w:spacing w:after="0" w:line="276" w:lineRule="auto"/>
        <w:jc w:val="both"/>
        <w:rPr>
          <w:del w:id="18360" w:author="Rachel Shipsey" w:date="2025-06-23T15:21:00Z"/>
          <w:rFonts w:cs="Arial"/>
        </w:rPr>
        <w:pPrChange w:id="18361" w:author="Rachel Shipsey" w:date="2025-06-23T15:41:00Z">
          <w:pPr>
            <w:pStyle w:val="ListParagraph"/>
            <w:numPr>
              <w:numId w:val="125"/>
            </w:numPr>
            <w:ind w:hanging="360"/>
            <w:jc w:val="both"/>
          </w:pPr>
        </w:pPrChange>
      </w:pPr>
      <w:del w:id="18362" w:author="Rachel Shipsey" w:date="2025-06-23T15:21:00Z">
        <w:r w:rsidRPr="000771B7" w:rsidDel="008D26A9">
          <w:rPr>
            <w:rFonts w:cs="Arial"/>
          </w:rPr>
          <w:delText>A different team should be responsible for running and management of the PES, not made up from people who are responsible for running and management of the census.</w:delText>
        </w:r>
      </w:del>
    </w:p>
    <w:p w14:paraId="09907B49" w14:textId="07417251" w:rsidR="002A7836" w:rsidRPr="002A7836" w:rsidDel="008D26A9" w:rsidRDefault="002A7836">
      <w:pPr>
        <w:pStyle w:val="ListParagraph"/>
        <w:spacing w:after="0" w:line="276" w:lineRule="auto"/>
        <w:jc w:val="both"/>
        <w:rPr>
          <w:del w:id="18363" w:author="Rachel Shipsey" w:date="2025-06-23T15:21:00Z"/>
          <w:rFonts w:cs="Arial"/>
        </w:rPr>
        <w:pPrChange w:id="18364" w:author="Rachel Shipsey" w:date="2025-06-23T15:41:00Z">
          <w:pPr>
            <w:pStyle w:val="ListParagraph"/>
          </w:pPr>
        </w:pPrChange>
      </w:pPr>
    </w:p>
    <w:p w14:paraId="3F802F57" w14:textId="14766A9D" w:rsidR="002A7836" w:rsidRPr="000771B7" w:rsidDel="008D26A9" w:rsidRDefault="002A7836">
      <w:pPr>
        <w:pStyle w:val="ListParagraph"/>
        <w:spacing w:after="0" w:line="276" w:lineRule="auto"/>
        <w:jc w:val="both"/>
        <w:rPr>
          <w:del w:id="18365" w:author="Rachel Shipsey" w:date="2025-06-23T15:21:00Z"/>
          <w:rFonts w:cs="Arial"/>
        </w:rPr>
        <w:pPrChange w:id="18366" w:author="Rachel Shipsey" w:date="2025-06-23T15:41:00Z">
          <w:pPr>
            <w:pStyle w:val="ListParagraph"/>
            <w:numPr>
              <w:numId w:val="125"/>
            </w:numPr>
            <w:ind w:hanging="360"/>
            <w:jc w:val="both"/>
          </w:pPr>
        </w:pPrChange>
      </w:pPr>
      <w:del w:id="18367" w:author="Rachel Shipsey" w:date="2025-06-23T15:21:00Z">
        <w:r w:rsidRPr="000771B7" w:rsidDel="008D26A9">
          <w:rPr>
            <w:rFonts w:cs="Arial"/>
          </w:rPr>
          <w:delText>The necessity to match the PES data to the census data with high accuracy should be borne in mind when designing the PES questionnaire</w:delText>
        </w:r>
        <w:r w:rsidR="00312751" w:rsidRPr="000771B7" w:rsidDel="008D26A9">
          <w:rPr>
            <w:rFonts w:cs="Arial"/>
          </w:rPr>
          <w:delText>,</w:delText>
        </w:r>
        <w:r w:rsidRPr="000771B7" w:rsidDel="008D26A9">
          <w:rPr>
            <w:rFonts w:cs="Arial"/>
          </w:rPr>
          <w:delText xml:space="preserve"> the </w:delText>
        </w:r>
        <w:r w:rsidR="000D12D1" w:rsidRPr="000771B7" w:rsidDel="008D26A9">
          <w:rPr>
            <w:rFonts w:cs="Arial"/>
          </w:rPr>
          <w:delText>c</w:delText>
        </w:r>
        <w:r w:rsidR="00312751" w:rsidRPr="000771B7" w:rsidDel="008D26A9">
          <w:rPr>
            <w:rFonts w:cs="Arial"/>
          </w:rPr>
          <w:delText xml:space="preserve">ensus and PES </w:delText>
        </w:r>
        <w:r w:rsidRPr="000771B7" w:rsidDel="008D26A9">
          <w:rPr>
            <w:rFonts w:cs="Arial"/>
          </w:rPr>
          <w:delText>CAPI application</w:delText>
        </w:r>
        <w:r w:rsidR="00312751" w:rsidRPr="000771B7" w:rsidDel="008D26A9">
          <w:rPr>
            <w:rFonts w:cs="Arial"/>
          </w:rPr>
          <w:delText>s, and</w:delText>
        </w:r>
        <w:r w:rsidR="000D12D1" w:rsidRPr="000771B7" w:rsidDel="008D26A9">
          <w:rPr>
            <w:rFonts w:cs="Arial"/>
          </w:rPr>
          <w:delText xml:space="preserve"> the</w:delText>
        </w:r>
        <w:r w:rsidR="00312751" w:rsidRPr="000771B7" w:rsidDel="008D26A9">
          <w:rPr>
            <w:rFonts w:cs="Arial"/>
          </w:rPr>
          <w:delText xml:space="preserve"> </w:delText>
        </w:r>
        <w:r w:rsidR="000D12D1" w:rsidRPr="000771B7" w:rsidDel="008D26A9">
          <w:rPr>
            <w:rFonts w:cs="Arial"/>
          </w:rPr>
          <w:delText>census and PES enumerator training,</w:delText>
        </w:r>
        <w:r w:rsidRPr="000771B7" w:rsidDel="008D26A9">
          <w:rPr>
            <w:rFonts w:cs="Arial"/>
          </w:rPr>
          <w:delText xml:space="preserve"> so that everything is done to make automatic matching as successful (fast and accurate) as possible.</w:delText>
        </w:r>
      </w:del>
    </w:p>
    <w:p w14:paraId="33A503DC" w14:textId="34C514A8" w:rsidR="002A7836" w:rsidRPr="007F2293" w:rsidDel="008D26A9" w:rsidRDefault="002A7836">
      <w:pPr>
        <w:pStyle w:val="ListParagraph"/>
        <w:spacing w:after="0" w:line="276" w:lineRule="auto"/>
        <w:jc w:val="both"/>
        <w:rPr>
          <w:del w:id="18368" w:author="Rachel Shipsey" w:date="2025-06-23T15:21:00Z"/>
          <w:rFonts w:cs="Arial"/>
        </w:rPr>
        <w:pPrChange w:id="18369" w:author="Rachel Shipsey" w:date="2025-06-23T15:41:00Z">
          <w:pPr>
            <w:pStyle w:val="ListParagraph"/>
            <w:numPr>
              <w:numId w:val="171"/>
            </w:numPr>
            <w:spacing w:line="278" w:lineRule="auto"/>
            <w:ind w:left="1080" w:hanging="360"/>
            <w:jc w:val="both"/>
          </w:pPr>
        </w:pPrChange>
      </w:pPr>
      <w:del w:id="18370" w:author="Rachel Shipsey" w:date="2025-06-23T15:21:00Z">
        <w:r w:rsidRPr="007F2293" w:rsidDel="008D26A9">
          <w:rPr>
            <w:rFonts w:cs="Arial"/>
          </w:rPr>
          <w:delText>Harmonize the PES CAPI with the census CAPI for the questions that are asked in both surveys to gather the variables that will be used for matching (e.g., first name, last name, date of birth, relationship to head of household, marital status).</w:delText>
        </w:r>
      </w:del>
    </w:p>
    <w:p w14:paraId="5C91CDEF" w14:textId="714D37D1" w:rsidR="002A7836" w:rsidRPr="007F2293" w:rsidDel="008D26A9" w:rsidRDefault="002A7836">
      <w:pPr>
        <w:pStyle w:val="ListParagraph"/>
        <w:spacing w:after="0" w:line="276" w:lineRule="auto"/>
        <w:jc w:val="both"/>
        <w:rPr>
          <w:del w:id="18371" w:author="Rachel Shipsey" w:date="2025-06-23T15:21:00Z"/>
          <w:rFonts w:cs="Arial"/>
          <w:lang w:val="en-GB"/>
        </w:rPr>
        <w:pPrChange w:id="18372" w:author="Rachel Shipsey" w:date="2025-06-23T15:41:00Z">
          <w:pPr>
            <w:pStyle w:val="ListParagraph"/>
            <w:numPr>
              <w:numId w:val="171"/>
            </w:numPr>
            <w:spacing w:line="278" w:lineRule="auto"/>
            <w:ind w:left="1080" w:hanging="360"/>
          </w:pPr>
        </w:pPrChange>
      </w:pPr>
      <w:del w:id="18373" w:author="Rachel Shipsey" w:date="2025-06-23T15:21:00Z">
        <w:r w:rsidRPr="007F2293" w:rsidDel="008D26A9">
          <w:rPr>
            <w:rFonts w:cs="Arial"/>
            <w:lang w:val="en-GB"/>
          </w:rPr>
          <w:delText xml:space="preserve">When training census and PES enumerators, ensure they understand how the data will be used for matching and the importance of spelling names correctly. Give clear instructions on what to do when information such as a name or date of birth is unknown. This will prevent enumerators using their own versions of ‘unknown’ which all have to be cleaned from the data prior to matching. </w:delText>
        </w:r>
      </w:del>
    </w:p>
    <w:p w14:paraId="609640CF" w14:textId="0C2018EE" w:rsidR="002A7836" w:rsidRPr="007F2293" w:rsidDel="008D26A9" w:rsidRDefault="002A7836">
      <w:pPr>
        <w:pStyle w:val="ListParagraph"/>
        <w:spacing w:after="0" w:line="276" w:lineRule="auto"/>
        <w:jc w:val="both"/>
        <w:rPr>
          <w:del w:id="18374" w:author="Rachel Shipsey" w:date="2025-06-23T15:21:00Z"/>
          <w:rFonts w:cs="Arial"/>
          <w:lang w:val="en-GB"/>
        </w:rPr>
        <w:pPrChange w:id="18375" w:author="Rachel Shipsey" w:date="2025-06-23T15:41:00Z">
          <w:pPr>
            <w:pStyle w:val="ListParagraph"/>
            <w:numPr>
              <w:numId w:val="171"/>
            </w:numPr>
            <w:spacing w:line="278" w:lineRule="auto"/>
            <w:ind w:left="1080" w:hanging="360"/>
          </w:pPr>
        </w:pPrChange>
      </w:pPr>
      <w:del w:id="18376" w:author="Rachel Shipsey" w:date="2025-06-23T15:21:00Z">
        <w:r w:rsidRPr="007F2293" w:rsidDel="008D26A9">
          <w:rPr>
            <w:rFonts w:cs="Arial"/>
            <w:lang w:val="en-GB"/>
          </w:rPr>
          <w:delText>Collect geolocation codes for each household enumerated on both the census and PES. This will assist with automatic household matching.</w:delText>
        </w:r>
      </w:del>
    </w:p>
    <w:p w14:paraId="7F41301E" w14:textId="04E87653" w:rsidR="002A7836" w:rsidRPr="007F2293" w:rsidDel="008D26A9" w:rsidRDefault="002A7836">
      <w:pPr>
        <w:pStyle w:val="ListParagraph"/>
        <w:spacing w:after="0" w:line="276" w:lineRule="auto"/>
        <w:jc w:val="both"/>
        <w:rPr>
          <w:del w:id="18377" w:author="Rachel Shipsey" w:date="2025-06-23T15:21:00Z"/>
          <w:rFonts w:cs="Arial"/>
          <w:lang w:val="en-GB"/>
        </w:rPr>
        <w:pPrChange w:id="18378" w:author="Rachel Shipsey" w:date="2025-06-23T15:41:00Z">
          <w:pPr>
            <w:pStyle w:val="ListParagraph"/>
            <w:numPr>
              <w:numId w:val="171"/>
            </w:numPr>
            <w:spacing w:line="278" w:lineRule="auto"/>
            <w:ind w:left="1080" w:hanging="360"/>
          </w:pPr>
        </w:pPrChange>
      </w:pPr>
      <w:del w:id="18379" w:author="Rachel Shipsey" w:date="2025-06-23T15:21:00Z">
        <w:r w:rsidRPr="007F2293" w:rsidDel="008D26A9">
          <w:rPr>
            <w:rFonts w:cs="Arial"/>
            <w:lang w:val="en-GB"/>
          </w:rPr>
          <w:delText>Add verification steps into the CAPI to minimise the risk of incorrect data being collected which makes the automatic matching harder. For example, if date of birth is collected, the CAPI can automatically calculate the age and require the enumerator to confirm that this is correct. If the relationship to head of household is impossible e.g., son older than their father, the CAPI should flag this and require the enumerator to confirm the correct relationship.</w:delText>
        </w:r>
      </w:del>
    </w:p>
    <w:p w14:paraId="02DFF6D3" w14:textId="4AFF1B2D" w:rsidR="002A7836" w:rsidRPr="007F2293" w:rsidDel="008D26A9" w:rsidRDefault="002A7836">
      <w:pPr>
        <w:pStyle w:val="ListParagraph"/>
        <w:spacing w:after="0" w:line="276" w:lineRule="auto"/>
        <w:jc w:val="both"/>
        <w:rPr>
          <w:del w:id="18380" w:author="Rachel Shipsey" w:date="2025-06-23T15:21:00Z"/>
          <w:rFonts w:cs="Arial"/>
          <w:lang w:val="en-GB"/>
        </w:rPr>
        <w:pPrChange w:id="18381" w:author="Rachel Shipsey" w:date="2025-06-23T15:41:00Z">
          <w:pPr>
            <w:pStyle w:val="ListParagraph"/>
            <w:numPr>
              <w:numId w:val="171"/>
            </w:numPr>
            <w:spacing w:line="278" w:lineRule="auto"/>
            <w:ind w:left="1080" w:hanging="360"/>
          </w:pPr>
        </w:pPrChange>
      </w:pPr>
      <w:del w:id="18382" w:author="Rachel Shipsey" w:date="2025-06-23T15:21:00Z">
        <w:r w:rsidRPr="007F2293" w:rsidDel="008D26A9">
          <w:rPr>
            <w:rFonts w:cs="Arial"/>
            <w:lang w:val="en-GB"/>
          </w:rPr>
          <w:delText>Ensure field force are trained to correct errors in enumeration by editing the record on the CAPI rather than adding a new record and thus causing duplicates.</w:delText>
        </w:r>
      </w:del>
    </w:p>
    <w:p w14:paraId="650C9CF2" w14:textId="364E4182" w:rsidR="002A7836" w:rsidRPr="007F2293" w:rsidDel="008D26A9" w:rsidRDefault="002A7836">
      <w:pPr>
        <w:pStyle w:val="ListParagraph"/>
        <w:spacing w:after="0" w:line="276" w:lineRule="auto"/>
        <w:jc w:val="both"/>
        <w:rPr>
          <w:del w:id="18383" w:author="Rachel Shipsey" w:date="2025-06-23T15:21:00Z"/>
          <w:rFonts w:cs="Arial"/>
          <w:lang w:val="en-GB"/>
        </w:rPr>
        <w:pPrChange w:id="18384" w:author="Rachel Shipsey" w:date="2025-06-23T15:41:00Z">
          <w:pPr>
            <w:pStyle w:val="ListParagraph"/>
            <w:numPr>
              <w:numId w:val="171"/>
            </w:numPr>
            <w:spacing w:line="278" w:lineRule="auto"/>
            <w:ind w:left="1080" w:hanging="360"/>
          </w:pPr>
        </w:pPrChange>
      </w:pPr>
      <w:del w:id="18385" w:author="Rachel Shipsey" w:date="2025-06-23T15:21:00Z">
        <w:r w:rsidRPr="007F2293" w:rsidDel="008D26A9">
          <w:rPr>
            <w:rFonts w:cs="Arial"/>
            <w:lang w:val="en-GB"/>
          </w:rPr>
          <w:delText>Identify in advance the key variables for estimation – at a minimum these will be age and sex, and programme the CAPI so that these are compulsory questions.</w:delText>
        </w:r>
      </w:del>
    </w:p>
    <w:p w14:paraId="4D4C777B" w14:textId="7333F5F6" w:rsidR="002A7836" w:rsidDel="008D26A9" w:rsidRDefault="002A7836">
      <w:pPr>
        <w:pStyle w:val="ListParagraph"/>
        <w:spacing w:after="0" w:line="276" w:lineRule="auto"/>
        <w:jc w:val="both"/>
        <w:rPr>
          <w:del w:id="18386" w:author="Rachel Shipsey" w:date="2025-06-23T15:21:00Z"/>
          <w:rFonts w:cs="Arial"/>
        </w:rPr>
        <w:pPrChange w:id="18387" w:author="Rachel Shipsey" w:date="2025-06-23T15:41:00Z">
          <w:pPr>
            <w:pStyle w:val="ListParagraph"/>
            <w:ind w:left="1080"/>
            <w:jc w:val="both"/>
          </w:pPr>
        </w:pPrChange>
      </w:pPr>
    </w:p>
    <w:p w14:paraId="202A1FCE" w14:textId="2BFA58B2" w:rsidR="00545945" w:rsidRPr="000771B7" w:rsidDel="008D26A9" w:rsidRDefault="00545945">
      <w:pPr>
        <w:pStyle w:val="ListParagraph"/>
        <w:spacing w:after="0" w:line="276" w:lineRule="auto"/>
        <w:jc w:val="both"/>
        <w:rPr>
          <w:del w:id="18388" w:author="Rachel Shipsey" w:date="2025-06-23T15:21:00Z"/>
          <w:rFonts w:cs="Arial"/>
          <w:lang w:val="en-GB"/>
        </w:rPr>
        <w:pPrChange w:id="18389" w:author="Rachel Shipsey" w:date="2025-06-23T15:41:00Z">
          <w:pPr>
            <w:pStyle w:val="ListParagraph"/>
            <w:numPr>
              <w:numId w:val="125"/>
            </w:numPr>
            <w:ind w:hanging="360"/>
          </w:pPr>
        </w:pPrChange>
      </w:pPr>
      <w:del w:id="18390" w:author="Rachel Shipsey" w:date="2025-06-23T15:21:00Z">
        <w:r w:rsidRPr="000771B7" w:rsidDel="008D26A9">
          <w:rPr>
            <w:rFonts w:cs="Arial"/>
            <w:lang w:val="en-GB"/>
          </w:rPr>
          <w:delText>Carrying out d</w:delText>
        </w:r>
        <w:r w:rsidR="00DA7B47" w:rsidRPr="000771B7" w:rsidDel="008D26A9">
          <w:rPr>
            <w:rFonts w:cs="Arial"/>
            <w:lang w:val="en-GB"/>
          </w:rPr>
          <w:delText>ata</w:delText>
        </w:r>
        <w:r w:rsidRPr="000771B7" w:rsidDel="008D26A9">
          <w:rPr>
            <w:rFonts w:cs="Arial"/>
            <w:lang w:val="en-GB"/>
          </w:rPr>
          <w:delText xml:space="preserve"> processing steps such as Resolving Multiple Responses (RMR) and Removing False Persons (RFP) before attempting to match the census and PES data will improve the quality of the data and the matching.</w:delText>
        </w:r>
      </w:del>
    </w:p>
    <w:p w14:paraId="0B12EFC4" w14:textId="6CFA8E05" w:rsidR="00545945" w:rsidDel="008D26A9" w:rsidRDefault="00545945">
      <w:pPr>
        <w:pStyle w:val="ListParagraph"/>
        <w:spacing w:after="0" w:line="276" w:lineRule="auto"/>
        <w:jc w:val="both"/>
        <w:rPr>
          <w:del w:id="18391" w:author="Rachel Shipsey" w:date="2025-06-23T15:21:00Z"/>
          <w:rFonts w:cs="Arial"/>
          <w:lang w:val="en-GB"/>
        </w:rPr>
        <w:pPrChange w:id="18392" w:author="Rachel Shipsey" w:date="2025-06-23T15:41:00Z">
          <w:pPr>
            <w:pStyle w:val="ListParagraph"/>
            <w:numPr>
              <w:numId w:val="124"/>
            </w:numPr>
            <w:spacing w:line="278" w:lineRule="auto"/>
            <w:ind w:left="1440" w:hanging="360"/>
          </w:pPr>
        </w:pPrChange>
      </w:pPr>
      <w:del w:id="18393" w:author="Rachel Shipsey" w:date="2025-06-23T15:21:00Z">
        <w:r w:rsidDel="008D26A9">
          <w:rPr>
            <w:rFonts w:cs="Arial"/>
            <w:lang w:val="en-GB"/>
          </w:rPr>
          <w:delText>Resolving multiple responses (RMR) means finding and then marking as out-of-scope, any duplicate records. These may appear as within household duplicates, outside household duplicates, or entire duplicate households.</w:delText>
        </w:r>
      </w:del>
    </w:p>
    <w:p w14:paraId="7084E214" w14:textId="6A23F6E7" w:rsidR="00545945" w:rsidDel="008D26A9" w:rsidRDefault="00545945">
      <w:pPr>
        <w:pStyle w:val="ListParagraph"/>
        <w:spacing w:after="0" w:line="276" w:lineRule="auto"/>
        <w:jc w:val="both"/>
        <w:rPr>
          <w:del w:id="18394" w:author="Rachel Shipsey" w:date="2025-06-23T15:21:00Z"/>
          <w:rFonts w:cs="Arial"/>
          <w:lang w:val="en-GB"/>
        </w:rPr>
        <w:pPrChange w:id="18395" w:author="Rachel Shipsey" w:date="2025-06-23T15:41:00Z">
          <w:pPr>
            <w:pStyle w:val="ListParagraph"/>
            <w:numPr>
              <w:numId w:val="124"/>
            </w:numPr>
            <w:spacing w:line="278" w:lineRule="auto"/>
            <w:ind w:left="1440" w:hanging="360"/>
          </w:pPr>
        </w:pPrChange>
      </w:pPr>
      <w:del w:id="18396" w:author="Rachel Shipsey" w:date="2025-06-23T15:21:00Z">
        <w:r w:rsidDel="008D26A9">
          <w:rPr>
            <w:rFonts w:cs="Arial"/>
            <w:lang w:val="en-GB"/>
          </w:rPr>
          <w:delText>Removing false persons (RFP) means finding any records where there is not sufficient evidence of this record representing a true person e.g., name, age/date of birth and sex are all missing. This can be caused by CAPI error, data processing or transmission error, or enumerator error.</w:delText>
        </w:r>
      </w:del>
    </w:p>
    <w:p w14:paraId="34E21C17" w14:textId="00C3E426" w:rsidR="00545945" w:rsidDel="008D26A9" w:rsidRDefault="00545945">
      <w:pPr>
        <w:pStyle w:val="ListParagraph"/>
        <w:spacing w:after="0" w:line="276" w:lineRule="auto"/>
        <w:jc w:val="both"/>
        <w:rPr>
          <w:del w:id="18397" w:author="Rachel Shipsey" w:date="2025-06-23T15:21:00Z"/>
          <w:rFonts w:cs="Arial"/>
          <w:lang w:val="en-GB"/>
        </w:rPr>
        <w:pPrChange w:id="18398" w:author="Rachel Shipsey" w:date="2025-06-23T15:41:00Z">
          <w:pPr>
            <w:pStyle w:val="ListParagraph"/>
            <w:ind w:left="1080"/>
          </w:pPr>
        </w:pPrChange>
      </w:pPr>
    </w:p>
    <w:p w14:paraId="615C7DE3" w14:textId="19222AF0" w:rsidR="00545945" w:rsidRPr="000771B7" w:rsidDel="008D26A9" w:rsidRDefault="00545945">
      <w:pPr>
        <w:pStyle w:val="ListParagraph"/>
        <w:spacing w:after="0" w:line="276" w:lineRule="auto"/>
        <w:jc w:val="both"/>
        <w:rPr>
          <w:del w:id="18399" w:author="Rachel Shipsey" w:date="2025-06-23T15:21:00Z"/>
          <w:rFonts w:cs="Arial"/>
          <w:lang w:val="en-GB"/>
        </w:rPr>
        <w:pPrChange w:id="18400" w:author="Rachel Shipsey" w:date="2025-06-23T15:41:00Z">
          <w:pPr>
            <w:pStyle w:val="ListParagraph"/>
            <w:numPr>
              <w:numId w:val="125"/>
            </w:numPr>
            <w:ind w:hanging="360"/>
          </w:pPr>
        </w:pPrChange>
      </w:pPr>
      <w:del w:id="18401" w:author="Rachel Shipsey" w:date="2025-06-23T15:21:00Z">
        <w:r w:rsidRPr="000771B7" w:rsidDel="008D26A9">
          <w:rPr>
            <w:rFonts w:cs="Arial"/>
            <w:lang w:val="en-GB"/>
          </w:rPr>
          <w:delText>Ensure that the codes used to identify EAs are used consistently in census and PES data so that the correct EAs can be selected from the census data for matching with the PES records.</w:delText>
        </w:r>
      </w:del>
    </w:p>
    <w:p w14:paraId="432BD26C" w14:textId="4ED5F2F5" w:rsidR="00992D97" w:rsidDel="008D26A9" w:rsidRDefault="00992D97">
      <w:pPr>
        <w:pStyle w:val="ListParagraph"/>
        <w:spacing w:after="0" w:line="276" w:lineRule="auto"/>
        <w:jc w:val="both"/>
        <w:rPr>
          <w:del w:id="18402" w:author="Rachel Shipsey" w:date="2025-06-23T15:21:00Z"/>
          <w:rFonts w:cs="Arial"/>
          <w:lang w:val="en-GB"/>
        </w:rPr>
        <w:pPrChange w:id="18403" w:author="Rachel Shipsey" w:date="2025-06-23T15:41:00Z">
          <w:pPr>
            <w:pStyle w:val="ListParagraph"/>
          </w:pPr>
        </w:pPrChange>
      </w:pPr>
    </w:p>
    <w:p w14:paraId="34565E02" w14:textId="1E67FBF5" w:rsidR="00545945" w:rsidRPr="000771B7" w:rsidDel="008D26A9" w:rsidRDefault="00545945">
      <w:pPr>
        <w:pStyle w:val="ListParagraph"/>
        <w:spacing w:after="0" w:line="276" w:lineRule="auto"/>
        <w:jc w:val="both"/>
        <w:rPr>
          <w:del w:id="18404" w:author="Rachel Shipsey" w:date="2025-06-23T15:21:00Z"/>
          <w:rFonts w:cs="Arial"/>
          <w:lang w:val="en-GB"/>
        </w:rPr>
        <w:pPrChange w:id="18405" w:author="Rachel Shipsey" w:date="2025-06-23T15:41:00Z">
          <w:pPr>
            <w:pStyle w:val="ListParagraph"/>
            <w:numPr>
              <w:numId w:val="125"/>
            </w:numPr>
            <w:ind w:hanging="360"/>
          </w:pPr>
        </w:pPrChange>
      </w:pPr>
      <w:del w:id="18406" w:author="Rachel Shipsey" w:date="2025-06-23T15:21:00Z">
        <w:r w:rsidRPr="000771B7" w:rsidDel="008D26A9">
          <w:rPr>
            <w:rFonts w:cs="Arial"/>
            <w:lang w:val="en-GB"/>
          </w:rPr>
          <w:delText>Ensure that household data collected at listing can easily be linked with person data collected during enumeration. There should be a unique identification number that allows for a simple one-to-one join.</w:delText>
        </w:r>
      </w:del>
    </w:p>
    <w:p w14:paraId="38D03473" w14:textId="1639A1F3" w:rsidR="00992D97" w:rsidRPr="00992D97" w:rsidDel="008D26A9" w:rsidRDefault="00992D97">
      <w:pPr>
        <w:pStyle w:val="ListParagraph"/>
        <w:spacing w:after="0" w:line="276" w:lineRule="auto"/>
        <w:jc w:val="both"/>
        <w:rPr>
          <w:del w:id="18407" w:author="Rachel Shipsey" w:date="2025-06-23T15:21:00Z"/>
          <w:rFonts w:cs="Arial"/>
          <w:lang w:val="en-GB"/>
        </w:rPr>
        <w:pPrChange w:id="18408" w:author="Rachel Shipsey" w:date="2025-06-23T15:41:00Z">
          <w:pPr>
            <w:pStyle w:val="ListParagraph"/>
          </w:pPr>
        </w:pPrChange>
      </w:pPr>
    </w:p>
    <w:p w14:paraId="2DF43472" w14:textId="19ED97FB" w:rsidR="00B517E3" w:rsidRPr="000771B7" w:rsidDel="008D26A9" w:rsidRDefault="00B517E3">
      <w:pPr>
        <w:pStyle w:val="ListParagraph"/>
        <w:spacing w:after="0" w:line="276" w:lineRule="auto"/>
        <w:jc w:val="both"/>
        <w:rPr>
          <w:del w:id="18409" w:author="Rachel Shipsey" w:date="2025-06-23T15:21:00Z"/>
          <w:rFonts w:cs="Arial"/>
        </w:rPr>
        <w:pPrChange w:id="18410" w:author="Rachel Shipsey" w:date="2025-06-23T15:41:00Z">
          <w:pPr>
            <w:pStyle w:val="ListParagraph"/>
            <w:numPr>
              <w:numId w:val="125"/>
            </w:numPr>
            <w:ind w:hanging="360"/>
            <w:jc w:val="both"/>
          </w:pPr>
        </w:pPrChange>
      </w:pPr>
      <w:del w:id="18411" w:author="Rachel Shipsey" w:date="2025-06-23T15:21:00Z">
        <w:r w:rsidRPr="000771B7" w:rsidDel="008D26A9">
          <w:rPr>
            <w:rFonts w:cs="Arial"/>
          </w:rPr>
          <w:delText xml:space="preserve">If it is intended to carry out a PES, then a pilot PES should also be conducted soon after the </w:delText>
        </w:r>
      </w:del>
      <w:del w:id="18412" w:author="Rachel Shipsey" w:date="2025-06-11T13:12:00Z">
        <w:r w:rsidRPr="000771B7" w:rsidDel="00400F33">
          <w:rPr>
            <w:rFonts w:cs="Arial"/>
            <w:color w:val="00B0F0"/>
          </w:rPr>
          <w:delText>census pilot</w:delText>
        </w:r>
      </w:del>
      <w:del w:id="18413" w:author="Rachel Shipsey" w:date="2025-06-23T15:21:00Z">
        <w:r w:rsidRPr="000771B7" w:rsidDel="008D26A9">
          <w:rPr>
            <w:rFonts w:cs="Arial"/>
          </w:rPr>
          <w:delText>. This will enable any problems with the PES data collection, PES questionnaire</w:delText>
        </w:r>
        <w:r w:rsidR="00084919" w:rsidRPr="000771B7" w:rsidDel="008D26A9">
          <w:rPr>
            <w:rFonts w:cs="Arial"/>
          </w:rPr>
          <w:delText>, data processing etc</w:delText>
        </w:r>
        <w:r w:rsidRPr="000771B7" w:rsidDel="008D26A9">
          <w:rPr>
            <w:rFonts w:cs="Arial"/>
          </w:rPr>
          <w:delText xml:space="preserve"> to be resolved before the final PES enumeration. A PES pilot will also provide data that can be matched to the census pilot data thereby allowing the automatic matching algorithms to be coded, tuned and tested for accuracy prior to the live census to PES matching operation. The clerical matching system can also be tested during this time and instructions for clerical matchers can be developed and tested.  It is therefore important that the pilot PES is carried out in a sample of EAs used for the pilot census so that the same persons are enumerated in both.</w:delText>
        </w:r>
      </w:del>
    </w:p>
    <w:p w14:paraId="149CC09E" w14:textId="4AEC4703" w:rsidR="000F0C09" w:rsidRPr="00457C82" w:rsidDel="008D26A9" w:rsidRDefault="000F0C09">
      <w:pPr>
        <w:pStyle w:val="ListParagraph"/>
        <w:spacing w:after="0" w:line="276" w:lineRule="auto"/>
        <w:jc w:val="both"/>
        <w:rPr>
          <w:del w:id="18414" w:author="Rachel Shipsey" w:date="2025-06-23T15:21:00Z"/>
          <w:rFonts w:cs="Arial"/>
        </w:rPr>
        <w:pPrChange w:id="18415" w:author="Rachel Shipsey" w:date="2025-06-23T15:41:00Z">
          <w:pPr>
            <w:pStyle w:val="ListParagraph"/>
          </w:pPr>
        </w:pPrChange>
      </w:pPr>
    </w:p>
    <w:p w14:paraId="283AC957" w14:textId="656D0BDD" w:rsidR="000F0C09" w:rsidRPr="00152F79" w:rsidDel="008D26A9" w:rsidRDefault="000F0C09">
      <w:pPr>
        <w:pStyle w:val="ListParagraph"/>
        <w:spacing w:after="0" w:line="276" w:lineRule="auto"/>
        <w:jc w:val="both"/>
        <w:rPr>
          <w:del w:id="18416" w:author="Rachel Shipsey" w:date="2025-06-23T15:21:00Z"/>
          <w:rFonts w:cs="Arial"/>
        </w:rPr>
        <w:pPrChange w:id="18417" w:author="Rachel Shipsey" w:date="2025-06-23T15:41:00Z">
          <w:pPr>
            <w:pStyle w:val="ListParagraph"/>
          </w:pPr>
        </w:pPrChange>
      </w:pPr>
    </w:p>
    <w:p w14:paraId="724AE4D8" w14:textId="5A2C329A" w:rsidR="000F0C09" w:rsidRPr="000771B7" w:rsidDel="008D26A9" w:rsidRDefault="000F0C09">
      <w:pPr>
        <w:pStyle w:val="ListParagraph"/>
        <w:spacing w:after="0" w:line="276" w:lineRule="auto"/>
        <w:jc w:val="both"/>
        <w:rPr>
          <w:del w:id="18418" w:author="Rachel Shipsey" w:date="2025-06-23T15:21:00Z"/>
          <w:rFonts w:cs="Arial"/>
        </w:rPr>
        <w:pPrChange w:id="18419" w:author="Rachel Shipsey" w:date="2025-06-23T15:41:00Z">
          <w:pPr>
            <w:pStyle w:val="ListParagraph"/>
            <w:numPr>
              <w:numId w:val="125"/>
            </w:numPr>
            <w:ind w:hanging="360"/>
            <w:jc w:val="both"/>
          </w:pPr>
        </w:pPrChange>
      </w:pPr>
      <w:del w:id="18420" w:author="Rachel Shipsey" w:date="2025-06-23T15:21:00Z">
        <w:r w:rsidRPr="000771B7" w:rsidDel="008D26A9">
          <w:rPr>
            <w:rFonts w:cs="Arial"/>
          </w:rPr>
          <w:delText>The post-enumeration survey itself needs to be widely publicized so that respondents understand the purpose and do not mistakenly think that this is a duplicate census enumeration. PES publicity should start only after census enumeration is completed and may be focused on the Parishes that contain PES enumeration areas.</w:delText>
        </w:r>
      </w:del>
    </w:p>
    <w:p w14:paraId="3E3A354B" w14:textId="6C9E2798" w:rsidR="000F0C09" w:rsidRPr="00152F79" w:rsidDel="008D26A9" w:rsidRDefault="000F0C09">
      <w:pPr>
        <w:pStyle w:val="ListParagraph"/>
        <w:spacing w:after="0" w:line="276" w:lineRule="auto"/>
        <w:jc w:val="both"/>
        <w:rPr>
          <w:del w:id="18421" w:author="Rachel Shipsey" w:date="2025-06-23T15:21:00Z"/>
          <w:rFonts w:cs="Arial"/>
        </w:rPr>
        <w:pPrChange w:id="18422" w:author="Rachel Shipsey" w:date="2025-06-23T15:41:00Z">
          <w:pPr>
            <w:pStyle w:val="ListParagraph"/>
          </w:pPr>
        </w:pPrChange>
      </w:pPr>
    </w:p>
    <w:p w14:paraId="5A1B5DC7" w14:textId="036F858C" w:rsidR="000F0C09" w:rsidRPr="000771B7" w:rsidDel="008D26A9" w:rsidRDefault="000F0C09">
      <w:pPr>
        <w:pStyle w:val="ListParagraph"/>
        <w:spacing w:after="0" w:line="276" w:lineRule="auto"/>
        <w:jc w:val="both"/>
        <w:rPr>
          <w:del w:id="18423" w:author="Rachel Shipsey" w:date="2025-06-23T15:21:00Z"/>
          <w:rFonts w:cs="Arial"/>
        </w:rPr>
        <w:pPrChange w:id="18424" w:author="Rachel Shipsey" w:date="2025-06-23T15:41:00Z">
          <w:pPr>
            <w:pStyle w:val="ListParagraph"/>
            <w:numPr>
              <w:numId w:val="125"/>
            </w:numPr>
            <w:ind w:hanging="360"/>
            <w:jc w:val="both"/>
          </w:pPr>
        </w:pPrChange>
      </w:pPr>
      <w:del w:id="18425" w:author="Rachel Shipsey" w:date="2025-06-23T15:21:00Z">
        <w:r w:rsidRPr="000771B7" w:rsidDel="008D26A9">
          <w:rPr>
            <w:rFonts w:cs="Arial"/>
          </w:rPr>
          <w:delText xml:space="preserve">Reconciliation visits may not make a significant difference to the results of the PES analysis. Therefore, countries should consider the possibility of only carrying out reconciliation in a sample of PES EAs only – in particular those EAs where there is an unexplained low match rate i.e., a large number of unmatched census and/or PES persons, and should have a plan to use the results of the reconciliation. </w:delText>
        </w:r>
      </w:del>
    </w:p>
    <w:p w14:paraId="66E98BD5" w14:textId="68630B8C" w:rsidR="000F0C09" w:rsidRPr="00D764C4" w:rsidDel="008D26A9" w:rsidRDefault="000F0C09">
      <w:pPr>
        <w:pStyle w:val="ListParagraph"/>
        <w:spacing w:after="0" w:line="276" w:lineRule="auto"/>
        <w:jc w:val="both"/>
        <w:rPr>
          <w:del w:id="18426" w:author="Rachel Shipsey" w:date="2025-06-23T15:21:00Z"/>
          <w:rFonts w:cs="Arial"/>
        </w:rPr>
        <w:pPrChange w:id="18427" w:author="Rachel Shipsey" w:date="2025-06-23T15:41:00Z">
          <w:pPr>
            <w:pStyle w:val="ListParagraph"/>
          </w:pPr>
        </w:pPrChange>
      </w:pPr>
    </w:p>
    <w:p w14:paraId="28A663D7" w14:textId="3ABEE2D6" w:rsidR="000F0C09" w:rsidRPr="000771B7" w:rsidDel="00985065" w:rsidRDefault="000F0C09">
      <w:pPr>
        <w:pStyle w:val="ListParagraph"/>
        <w:spacing w:after="0" w:line="276" w:lineRule="auto"/>
        <w:jc w:val="both"/>
        <w:rPr>
          <w:del w:id="18428" w:author="Rachel Shipsey" w:date="2025-06-11T13:14:00Z"/>
          <w:rFonts w:cs="Arial"/>
        </w:rPr>
        <w:pPrChange w:id="18429" w:author="Rachel Shipsey" w:date="2025-06-23T15:41:00Z">
          <w:pPr>
            <w:pStyle w:val="ListParagraph"/>
            <w:numPr>
              <w:numId w:val="125"/>
            </w:numPr>
            <w:ind w:hanging="360"/>
            <w:jc w:val="both"/>
          </w:pPr>
        </w:pPrChange>
      </w:pPr>
      <w:del w:id="18430" w:author="Rachel Shipsey" w:date="2025-06-23T15:21:00Z">
        <w:r w:rsidRPr="000771B7" w:rsidDel="008D26A9">
          <w:rPr>
            <w:rFonts w:cs="Arial"/>
          </w:rPr>
          <w:delText>A description of the PES methodology and the results of the PES analysis should be published so that users of the census data understand the limitations in the census results and can adjust accordingly.</w:delText>
        </w:r>
      </w:del>
    </w:p>
    <w:p w14:paraId="1250F371" w14:textId="4810F193" w:rsidR="000F0C09" w:rsidDel="008D26A9" w:rsidRDefault="000F0C09">
      <w:pPr>
        <w:pStyle w:val="ListParagraph"/>
        <w:spacing w:after="0" w:line="276" w:lineRule="auto"/>
        <w:jc w:val="both"/>
        <w:rPr>
          <w:del w:id="18431" w:author="Rachel Shipsey" w:date="2025-06-23T15:21:00Z"/>
        </w:rPr>
        <w:pPrChange w:id="18432" w:author="Rachel Shipsey" w:date="2025-06-23T15:41:00Z">
          <w:pPr/>
        </w:pPrChange>
      </w:pPr>
    </w:p>
    <w:p w14:paraId="469802B4" w14:textId="305E531D" w:rsidR="000F0C09" w:rsidDel="008D26A9" w:rsidRDefault="004E709F">
      <w:pPr>
        <w:pStyle w:val="ListParagraph"/>
        <w:spacing w:after="0" w:line="276" w:lineRule="auto"/>
        <w:jc w:val="both"/>
        <w:rPr>
          <w:del w:id="18433" w:author="Rachel Shipsey" w:date="2025-06-23T15:21:00Z"/>
        </w:rPr>
        <w:pPrChange w:id="18434" w:author="Rachel Shipsey" w:date="2025-06-23T15:41:00Z">
          <w:pPr>
            <w:pStyle w:val="Heading2"/>
          </w:pPr>
        </w:pPrChange>
      </w:pPr>
      <w:del w:id="18435" w:author="Rachel Shipsey" w:date="2025-06-09T11:38:00Z">
        <w:r w:rsidRPr="00E56AB4" w:rsidDel="00E56AB4">
          <w:delText xml:space="preserve">15.5 </w:delText>
        </w:r>
      </w:del>
      <w:bookmarkStart w:id="18436" w:name="_Toc201320330"/>
      <w:del w:id="18437" w:author="Rachel Shipsey" w:date="2025-06-23T15:21:00Z">
        <w:r w:rsidR="000F0C09" w:rsidRPr="00E56AB4" w:rsidDel="008D26A9">
          <w:delText>References</w:delText>
        </w:r>
        <w:r w:rsidR="000F0C09" w:rsidDel="008D26A9">
          <w:delText xml:space="preserve"> and Resources</w:delText>
        </w:r>
        <w:bookmarkEnd w:id="18436"/>
      </w:del>
    </w:p>
    <w:p w14:paraId="50AC8643" w14:textId="2DA7437F" w:rsidR="000F0C09" w:rsidDel="008D26A9" w:rsidRDefault="000F0C09">
      <w:pPr>
        <w:pStyle w:val="ListParagraph"/>
        <w:spacing w:after="0" w:line="276" w:lineRule="auto"/>
        <w:jc w:val="both"/>
        <w:rPr>
          <w:del w:id="18438" w:author="Rachel Shipsey" w:date="2025-06-23T15:21:00Z"/>
        </w:rPr>
        <w:pPrChange w:id="18439" w:author="Rachel Shipsey" w:date="2025-06-23T15:41:00Z">
          <w:pPr/>
        </w:pPrChange>
      </w:pPr>
    </w:p>
    <w:p w14:paraId="64D8B8F1" w14:textId="17732E02" w:rsidR="00592390" w:rsidDel="008D26A9" w:rsidRDefault="00592390">
      <w:pPr>
        <w:pStyle w:val="ListParagraph"/>
        <w:spacing w:after="0" w:line="276" w:lineRule="auto"/>
        <w:jc w:val="both"/>
        <w:rPr>
          <w:del w:id="18440" w:author="Rachel Shipsey" w:date="2025-06-23T15:21:00Z"/>
          <w:rFonts w:ascii="Segoe UI" w:hAnsi="Segoe UI" w:cs="Segoe UI"/>
          <w:color w:val="1C1E21"/>
        </w:rPr>
        <w:pPrChange w:id="18441" w:author="Rachel Shipsey" w:date="2025-06-23T15:41:00Z">
          <w:pPr>
            <w:numPr>
              <w:numId w:val="147"/>
            </w:numPr>
            <w:tabs>
              <w:tab w:val="num" w:pos="720"/>
            </w:tabs>
            <w:spacing w:before="100" w:beforeAutospacing="1" w:after="100" w:afterAutospacing="1" w:line="240" w:lineRule="auto"/>
            <w:ind w:left="720" w:hanging="360"/>
          </w:pPr>
        </w:pPrChange>
      </w:pPr>
      <w:del w:id="18442" w:author="Rachel Shipsey" w:date="2025-06-23T15:21:00Z">
        <w:r w:rsidDel="008D26A9">
          <w:rPr>
            <w:rFonts w:ascii="Segoe UI" w:hAnsi="Segoe UI" w:cs="Segoe UI"/>
            <w:color w:val="1C1E21"/>
          </w:rPr>
          <w:delText xml:space="preserve">UN Principles and Recommendations for population and housing Census. Revision </w:delText>
        </w:r>
        <w:r w:rsidR="003162A7" w:rsidDel="008D26A9">
          <w:rPr>
            <w:rFonts w:ascii="Segoe UI" w:hAnsi="Segoe UI" w:cs="Segoe UI"/>
            <w:color w:val="1C1E21"/>
          </w:rPr>
          <w:delText>4</w:delText>
        </w:r>
        <w:r w:rsidR="002F1B3C" w:rsidRPr="002F1B3C" w:rsidDel="008D26A9">
          <w:delText xml:space="preserve"> </w:delText>
        </w:r>
      </w:del>
      <w:del w:id="18443" w:author="Rachel Shipsey" w:date="2025-06-11T13:15:00Z">
        <w:r w:rsidDel="00D60B98">
          <w:fldChar w:fldCharType="begin"/>
        </w:r>
        <w:r w:rsidDel="00D60B98">
          <w:delInstrText>HYPERLINK "https://unstats.un.org/unsd/demographic-social/meetings/2023/egm-20231213/draft-p&amp;r-rev4.pdf"</w:delInstrText>
        </w:r>
        <w:r w:rsidDel="00D60B98">
          <w:fldChar w:fldCharType="separate"/>
        </w:r>
        <w:r w:rsidR="002F1B3C" w:rsidDel="00D60B98">
          <w:rPr>
            <w:rStyle w:val="Hyperlink"/>
          </w:rPr>
          <w:delText>draft-p&amp;r-rev4.pdf</w:delText>
        </w:r>
        <w:r w:rsidDel="00D60B98">
          <w:rPr>
            <w:rStyle w:val="Hyperlink"/>
          </w:rPr>
          <w:fldChar w:fldCharType="end"/>
        </w:r>
        <w:r w:rsidDel="00D60B98">
          <w:rPr>
            <w:rFonts w:ascii="Segoe UI" w:hAnsi="Segoe UI" w:cs="Segoe UI"/>
            <w:color w:val="1C1E21"/>
          </w:rPr>
          <w:delText>.</w:delText>
        </w:r>
      </w:del>
    </w:p>
    <w:p w14:paraId="693BD96E" w14:textId="1A2851AA" w:rsidR="00592390" w:rsidDel="008D26A9" w:rsidRDefault="00592390">
      <w:pPr>
        <w:pStyle w:val="ListParagraph"/>
        <w:spacing w:after="0" w:line="276" w:lineRule="auto"/>
        <w:jc w:val="both"/>
        <w:rPr>
          <w:del w:id="18444" w:author="Rachel Shipsey" w:date="2025-06-23T15:21:00Z"/>
          <w:rFonts w:ascii="Segoe UI" w:hAnsi="Segoe UI" w:cs="Segoe UI"/>
          <w:color w:val="1C1E21"/>
        </w:rPr>
        <w:pPrChange w:id="18445" w:author="Rachel Shipsey" w:date="2025-06-23T15:41:00Z">
          <w:pPr>
            <w:numPr>
              <w:numId w:val="147"/>
            </w:numPr>
            <w:tabs>
              <w:tab w:val="num" w:pos="720"/>
            </w:tabs>
            <w:spacing w:before="60" w:after="100" w:afterAutospacing="1" w:line="240" w:lineRule="auto"/>
            <w:ind w:left="720" w:hanging="360"/>
          </w:pPr>
        </w:pPrChange>
      </w:pPr>
      <w:del w:id="18446" w:author="Rachel Shipsey" w:date="2025-06-23T15:21:00Z">
        <w:r w:rsidDel="008D26A9">
          <w:rPr>
            <w:rFonts w:ascii="Segoe UI" w:hAnsi="Segoe UI" w:cs="Segoe UI"/>
            <w:color w:val="1C1E21"/>
          </w:rPr>
          <w:delText>Post Enumeration Surveys Operational Guidelines, UN Secretariat, Department of Economic and Social Affairs, Statistics. </w:delText>
        </w:r>
        <w:r w:rsidDel="008D26A9">
          <w:fldChar w:fldCharType="begin"/>
        </w:r>
        <w:r w:rsidDel="008D26A9">
          <w:delInstrText>HYPERLINK "https://unstats.un.org/unsd/demographic/standmeth/handbooks/Manual_PESen.pdf" \t "_blank"</w:delInstrText>
        </w:r>
        <w:r w:rsidDel="008D26A9">
          <w:fldChar w:fldCharType="separate"/>
        </w:r>
        <w:r w:rsidDel="008D26A9">
          <w:rPr>
            <w:rStyle w:val="Hyperlink"/>
            <w:rFonts w:ascii="Segoe UI" w:hAnsi="Segoe UI" w:cs="Segoe UI"/>
            <w:color w:val="297FB8"/>
          </w:rPr>
          <w:delText>https://unstats.un.org/unsd/demographic/standmeth/handbooks/Manual_PESen.pdf</w:delText>
        </w:r>
        <w:r w:rsidDel="008D26A9">
          <w:rPr>
            <w:rStyle w:val="Hyperlink"/>
            <w:rFonts w:ascii="Segoe UI" w:hAnsi="Segoe UI" w:cs="Segoe UI"/>
            <w:color w:val="297FB8"/>
          </w:rPr>
          <w:fldChar w:fldCharType="end"/>
        </w:r>
      </w:del>
    </w:p>
    <w:p w14:paraId="38112FAC" w14:textId="2E52B355" w:rsidR="00592390" w:rsidDel="008D26A9" w:rsidRDefault="00592390">
      <w:pPr>
        <w:pStyle w:val="ListParagraph"/>
        <w:spacing w:after="0" w:line="276" w:lineRule="auto"/>
        <w:jc w:val="both"/>
        <w:rPr>
          <w:del w:id="18447" w:author="Rachel Shipsey" w:date="2025-06-23T15:21:00Z"/>
          <w:rFonts w:ascii="Segoe UI" w:hAnsi="Segoe UI" w:cs="Segoe UI"/>
          <w:color w:val="1C1E21"/>
        </w:rPr>
        <w:pPrChange w:id="18448" w:author="Rachel Shipsey" w:date="2025-06-23T15:41:00Z">
          <w:pPr>
            <w:numPr>
              <w:numId w:val="147"/>
            </w:numPr>
            <w:tabs>
              <w:tab w:val="num" w:pos="720"/>
            </w:tabs>
            <w:spacing w:before="60" w:after="100" w:afterAutospacing="1" w:line="240" w:lineRule="auto"/>
            <w:ind w:left="720" w:hanging="360"/>
          </w:pPr>
        </w:pPrChange>
      </w:pPr>
      <w:del w:id="18449" w:author="Rachel Shipsey" w:date="2025-06-23T15:21:00Z">
        <w:r w:rsidDel="008D26A9">
          <w:rPr>
            <w:rFonts w:ascii="Segoe UI" w:hAnsi="Segoe UI" w:cs="Segoe UI"/>
            <w:color w:val="1C1E21"/>
          </w:rPr>
          <w:delText>Peter Benton, 2010. Trout, Catfish and Roach the Beginner's Guid to Census Population Estimates. </w:delText>
        </w:r>
        <w:r w:rsidDel="008D26A9">
          <w:fldChar w:fldCharType="begin"/>
        </w:r>
        <w:r w:rsidDel="008D26A9">
          <w:delInstrText>HYPERLINK "https://docslib.org/doc/2577669/trout-catfish-and-roach-the-beginner-s-guide-to-census-population-estimates" \t "_blank"</w:delInstrText>
        </w:r>
        <w:r w:rsidDel="008D26A9">
          <w:fldChar w:fldCharType="separate"/>
        </w:r>
        <w:r w:rsidDel="008D26A9">
          <w:rPr>
            <w:rStyle w:val="Hyperlink"/>
            <w:rFonts w:ascii="Segoe UI" w:hAnsi="Segoe UI" w:cs="Segoe UI"/>
            <w:color w:val="297FB8"/>
          </w:rPr>
          <w:delText>https://docslib.org/doc/2577669/trout-catfish-and-roach-the-beginner-s-guide-to-census-population-estimates</w:delText>
        </w:r>
        <w:r w:rsidDel="008D26A9">
          <w:rPr>
            <w:rStyle w:val="Hyperlink"/>
            <w:rFonts w:ascii="Segoe UI" w:hAnsi="Segoe UI" w:cs="Segoe UI"/>
            <w:color w:val="297FB8"/>
          </w:rPr>
          <w:fldChar w:fldCharType="end"/>
        </w:r>
      </w:del>
    </w:p>
    <w:p w14:paraId="065EA3BE" w14:textId="0781F19D" w:rsidR="00592390" w:rsidDel="008D26A9" w:rsidRDefault="00592390">
      <w:pPr>
        <w:pStyle w:val="ListParagraph"/>
        <w:spacing w:after="0" w:line="276" w:lineRule="auto"/>
        <w:jc w:val="both"/>
        <w:rPr>
          <w:del w:id="18450" w:author="Rachel Shipsey" w:date="2025-06-23T15:21:00Z"/>
          <w:rFonts w:ascii="Segoe UI" w:hAnsi="Segoe UI" w:cs="Segoe UI"/>
          <w:color w:val="1C1E21"/>
        </w:rPr>
        <w:pPrChange w:id="18451" w:author="Rachel Shipsey" w:date="2025-06-23T15:41:00Z">
          <w:pPr>
            <w:numPr>
              <w:numId w:val="147"/>
            </w:numPr>
            <w:tabs>
              <w:tab w:val="num" w:pos="720"/>
            </w:tabs>
            <w:spacing w:before="60" w:after="100" w:afterAutospacing="1" w:line="240" w:lineRule="auto"/>
            <w:ind w:left="720" w:hanging="360"/>
          </w:pPr>
        </w:pPrChange>
      </w:pPr>
      <w:del w:id="18452" w:author="Rachel Shipsey" w:date="2025-06-23T15:21:00Z">
        <w:r w:rsidDel="008D26A9">
          <w:rPr>
            <w:rFonts w:ascii="Segoe UI" w:hAnsi="Segoe UI" w:cs="Segoe UI"/>
            <w:color w:val="1C1E21"/>
          </w:rPr>
          <w:delText>National Institute of Statistics Rwanda: Thematic Report: Post Enumeration Survey. </w:delText>
        </w:r>
        <w:r w:rsidDel="008D26A9">
          <w:fldChar w:fldCharType="begin"/>
        </w:r>
        <w:r w:rsidDel="008D26A9">
          <w:delInstrText>HYPERLINK "https://www.statistics.gov.rw/publication/thematic-report-post-enumeration-survey" \t "_blank"</w:delInstrText>
        </w:r>
        <w:r w:rsidDel="008D26A9">
          <w:fldChar w:fldCharType="separate"/>
        </w:r>
        <w:r w:rsidDel="008D26A9">
          <w:rPr>
            <w:rStyle w:val="Hyperlink"/>
            <w:rFonts w:ascii="Segoe UI" w:hAnsi="Segoe UI" w:cs="Segoe UI"/>
            <w:color w:val="297FB8"/>
          </w:rPr>
          <w:delText>https://www.statistics.gov.rw/publication/thematic-report-post-enumeration-survey</w:delText>
        </w:r>
        <w:r w:rsidDel="008D26A9">
          <w:rPr>
            <w:rStyle w:val="Hyperlink"/>
            <w:rFonts w:ascii="Segoe UI" w:hAnsi="Segoe UI" w:cs="Segoe UI"/>
            <w:color w:val="297FB8"/>
          </w:rPr>
          <w:fldChar w:fldCharType="end"/>
        </w:r>
      </w:del>
    </w:p>
    <w:p w14:paraId="77BC63B9" w14:textId="1B815701" w:rsidR="00592390" w:rsidDel="008D26A9" w:rsidRDefault="00592390">
      <w:pPr>
        <w:pStyle w:val="ListParagraph"/>
        <w:spacing w:after="0" w:line="276" w:lineRule="auto"/>
        <w:jc w:val="both"/>
        <w:rPr>
          <w:del w:id="18453" w:author="Rachel Shipsey" w:date="2025-06-23T15:21:00Z"/>
          <w:rFonts w:ascii="Segoe UI" w:hAnsi="Segoe UI" w:cs="Segoe UI"/>
          <w:color w:val="1C1E21"/>
        </w:rPr>
        <w:pPrChange w:id="18454" w:author="Rachel Shipsey" w:date="2025-06-23T15:41:00Z">
          <w:pPr>
            <w:numPr>
              <w:numId w:val="147"/>
            </w:numPr>
            <w:tabs>
              <w:tab w:val="num" w:pos="720"/>
            </w:tabs>
            <w:spacing w:before="60" w:after="100" w:afterAutospacing="1" w:line="240" w:lineRule="auto"/>
            <w:ind w:left="720" w:hanging="360"/>
          </w:pPr>
        </w:pPrChange>
      </w:pPr>
      <w:del w:id="18455" w:author="Rachel Shipsey" w:date="2025-06-23T15:21:00Z">
        <w:r w:rsidDel="008D26A9">
          <w:rPr>
            <w:rFonts w:ascii="Segoe UI" w:hAnsi="Segoe UI" w:cs="Segoe UI"/>
            <w:color w:val="1C1E21"/>
          </w:rPr>
          <w:delText>ONS-UK CROW clerical matching system. </w:delText>
        </w:r>
        <w:r w:rsidDel="008D26A9">
          <w:fldChar w:fldCharType="begin"/>
        </w:r>
        <w:r w:rsidDel="008D26A9">
          <w:delInstrText>HYPERLINK "https://github.com/Data-Linkage/Clerical_Resolution_Online_Widget" \t "_blank"</w:delInstrText>
        </w:r>
        <w:r w:rsidDel="008D26A9">
          <w:fldChar w:fldCharType="separate"/>
        </w:r>
        <w:r w:rsidDel="008D26A9">
          <w:rPr>
            <w:rStyle w:val="Hyperlink"/>
            <w:rFonts w:ascii="Segoe UI" w:hAnsi="Segoe UI" w:cs="Segoe UI"/>
            <w:color w:val="297FB8"/>
          </w:rPr>
          <w:delText>https://github.com/Data-Linkage/Clerical_Resolution_Online_Widget</w:delText>
        </w:r>
        <w:r w:rsidDel="008D26A9">
          <w:rPr>
            <w:rStyle w:val="Hyperlink"/>
            <w:rFonts w:ascii="Segoe UI" w:hAnsi="Segoe UI" w:cs="Segoe UI"/>
            <w:color w:val="297FB8"/>
          </w:rPr>
          <w:fldChar w:fldCharType="end"/>
        </w:r>
      </w:del>
    </w:p>
    <w:p w14:paraId="114A96C9" w14:textId="26B18B53" w:rsidR="00592390" w:rsidDel="008D26A9" w:rsidRDefault="00592390">
      <w:pPr>
        <w:pStyle w:val="ListParagraph"/>
        <w:spacing w:after="0" w:line="276" w:lineRule="auto"/>
        <w:jc w:val="both"/>
        <w:rPr>
          <w:del w:id="18456" w:author="Rachel Shipsey" w:date="2025-06-23T15:21:00Z"/>
          <w:rFonts w:ascii="Segoe UI" w:hAnsi="Segoe UI" w:cs="Segoe UI"/>
          <w:color w:val="1C1E21"/>
        </w:rPr>
        <w:pPrChange w:id="18457" w:author="Rachel Shipsey" w:date="2025-06-23T15:41:00Z">
          <w:pPr>
            <w:numPr>
              <w:numId w:val="147"/>
            </w:numPr>
            <w:tabs>
              <w:tab w:val="num" w:pos="720"/>
            </w:tabs>
            <w:spacing w:before="60" w:after="100" w:afterAutospacing="1" w:line="240" w:lineRule="auto"/>
            <w:ind w:left="720" w:hanging="360"/>
          </w:pPr>
        </w:pPrChange>
      </w:pPr>
      <w:del w:id="18458" w:author="Rachel Shipsey" w:date="2025-06-23T15:21:00Z">
        <w:r w:rsidDel="008D26A9">
          <w:rPr>
            <w:rFonts w:ascii="Segoe UI" w:hAnsi="Segoe UI" w:cs="Segoe UI"/>
            <w:color w:val="1C1E21"/>
          </w:rPr>
          <w:delText>ONS-UK Data-Linkage/pes_match: A set of functions for cleaning and matching census data with Post Enumeration Survey data </w:delText>
        </w:r>
        <w:r w:rsidDel="008D26A9">
          <w:fldChar w:fldCharType="begin"/>
        </w:r>
        <w:r w:rsidDel="008D26A9">
          <w:delInstrText>HYPERLINK "https://github.com/Data-Linkage/pes_match" \t "_blank"</w:delInstrText>
        </w:r>
        <w:r w:rsidDel="008D26A9">
          <w:fldChar w:fldCharType="separate"/>
        </w:r>
        <w:r w:rsidDel="008D26A9">
          <w:rPr>
            <w:rStyle w:val="Hyperlink"/>
            <w:rFonts w:ascii="Segoe UI" w:hAnsi="Segoe UI" w:cs="Segoe UI"/>
            <w:color w:val="297FB8"/>
          </w:rPr>
          <w:delText>https://github.com/Data-Linkage/pes_match</w:delText>
        </w:r>
        <w:r w:rsidDel="008D26A9">
          <w:rPr>
            <w:rStyle w:val="Hyperlink"/>
            <w:rFonts w:ascii="Segoe UI" w:hAnsi="Segoe UI" w:cs="Segoe UI"/>
            <w:color w:val="297FB8"/>
          </w:rPr>
          <w:fldChar w:fldCharType="end"/>
        </w:r>
      </w:del>
    </w:p>
    <w:p w14:paraId="75876A1E" w14:textId="2842F45F" w:rsidR="00592390" w:rsidDel="008D26A9" w:rsidRDefault="00592390">
      <w:pPr>
        <w:pStyle w:val="ListParagraph"/>
        <w:spacing w:after="0" w:line="276" w:lineRule="auto"/>
        <w:jc w:val="both"/>
        <w:rPr>
          <w:del w:id="18459" w:author="Rachel Shipsey" w:date="2025-06-23T15:21:00Z"/>
          <w:rFonts w:ascii="Segoe UI" w:hAnsi="Segoe UI" w:cs="Segoe UI"/>
          <w:color w:val="1C1E21"/>
        </w:rPr>
        <w:pPrChange w:id="18460" w:author="Rachel Shipsey" w:date="2025-06-23T15:41:00Z">
          <w:pPr>
            <w:numPr>
              <w:numId w:val="147"/>
            </w:numPr>
            <w:tabs>
              <w:tab w:val="num" w:pos="720"/>
            </w:tabs>
            <w:spacing w:before="60" w:after="100" w:afterAutospacing="1" w:line="240" w:lineRule="auto"/>
            <w:ind w:left="720" w:hanging="360"/>
          </w:pPr>
        </w:pPrChange>
      </w:pPr>
      <w:del w:id="18461" w:author="Rachel Shipsey" w:date="2025-06-23T15:21:00Z">
        <w:r w:rsidDel="008D26A9">
          <w:rPr>
            <w:rFonts w:ascii="Segoe UI" w:hAnsi="Segoe UI" w:cs="Segoe UI"/>
            <w:color w:val="1C1E21"/>
          </w:rPr>
          <w:delText>Ministry of Justice UK: Splink probabilistic matching. </w:delText>
        </w:r>
        <w:r w:rsidDel="008D26A9">
          <w:fldChar w:fldCharType="begin"/>
        </w:r>
        <w:r w:rsidDel="008D26A9">
          <w:delInstrText>HYPERLINK "https://www.gov.uk/government/publications/joined-up-data-in-government-the-future-of-data-linking-methods/splink-mojs-open-source-library-for-probabilistic-record-linkage-at-scale" \t "_blank"</w:delInstrText>
        </w:r>
        <w:r w:rsidDel="008D26A9">
          <w:fldChar w:fldCharType="separate"/>
        </w:r>
        <w:r w:rsidDel="008D26A9">
          <w:rPr>
            <w:rStyle w:val="Hyperlink"/>
            <w:rFonts w:ascii="Segoe UI" w:hAnsi="Segoe UI" w:cs="Segoe UI"/>
            <w:color w:val="297FB8"/>
          </w:rPr>
          <w:delText>https://www.gov.uk/government/publications/joined-up-data-in-government-the-future-of-data-linking-methods/splink-mojs-open-source-library-for-probabilistic-record-linkage-at-scale</w:delText>
        </w:r>
        <w:r w:rsidDel="008D26A9">
          <w:rPr>
            <w:rStyle w:val="Hyperlink"/>
            <w:rFonts w:ascii="Segoe UI" w:hAnsi="Segoe UI" w:cs="Segoe UI"/>
            <w:color w:val="297FB8"/>
          </w:rPr>
          <w:fldChar w:fldCharType="end"/>
        </w:r>
      </w:del>
    </w:p>
    <w:p w14:paraId="77DB2197" w14:textId="0FD9A125" w:rsidR="0012728B" w:rsidDel="008D26A9" w:rsidRDefault="0012728B">
      <w:pPr>
        <w:pStyle w:val="ListParagraph"/>
        <w:spacing w:after="0" w:line="276" w:lineRule="auto"/>
        <w:jc w:val="both"/>
        <w:rPr>
          <w:del w:id="18462" w:author="Rachel Shipsey" w:date="2025-06-23T15:21:00Z"/>
        </w:rPr>
        <w:pPrChange w:id="18463" w:author="Rachel Shipsey" w:date="2025-06-23T15:41:00Z">
          <w:pPr/>
        </w:pPrChange>
      </w:pPr>
      <w:del w:id="18464" w:author="Rachel Shipsey" w:date="2025-06-23T15:21:00Z">
        <w:r w:rsidDel="008D26A9">
          <w:br w:type="page"/>
        </w:r>
      </w:del>
    </w:p>
    <w:p w14:paraId="7C1891E9" w14:textId="67AC2F3F" w:rsidR="00851CD8" w:rsidRPr="002175E3" w:rsidDel="008D26A9" w:rsidRDefault="00851CD8">
      <w:pPr>
        <w:pStyle w:val="ListParagraph"/>
        <w:spacing w:after="0" w:line="276" w:lineRule="auto"/>
        <w:jc w:val="both"/>
        <w:rPr>
          <w:ins w:id="18465" w:author="Rachel Elizabeth" w:date="2025-05-19T17:00:00Z"/>
          <w:del w:id="18466" w:author="Rachel Shipsey" w:date="2025-06-23T15:21:00Z"/>
          <w:rFonts w:cstheme="majorBidi"/>
          <w:b/>
          <w:sz w:val="32"/>
          <w:szCs w:val="32"/>
          <w:rPrChange w:id="18467" w:author="Rachel Shipsey" w:date="2025-06-20T10:43:00Z">
            <w:rPr>
              <w:ins w:id="18468" w:author="Rachel Elizabeth" w:date="2025-05-19T17:00:00Z"/>
              <w:del w:id="18469" w:author="Rachel Shipsey" w:date="2025-06-23T15:21:00Z"/>
              <w:rFonts w:cs="Arial"/>
              <w:b w:val="0"/>
              <w:bCs/>
              <w:sz w:val="28"/>
              <w:szCs w:val="28"/>
            </w:rPr>
          </w:rPrChange>
        </w:rPr>
        <w:pPrChange w:id="18470" w:author="Rachel Shipsey" w:date="2025-06-23T15:41:00Z">
          <w:pPr>
            <w:pStyle w:val="Heading1"/>
            <w:pBdr>
              <w:bottom w:val="single" w:sz="4" w:space="1" w:color="auto"/>
            </w:pBdr>
            <w:jc w:val="center"/>
          </w:pPr>
        </w:pPrChange>
      </w:pPr>
      <w:bookmarkStart w:id="18471" w:name="_Alternative_Approaches"/>
      <w:bookmarkStart w:id="18472" w:name="_Ref200538907"/>
      <w:bookmarkEnd w:id="18471"/>
      <w:ins w:id="18473" w:author="Rachel Elizabeth" w:date="2025-05-19T17:00:00Z">
        <w:del w:id="18474" w:author="Rachel Shipsey" w:date="2025-06-20T10:43:00Z">
          <w:r w:rsidRPr="002175E3" w:rsidDel="002175E3">
            <w:delText xml:space="preserve">CHAPTER </w:delText>
          </w:r>
        </w:del>
      </w:ins>
      <w:del w:id="18475" w:author="Rachel Shipsey" w:date="2025-06-20T10:43:00Z">
        <w:r w:rsidR="00252250" w:rsidRPr="002175E3" w:rsidDel="002175E3">
          <w:delText>SIXTEEN</w:delText>
        </w:r>
      </w:del>
      <w:ins w:id="18476" w:author="Rachel Elizabeth" w:date="2025-05-19T17:01:00Z">
        <w:del w:id="18477" w:author="Rachel Shipsey" w:date="2025-06-20T10:43:00Z">
          <w:r w:rsidRPr="002175E3" w:rsidDel="002175E3">
            <w:delText xml:space="preserve">: </w:delText>
          </w:r>
        </w:del>
        <w:bookmarkStart w:id="18478" w:name="_Toc201320331"/>
        <w:del w:id="18479" w:author="Rachel Shipsey" w:date="2025-06-23T15:21:00Z">
          <w:r w:rsidRPr="002175E3" w:rsidDel="008D26A9">
            <w:delText>Alternative Approaches</w:delText>
          </w:r>
        </w:del>
      </w:ins>
      <w:bookmarkEnd w:id="18472"/>
      <w:bookmarkEnd w:id="18478"/>
    </w:p>
    <w:p w14:paraId="51EFB751" w14:textId="539D843D" w:rsidR="00851CD8" w:rsidDel="008D26A9" w:rsidRDefault="00851CD8">
      <w:pPr>
        <w:pStyle w:val="ListParagraph"/>
        <w:spacing w:after="0" w:line="276" w:lineRule="auto"/>
        <w:jc w:val="both"/>
        <w:rPr>
          <w:ins w:id="18480" w:author="Rachel Elizabeth" w:date="2025-05-19T17:01:00Z"/>
          <w:del w:id="18481" w:author="Rachel Shipsey" w:date="2025-06-23T15:21:00Z"/>
          <w:rFonts w:cs="Arial"/>
        </w:rPr>
        <w:pPrChange w:id="18482" w:author="Rachel Shipsey" w:date="2025-06-23T15:41:00Z">
          <w:pPr/>
        </w:pPrChange>
      </w:pPr>
    </w:p>
    <w:p w14:paraId="0A70FCA4" w14:textId="3BA42A4D" w:rsidR="00054CF4" w:rsidRPr="002175E3" w:rsidDel="008D26A9" w:rsidRDefault="00054CF4">
      <w:pPr>
        <w:pStyle w:val="ListParagraph"/>
        <w:spacing w:after="0" w:line="276" w:lineRule="auto"/>
        <w:jc w:val="both"/>
        <w:rPr>
          <w:ins w:id="18483" w:author="Rachel Elizabeth" w:date="2025-05-19T17:02:00Z"/>
          <w:del w:id="18484" w:author="Rachel Shipsey" w:date="2025-06-23T15:21:00Z"/>
        </w:rPr>
        <w:pPrChange w:id="18485" w:author="Rachel Shipsey" w:date="2025-06-23T15:41:00Z">
          <w:pPr>
            <w:numPr>
              <w:ilvl w:val="1"/>
              <w:numId w:val="180"/>
            </w:numPr>
            <w:spacing w:line="278" w:lineRule="auto"/>
            <w:ind w:left="709" w:hanging="360"/>
          </w:pPr>
        </w:pPrChange>
      </w:pPr>
      <w:bookmarkStart w:id="18486" w:name="_Toc201320332"/>
      <w:ins w:id="18487" w:author="Rachel Elizabeth" w:date="2025-05-19T17:02:00Z">
        <w:del w:id="18488" w:author="Rachel Shipsey" w:date="2025-06-23T15:21:00Z">
          <w:r w:rsidRPr="002175E3" w:rsidDel="008D26A9">
            <w:delText>Introduction</w:delText>
          </w:r>
          <w:bookmarkEnd w:id="18486"/>
          <w:r w:rsidRPr="002175E3" w:rsidDel="008D26A9">
            <w:delText xml:space="preserve"> </w:delText>
          </w:r>
        </w:del>
      </w:ins>
    </w:p>
    <w:p w14:paraId="2B98CC3D" w14:textId="15C895A7" w:rsidR="00054CF4" w:rsidRPr="00400026" w:rsidDel="008D26A9" w:rsidRDefault="00054CF4">
      <w:pPr>
        <w:pStyle w:val="ListParagraph"/>
        <w:spacing w:after="0" w:line="276" w:lineRule="auto"/>
        <w:jc w:val="both"/>
        <w:rPr>
          <w:ins w:id="18489" w:author="Rachel Elizabeth" w:date="2025-05-19T17:02:00Z"/>
          <w:del w:id="18490" w:author="Rachel Shipsey" w:date="2025-06-23T15:21:00Z"/>
          <w:rFonts w:cs="Arial"/>
          <w:sz w:val="22"/>
        </w:rPr>
        <w:pPrChange w:id="18491" w:author="Rachel Shipsey" w:date="2025-06-23T15:41:00Z">
          <w:pPr>
            <w:pStyle w:val="NormalWeb"/>
            <w:spacing w:before="0" w:beforeAutospacing="0" w:after="260" w:afterAutospacing="0"/>
            <w:ind w:left="709"/>
          </w:pPr>
        </w:pPrChange>
      </w:pPr>
      <w:ins w:id="18492" w:author="Rachel Elizabeth" w:date="2025-05-19T17:02:00Z">
        <w:del w:id="18493" w:author="Rachel Shipsey" w:date="2025-06-23T15:21:00Z">
          <w:r w:rsidRPr="00400026" w:rsidDel="008D26A9">
            <w:rPr>
              <w:rFonts w:cs="Arial"/>
              <w:sz w:val="22"/>
              <w:shd w:val="clear" w:color="auto" w:fill="FFFFFF"/>
            </w:rPr>
            <w:delText xml:space="preserve">The 2030 round of censuses is likely to be one of the most challenging with which to provide timely, robust and comparable statistics. Census response rates continue to decline across many countries and regions resulting in significant undercounts. Combined with the legacy of the COVID-19 pandemic which saw many countries postpone their national census, issues with recruiting field staff, and international funding for population data collection and analysis disappearing, these factors have combined to create a complex and challenging environment within which to design, implement and disseminate a census. </w:delText>
          </w:r>
          <w:r w:rsidDel="008D26A9">
            <w:rPr>
              <w:rFonts w:cs="Arial"/>
              <w:sz w:val="22"/>
              <w:shd w:val="clear" w:color="auto" w:fill="FFFFFF"/>
            </w:rPr>
            <w:delText>According to t</w:delText>
          </w:r>
          <w:r w:rsidRPr="00400026" w:rsidDel="008D26A9">
            <w:rPr>
              <w:rFonts w:cs="Arial"/>
              <w:sz w:val="22"/>
              <w:shd w:val="clear" w:color="auto" w:fill="FFFFFF"/>
            </w:rPr>
            <w:delText>he UN Economic Commission for Africa</w:delText>
          </w:r>
          <w:r w:rsidDel="008D26A9">
            <w:rPr>
              <w:rFonts w:cs="Arial"/>
              <w:sz w:val="22"/>
              <w:shd w:val="clear" w:color="auto" w:fill="FFFFFF"/>
            </w:rPr>
            <w:delText xml:space="preserve"> (UNECA)</w:delText>
          </w:r>
          <w:r w:rsidRPr="00400026" w:rsidDel="008D26A9">
            <w:rPr>
              <w:rFonts w:cs="Arial"/>
              <w:sz w:val="22"/>
              <w:shd w:val="clear" w:color="auto" w:fill="FFFFFF"/>
            </w:rPr>
            <w:delText>, undercounts and census delays due to COVID-19, conflict or financial limitations have resulted in an estimated one in three Africans </w:delText>
          </w:r>
          <w:r w:rsidDel="008D26A9">
            <w:rPr>
              <w:rFonts w:cs="Arial"/>
              <w:sz w:val="22"/>
              <w:shd w:val="clear" w:color="auto" w:fill="FFFFFF"/>
            </w:rPr>
            <w:delText>not being counted during the 2020 round of censuses.</w:delText>
          </w:r>
        </w:del>
      </w:ins>
    </w:p>
    <w:p w14:paraId="1FDFFD87" w14:textId="6DEA32EA" w:rsidR="00054CF4" w:rsidDel="008D26A9" w:rsidRDefault="00054CF4">
      <w:pPr>
        <w:pStyle w:val="ListParagraph"/>
        <w:spacing w:after="0" w:line="276" w:lineRule="auto"/>
        <w:jc w:val="both"/>
        <w:rPr>
          <w:ins w:id="18494" w:author="Rachel Elizabeth" w:date="2025-05-19T17:02:00Z"/>
          <w:del w:id="18495" w:author="Rachel Shipsey" w:date="2025-06-23T15:21:00Z"/>
          <w:rFonts w:cs="Arial"/>
          <w:sz w:val="22"/>
        </w:rPr>
        <w:pPrChange w:id="18496" w:author="Rachel Shipsey" w:date="2025-06-23T15:41:00Z">
          <w:pPr>
            <w:pStyle w:val="NormalWeb"/>
            <w:spacing w:before="0" w:beforeAutospacing="0" w:after="0" w:afterAutospacing="0"/>
            <w:ind w:left="709"/>
          </w:pPr>
        </w:pPrChange>
      </w:pPr>
      <w:ins w:id="18497" w:author="Rachel Elizabeth" w:date="2025-05-19T17:02:00Z">
        <w:del w:id="18498" w:author="Rachel Shipsey" w:date="2025-06-23T15:21:00Z">
          <w:r w:rsidRPr="00400026" w:rsidDel="008D26A9">
            <w:rPr>
              <w:rFonts w:cs="Arial"/>
              <w:sz w:val="22"/>
            </w:rPr>
            <w:delText>Despite this challenging environment, the availability of new data</w:delText>
          </w:r>
          <w:r w:rsidDel="008D26A9">
            <w:rPr>
              <w:rFonts w:cs="Arial"/>
              <w:sz w:val="22"/>
            </w:rPr>
            <w:delText xml:space="preserve"> sources</w:delText>
          </w:r>
          <w:r w:rsidRPr="00400026" w:rsidDel="008D26A9">
            <w:rPr>
              <w:rFonts w:cs="Arial"/>
              <w:sz w:val="22"/>
            </w:rPr>
            <w:delText xml:space="preserve"> and technologies offer National Statistics Offices</w:delText>
          </w:r>
          <w:r w:rsidDel="008D26A9">
            <w:rPr>
              <w:rFonts w:cs="Arial"/>
              <w:sz w:val="22"/>
            </w:rPr>
            <w:delText xml:space="preserve"> (NSOs)</w:delText>
          </w:r>
          <w:r w:rsidRPr="00400026" w:rsidDel="008D26A9">
            <w:rPr>
              <w:rFonts w:cs="Arial"/>
              <w:sz w:val="22"/>
            </w:rPr>
            <w:delText xml:space="preserve"> alternative solutions to the traditional census approach. Digital data collection for the census through tablets</w:delText>
          </w:r>
          <w:r w:rsidDel="008D26A9">
            <w:rPr>
              <w:rFonts w:cs="Arial"/>
              <w:sz w:val="22"/>
            </w:rPr>
            <w:delText>,</w:delText>
          </w:r>
          <w:r w:rsidRPr="00400026" w:rsidDel="008D26A9">
            <w:rPr>
              <w:rFonts w:cs="Arial"/>
              <w:sz w:val="22"/>
            </w:rPr>
            <w:delText xml:space="preserve"> smartphones</w:delText>
          </w:r>
          <w:r w:rsidDel="008D26A9">
            <w:rPr>
              <w:rFonts w:cs="Arial"/>
              <w:sz w:val="22"/>
            </w:rPr>
            <w:delText xml:space="preserve"> and other online resources </w:delText>
          </w:r>
          <w:r w:rsidRPr="00400026" w:rsidDel="008D26A9">
            <w:rPr>
              <w:rFonts w:cs="Arial"/>
              <w:sz w:val="22"/>
            </w:rPr>
            <w:delText>is already making census processes cheaper</w:delText>
          </w:r>
          <w:r w:rsidDel="008D26A9">
            <w:rPr>
              <w:rFonts w:cs="Arial"/>
              <w:sz w:val="22"/>
            </w:rPr>
            <w:delText xml:space="preserve">, </w:delText>
          </w:r>
          <w:r w:rsidRPr="00400026" w:rsidDel="008D26A9">
            <w:rPr>
              <w:rFonts w:cs="Arial"/>
              <w:sz w:val="22"/>
            </w:rPr>
            <w:delText>more efficient</w:delText>
          </w:r>
          <w:r w:rsidDel="008D26A9">
            <w:rPr>
              <w:rFonts w:cs="Arial"/>
              <w:sz w:val="22"/>
            </w:rPr>
            <w:delText xml:space="preserve"> and improve census quality</w:delText>
          </w:r>
          <w:r w:rsidRPr="00400026" w:rsidDel="008D26A9">
            <w:rPr>
              <w:rFonts w:cs="Arial"/>
              <w:sz w:val="22"/>
            </w:rPr>
            <w:delText>.</w:delText>
          </w:r>
          <w:r w:rsidDel="008D26A9">
            <w:rPr>
              <w:rFonts w:cs="Arial"/>
              <w:sz w:val="22"/>
            </w:rPr>
            <w:delText xml:space="preserve"> Recent advances in satellite imagery and AI technology have further enhanced capacities in the use of alternative methodologies to complement census data collection efforts. For example, b</w:delText>
          </w:r>
          <w:r w:rsidRPr="00400026" w:rsidDel="008D26A9">
            <w:rPr>
              <w:rFonts w:cs="Arial"/>
              <w:sz w:val="22"/>
            </w:rPr>
            <w:delText>uildings mapped from satellite imagery using AI, together with counts of p</w:delText>
          </w:r>
          <w:r w:rsidDel="008D26A9">
            <w:rPr>
              <w:rFonts w:cs="Arial"/>
              <w:sz w:val="22"/>
            </w:rPr>
            <w:delText>eople obtained at</w:delText>
          </w:r>
          <w:r w:rsidRPr="00400026" w:rsidDel="008D26A9">
            <w:rPr>
              <w:rFonts w:cs="Arial"/>
              <w:sz w:val="22"/>
            </w:rPr>
            <w:delText xml:space="preserve"> small area</w:delText>
          </w:r>
          <w:r w:rsidDel="008D26A9">
            <w:rPr>
              <w:rFonts w:cs="Arial"/>
              <w:sz w:val="22"/>
            </w:rPr>
            <w:delText xml:space="preserve"> unit level</w:delText>
          </w:r>
          <w:r w:rsidRPr="00400026" w:rsidDel="008D26A9">
            <w:rPr>
              <w:rFonts w:cs="Arial"/>
              <w:sz w:val="22"/>
            </w:rPr>
            <w:delText>, can help to create detailed population estimates that can either support more effective</w:delText>
          </w:r>
          <w:r w:rsidDel="008D26A9">
            <w:rPr>
              <w:rFonts w:cs="Arial"/>
              <w:sz w:val="22"/>
            </w:rPr>
            <w:delText xml:space="preserve"> and efficient</w:delText>
          </w:r>
          <w:r w:rsidRPr="00400026" w:rsidDel="008D26A9">
            <w:rPr>
              <w:rFonts w:cs="Arial"/>
              <w:sz w:val="22"/>
            </w:rPr>
            <w:delText xml:space="preserve"> census </w:delText>
          </w:r>
          <w:r w:rsidDel="008D26A9">
            <w:rPr>
              <w:rFonts w:cs="Arial"/>
              <w:sz w:val="22"/>
            </w:rPr>
            <w:delText xml:space="preserve">planning and </w:delText>
          </w:r>
          <w:r w:rsidRPr="00400026" w:rsidDel="008D26A9">
            <w:rPr>
              <w:rFonts w:cs="Arial"/>
              <w:sz w:val="22"/>
            </w:rPr>
            <w:delText>implementation, or provide alternative</w:delText>
          </w:r>
          <w:r w:rsidDel="008D26A9">
            <w:rPr>
              <w:rFonts w:cs="Arial"/>
              <w:sz w:val="22"/>
            </w:rPr>
            <w:delText xml:space="preserve"> population</w:delText>
          </w:r>
          <w:r w:rsidRPr="00400026" w:rsidDel="008D26A9">
            <w:rPr>
              <w:rFonts w:cs="Arial"/>
              <w:sz w:val="22"/>
            </w:rPr>
            <w:delText xml:space="preserve"> data</w:delText>
          </w:r>
          <w:r w:rsidDel="008D26A9">
            <w:rPr>
              <w:rFonts w:cs="Arial"/>
              <w:sz w:val="22"/>
            </w:rPr>
            <w:delText xml:space="preserve"> in hard to count areas</w:delText>
          </w:r>
          <w:r w:rsidRPr="00400026" w:rsidDel="008D26A9">
            <w:rPr>
              <w:rFonts w:cs="Arial"/>
              <w:sz w:val="22"/>
            </w:rPr>
            <w:delText xml:space="preserve"> where a census cannot be fully enumerated.</w:delText>
          </w:r>
        </w:del>
      </w:ins>
    </w:p>
    <w:p w14:paraId="6F0DF4D0" w14:textId="4CB02CD3" w:rsidR="00054CF4" w:rsidDel="008D26A9" w:rsidRDefault="00054CF4">
      <w:pPr>
        <w:pStyle w:val="ListParagraph"/>
        <w:spacing w:after="0" w:line="276" w:lineRule="auto"/>
        <w:jc w:val="both"/>
        <w:rPr>
          <w:ins w:id="18499" w:author="Rachel Elizabeth" w:date="2025-05-19T17:02:00Z"/>
          <w:del w:id="18500" w:author="Rachel Shipsey" w:date="2025-06-23T15:21:00Z"/>
          <w:rFonts w:cs="Arial"/>
          <w:sz w:val="22"/>
        </w:rPr>
        <w:pPrChange w:id="18501" w:author="Rachel Shipsey" w:date="2025-06-23T15:41:00Z">
          <w:pPr>
            <w:pStyle w:val="NormalWeb"/>
            <w:spacing w:before="0" w:beforeAutospacing="0" w:after="0" w:afterAutospacing="0"/>
            <w:ind w:left="709"/>
          </w:pPr>
        </w:pPrChange>
      </w:pPr>
    </w:p>
    <w:p w14:paraId="0575C86D" w14:textId="2B13DB75" w:rsidR="00054CF4" w:rsidRPr="00400026" w:rsidDel="008D26A9" w:rsidRDefault="00054CF4">
      <w:pPr>
        <w:pStyle w:val="ListParagraph"/>
        <w:spacing w:after="0" w:line="276" w:lineRule="auto"/>
        <w:jc w:val="both"/>
        <w:rPr>
          <w:ins w:id="18502" w:author="Rachel Elizabeth" w:date="2025-05-19T17:02:00Z"/>
          <w:del w:id="18503" w:author="Rachel Shipsey" w:date="2025-06-23T15:21:00Z"/>
          <w:rFonts w:cs="Arial"/>
          <w:sz w:val="22"/>
        </w:rPr>
        <w:pPrChange w:id="18504" w:author="Rachel Shipsey" w:date="2025-06-23T15:41:00Z">
          <w:pPr>
            <w:pStyle w:val="NormalWeb"/>
            <w:spacing w:before="0" w:beforeAutospacing="0" w:after="0" w:afterAutospacing="0"/>
            <w:ind w:left="709"/>
          </w:pPr>
        </w:pPrChange>
      </w:pPr>
      <w:ins w:id="18505" w:author="Rachel Elizabeth" w:date="2025-05-19T17:02:00Z">
        <w:del w:id="18506" w:author="Rachel Shipsey" w:date="2025-06-23T15:21:00Z">
          <w:r w:rsidDel="008D26A9">
            <w:rPr>
              <w:rFonts w:cs="Arial"/>
              <w:sz w:val="22"/>
            </w:rPr>
            <w:delText>These s</w:delText>
          </w:r>
          <w:r w:rsidRPr="00867213" w:rsidDel="008D26A9">
            <w:rPr>
              <w:rFonts w:cs="Arial"/>
              <w:sz w:val="22"/>
            </w:rPr>
            <w:delText xml:space="preserve">tatistical modelling approaches </w:delText>
          </w:r>
          <w:r w:rsidDel="008D26A9">
            <w:rPr>
              <w:rFonts w:cs="Arial"/>
              <w:sz w:val="22"/>
            </w:rPr>
            <w:delText xml:space="preserve">have been developed </w:delText>
          </w:r>
          <w:r w:rsidRPr="00867213" w:rsidDel="008D26A9">
            <w:rPr>
              <w:rFonts w:cs="Arial"/>
              <w:sz w:val="22"/>
            </w:rPr>
            <w:delText>to estimat</w:delText>
          </w:r>
          <w:r w:rsidDel="008D26A9">
            <w:rPr>
              <w:rFonts w:cs="Arial"/>
              <w:sz w:val="22"/>
            </w:rPr>
            <w:delText>e</w:delText>
          </w:r>
          <w:r w:rsidRPr="00867213" w:rsidDel="008D26A9">
            <w:rPr>
              <w:rFonts w:cs="Arial"/>
              <w:sz w:val="22"/>
            </w:rPr>
            <w:delText xml:space="preserve"> populations based on the correlation between population density and geospatial covariate data. </w:delText>
          </w:r>
          <w:r w:rsidDel="008D26A9">
            <w:rPr>
              <w:rFonts w:cs="Arial"/>
              <w:sz w:val="22"/>
            </w:rPr>
            <w:delText>In countries where a census is not possible, t</w:delText>
          </w:r>
          <w:r w:rsidRPr="00867213" w:rsidDel="008D26A9">
            <w:rPr>
              <w:rFonts w:cs="Arial"/>
              <w:sz w:val="22"/>
            </w:rPr>
            <w:delText>hese m</w:delText>
          </w:r>
          <w:r w:rsidDel="008D26A9">
            <w:rPr>
              <w:rFonts w:cs="Arial"/>
              <w:sz w:val="22"/>
            </w:rPr>
            <w:delText>ethod</w:delText>
          </w:r>
          <w:r w:rsidRPr="00867213" w:rsidDel="008D26A9">
            <w:rPr>
              <w:rFonts w:cs="Arial"/>
              <w:sz w:val="22"/>
            </w:rPr>
            <w:delText xml:space="preserve">s </w:delText>
          </w:r>
          <w:r w:rsidDel="008D26A9">
            <w:rPr>
              <w:rFonts w:cs="Arial"/>
              <w:sz w:val="22"/>
            </w:rPr>
            <w:delText>can be implemented at l</w:delText>
          </w:r>
          <w:r w:rsidRPr="00867213" w:rsidDel="008D26A9">
            <w:rPr>
              <w:rFonts w:cs="Arial"/>
              <w:sz w:val="22"/>
            </w:rPr>
            <w:delText>ow</w:delText>
          </w:r>
          <w:r w:rsidDel="008D26A9">
            <w:rPr>
              <w:rFonts w:cs="Arial"/>
              <w:sz w:val="22"/>
            </w:rPr>
            <w:delText xml:space="preserve"> </w:delText>
          </w:r>
          <w:r w:rsidRPr="00867213" w:rsidDel="008D26A9">
            <w:rPr>
              <w:rFonts w:cs="Arial"/>
              <w:sz w:val="22"/>
            </w:rPr>
            <w:delText>cost</w:delText>
          </w:r>
          <w:r w:rsidDel="008D26A9">
            <w:rPr>
              <w:rFonts w:cs="Arial"/>
              <w:sz w:val="22"/>
            </w:rPr>
            <w:delText xml:space="preserve"> (although they require a minimum level of technical capacity)</w:delText>
          </w:r>
          <w:r w:rsidRPr="00867213" w:rsidDel="008D26A9">
            <w:rPr>
              <w:rFonts w:cs="Arial"/>
              <w:sz w:val="22"/>
            </w:rPr>
            <w:delText xml:space="preserve"> and may provide alternative ways of deriving more recent population estimates to inform census planning and implementation.</w:delText>
          </w:r>
        </w:del>
      </w:ins>
    </w:p>
    <w:p w14:paraId="1296B0A0" w14:textId="55496D6B" w:rsidR="00054CF4" w:rsidRPr="00400026" w:rsidDel="008D26A9" w:rsidRDefault="00054CF4">
      <w:pPr>
        <w:pStyle w:val="ListParagraph"/>
        <w:spacing w:after="0" w:line="276" w:lineRule="auto"/>
        <w:jc w:val="both"/>
        <w:rPr>
          <w:ins w:id="18507" w:author="Rachel Elizabeth" w:date="2025-05-19T17:02:00Z"/>
          <w:del w:id="18508" w:author="Rachel Shipsey" w:date="2025-06-23T15:21:00Z"/>
          <w:rFonts w:cs="Arial"/>
          <w:sz w:val="22"/>
        </w:rPr>
        <w:pPrChange w:id="18509" w:author="Rachel Shipsey" w:date="2025-06-23T15:41:00Z">
          <w:pPr>
            <w:pStyle w:val="NormalWeb"/>
            <w:spacing w:before="0" w:beforeAutospacing="0" w:after="0" w:afterAutospacing="0"/>
            <w:ind w:left="709"/>
          </w:pPr>
        </w:pPrChange>
      </w:pPr>
      <w:ins w:id="18510" w:author="Rachel Elizabeth" w:date="2025-05-19T17:02:00Z">
        <w:del w:id="18511" w:author="Rachel Shipsey" w:date="2025-06-23T15:21:00Z">
          <w:r w:rsidRPr="00400026" w:rsidDel="008D26A9">
            <w:rPr>
              <w:rFonts w:cs="Arial"/>
              <w:sz w:val="22"/>
            </w:rPr>
            <w:delText> </w:delText>
          </w:r>
        </w:del>
      </w:ins>
    </w:p>
    <w:p w14:paraId="3A02B85A" w14:textId="52647D14" w:rsidR="00054CF4" w:rsidRPr="00400026" w:rsidDel="008D26A9" w:rsidRDefault="00054CF4">
      <w:pPr>
        <w:pStyle w:val="ListParagraph"/>
        <w:spacing w:after="0" w:line="276" w:lineRule="auto"/>
        <w:jc w:val="both"/>
        <w:rPr>
          <w:ins w:id="18512" w:author="Rachel Elizabeth" w:date="2025-05-19T17:02:00Z"/>
          <w:del w:id="18513" w:author="Rachel Shipsey" w:date="2025-06-23T15:21:00Z"/>
          <w:rFonts w:cs="Arial"/>
          <w:sz w:val="22"/>
        </w:rPr>
        <w:pPrChange w:id="18514" w:author="Rachel Shipsey" w:date="2025-06-23T15:41:00Z">
          <w:pPr>
            <w:pStyle w:val="NormalWeb"/>
            <w:spacing w:before="0" w:beforeAutospacing="0" w:after="0" w:afterAutospacing="0"/>
            <w:ind w:left="709"/>
          </w:pPr>
        </w:pPrChange>
      </w:pPr>
      <w:ins w:id="18515" w:author="Rachel Elizabeth" w:date="2025-05-19T17:02:00Z">
        <w:del w:id="18516" w:author="Rachel Shipsey" w:date="2025-06-23T15:21:00Z">
          <w:r w:rsidRPr="00400026" w:rsidDel="008D26A9">
            <w:rPr>
              <w:rFonts w:cs="Arial"/>
              <w:sz w:val="22"/>
            </w:rPr>
            <w:delText xml:space="preserve">Combining geospatial and statistical data will allow NSOs to produce very-high resolution gridded population data (typically 100m or 1km grid cells) with full national coverage. </w:delText>
          </w:r>
          <w:r w:rsidDel="008D26A9">
            <w:rPr>
              <w:rFonts w:cs="Arial"/>
              <w:sz w:val="22"/>
            </w:rPr>
            <w:delText>A significant</w:delText>
          </w:r>
          <w:r w:rsidRPr="00400026" w:rsidDel="008D26A9">
            <w:rPr>
              <w:rFonts w:cs="Arial"/>
              <w:sz w:val="22"/>
            </w:rPr>
            <w:delText xml:space="preserve"> advantage of this approach over more traditional census dissemination is that </w:delText>
          </w:r>
          <w:r w:rsidDel="008D26A9">
            <w:rPr>
              <w:rFonts w:cs="Arial"/>
              <w:sz w:val="22"/>
            </w:rPr>
            <w:delText>is that it provides the flexibility to aggregate</w:delText>
          </w:r>
          <w:r w:rsidRPr="00400026" w:rsidDel="008D26A9">
            <w:rPr>
              <w:rFonts w:cs="Arial"/>
              <w:sz w:val="22"/>
            </w:rPr>
            <w:delText xml:space="preserve"> grid cells to estimate the total population within any defined boundary, but with no additional disclosure risk. There are two broad methodologies that can be applied to</w:delText>
          </w:r>
          <w:r w:rsidDel="008D26A9">
            <w:rPr>
              <w:rFonts w:cs="Arial"/>
              <w:sz w:val="22"/>
            </w:rPr>
            <w:delText xml:space="preserve"> produce high-resolution gridded</w:delText>
          </w:r>
          <w:r w:rsidRPr="00400026" w:rsidDel="008D26A9">
            <w:rPr>
              <w:rFonts w:cs="Arial"/>
              <w:sz w:val="22"/>
            </w:rPr>
            <w:delText xml:space="preserve"> population estimat</w:delText>
          </w:r>
          <w:r w:rsidDel="008D26A9">
            <w:rPr>
              <w:rFonts w:cs="Arial"/>
              <w:sz w:val="22"/>
            </w:rPr>
            <w:delText>es</w:delText>
          </w:r>
          <w:r w:rsidRPr="00400026" w:rsidDel="008D26A9">
            <w:rPr>
              <w:rFonts w:cs="Arial"/>
              <w:sz w:val="22"/>
            </w:rPr>
            <w:delText>:</w:delText>
          </w:r>
        </w:del>
      </w:ins>
    </w:p>
    <w:p w14:paraId="15672073" w14:textId="7017E1E1" w:rsidR="00054CF4" w:rsidRPr="00400026" w:rsidDel="008D26A9" w:rsidRDefault="00054CF4">
      <w:pPr>
        <w:pStyle w:val="ListParagraph"/>
        <w:spacing w:after="0" w:line="276" w:lineRule="auto"/>
        <w:jc w:val="both"/>
        <w:rPr>
          <w:ins w:id="18517" w:author="Rachel Elizabeth" w:date="2025-05-19T17:02:00Z"/>
          <w:del w:id="18518" w:author="Rachel Shipsey" w:date="2025-06-23T15:21:00Z"/>
          <w:rFonts w:cs="Arial"/>
          <w:sz w:val="22"/>
        </w:rPr>
        <w:pPrChange w:id="18519" w:author="Rachel Shipsey" w:date="2025-06-23T15:41:00Z">
          <w:pPr>
            <w:pStyle w:val="NormalWeb"/>
            <w:spacing w:before="0" w:beforeAutospacing="0" w:after="0" w:afterAutospacing="0"/>
            <w:ind w:left="709"/>
          </w:pPr>
        </w:pPrChange>
      </w:pPr>
      <w:ins w:id="18520" w:author="Rachel Elizabeth" w:date="2025-05-19T17:02:00Z">
        <w:del w:id="18521" w:author="Rachel Shipsey" w:date="2025-06-23T15:21:00Z">
          <w:r w:rsidRPr="00400026" w:rsidDel="008D26A9">
            <w:rPr>
              <w:rFonts w:cs="Arial"/>
              <w:sz w:val="22"/>
            </w:rPr>
            <w:delText> </w:delText>
          </w:r>
        </w:del>
      </w:ins>
    </w:p>
    <w:p w14:paraId="3054A7C2" w14:textId="09917456" w:rsidR="00054CF4" w:rsidRPr="00400026" w:rsidDel="008D26A9" w:rsidRDefault="00054CF4">
      <w:pPr>
        <w:pStyle w:val="ListParagraph"/>
        <w:spacing w:after="0" w:line="276" w:lineRule="auto"/>
        <w:jc w:val="both"/>
        <w:rPr>
          <w:ins w:id="18522" w:author="Rachel Elizabeth" w:date="2025-05-19T17:02:00Z"/>
          <w:del w:id="18523" w:author="Rachel Shipsey" w:date="2025-06-23T15:21:00Z"/>
        </w:rPr>
        <w:pPrChange w:id="18524" w:author="Rachel Shipsey" w:date="2025-06-23T15:41:00Z">
          <w:pPr>
            <w:pStyle w:val="NormalWeb"/>
            <w:spacing w:before="0" w:beforeAutospacing="0" w:after="0" w:afterAutospacing="0"/>
            <w:ind w:left="709"/>
          </w:pPr>
        </w:pPrChange>
      </w:pPr>
      <w:bookmarkStart w:id="18525" w:name="_Toc201320333"/>
      <w:ins w:id="18526" w:author="Rachel Elizabeth" w:date="2025-05-19T17:02:00Z">
        <w:del w:id="18527" w:author="Rachel Shipsey" w:date="2025-06-23T15:21:00Z">
          <w:r w:rsidRPr="00400026" w:rsidDel="008D26A9">
            <w:delText>Top</w:delText>
          </w:r>
          <w:r w:rsidDel="008D26A9">
            <w:delText>-</w:delText>
          </w:r>
          <w:r w:rsidRPr="00400026" w:rsidDel="008D26A9">
            <w:delText>down</w:delText>
          </w:r>
          <w:bookmarkEnd w:id="18525"/>
        </w:del>
      </w:ins>
    </w:p>
    <w:p w14:paraId="3AB477FF" w14:textId="2C28ABA9" w:rsidR="00054CF4" w:rsidDel="008D26A9" w:rsidRDefault="00054CF4">
      <w:pPr>
        <w:pStyle w:val="ListParagraph"/>
        <w:spacing w:after="0" w:line="276" w:lineRule="auto"/>
        <w:jc w:val="both"/>
        <w:rPr>
          <w:ins w:id="18528" w:author="Rachel Elizabeth" w:date="2025-05-19T17:02:00Z"/>
          <w:del w:id="18529" w:author="Rachel Shipsey" w:date="2025-06-23T15:21:00Z"/>
          <w:rFonts w:cs="Arial"/>
          <w:sz w:val="22"/>
        </w:rPr>
        <w:pPrChange w:id="18530" w:author="Rachel Shipsey" w:date="2025-06-23T15:41:00Z">
          <w:pPr>
            <w:pStyle w:val="NormalWeb"/>
            <w:spacing w:before="0" w:beforeAutospacing="0" w:after="0" w:afterAutospacing="0"/>
            <w:ind w:left="709"/>
          </w:pPr>
        </w:pPrChange>
      </w:pPr>
    </w:p>
    <w:p w14:paraId="386C4628" w14:textId="37268F52" w:rsidR="00054CF4" w:rsidDel="008D26A9" w:rsidRDefault="00054CF4">
      <w:pPr>
        <w:pStyle w:val="ListParagraph"/>
        <w:spacing w:after="0" w:line="276" w:lineRule="auto"/>
        <w:jc w:val="both"/>
        <w:rPr>
          <w:ins w:id="18531" w:author="Rachel Elizabeth" w:date="2025-05-19T17:02:00Z"/>
          <w:del w:id="18532" w:author="Rachel Shipsey" w:date="2025-06-23T15:21:00Z"/>
          <w:rFonts w:cs="Arial"/>
          <w:sz w:val="22"/>
        </w:rPr>
        <w:pPrChange w:id="18533" w:author="Rachel Shipsey" w:date="2025-06-23T15:41:00Z">
          <w:pPr>
            <w:pStyle w:val="NormalWeb"/>
            <w:spacing w:before="0" w:beforeAutospacing="0" w:after="0" w:afterAutospacing="0"/>
            <w:ind w:left="709"/>
          </w:pPr>
        </w:pPrChange>
      </w:pPr>
      <w:ins w:id="18534" w:author="Rachel Elizabeth" w:date="2025-05-19T17:02:00Z">
        <w:del w:id="18535" w:author="Rachel Shipsey" w:date="2025-06-23T15:21:00Z">
          <w:r w:rsidRPr="00400026" w:rsidDel="008D26A9">
            <w:rPr>
              <w:rFonts w:cs="Arial"/>
              <w:sz w:val="22"/>
            </w:rPr>
            <w:delText xml:space="preserve">The </w:delText>
          </w:r>
          <w:r w:rsidDel="008D26A9">
            <w:fldChar w:fldCharType="begin"/>
          </w:r>
          <w:r w:rsidDel="008D26A9">
            <w:delInstrText>HYPERLINK "https://wpgp.github.io/bookworm/gridded-population-estimates.html" \l "ref-stevens2015disaggregating"</w:delInstrText>
          </w:r>
          <w:r w:rsidDel="008D26A9">
            <w:fldChar w:fldCharType="separate"/>
          </w:r>
          <w:r w:rsidRPr="003A30EF" w:rsidDel="008D26A9">
            <w:rPr>
              <w:rStyle w:val="Hyperlink"/>
              <w:rFonts w:cs="Arial"/>
              <w:sz w:val="22"/>
            </w:rPr>
            <w:delText>top</w:delText>
          </w:r>
          <w:r w:rsidDel="008D26A9">
            <w:rPr>
              <w:rStyle w:val="Hyperlink"/>
              <w:rFonts w:cs="Arial"/>
              <w:sz w:val="22"/>
            </w:rPr>
            <w:delText>-</w:delText>
          </w:r>
          <w:r w:rsidRPr="003A30EF" w:rsidDel="008D26A9">
            <w:rPr>
              <w:rStyle w:val="Hyperlink"/>
              <w:rFonts w:cs="Arial"/>
              <w:sz w:val="22"/>
            </w:rPr>
            <w:delText>down method</w:delText>
          </w:r>
          <w:r w:rsidDel="008D26A9">
            <w:fldChar w:fldCharType="end"/>
          </w:r>
          <w:r w:rsidRPr="00400026" w:rsidDel="008D26A9">
            <w:rPr>
              <w:rFonts w:cs="Arial"/>
              <w:sz w:val="22"/>
            </w:rPr>
            <w:delText xml:space="preserve"> disaggregates known population totals for each </w:delText>
          </w:r>
          <w:r w:rsidDel="008D26A9">
            <w:rPr>
              <w:rFonts w:cs="Arial"/>
              <w:sz w:val="22"/>
            </w:rPr>
            <w:delText xml:space="preserve">coarser </w:delText>
          </w:r>
          <w:r w:rsidRPr="00400026" w:rsidDel="008D26A9">
            <w:rPr>
              <w:rFonts w:cs="Arial"/>
              <w:sz w:val="22"/>
            </w:rPr>
            <w:delText xml:space="preserve">administrative unit (e.g. states or local government areas) into </w:delText>
          </w:r>
          <w:r w:rsidDel="008D26A9">
            <w:rPr>
              <w:rFonts w:cs="Arial"/>
              <w:sz w:val="22"/>
            </w:rPr>
            <w:delText xml:space="preserve">finer </w:delText>
          </w:r>
          <w:r w:rsidRPr="00400026" w:rsidDel="008D26A9">
            <w:rPr>
              <w:rFonts w:cs="Arial"/>
              <w:sz w:val="22"/>
            </w:rPr>
            <w:delText xml:space="preserve">100 m gridded population estimates. </w:delText>
          </w:r>
          <w:r w:rsidDel="008D26A9">
            <w:rPr>
              <w:rFonts w:cs="Arial"/>
              <w:sz w:val="22"/>
            </w:rPr>
            <w:delText>Such reliable p</w:delText>
          </w:r>
          <w:r w:rsidRPr="00400026" w:rsidDel="008D26A9">
            <w:rPr>
              <w:rFonts w:cs="Arial"/>
              <w:sz w:val="22"/>
            </w:rPr>
            <w:delText xml:space="preserve">opulation totals may be obtained from national </w:delText>
          </w:r>
          <w:r w:rsidDel="008D26A9">
            <w:rPr>
              <w:rFonts w:cs="Arial"/>
              <w:sz w:val="22"/>
            </w:rPr>
            <w:delText xml:space="preserve">population and housing </w:delText>
          </w:r>
          <w:r w:rsidRPr="00400026" w:rsidDel="008D26A9">
            <w:rPr>
              <w:rFonts w:cs="Arial"/>
              <w:sz w:val="22"/>
            </w:rPr>
            <w:delText>census results</w:delText>
          </w:r>
          <w:r w:rsidDel="008D26A9">
            <w:rPr>
              <w:rFonts w:cs="Arial"/>
              <w:sz w:val="22"/>
            </w:rPr>
            <w:delText xml:space="preserve">, thus, the top-down population estimation approach is handy where </w:delText>
          </w:r>
          <w:r w:rsidRPr="00400026" w:rsidDel="008D26A9">
            <w:rPr>
              <w:rFonts w:cs="Arial"/>
              <w:sz w:val="22"/>
            </w:rPr>
            <w:delText xml:space="preserve">recent census totals are available. </w:delText>
          </w:r>
          <w:r w:rsidDel="008D26A9">
            <w:rPr>
              <w:rFonts w:cs="Arial"/>
              <w:sz w:val="22"/>
            </w:rPr>
            <w:delText>Within this method, g</w:delText>
          </w:r>
          <w:r w:rsidRPr="00400026" w:rsidDel="008D26A9">
            <w:rPr>
              <w:rFonts w:cs="Arial"/>
              <w:sz w:val="22"/>
            </w:rPr>
            <w:delText xml:space="preserve">ridded population estimates are </w:delText>
          </w:r>
          <w:r w:rsidDel="008D26A9">
            <w:rPr>
              <w:rFonts w:cs="Arial"/>
              <w:sz w:val="22"/>
            </w:rPr>
            <w:delText>produced</w:delText>
          </w:r>
          <w:r w:rsidRPr="00400026" w:rsidDel="008D26A9">
            <w:rPr>
              <w:rFonts w:cs="Arial"/>
              <w:sz w:val="22"/>
            </w:rPr>
            <w:delText xml:space="preserve"> using </w:delText>
          </w:r>
          <w:r w:rsidDel="008D26A9">
            <w:rPr>
              <w:rFonts w:cs="Arial"/>
              <w:sz w:val="22"/>
            </w:rPr>
            <w:delText>M</w:delText>
          </w:r>
          <w:r w:rsidRPr="00400026" w:rsidDel="008D26A9">
            <w:rPr>
              <w:rFonts w:cs="Arial"/>
              <w:sz w:val="22"/>
            </w:rPr>
            <w:delText xml:space="preserve">achine </w:delText>
          </w:r>
          <w:r w:rsidDel="008D26A9">
            <w:rPr>
              <w:rFonts w:cs="Arial"/>
              <w:sz w:val="22"/>
            </w:rPr>
            <w:delText>L</w:delText>
          </w:r>
          <w:r w:rsidRPr="00400026" w:rsidDel="008D26A9">
            <w:rPr>
              <w:rFonts w:cs="Arial"/>
              <w:sz w:val="22"/>
            </w:rPr>
            <w:delText xml:space="preserve">earning </w:delText>
          </w:r>
          <w:r w:rsidDel="008D26A9">
            <w:rPr>
              <w:rFonts w:cs="Arial"/>
              <w:sz w:val="22"/>
            </w:rPr>
            <w:delText>algorithms</w:delText>
          </w:r>
          <w:r w:rsidRPr="00400026" w:rsidDel="008D26A9">
            <w:rPr>
              <w:rFonts w:cs="Arial"/>
              <w:sz w:val="22"/>
            </w:rPr>
            <w:delText xml:space="preserve"> (</w:delText>
          </w:r>
          <w:r w:rsidDel="008D26A9">
            <w:rPr>
              <w:rFonts w:cs="Arial"/>
              <w:sz w:val="22"/>
            </w:rPr>
            <w:delText xml:space="preserve">e.g., </w:delText>
          </w:r>
          <w:r w:rsidRPr="00400026" w:rsidDel="008D26A9">
            <w:rPr>
              <w:rFonts w:cs="Arial"/>
              <w:sz w:val="22"/>
            </w:rPr>
            <w:delText xml:space="preserve">random forest models) to disaggregate population totals based on relationships </w:delText>
          </w:r>
          <w:r w:rsidDel="008D26A9">
            <w:rPr>
              <w:rFonts w:cs="Arial"/>
              <w:sz w:val="22"/>
            </w:rPr>
            <w:delText>between population density and a set of geospatial</w:delText>
          </w:r>
          <w:r w:rsidRPr="00400026" w:rsidDel="008D26A9">
            <w:rPr>
              <w:rFonts w:cs="Arial"/>
              <w:sz w:val="22"/>
            </w:rPr>
            <w:delText xml:space="preserve"> covariates such as building density, distance to city centre, or nighttime lights</w:delText>
          </w:r>
          <w:r w:rsidDel="008D26A9">
            <w:rPr>
              <w:rFonts w:cs="Arial"/>
              <w:sz w:val="22"/>
            </w:rPr>
            <w:delText xml:space="preserve"> intensity</w:delText>
          </w:r>
          <w:r w:rsidRPr="00400026" w:rsidDel="008D26A9">
            <w:rPr>
              <w:rFonts w:cs="Arial"/>
              <w:sz w:val="22"/>
            </w:rPr>
            <w:delText>. The disaggregation can be applied across the entire country</w:delText>
          </w:r>
          <w:r w:rsidDel="008D26A9">
            <w:rPr>
              <w:rFonts w:cs="Arial"/>
              <w:sz w:val="22"/>
            </w:rPr>
            <w:delText xml:space="preserve"> (unconstrained)</w:delText>
          </w:r>
          <w:r w:rsidRPr="00400026" w:rsidDel="008D26A9">
            <w:rPr>
              <w:rFonts w:cs="Arial"/>
              <w:sz w:val="22"/>
            </w:rPr>
            <w:delText xml:space="preserve"> or </w:delText>
          </w:r>
          <w:r w:rsidDel="008D26A9">
            <w:rPr>
              <w:rFonts w:cs="Arial"/>
              <w:sz w:val="22"/>
            </w:rPr>
            <w:delText>limited</w:delText>
          </w:r>
          <w:r w:rsidRPr="00400026" w:rsidDel="008D26A9">
            <w:rPr>
              <w:rFonts w:cs="Arial"/>
              <w:sz w:val="22"/>
            </w:rPr>
            <w:delText xml:space="preserve"> only to areas where settlements have been mapped</w:delText>
          </w:r>
          <w:r w:rsidDel="008D26A9">
            <w:rPr>
              <w:rFonts w:cs="Arial"/>
              <w:sz w:val="22"/>
            </w:rPr>
            <w:delText xml:space="preserve"> (constrained)</w:delText>
          </w:r>
          <w:r w:rsidRPr="00400026" w:rsidDel="008D26A9">
            <w:rPr>
              <w:rFonts w:cs="Arial"/>
              <w:sz w:val="22"/>
            </w:rPr>
            <w:delText>.</w:delText>
          </w:r>
          <w:r w:rsidDel="008D26A9">
            <w:rPr>
              <w:rFonts w:cs="Arial"/>
              <w:sz w:val="22"/>
            </w:rPr>
            <w:delText xml:space="preserve"> </w:delText>
          </w:r>
        </w:del>
      </w:ins>
    </w:p>
    <w:p w14:paraId="2CCC422D" w14:textId="5D551CD8" w:rsidR="00054CF4" w:rsidDel="008D26A9" w:rsidRDefault="00054CF4">
      <w:pPr>
        <w:pStyle w:val="ListParagraph"/>
        <w:spacing w:after="0" w:line="276" w:lineRule="auto"/>
        <w:jc w:val="both"/>
        <w:rPr>
          <w:ins w:id="18536" w:author="Rachel Elizabeth" w:date="2025-05-19T17:02:00Z"/>
          <w:del w:id="18537" w:author="Rachel Shipsey" w:date="2025-06-23T15:21:00Z"/>
          <w:rFonts w:cs="Arial"/>
          <w:sz w:val="22"/>
        </w:rPr>
        <w:pPrChange w:id="18538" w:author="Rachel Shipsey" w:date="2025-06-23T15:41:00Z">
          <w:pPr>
            <w:pStyle w:val="NormalWeb"/>
            <w:spacing w:before="0" w:beforeAutospacing="0" w:after="0" w:afterAutospacing="0"/>
            <w:ind w:left="709"/>
          </w:pPr>
        </w:pPrChange>
      </w:pPr>
    </w:p>
    <w:p w14:paraId="3313836D" w14:textId="106F21E6" w:rsidR="00054CF4" w:rsidRPr="00400026" w:rsidDel="008D26A9" w:rsidRDefault="00054CF4">
      <w:pPr>
        <w:pStyle w:val="ListParagraph"/>
        <w:spacing w:after="0" w:line="276" w:lineRule="auto"/>
        <w:jc w:val="both"/>
        <w:rPr>
          <w:ins w:id="18539" w:author="Rachel Elizabeth" w:date="2025-05-19T17:02:00Z"/>
          <w:del w:id="18540" w:author="Rachel Shipsey" w:date="2025-06-23T15:21:00Z"/>
          <w:rFonts w:cs="Arial"/>
          <w:sz w:val="22"/>
        </w:rPr>
        <w:pPrChange w:id="18541" w:author="Rachel Shipsey" w:date="2025-06-23T15:41:00Z">
          <w:pPr>
            <w:pStyle w:val="NormalWeb"/>
            <w:spacing w:before="0" w:beforeAutospacing="0" w:after="0" w:afterAutospacing="0"/>
            <w:ind w:left="709"/>
          </w:pPr>
        </w:pPrChange>
      </w:pPr>
      <w:ins w:id="18542" w:author="Rachel Elizabeth" w:date="2025-05-19T17:02:00Z">
        <w:del w:id="18543" w:author="Rachel Shipsey" w:date="2025-06-23T15:21:00Z">
          <w:r w:rsidDel="008D26A9">
            <w:rPr>
              <w:rFonts w:cs="Arial"/>
              <w:sz w:val="22"/>
            </w:rPr>
            <w:delText xml:space="preserve">The top-down population disaggregation approach allows for both </w:delText>
          </w:r>
          <w:r w:rsidDel="008D26A9">
            <w:rPr>
              <w:rFonts w:ascii="Times New Roman" w:hAnsi="Times New Roman" w:cs="Times New Roman"/>
              <w:szCs w:val="24"/>
            </w:rPr>
            <w:fldChar w:fldCharType="begin"/>
          </w:r>
          <w:r w:rsidDel="008D26A9">
            <w:delInstrText>HYPERLINK "https://journals.plos.org/plosone/article?id=10.1371/journal.pone.0107042"</w:delInstrText>
          </w:r>
          <w:r w:rsidDel="008D26A9">
            <w:rPr>
              <w:rFonts w:ascii="Times New Roman" w:hAnsi="Times New Roman" w:cs="Times New Roman"/>
              <w:szCs w:val="24"/>
            </w:rPr>
          </w:r>
          <w:r w:rsidDel="008D26A9">
            <w:rPr>
              <w:rFonts w:ascii="Times New Roman" w:hAnsi="Times New Roman" w:cs="Times New Roman"/>
              <w:szCs w:val="24"/>
            </w:rPr>
            <w:fldChar w:fldCharType="separate"/>
          </w:r>
          <w:r w:rsidRPr="00E86844" w:rsidDel="008D26A9">
            <w:rPr>
              <w:rStyle w:val="Hyperlink"/>
              <w:rFonts w:cs="Arial"/>
              <w:sz w:val="22"/>
            </w:rPr>
            <w:delText>classical</w:delText>
          </w:r>
          <w:r w:rsidDel="008D26A9">
            <w:rPr>
              <w:rStyle w:val="Hyperlink"/>
              <w:rFonts w:cs="Arial"/>
              <w:sz w:val="22"/>
            </w:rPr>
            <w:fldChar w:fldCharType="end"/>
          </w:r>
          <w:r w:rsidDel="008D26A9">
            <w:rPr>
              <w:rFonts w:cs="Arial"/>
              <w:sz w:val="22"/>
            </w:rPr>
            <w:delText xml:space="preserve"> and </w:delText>
          </w:r>
          <w:r w:rsidDel="008D26A9">
            <w:rPr>
              <w:rFonts w:ascii="Times New Roman" w:hAnsi="Times New Roman" w:cs="Times New Roman"/>
              <w:szCs w:val="24"/>
            </w:rPr>
            <w:fldChar w:fldCharType="begin"/>
          </w:r>
          <w:r w:rsidDel="008D26A9">
            <w:delInstrText>HYPERLINK "https://www.sciencedirect.com/science/article/pii/S0143622824002212"</w:delInstrText>
          </w:r>
          <w:r w:rsidDel="008D26A9">
            <w:rPr>
              <w:rFonts w:ascii="Times New Roman" w:hAnsi="Times New Roman" w:cs="Times New Roman"/>
              <w:szCs w:val="24"/>
            </w:rPr>
          </w:r>
          <w:r w:rsidDel="008D26A9">
            <w:rPr>
              <w:rFonts w:ascii="Times New Roman" w:hAnsi="Times New Roman" w:cs="Times New Roman"/>
              <w:szCs w:val="24"/>
            </w:rPr>
            <w:fldChar w:fldCharType="separate"/>
          </w:r>
          <w:r w:rsidRPr="00825B75" w:rsidDel="008D26A9">
            <w:rPr>
              <w:rStyle w:val="Hyperlink"/>
              <w:rFonts w:cs="Arial"/>
              <w:sz w:val="22"/>
            </w:rPr>
            <w:delText>Bayesian</w:delText>
          </w:r>
          <w:r w:rsidDel="008D26A9">
            <w:rPr>
              <w:rStyle w:val="Hyperlink"/>
              <w:rFonts w:cs="Arial"/>
              <w:sz w:val="22"/>
            </w:rPr>
            <w:fldChar w:fldCharType="end"/>
          </w:r>
          <w:r w:rsidDel="008D26A9">
            <w:rPr>
              <w:rFonts w:cs="Arial"/>
              <w:sz w:val="22"/>
            </w:rPr>
            <w:delText xml:space="preserve"> statistical inference approaches, thereby, providing users with a means of quantifying uncertainties in parameter estimates.  </w:delText>
          </w:r>
        </w:del>
      </w:ins>
    </w:p>
    <w:p w14:paraId="0EA5C697" w14:textId="0E476009" w:rsidR="00054CF4" w:rsidRPr="00400026" w:rsidDel="008D26A9" w:rsidRDefault="00054CF4">
      <w:pPr>
        <w:pStyle w:val="ListParagraph"/>
        <w:spacing w:after="0" w:line="276" w:lineRule="auto"/>
        <w:jc w:val="both"/>
        <w:rPr>
          <w:ins w:id="18544" w:author="Rachel Elizabeth" w:date="2025-05-19T17:02:00Z"/>
          <w:del w:id="18545" w:author="Rachel Shipsey" w:date="2025-06-23T15:21:00Z"/>
          <w:rFonts w:cs="Arial"/>
          <w:sz w:val="22"/>
        </w:rPr>
        <w:pPrChange w:id="18546" w:author="Rachel Shipsey" w:date="2025-06-23T15:41:00Z">
          <w:pPr>
            <w:pStyle w:val="NormalWeb"/>
            <w:spacing w:before="0" w:beforeAutospacing="0" w:after="0" w:afterAutospacing="0"/>
            <w:ind w:left="709"/>
          </w:pPr>
        </w:pPrChange>
      </w:pPr>
      <w:ins w:id="18547" w:author="Rachel Elizabeth" w:date="2025-05-19T17:02:00Z">
        <w:del w:id="18548" w:author="Rachel Shipsey" w:date="2025-06-23T15:21:00Z">
          <w:r w:rsidRPr="00400026" w:rsidDel="008D26A9">
            <w:rPr>
              <w:rFonts w:cs="Arial"/>
              <w:sz w:val="22"/>
            </w:rPr>
            <w:delText> </w:delText>
          </w:r>
        </w:del>
      </w:ins>
    </w:p>
    <w:p w14:paraId="08C0481B" w14:textId="72C273C0" w:rsidR="00054CF4" w:rsidRPr="00400026" w:rsidDel="008D26A9" w:rsidRDefault="00054CF4">
      <w:pPr>
        <w:pStyle w:val="ListParagraph"/>
        <w:spacing w:after="0" w:line="276" w:lineRule="auto"/>
        <w:jc w:val="both"/>
        <w:rPr>
          <w:ins w:id="18549" w:author="Rachel Elizabeth" w:date="2025-05-19T17:02:00Z"/>
          <w:del w:id="18550" w:author="Rachel Shipsey" w:date="2025-06-23T15:21:00Z"/>
        </w:rPr>
        <w:pPrChange w:id="18551" w:author="Rachel Shipsey" w:date="2025-06-23T15:41:00Z">
          <w:pPr>
            <w:pStyle w:val="NormalWeb"/>
            <w:spacing w:before="0" w:beforeAutospacing="0" w:after="0" w:afterAutospacing="0"/>
            <w:ind w:left="709"/>
          </w:pPr>
        </w:pPrChange>
      </w:pPr>
      <w:bookmarkStart w:id="18552" w:name="_Toc201320334"/>
      <w:ins w:id="18553" w:author="Rachel Elizabeth" w:date="2025-05-19T17:02:00Z">
        <w:del w:id="18554" w:author="Rachel Shipsey" w:date="2025-06-23T15:21:00Z">
          <w:r w:rsidRPr="00400026" w:rsidDel="008D26A9">
            <w:delText>Bottom-up</w:delText>
          </w:r>
          <w:bookmarkEnd w:id="18552"/>
        </w:del>
      </w:ins>
    </w:p>
    <w:p w14:paraId="539ADE97" w14:textId="28DF8397" w:rsidR="00054CF4" w:rsidDel="008D26A9" w:rsidRDefault="00054CF4">
      <w:pPr>
        <w:pStyle w:val="ListParagraph"/>
        <w:spacing w:after="0" w:line="276" w:lineRule="auto"/>
        <w:jc w:val="both"/>
        <w:rPr>
          <w:ins w:id="18555" w:author="Rachel Elizabeth" w:date="2025-05-19T17:02:00Z"/>
          <w:del w:id="18556" w:author="Rachel Shipsey" w:date="2025-06-23T15:21:00Z"/>
          <w:rFonts w:cs="Arial"/>
          <w:sz w:val="22"/>
        </w:rPr>
        <w:pPrChange w:id="18557" w:author="Rachel Shipsey" w:date="2025-06-23T15:41:00Z">
          <w:pPr>
            <w:pStyle w:val="NormalWeb"/>
            <w:spacing w:before="0" w:beforeAutospacing="0" w:after="0" w:afterAutospacing="0"/>
            <w:ind w:left="709"/>
          </w:pPr>
        </w:pPrChange>
      </w:pPr>
    </w:p>
    <w:p w14:paraId="775A3C31" w14:textId="62BA1D1D" w:rsidR="00054CF4" w:rsidRPr="00400026" w:rsidDel="008D26A9" w:rsidRDefault="00054CF4">
      <w:pPr>
        <w:pStyle w:val="ListParagraph"/>
        <w:spacing w:after="0" w:line="276" w:lineRule="auto"/>
        <w:jc w:val="both"/>
        <w:rPr>
          <w:ins w:id="18558" w:author="Rachel Elizabeth" w:date="2025-05-19T17:02:00Z"/>
          <w:del w:id="18559" w:author="Rachel Shipsey" w:date="2025-06-23T15:21:00Z"/>
          <w:rFonts w:cs="Arial"/>
          <w:sz w:val="22"/>
        </w:rPr>
        <w:pPrChange w:id="18560" w:author="Rachel Shipsey" w:date="2025-06-23T15:41:00Z">
          <w:pPr>
            <w:pStyle w:val="NormalWeb"/>
            <w:spacing w:before="0" w:beforeAutospacing="0" w:after="0" w:afterAutospacing="0"/>
            <w:ind w:left="709"/>
          </w:pPr>
        </w:pPrChange>
      </w:pPr>
      <w:ins w:id="18561" w:author="Rachel Elizabeth" w:date="2025-05-19T17:02:00Z">
        <w:del w:id="18562" w:author="Rachel Shipsey" w:date="2025-06-23T15:21:00Z">
          <w:r w:rsidRPr="00400026" w:rsidDel="008D26A9">
            <w:rPr>
              <w:rFonts w:cs="Arial"/>
              <w:sz w:val="22"/>
            </w:rPr>
            <w:delText xml:space="preserve">The </w:delText>
          </w:r>
          <w:r w:rsidDel="008D26A9">
            <w:rPr>
              <w:rFonts w:ascii="Times New Roman" w:hAnsi="Times New Roman" w:cs="Times New Roman"/>
              <w:szCs w:val="24"/>
            </w:rPr>
            <w:fldChar w:fldCharType="begin"/>
          </w:r>
          <w:r w:rsidDel="008D26A9">
            <w:delInstrText>HYPERLINK "https://wpgp.github.io/bookworm/gridded-population-estimates.html" \l "ref-leasure2020national"</w:delInstrText>
          </w:r>
          <w:r w:rsidDel="008D26A9">
            <w:rPr>
              <w:rFonts w:ascii="Times New Roman" w:hAnsi="Times New Roman" w:cs="Times New Roman"/>
              <w:szCs w:val="24"/>
            </w:rPr>
          </w:r>
          <w:r w:rsidDel="008D26A9">
            <w:rPr>
              <w:rFonts w:ascii="Times New Roman" w:hAnsi="Times New Roman" w:cs="Times New Roman"/>
              <w:szCs w:val="24"/>
            </w:rPr>
            <w:fldChar w:fldCharType="separate"/>
          </w:r>
          <w:r w:rsidRPr="003A30EF" w:rsidDel="008D26A9">
            <w:rPr>
              <w:rStyle w:val="Hyperlink"/>
              <w:rFonts w:cs="Arial"/>
              <w:sz w:val="22"/>
            </w:rPr>
            <w:delText>bottom-up method </w:delText>
          </w:r>
          <w:r w:rsidDel="008D26A9">
            <w:rPr>
              <w:rStyle w:val="Hyperlink"/>
              <w:rFonts w:cs="Arial"/>
              <w:sz w:val="22"/>
            </w:rPr>
            <w:fldChar w:fldCharType="end"/>
          </w:r>
          <w:r w:rsidRPr="00400026" w:rsidDel="008D26A9">
            <w:rPr>
              <w:rFonts w:cs="Arial"/>
              <w:sz w:val="22"/>
            </w:rPr>
            <w:delText xml:space="preserve">takes geolocated household survey data from a sample of locations and fits it to a statistical model to estimate population sizes for unsampled areas based on relationships with </w:delText>
          </w:r>
          <w:r w:rsidDel="008D26A9">
            <w:rPr>
              <w:rFonts w:cs="Arial"/>
              <w:sz w:val="22"/>
            </w:rPr>
            <w:delText>geos</w:delText>
          </w:r>
          <w:r w:rsidRPr="00400026" w:rsidDel="008D26A9">
            <w:rPr>
              <w:rFonts w:cs="Arial"/>
              <w:sz w:val="22"/>
            </w:rPr>
            <w:delText xml:space="preserve">patial covariates. This approach applies customised statistical models to make the best use of available </w:delText>
          </w:r>
          <w:r w:rsidDel="008D26A9">
            <w:rPr>
              <w:rFonts w:cs="Arial"/>
              <w:sz w:val="22"/>
            </w:rPr>
            <w:delText xml:space="preserve">model input </w:delText>
          </w:r>
          <w:r w:rsidRPr="00400026" w:rsidDel="008D26A9">
            <w:rPr>
              <w:rFonts w:cs="Arial"/>
              <w:sz w:val="22"/>
            </w:rPr>
            <w:delText xml:space="preserve">survey data, and </w:delText>
          </w:r>
          <w:r w:rsidDel="008D26A9">
            <w:rPr>
              <w:rFonts w:cs="Arial"/>
              <w:sz w:val="22"/>
            </w:rPr>
            <w:delText xml:space="preserve">the use of Bayesian statistical inference provides </w:delText>
          </w:r>
          <w:r w:rsidRPr="00400026" w:rsidDel="008D26A9">
            <w:rPr>
              <w:rFonts w:cs="Arial"/>
              <w:sz w:val="22"/>
            </w:rPr>
            <w:delText>probabilistic estimates of uncertainty</w:delText>
          </w:r>
          <w:r w:rsidDel="008D26A9">
            <w:rPr>
              <w:rFonts w:cs="Arial"/>
              <w:sz w:val="22"/>
            </w:rPr>
            <w:delText xml:space="preserve"> in the parameter estimates</w:delText>
          </w:r>
          <w:r w:rsidRPr="00400026" w:rsidDel="008D26A9">
            <w:rPr>
              <w:rFonts w:cs="Arial"/>
              <w:sz w:val="22"/>
            </w:rPr>
            <w:delText>. This is a</w:delText>
          </w:r>
          <w:r w:rsidDel="008D26A9">
            <w:rPr>
              <w:rFonts w:cs="Arial"/>
              <w:sz w:val="22"/>
            </w:rPr>
            <w:delText xml:space="preserve"> suitable</w:delText>
          </w:r>
          <w:r w:rsidRPr="00400026" w:rsidDel="008D26A9">
            <w:rPr>
              <w:rFonts w:cs="Arial"/>
              <w:sz w:val="22"/>
            </w:rPr>
            <w:delText xml:space="preserve"> approach </w:delText>
          </w:r>
          <w:r w:rsidDel="008D26A9">
            <w:rPr>
              <w:rFonts w:cs="Arial"/>
              <w:sz w:val="22"/>
            </w:rPr>
            <w:delText xml:space="preserve">requires the availability of a </w:delText>
          </w:r>
          <w:r w:rsidRPr="00400026" w:rsidDel="008D26A9">
            <w:rPr>
              <w:rFonts w:cs="Arial"/>
              <w:sz w:val="22"/>
            </w:rPr>
            <w:delText xml:space="preserve">recent geolocated </w:delText>
          </w:r>
          <w:r w:rsidDel="008D26A9">
            <w:rPr>
              <w:rFonts w:cs="Arial"/>
              <w:sz w:val="22"/>
            </w:rPr>
            <w:delText xml:space="preserve">nationally representative </w:delText>
          </w:r>
          <w:r w:rsidRPr="00400026" w:rsidDel="008D26A9">
            <w:rPr>
              <w:rFonts w:cs="Arial"/>
              <w:sz w:val="22"/>
            </w:rPr>
            <w:delText>household survey data</w:delText>
          </w:r>
          <w:r w:rsidDel="008D26A9">
            <w:rPr>
              <w:rFonts w:cs="Arial"/>
              <w:sz w:val="22"/>
            </w:rPr>
            <w:delText xml:space="preserve">set or partial census data and can be used to support census preparations and implementation. It is useful tool for filling census data gaps in countries where recent census data have not been undertaken or where the existence of hard-to-reach areas meant that some places could not be visited during a recent census thereby leading to incomplete census data. Note that while this approach </w:delText>
          </w:r>
          <w:r w:rsidRPr="00400026" w:rsidDel="008D26A9">
            <w:rPr>
              <w:rFonts w:cs="Arial"/>
              <w:sz w:val="22"/>
            </w:rPr>
            <w:delText xml:space="preserve">provides </w:delText>
          </w:r>
          <w:r w:rsidDel="008D26A9">
            <w:rPr>
              <w:rFonts w:cs="Arial"/>
              <w:sz w:val="22"/>
            </w:rPr>
            <w:delText xml:space="preserve">an opportunity to quantify </w:delText>
          </w:r>
          <w:r w:rsidRPr="00400026" w:rsidDel="008D26A9">
            <w:rPr>
              <w:rFonts w:cs="Arial"/>
              <w:sz w:val="22"/>
            </w:rPr>
            <w:delText xml:space="preserve">uncertainty </w:delText>
          </w:r>
          <w:r w:rsidDel="008D26A9">
            <w:rPr>
              <w:rFonts w:cs="Arial"/>
              <w:sz w:val="22"/>
            </w:rPr>
            <w:delText xml:space="preserve">with ease, it also </w:delText>
          </w:r>
          <w:r w:rsidRPr="00400026" w:rsidDel="008D26A9">
            <w:rPr>
              <w:rFonts w:cs="Arial"/>
              <w:sz w:val="22"/>
            </w:rPr>
            <w:delText xml:space="preserve">requires more detailed </w:delText>
          </w:r>
          <w:r w:rsidDel="008D26A9">
            <w:rPr>
              <w:rFonts w:cs="Arial"/>
              <w:sz w:val="22"/>
            </w:rPr>
            <w:delText xml:space="preserve">and reliable </w:delText>
          </w:r>
          <w:r w:rsidRPr="00400026" w:rsidDel="008D26A9">
            <w:rPr>
              <w:rFonts w:cs="Arial"/>
              <w:sz w:val="22"/>
            </w:rPr>
            <w:delText xml:space="preserve">input </w:delText>
          </w:r>
          <w:r w:rsidDel="008D26A9">
            <w:rPr>
              <w:rFonts w:cs="Arial"/>
              <w:sz w:val="22"/>
            </w:rPr>
            <w:delText xml:space="preserve">population </w:delText>
          </w:r>
          <w:r w:rsidRPr="00400026" w:rsidDel="008D26A9">
            <w:rPr>
              <w:rFonts w:cs="Arial"/>
              <w:sz w:val="22"/>
            </w:rPr>
            <w:delText xml:space="preserve">data and </w:delText>
          </w:r>
          <w:r w:rsidDel="008D26A9">
            <w:rPr>
              <w:rFonts w:cs="Arial"/>
              <w:sz w:val="22"/>
            </w:rPr>
            <w:delText xml:space="preserve">requires </w:delText>
          </w:r>
          <w:r w:rsidRPr="00400026" w:rsidDel="008D26A9">
            <w:rPr>
              <w:rFonts w:cs="Arial"/>
              <w:sz w:val="22"/>
            </w:rPr>
            <w:delText>more time</w:delText>
          </w:r>
          <w:r w:rsidDel="008D26A9">
            <w:rPr>
              <w:rFonts w:cs="Arial"/>
              <w:sz w:val="22"/>
            </w:rPr>
            <w:delText xml:space="preserve"> for model development, testing and implementation</w:delText>
          </w:r>
          <w:r w:rsidRPr="00400026" w:rsidDel="008D26A9">
            <w:rPr>
              <w:rFonts w:cs="Arial"/>
              <w:sz w:val="22"/>
            </w:rPr>
            <w:delText xml:space="preserve">. </w:delText>
          </w:r>
        </w:del>
      </w:ins>
    </w:p>
    <w:p w14:paraId="5BC40EDF" w14:textId="0F863E90" w:rsidR="00054CF4" w:rsidRPr="00400026" w:rsidDel="008D26A9" w:rsidRDefault="00054CF4">
      <w:pPr>
        <w:pStyle w:val="ListParagraph"/>
        <w:spacing w:after="0" w:line="276" w:lineRule="auto"/>
        <w:jc w:val="both"/>
        <w:rPr>
          <w:ins w:id="18563" w:author="Rachel Elizabeth" w:date="2025-05-19T17:02:00Z"/>
          <w:del w:id="18564" w:author="Rachel Shipsey" w:date="2025-06-23T15:21:00Z"/>
          <w:rFonts w:cs="Arial"/>
          <w:sz w:val="22"/>
        </w:rPr>
        <w:pPrChange w:id="18565" w:author="Rachel Shipsey" w:date="2025-06-23T15:41:00Z">
          <w:pPr>
            <w:pStyle w:val="NormalWeb"/>
            <w:spacing w:before="0" w:beforeAutospacing="0" w:after="0" w:afterAutospacing="0"/>
            <w:ind w:left="709"/>
          </w:pPr>
        </w:pPrChange>
      </w:pPr>
      <w:ins w:id="18566" w:author="Rachel Elizabeth" w:date="2025-05-19T17:02:00Z">
        <w:del w:id="18567" w:author="Rachel Shipsey" w:date="2025-06-23T15:21:00Z">
          <w:r w:rsidRPr="00400026" w:rsidDel="008D26A9">
            <w:rPr>
              <w:rFonts w:cs="Arial"/>
              <w:sz w:val="22"/>
            </w:rPr>
            <w:delText> </w:delText>
          </w:r>
        </w:del>
      </w:ins>
    </w:p>
    <w:p w14:paraId="0B7B7095" w14:textId="06A035ED" w:rsidR="00054CF4" w:rsidDel="008D26A9" w:rsidRDefault="00054CF4">
      <w:pPr>
        <w:pStyle w:val="ListParagraph"/>
        <w:spacing w:after="0" w:line="276" w:lineRule="auto"/>
        <w:jc w:val="both"/>
        <w:rPr>
          <w:ins w:id="18568" w:author="Rachel Elizabeth" w:date="2025-05-19T17:02:00Z"/>
          <w:del w:id="18569" w:author="Rachel Shipsey" w:date="2025-06-23T15:21:00Z"/>
          <w:rFonts w:cs="Arial"/>
          <w:sz w:val="22"/>
        </w:rPr>
        <w:pPrChange w:id="18570" w:author="Rachel Shipsey" w:date="2025-06-23T15:41:00Z">
          <w:pPr>
            <w:pStyle w:val="NormalWeb"/>
            <w:spacing w:before="0" w:beforeAutospacing="0" w:after="0" w:afterAutospacing="0"/>
            <w:ind w:left="709"/>
          </w:pPr>
        </w:pPrChange>
      </w:pPr>
      <w:ins w:id="18571" w:author="Rachel Elizabeth" w:date="2025-05-19T17:02:00Z">
        <w:del w:id="18572" w:author="Rachel Shipsey" w:date="2025-06-23T15:21:00Z">
          <w:r w:rsidDel="008D26A9">
            <w:rPr>
              <w:rFonts w:cs="Arial"/>
              <w:sz w:val="22"/>
            </w:rPr>
            <w:delText xml:space="preserve">The methodology adopted by an NSO will be determined by the availability of the input data to the model. Where a country has complete census coverage that it wants to try and disaggregate down to a high-resolution (100m or 1km) grid, the top-down methodology will be applied. The top-down approach has been applied in Mali and Burkina Faso previously. Where a country has incomplete or no census data available, the bottom-up method will be applied. This bottom-up approach has been applied previously in multiple countries, including the Demographic Republic of the Congo, Zambia and Nigeria. It should be noted that as the different methods require different inputs, </w:delText>
          </w:r>
          <w:r w:rsidRPr="00400026" w:rsidDel="008D26A9">
            <w:rPr>
              <w:rFonts w:cs="Arial"/>
              <w:sz w:val="22"/>
            </w:rPr>
            <w:delText>the gridded population estimates that they produce will have different characteristics.</w:delText>
          </w:r>
          <w:r w:rsidDel="008D26A9">
            <w:rPr>
              <w:rFonts w:cs="Arial"/>
              <w:sz w:val="22"/>
            </w:rPr>
            <w:delText xml:space="preserve"> </w:delText>
          </w:r>
        </w:del>
      </w:ins>
    </w:p>
    <w:p w14:paraId="199AC95E" w14:textId="4B418C48" w:rsidR="00054CF4" w:rsidDel="008D26A9" w:rsidRDefault="00054CF4">
      <w:pPr>
        <w:pStyle w:val="ListParagraph"/>
        <w:spacing w:after="0" w:line="276" w:lineRule="auto"/>
        <w:jc w:val="both"/>
        <w:rPr>
          <w:ins w:id="18573" w:author="Rachel Elizabeth" w:date="2025-05-19T17:02:00Z"/>
          <w:del w:id="18574" w:author="Rachel Shipsey" w:date="2025-06-23T15:21:00Z"/>
          <w:rFonts w:cs="Arial"/>
          <w:sz w:val="22"/>
        </w:rPr>
        <w:pPrChange w:id="18575" w:author="Rachel Shipsey" w:date="2025-06-23T15:41:00Z">
          <w:pPr>
            <w:pStyle w:val="NormalWeb"/>
            <w:spacing w:before="0" w:beforeAutospacing="0" w:after="0" w:afterAutospacing="0"/>
            <w:ind w:left="709"/>
          </w:pPr>
        </w:pPrChange>
      </w:pPr>
    </w:p>
    <w:p w14:paraId="622BC854" w14:textId="62FD96B7" w:rsidR="00054CF4" w:rsidDel="0051727F" w:rsidRDefault="00054CF4">
      <w:pPr>
        <w:pStyle w:val="ListParagraph"/>
        <w:spacing w:after="0" w:line="276" w:lineRule="auto"/>
        <w:jc w:val="both"/>
        <w:rPr>
          <w:del w:id="18576" w:author="Rachel Shipsey" w:date="2025-06-20T10:46:00Z"/>
          <w:rFonts w:cs="Arial"/>
          <w:sz w:val="22"/>
        </w:rPr>
        <w:pPrChange w:id="18577" w:author="Rachel Shipsey" w:date="2025-06-23T15:41:00Z">
          <w:pPr>
            <w:pStyle w:val="NormalWeb"/>
            <w:spacing w:before="0" w:beforeAutospacing="0" w:after="0" w:afterAutospacing="0"/>
            <w:ind w:left="709"/>
          </w:pPr>
        </w:pPrChange>
      </w:pPr>
      <w:ins w:id="18578" w:author="Rachel Elizabeth" w:date="2025-05-19T17:02:00Z">
        <w:del w:id="18579" w:author="Rachel Shipsey" w:date="2025-06-23T15:21:00Z">
          <w:r w:rsidDel="008D26A9">
            <w:rPr>
              <w:rFonts w:cs="Arial"/>
              <w:sz w:val="22"/>
            </w:rPr>
            <w:delText>These approaches to estimating population also align with the methods used by the UN Population Division in the production of their World Population Prospects report.  These methods are therefore mature and trusted enough to provide consistent and comparable denominator data where a census cannot be fully enumerated.</w:delText>
          </w:r>
        </w:del>
      </w:ins>
    </w:p>
    <w:p w14:paraId="44B12CA9" w14:textId="178C343C" w:rsidR="00054CF4" w:rsidDel="008D26A9" w:rsidRDefault="00054CF4">
      <w:pPr>
        <w:pStyle w:val="ListParagraph"/>
        <w:spacing w:after="0" w:line="276" w:lineRule="auto"/>
        <w:jc w:val="both"/>
        <w:rPr>
          <w:ins w:id="18580" w:author="Rachel Elizabeth" w:date="2025-05-19T17:02:00Z"/>
          <w:del w:id="18581" w:author="Rachel Shipsey" w:date="2025-06-23T15:21:00Z"/>
        </w:rPr>
        <w:pPrChange w:id="18582" w:author="Rachel Shipsey" w:date="2025-06-23T15:41:00Z">
          <w:pPr>
            <w:pStyle w:val="NormalWeb"/>
            <w:spacing w:before="0" w:beforeAutospacing="0" w:after="0" w:afterAutospacing="0"/>
            <w:ind w:left="142"/>
          </w:pPr>
        </w:pPrChange>
      </w:pPr>
    </w:p>
    <w:p w14:paraId="5C0B29AF" w14:textId="37CF56E9" w:rsidR="00054CF4" w:rsidRPr="006D2FAF" w:rsidDel="008D26A9" w:rsidRDefault="00054CF4">
      <w:pPr>
        <w:pStyle w:val="ListParagraph"/>
        <w:spacing w:after="0" w:line="276" w:lineRule="auto"/>
        <w:jc w:val="both"/>
        <w:rPr>
          <w:ins w:id="18583" w:author="Rachel Elizabeth" w:date="2025-05-19T17:02:00Z"/>
          <w:del w:id="18584" w:author="Rachel Shipsey" w:date="2025-06-23T15:21:00Z"/>
        </w:rPr>
        <w:pPrChange w:id="18585" w:author="Rachel Shipsey" w:date="2025-06-23T15:41:00Z">
          <w:pPr>
            <w:numPr>
              <w:ilvl w:val="1"/>
              <w:numId w:val="180"/>
            </w:numPr>
            <w:spacing w:line="278" w:lineRule="auto"/>
            <w:ind w:left="709" w:hanging="360"/>
          </w:pPr>
        </w:pPrChange>
      </w:pPr>
      <w:bookmarkStart w:id="18586" w:name="_Toc201320335"/>
      <w:ins w:id="18587" w:author="Rachel Elizabeth" w:date="2025-05-19T17:02:00Z">
        <w:del w:id="18588" w:author="Rachel Shipsey" w:date="2025-06-23T15:21:00Z">
          <w:r w:rsidRPr="001A3215" w:rsidDel="008D26A9">
            <w:delText>Key implementation areas in a digital census</w:delText>
          </w:r>
        </w:del>
        <w:bookmarkEnd w:id="18586"/>
        <w:del w:id="18589" w:author="Rachel Shipsey" w:date="2025-06-20T10:46:00Z">
          <w:r w:rsidRPr="006D2FAF" w:rsidDel="0051727F">
            <w:delText>.</w:delText>
          </w:r>
        </w:del>
      </w:ins>
    </w:p>
    <w:p w14:paraId="334AF3B2" w14:textId="62F1B153" w:rsidR="00054CF4" w:rsidRPr="0043136D" w:rsidDel="008D26A9" w:rsidRDefault="00054CF4">
      <w:pPr>
        <w:pStyle w:val="ListParagraph"/>
        <w:spacing w:after="0" w:line="276" w:lineRule="auto"/>
        <w:jc w:val="both"/>
        <w:rPr>
          <w:ins w:id="18590" w:author="Rachel Elizabeth" w:date="2025-05-19T17:02:00Z"/>
          <w:del w:id="18591" w:author="Rachel Shipsey" w:date="2025-06-23T15:21:00Z"/>
        </w:rPr>
        <w:pPrChange w:id="18592" w:author="Rachel Shipsey" w:date="2025-06-23T15:41:00Z">
          <w:pPr>
            <w:numPr>
              <w:ilvl w:val="2"/>
              <w:numId w:val="180"/>
            </w:numPr>
            <w:spacing w:line="278" w:lineRule="auto"/>
            <w:ind w:left="709" w:hanging="180"/>
          </w:pPr>
        </w:pPrChange>
      </w:pPr>
      <w:bookmarkStart w:id="18593" w:name="_Toc201320336"/>
      <w:ins w:id="18594" w:author="Rachel Elizabeth" w:date="2025-05-19T17:02:00Z">
        <w:del w:id="18595" w:author="Rachel Shipsey" w:date="2025-06-23T15:21:00Z">
          <w:r w:rsidRPr="0043136D" w:rsidDel="008D26A9">
            <w:delText>Census preparations</w:delText>
          </w:r>
          <w:bookmarkEnd w:id="18593"/>
          <w:r w:rsidRPr="0043136D" w:rsidDel="008D26A9">
            <w:delText xml:space="preserve"> </w:delText>
          </w:r>
        </w:del>
      </w:ins>
    </w:p>
    <w:p w14:paraId="5D73B453" w14:textId="00D512C5" w:rsidR="00054CF4" w:rsidRPr="0043136D" w:rsidDel="008D26A9" w:rsidRDefault="00054CF4">
      <w:pPr>
        <w:pStyle w:val="ListParagraph"/>
        <w:spacing w:after="0" w:line="276" w:lineRule="auto"/>
        <w:jc w:val="both"/>
        <w:rPr>
          <w:ins w:id="18596" w:author="Rachel Elizabeth" w:date="2025-05-19T17:02:00Z"/>
          <w:del w:id="18597" w:author="Rachel Shipsey" w:date="2025-06-23T15:21:00Z"/>
          <w:rFonts w:cs="Arial"/>
        </w:rPr>
        <w:pPrChange w:id="18598" w:author="Rachel Shipsey" w:date="2025-06-23T15:41:00Z">
          <w:pPr>
            <w:ind w:left="709"/>
          </w:pPr>
        </w:pPrChange>
      </w:pPr>
      <w:ins w:id="18599" w:author="Rachel Elizabeth" w:date="2025-05-19T17:02:00Z">
        <w:del w:id="18600" w:author="Rachel Shipsey" w:date="2025-06-23T15:21:00Z">
          <w:r w:rsidRPr="0043136D" w:rsidDel="008D26A9">
            <w:rPr>
              <w:rFonts w:cs="Arial"/>
            </w:rPr>
            <w:delText xml:space="preserve">Geospatial population modelling techniques are used to support NSOs in preparation for censuses. By using recent georeferenced nationally representative household surveys and geospatial covariates, population modelling methods provide useful insights on the recent estimates of population to the NSOs thereby helping in resource allocation/management for a successful census.  Specifically, it helps to estimate the required number of digital census materials (e.g., tablets and smart phones) to be deployed especially in countries that have not had census for a long time. </w:delText>
          </w:r>
        </w:del>
      </w:ins>
    </w:p>
    <w:p w14:paraId="3AD9CAFD" w14:textId="79A03EE4" w:rsidR="00054CF4" w:rsidRPr="0043136D" w:rsidDel="008D26A9" w:rsidRDefault="00054CF4">
      <w:pPr>
        <w:pStyle w:val="ListParagraph"/>
        <w:spacing w:after="0" w:line="276" w:lineRule="auto"/>
        <w:jc w:val="both"/>
        <w:rPr>
          <w:ins w:id="18601" w:author="Rachel Elizabeth" w:date="2025-05-19T17:02:00Z"/>
          <w:del w:id="18602" w:author="Rachel Shipsey" w:date="2025-06-23T15:21:00Z"/>
        </w:rPr>
        <w:pPrChange w:id="18603" w:author="Rachel Shipsey" w:date="2025-06-23T15:41:00Z">
          <w:pPr>
            <w:numPr>
              <w:ilvl w:val="2"/>
              <w:numId w:val="180"/>
            </w:numPr>
            <w:spacing w:line="278" w:lineRule="auto"/>
            <w:ind w:left="709" w:hanging="180"/>
          </w:pPr>
        </w:pPrChange>
      </w:pPr>
      <w:bookmarkStart w:id="18604" w:name="_Toc201320337"/>
      <w:ins w:id="18605" w:author="Rachel Elizabeth" w:date="2025-05-19T17:02:00Z">
        <w:del w:id="18606" w:author="Rachel Shipsey" w:date="2025-06-23T15:21:00Z">
          <w:r w:rsidRPr="0043136D" w:rsidDel="008D26A9">
            <w:delText>Filling population data gaps in hard-to-count areas</w:delText>
          </w:r>
          <w:bookmarkEnd w:id="18604"/>
        </w:del>
      </w:ins>
    </w:p>
    <w:p w14:paraId="504D28E5" w14:textId="63E01840" w:rsidR="00054CF4" w:rsidRPr="0043136D" w:rsidDel="008D26A9" w:rsidRDefault="00054CF4">
      <w:pPr>
        <w:pStyle w:val="ListParagraph"/>
        <w:spacing w:after="0" w:line="276" w:lineRule="auto"/>
        <w:jc w:val="both"/>
        <w:rPr>
          <w:ins w:id="18607" w:author="Rachel Elizabeth" w:date="2025-05-19T17:02:00Z"/>
          <w:del w:id="18608" w:author="Rachel Shipsey" w:date="2025-06-23T15:21:00Z"/>
          <w:rFonts w:cs="Arial"/>
        </w:rPr>
        <w:pPrChange w:id="18609" w:author="Rachel Shipsey" w:date="2025-06-23T15:41:00Z">
          <w:pPr>
            <w:ind w:left="709"/>
          </w:pPr>
        </w:pPrChange>
      </w:pPr>
      <w:ins w:id="18610" w:author="Rachel Elizabeth" w:date="2025-05-19T17:02:00Z">
        <w:del w:id="18611" w:author="Rachel Shipsey" w:date="2025-06-23T15:21:00Z">
          <w:r w:rsidRPr="0043136D" w:rsidDel="008D26A9">
            <w:rPr>
              <w:rFonts w:cs="Arial"/>
            </w:rPr>
            <w:delText xml:space="preserve">Despite the known advantages of digital census, issues of missing data or incomplete census data could still arise, especially in contexts where individuals are unwilling to participate in the census activities or where there may be internet connectivity barriers. Such challenges are further exacerbated by conflicts and insecurity which makes it unfeasible for in-person assistance from the enumerators. In some cases, outright refusal to participate in the census processes also leads to population data gaps. </w:delText>
          </w:r>
        </w:del>
      </w:ins>
    </w:p>
    <w:p w14:paraId="3B26C2FE" w14:textId="365608F1" w:rsidR="00054CF4" w:rsidRPr="0043136D" w:rsidDel="008D26A9" w:rsidRDefault="00054CF4">
      <w:pPr>
        <w:pStyle w:val="ListParagraph"/>
        <w:spacing w:after="0" w:line="276" w:lineRule="auto"/>
        <w:jc w:val="both"/>
        <w:rPr>
          <w:ins w:id="18612" w:author="Rachel Elizabeth" w:date="2025-05-19T17:02:00Z"/>
          <w:del w:id="18613" w:author="Rachel Shipsey" w:date="2025-06-23T15:21:00Z"/>
        </w:rPr>
        <w:pPrChange w:id="18614" w:author="Rachel Shipsey" w:date="2025-06-23T15:41:00Z">
          <w:pPr>
            <w:numPr>
              <w:ilvl w:val="2"/>
              <w:numId w:val="180"/>
            </w:numPr>
            <w:spacing w:line="278" w:lineRule="auto"/>
            <w:ind w:left="709" w:hanging="180"/>
          </w:pPr>
        </w:pPrChange>
      </w:pPr>
      <w:bookmarkStart w:id="18615" w:name="_Toc201320338"/>
      <w:ins w:id="18616" w:author="Rachel Elizabeth" w:date="2025-05-19T17:02:00Z">
        <w:del w:id="18617" w:author="Rachel Shipsey" w:date="2025-06-23T15:21:00Z">
          <w:r w:rsidRPr="0043136D" w:rsidDel="008D26A9">
            <w:delText>Disaggregation of population estimates to lower administrative units</w:delText>
          </w:r>
        </w:del>
        <w:bookmarkEnd w:id="18615"/>
        <w:del w:id="18618" w:author="Rachel Shipsey" w:date="2025-06-20T10:47:00Z">
          <w:r w:rsidRPr="0043136D" w:rsidDel="0051727F">
            <w:delText>.</w:delText>
          </w:r>
        </w:del>
      </w:ins>
    </w:p>
    <w:p w14:paraId="59135008" w14:textId="3D04FA1F" w:rsidR="00054CF4" w:rsidRPr="0043136D" w:rsidDel="008D26A9" w:rsidRDefault="00054CF4">
      <w:pPr>
        <w:pStyle w:val="ListParagraph"/>
        <w:spacing w:after="0" w:line="276" w:lineRule="auto"/>
        <w:jc w:val="both"/>
        <w:rPr>
          <w:ins w:id="18619" w:author="Rachel Elizabeth" w:date="2025-05-19T17:02:00Z"/>
          <w:del w:id="18620" w:author="Rachel Shipsey" w:date="2025-06-23T15:21:00Z"/>
          <w:rFonts w:cs="Arial"/>
        </w:rPr>
        <w:pPrChange w:id="18621" w:author="Rachel Shipsey" w:date="2025-06-23T15:41:00Z">
          <w:pPr>
            <w:ind w:left="709"/>
          </w:pPr>
        </w:pPrChange>
      </w:pPr>
      <w:ins w:id="18622" w:author="Rachel Elizabeth" w:date="2025-05-19T17:02:00Z">
        <w:del w:id="18623" w:author="Rachel Shipsey" w:date="2025-06-23T15:21:00Z">
          <w:r w:rsidRPr="0043136D" w:rsidDel="008D26A9">
            <w:rPr>
              <w:rFonts w:cs="Arial"/>
            </w:rPr>
            <w:delText>When digital census data is only available at coarser administrative units, geospatial statistical population modelling techniques, in particular top-down approach, could be used to disaggregate the population estimates to more spatially detailed small area scales. Here, Machine Learning techniques are used to provide the population density weights required to disaggregate the coarser units population data first to a 100m or 1km grid cell level before aggregating to the small area unit of interest.</w:delText>
          </w:r>
        </w:del>
      </w:ins>
    </w:p>
    <w:p w14:paraId="7CC1801E" w14:textId="7E2D95A6" w:rsidR="009F40B1" w:rsidRPr="008A5641" w:rsidDel="008D26A9" w:rsidRDefault="00054CF4">
      <w:pPr>
        <w:pStyle w:val="ListParagraph"/>
        <w:spacing w:after="0" w:line="276" w:lineRule="auto"/>
        <w:jc w:val="both"/>
        <w:rPr>
          <w:ins w:id="18624" w:author="Rachel Elizabeth" w:date="2025-05-19T17:02:00Z"/>
          <w:del w:id="18625" w:author="Rachel Shipsey" w:date="2025-06-23T15:21:00Z"/>
        </w:rPr>
        <w:pPrChange w:id="18626" w:author="Rachel Shipsey" w:date="2025-06-23T15:41:00Z">
          <w:pPr>
            <w:numPr>
              <w:ilvl w:val="1"/>
              <w:numId w:val="180"/>
            </w:numPr>
            <w:spacing w:line="278" w:lineRule="auto"/>
            <w:ind w:left="709" w:hanging="360"/>
          </w:pPr>
        </w:pPrChange>
      </w:pPr>
      <w:bookmarkStart w:id="18627" w:name="_Toc201320339"/>
      <w:ins w:id="18628" w:author="Rachel Elizabeth" w:date="2025-05-19T17:02:00Z">
        <w:del w:id="18629" w:author="Rachel Shipsey" w:date="2025-06-23T15:21:00Z">
          <w:r w:rsidRPr="007030E9" w:rsidDel="008D26A9">
            <w:delText>Selected Country experiences</w:delText>
          </w:r>
        </w:del>
        <w:bookmarkEnd w:id="18627"/>
        <w:del w:id="18630" w:author="Rachel Shipsey" w:date="2025-06-20T10:47:00Z">
          <w:r w:rsidRPr="007030E9" w:rsidDel="007030E9">
            <w:delText xml:space="preserve"> – </w:delText>
          </w:r>
        </w:del>
      </w:ins>
    </w:p>
    <w:p w14:paraId="67E3B5F2" w14:textId="7A4088AA" w:rsidR="00054CF4" w:rsidRPr="005C23A9" w:rsidDel="008D26A9" w:rsidRDefault="003C494C">
      <w:pPr>
        <w:pStyle w:val="ListParagraph"/>
        <w:spacing w:after="0" w:line="276" w:lineRule="auto"/>
        <w:jc w:val="both"/>
        <w:rPr>
          <w:ins w:id="18631" w:author="Rachel Elizabeth" w:date="2025-05-19T17:02:00Z"/>
          <w:del w:id="18632" w:author="Rachel Shipsey" w:date="2025-06-23T15:21:00Z"/>
        </w:rPr>
        <w:pPrChange w:id="18633" w:author="Rachel Shipsey" w:date="2025-06-23T15:41:00Z">
          <w:pPr>
            <w:pStyle w:val="NormalWeb"/>
            <w:shd w:val="clear" w:color="auto" w:fill="FFFFFF"/>
            <w:spacing w:before="0" w:beforeAutospacing="0" w:after="160" w:afterAutospacing="0" w:line="278" w:lineRule="auto"/>
            <w:ind w:left="720"/>
            <w:textAlignment w:val="baseline"/>
          </w:pPr>
        </w:pPrChange>
      </w:pPr>
      <w:del w:id="18634" w:author="Rachel Shipsey" w:date="2025-06-09T11:41:00Z">
        <w:r w:rsidDel="00151DD2">
          <w:delText>1</w:delText>
        </w:r>
        <w:r w:rsidR="00E12E34" w:rsidDel="00151DD2">
          <w:delText>6</w:delText>
        </w:r>
        <w:r w:rsidDel="00151DD2">
          <w:delText>.</w:delText>
        </w:r>
        <w:r w:rsidR="00C50DA3" w:rsidDel="00151DD2">
          <w:delText>2</w:delText>
        </w:r>
        <w:r w:rsidDel="00151DD2">
          <w:delText xml:space="preserve">.1 </w:delText>
        </w:r>
      </w:del>
      <w:bookmarkStart w:id="18635" w:name="_Toc201320340"/>
      <w:ins w:id="18636" w:author="Rachel Elizabeth" w:date="2025-05-19T17:02:00Z">
        <w:del w:id="18637" w:author="Rachel Shipsey" w:date="2025-06-23T15:21:00Z">
          <w:r w:rsidR="00054CF4" w:rsidRPr="005C23A9" w:rsidDel="008D26A9">
            <w:delText>Burkina Faso</w:delText>
          </w:r>
          <w:bookmarkEnd w:id="18635"/>
        </w:del>
      </w:ins>
    </w:p>
    <w:p w14:paraId="25C7E1D4" w14:textId="12642D88" w:rsidR="00054CF4" w:rsidRPr="005C23A9" w:rsidDel="008D26A9" w:rsidRDefault="00054CF4">
      <w:pPr>
        <w:pStyle w:val="ListParagraph"/>
        <w:spacing w:after="0" w:line="276" w:lineRule="auto"/>
        <w:jc w:val="both"/>
        <w:rPr>
          <w:ins w:id="18638" w:author="Rachel Elizabeth" w:date="2025-05-19T17:02:00Z"/>
          <w:del w:id="18639" w:author="Rachel Shipsey" w:date="2025-06-23T15:21:00Z"/>
          <w:rFonts w:cs="Arial"/>
          <w:sz w:val="22"/>
        </w:rPr>
        <w:pPrChange w:id="18640" w:author="Rachel Shipsey" w:date="2025-06-23T15:41:00Z">
          <w:pPr>
            <w:pStyle w:val="NormalWeb"/>
            <w:shd w:val="clear" w:color="auto" w:fill="FFFFFF"/>
            <w:spacing w:before="0" w:beforeAutospacing="0" w:after="160" w:afterAutospacing="0" w:line="278" w:lineRule="auto"/>
            <w:ind w:left="720"/>
            <w:textAlignment w:val="baseline"/>
          </w:pPr>
        </w:pPrChange>
      </w:pPr>
      <w:ins w:id="18641" w:author="Rachel Elizabeth" w:date="2025-05-19T17:02:00Z">
        <w:del w:id="18642" w:author="Rachel Shipsey" w:date="2025-06-23T15:21:00Z">
          <w:r w:rsidRPr="005C23A9" w:rsidDel="008D26A9">
            <w:rPr>
              <w:rFonts w:cs="Arial"/>
              <w:sz w:val="22"/>
            </w:rPr>
            <w:delText>Burkina Faso’s National Institute for Statistics and Demography (INSD) carried out its fifth population and housing census in late 2019, but security issues in the north and east of the country meant that some areas could not be fully enumerated.</w:delText>
          </w:r>
        </w:del>
      </w:ins>
    </w:p>
    <w:p w14:paraId="002F3E7D" w14:textId="3C19E2DA" w:rsidR="00054CF4" w:rsidRPr="005C23A9" w:rsidDel="008D26A9" w:rsidRDefault="00054CF4">
      <w:pPr>
        <w:pStyle w:val="ListParagraph"/>
        <w:spacing w:after="0" w:line="276" w:lineRule="auto"/>
        <w:jc w:val="both"/>
        <w:rPr>
          <w:ins w:id="18643" w:author="Rachel Elizabeth" w:date="2025-05-19T17:02:00Z"/>
          <w:del w:id="18644" w:author="Rachel Shipsey" w:date="2025-06-23T15:21:00Z"/>
          <w:rFonts w:cs="Arial"/>
          <w:sz w:val="22"/>
        </w:rPr>
        <w:pPrChange w:id="18645" w:author="Rachel Shipsey" w:date="2025-06-23T15:41:00Z">
          <w:pPr>
            <w:pStyle w:val="NormalWeb"/>
            <w:shd w:val="clear" w:color="auto" w:fill="FFFFFF"/>
            <w:spacing w:before="0" w:beforeAutospacing="0" w:after="160" w:afterAutospacing="0" w:line="278" w:lineRule="auto"/>
            <w:ind w:left="720"/>
            <w:textAlignment w:val="baseline"/>
          </w:pPr>
        </w:pPrChange>
      </w:pPr>
      <w:ins w:id="18646" w:author="Rachel Elizabeth" w:date="2025-05-19T17:02:00Z">
        <w:del w:id="18647" w:author="Rachel Shipsey" w:date="2025-06-23T15:21:00Z">
          <w:r w:rsidRPr="005C23A9" w:rsidDel="008D26A9">
            <w:rPr>
              <w:rFonts w:cs="Arial"/>
              <w:sz w:val="22"/>
            </w:rPr>
            <w:delText>In collaboration with UNFPA and WorldPop, the Institut National de la Statistique et de la Démographie (INSD) co-developed methods for predicting population numbers in areas where enumeration could not take place and producing gridded estimates for the full country.</w:delText>
          </w:r>
        </w:del>
      </w:ins>
    </w:p>
    <w:p w14:paraId="2F7CE4ED" w14:textId="5799DE42" w:rsidR="00054CF4" w:rsidDel="008D26A9" w:rsidRDefault="003C494C">
      <w:pPr>
        <w:pStyle w:val="ListParagraph"/>
        <w:spacing w:after="0" w:line="276" w:lineRule="auto"/>
        <w:jc w:val="both"/>
        <w:rPr>
          <w:ins w:id="18648" w:author="Rachel Elizabeth" w:date="2025-05-19T17:02:00Z"/>
          <w:del w:id="18649" w:author="Rachel Shipsey" w:date="2025-06-23T15:21:00Z"/>
        </w:rPr>
        <w:pPrChange w:id="18650" w:author="Rachel Shipsey" w:date="2025-06-23T15:41:00Z">
          <w:pPr>
            <w:ind w:left="709"/>
          </w:pPr>
        </w:pPrChange>
      </w:pPr>
      <w:del w:id="18651" w:author="Rachel Shipsey" w:date="2025-06-09T11:42:00Z">
        <w:r w:rsidDel="00F4091D">
          <w:delText>1</w:delText>
        </w:r>
        <w:r w:rsidR="00E12E34" w:rsidDel="00F4091D">
          <w:delText>6</w:delText>
        </w:r>
        <w:r w:rsidDel="00F4091D">
          <w:delText>.</w:delText>
        </w:r>
        <w:r w:rsidR="00C50DA3" w:rsidDel="00F4091D">
          <w:delText>2</w:delText>
        </w:r>
        <w:r w:rsidDel="00F4091D">
          <w:delText xml:space="preserve">.2 </w:delText>
        </w:r>
      </w:del>
      <w:bookmarkStart w:id="18652" w:name="_Toc201320341"/>
      <w:ins w:id="18653" w:author="Rachel Elizabeth" w:date="2025-05-19T17:02:00Z">
        <w:del w:id="18654" w:author="Rachel Shipsey" w:date="2025-06-23T15:21:00Z">
          <w:r w:rsidR="00054CF4" w:rsidDel="008D26A9">
            <w:delText>Papua New Guinea</w:delText>
          </w:r>
          <w:bookmarkEnd w:id="18652"/>
        </w:del>
      </w:ins>
    </w:p>
    <w:p w14:paraId="656735AF" w14:textId="1E07AA06" w:rsidR="00054CF4" w:rsidRPr="00D520D5" w:rsidDel="008D26A9" w:rsidRDefault="00054CF4">
      <w:pPr>
        <w:pStyle w:val="ListParagraph"/>
        <w:spacing w:after="0" w:line="276" w:lineRule="auto"/>
        <w:jc w:val="both"/>
        <w:rPr>
          <w:ins w:id="18655" w:author="Rachel Elizabeth" w:date="2025-05-19T17:02:00Z"/>
          <w:del w:id="18656" w:author="Rachel Shipsey" w:date="2025-06-23T15:21:00Z"/>
          <w:rFonts w:cs="Arial"/>
        </w:rPr>
        <w:pPrChange w:id="18657" w:author="Rachel Shipsey" w:date="2025-06-23T15:41:00Z">
          <w:pPr>
            <w:ind w:left="709"/>
          </w:pPr>
        </w:pPrChange>
      </w:pPr>
      <w:ins w:id="18658" w:author="Rachel Elizabeth" w:date="2025-05-19T17:02:00Z">
        <w:del w:id="18659" w:author="Rachel Shipsey" w:date="2025-06-23T15:21:00Z">
          <w:r w:rsidRPr="00D520D5" w:rsidDel="008D26A9">
            <w:rPr>
              <w:rFonts w:cs="Arial"/>
            </w:rPr>
            <w:delText>The</w:delText>
          </w:r>
          <w:r w:rsidDel="008D26A9">
            <w:rPr>
              <w:rFonts w:cs="Arial"/>
            </w:rPr>
            <w:delText xml:space="preserve"> National Statistics Office of Papua New Guinea (PNG) collaborated with</w:delText>
          </w:r>
          <w:r w:rsidRPr="00D520D5" w:rsidDel="008D26A9">
            <w:rPr>
              <w:rFonts w:cs="Arial"/>
            </w:rPr>
            <w:delText xml:space="preserve"> WorldPop </w:delText>
          </w:r>
          <w:r w:rsidDel="008D26A9">
            <w:rPr>
              <w:rFonts w:cs="Arial"/>
            </w:rPr>
            <w:delText xml:space="preserve">on </w:delText>
          </w:r>
          <w:r w:rsidRPr="00D520D5" w:rsidDel="008D26A9">
            <w:rPr>
              <w:rFonts w:cs="Arial"/>
            </w:rPr>
            <w:delText xml:space="preserve">geospatial modelling to estimate </w:delText>
          </w:r>
          <w:r w:rsidDel="008D26A9">
            <w:rPr>
              <w:rFonts w:cs="Arial"/>
            </w:rPr>
            <w:delText>PNG</w:delText>
          </w:r>
          <w:r w:rsidRPr="00D520D5" w:rsidDel="008D26A9">
            <w:rPr>
              <w:rFonts w:cs="Arial"/>
            </w:rPr>
            <w:delText>'s population after COVID-19 disrupted their 2021 census plans. The approach integrated satellite imagery to map building locations</w:delText>
          </w:r>
          <w:r w:rsidDel="008D26A9">
            <w:rPr>
              <w:rFonts w:cs="Arial"/>
            </w:rPr>
            <w:delText>,</w:delText>
          </w:r>
          <w:r w:rsidRPr="00D520D5" w:rsidDel="008D26A9">
            <w:rPr>
              <w:rFonts w:cs="Arial"/>
            </w:rPr>
            <w:delText xml:space="preserve"> with sample population data from census preparation</w:delText>
          </w:r>
          <w:r w:rsidDel="008D26A9">
            <w:rPr>
              <w:rFonts w:cs="Arial"/>
            </w:rPr>
            <w:delText>s</w:delText>
          </w:r>
          <w:r w:rsidRPr="00D520D5" w:rsidDel="008D26A9">
            <w:rPr>
              <w:rFonts w:cs="Arial"/>
            </w:rPr>
            <w:delText xml:space="preserve"> and malaria bednet distribution surveys. This data was combined with over 50 different geospatial datasets </w:delText>
          </w:r>
          <w:r w:rsidDel="008D26A9">
            <w:rPr>
              <w:rFonts w:cs="Arial"/>
            </w:rPr>
            <w:delText>including</w:delText>
          </w:r>
          <w:r w:rsidRPr="00D520D5" w:rsidDel="008D26A9">
            <w:rPr>
              <w:rFonts w:cs="Arial"/>
            </w:rPr>
            <w:delText xml:space="preserve"> land cover</w:delText>
          </w:r>
          <w:r w:rsidDel="008D26A9">
            <w:rPr>
              <w:rFonts w:cs="Arial"/>
            </w:rPr>
            <w:delText xml:space="preserve"> types</w:delText>
          </w:r>
          <w:r w:rsidRPr="00D520D5" w:rsidDel="008D26A9">
            <w:rPr>
              <w:rFonts w:cs="Arial"/>
            </w:rPr>
            <w:delText>, infrastructure, and climate to identify statistical relationships between population density and environmental factors.</w:delText>
          </w:r>
        </w:del>
      </w:ins>
    </w:p>
    <w:p w14:paraId="43835DC8" w14:textId="6079785F" w:rsidR="00054CF4" w:rsidRPr="00D520D5" w:rsidDel="008D26A9" w:rsidRDefault="00054CF4">
      <w:pPr>
        <w:pStyle w:val="ListParagraph"/>
        <w:spacing w:after="0" w:line="276" w:lineRule="auto"/>
        <w:jc w:val="both"/>
        <w:rPr>
          <w:ins w:id="18660" w:author="Rachel Elizabeth" w:date="2025-05-19T17:02:00Z"/>
          <w:del w:id="18661" w:author="Rachel Shipsey" w:date="2025-06-23T15:21:00Z"/>
          <w:rFonts w:cs="Arial"/>
        </w:rPr>
        <w:pPrChange w:id="18662" w:author="Rachel Shipsey" w:date="2025-06-23T15:41:00Z">
          <w:pPr>
            <w:ind w:left="709"/>
          </w:pPr>
        </w:pPrChange>
      </w:pPr>
      <w:ins w:id="18663" w:author="Rachel Elizabeth" w:date="2025-05-19T17:02:00Z">
        <w:del w:id="18664" w:author="Rachel Shipsey" w:date="2025-06-23T15:21:00Z">
          <w:r w:rsidRPr="00D520D5" w:rsidDel="008D26A9">
            <w:rPr>
              <w:rFonts w:cs="Arial"/>
            </w:rPr>
            <w:delText>The modelling process employed a</w:delText>
          </w:r>
          <w:r w:rsidDel="008D26A9">
            <w:rPr>
              <w:rFonts w:cs="Arial"/>
            </w:rPr>
            <w:delText>n</w:delText>
          </w:r>
          <w:r w:rsidRPr="00D520D5" w:rsidDel="008D26A9">
            <w:rPr>
              <w:rFonts w:cs="Arial"/>
            </w:rPr>
            <w:delText xml:space="preserve"> innovative two-stage approach to overcome the challenge of forest canopy-covered settlements that weren't visible in satellite imagery. First, they developed a model to predict settlement presence even when buildings couldn't be seen from above, then incorporated these predictions into the population estimation model. Multiple statistical models were tested to find optimal correlations between sample population data and geospatial features, with the final selection providing population estimates with 95% confidence intervals at various administrative levels (census unit, district, province, and national).</w:delText>
          </w:r>
        </w:del>
      </w:ins>
    </w:p>
    <w:p w14:paraId="21B18804" w14:textId="04159869" w:rsidR="00054CF4" w:rsidRPr="00D520D5" w:rsidDel="008D26A9" w:rsidRDefault="00054CF4">
      <w:pPr>
        <w:pStyle w:val="ListParagraph"/>
        <w:spacing w:after="0" w:line="276" w:lineRule="auto"/>
        <w:jc w:val="both"/>
        <w:rPr>
          <w:ins w:id="18665" w:author="Rachel Elizabeth" w:date="2025-05-19T17:02:00Z"/>
          <w:del w:id="18666" w:author="Rachel Shipsey" w:date="2025-06-23T15:21:00Z"/>
          <w:rFonts w:cs="Arial"/>
        </w:rPr>
        <w:pPrChange w:id="18667" w:author="Rachel Shipsey" w:date="2025-06-23T15:41:00Z">
          <w:pPr>
            <w:ind w:left="709"/>
          </w:pPr>
        </w:pPrChange>
      </w:pPr>
      <w:ins w:id="18668" w:author="Rachel Elizabeth" w:date="2025-05-19T17:02:00Z">
        <w:del w:id="18669" w:author="Rachel Shipsey" w:date="2025-06-23T15:21:00Z">
          <w:r w:rsidRPr="00D520D5" w:rsidDel="008D26A9">
            <w:rPr>
              <w:rFonts w:cs="Arial"/>
            </w:rPr>
            <w:delText xml:space="preserve">Technical challenges included data interoperability issues between government datasets and satellite imagery, boundary matching problems, and gaps in data coverage. The final model estimated </w:delText>
          </w:r>
          <w:r w:rsidDel="008D26A9">
            <w:rPr>
              <w:rFonts w:cs="Arial"/>
            </w:rPr>
            <w:delText>PNG’s</w:delText>
          </w:r>
          <w:r w:rsidRPr="00D520D5" w:rsidDel="008D26A9">
            <w:rPr>
              <w:rFonts w:cs="Arial"/>
            </w:rPr>
            <w:delText xml:space="preserve"> 2021 population at 11.78 million (with a 95% confidence interval of 11.64-12.03 million), broken down by sex and age classes across different administrative levels. All methods, datasets, and documentation were made openly available through WorldPop's Open Population Repository and the UN's Humanitarian Data Exchange, creating a valuable resource for PNG's future census planning.</w:delText>
          </w:r>
        </w:del>
      </w:ins>
    </w:p>
    <w:p w14:paraId="32BBCA6F" w14:textId="4B84A94E" w:rsidR="00054CF4" w:rsidDel="008D26A9" w:rsidRDefault="00054CF4">
      <w:pPr>
        <w:pStyle w:val="ListParagraph"/>
        <w:spacing w:after="0" w:line="276" w:lineRule="auto"/>
        <w:jc w:val="both"/>
        <w:rPr>
          <w:ins w:id="18670" w:author="Rachel Elizabeth" w:date="2025-05-19T17:02:00Z"/>
          <w:del w:id="18671" w:author="Rachel Shipsey" w:date="2025-06-23T15:21:00Z"/>
          <w:rFonts w:cs="Arial"/>
          <w:b/>
          <w:bCs/>
        </w:rPr>
        <w:pPrChange w:id="18672" w:author="Rachel Shipsey" w:date="2025-06-23T15:41:00Z">
          <w:pPr>
            <w:ind w:left="709"/>
          </w:pPr>
        </w:pPrChange>
      </w:pPr>
    </w:p>
    <w:p w14:paraId="6951DB04" w14:textId="607D4FD2" w:rsidR="00054CF4" w:rsidDel="008D26A9" w:rsidRDefault="003C494C">
      <w:pPr>
        <w:pStyle w:val="ListParagraph"/>
        <w:spacing w:after="0" w:line="276" w:lineRule="auto"/>
        <w:jc w:val="both"/>
        <w:rPr>
          <w:ins w:id="18673" w:author="Rachel Elizabeth" w:date="2025-05-19T17:02:00Z"/>
          <w:del w:id="18674" w:author="Rachel Shipsey" w:date="2025-06-23T15:21:00Z"/>
        </w:rPr>
        <w:pPrChange w:id="18675" w:author="Rachel Shipsey" w:date="2025-06-23T15:41:00Z">
          <w:pPr>
            <w:ind w:left="709"/>
          </w:pPr>
        </w:pPrChange>
      </w:pPr>
      <w:del w:id="18676" w:author="Rachel Shipsey" w:date="2025-06-09T11:43:00Z">
        <w:r w:rsidDel="00497FED">
          <w:delText>1</w:delText>
        </w:r>
        <w:r w:rsidR="00E12E34" w:rsidDel="00497FED">
          <w:delText>6</w:delText>
        </w:r>
        <w:r w:rsidDel="00497FED">
          <w:delText>.</w:delText>
        </w:r>
        <w:r w:rsidR="00C50DA3" w:rsidDel="00497FED">
          <w:delText>2</w:delText>
        </w:r>
        <w:r w:rsidDel="00497FED">
          <w:delText xml:space="preserve">.3 </w:delText>
        </w:r>
      </w:del>
      <w:bookmarkStart w:id="18677" w:name="_Toc201320342"/>
      <w:ins w:id="18678" w:author="Rachel Elizabeth" w:date="2025-05-19T17:02:00Z">
        <w:del w:id="18679" w:author="Rachel Shipsey" w:date="2025-06-23T15:21:00Z">
          <w:r w:rsidR="00054CF4" w:rsidRPr="38C8B6EC" w:rsidDel="008D26A9">
            <w:delText>Cameroon</w:delText>
          </w:r>
          <w:bookmarkEnd w:id="18677"/>
        </w:del>
      </w:ins>
    </w:p>
    <w:p w14:paraId="044C085E" w14:textId="5324B269" w:rsidR="00054CF4" w:rsidRPr="00E92045" w:rsidDel="008D26A9" w:rsidRDefault="00054CF4">
      <w:pPr>
        <w:pStyle w:val="ListParagraph"/>
        <w:spacing w:after="0" w:line="276" w:lineRule="auto"/>
        <w:jc w:val="both"/>
        <w:rPr>
          <w:ins w:id="18680" w:author="Rachel Elizabeth" w:date="2025-05-19T17:02:00Z"/>
          <w:del w:id="18681" w:author="Rachel Shipsey" w:date="2025-06-23T15:21:00Z"/>
          <w:rFonts w:eastAsia="Arial" w:cs="Arial"/>
        </w:rPr>
        <w:pPrChange w:id="18682" w:author="Rachel Shipsey" w:date="2025-06-23T15:41:00Z">
          <w:pPr>
            <w:ind w:left="709"/>
          </w:pPr>
        </w:pPrChange>
      </w:pPr>
      <w:ins w:id="18683" w:author="Rachel Elizabeth" w:date="2025-05-19T17:02:00Z">
        <w:del w:id="18684" w:author="Rachel Shipsey" w:date="2025-06-23T15:21:00Z">
          <w:r w:rsidRPr="00E92045" w:rsidDel="008D26A9">
            <w:rPr>
              <w:rFonts w:eastAsia="Arial" w:cs="Arial"/>
            </w:rPr>
            <w:delText>Cameroon's last national census was conducted in 2005, and the country has yet to finali</w:delText>
          </w:r>
          <w:r w:rsidDel="008D26A9">
            <w:rPr>
              <w:rFonts w:eastAsia="Arial" w:cs="Arial"/>
            </w:rPr>
            <w:delText>s</w:delText>
          </w:r>
          <w:r w:rsidRPr="00E92045" w:rsidDel="008D26A9">
            <w:rPr>
              <w:rFonts w:eastAsia="Arial" w:cs="Arial"/>
            </w:rPr>
            <w:delText>e preparations for its Fourth General Population, Housing, and Agricultural Census (GPHC). The lack of recent census data has created significant demographic gaps, particularly in the Far North, Northwest, and Southwest regions, which were excluded from the 2018 pilot census due to security concerns.</w:delText>
          </w:r>
        </w:del>
      </w:ins>
    </w:p>
    <w:p w14:paraId="73E99E71" w14:textId="114C15F9" w:rsidR="00054CF4" w:rsidRPr="00E92045" w:rsidDel="008D26A9" w:rsidRDefault="00054CF4">
      <w:pPr>
        <w:pStyle w:val="ListParagraph"/>
        <w:spacing w:after="0" w:line="276" w:lineRule="auto"/>
        <w:jc w:val="both"/>
        <w:rPr>
          <w:ins w:id="18685" w:author="Rachel Elizabeth" w:date="2025-05-19T17:02:00Z"/>
          <w:del w:id="18686" w:author="Rachel Shipsey" w:date="2025-06-23T15:21:00Z"/>
          <w:rFonts w:eastAsia="Arial" w:cs="Arial"/>
        </w:rPr>
        <w:pPrChange w:id="18687" w:author="Rachel Shipsey" w:date="2025-06-23T15:41:00Z">
          <w:pPr>
            <w:ind w:left="709"/>
          </w:pPr>
        </w:pPrChange>
      </w:pPr>
      <w:ins w:id="18688" w:author="Rachel Elizabeth" w:date="2025-05-19T17:02:00Z">
        <w:del w:id="18689" w:author="Rachel Shipsey" w:date="2025-06-23T15:21:00Z">
          <w:r w:rsidRPr="00E92045" w:rsidDel="008D26A9">
            <w:rPr>
              <w:rFonts w:eastAsia="Arial" w:cs="Arial"/>
            </w:rPr>
            <w:delText>To address these data gaps, the National Institute of Statistics (INS) partnered with WorldPop to develop innovative geospatial population mode</w:delText>
          </w:r>
          <w:r w:rsidDel="008D26A9">
            <w:rPr>
              <w:rFonts w:eastAsia="Arial" w:cs="Arial"/>
            </w:rPr>
            <w:delText>l</w:delText>
          </w:r>
          <w:r w:rsidRPr="00E92045" w:rsidDel="008D26A9">
            <w:rPr>
              <w:rFonts w:eastAsia="Arial" w:cs="Arial"/>
            </w:rPr>
            <w:delText xml:space="preserve">ling. This approach integrates multiple data sources, including georeferenced survey data, satellite-based settlement maps, and building footprints to generate high-resolution </w:delText>
          </w:r>
          <w:r w:rsidDel="008D26A9">
            <w:rPr>
              <w:rFonts w:eastAsia="Arial" w:cs="Arial"/>
            </w:rPr>
            <w:delText xml:space="preserve">2022 </w:delText>
          </w:r>
          <w:r w:rsidRPr="00E92045" w:rsidDel="008D26A9">
            <w:rPr>
              <w:rFonts w:eastAsia="Arial" w:cs="Arial"/>
            </w:rPr>
            <w:delText xml:space="preserve">population estimates at </w:delText>
          </w:r>
          <w:r w:rsidDel="008D26A9">
            <w:rPr>
              <w:rFonts w:eastAsia="Arial" w:cs="Arial"/>
            </w:rPr>
            <w:delText>1</w:delText>
          </w:r>
          <w:r w:rsidRPr="00E92045" w:rsidDel="008D26A9">
            <w:rPr>
              <w:rFonts w:eastAsia="Arial" w:cs="Arial"/>
            </w:rPr>
            <w:delText xml:space="preserve">00m </w:delText>
          </w:r>
          <w:r w:rsidDel="008D26A9">
            <w:rPr>
              <w:rFonts w:eastAsia="Arial" w:cs="Arial"/>
            </w:rPr>
            <w:delText>grid cell</w:delText>
          </w:r>
          <w:r w:rsidRPr="00E92045" w:rsidDel="008D26A9">
            <w:rPr>
              <w:rFonts w:eastAsia="Arial" w:cs="Arial"/>
            </w:rPr>
            <w:delText>. The method has proven resource-efficient by leveraging existing national survey data with advanced Bayesian statistical techniques to produce essential demographic estimates, particularly for crisis-affected and inaccessible areas.</w:delText>
          </w:r>
        </w:del>
      </w:ins>
    </w:p>
    <w:p w14:paraId="647039E7" w14:textId="36E4A252" w:rsidR="00054CF4" w:rsidRPr="00E92045" w:rsidDel="008D26A9" w:rsidRDefault="00054CF4">
      <w:pPr>
        <w:pStyle w:val="ListParagraph"/>
        <w:spacing w:after="0" w:line="276" w:lineRule="auto"/>
        <w:jc w:val="both"/>
        <w:rPr>
          <w:ins w:id="18690" w:author="Rachel Elizabeth" w:date="2025-05-19T17:02:00Z"/>
          <w:del w:id="18691" w:author="Rachel Shipsey" w:date="2025-06-23T15:21:00Z"/>
          <w:rFonts w:eastAsia="Arial" w:cs="Arial"/>
        </w:rPr>
        <w:pPrChange w:id="18692" w:author="Rachel Shipsey" w:date="2025-06-23T15:41:00Z">
          <w:pPr>
            <w:ind w:left="709"/>
          </w:pPr>
        </w:pPrChange>
      </w:pPr>
      <w:ins w:id="18693" w:author="Rachel Elizabeth" w:date="2025-05-19T17:02:00Z">
        <w:del w:id="18694" w:author="Rachel Shipsey" w:date="2025-06-23T15:21:00Z">
          <w:r w:rsidRPr="00E92045" w:rsidDel="008D26A9">
            <w:rPr>
              <w:rFonts w:eastAsia="Arial" w:cs="Arial"/>
            </w:rPr>
            <w:delText>The resulting gridded population data has been utili</w:delText>
          </w:r>
          <w:r w:rsidDel="008D26A9">
            <w:rPr>
              <w:rFonts w:eastAsia="Arial" w:cs="Arial"/>
            </w:rPr>
            <w:delText>s</w:delText>
          </w:r>
          <w:r w:rsidRPr="00E92045" w:rsidDel="008D26A9">
            <w:rPr>
              <w:rFonts w:eastAsia="Arial" w:cs="Arial"/>
            </w:rPr>
            <w:delText>ed across numerous applications, including post-stratification adjustments for household surveys, vaccination coverage assessments, and presidential election planning. Additionally, this data enabled the creation of Cameroon's first up-to-date digiti</w:delText>
          </w:r>
          <w:r w:rsidDel="008D26A9">
            <w:rPr>
              <w:rFonts w:eastAsia="Arial" w:cs="Arial"/>
            </w:rPr>
            <w:delText>s</w:delText>
          </w:r>
          <w:r w:rsidRPr="00E92045" w:rsidDel="008D26A9">
            <w:rPr>
              <w:rFonts w:eastAsia="Arial" w:cs="Arial"/>
            </w:rPr>
            <w:delText>ed pre-census enumeration area and national sampling frame, which is now being used for major surveys including the Multiple Indicator Cluster Survey (MICS), the Cameroon Household Survey on Living Conditions (ECAM 6), and the Cameroon Demographic and Health Survey (CDHS-VI).</w:delText>
          </w:r>
        </w:del>
      </w:ins>
    </w:p>
    <w:p w14:paraId="406A3FA4" w14:textId="2E0CDBC8" w:rsidR="00054CF4" w:rsidRPr="00E92045" w:rsidDel="008D26A9" w:rsidRDefault="00054CF4">
      <w:pPr>
        <w:pStyle w:val="ListParagraph"/>
        <w:spacing w:after="0" w:line="276" w:lineRule="auto"/>
        <w:jc w:val="both"/>
        <w:rPr>
          <w:ins w:id="18695" w:author="Rachel Elizabeth" w:date="2025-05-19T17:02:00Z"/>
          <w:del w:id="18696" w:author="Rachel Shipsey" w:date="2025-06-23T15:21:00Z"/>
          <w:rFonts w:eastAsia="Arial" w:cs="Arial"/>
        </w:rPr>
        <w:pPrChange w:id="18697" w:author="Rachel Shipsey" w:date="2025-06-23T15:41:00Z">
          <w:pPr>
            <w:ind w:left="709"/>
          </w:pPr>
        </w:pPrChange>
      </w:pPr>
      <w:ins w:id="18698" w:author="Rachel Elizabeth" w:date="2025-05-19T17:02:00Z">
        <w:del w:id="18699" w:author="Rachel Shipsey" w:date="2025-06-23T15:21:00Z">
          <w:r w:rsidRPr="00E92045" w:rsidDel="008D26A9">
            <w:rPr>
              <w:rFonts w:eastAsia="Arial" w:cs="Arial"/>
            </w:rPr>
            <w:delText xml:space="preserve">Though the current gridded population estimates provide valuable insights, they cannot fully replace a comprehensive national census, which remains a top priority despite </w:delText>
          </w:r>
          <w:r w:rsidDel="008D26A9">
            <w:rPr>
              <w:rFonts w:eastAsia="Arial" w:cs="Arial"/>
            </w:rPr>
            <w:delText xml:space="preserve">technical </w:delText>
          </w:r>
          <w:r w:rsidRPr="00E92045" w:rsidDel="008D26A9">
            <w:rPr>
              <w:rFonts w:eastAsia="Arial" w:cs="Arial"/>
            </w:rPr>
            <w:delText>constraints. Nevertheless, these estimates represent the only gridded population data co-developed with the Government of Cameroon and serve as the sole source of granular population figures, especially for hard-to-reach areas, supporting critical health interventions, socioeconomic planning, and census preparation efforts.</w:delText>
          </w:r>
        </w:del>
      </w:ins>
    </w:p>
    <w:p w14:paraId="47183F8F" w14:textId="3E586312" w:rsidR="00054CF4" w:rsidDel="008D26A9" w:rsidRDefault="00054CF4">
      <w:pPr>
        <w:pStyle w:val="ListParagraph"/>
        <w:spacing w:after="0" w:line="276" w:lineRule="auto"/>
        <w:jc w:val="both"/>
        <w:rPr>
          <w:ins w:id="18700" w:author="Rachel Elizabeth" w:date="2025-05-19T17:02:00Z"/>
          <w:del w:id="18701" w:author="Rachel Shipsey" w:date="2025-06-23T15:21:00Z"/>
          <w:rFonts w:cs="Arial"/>
          <w:b/>
          <w:bCs/>
        </w:rPr>
        <w:pPrChange w:id="18702" w:author="Rachel Shipsey" w:date="2025-06-23T15:41:00Z">
          <w:pPr>
            <w:ind w:left="709"/>
          </w:pPr>
        </w:pPrChange>
      </w:pPr>
    </w:p>
    <w:p w14:paraId="084B27A5" w14:textId="055A80F8" w:rsidR="00054CF4" w:rsidDel="008D26A9" w:rsidRDefault="003C494C">
      <w:pPr>
        <w:pStyle w:val="ListParagraph"/>
        <w:spacing w:after="0" w:line="276" w:lineRule="auto"/>
        <w:jc w:val="both"/>
        <w:rPr>
          <w:ins w:id="18703" w:author="Rachel Elizabeth" w:date="2025-05-19T17:02:00Z"/>
          <w:del w:id="18704" w:author="Rachel Shipsey" w:date="2025-06-23T15:21:00Z"/>
        </w:rPr>
        <w:pPrChange w:id="18705" w:author="Rachel Shipsey" w:date="2025-06-23T15:41:00Z">
          <w:pPr>
            <w:ind w:left="709"/>
          </w:pPr>
        </w:pPrChange>
      </w:pPr>
      <w:del w:id="18706" w:author="Rachel Shipsey" w:date="2025-06-09T11:43:00Z">
        <w:r w:rsidDel="00497FED">
          <w:delText>1</w:delText>
        </w:r>
        <w:r w:rsidR="00E12E34" w:rsidDel="00497FED">
          <w:delText>6</w:delText>
        </w:r>
        <w:r w:rsidDel="00497FED">
          <w:delText>.</w:delText>
        </w:r>
        <w:r w:rsidR="00C50DA3" w:rsidDel="00497FED">
          <w:delText>2</w:delText>
        </w:r>
        <w:r w:rsidDel="00497FED">
          <w:delText xml:space="preserve">.4 </w:delText>
        </w:r>
      </w:del>
      <w:bookmarkStart w:id="18707" w:name="_Toc201320343"/>
      <w:ins w:id="18708" w:author="Rachel Elizabeth" w:date="2025-05-19T17:02:00Z">
        <w:del w:id="18709" w:author="Rachel Shipsey" w:date="2025-06-23T15:21:00Z">
          <w:r w:rsidR="00054CF4" w:rsidRPr="00EA3603" w:rsidDel="008D26A9">
            <w:delText>Zambia</w:delText>
          </w:r>
          <w:bookmarkEnd w:id="18707"/>
        </w:del>
      </w:ins>
    </w:p>
    <w:p w14:paraId="463C9E7C" w14:textId="26223E8A" w:rsidR="00054CF4" w:rsidDel="008D26A9" w:rsidRDefault="00054CF4">
      <w:pPr>
        <w:pStyle w:val="ListParagraph"/>
        <w:spacing w:after="0" w:line="276" w:lineRule="auto"/>
        <w:jc w:val="both"/>
        <w:rPr>
          <w:ins w:id="18710" w:author="Rachel Elizabeth" w:date="2025-05-19T17:02:00Z"/>
          <w:del w:id="18711" w:author="Rachel Shipsey" w:date="2025-06-23T15:21:00Z"/>
          <w:rFonts w:cs="Arial"/>
        </w:rPr>
        <w:pPrChange w:id="18712" w:author="Rachel Shipsey" w:date="2025-06-23T15:41:00Z">
          <w:pPr>
            <w:ind w:left="709"/>
          </w:pPr>
        </w:pPrChange>
      </w:pPr>
      <w:ins w:id="18713" w:author="Rachel Elizabeth" w:date="2025-05-19T17:02:00Z">
        <w:del w:id="18714" w:author="Rachel Shipsey" w:date="2025-06-23T15:21:00Z">
          <w:r w:rsidRPr="00BA3B71" w:rsidDel="008D26A9">
            <w:rPr>
              <w:rFonts w:cs="Arial"/>
            </w:rPr>
            <w:delText xml:space="preserve">Zambia had expected to conduct a national population and housing census in 2020, but due to the COVID-19 pandemic and funding constraints, the census was delayed until 2022. The previous census was conducted in 2010. WorldPop, along with other project partners, started work with the Zambia Statistics Agency (ZamStats) in 2018 during the intercensal period, as part of the </w:delText>
          </w:r>
          <w:r w:rsidDel="008D26A9">
            <w:rPr>
              <w:rFonts w:cs="Arial"/>
            </w:rPr>
            <w:fldChar w:fldCharType="begin"/>
          </w:r>
          <w:r w:rsidDel="008D26A9">
            <w:rPr>
              <w:rFonts w:cs="Arial"/>
            </w:rPr>
            <w:delInstrText>HYPERLINK "https://grid3.org/about-us"</w:delInstrText>
          </w:r>
          <w:r w:rsidDel="008D26A9">
            <w:rPr>
              <w:rFonts w:cs="Arial"/>
            </w:rPr>
          </w:r>
          <w:r w:rsidDel="008D26A9">
            <w:rPr>
              <w:rFonts w:cs="Arial"/>
            </w:rPr>
            <w:fldChar w:fldCharType="separate"/>
          </w:r>
          <w:r w:rsidRPr="001A252E" w:rsidDel="008D26A9">
            <w:rPr>
              <w:rStyle w:val="Hyperlink"/>
              <w:rFonts w:cs="Arial"/>
            </w:rPr>
            <w:delText>GRID3 project</w:delText>
          </w:r>
          <w:r w:rsidDel="008D26A9">
            <w:rPr>
              <w:rFonts w:cs="Arial"/>
            </w:rPr>
            <w:fldChar w:fldCharType="end"/>
          </w:r>
          <w:r w:rsidRPr="00BA3B71" w:rsidDel="008D26A9">
            <w:rPr>
              <w:rFonts w:cs="Arial"/>
            </w:rPr>
            <w:delText xml:space="preserve">. </w:delText>
          </w:r>
        </w:del>
      </w:ins>
    </w:p>
    <w:p w14:paraId="1E98E812" w14:textId="11A530C3" w:rsidR="00054CF4" w:rsidDel="008D26A9" w:rsidRDefault="00054CF4">
      <w:pPr>
        <w:pStyle w:val="ListParagraph"/>
        <w:spacing w:after="0" w:line="276" w:lineRule="auto"/>
        <w:jc w:val="both"/>
        <w:rPr>
          <w:ins w:id="18715" w:author="Rachel Elizabeth" w:date="2025-05-19T17:02:00Z"/>
          <w:del w:id="18716" w:author="Rachel Shipsey" w:date="2025-06-23T15:21:00Z"/>
          <w:rFonts w:cs="Arial"/>
        </w:rPr>
        <w:pPrChange w:id="18717" w:author="Rachel Shipsey" w:date="2025-06-23T15:41:00Z">
          <w:pPr>
            <w:ind w:left="709"/>
          </w:pPr>
        </w:pPrChange>
      </w:pPr>
      <w:ins w:id="18718" w:author="Rachel Elizabeth" w:date="2025-05-19T17:02:00Z">
        <w:del w:id="18719" w:author="Rachel Shipsey" w:date="2025-06-23T15:21:00Z">
          <w:r w:rsidRPr="00BA3B71" w:rsidDel="008D26A9">
            <w:rPr>
              <w:rFonts w:cs="Arial"/>
            </w:rPr>
            <w:delText xml:space="preserve">As part of the GRID3 project, WorldPop worked with ZamStats to develop </w:delText>
          </w:r>
          <w:r w:rsidDel="008D26A9">
            <w:rPr>
              <w:rFonts w:cs="Arial"/>
            </w:rPr>
            <w:fldChar w:fldCharType="begin"/>
          </w:r>
          <w:r w:rsidDel="008D26A9">
            <w:rPr>
              <w:rFonts w:cs="Arial"/>
            </w:rPr>
            <w:delInstrText>HYPERLINK "https://grid3.org/news/zambia-partners-with-grid3-to-produce-pop-estimates"</w:delInstrText>
          </w:r>
          <w:r w:rsidDel="008D26A9">
            <w:rPr>
              <w:rFonts w:cs="Arial"/>
            </w:rPr>
          </w:r>
          <w:r w:rsidDel="008D26A9">
            <w:rPr>
              <w:rFonts w:cs="Arial"/>
            </w:rPr>
            <w:fldChar w:fldCharType="separate"/>
          </w:r>
          <w:r w:rsidRPr="001A252E" w:rsidDel="008D26A9">
            <w:rPr>
              <w:rStyle w:val="Hyperlink"/>
              <w:rFonts w:cs="Arial"/>
            </w:rPr>
            <w:delText>bottom-up modelled population estimates</w:delText>
          </w:r>
          <w:r w:rsidDel="008D26A9">
            <w:rPr>
              <w:rFonts w:cs="Arial"/>
            </w:rPr>
            <w:fldChar w:fldCharType="end"/>
          </w:r>
          <w:r w:rsidRPr="00BA3B71" w:rsidDel="008D26A9">
            <w:rPr>
              <w:rFonts w:cs="Arial"/>
            </w:rPr>
            <w:delText xml:space="preserve">. Population counts from existing household survey listings and pilot census cartography, were integrated with detailed geospatial data on buildings in a Bayesian statistical modelling framework. Modelled estimates included gridded counts of population, for grid cells of approximately 100m x 100m across the country, along with statistical estimates of uncertainty. </w:delText>
          </w:r>
        </w:del>
      </w:ins>
    </w:p>
    <w:p w14:paraId="6B0BB907" w14:textId="77578CF6" w:rsidR="00054CF4" w:rsidRPr="00BA3B71" w:rsidDel="008D26A9" w:rsidRDefault="00054CF4">
      <w:pPr>
        <w:pStyle w:val="ListParagraph"/>
        <w:spacing w:after="0" w:line="276" w:lineRule="auto"/>
        <w:jc w:val="both"/>
        <w:rPr>
          <w:ins w:id="18720" w:author="Rachel Elizabeth" w:date="2025-05-19T17:02:00Z"/>
          <w:del w:id="18721" w:author="Rachel Shipsey" w:date="2025-06-23T15:21:00Z"/>
          <w:rFonts w:cs="Arial"/>
        </w:rPr>
        <w:pPrChange w:id="18722" w:author="Rachel Shipsey" w:date="2025-06-23T15:41:00Z">
          <w:pPr>
            <w:ind w:left="709"/>
          </w:pPr>
        </w:pPrChange>
      </w:pPr>
      <w:ins w:id="18723" w:author="Rachel Elizabeth" w:date="2025-05-19T17:02:00Z">
        <w:del w:id="18724" w:author="Rachel Shipsey" w:date="2025-06-23T15:21:00Z">
          <w:r w:rsidRPr="00BA3B71" w:rsidDel="008D26A9">
            <w:rPr>
              <w:rFonts w:cs="Arial"/>
            </w:rPr>
            <w:delText xml:space="preserve">The completion of the bottom-up modelled population estimates in early 2020, coincided with the early stages of the COVID-19 pandemic. Following review and approval of the estimates by ZamStats, the dataset was openly published as operational population estimates, and used in a range of applications. This included </w:delText>
          </w:r>
          <w:r w:rsidDel="008D26A9">
            <w:rPr>
              <w:rFonts w:cs="Arial"/>
            </w:rPr>
            <w:fldChar w:fldCharType="begin"/>
          </w:r>
          <w:r w:rsidDel="008D26A9">
            <w:rPr>
              <w:rFonts w:cs="Arial"/>
            </w:rPr>
            <w:delInstrText>HYPERLINK "https://grid3.org/news/zambia-control-malaria"</w:delInstrText>
          </w:r>
          <w:r w:rsidDel="008D26A9">
            <w:rPr>
              <w:rFonts w:cs="Arial"/>
            </w:rPr>
          </w:r>
          <w:r w:rsidDel="008D26A9">
            <w:rPr>
              <w:rFonts w:cs="Arial"/>
            </w:rPr>
            <w:fldChar w:fldCharType="separate"/>
          </w:r>
          <w:r w:rsidRPr="001A252E" w:rsidDel="008D26A9">
            <w:rPr>
              <w:rStyle w:val="Hyperlink"/>
              <w:rFonts w:cs="Arial"/>
            </w:rPr>
            <w:delText>integrating the modelled population estimates into detailed microplanning maps</w:delText>
          </w:r>
          <w:r w:rsidDel="008D26A9">
            <w:rPr>
              <w:rFonts w:cs="Arial"/>
            </w:rPr>
            <w:fldChar w:fldCharType="end"/>
          </w:r>
          <w:r w:rsidRPr="00BA3B71" w:rsidDel="008D26A9">
            <w:rPr>
              <w:rFonts w:cs="Arial"/>
            </w:rPr>
            <w:delText xml:space="preserve"> to support the National Malaria Elimination Centre in identifying where to deploy indoor residual spraying or insecticide-treated nets, as part of malaria control programming. Subsequently the population estimates were used </w:delText>
          </w:r>
          <w:r w:rsidDel="008D26A9">
            <w:rPr>
              <w:rFonts w:cs="Arial"/>
            </w:rPr>
            <w:fldChar w:fldCharType="begin"/>
          </w:r>
          <w:r w:rsidDel="008D26A9">
            <w:rPr>
              <w:rFonts w:cs="Arial"/>
            </w:rPr>
            <w:delInstrText>HYPERLINK "https://grid3.org/news/maps-covid19-vaccination-zambia"</w:delInstrText>
          </w:r>
          <w:r w:rsidDel="008D26A9">
            <w:rPr>
              <w:rFonts w:cs="Arial"/>
            </w:rPr>
          </w:r>
          <w:r w:rsidDel="008D26A9">
            <w:rPr>
              <w:rFonts w:cs="Arial"/>
            </w:rPr>
            <w:fldChar w:fldCharType="separate"/>
          </w:r>
          <w:r w:rsidRPr="00B61F22" w:rsidDel="008D26A9">
            <w:rPr>
              <w:rStyle w:val="Hyperlink"/>
              <w:rFonts w:cs="Arial"/>
            </w:rPr>
            <w:delText>microplanning maps to support the national COVID-19 vaccination roll-out</w:delText>
          </w:r>
          <w:r w:rsidDel="008D26A9">
            <w:rPr>
              <w:rFonts w:cs="Arial"/>
            </w:rPr>
            <w:fldChar w:fldCharType="end"/>
          </w:r>
          <w:r w:rsidRPr="00BA3B71" w:rsidDel="008D26A9">
            <w:rPr>
              <w:rFonts w:cs="Arial"/>
            </w:rPr>
            <w:delText xml:space="preserve"> by the Enhanced Programme on Immunisation and Ministry of Health. </w:delText>
          </w:r>
        </w:del>
      </w:ins>
    </w:p>
    <w:p w14:paraId="3BC62E1D" w14:textId="184DF423" w:rsidR="00054CF4" w:rsidRPr="00BA3B71" w:rsidDel="008D26A9" w:rsidRDefault="00054CF4">
      <w:pPr>
        <w:pStyle w:val="ListParagraph"/>
        <w:spacing w:after="0" w:line="276" w:lineRule="auto"/>
        <w:jc w:val="both"/>
        <w:rPr>
          <w:ins w:id="18725" w:author="Rachel Elizabeth" w:date="2025-05-19T17:02:00Z"/>
          <w:del w:id="18726" w:author="Rachel Shipsey" w:date="2025-06-23T15:21:00Z"/>
          <w:rFonts w:cs="Arial"/>
        </w:rPr>
        <w:pPrChange w:id="18727" w:author="Rachel Shipsey" w:date="2025-06-23T15:41:00Z">
          <w:pPr>
            <w:ind w:left="709"/>
          </w:pPr>
        </w:pPrChange>
      </w:pPr>
      <w:ins w:id="18728" w:author="Rachel Elizabeth" w:date="2025-05-19T17:02:00Z">
        <w:del w:id="18729" w:author="Rachel Shipsey" w:date="2025-06-23T15:21:00Z">
          <w:r w:rsidRPr="00BA3B71" w:rsidDel="008D26A9">
            <w:rPr>
              <w:rFonts w:cs="Arial"/>
            </w:rPr>
            <w:delText xml:space="preserve">In preparing for the 2022 census, ZamStats were also interested in exploring modelled estimates of household counts. Based on the bottom-up modelled population estimates and survey data on household size, WorldPop provided ZamStats with estimates of household counts, which were intended to support in reviewing enumeration areas (EAs). In particular, identifying where the number of households in a single EA may be too large, necessitating potential adjustment of EA boundaries. </w:delText>
          </w:r>
        </w:del>
      </w:ins>
    </w:p>
    <w:p w14:paraId="3CE3F004" w14:textId="2C28A829" w:rsidR="00054CF4" w:rsidDel="008D26A9" w:rsidRDefault="00054CF4">
      <w:pPr>
        <w:pStyle w:val="ListParagraph"/>
        <w:spacing w:after="0" w:line="276" w:lineRule="auto"/>
        <w:jc w:val="both"/>
        <w:rPr>
          <w:ins w:id="18730" w:author="Rachel Elizabeth" w:date="2025-05-19T17:02:00Z"/>
          <w:del w:id="18731" w:author="Rachel Shipsey" w:date="2025-06-23T15:21:00Z"/>
          <w:rFonts w:cs="Arial"/>
        </w:rPr>
        <w:pPrChange w:id="18732" w:author="Rachel Shipsey" w:date="2025-06-23T15:41:00Z">
          <w:pPr>
            <w:ind w:left="709"/>
          </w:pPr>
        </w:pPrChange>
      </w:pPr>
      <w:ins w:id="18733" w:author="Rachel Elizabeth" w:date="2025-05-19T17:02:00Z">
        <w:del w:id="18734" w:author="Rachel Shipsey" w:date="2025-06-23T15:21:00Z">
          <w:r w:rsidRPr="00BA3B71" w:rsidDel="008D26A9">
            <w:rPr>
              <w:rFonts w:cs="Arial"/>
            </w:rPr>
            <w:delText>The sixth National Population and Housing census was completed in 2022, and was Zambia's first fully</w:delText>
          </w:r>
          <w:r w:rsidDel="008D26A9">
            <w:rPr>
              <w:rFonts w:cs="Arial"/>
            </w:rPr>
            <w:delText xml:space="preserve"> </w:delText>
          </w:r>
          <w:r w:rsidRPr="00BA3B71" w:rsidDel="008D26A9">
            <w:rPr>
              <w:rFonts w:cs="Arial"/>
            </w:rPr>
            <w:delText>georeferenced census, with the location of all residential households recorded nationally. Following the completion of the census, WorldPop worked with ZamStats to produce top-down gridded estimates from the preliminary census results. Ward-level counts of total population were spatially disaggregated using a top-down approach, with geolocated household locations used as a mask to spatially constrain population estimates to the subset of grid cells with residential households recorded. The resulting gridded population estimates are aligned with the preliminary census results on total population, but provide population estimates at 100m spatial resolution, enabling insights into the spatial distribution of population at the sub-ward level. These gridded estimates are expected to be updated based on the final census data in 2025</w:delText>
          </w:r>
          <w:r w:rsidDel="008D26A9">
            <w:rPr>
              <w:rFonts w:cs="Arial"/>
            </w:rPr>
            <w:delText xml:space="preserve">. </w:delText>
          </w:r>
        </w:del>
      </w:ins>
    </w:p>
    <w:p w14:paraId="0F7BAF5C" w14:textId="6718A297" w:rsidR="00054CF4" w:rsidDel="008D26A9" w:rsidRDefault="00054CF4">
      <w:pPr>
        <w:pStyle w:val="ListParagraph"/>
        <w:spacing w:after="0" w:line="276" w:lineRule="auto"/>
        <w:jc w:val="both"/>
        <w:rPr>
          <w:ins w:id="18735" w:author="Rachel Elizabeth" w:date="2025-05-19T17:02:00Z"/>
          <w:del w:id="18736" w:author="Rachel Shipsey" w:date="2025-06-23T15:21:00Z"/>
          <w:rFonts w:cs="Arial"/>
          <w:b/>
          <w:bCs/>
        </w:rPr>
        <w:pPrChange w:id="18737" w:author="Rachel Shipsey" w:date="2025-06-23T15:41:00Z">
          <w:pPr>
            <w:ind w:left="709"/>
          </w:pPr>
        </w:pPrChange>
      </w:pPr>
      <w:ins w:id="18738" w:author="Rachel Elizabeth" w:date="2025-05-19T17:02:00Z">
        <w:del w:id="18739" w:author="Rachel Shipsey" w:date="2025-06-23T15:21:00Z">
          <w:r w:rsidDel="008D26A9">
            <w:rPr>
              <w:rFonts w:cs="Arial"/>
            </w:rPr>
            <w:delText>Work to compare the Zambia bottom-up modelled estimates against the subsequent 2022 census results is ongoing.</w:delText>
          </w:r>
        </w:del>
      </w:ins>
    </w:p>
    <w:p w14:paraId="17031119" w14:textId="3722640E" w:rsidR="00054CF4" w:rsidDel="008D26A9" w:rsidRDefault="00054CF4">
      <w:pPr>
        <w:pStyle w:val="ListParagraph"/>
        <w:spacing w:after="0" w:line="276" w:lineRule="auto"/>
        <w:jc w:val="both"/>
        <w:rPr>
          <w:ins w:id="18740" w:author="Rachel Elizabeth" w:date="2025-05-19T17:02:00Z"/>
          <w:del w:id="18741" w:author="Rachel Shipsey" w:date="2025-06-23T15:21:00Z"/>
          <w:rFonts w:cs="Arial"/>
          <w:b/>
          <w:bCs/>
        </w:rPr>
        <w:pPrChange w:id="18742" w:author="Rachel Shipsey" w:date="2025-06-23T15:41:00Z">
          <w:pPr>
            <w:ind w:left="709"/>
          </w:pPr>
        </w:pPrChange>
      </w:pPr>
    </w:p>
    <w:p w14:paraId="6BB3BA28" w14:textId="495C372F" w:rsidR="00054CF4" w:rsidDel="008D26A9" w:rsidRDefault="003C494C">
      <w:pPr>
        <w:pStyle w:val="ListParagraph"/>
        <w:spacing w:after="0" w:line="276" w:lineRule="auto"/>
        <w:jc w:val="both"/>
        <w:rPr>
          <w:ins w:id="18743" w:author="Rachel Elizabeth" w:date="2025-05-19T17:02:00Z"/>
          <w:del w:id="18744" w:author="Rachel Shipsey" w:date="2025-06-23T15:21:00Z"/>
        </w:rPr>
        <w:pPrChange w:id="18745" w:author="Rachel Shipsey" w:date="2025-06-23T15:41:00Z">
          <w:pPr>
            <w:ind w:left="709"/>
          </w:pPr>
        </w:pPrChange>
      </w:pPr>
      <w:del w:id="18746" w:author="Rachel Shipsey" w:date="2025-06-09T11:43:00Z">
        <w:r w:rsidDel="00497FED">
          <w:delText>1</w:delText>
        </w:r>
        <w:r w:rsidR="00E12E34" w:rsidDel="00497FED">
          <w:delText>6</w:delText>
        </w:r>
        <w:r w:rsidDel="00497FED">
          <w:delText>.</w:delText>
        </w:r>
        <w:r w:rsidR="00C50DA3" w:rsidDel="00497FED">
          <w:delText>2</w:delText>
        </w:r>
        <w:r w:rsidDel="00497FED">
          <w:delText xml:space="preserve">.5 </w:delText>
        </w:r>
      </w:del>
      <w:bookmarkStart w:id="18747" w:name="_Toc201320344"/>
      <w:ins w:id="18748" w:author="Rachel Elizabeth" w:date="2025-05-19T17:02:00Z">
        <w:del w:id="18749" w:author="Rachel Shipsey" w:date="2025-06-23T15:21:00Z">
          <w:r w:rsidR="00054CF4" w:rsidDel="008D26A9">
            <w:delText>Ethiopia</w:delText>
          </w:r>
          <w:bookmarkEnd w:id="18747"/>
        </w:del>
      </w:ins>
    </w:p>
    <w:p w14:paraId="68F974B5" w14:textId="7702E420" w:rsidR="00054CF4" w:rsidDel="008D26A9" w:rsidRDefault="00054CF4">
      <w:pPr>
        <w:pStyle w:val="ListParagraph"/>
        <w:spacing w:after="0" w:line="276" w:lineRule="auto"/>
        <w:jc w:val="both"/>
        <w:rPr>
          <w:ins w:id="18750" w:author="Rachel Elizabeth" w:date="2025-05-19T17:02:00Z"/>
          <w:del w:id="18751" w:author="Rachel Shipsey" w:date="2025-06-23T15:21:00Z"/>
          <w:rFonts w:cs="Arial"/>
        </w:rPr>
        <w:pPrChange w:id="18752" w:author="Rachel Shipsey" w:date="2025-06-23T15:41:00Z">
          <w:pPr>
            <w:ind w:left="709"/>
          </w:pPr>
        </w:pPrChange>
      </w:pPr>
      <w:ins w:id="18753" w:author="Rachel Elizabeth" w:date="2025-05-19T17:02:00Z">
        <w:del w:id="18754" w:author="Rachel Shipsey" w:date="2025-06-23T15:21:00Z">
          <w:r w:rsidRPr="005950B0" w:rsidDel="008D26A9">
            <w:rPr>
              <w:rFonts w:cs="Arial"/>
            </w:rPr>
            <w:delText xml:space="preserve">Ethiopia has not conducted as official census since 1974. They therefore have significant data gaps that </w:delText>
          </w:r>
          <w:r w:rsidDel="008D26A9">
            <w:rPr>
              <w:rFonts w:cs="Arial"/>
            </w:rPr>
            <w:delText>make the planning and delivery of policy difficult without the detailed evidence to support it.</w:delText>
          </w:r>
        </w:del>
      </w:ins>
    </w:p>
    <w:p w14:paraId="44FF3E69" w14:textId="0C58EBE3" w:rsidR="00054CF4" w:rsidDel="008D26A9" w:rsidRDefault="00054CF4">
      <w:pPr>
        <w:pStyle w:val="ListParagraph"/>
        <w:spacing w:after="0" w:line="276" w:lineRule="auto"/>
        <w:jc w:val="both"/>
        <w:rPr>
          <w:ins w:id="18755" w:author="Rachel Elizabeth" w:date="2025-05-19T17:02:00Z"/>
          <w:del w:id="18756" w:author="Rachel Shipsey" w:date="2025-06-23T15:21:00Z"/>
          <w:rFonts w:cs="Arial"/>
        </w:rPr>
        <w:pPrChange w:id="18757" w:author="Rachel Shipsey" w:date="2025-06-23T15:41:00Z">
          <w:pPr>
            <w:ind w:left="709"/>
          </w:pPr>
        </w:pPrChange>
      </w:pPr>
      <w:ins w:id="18758" w:author="Rachel Elizabeth" w:date="2025-05-19T17:02:00Z">
        <w:del w:id="18759" w:author="Rachel Shipsey" w:date="2025-06-23T15:21:00Z">
          <w:r w:rsidDel="008D26A9">
            <w:rPr>
              <w:rFonts w:cs="Arial"/>
            </w:rPr>
            <w:delText>In 2023, the Ethiopian Statistical Service (ESS) and UNFPA approached WorldPop about support to model population at the national level based on available survey data. Both bottom-up and top-down methods were considered, but based on the availability of 2015-17 census cartography data with complete coverage for the country, a top-down methodology was selected.</w:delText>
          </w:r>
        </w:del>
      </w:ins>
    </w:p>
    <w:p w14:paraId="0F0A2940" w14:textId="04D26126" w:rsidR="00054CF4" w:rsidDel="008D26A9" w:rsidRDefault="00054CF4">
      <w:pPr>
        <w:pStyle w:val="ListParagraph"/>
        <w:spacing w:after="0" w:line="276" w:lineRule="auto"/>
        <w:jc w:val="both"/>
        <w:rPr>
          <w:ins w:id="18760" w:author="Rachel Elizabeth" w:date="2025-05-19T17:02:00Z"/>
          <w:del w:id="18761" w:author="Rachel Shipsey" w:date="2025-06-23T15:21:00Z"/>
          <w:rFonts w:eastAsia="Times New Roman" w:cs="Arial"/>
        </w:rPr>
        <w:pPrChange w:id="18762" w:author="Rachel Shipsey" w:date="2025-06-23T15:41:00Z">
          <w:pPr>
            <w:ind w:left="709"/>
          </w:pPr>
        </w:pPrChange>
      </w:pPr>
      <w:ins w:id="18763" w:author="Rachel Elizabeth" w:date="2025-05-19T17:02:00Z">
        <w:del w:id="18764" w:author="Rachel Shipsey" w:date="2025-06-23T15:21:00Z">
          <w:r w:rsidDel="008D26A9">
            <w:rPr>
              <w:rFonts w:cs="Arial"/>
            </w:rPr>
            <w:delText xml:space="preserve">The household points from the cartographic survey were combined with the administrative boundaries to produce a count of the number of households per administrative area, and these were then integrated with geospatial covariates such </w:delText>
          </w:r>
          <w:r w:rsidRPr="003D3355" w:rsidDel="008D26A9">
            <w:rPr>
              <w:rFonts w:cs="Arial"/>
            </w:rPr>
            <w:delText>as d</w:delText>
          </w:r>
          <w:r w:rsidRPr="003D3355" w:rsidDel="008D26A9">
            <w:rPr>
              <w:rFonts w:eastAsia="Times New Roman" w:cs="Arial"/>
            </w:rPr>
            <w:delText xml:space="preserve">istance to </w:delText>
          </w:r>
          <w:r w:rsidDel="008D26A9">
            <w:rPr>
              <w:rFonts w:eastAsia="Times New Roman" w:cs="Arial"/>
            </w:rPr>
            <w:delText xml:space="preserve">specific </w:delText>
          </w:r>
          <w:r w:rsidRPr="003D3355" w:rsidDel="008D26A9">
            <w:rPr>
              <w:rFonts w:eastAsia="Times New Roman" w:cs="Arial"/>
            </w:rPr>
            <w:delText>land cover</w:delText>
          </w:r>
          <w:r w:rsidDel="008D26A9">
            <w:rPr>
              <w:rFonts w:eastAsia="Times New Roman" w:cs="Arial"/>
            </w:rPr>
            <w:delText xml:space="preserve"> classes</w:delText>
          </w:r>
          <w:r w:rsidRPr="003D3355" w:rsidDel="008D26A9">
            <w:rPr>
              <w:rFonts w:eastAsia="Times New Roman" w:cs="Arial"/>
            </w:rPr>
            <w:delText>, mean precipitation and temperature, slope and elevation, distance to coastline, schools, health facilities, market places, roads, built settlements, and night-time lights to produce the modelled estimates. Because building footprints contain different structure types (e.g. industrial areas, warehouses), information on the non-residential status of the buildings was also used with the residential characteristics of the building footprints were derived from the global human settlement layer.</w:delText>
          </w:r>
        </w:del>
      </w:ins>
    </w:p>
    <w:p w14:paraId="13DD2D55" w14:textId="38DBFA28" w:rsidR="00054CF4" w:rsidRPr="005950B0" w:rsidDel="008D26A9" w:rsidRDefault="00054CF4">
      <w:pPr>
        <w:pStyle w:val="ListParagraph"/>
        <w:spacing w:after="0" w:line="276" w:lineRule="auto"/>
        <w:jc w:val="both"/>
        <w:rPr>
          <w:ins w:id="18765" w:author="Rachel Elizabeth" w:date="2025-05-19T17:02:00Z"/>
          <w:del w:id="18766" w:author="Rachel Shipsey" w:date="2025-06-23T15:21:00Z"/>
          <w:rFonts w:cs="Arial"/>
        </w:rPr>
        <w:pPrChange w:id="18767" w:author="Rachel Shipsey" w:date="2025-06-23T15:41:00Z">
          <w:pPr>
            <w:ind w:left="709"/>
          </w:pPr>
        </w:pPrChange>
      </w:pPr>
      <w:ins w:id="18768" w:author="Rachel Elizabeth" w:date="2025-05-19T17:02:00Z">
        <w:del w:id="18769" w:author="Rachel Shipsey" w:date="2025-06-23T15:21:00Z">
          <w:r w:rsidDel="008D26A9">
            <w:rPr>
              <w:rFonts w:eastAsia="Times New Roman" w:cs="Arial"/>
            </w:rPr>
            <w:delText>Population estimates for the whole of Ethiopia were produced, and work is now taking place to validate and refine these estimates so that they can be published by ESS.</w:delText>
          </w:r>
        </w:del>
      </w:ins>
    </w:p>
    <w:p w14:paraId="2720C862" w14:textId="6A18B0BD" w:rsidR="00054CF4" w:rsidRPr="0002514A" w:rsidDel="008D26A9" w:rsidRDefault="00054CF4">
      <w:pPr>
        <w:pStyle w:val="ListParagraph"/>
        <w:spacing w:after="0" w:line="276" w:lineRule="auto"/>
        <w:jc w:val="both"/>
        <w:rPr>
          <w:ins w:id="18770" w:author="Rachel Elizabeth" w:date="2025-05-19T17:02:00Z"/>
          <w:del w:id="18771" w:author="Rachel Shipsey" w:date="2025-06-23T15:21:00Z"/>
        </w:rPr>
        <w:pPrChange w:id="18772" w:author="Rachel Shipsey" w:date="2025-06-23T15:41:00Z">
          <w:pPr>
            <w:ind w:left="709"/>
          </w:pPr>
        </w:pPrChange>
      </w:pPr>
    </w:p>
    <w:p w14:paraId="2FB41B6A" w14:textId="008A32DF" w:rsidR="00054CF4" w:rsidRPr="007030E9" w:rsidDel="008D26A9" w:rsidRDefault="00E12E34">
      <w:pPr>
        <w:pStyle w:val="ListParagraph"/>
        <w:spacing w:after="0" w:line="276" w:lineRule="auto"/>
        <w:jc w:val="both"/>
        <w:rPr>
          <w:ins w:id="18773" w:author="Rachel Elizabeth" w:date="2025-05-19T17:02:00Z"/>
          <w:del w:id="18774" w:author="Rachel Shipsey" w:date="2025-06-23T15:21:00Z"/>
        </w:rPr>
        <w:pPrChange w:id="18775" w:author="Rachel Shipsey" w:date="2025-06-23T15:41:00Z">
          <w:pPr>
            <w:numPr>
              <w:ilvl w:val="1"/>
              <w:numId w:val="180"/>
            </w:numPr>
            <w:spacing w:line="278" w:lineRule="auto"/>
            <w:ind w:left="709" w:hanging="360"/>
          </w:pPr>
        </w:pPrChange>
      </w:pPr>
      <w:del w:id="18776" w:author="Rachel Shipsey" w:date="2025-06-23T15:21:00Z">
        <w:r w:rsidDel="008D26A9">
          <w:delText xml:space="preserve"> </w:delText>
        </w:r>
      </w:del>
      <w:bookmarkStart w:id="18777" w:name="_Toc201320345"/>
      <w:ins w:id="18778" w:author="Rachel Elizabeth" w:date="2025-05-19T17:02:00Z">
        <w:del w:id="18779" w:author="Rachel Shipsey" w:date="2025-06-23T15:21:00Z">
          <w:r w:rsidR="00054CF4" w:rsidRPr="007030E9" w:rsidDel="008D26A9">
            <w:delText>Challenges and Lessons Learnt</w:delText>
          </w:r>
          <w:bookmarkEnd w:id="18777"/>
        </w:del>
      </w:ins>
    </w:p>
    <w:p w14:paraId="2B8C73BF" w14:textId="5B02B1F1" w:rsidR="00054CF4" w:rsidRPr="007030E9" w:rsidDel="008D26A9" w:rsidRDefault="00054CF4">
      <w:pPr>
        <w:pStyle w:val="ListParagraph"/>
        <w:spacing w:after="0" w:line="276" w:lineRule="auto"/>
        <w:jc w:val="both"/>
        <w:rPr>
          <w:ins w:id="18780" w:author="Rachel Elizabeth" w:date="2025-05-19T17:02:00Z"/>
          <w:del w:id="18781" w:author="Rachel Shipsey" w:date="2025-06-23T15:21:00Z"/>
          <w:rFonts w:cs="Arial"/>
          <w:rPrChange w:id="18782" w:author="Rachel Shipsey" w:date="2025-06-20T10:47:00Z">
            <w:rPr>
              <w:ins w:id="18783" w:author="Rachel Elizabeth" w:date="2025-05-19T17:02:00Z"/>
              <w:del w:id="18784" w:author="Rachel Shipsey" w:date="2025-06-23T15:21:00Z"/>
            </w:rPr>
          </w:rPrChange>
        </w:rPr>
        <w:pPrChange w:id="18785" w:author="Rachel Shipsey" w:date="2025-06-23T15:41:00Z">
          <w:pPr>
            <w:pStyle w:val="ListParagraph"/>
            <w:numPr>
              <w:numId w:val="181"/>
            </w:numPr>
            <w:spacing w:line="278" w:lineRule="auto"/>
            <w:ind w:left="993" w:hanging="360"/>
          </w:pPr>
        </w:pPrChange>
      </w:pPr>
      <w:ins w:id="18786" w:author="Rachel Elizabeth" w:date="2025-05-19T17:02:00Z">
        <w:del w:id="18787" w:author="Rachel Shipsey" w:date="2025-06-23T15:21:00Z">
          <w:r w:rsidRPr="007030E9" w:rsidDel="008D26A9">
            <w:rPr>
              <w:rFonts w:cs="Arial"/>
              <w:rPrChange w:id="18788" w:author="Rachel Shipsey" w:date="2025-06-20T10:47:00Z">
                <w:rPr/>
              </w:rPrChange>
            </w:rPr>
            <w:delText>The use of modelled data does not replace the census process. Instead, modelled estimates are a supplement to a more traditional census by filling gaps in the data, and providing high-resolution estimates during the inter-censal period.</w:delText>
          </w:r>
        </w:del>
      </w:ins>
    </w:p>
    <w:p w14:paraId="46412FBE" w14:textId="11714930" w:rsidR="00054CF4" w:rsidRPr="00862EDF" w:rsidDel="008D26A9" w:rsidRDefault="00054CF4">
      <w:pPr>
        <w:pStyle w:val="ListParagraph"/>
        <w:spacing w:after="0" w:line="276" w:lineRule="auto"/>
        <w:jc w:val="both"/>
        <w:rPr>
          <w:ins w:id="18789" w:author="Rachel Elizabeth" w:date="2025-05-19T17:02:00Z"/>
          <w:del w:id="18790" w:author="Rachel Shipsey" w:date="2025-06-23T15:21:00Z"/>
          <w:rFonts w:cs="Arial"/>
        </w:rPr>
        <w:pPrChange w:id="18791" w:author="Rachel Shipsey" w:date="2025-06-23T15:41:00Z">
          <w:pPr>
            <w:pStyle w:val="ListParagraph"/>
            <w:ind w:left="993"/>
          </w:pPr>
        </w:pPrChange>
      </w:pPr>
    </w:p>
    <w:p w14:paraId="4DD15F31" w14:textId="0C51BE89" w:rsidR="00054CF4" w:rsidRPr="007030E9" w:rsidDel="008D26A9" w:rsidRDefault="00054CF4">
      <w:pPr>
        <w:pStyle w:val="ListParagraph"/>
        <w:spacing w:after="0" w:line="276" w:lineRule="auto"/>
        <w:jc w:val="both"/>
        <w:rPr>
          <w:ins w:id="18792" w:author="Rachel Elizabeth" w:date="2025-05-19T17:02:00Z"/>
          <w:del w:id="18793" w:author="Rachel Shipsey" w:date="2025-06-23T15:21:00Z"/>
          <w:rFonts w:cs="Arial"/>
          <w:rPrChange w:id="18794" w:author="Rachel Shipsey" w:date="2025-06-20T10:47:00Z">
            <w:rPr>
              <w:ins w:id="18795" w:author="Rachel Elizabeth" w:date="2025-05-19T17:02:00Z"/>
              <w:del w:id="18796" w:author="Rachel Shipsey" w:date="2025-06-23T15:21:00Z"/>
            </w:rPr>
          </w:rPrChange>
        </w:rPr>
        <w:pPrChange w:id="18797" w:author="Rachel Shipsey" w:date="2025-06-23T15:41:00Z">
          <w:pPr>
            <w:pStyle w:val="ListParagraph"/>
            <w:numPr>
              <w:numId w:val="181"/>
            </w:numPr>
            <w:spacing w:line="278" w:lineRule="auto"/>
            <w:ind w:left="993" w:hanging="360"/>
          </w:pPr>
        </w:pPrChange>
      </w:pPr>
      <w:ins w:id="18798" w:author="Rachel Elizabeth" w:date="2025-05-19T17:02:00Z">
        <w:del w:id="18799" w:author="Rachel Shipsey" w:date="2025-06-23T15:21:00Z">
          <w:r w:rsidRPr="007030E9" w:rsidDel="008D26A9">
            <w:rPr>
              <w:rFonts w:cs="Arial"/>
              <w:rPrChange w:id="18800" w:author="Rachel Shipsey" w:date="2025-06-20T10:47:00Z">
                <w:rPr/>
              </w:rPrChange>
            </w:rPr>
            <w:delText xml:space="preserve">Modelled population estimates are probabilistic. They are model-based and should therefore not be treated in the same way as true population counts. Instead, they are an opportunity to refine census planning when the most recent census is largely outdated, or fill gaps where a full enumeration cannot be delivered. </w:delText>
          </w:r>
        </w:del>
      </w:ins>
    </w:p>
    <w:p w14:paraId="743DCC77" w14:textId="370737F4" w:rsidR="00054CF4" w:rsidDel="008D26A9" w:rsidRDefault="00054CF4">
      <w:pPr>
        <w:pStyle w:val="ListParagraph"/>
        <w:spacing w:after="0" w:line="276" w:lineRule="auto"/>
        <w:jc w:val="both"/>
        <w:rPr>
          <w:ins w:id="18801" w:author="Rachel Elizabeth" w:date="2025-05-19T17:02:00Z"/>
          <w:del w:id="18802" w:author="Rachel Shipsey" w:date="2025-06-23T15:21:00Z"/>
          <w:rFonts w:cs="Arial"/>
        </w:rPr>
        <w:pPrChange w:id="18803" w:author="Rachel Shipsey" w:date="2025-06-23T15:41:00Z">
          <w:pPr>
            <w:pStyle w:val="ListParagraph"/>
          </w:pPr>
        </w:pPrChange>
      </w:pPr>
    </w:p>
    <w:p w14:paraId="01D9E021" w14:textId="2AFA6F99" w:rsidR="00054CF4" w:rsidRPr="00862EDF" w:rsidDel="008D26A9" w:rsidRDefault="00054CF4">
      <w:pPr>
        <w:pStyle w:val="ListParagraph"/>
        <w:spacing w:after="0" w:line="276" w:lineRule="auto"/>
        <w:jc w:val="both"/>
        <w:rPr>
          <w:ins w:id="18804" w:author="Rachel Elizabeth" w:date="2025-05-19T17:02:00Z"/>
          <w:del w:id="18805" w:author="Rachel Shipsey" w:date="2025-06-23T15:21:00Z"/>
          <w:rFonts w:cs="Arial"/>
        </w:rPr>
        <w:pPrChange w:id="18806" w:author="Rachel Shipsey" w:date="2025-06-23T15:41:00Z">
          <w:pPr>
            <w:pStyle w:val="ListParagraph"/>
            <w:ind w:left="993"/>
          </w:pPr>
        </w:pPrChange>
      </w:pPr>
    </w:p>
    <w:p w14:paraId="1E77FEDF" w14:textId="71F89A60" w:rsidR="00054CF4" w:rsidRPr="007030E9" w:rsidDel="008D26A9" w:rsidRDefault="00054CF4">
      <w:pPr>
        <w:pStyle w:val="ListParagraph"/>
        <w:spacing w:after="0" w:line="276" w:lineRule="auto"/>
        <w:jc w:val="both"/>
        <w:rPr>
          <w:ins w:id="18807" w:author="Rachel Elizabeth" w:date="2025-05-19T17:02:00Z"/>
          <w:del w:id="18808" w:author="Rachel Shipsey" w:date="2025-06-23T15:21:00Z"/>
          <w:rFonts w:cs="Arial"/>
          <w:rPrChange w:id="18809" w:author="Rachel Shipsey" w:date="2025-06-20T10:47:00Z">
            <w:rPr>
              <w:ins w:id="18810" w:author="Rachel Elizabeth" w:date="2025-05-19T17:02:00Z"/>
              <w:del w:id="18811" w:author="Rachel Shipsey" w:date="2025-06-23T15:21:00Z"/>
            </w:rPr>
          </w:rPrChange>
        </w:rPr>
        <w:pPrChange w:id="18812" w:author="Rachel Shipsey" w:date="2025-06-23T15:41:00Z">
          <w:pPr>
            <w:pStyle w:val="ListParagraph"/>
            <w:numPr>
              <w:numId w:val="181"/>
            </w:numPr>
            <w:spacing w:line="278" w:lineRule="auto"/>
            <w:ind w:left="993" w:hanging="360"/>
          </w:pPr>
        </w:pPrChange>
      </w:pPr>
      <w:ins w:id="18813" w:author="Rachel Elizabeth" w:date="2025-05-19T17:02:00Z">
        <w:del w:id="18814" w:author="Rachel Shipsey" w:date="2025-06-23T15:21:00Z">
          <w:r w:rsidRPr="007030E9" w:rsidDel="008D26A9">
            <w:rPr>
              <w:rFonts w:cs="Arial"/>
              <w:rPrChange w:id="18815" w:author="Rachel Shipsey" w:date="2025-06-20T10:47:00Z">
                <w:rPr/>
              </w:rPrChange>
            </w:rPr>
            <w:delText>Producing modelled population estimates relies on the availability of household surveys or microcensus data to provide the statistical input to the models. The higher the quality of the statistical input data, the higher the quality of the modelled outputs will be, and the smaller the measure of uncertainty around the estimates.</w:delText>
          </w:r>
        </w:del>
      </w:ins>
    </w:p>
    <w:p w14:paraId="7C798348" w14:textId="694737EE" w:rsidR="00054CF4" w:rsidDel="008D26A9" w:rsidRDefault="00054CF4">
      <w:pPr>
        <w:pStyle w:val="ListParagraph"/>
        <w:spacing w:after="0" w:line="276" w:lineRule="auto"/>
        <w:jc w:val="both"/>
        <w:rPr>
          <w:ins w:id="18816" w:author="Rachel Elizabeth" w:date="2025-05-19T17:02:00Z"/>
          <w:del w:id="18817" w:author="Rachel Shipsey" w:date="2025-06-23T15:21:00Z"/>
          <w:rFonts w:cs="Arial"/>
        </w:rPr>
        <w:pPrChange w:id="18818" w:author="Rachel Shipsey" w:date="2025-06-23T15:41:00Z">
          <w:pPr>
            <w:pStyle w:val="ListParagraph"/>
          </w:pPr>
        </w:pPrChange>
      </w:pPr>
    </w:p>
    <w:p w14:paraId="5CAE62EE" w14:textId="6C398465" w:rsidR="00054CF4" w:rsidRPr="00862EDF" w:rsidDel="008D26A9" w:rsidRDefault="00054CF4">
      <w:pPr>
        <w:pStyle w:val="ListParagraph"/>
        <w:spacing w:after="0" w:line="276" w:lineRule="auto"/>
        <w:jc w:val="both"/>
        <w:rPr>
          <w:ins w:id="18819" w:author="Rachel Elizabeth" w:date="2025-05-19T17:02:00Z"/>
          <w:del w:id="18820" w:author="Rachel Shipsey" w:date="2025-06-23T15:21:00Z"/>
          <w:rFonts w:cs="Arial"/>
        </w:rPr>
        <w:pPrChange w:id="18821" w:author="Rachel Shipsey" w:date="2025-06-23T15:41:00Z">
          <w:pPr>
            <w:pStyle w:val="ListParagraph"/>
            <w:ind w:left="993"/>
          </w:pPr>
        </w:pPrChange>
      </w:pPr>
    </w:p>
    <w:p w14:paraId="29163561" w14:textId="4782EDB5" w:rsidR="00054CF4" w:rsidRPr="007030E9" w:rsidDel="008D26A9" w:rsidRDefault="00054CF4">
      <w:pPr>
        <w:pStyle w:val="ListParagraph"/>
        <w:spacing w:after="0" w:line="276" w:lineRule="auto"/>
        <w:jc w:val="both"/>
        <w:rPr>
          <w:ins w:id="18822" w:author="Rachel Elizabeth" w:date="2025-05-19T17:02:00Z"/>
          <w:del w:id="18823" w:author="Rachel Shipsey" w:date="2025-06-23T15:21:00Z"/>
          <w:rFonts w:cs="Arial"/>
          <w:rPrChange w:id="18824" w:author="Rachel Shipsey" w:date="2025-06-20T10:47:00Z">
            <w:rPr>
              <w:ins w:id="18825" w:author="Rachel Elizabeth" w:date="2025-05-19T17:02:00Z"/>
              <w:del w:id="18826" w:author="Rachel Shipsey" w:date="2025-06-23T15:21:00Z"/>
            </w:rPr>
          </w:rPrChange>
        </w:rPr>
        <w:pPrChange w:id="18827" w:author="Rachel Shipsey" w:date="2025-06-23T15:41:00Z">
          <w:pPr>
            <w:pStyle w:val="ListParagraph"/>
            <w:numPr>
              <w:numId w:val="181"/>
            </w:numPr>
            <w:spacing w:line="278" w:lineRule="auto"/>
            <w:ind w:left="993" w:hanging="360"/>
          </w:pPr>
        </w:pPrChange>
      </w:pPr>
      <w:ins w:id="18828" w:author="Rachel Elizabeth" w:date="2025-05-19T17:02:00Z">
        <w:del w:id="18829" w:author="Rachel Shipsey" w:date="2025-06-23T15:21:00Z">
          <w:r w:rsidRPr="007030E9" w:rsidDel="008D26A9">
            <w:rPr>
              <w:rFonts w:cs="Arial"/>
              <w:rPrChange w:id="18830" w:author="Rachel Shipsey" w:date="2025-06-20T10:47:00Z">
                <w:rPr/>
              </w:rPrChange>
            </w:rPr>
            <w:delText>Producing high-resolution gridded population estimates requires access to a number of geospatial covariate datasets. This is best delivered through data sharing across different parts of Government, where a national mapping agency and/or national space agency may provide access to authoritative geospatial datasets that can be used in the modelling process.</w:delText>
          </w:r>
        </w:del>
      </w:ins>
    </w:p>
    <w:p w14:paraId="540A99D0" w14:textId="04E6204F" w:rsidR="00054CF4" w:rsidDel="008D26A9" w:rsidRDefault="00054CF4">
      <w:pPr>
        <w:pStyle w:val="ListParagraph"/>
        <w:spacing w:after="0" w:line="276" w:lineRule="auto"/>
        <w:jc w:val="both"/>
        <w:rPr>
          <w:ins w:id="18831" w:author="Rachel Elizabeth" w:date="2025-05-19T17:02:00Z"/>
          <w:del w:id="18832" w:author="Rachel Shipsey" w:date="2025-06-23T15:21:00Z"/>
          <w:rFonts w:cs="Arial"/>
        </w:rPr>
        <w:pPrChange w:id="18833" w:author="Rachel Shipsey" w:date="2025-06-23T15:41:00Z">
          <w:pPr>
            <w:pStyle w:val="ListParagraph"/>
          </w:pPr>
        </w:pPrChange>
      </w:pPr>
    </w:p>
    <w:p w14:paraId="35BB96A8" w14:textId="0B722B3A" w:rsidR="00054CF4" w:rsidRPr="00862EDF" w:rsidDel="008D26A9" w:rsidRDefault="00054CF4">
      <w:pPr>
        <w:pStyle w:val="ListParagraph"/>
        <w:spacing w:after="0" w:line="276" w:lineRule="auto"/>
        <w:jc w:val="both"/>
        <w:rPr>
          <w:ins w:id="18834" w:author="Rachel Elizabeth" w:date="2025-05-19T17:02:00Z"/>
          <w:del w:id="18835" w:author="Rachel Shipsey" w:date="2025-06-23T15:21:00Z"/>
          <w:rFonts w:cs="Arial"/>
        </w:rPr>
        <w:pPrChange w:id="18836" w:author="Rachel Shipsey" w:date="2025-06-23T15:41:00Z">
          <w:pPr>
            <w:pStyle w:val="ListParagraph"/>
          </w:pPr>
        </w:pPrChange>
      </w:pPr>
    </w:p>
    <w:p w14:paraId="788F798E" w14:textId="586C9FC0" w:rsidR="00054CF4" w:rsidRPr="007030E9" w:rsidDel="008D26A9" w:rsidRDefault="00054CF4">
      <w:pPr>
        <w:pStyle w:val="ListParagraph"/>
        <w:spacing w:after="0" w:line="276" w:lineRule="auto"/>
        <w:jc w:val="both"/>
        <w:rPr>
          <w:ins w:id="18837" w:author="Rachel Elizabeth" w:date="2025-05-19T17:02:00Z"/>
          <w:del w:id="18838" w:author="Rachel Shipsey" w:date="2025-06-23T15:21:00Z"/>
          <w:rFonts w:cs="Arial"/>
          <w:rPrChange w:id="18839" w:author="Rachel Shipsey" w:date="2025-06-20T10:47:00Z">
            <w:rPr>
              <w:ins w:id="18840" w:author="Rachel Elizabeth" w:date="2025-05-19T17:02:00Z"/>
              <w:del w:id="18841" w:author="Rachel Shipsey" w:date="2025-06-23T15:21:00Z"/>
            </w:rPr>
          </w:rPrChange>
        </w:rPr>
        <w:pPrChange w:id="18842" w:author="Rachel Shipsey" w:date="2025-06-23T15:41:00Z">
          <w:pPr>
            <w:pStyle w:val="ListParagraph"/>
            <w:numPr>
              <w:numId w:val="181"/>
            </w:numPr>
            <w:spacing w:line="278" w:lineRule="auto"/>
            <w:ind w:left="993" w:hanging="360"/>
          </w:pPr>
        </w:pPrChange>
      </w:pPr>
      <w:ins w:id="18843" w:author="Rachel Elizabeth" w:date="2025-05-19T17:02:00Z">
        <w:del w:id="18844" w:author="Rachel Shipsey" w:date="2025-06-23T15:21:00Z">
          <w:r w:rsidRPr="007030E9" w:rsidDel="008D26A9">
            <w:rPr>
              <w:rFonts w:cs="Arial"/>
              <w:rPrChange w:id="18845" w:author="Rachel Shipsey" w:date="2025-06-20T10:47:00Z">
                <w:rPr/>
              </w:rPrChange>
            </w:rPr>
            <w:delText>Geospatial boundaries (administrative or census) should be maintained without topographic errors (such as slivers) to support modelling. The process will allocate points (household, buildings, address etc) to geographic areas, so any topographic errors will lead to points being allocated to either the wrong area, or no area.</w:delText>
          </w:r>
        </w:del>
      </w:ins>
    </w:p>
    <w:p w14:paraId="33372436" w14:textId="5A397518" w:rsidR="00054CF4" w:rsidDel="008D26A9" w:rsidRDefault="00054CF4">
      <w:pPr>
        <w:pStyle w:val="ListParagraph"/>
        <w:spacing w:after="0" w:line="276" w:lineRule="auto"/>
        <w:jc w:val="both"/>
        <w:rPr>
          <w:ins w:id="18846" w:author="Rachel Elizabeth" w:date="2025-05-19T17:02:00Z"/>
          <w:del w:id="18847" w:author="Rachel Shipsey" w:date="2025-06-23T15:21:00Z"/>
          <w:rFonts w:cs="Arial"/>
        </w:rPr>
        <w:pPrChange w:id="18848" w:author="Rachel Shipsey" w:date="2025-06-23T15:41:00Z">
          <w:pPr>
            <w:pStyle w:val="ListParagraph"/>
          </w:pPr>
        </w:pPrChange>
      </w:pPr>
    </w:p>
    <w:p w14:paraId="65750D8C" w14:textId="694E0C95" w:rsidR="00054CF4" w:rsidRPr="00862EDF" w:rsidDel="008D26A9" w:rsidRDefault="00054CF4">
      <w:pPr>
        <w:pStyle w:val="ListParagraph"/>
        <w:spacing w:after="0" w:line="276" w:lineRule="auto"/>
        <w:jc w:val="both"/>
        <w:rPr>
          <w:ins w:id="18849" w:author="Rachel Elizabeth" w:date="2025-05-19T17:02:00Z"/>
          <w:del w:id="18850" w:author="Rachel Shipsey" w:date="2025-06-23T15:21:00Z"/>
          <w:rFonts w:cs="Arial"/>
        </w:rPr>
        <w:pPrChange w:id="18851" w:author="Rachel Shipsey" w:date="2025-06-23T15:41:00Z">
          <w:pPr>
            <w:pStyle w:val="ListParagraph"/>
            <w:ind w:left="993"/>
          </w:pPr>
        </w:pPrChange>
      </w:pPr>
    </w:p>
    <w:p w14:paraId="56959D35" w14:textId="0B685932" w:rsidR="00054CF4" w:rsidRPr="007030E9" w:rsidDel="008D26A9" w:rsidRDefault="00054CF4">
      <w:pPr>
        <w:pStyle w:val="ListParagraph"/>
        <w:spacing w:after="0" w:line="276" w:lineRule="auto"/>
        <w:jc w:val="both"/>
        <w:rPr>
          <w:ins w:id="18852" w:author="Rachel Elizabeth" w:date="2025-05-19T17:02:00Z"/>
          <w:del w:id="18853" w:author="Rachel Shipsey" w:date="2025-06-23T15:21:00Z"/>
          <w:rFonts w:cs="Arial"/>
          <w:rPrChange w:id="18854" w:author="Rachel Shipsey" w:date="2025-06-20T10:47:00Z">
            <w:rPr>
              <w:ins w:id="18855" w:author="Rachel Elizabeth" w:date="2025-05-19T17:02:00Z"/>
              <w:del w:id="18856" w:author="Rachel Shipsey" w:date="2025-06-23T15:21:00Z"/>
            </w:rPr>
          </w:rPrChange>
        </w:rPr>
        <w:pPrChange w:id="18857" w:author="Rachel Shipsey" w:date="2025-06-23T15:41:00Z">
          <w:pPr>
            <w:pStyle w:val="ListParagraph"/>
            <w:numPr>
              <w:numId w:val="181"/>
            </w:numPr>
            <w:spacing w:line="278" w:lineRule="auto"/>
            <w:ind w:left="993" w:hanging="360"/>
          </w:pPr>
        </w:pPrChange>
      </w:pPr>
      <w:ins w:id="18858" w:author="Rachel Elizabeth" w:date="2025-05-19T17:02:00Z">
        <w:del w:id="18859" w:author="Rachel Shipsey" w:date="2025-06-23T15:21:00Z">
          <w:r w:rsidRPr="007030E9" w:rsidDel="008D26A9">
            <w:rPr>
              <w:rFonts w:cs="Arial"/>
              <w:rPrChange w:id="18860" w:author="Rachel Shipsey" w:date="2025-06-20T10:47:00Z">
                <w:rPr/>
              </w:rPrChange>
            </w:rPr>
            <w:delText xml:space="preserve">Modelling large geospatial and statistical datasets requires significant processing capacity, and consideration needs to be given to the processing environment in advance of any modelling activity. Recommendations on the hardware specifications are included in the recommendations section of this chapter. </w:delText>
          </w:r>
        </w:del>
      </w:ins>
    </w:p>
    <w:p w14:paraId="44BCE2EE" w14:textId="3D328CA2" w:rsidR="00054CF4" w:rsidDel="008D26A9" w:rsidRDefault="00054CF4">
      <w:pPr>
        <w:pStyle w:val="ListParagraph"/>
        <w:spacing w:after="0" w:line="276" w:lineRule="auto"/>
        <w:jc w:val="both"/>
        <w:rPr>
          <w:ins w:id="18861" w:author="Rachel Elizabeth" w:date="2025-05-19T17:02:00Z"/>
          <w:del w:id="18862" w:author="Rachel Shipsey" w:date="2025-06-23T15:21:00Z"/>
          <w:b/>
          <w:bCs/>
        </w:rPr>
        <w:pPrChange w:id="18863" w:author="Rachel Shipsey" w:date="2025-06-23T15:41:00Z">
          <w:pPr>
            <w:pStyle w:val="ListParagraph"/>
          </w:pPr>
        </w:pPrChange>
      </w:pPr>
    </w:p>
    <w:p w14:paraId="1D5A94C9" w14:textId="0187DEB6" w:rsidR="00054CF4" w:rsidRPr="007030E9" w:rsidDel="008D26A9" w:rsidRDefault="00C50DA3">
      <w:pPr>
        <w:pStyle w:val="ListParagraph"/>
        <w:spacing w:after="0" w:line="276" w:lineRule="auto"/>
        <w:jc w:val="both"/>
        <w:rPr>
          <w:ins w:id="18864" w:author="Rachel Elizabeth" w:date="2025-05-19T17:02:00Z"/>
          <w:del w:id="18865" w:author="Rachel Shipsey" w:date="2025-06-23T15:21:00Z"/>
        </w:rPr>
        <w:pPrChange w:id="18866" w:author="Rachel Shipsey" w:date="2025-06-23T15:41:00Z">
          <w:pPr>
            <w:numPr>
              <w:ilvl w:val="1"/>
              <w:numId w:val="180"/>
            </w:numPr>
            <w:spacing w:line="278" w:lineRule="auto"/>
            <w:ind w:left="709" w:hanging="360"/>
          </w:pPr>
        </w:pPrChange>
      </w:pPr>
      <w:del w:id="18867" w:author="Rachel Shipsey" w:date="2025-06-09T11:44:00Z">
        <w:r w:rsidRPr="007030E9" w:rsidDel="00497FED">
          <w:delText>16.4</w:delText>
        </w:r>
        <w:r w:rsidR="00E12E34" w:rsidRPr="007030E9" w:rsidDel="00497FED">
          <w:delText xml:space="preserve"> </w:delText>
        </w:r>
      </w:del>
      <w:bookmarkStart w:id="18868" w:name="_Toc201320346"/>
      <w:ins w:id="18869" w:author="Rachel Elizabeth" w:date="2025-05-19T17:02:00Z">
        <w:del w:id="18870" w:author="Rachel Shipsey" w:date="2025-06-23T15:21:00Z">
          <w:r w:rsidR="00054CF4" w:rsidRPr="007030E9" w:rsidDel="008D26A9">
            <w:delText>Recommendations</w:delText>
          </w:r>
          <w:bookmarkEnd w:id="18868"/>
        </w:del>
      </w:ins>
    </w:p>
    <w:p w14:paraId="370AB212" w14:textId="59960C0E" w:rsidR="00054CF4" w:rsidRPr="007030E9" w:rsidDel="008D26A9" w:rsidRDefault="00054CF4">
      <w:pPr>
        <w:pStyle w:val="ListParagraph"/>
        <w:spacing w:after="0" w:line="276" w:lineRule="auto"/>
        <w:jc w:val="both"/>
        <w:rPr>
          <w:ins w:id="18871" w:author="Rachel Elizabeth" w:date="2025-05-19T17:02:00Z"/>
          <w:del w:id="18872" w:author="Rachel Shipsey" w:date="2025-06-23T15:21:00Z"/>
          <w:rFonts w:cs="Arial"/>
          <w:rPrChange w:id="18873" w:author="Rachel Shipsey" w:date="2025-06-20T10:48:00Z">
            <w:rPr>
              <w:ins w:id="18874" w:author="Rachel Elizabeth" w:date="2025-05-19T17:02:00Z"/>
              <w:del w:id="18875" w:author="Rachel Shipsey" w:date="2025-06-23T15:21:00Z"/>
            </w:rPr>
          </w:rPrChange>
        </w:rPr>
        <w:pPrChange w:id="18876" w:author="Rachel Shipsey" w:date="2025-06-23T15:41:00Z">
          <w:pPr>
            <w:pStyle w:val="ListParagraph"/>
            <w:numPr>
              <w:ilvl w:val="2"/>
              <w:numId w:val="182"/>
            </w:numPr>
            <w:spacing w:line="278" w:lineRule="auto"/>
            <w:ind w:left="1134" w:hanging="360"/>
          </w:pPr>
        </w:pPrChange>
      </w:pPr>
      <w:ins w:id="18877" w:author="Rachel Elizabeth" w:date="2025-05-19T17:02:00Z">
        <w:del w:id="18878" w:author="Rachel Shipsey" w:date="2025-06-23T15:21:00Z">
          <w:r w:rsidRPr="007030E9" w:rsidDel="008D26A9">
            <w:rPr>
              <w:rFonts w:cs="Arial"/>
              <w:rPrChange w:id="18879" w:author="Rachel Shipsey" w:date="2025-06-20T10:48:00Z">
                <w:rPr/>
              </w:rPrChange>
            </w:rPr>
            <w:delText>To model large datasets, a suitable processing environment is needed. The recommended hardware specifications for modelling population estimates are at least 500GB of storage capacity, 64GB of RAM and 3.80GHz of processing speed.</w:delText>
          </w:r>
        </w:del>
      </w:ins>
    </w:p>
    <w:p w14:paraId="305E2838" w14:textId="6C596AA5" w:rsidR="00054CF4" w:rsidRPr="00862EDF" w:rsidDel="008D26A9" w:rsidRDefault="00054CF4">
      <w:pPr>
        <w:pStyle w:val="ListParagraph"/>
        <w:spacing w:after="0" w:line="276" w:lineRule="auto"/>
        <w:jc w:val="both"/>
        <w:rPr>
          <w:ins w:id="18880" w:author="Rachel Elizabeth" w:date="2025-05-19T17:02:00Z"/>
          <w:del w:id="18881" w:author="Rachel Shipsey" w:date="2025-06-23T15:21:00Z"/>
          <w:rFonts w:cs="Arial"/>
        </w:rPr>
        <w:pPrChange w:id="18882" w:author="Rachel Shipsey" w:date="2025-06-23T15:41:00Z">
          <w:pPr>
            <w:pStyle w:val="ListParagraph"/>
            <w:ind w:left="1134"/>
          </w:pPr>
        </w:pPrChange>
      </w:pPr>
    </w:p>
    <w:p w14:paraId="2739B15B" w14:textId="2737D941" w:rsidR="00054CF4" w:rsidRPr="007030E9" w:rsidDel="008D26A9" w:rsidRDefault="00054CF4">
      <w:pPr>
        <w:pStyle w:val="ListParagraph"/>
        <w:spacing w:after="0" w:line="276" w:lineRule="auto"/>
        <w:jc w:val="both"/>
        <w:rPr>
          <w:ins w:id="18883" w:author="Rachel Elizabeth" w:date="2025-05-19T17:02:00Z"/>
          <w:del w:id="18884" w:author="Rachel Shipsey" w:date="2025-06-23T15:21:00Z"/>
          <w:rFonts w:cs="Arial"/>
          <w:rPrChange w:id="18885" w:author="Rachel Shipsey" w:date="2025-06-20T10:48:00Z">
            <w:rPr>
              <w:ins w:id="18886" w:author="Rachel Elizabeth" w:date="2025-05-19T17:02:00Z"/>
              <w:del w:id="18887" w:author="Rachel Shipsey" w:date="2025-06-23T15:21:00Z"/>
            </w:rPr>
          </w:rPrChange>
        </w:rPr>
        <w:pPrChange w:id="18888" w:author="Rachel Shipsey" w:date="2025-06-23T15:41:00Z">
          <w:pPr>
            <w:pStyle w:val="ListParagraph"/>
            <w:numPr>
              <w:ilvl w:val="2"/>
              <w:numId w:val="182"/>
            </w:numPr>
            <w:spacing w:line="278" w:lineRule="auto"/>
            <w:ind w:left="1134" w:hanging="360"/>
          </w:pPr>
        </w:pPrChange>
      </w:pPr>
      <w:ins w:id="18889" w:author="Rachel Elizabeth" w:date="2025-05-19T17:02:00Z">
        <w:del w:id="18890" w:author="Rachel Shipsey" w:date="2025-06-23T15:21:00Z">
          <w:r w:rsidRPr="007030E9" w:rsidDel="008D26A9">
            <w:rPr>
              <w:rFonts w:cs="Arial"/>
              <w:rPrChange w:id="18891" w:author="Rachel Shipsey" w:date="2025-06-20T10:48:00Z">
                <w:rPr/>
              </w:rPrChange>
            </w:rPr>
            <w:delText>The recommended software for population modelling are R and QGIS. Alternative software such as Python or ArcGIS can be used in the process and support for users of these software packages can be offered however most of the guidance is built around R for statistical processing, and QGIS as an open source GIS solution.</w:delText>
          </w:r>
        </w:del>
      </w:ins>
    </w:p>
    <w:p w14:paraId="6B55AEB2" w14:textId="24965FB7" w:rsidR="00054CF4" w:rsidDel="008D26A9" w:rsidRDefault="00054CF4">
      <w:pPr>
        <w:pStyle w:val="ListParagraph"/>
        <w:spacing w:after="0" w:line="276" w:lineRule="auto"/>
        <w:jc w:val="both"/>
        <w:rPr>
          <w:ins w:id="18892" w:author="Rachel Elizabeth" w:date="2025-05-19T17:02:00Z"/>
          <w:del w:id="18893" w:author="Rachel Shipsey" w:date="2025-06-23T15:21:00Z"/>
          <w:rFonts w:cs="Arial"/>
        </w:rPr>
        <w:pPrChange w:id="18894" w:author="Rachel Shipsey" w:date="2025-06-23T15:41:00Z">
          <w:pPr>
            <w:pStyle w:val="ListParagraph"/>
          </w:pPr>
        </w:pPrChange>
      </w:pPr>
    </w:p>
    <w:p w14:paraId="511BDD2C" w14:textId="37E2C5CC" w:rsidR="00054CF4" w:rsidRPr="00862EDF" w:rsidDel="008D26A9" w:rsidRDefault="00054CF4">
      <w:pPr>
        <w:pStyle w:val="ListParagraph"/>
        <w:spacing w:after="0" w:line="276" w:lineRule="auto"/>
        <w:jc w:val="both"/>
        <w:rPr>
          <w:ins w:id="18895" w:author="Rachel Elizabeth" w:date="2025-05-19T17:02:00Z"/>
          <w:del w:id="18896" w:author="Rachel Shipsey" w:date="2025-06-23T15:21:00Z"/>
          <w:rFonts w:cs="Arial"/>
        </w:rPr>
        <w:pPrChange w:id="18897" w:author="Rachel Shipsey" w:date="2025-06-23T15:41:00Z">
          <w:pPr>
            <w:pStyle w:val="ListParagraph"/>
            <w:ind w:left="1134"/>
          </w:pPr>
        </w:pPrChange>
      </w:pPr>
    </w:p>
    <w:p w14:paraId="3500BA3A" w14:textId="34C6B765" w:rsidR="00054CF4" w:rsidRPr="007030E9" w:rsidDel="007030E9" w:rsidRDefault="00054CF4">
      <w:pPr>
        <w:pStyle w:val="ListParagraph"/>
        <w:spacing w:after="0" w:line="276" w:lineRule="auto"/>
        <w:jc w:val="both"/>
        <w:rPr>
          <w:ins w:id="18898" w:author="Rachel Elizabeth" w:date="2025-05-19T17:02:00Z"/>
          <w:del w:id="18899" w:author="Rachel Shipsey" w:date="2025-06-20T10:49:00Z"/>
          <w:rFonts w:cs="Arial"/>
          <w:rPrChange w:id="18900" w:author="Rachel Shipsey" w:date="2025-06-20T10:48:00Z">
            <w:rPr>
              <w:ins w:id="18901" w:author="Rachel Elizabeth" w:date="2025-05-19T17:02:00Z"/>
              <w:del w:id="18902" w:author="Rachel Shipsey" w:date="2025-06-20T10:49:00Z"/>
            </w:rPr>
          </w:rPrChange>
        </w:rPr>
        <w:pPrChange w:id="18903" w:author="Rachel Shipsey" w:date="2025-06-23T15:41:00Z">
          <w:pPr>
            <w:pStyle w:val="ListParagraph"/>
            <w:numPr>
              <w:ilvl w:val="2"/>
              <w:numId w:val="182"/>
            </w:numPr>
            <w:spacing w:line="278" w:lineRule="auto"/>
            <w:ind w:left="1134" w:hanging="360"/>
          </w:pPr>
        </w:pPrChange>
      </w:pPr>
      <w:ins w:id="18904" w:author="Rachel Elizabeth" w:date="2025-05-19T17:02:00Z">
        <w:del w:id="18905" w:author="Rachel Shipsey" w:date="2025-06-23T15:21:00Z">
          <w:r w:rsidRPr="007030E9" w:rsidDel="008D26A9">
            <w:rPr>
              <w:rFonts w:cs="Arial"/>
              <w:rPrChange w:id="18906" w:author="Rachel Shipsey" w:date="2025-06-20T10:48:00Z">
                <w:rPr/>
              </w:rPrChange>
            </w:rPr>
            <w:delText>To spatially model population estimates, a strong knowledge of geospatial information systems (GIS) is recommended. Modellers should understand key GIS techniques.</w:delText>
          </w:r>
        </w:del>
      </w:ins>
    </w:p>
    <w:p w14:paraId="77F5035B" w14:textId="467680AC" w:rsidR="00054CF4" w:rsidDel="008D26A9" w:rsidRDefault="00054CF4">
      <w:pPr>
        <w:pStyle w:val="ListParagraph"/>
        <w:spacing w:after="0" w:line="276" w:lineRule="auto"/>
        <w:jc w:val="both"/>
        <w:rPr>
          <w:ins w:id="18907" w:author="Rachel Elizabeth" w:date="2025-05-19T17:02:00Z"/>
          <w:del w:id="18908" w:author="Rachel Shipsey" w:date="2025-06-23T15:21:00Z"/>
        </w:rPr>
        <w:pPrChange w:id="18909" w:author="Rachel Shipsey" w:date="2025-06-23T15:41:00Z">
          <w:pPr>
            <w:pStyle w:val="ListParagraph"/>
          </w:pPr>
        </w:pPrChange>
      </w:pPr>
    </w:p>
    <w:p w14:paraId="0D8EB46B" w14:textId="73813FBD" w:rsidR="00054CF4" w:rsidRPr="00447FA0" w:rsidDel="008D26A9" w:rsidRDefault="00C50DA3">
      <w:pPr>
        <w:pStyle w:val="ListParagraph"/>
        <w:spacing w:after="0" w:line="276" w:lineRule="auto"/>
        <w:jc w:val="both"/>
        <w:rPr>
          <w:ins w:id="18910" w:author="Rachel Elizabeth" w:date="2025-05-19T17:02:00Z"/>
          <w:del w:id="18911" w:author="Rachel Shipsey" w:date="2025-06-23T15:21:00Z"/>
        </w:rPr>
        <w:pPrChange w:id="18912" w:author="Rachel Shipsey" w:date="2025-06-23T15:41:00Z">
          <w:pPr>
            <w:numPr>
              <w:ilvl w:val="1"/>
              <w:numId w:val="180"/>
            </w:numPr>
            <w:spacing w:line="278" w:lineRule="auto"/>
            <w:ind w:left="709" w:hanging="360"/>
          </w:pPr>
        </w:pPrChange>
      </w:pPr>
      <w:del w:id="18913" w:author="Rachel Shipsey" w:date="2025-06-09T11:44:00Z">
        <w:r w:rsidRPr="00447FA0" w:rsidDel="00447FA0">
          <w:delText>16.5</w:delText>
        </w:r>
        <w:r w:rsidR="00E12E34" w:rsidRPr="00447FA0" w:rsidDel="00447FA0">
          <w:delText xml:space="preserve">  </w:delText>
        </w:r>
      </w:del>
      <w:bookmarkStart w:id="18914" w:name="_Toc201320347"/>
      <w:ins w:id="18915" w:author="Rachel Elizabeth" w:date="2025-05-19T17:02:00Z">
        <w:del w:id="18916" w:author="Rachel Shipsey" w:date="2025-06-23T15:21:00Z">
          <w:r w:rsidR="00054CF4" w:rsidRPr="00447FA0" w:rsidDel="008D26A9">
            <w:delText>Resources</w:delText>
          </w:r>
          <w:bookmarkEnd w:id="18914"/>
        </w:del>
      </w:ins>
    </w:p>
    <w:p w14:paraId="36AC382D" w14:textId="38BECC95" w:rsidR="00054CF4" w:rsidRPr="00452CF2" w:rsidDel="008D26A9" w:rsidRDefault="00054CF4">
      <w:pPr>
        <w:pStyle w:val="ListParagraph"/>
        <w:spacing w:after="0" w:line="276" w:lineRule="auto"/>
        <w:jc w:val="both"/>
        <w:rPr>
          <w:ins w:id="18917" w:author="Rachel Elizabeth" w:date="2025-05-19T17:02:00Z"/>
          <w:del w:id="18918" w:author="Rachel Shipsey" w:date="2025-06-23T15:21:00Z"/>
          <w:rFonts w:cs="Arial"/>
          <w:b/>
          <w:bCs/>
        </w:rPr>
        <w:pPrChange w:id="18919" w:author="Rachel Shipsey" w:date="2025-06-23T15:41:00Z">
          <w:pPr>
            <w:ind w:left="709"/>
          </w:pPr>
        </w:pPrChange>
      </w:pPr>
      <w:ins w:id="18920" w:author="Rachel Elizabeth" w:date="2025-05-19T17:02:00Z">
        <w:del w:id="18921" w:author="Rachel Shipsey" w:date="2025-06-23T15:21:00Z">
          <w:r w:rsidRPr="00452CF2" w:rsidDel="008D26A9">
            <w:rPr>
              <w:rFonts w:cs="Arial"/>
              <w:b/>
              <w:bCs/>
            </w:rPr>
            <w:delText>World Population Prospects 2024 Methodology of the United Nations population estimates and projections</w:delText>
          </w:r>
        </w:del>
      </w:ins>
    </w:p>
    <w:p w14:paraId="07F3DEE2" w14:textId="735499D1" w:rsidR="00054CF4" w:rsidRPr="00862EDF" w:rsidDel="008D26A9" w:rsidRDefault="00054CF4">
      <w:pPr>
        <w:pStyle w:val="ListParagraph"/>
        <w:spacing w:after="0" w:line="276" w:lineRule="auto"/>
        <w:jc w:val="both"/>
        <w:rPr>
          <w:ins w:id="18922" w:author="Rachel Elizabeth" w:date="2025-05-19T17:02:00Z"/>
          <w:del w:id="18923" w:author="Rachel Shipsey" w:date="2025-06-23T15:21:00Z"/>
          <w:rFonts w:cs="Arial"/>
        </w:rPr>
        <w:pPrChange w:id="18924" w:author="Rachel Shipsey" w:date="2025-06-23T15:41:00Z">
          <w:pPr>
            <w:ind w:left="709"/>
          </w:pPr>
        </w:pPrChange>
      </w:pPr>
      <w:ins w:id="18925" w:author="Rachel Elizabeth" w:date="2025-05-19T17:02:00Z">
        <w:del w:id="18926" w:author="Rachel Shipsey" w:date="2025-06-23T15:21:00Z">
          <w:r w:rsidDel="008D26A9">
            <w:rPr>
              <w:rFonts w:asciiTheme="minorHAnsi" w:hAnsiTheme="minorHAnsi"/>
            </w:rPr>
            <w:fldChar w:fldCharType="begin"/>
          </w:r>
          <w:r w:rsidDel="008D26A9">
            <w:delInstrText>HYPERLINK "https://population.un.org/wpp/assets/Files/WPP2024_Methodology-Report_Final.pdf"</w:delInstrText>
          </w:r>
          <w:r w:rsidDel="008D26A9">
            <w:rPr>
              <w:rFonts w:asciiTheme="minorHAnsi" w:hAnsiTheme="minorHAnsi"/>
            </w:rPr>
          </w:r>
          <w:r w:rsidDel="008D26A9">
            <w:rPr>
              <w:rFonts w:asciiTheme="minorHAnsi" w:hAnsiTheme="minorHAnsi"/>
            </w:rPr>
            <w:fldChar w:fldCharType="separate"/>
          </w:r>
          <w:r w:rsidRPr="00862EDF" w:rsidDel="008D26A9">
            <w:rPr>
              <w:rStyle w:val="Hyperlink"/>
              <w:rFonts w:cs="Arial"/>
            </w:rPr>
            <w:delText>https://population.un.org/wpp/assets/Files/WPP2024_Methodology-Report_Final.pdf</w:delText>
          </w:r>
          <w:r w:rsidDel="008D26A9">
            <w:rPr>
              <w:rStyle w:val="Hyperlink"/>
              <w:rFonts w:cs="Arial"/>
            </w:rPr>
            <w:fldChar w:fldCharType="end"/>
          </w:r>
        </w:del>
      </w:ins>
    </w:p>
    <w:p w14:paraId="31BA30FC" w14:textId="2B48A909" w:rsidR="00054CF4" w:rsidRPr="00452CF2" w:rsidDel="008D26A9" w:rsidRDefault="00054CF4">
      <w:pPr>
        <w:pStyle w:val="ListParagraph"/>
        <w:spacing w:after="0" w:line="276" w:lineRule="auto"/>
        <w:jc w:val="both"/>
        <w:rPr>
          <w:ins w:id="18927" w:author="Rachel Elizabeth" w:date="2025-05-19T17:02:00Z"/>
          <w:del w:id="18928" w:author="Rachel Shipsey" w:date="2025-06-23T15:21:00Z"/>
          <w:rFonts w:cs="Arial"/>
          <w:b/>
          <w:bCs/>
        </w:rPr>
        <w:pPrChange w:id="18929" w:author="Rachel Shipsey" w:date="2025-06-23T15:41:00Z">
          <w:pPr>
            <w:ind w:left="709"/>
          </w:pPr>
        </w:pPrChange>
      </w:pPr>
      <w:ins w:id="18930" w:author="Rachel Elizabeth" w:date="2025-05-19T17:02:00Z">
        <w:del w:id="18931" w:author="Rachel Shipsey" w:date="2025-06-23T15:21:00Z">
          <w:r w:rsidRPr="00452CF2" w:rsidDel="008D26A9">
            <w:rPr>
              <w:rFonts w:cs="Arial"/>
              <w:b/>
              <w:bCs/>
            </w:rPr>
            <w:delText>UNFPA Technical Note on the value of modelled population estimates in the census</w:delText>
          </w:r>
        </w:del>
      </w:ins>
    </w:p>
    <w:p w14:paraId="4EF605D1" w14:textId="052F193A" w:rsidR="00054CF4" w:rsidRPr="00862EDF" w:rsidDel="008D26A9" w:rsidRDefault="00054CF4">
      <w:pPr>
        <w:pStyle w:val="ListParagraph"/>
        <w:spacing w:after="0" w:line="276" w:lineRule="auto"/>
        <w:jc w:val="both"/>
        <w:rPr>
          <w:ins w:id="18932" w:author="Rachel Elizabeth" w:date="2025-05-19T17:02:00Z"/>
          <w:del w:id="18933" w:author="Rachel Shipsey" w:date="2025-06-23T15:21:00Z"/>
          <w:rFonts w:cs="Arial"/>
        </w:rPr>
        <w:pPrChange w:id="18934" w:author="Rachel Shipsey" w:date="2025-06-23T15:41:00Z">
          <w:pPr>
            <w:ind w:left="709"/>
          </w:pPr>
        </w:pPrChange>
      </w:pPr>
      <w:ins w:id="18935" w:author="Rachel Elizabeth" w:date="2025-05-19T17:02:00Z">
        <w:del w:id="18936" w:author="Rachel Shipsey" w:date="2025-06-23T15:21:00Z">
          <w:r w:rsidDel="008D26A9">
            <w:rPr>
              <w:rFonts w:asciiTheme="minorHAnsi" w:hAnsiTheme="minorHAnsi"/>
            </w:rPr>
            <w:fldChar w:fldCharType="begin"/>
          </w:r>
          <w:r w:rsidDel="008D26A9">
            <w:delInstrText>HYPERLINK "https://www.unfpa.org/sites/default/files/resource-pdf/V2_Technical-Guidance-Note_Value_of_Modeled_Pop_Estimates_in_Census.pdf"</w:delInstrText>
          </w:r>
          <w:r w:rsidDel="008D26A9">
            <w:rPr>
              <w:rFonts w:asciiTheme="minorHAnsi" w:hAnsiTheme="minorHAnsi"/>
            </w:rPr>
          </w:r>
          <w:r w:rsidDel="008D26A9">
            <w:rPr>
              <w:rFonts w:asciiTheme="minorHAnsi" w:hAnsiTheme="minorHAnsi"/>
            </w:rPr>
            <w:fldChar w:fldCharType="separate"/>
          </w:r>
          <w:r w:rsidRPr="00862EDF" w:rsidDel="008D26A9">
            <w:rPr>
              <w:rStyle w:val="Hyperlink"/>
              <w:rFonts w:cs="Arial"/>
            </w:rPr>
            <w:delText>https://www.unfpa.org/sites/default/files/resource-pdf/V2_Technical-Guidance-Note_Value_of_Modeled_Pop_Estimates_in_Census.pdf</w:delText>
          </w:r>
          <w:r w:rsidDel="008D26A9">
            <w:rPr>
              <w:rStyle w:val="Hyperlink"/>
              <w:rFonts w:cs="Arial"/>
            </w:rPr>
            <w:fldChar w:fldCharType="end"/>
          </w:r>
        </w:del>
      </w:ins>
    </w:p>
    <w:p w14:paraId="4F4A0DB3" w14:textId="1EE68DBF" w:rsidR="00054CF4" w:rsidDel="008D26A9" w:rsidRDefault="00054CF4">
      <w:pPr>
        <w:pStyle w:val="ListParagraph"/>
        <w:spacing w:after="0" w:line="276" w:lineRule="auto"/>
        <w:jc w:val="both"/>
        <w:rPr>
          <w:ins w:id="18937" w:author="Rachel Elizabeth" w:date="2025-05-19T17:02:00Z"/>
          <w:del w:id="18938" w:author="Rachel Shipsey" w:date="2025-06-23T15:21:00Z"/>
          <w:rFonts w:cs="Arial"/>
          <w:b/>
          <w:bCs/>
        </w:rPr>
        <w:pPrChange w:id="18939" w:author="Rachel Shipsey" w:date="2025-06-23T15:41:00Z">
          <w:pPr>
            <w:ind w:left="709"/>
          </w:pPr>
        </w:pPrChange>
      </w:pPr>
      <w:ins w:id="18940" w:author="Rachel Elizabeth" w:date="2025-05-19T17:02:00Z">
        <w:del w:id="18941" w:author="Rachel Shipsey" w:date="2025-06-23T15:21:00Z">
          <w:r w:rsidRPr="00452CF2" w:rsidDel="008D26A9">
            <w:rPr>
              <w:rFonts w:cs="Arial"/>
              <w:b/>
              <w:bCs/>
            </w:rPr>
            <w:delText>WorldPop Book of Methods</w:delText>
          </w:r>
        </w:del>
      </w:ins>
    </w:p>
    <w:p w14:paraId="479AD2F4" w14:textId="432120FF" w:rsidR="006D2FA8" w:rsidDel="008D26A9" w:rsidRDefault="00054CF4">
      <w:pPr>
        <w:pStyle w:val="ListParagraph"/>
        <w:spacing w:after="0" w:line="276" w:lineRule="auto"/>
        <w:jc w:val="both"/>
        <w:rPr>
          <w:del w:id="18942" w:author="Rachel Shipsey" w:date="2025-06-23T15:21:00Z"/>
          <w:rFonts w:cs="Arial"/>
        </w:rPr>
        <w:pPrChange w:id="18943" w:author="Rachel Shipsey" w:date="2025-06-23T15:41:00Z">
          <w:pPr/>
        </w:pPrChange>
      </w:pPr>
      <w:ins w:id="18944" w:author="Rachel Elizabeth" w:date="2025-05-19T17:02:00Z">
        <w:del w:id="18945" w:author="Rachel Shipsey" w:date="2025-06-23T15:21:00Z">
          <w:r w:rsidDel="008D26A9">
            <w:rPr>
              <w:rFonts w:asciiTheme="minorHAnsi" w:hAnsiTheme="minorHAnsi"/>
            </w:rPr>
            <w:fldChar w:fldCharType="begin"/>
          </w:r>
          <w:r w:rsidDel="008D26A9">
            <w:delInstrText>HYPERLINK "https://wpgp.github.io/bookworm/contributing-authors.html" \t "_blank" \o "https://wpgp.github.io/bookworm/contributing-authors.html"</w:delInstrText>
          </w:r>
          <w:r w:rsidDel="008D26A9">
            <w:rPr>
              <w:rFonts w:asciiTheme="minorHAnsi" w:hAnsiTheme="minorHAnsi"/>
            </w:rPr>
          </w:r>
          <w:r w:rsidDel="008D26A9">
            <w:rPr>
              <w:rFonts w:asciiTheme="minorHAnsi" w:hAnsiTheme="minorHAnsi"/>
            </w:rPr>
            <w:fldChar w:fldCharType="separate"/>
          </w:r>
          <w:r w:rsidRPr="00402FC3" w:rsidDel="008D26A9">
            <w:rPr>
              <w:rStyle w:val="Hyperlink"/>
              <w:rFonts w:cs="Arial"/>
            </w:rPr>
            <w:delText>https://wpgp.github.io/bookworm/contributing-authors.html</w:delText>
          </w:r>
          <w:r w:rsidDel="008D26A9">
            <w:rPr>
              <w:rStyle w:val="Hyperlink"/>
              <w:rFonts w:cs="Arial"/>
            </w:rPr>
            <w:fldChar w:fldCharType="end"/>
          </w:r>
        </w:del>
      </w:ins>
      <w:del w:id="18946" w:author="Rachel Shipsey" w:date="2025-06-23T15:21:00Z">
        <w:r w:rsidR="006D2FA8" w:rsidDel="008D26A9">
          <w:rPr>
            <w:rFonts w:cs="Arial"/>
          </w:rPr>
          <w:br w:type="page"/>
        </w:r>
      </w:del>
    </w:p>
    <w:p w14:paraId="570C4E37" w14:textId="3EE7654A" w:rsidR="006D2FA8" w:rsidRPr="00447FA0" w:rsidDel="008D26A9" w:rsidRDefault="00237B7C">
      <w:pPr>
        <w:pStyle w:val="ListParagraph"/>
        <w:spacing w:after="0" w:line="276" w:lineRule="auto"/>
        <w:jc w:val="both"/>
        <w:rPr>
          <w:del w:id="18947" w:author="Rachel Shipsey" w:date="2025-06-23T15:21:00Z"/>
          <w:rFonts w:cstheme="majorBidi"/>
          <w:b/>
          <w:sz w:val="32"/>
          <w:szCs w:val="32"/>
          <w:rPrChange w:id="18948" w:author="Rachel Shipsey" w:date="2025-06-09T11:44:00Z">
            <w:rPr>
              <w:del w:id="18949" w:author="Rachel Shipsey" w:date="2025-06-23T15:21:00Z"/>
              <w:rFonts w:cs="Arial"/>
              <w:b w:val="0"/>
              <w:bCs/>
              <w:sz w:val="28"/>
              <w:szCs w:val="28"/>
            </w:rPr>
          </w:rPrChange>
        </w:rPr>
        <w:pPrChange w:id="18950" w:author="Rachel Shipsey" w:date="2025-06-23T15:41:00Z">
          <w:pPr>
            <w:pStyle w:val="Heading1"/>
            <w:pBdr>
              <w:bottom w:val="single" w:sz="4" w:space="1" w:color="auto"/>
            </w:pBdr>
            <w:jc w:val="center"/>
          </w:pPr>
        </w:pPrChange>
      </w:pPr>
      <w:bookmarkStart w:id="18951" w:name="_Checklist_for_planning"/>
      <w:bookmarkEnd w:id="18951"/>
      <w:del w:id="18952" w:author="Rachel Shipsey" w:date="2025-06-20T10:49:00Z">
        <w:r w:rsidRPr="00447FA0" w:rsidDel="007030E9">
          <w:rPr>
            <w:rFonts w:cstheme="majorBidi"/>
            <w:sz w:val="32"/>
            <w:szCs w:val="32"/>
            <w:rPrChange w:id="18953" w:author="Rachel Shipsey" w:date="2025-06-09T11:44:00Z">
              <w:rPr>
                <w:rFonts w:cs="Arial"/>
                <w:bCs/>
                <w:sz w:val="28"/>
                <w:szCs w:val="28"/>
              </w:rPr>
            </w:rPrChange>
          </w:rPr>
          <w:delText xml:space="preserve">CHAPTHER </w:delText>
        </w:r>
        <w:r w:rsidR="0B035A98" w:rsidRPr="00447FA0" w:rsidDel="007030E9">
          <w:rPr>
            <w:rFonts w:cstheme="majorBidi"/>
            <w:sz w:val="32"/>
            <w:szCs w:val="32"/>
            <w:rPrChange w:id="18954" w:author="Rachel Shipsey" w:date="2025-06-09T11:44:00Z">
              <w:rPr>
                <w:rFonts w:cs="Arial"/>
                <w:bCs/>
                <w:sz w:val="28"/>
                <w:szCs w:val="28"/>
              </w:rPr>
            </w:rPrChange>
          </w:rPr>
          <w:delText>FOURTEEN</w:delText>
        </w:r>
        <w:r w:rsidR="00C14125" w:rsidRPr="00447FA0" w:rsidDel="007030E9">
          <w:rPr>
            <w:rFonts w:cstheme="majorBidi"/>
            <w:sz w:val="32"/>
            <w:szCs w:val="32"/>
            <w:rPrChange w:id="18955" w:author="Rachel Shipsey" w:date="2025-06-09T11:44:00Z">
              <w:rPr>
                <w:rFonts w:cs="Arial"/>
                <w:bCs/>
                <w:sz w:val="28"/>
                <w:szCs w:val="28"/>
              </w:rPr>
            </w:rPrChange>
          </w:rPr>
          <w:delText>SEVENTEEN</w:delText>
        </w:r>
        <w:r w:rsidR="00F265B9" w:rsidRPr="00447FA0" w:rsidDel="007030E9">
          <w:rPr>
            <w:rFonts w:cstheme="majorBidi"/>
            <w:sz w:val="32"/>
            <w:szCs w:val="32"/>
            <w:rPrChange w:id="18956" w:author="Rachel Shipsey" w:date="2025-06-09T11:44:00Z">
              <w:rPr>
                <w:rFonts w:cs="Arial"/>
                <w:bCs/>
                <w:sz w:val="28"/>
                <w:szCs w:val="28"/>
              </w:rPr>
            </w:rPrChange>
          </w:rPr>
          <w:delText xml:space="preserve">: </w:delText>
        </w:r>
      </w:del>
      <w:bookmarkStart w:id="18957" w:name="_Toc201320348"/>
      <w:del w:id="18958" w:author="Rachel Shipsey" w:date="2025-06-23T15:21:00Z">
        <w:r w:rsidR="006D2FA8" w:rsidRPr="00447FA0" w:rsidDel="008D26A9">
          <w:rPr>
            <w:rFonts w:cstheme="majorBidi"/>
            <w:sz w:val="32"/>
            <w:szCs w:val="32"/>
            <w:rPrChange w:id="18959" w:author="Rachel Shipsey" w:date="2025-06-09T11:44:00Z">
              <w:rPr>
                <w:rFonts w:cs="Arial"/>
                <w:bCs/>
                <w:sz w:val="28"/>
                <w:szCs w:val="28"/>
              </w:rPr>
            </w:rPrChange>
          </w:rPr>
          <w:delText>Checklist for planning a digital Population and Housing Census in Africa</w:delText>
        </w:r>
        <w:bookmarkEnd w:id="18957"/>
      </w:del>
    </w:p>
    <w:p w14:paraId="5C491A00" w14:textId="08D28EEE" w:rsidR="00172F49" w:rsidRPr="007030E9" w:rsidDel="007030E9" w:rsidRDefault="00172F49">
      <w:pPr>
        <w:pStyle w:val="ListParagraph"/>
        <w:spacing w:after="0" w:line="276" w:lineRule="auto"/>
        <w:jc w:val="both"/>
        <w:rPr>
          <w:del w:id="18960" w:author="Rachel Shipsey" w:date="2025-06-20T10:49:00Z"/>
          <w:rFonts w:eastAsiaTheme="majorEastAsia" w:cstheme="majorBidi"/>
          <w:b/>
          <w:sz w:val="28"/>
          <w:szCs w:val="26"/>
          <w:rPrChange w:id="18961" w:author="Rachel Shipsey" w:date="2025-06-20T10:49:00Z">
            <w:rPr>
              <w:del w:id="18962" w:author="Rachel Shipsey" w:date="2025-06-20T10:49:00Z"/>
              <w:rFonts w:cs="Arial"/>
            </w:rPr>
          </w:rPrChange>
        </w:rPr>
        <w:pPrChange w:id="18963" w:author="Rachel Shipsey" w:date="2025-06-23T15:41:00Z">
          <w:pPr>
            <w:pStyle w:val="ListParagraph"/>
            <w:spacing w:after="0" w:line="276" w:lineRule="auto"/>
          </w:pPr>
        </w:pPrChange>
      </w:pPr>
      <w:bookmarkStart w:id="18964" w:name="_Toc201320349"/>
      <w:bookmarkEnd w:id="18964"/>
    </w:p>
    <w:p w14:paraId="2020D55E" w14:textId="5E1D920D" w:rsidR="006D2FA8" w:rsidRPr="007030E9" w:rsidDel="008D26A9" w:rsidRDefault="00E358B8">
      <w:pPr>
        <w:pStyle w:val="ListParagraph"/>
        <w:spacing w:after="0" w:line="276" w:lineRule="auto"/>
        <w:jc w:val="both"/>
        <w:rPr>
          <w:del w:id="18965" w:author="Rachel Shipsey" w:date="2025-06-23T15:21:00Z"/>
          <w:highlight w:val="white"/>
        </w:rPr>
        <w:pPrChange w:id="18966" w:author="Rachel Shipsey" w:date="2025-06-23T15:41:00Z">
          <w:pPr>
            <w:pStyle w:val="Heading1"/>
          </w:pPr>
        </w:pPrChange>
      </w:pPr>
      <w:bookmarkStart w:id="18967" w:name="_Toc135845545"/>
      <w:del w:id="18968" w:author="Rachel Shipsey" w:date="2025-06-09T11:44:00Z">
        <w:r w:rsidRPr="007030E9" w:rsidDel="00447FA0">
          <w:rPr>
            <w:highlight w:val="white"/>
          </w:rPr>
          <w:delText>1</w:delText>
        </w:r>
        <w:r w:rsidR="00AD6047" w:rsidRPr="007030E9" w:rsidDel="00447FA0">
          <w:rPr>
            <w:highlight w:val="white"/>
          </w:rPr>
          <w:delText>7</w:delText>
        </w:r>
        <w:r w:rsidRPr="007030E9" w:rsidDel="00447FA0">
          <w:rPr>
            <w:highlight w:val="white"/>
          </w:rPr>
          <w:delText xml:space="preserve">.0 </w:delText>
        </w:r>
      </w:del>
      <w:bookmarkStart w:id="18969" w:name="_Toc201320350"/>
      <w:del w:id="18970" w:author="Rachel Shipsey" w:date="2025-06-23T15:21:00Z">
        <w:r w:rsidR="006D2FA8" w:rsidRPr="007030E9" w:rsidDel="008D26A9">
          <w:rPr>
            <w:highlight w:val="white"/>
          </w:rPr>
          <w:delText>Introduction</w:delText>
        </w:r>
        <w:bookmarkEnd w:id="18967"/>
        <w:bookmarkEnd w:id="18969"/>
      </w:del>
    </w:p>
    <w:p w14:paraId="26A631AC" w14:textId="053E76F9" w:rsidR="006D2FA8" w:rsidRPr="0052162F" w:rsidDel="008D26A9" w:rsidRDefault="006D2FA8">
      <w:pPr>
        <w:pStyle w:val="ListParagraph"/>
        <w:spacing w:after="0" w:line="276" w:lineRule="auto"/>
        <w:jc w:val="both"/>
        <w:rPr>
          <w:del w:id="18971" w:author="Rachel Shipsey" w:date="2025-06-23T15:21:00Z"/>
          <w:rFonts w:cs="Arial"/>
          <w:color w:val="000000"/>
        </w:rPr>
        <w:pPrChange w:id="18972" w:author="Rachel Shipsey" w:date="2025-06-23T15:41:00Z">
          <w:pPr>
            <w:autoSpaceDE w:val="0"/>
            <w:autoSpaceDN w:val="0"/>
            <w:adjustRightInd w:val="0"/>
            <w:spacing w:line="276" w:lineRule="auto"/>
            <w:jc w:val="both"/>
          </w:pPr>
        </w:pPrChange>
      </w:pPr>
      <w:del w:id="18973" w:author="Rachel Shipsey" w:date="2025-06-23T15:21:00Z">
        <w:r w:rsidRPr="70E65BEE" w:rsidDel="008D26A9">
          <w:rPr>
            <w:rFonts w:cs="Arial"/>
            <w:color w:val="000000" w:themeColor="text1"/>
          </w:rPr>
          <w:delText xml:space="preserve">At the eighth session of the Economic Commission for Africa Statistical Commission (STATCOM) for Africa held in Addis Ababa, Ethiopia, 24–26 October 2022, it was noted that South-South cooperation was a good way for countries with experience with censuses to share their knowledge and experience with other countries from the 2020 round of censuses and to continue working with the Economic Commission for Africa and other partners to build collective knowledge that can be used as a resource during the 2030 round. </w:delText>
        </w:r>
        <w:r w:rsidR="62A48CCB" w:rsidRPr="70E65BEE" w:rsidDel="008D26A9">
          <w:rPr>
            <w:rFonts w:cs="Arial"/>
            <w:color w:val="000000" w:themeColor="text1"/>
          </w:rPr>
          <w:delText>It called on ECA, the United Nations Population Fund (UNFPA) and other development partners to continue supporting countries in the implementation of the 2020 round of censuses and in preparation for the 2030 round.</w:delText>
        </w:r>
      </w:del>
    </w:p>
    <w:p w14:paraId="48B8425F" w14:textId="147AB103" w:rsidR="006D2FA8" w:rsidDel="008D26A9" w:rsidRDefault="006D2FA8">
      <w:pPr>
        <w:pStyle w:val="ListParagraph"/>
        <w:spacing w:after="0" w:line="276" w:lineRule="auto"/>
        <w:jc w:val="both"/>
        <w:rPr>
          <w:del w:id="18974" w:author="Rachel Shipsey" w:date="2025-06-23T15:21:00Z"/>
          <w:rFonts w:cs="Arial"/>
          <w:color w:val="000000"/>
        </w:rPr>
        <w:pPrChange w:id="18975" w:author="Rachel Shipsey" w:date="2025-06-23T15:41:00Z">
          <w:pPr>
            <w:spacing w:line="276" w:lineRule="auto"/>
            <w:jc w:val="both"/>
          </w:pPr>
        </w:pPrChange>
      </w:pPr>
      <w:del w:id="18976" w:author="Rachel Shipsey" w:date="2025-06-23T15:21:00Z">
        <w:r w:rsidDel="008D26A9">
          <w:rPr>
            <w:rFonts w:cs="Arial"/>
            <w:color w:val="000000"/>
          </w:rPr>
          <w:delText>In response to the 8</w:delText>
        </w:r>
        <w:r w:rsidRPr="00806136" w:rsidDel="008D26A9">
          <w:rPr>
            <w:rFonts w:cs="Arial"/>
            <w:color w:val="000000"/>
            <w:vertAlign w:val="superscript"/>
          </w:rPr>
          <w:delText>th</w:delText>
        </w:r>
        <w:r w:rsidDel="008D26A9">
          <w:rPr>
            <w:rFonts w:cs="Arial"/>
            <w:color w:val="000000"/>
          </w:rPr>
          <w:delText xml:space="preserve"> STATCOM recommendation, ECA through t</w:delText>
        </w:r>
        <w:r w:rsidRPr="000B3EE5" w:rsidDel="008D26A9">
          <w:rPr>
            <w:rFonts w:cs="Arial"/>
            <w:color w:val="000000"/>
          </w:rPr>
          <w:delText xml:space="preserve">he African Centre for </w:delText>
        </w:r>
        <w:r w:rsidR="00777095" w:rsidDel="008D26A9">
          <w:rPr>
            <w:rFonts w:cs="Arial"/>
            <w:color w:val="000000"/>
          </w:rPr>
          <w:delText>S</w:delText>
        </w:r>
        <w:r w:rsidRPr="000B3EE5" w:rsidDel="008D26A9">
          <w:rPr>
            <w:rFonts w:cs="Arial"/>
            <w:color w:val="000000"/>
          </w:rPr>
          <w:delText>tatistics (ACS)</w:delText>
        </w:r>
        <w:r w:rsidRPr="00F871D9" w:rsidDel="008D26A9">
          <w:rPr>
            <w:rFonts w:cs="Arial"/>
            <w:color w:val="000000"/>
          </w:rPr>
          <w:delText xml:space="preserve"> that</w:delText>
        </w:r>
        <w:r w:rsidDel="008D26A9">
          <w:delText xml:space="preserve"> </w:delText>
        </w:r>
        <w:r w:rsidRPr="000B3EE5" w:rsidDel="008D26A9">
          <w:rPr>
            <w:rFonts w:cs="Arial"/>
            <w:color w:val="000000"/>
          </w:rPr>
          <w:delText xml:space="preserve">has a core function of contributing to setting up and undertaking digital censuses </w:delText>
        </w:r>
        <w:r w:rsidDel="008D26A9">
          <w:rPr>
            <w:rFonts w:cs="Arial"/>
            <w:color w:val="000000"/>
          </w:rPr>
          <w:delText>in Africa with the</w:delText>
        </w:r>
        <w:r w:rsidRPr="000B3EE5" w:rsidDel="008D26A9">
          <w:rPr>
            <w:rFonts w:cs="Arial"/>
            <w:color w:val="000000"/>
          </w:rPr>
          <w:delText xml:space="preserve"> aim to implement modern data collection practices using</w:delText>
        </w:r>
        <w:r w:rsidDel="008D26A9">
          <w:rPr>
            <w:rFonts w:cs="Arial"/>
            <w:color w:val="000000"/>
          </w:rPr>
          <w:delText xml:space="preserve"> new</w:delText>
        </w:r>
        <w:r w:rsidRPr="000B3EE5" w:rsidDel="008D26A9">
          <w:rPr>
            <w:rFonts w:cs="Arial"/>
            <w:color w:val="000000"/>
          </w:rPr>
          <w:delText xml:space="preserve"> technology and methodologies </w:delText>
        </w:r>
        <w:r w:rsidDel="008D26A9">
          <w:rPr>
            <w:rFonts w:cs="Arial"/>
            <w:color w:val="000000"/>
          </w:rPr>
          <w:delText>has made progress</w:delText>
        </w:r>
        <w:r w:rsidRPr="000B3EE5" w:rsidDel="008D26A9">
          <w:rPr>
            <w:rFonts w:cs="Arial"/>
            <w:color w:val="000000"/>
          </w:rPr>
          <w:delText xml:space="preserve">. </w:delText>
        </w:r>
      </w:del>
    </w:p>
    <w:p w14:paraId="56761711" w14:textId="6CC8B997" w:rsidR="006D2FA8" w:rsidDel="008D26A9" w:rsidRDefault="006D2FA8">
      <w:pPr>
        <w:pStyle w:val="ListParagraph"/>
        <w:spacing w:after="0" w:line="276" w:lineRule="auto"/>
        <w:jc w:val="both"/>
        <w:rPr>
          <w:del w:id="18977" w:author="Rachel Shipsey" w:date="2025-06-23T15:21:00Z"/>
          <w:rFonts w:cs="Arial"/>
          <w:color w:val="000000" w:themeColor="text1"/>
        </w:rPr>
        <w:pPrChange w:id="18978" w:author="Rachel Shipsey" w:date="2025-06-23T15:41:00Z">
          <w:pPr>
            <w:spacing w:line="276" w:lineRule="auto"/>
            <w:jc w:val="both"/>
          </w:pPr>
        </w:pPrChange>
      </w:pPr>
      <w:del w:id="18979" w:author="Rachel Shipsey" w:date="2025-06-23T15:21:00Z">
        <w:r w:rsidRPr="70E65BEE" w:rsidDel="008D26A9">
          <w:rPr>
            <w:rFonts w:cs="Arial"/>
            <w:color w:val="000000" w:themeColor="text1"/>
          </w:rPr>
          <w:delText xml:space="preserve">During the 2020 census round, </w:delText>
        </w:r>
        <w:r w:rsidRPr="70E65BEE" w:rsidDel="008D26A9">
          <w:rPr>
            <w:rFonts w:cs="Arial"/>
          </w:rPr>
          <w:delText>information and communication technology across the globe has changed how routine statistical business processes are being done. Therefore, a systematic planning approach needs be used to achieve the best intended gains from the PHC.</w:delText>
        </w:r>
        <w:r w:rsidRPr="70E65BEE" w:rsidDel="008D26A9">
          <w:rPr>
            <w:rFonts w:cs="Arial"/>
            <w:color w:val="000000" w:themeColor="text1"/>
          </w:rPr>
          <w:delText xml:space="preserve"> </w:delText>
        </w:r>
        <w:r w:rsidR="267D8E23" w:rsidRPr="70E65BEE" w:rsidDel="008D26A9">
          <w:rPr>
            <w:rFonts w:cs="Arial"/>
            <w:color w:val="000000" w:themeColor="text1"/>
          </w:rPr>
          <w:delText>The ACS, in strengthening innovative approaches by countries during the 2020 censuses, identified the need to streamline the census planning process to inform the 2030 census round.</w:delText>
        </w:r>
      </w:del>
    </w:p>
    <w:p w14:paraId="0B5FD46D" w14:textId="7D2473A0" w:rsidR="006D2FA8" w:rsidRPr="007030E9" w:rsidDel="008D26A9" w:rsidRDefault="00E358B8">
      <w:pPr>
        <w:pStyle w:val="ListParagraph"/>
        <w:spacing w:after="0" w:line="276" w:lineRule="auto"/>
        <w:jc w:val="both"/>
        <w:rPr>
          <w:del w:id="18980" w:author="Rachel Shipsey" w:date="2025-06-23T15:21:00Z"/>
          <w:sz w:val="28"/>
          <w:szCs w:val="26"/>
          <w:highlight w:val="white"/>
          <w:rPrChange w:id="18981" w:author="Rachel Shipsey" w:date="2025-06-20T10:49:00Z">
            <w:rPr>
              <w:del w:id="18982" w:author="Rachel Shipsey" w:date="2025-06-23T15:21:00Z"/>
              <w:caps/>
              <w:highlight w:val="white"/>
            </w:rPr>
          </w:rPrChange>
        </w:rPr>
        <w:pPrChange w:id="18983" w:author="Rachel Shipsey" w:date="2025-06-23T15:41:00Z">
          <w:pPr>
            <w:pStyle w:val="Heading1"/>
          </w:pPr>
        </w:pPrChange>
      </w:pPr>
      <w:bookmarkStart w:id="18984" w:name="_Toc135845546"/>
      <w:bookmarkStart w:id="18985" w:name="_14.1_About_this"/>
      <w:del w:id="18986" w:author="Rachel Shipsey" w:date="2025-06-09T11:44:00Z">
        <w:r w:rsidRPr="007030E9" w:rsidDel="00447FA0">
          <w:rPr>
            <w:highlight w:val="white"/>
          </w:rPr>
          <w:delText>1</w:delText>
        </w:r>
        <w:r w:rsidR="00AD6047" w:rsidRPr="007030E9" w:rsidDel="00447FA0">
          <w:rPr>
            <w:highlight w:val="white"/>
          </w:rPr>
          <w:delText>7</w:delText>
        </w:r>
        <w:r w:rsidRPr="007030E9" w:rsidDel="00447FA0">
          <w:rPr>
            <w:highlight w:val="white"/>
          </w:rPr>
          <w:delText xml:space="preserve">.1 </w:delText>
        </w:r>
      </w:del>
      <w:bookmarkStart w:id="18987" w:name="_Toc201320351"/>
      <w:del w:id="18988" w:author="Rachel Shipsey" w:date="2025-06-23T15:21:00Z">
        <w:r w:rsidR="006D2FA8" w:rsidRPr="007030E9" w:rsidDel="008D26A9">
          <w:rPr>
            <w:highlight w:val="white"/>
          </w:rPr>
          <w:delText xml:space="preserve">About this </w:delText>
        </w:r>
        <w:r w:rsidR="03A17508" w:rsidRPr="007030E9" w:rsidDel="008D26A9">
          <w:rPr>
            <w:highlight w:val="white"/>
          </w:rPr>
          <w:delText>planning c</w:delText>
        </w:r>
        <w:bookmarkEnd w:id="18984"/>
        <w:r w:rsidR="006D2FA8" w:rsidRPr="007030E9" w:rsidDel="008D26A9">
          <w:rPr>
            <w:highlight w:val="white"/>
          </w:rPr>
          <w:delText>hecklist</w:delText>
        </w:r>
        <w:bookmarkEnd w:id="18985"/>
        <w:bookmarkEnd w:id="18987"/>
      </w:del>
    </w:p>
    <w:p w14:paraId="766506A0" w14:textId="5A45129C" w:rsidR="006D2FA8" w:rsidDel="008D26A9" w:rsidRDefault="006D2FA8">
      <w:pPr>
        <w:pStyle w:val="ListParagraph"/>
        <w:spacing w:after="0" w:line="276" w:lineRule="auto"/>
        <w:jc w:val="both"/>
        <w:rPr>
          <w:del w:id="18989" w:author="Rachel Shipsey" w:date="2025-06-23T15:21:00Z"/>
          <w:rFonts w:cs="Arial"/>
          <w:color w:val="000000"/>
        </w:rPr>
        <w:pPrChange w:id="18990" w:author="Rachel Shipsey" w:date="2025-06-23T15:41:00Z">
          <w:pPr>
            <w:spacing w:line="276" w:lineRule="auto"/>
            <w:jc w:val="both"/>
          </w:pPr>
        </w:pPrChange>
      </w:pPr>
      <w:del w:id="18991" w:author="Rachel Shipsey" w:date="2025-06-23T15:21:00Z">
        <w:r w:rsidRPr="7B4121B4" w:rsidDel="008D26A9">
          <w:rPr>
            <w:rFonts w:cs="Arial"/>
            <w:color w:val="000000" w:themeColor="text1"/>
          </w:rPr>
          <w:delText xml:space="preserve">A Planning checklist has therefore been developed to provide guidance on timing and scheduling of activities and tasks when implementing a digital census in Africa. This </w:delText>
        </w:r>
        <w:r w:rsidR="467A81E6" w:rsidRPr="7B4121B4" w:rsidDel="008D26A9">
          <w:rPr>
            <w:rFonts w:cs="Arial"/>
            <w:color w:val="000000" w:themeColor="text1"/>
          </w:rPr>
          <w:delText xml:space="preserve">planning </w:delText>
        </w:r>
        <w:r w:rsidRPr="7B4121B4" w:rsidDel="008D26A9">
          <w:rPr>
            <w:rFonts w:cs="Arial"/>
            <w:color w:val="000000" w:themeColor="text1"/>
          </w:rPr>
          <w:delText>checklist is intended for use by national census implementing agencies and should be used alongside the UN Principles and Recommendations for Population and Housing Censuses (UN P &amp;R) Revision 3 together with the UN Handbook on the Management of Population and Housing Censuses. Series 2020. Revision 2.</w:delText>
        </w:r>
        <w:r w:rsidR="4E11598E" w:rsidRPr="7B4121B4" w:rsidDel="008D26A9">
          <w:rPr>
            <w:rFonts w:cs="Arial"/>
            <w:color w:val="000000" w:themeColor="text1"/>
          </w:rPr>
          <w:delText xml:space="preserve"> It should be </w:delText>
        </w:r>
        <w:r w:rsidR="7D8DFB19" w:rsidRPr="7B4121B4" w:rsidDel="008D26A9">
          <w:rPr>
            <w:rFonts w:cs="Arial"/>
            <w:color w:val="000000" w:themeColor="text1"/>
          </w:rPr>
          <w:delText>one of key aspects</w:delText>
        </w:r>
        <w:r w:rsidR="4E11598E" w:rsidRPr="7B4121B4" w:rsidDel="008D26A9">
          <w:rPr>
            <w:rFonts w:cs="Arial"/>
            <w:color w:val="000000" w:themeColor="text1"/>
          </w:rPr>
          <w:delText xml:space="preserve"> of the</w:delText>
        </w:r>
        <w:r w:rsidR="68933D83" w:rsidRPr="7B4121B4" w:rsidDel="008D26A9">
          <w:rPr>
            <w:rFonts w:cs="Arial"/>
            <w:color w:val="000000" w:themeColor="text1"/>
          </w:rPr>
          <w:delText xml:space="preserve"> digital</w:delText>
        </w:r>
        <w:r w:rsidR="4E11598E" w:rsidRPr="7B4121B4" w:rsidDel="008D26A9">
          <w:rPr>
            <w:rFonts w:cs="Arial"/>
            <w:color w:val="000000" w:themeColor="text1"/>
          </w:rPr>
          <w:delText xml:space="preserve"> </w:delText>
        </w:r>
        <w:r w:rsidDel="008D26A9">
          <w:fldChar w:fldCharType="begin"/>
        </w:r>
        <w:r w:rsidDel="008D26A9">
          <w:delInstrText>HYPERLINK \l "_CHAPTER_TWO:_Digital" \h</w:delInstrText>
        </w:r>
        <w:r w:rsidDel="008D26A9">
          <w:fldChar w:fldCharType="separate"/>
        </w:r>
        <w:r w:rsidR="4E11598E" w:rsidRPr="7B4121B4" w:rsidDel="008D26A9">
          <w:rPr>
            <w:rStyle w:val="Hyperlink"/>
            <w:rFonts w:cs="Arial"/>
          </w:rPr>
          <w:delText>census</w:delText>
        </w:r>
        <w:r w:rsidR="725FB583" w:rsidRPr="7B4121B4" w:rsidDel="008D26A9">
          <w:rPr>
            <w:rStyle w:val="Hyperlink"/>
            <w:rFonts w:cs="Arial"/>
          </w:rPr>
          <w:delText xml:space="preserve"> </w:delText>
        </w:r>
        <w:r w:rsidR="4E11598E" w:rsidRPr="7B4121B4" w:rsidDel="008D26A9">
          <w:rPr>
            <w:rStyle w:val="Hyperlink"/>
            <w:rFonts w:cs="Arial"/>
          </w:rPr>
          <w:delText>planning</w:delText>
        </w:r>
        <w:r w:rsidDel="008D26A9">
          <w:rPr>
            <w:rStyle w:val="Hyperlink"/>
            <w:rFonts w:cs="Arial"/>
          </w:rPr>
          <w:fldChar w:fldCharType="end"/>
        </w:r>
        <w:r w:rsidR="4E11598E" w:rsidRPr="7B4121B4" w:rsidDel="008D26A9">
          <w:rPr>
            <w:rFonts w:cs="Arial"/>
            <w:color w:val="000000" w:themeColor="text1"/>
          </w:rPr>
          <w:delText xml:space="preserve"> process</w:delText>
        </w:r>
        <w:r w:rsidR="7EB99093" w:rsidRPr="7B4121B4" w:rsidDel="008D26A9">
          <w:rPr>
            <w:rFonts w:cs="Arial"/>
            <w:color w:val="000000" w:themeColor="text1"/>
          </w:rPr>
          <w:delText>es</w:delText>
        </w:r>
        <w:r w:rsidR="4E11598E" w:rsidRPr="7B4121B4" w:rsidDel="008D26A9">
          <w:rPr>
            <w:rFonts w:cs="Arial"/>
            <w:color w:val="000000" w:themeColor="text1"/>
          </w:rPr>
          <w:delText>.</w:delText>
        </w:r>
      </w:del>
    </w:p>
    <w:p w14:paraId="7A584531" w14:textId="6FD97F00" w:rsidR="006D2FA8" w:rsidDel="008D26A9" w:rsidRDefault="006D2FA8">
      <w:pPr>
        <w:pStyle w:val="ListParagraph"/>
        <w:spacing w:after="0" w:line="276" w:lineRule="auto"/>
        <w:jc w:val="both"/>
        <w:rPr>
          <w:del w:id="18992" w:author="Rachel Shipsey" w:date="2025-06-23T15:21:00Z"/>
          <w:rFonts w:cs="Arial"/>
          <w:color w:val="000000"/>
        </w:rPr>
        <w:pPrChange w:id="18993" w:author="Rachel Shipsey" w:date="2025-06-23T15:41:00Z">
          <w:pPr>
            <w:spacing w:line="276" w:lineRule="auto"/>
            <w:jc w:val="both"/>
          </w:pPr>
        </w:pPrChange>
      </w:pPr>
      <w:del w:id="18994" w:author="Rachel Shipsey" w:date="2025-06-23T15:21:00Z">
        <w:r w:rsidDel="008D26A9">
          <w:rPr>
            <w:rFonts w:cs="Arial"/>
            <w:color w:val="000000"/>
          </w:rPr>
          <w:delText>Despite the existence of guiding documents, there were notable challenges with activity and task scheduling in the 2020 round, which this checklist aims to address. The checklist is developed based</w:delText>
        </w:r>
        <w:r w:rsidRPr="000B3EE5" w:rsidDel="008D26A9">
          <w:rPr>
            <w:rFonts w:cs="Arial"/>
            <w:color w:val="000000"/>
          </w:rPr>
          <w:delText xml:space="preserve"> </w:delText>
        </w:r>
        <w:r w:rsidDel="008D26A9">
          <w:rPr>
            <w:rFonts w:cs="Arial"/>
            <w:color w:val="000000"/>
          </w:rPr>
          <w:delText>on a</w:delText>
        </w:r>
        <w:r w:rsidRPr="000B3EE5" w:rsidDel="008D26A9">
          <w:rPr>
            <w:rFonts w:cs="Arial"/>
            <w:color w:val="000000"/>
          </w:rPr>
          <w:delText xml:space="preserve"> review</w:delText>
        </w:r>
        <w:r w:rsidDel="008D26A9">
          <w:rPr>
            <w:rFonts w:cs="Arial"/>
            <w:color w:val="000000"/>
          </w:rPr>
          <w:delText xml:space="preserve"> of</w:delText>
        </w:r>
        <w:r w:rsidRPr="000B3EE5" w:rsidDel="008D26A9">
          <w:rPr>
            <w:rFonts w:cs="Arial"/>
            <w:color w:val="000000"/>
          </w:rPr>
          <w:delText xml:space="preserve"> lessons learned from progress made</w:delText>
        </w:r>
        <w:r w:rsidDel="008D26A9">
          <w:rPr>
            <w:rFonts w:cs="Arial"/>
            <w:color w:val="000000"/>
          </w:rPr>
          <w:delText xml:space="preserve"> in the 2020 round as documented in the e-census handbook</w:delText>
        </w:r>
        <w:r w:rsidDel="008D26A9">
          <w:rPr>
            <w:rStyle w:val="FootnoteReference"/>
            <w:rFonts w:cs="Arial"/>
            <w:color w:val="000000"/>
          </w:rPr>
          <w:footnoteReference w:id="2"/>
        </w:r>
        <w:r w:rsidDel="008D26A9">
          <w:rPr>
            <w:rFonts w:cs="Arial"/>
            <w:color w:val="000000"/>
          </w:rPr>
          <w:delText xml:space="preserve">. Some of these challenges that arose from absence of a systematic task and time scheduling include: </w:delText>
        </w:r>
      </w:del>
    </w:p>
    <w:p w14:paraId="27636389" w14:textId="537F5F80" w:rsidR="006D2FA8" w:rsidDel="008D26A9" w:rsidRDefault="006D2FA8">
      <w:pPr>
        <w:pStyle w:val="ListParagraph"/>
        <w:spacing w:after="0" w:line="276" w:lineRule="auto"/>
        <w:jc w:val="both"/>
        <w:rPr>
          <w:del w:id="18997" w:author="Rachel Shipsey" w:date="2025-06-23T15:21:00Z"/>
          <w:rFonts w:cs="Arial"/>
          <w:color w:val="000000"/>
        </w:rPr>
        <w:pPrChange w:id="18998" w:author="Rachel Shipsey" w:date="2025-06-23T15:41:00Z">
          <w:pPr>
            <w:pStyle w:val="ListParagraph"/>
            <w:numPr>
              <w:numId w:val="110"/>
            </w:numPr>
            <w:spacing w:after="0" w:line="276" w:lineRule="auto"/>
            <w:ind w:hanging="360"/>
            <w:jc w:val="both"/>
          </w:pPr>
        </w:pPrChange>
      </w:pPr>
      <w:del w:id="18999" w:author="Rachel Shipsey" w:date="2025-06-23T15:21:00Z">
        <w:r w:rsidDel="008D26A9">
          <w:rPr>
            <w:rFonts w:cs="Arial"/>
            <w:b/>
            <w:bCs/>
            <w:color w:val="000000"/>
          </w:rPr>
          <w:delText>Incomplete</w:delText>
        </w:r>
        <w:r w:rsidRPr="006114FF" w:rsidDel="008D26A9">
          <w:rPr>
            <w:rFonts w:cs="Arial"/>
            <w:b/>
            <w:bCs/>
            <w:color w:val="000000"/>
          </w:rPr>
          <w:delText xml:space="preserve"> plan</w:delText>
        </w:r>
        <w:r w:rsidDel="008D26A9">
          <w:rPr>
            <w:rFonts w:cs="Arial"/>
            <w:b/>
            <w:bCs/>
            <w:color w:val="000000"/>
          </w:rPr>
          <w:delText>s</w:delText>
        </w:r>
        <w:r w:rsidRPr="006114FF" w:rsidDel="008D26A9">
          <w:rPr>
            <w:rFonts w:cs="Arial"/>
            <w:b/>
            <w:bCs/>
            <w:color w:val="000000"/>
          </w:rPr>
          <w:delText>:</w:delText>
        </w:r>
        <w:r w:rsidRPr="006114FF" w:rsidDel="008D26A9">
          <w:rPr>
            <w:rFonts w:cs="Arial"/>
            <w:color w:val="000000"/>
          </w:rPr>
          <w:delText xml:space="preserve"> Some of the countries did not factor in their budgets and plans early enough for certain activities that arise from the use of technology in data collection like multiple pretests of applications before the pilot; pilot the cartographic application among others. They only realized the need for additional tests after or before implementing the pilot census. </w:delText>
        </w:r>
      </w:del>
    </w:p>
    <w:p w14:paraId="2AEE46A1" w14:textId="73B84352" w:rsidR="006D2FA8" w:rsidRPr="006114FF" w:rsidDel="008D26A9" w:rsidRDefault="006D2FA8">
      <w:pPr>
        <w:pStyle w:val="ListParagraph"/>
        <w:spacing w:after="0" w:line="276" w:lineRule="auto"/>
        <w:jc w:val="both"/>
        <w:rPr>
          <w:del w:id="19000" w:author="Rachel Shipsey" w:date="2025-06-23T15:21:00Z"/>
          <w:rFonts w:cs="Arial"/>
          <w:color w:val="000000"/>
        </w:rPr>
        <w:pPrChange w:id="19001" w:author="Rachel Shipsey" w:date="2025-06-23T15:41:00Z">
          <w:pPr>
            <w:pStyle w:val="ListParagraph"/>
            <w:numPr>
              <w:numId w:val="110"/>
            </w:numPr>
            <w:spacing w:after="0" w:line="276" w:lineRule="auto"/>
            <w:ind w:hanging="360"/>
            <w:jc w:val="both"/>
          </w:pPr>
        </w:pPrChange>
      </w:pPr>
      <w:del w:id="19002" w:author="Rachel Shipsey" w:date="2025-06-23T15:21:00Z">
        <w:r w:rsidRPr="7B4121B4" w:rsidDel="008D26A9">
          <w:rPr>
            <w:rFonts w:cs="Arial"/>
            <w:b/>
            <w:bCs/>
            <w:color w:val="000000" w:themeColor="text1"/>
          </w:rPr>
          <w:delText>Time estimation:</w:delText>
        </w:r>
        <w:r w:rsidRPr="7B4121B4" w:rsidDel="008D26A9">
          <w:rPr>
            <w:rFonts w:cs="Arial"/>
            <w:color w:val="000000" w:themeColor="text1"/>
          </w:rPr>
          <w:delText xml:space="preserve"> some countries underestimate the time allocated to </w:delText>
        </w:r>
        <w:r w:rsidR="47DDBAD4" w:rsidRPr="7B4121B4" w:rsidDel="008D26A9">
          <w:rPr>
            <w:rFonts w:cs="Arial"/>
            <w:color w:val="000000" w:themeColor="text1"/>
          </w:rPr>
          <w:delText>selecting</w:delText>
        </w:r>
        <w:r w:rsidRPr="7B4121B4" w:rsidDel="008D26A9">
          <w:rPr>
            <w:rFonts w:cs="Arial"/>
            <w:color w:val="000000" w:themeColor="text1"/>
          </w:rPr>
          <w:delText xml:space="preserve"> activities leading to delays and interruption of the subsequent phase.</w:delText>
        </w:r>
      </w:del>
    </w:p>
    <w:p w14:paraId="12184963" w14:textId="4391E183" w:rsidR="006D2FA8" w:rsidRPr="006114FF" w:rsidDel="008D26A9" w:rsidRDefault="006D2FA8">
      <w:pPr>
        <w:pStyle w:val="ListParagraph"/>
        <w:spacing w:after="0" w:line="276" w:lineRule="auto"/>
        <w:jc w:val="both"/>
        <w:rPr>
          <w:del w:id="19003" w:author="Rachel Shipsey" w:date="2025-06-23T15:21:00Z"/>
          <w:rFonts w:cs="Arial"/>
          <w:color w:val="000000"/>
        </w:rPr>
        <w:pPrChange w:id="19004" w:author="Rachel Shipsey" w:date="2025-06-23T15:41:00Z">
          <w:pPr>
            <w:pStyle w:val="ListParagraph"/>
            <w:numPr>
              <w:numId w:val="110"/>
            </w:numPr>
            <w:spacing w:after="0" w:line="276" w:lineRule="auto"/>
            <w:ind w:hanging="360"/>
            <w:jc w:val="both"/>
          </w:pPr>
        </w:pPrChange>
      </w:pPr>
      <w:del w:id="19005" w:author="Rachel Shipsey" w:date="2025-06-23T15:21:00Z">
        <w:r w:rsidRPr="006114FF" w:rsidDel="008D26A9">
          <w:rPr>
            <w:rFonts w:cs="Arial"/>
            <w:b/>
            <w:bCs/>
            <w:color w:val="000000"/>
          </w:rPr>
          <w:delText xml:space="preserve">Comprehensive list of activities and tasks: </w:delText>
        </w:r>
        <w:r w:rsidRPr="006114FF" w:rsidDel="008D26A9">
          <w:rPr>
            <w:rFonts w:cs="Arial"/>
            <w:color w:val="000000"/>
          </w:rPr>
          <w:delText xml:space="preserve">lack of a proper integrated plan for each phase and for activities therein leading to a disconnect in task implementers causing some cross cutting components of the census not to be covered such as absence of publicity during the mapping, pilot etc. in some countries. </w:delText>
        </w:r>
      </w:del>
    </w:p>
    <w:p w14:paraId="48C40599" w14:textId="6BBCFD72" w:rsidR="006D2FA8" w:rsidRPr="006114FF" w:rsidDel="008D26A9" w:rsidRDefault="006D2FA8">
      <w:pPr>
        <w:pStyle w:val="ListParagraph"/>
        <w:spacing w:after="0" w:line="276" w:lineRule="auto"/>
        <w:jc w:val="both"/>
        <w:rPr>
          <w:del w:id="19006" w:author="Rachel Shipsey" w:date="2025-06-23T15:21:00Z"/>
          <w:rFonts w:cs="Arial"/>
          <w:color w:val="000000"/>
        </w:rPr>
        <w:pPrChange w:id="19007" w:author="Rachel Shipsey" w:date="2025-06-23T15:41:00Z">
          <w:pPr>
            <w:pStyle w:val="ListParagraph"/>
            <w:numPr>
              <w:numId w:val="110"/>
            </w:numPr>
            <w:spacing w:after="0" w:line="276" w:lineRule="auto"/>
            <w:ind w:hanging="360"/>
            <w:jc w:val="both"/>
          </w:pPr>
        </w:pPrChange>
      </w:pPr>
      <w:del w:id="19008" w:author="Rachel Shipsey" w:date="2025-06-23T15:21:00Z">
        <w:r w:rsidRPr="7B4121B4" w:rsidDel="008D26A9">
          <w:rPr>
            <w:rFonts w:cs="Arial"/>
            <w:b/>
            <w:bCs/>
            <w:color w:val="000000" w:themeColor="text1"/>
          </w:rPr>
          <w:delText>Milestones and outputs</w:delText>
        </w:r>
        <w:r w:rsidRPr="7B4121B4" w:rsidDel="008D26A9">
          <w:rPr>
            <w:rFonts w:cs="Arial"/>
            <w:color w:val="000000" w:themeColor="text1"/>
          </w:rPr>
          <w:delText>: Lack of clear knowledge of the specific outcomes of each activity within a census phase and how it links and when it should be available for the subsequent phase.</w:delText>
        </w:r>
      </w:del>
    </w:p>
    <w:p w14:paraId="66FB6905" w14:textId="4C53E07F" w:rsidR="7B4121B4" w:rsidDel="008D26A9" w:rsidRDefault="7B4121B4">
      <w:pPr>
        <w:pStyle w:val="ListParagraph"/>
        <w:spacing w:after="0" w:line="276" w:lineRule="auto"/>
        <w:jc w:val="both"/>
        <w:rPr>
          <w:del w:id="19009" w:author="Rachel Shipsey" w:date="2025-06-23T15:21:00Z"/>
          <w:rFonts w:cs="Arial"/>
          <w:b/>
          <w:bCs/>
          <w:color w:val="000000" w:themeColor="text1"/>
        </w:rPr>
        <w:pPrChange w:id="19010" w:author="Rachel Shipsey" w:date="2025-06-23T15:41:00Z">
          <w:pPr>
            <w:spacing w:line="276" w:lineRule="auto"/>
            <w:jc w:val="both"/>
          </w:pPr>
        </w:pPrChange>
      </w:pPr>
    </w:p>
    <w:p w14:paraId="5D47817F" w14:textId="58724B7D" w:rsidR="006D2FA8" w:rsidRPr="00426811" w:rsidDel="008D26A9" w:rsidRDefault="006D2FA8">
      <w:pPr>
        <w:pStyle w:val="ListParagraph"/>
        <w:spacing w:after="0" w:line="276" w:lineRule="auto"/>
        <w:jc w:val="both"/>
        <w:rPr>
          <w:del w:id="19011" w:author="Rachel Shipsey" w:date="2025-06-23T15:21:00Z"/>
        </w:rPr>
        <w:pPrChange w:id="19012" w:author="Rachel Shipsey" w:date="2025-06-23T15:41:00Z">
          <w:pPr>
            <w:spacing w:line="276" w:lineRule="auto"/>
            <w:jc w:val="both"/>
          </w:pPr>
        </w:pPrChange>
      </w:pPr>
      <w:bookmarkStart w:id="19013" w:name="_Toc201320352"/>
      <w:del w:id="19014" w:author="Rachel Shipsey" w:date="2025-06-23T15:21:00Z">
        <w:r w:rsidRPr="00426811" w:rsidDel="008D26A9">
          <w:delText>Census calendar</w:delText>
        </w:r>
        <w:bookmarkEnd w:id="19013"/>
      </w:del>
    </w:p>
    <w:p w14:paraId="1B3FD3E2" w14:textId="62C77B58" w:rsidR="006D2FA8" w:rsidDel="008D26A9" w:rsidRDefault="006D2FA8">
      <w:pPr>
        <w:pStyle w:val="ListParagraph"/>
        <w:spacing w:after="0" w:line="276" w:lineRule="auto"/>
        <w:jc w:val="both"/>
        <w:rPr>
          <w:del w:id="19015" w:author="Rachel Shipsey" w:date="2025-06-23T15:21:00Z"/>
          <w:rFonts w:cs="Arial"/>
          <w:color w:val="000000"/>
        </w:rPr>
        <w:pPrChange w:id="19016" w:author="Rachel Shipsey" w:date="2025-06-23T15:41:00Z">
          <w:pPr>
            <w:spacing w:line="276" w:lineRule="auto"/>
            <w:jc w:val="both"/>
          </w:pPr>
        </w:pPrChange>
      </w:pPr>
      <w:del w:id="19017" w:author="Rachel Shipsey" w:date="2025-06-23T15:21:00Z">
        <w:r w:rsidRPr="7B4121B4" w:rsidDel="008D26A9">
          <w:rPr>
            <w:rFonts w:cs="Arial"/>
            <w:color w:val="000000" w:themeColor="text1"/>
          </w:rPr>
          <w:delText xml:space="preserve">In conclusion, these challenges all point to development of a census calendar </w:delText>
        </w:r>
        <w:r w:rsidR="24ED943A" w:rsidRPr="7B4121B4" w:rsidDel="008D26A9">
          <w:rPr>
            <w:rFonts w:cs="Arial"/>
            <w:color w:val="000000" w:themeColor="text1"/>
          </w:rPr>
          <w:delText>which</w:delText>
        </w:r>
        <w:r w:rsidRPr="7B4121B4" w:rsidDel="008D26A9">
          <w:rPr>
            <w:rFonts w:cs="Arial"/>
            <w:color w:val="000000" w:themeColor="text1"/>
          </w:rPr>
          <w:delText xml:space="preserve"> is a crucial step in the planning phase of a census. It serves as a guide to measure the progress of each stage of the census operation. It is designed to show the census activities, the amount of time required and in addition, show the sequence, interdependency, and timing of all the various steps in the census programme.</w:delText>
        </w:r>
      </w:del>
    </w:p>
    <w:p w14:paraId="582378A8" w14:textId="118A67AD" w:rsidR="006D2FA8" w:rsidDel="008D26A9" w:rsidRDefault="006D2FA8">
      <w:pPr>
        <w:pStyle w:val="ListParagraph"/>
        <w:spacing w:after="0" w:line="276" w:lineRule="auto"/>
        <w:jc w:val="both"/>
        <w:rPr>
          <w:del w:id="19018" w:author="Rachel Shipsey" w:date="2025-06-23T15:21:00Z"/>
          <w:rFonts w:cs="Arial"/>
          <w:color w:val="000000"/>
        </w:rPr>
        <w:pPrChange w:id="19019" w:author="Rachel Shipsey" w:date="2025-06-23T15:41:00Z">
          <w:pPr>
            <w:spacing w:line="276" w:lineRule="auto"/>
            <w:jc w:val="both"/>
          </w:pPr>
        </w:pPrChange>
      </w:pPr>
      <w:del w:id="19020" w:author="Rachel Shipsey" w:date="2025-06-23T15:21:00Z">
        <w:r w:rsidDel="008D26A9">
          <w:rPr>
            <w:rFonts w:cs="Arial"/>
            <w:color w:val="000000"/>
            <w:highlight w:val="white"/>
          </w:rPr>
          <w:delText xml:space="preserve">A check list of what is required to populate a census calendar has been developed based on the </w:delText>
        </w:r>
        <w:r w:rsidRPr="0095157A" w:rsidDel="008D26A9">
          <w:rPr>
            <w:rFonts w:cs="Arial"/>
            <w:color w:val="000000"/>
            <w:highlight w:val="white"/>
          </w:rPr>
          <w:delText xml:space="preserve">UNFPA Step-By-Step reference guide </w:delText>
        </w:r>
        <w:r w:rsidDel="008D26A9">
          <w:rPr>
            <w:rFonts w:cs="Arial"/>
            <w:color w:val="000000"/>
          </w:rPr>
          <w:delText>(Gant Chart) in combination with a t</w:delText>
        </w:r>
        <w:r w:rsidRPr="0095157A" w:rsidDel="008D26A9">
          <w:rPr>
            <w:rFonts w:cs="Arial"/>
            <w:color w:val="000000"/>
          </w:rPr>
          <w:delText xml:space="preserve">ypical country workplan used during the 2020 round of PHC. </w:delText>
        </w:r>
      </w:del>
    </w:p>
    <w:p w14:paraId="63D8AF0E" w14:textId="5C1E853A" w:rsidR="006D2FA8" w:rsidRPr="00D20B4D" w:rsidDel="008D26A9" w:rsidRDefault="00E358B8">
      <w:pPr>
        <w:pStyle w:val="ListParagraph"/>
        <w:spacing w:after="0" w:line="276" w:lineRule="auto"/>
        <w:jc w:val="both"/>
        <w:rPr>
          <w:del w:id="19021" w:author="Rachel Shipsey" w:date="2025-06-23T15:21:00Z"/>
          <w:caps/>
          <w:highlight w:val="white"/>
        </w:rPr>
        <w:pPrChange w:id="19022" w:author="Rachel Shipsey" w:date="2025-06-23T15:41:00Z">
          <w:pPr>
            <w:pStyle w:val="Heading1"/>
          </w:pPr>
        </w:pPrChange>
      </w:pPr>
      <w:del w:id="19023" w:author="Rachel Shipsey" w:date="2025-06-09T11:46:00Z">
        <w:r w:rsidRPr="4871BC61" w:rsidDel="003623E3">
          <w:rPr>
            <w:highlight w:val="white"/>
          </w:rPr>
          <w:delText>1</w:delText>
        </w:r>
        <w:r w:rsidR="004658E4" w:rsidDel="003623E3">
          <w:rPr>
            <w:highlight w:val="white"/>
          </w:rPr>
          <w:delText>7</w:delText>
        </w:r>
        <w:r w:rsidRPr="4871BC61" w:rsidDel="003623E3">
          <w:rPr>
            <w:highlight w:val="white"/>
          </w:rPr>
          <w:delText xml:space="preserve">.2 </w:delText>
        </w:r>
      </w:del>
      <w:bookmarkStart w:id="19024" w:name="_Toc201320353"/>
      <w:del w:id="19025" w:author="Rachel Shipsey" w:date="2025-06-23T15:21:00Z">
        <w:r w:rsidR="006D2FA8" w:rsidRPr="4871BC61" w:rsidDel="008D26A9">
          <w:rPr>
            <w:highlight w:val="white"/>
          </w:rPr>
          <w:delText>Objective of the checklist</w:delText>
        </w:r>
        <w:bookmarkEnd w:id="19024"/>
      </w:del>
    </w:p>
    <w:p w14:paraId="1C96D607" w14:textId="19E9F1A4" w:rsidR="7B4121B4" w:rsidDel="008D26A9" w:rsidRDefault="7B4121B4">
      <w:pPr>
        <w:pStyle w:val="ListParagraph"/>
        <w:spacing w:after="0" w:line="276" w:lineRule="auto"/>
        <w:jc w:val="both"/>
        <w:rPr>
          <w:del w:id="19026" w:author="Rachel Shipsey" w:date="2025-06-23T15:21:00Z"/>
          <w:rFonts w:cs="Arial"/>
          <w:color w:val="000000" w:themeColor="text1"/>
        </w:rPr>
        <w:pPrChange w:id="19027" w:author="Rachel Shipsey" w:date="2025-06-23T15:41:00Z">
          <w:pPr>
            <w:spacing w:line="276" w:lineRule="auto"/>
            <w:jc w:val="both"/>
          </w:pPr>
        </w:pPrChange>
      </w:pPr>
    </w:p>
    <w:p w14:paraId="0AC086C1" w14:textId="4B35BF17" w:rsidR="006D2FA8" w:rsidRPr="00904796" w:rsidDel="008D26A9" w:rsidRDefault="006D2FA8">
      <w:pPr>
        <w:pStyle w:val="ListParagraph"/>
        <w:spacing w:after="0" w:line="276" w:lineRule="auto"/>
        <w:jc w:val="both"/>
        <w:rPr>
          <w:del w:id="19028" w:author="Rachel Shipsey" w:date="2025-06-23T15:21:00Z"/>
          <w:rFonts w:cs="Arial"/>
          <w:color w:val="000000"/>
        </w:rPr>
        <w:pPrChange w:id="19029" w:author="Rachel Shipsey" w:date="2025-06-23T15:41:00Z">
          <w:pPr>
            <w:spacing w:line="276" w:lineRule="auto"/>
            <w:jc w:val="both"/>
          </w:pPr>
        </w:pPrChange>
      </w:pPr>
      <w:del w:id="19030" w:author="Rachel Shipsey" w:date="2025-06-23T15:21:00Z">
        <w:r w:rsidDel="008D26A9">
          <w:rPr>
            <w:rFonts w:cs="Arial"/>
            <w:color w:val="000000"/>
          </w:rPr>
          <w:delText>Given the challenges experienced in the 2020 round, this checklist</w:delText>
        </w:r>
        <w:r w:rsidRPr="006114FF" w:rsidDel="008D26A9">
          <w:rPr>
            <w:rFonts w:cs="Arial"/>
            <w:color w:val="000000"/>
          </w:rPr>
          <w:delText xml:space="preserve"> aims to</w:delText>
        </w:r>
        <w:r w:rsidRPr="00904796" w:rsidDel="008D26A9">
          <w:rPr>
            <w:rFonts w:cs="Arial"/>
            <w:color w:val="000000"/>
          </w:rPr>
          <w:delText xml:space="preserve"> provide a systematic planning approach to guide stakeholders in ensuring that the plan for a digital PHC is coherent, coordinated and focused on efficiently meeting national development priorities, as well as maintain and reinvigorate momentum for a census undertaking in preparation for the 2030 round.</w:delText>
        </w:r>
        <w:r w:rsidRPr="00904796" w:rsidDel="008D26A9">
          <w:delText xml:space="preserve"> </w:delText>
        </w:r>
        <w:r w:rsidDel="008D26A9">
          <w:rPr>
            <w:rFonts w:cs="Arial"/>
            <w:color w:val="000000"/>
          </w:rPr>
          <w:delText>The specific o</w:delText>
        </w:r>
        <w:r w:rsidRPr="00904796" w:rsidDel="008D26A9">
          <w:rPr>
            <w:rFonts w:cs="Arial"/>
            <w:color w:val="000000"/>
          </w:rPr>
          <w:delText>bjective</w:delText>
        </w:r>
        <w:r w:rsidDel="008D26A9">
          <w:rPr>
            <w:rFonts w:cs="Arial"/>
            <w:color w:val="000000"/>
          </w:rPr>
          <w:delText>s are</w:delText>
        </w:r>
        <w:r w:rsidRPr="00904796" w:rsidDel="008D26A9">
          <w:rPr>
            <w:rFonts w:cs="Arial"/>
            <w:color w:val="000000"/>
          </w:rPr>
          <w:delText xml:space="preserve"> to: </w:delText>
        </w:r>
      </w:del>
    </w:p>
    <w:p w14:paraId="16FE455A" w14:textId="3DC7C6CF" w:rsidR="006D2FA8" w:rsidRPr="00904796" w:rsidDel="008D26A9" w:rsidRDefault="006D2FA8">
      <w:pPr>
        <w:pStyle w:val="ListParagraph"/>
        <w:spacing w:after="0" w:line="276" w:lineRule="auto"/>
        <w:jc w:val="both"/>
        <w:rPr>
          <w:del w:id="19031" w:author="Rachel Shipsey" w:date="2025-06-23T15:21:00Z"/>
          <w:rFonts w:cs="Arial"/>
          <w:color w:val="000000"/>
        </w:rPr>
        <w:pPrChange w:id="19032" w:author="Rachel Shipsey" w:date="2025-06-23T15:41:00Z">
          <w:pPr>
            <w:pStyle w:val="ListParagraph"/>
            <w:numPr>
              <w:numId w:val="111"/>
            </w:numPr>
            <w:spacing w:after="0" w:line="276" w:lineRule="auto"/>
            <w:ind w:hanging="360"/>
            <w:jc w:val="both"/>
          </w:pPr>
        </w:pPrChange>
      </w:pPr>
      <w:del w:id="19033" w:author="Rachel Shipsey" w:date="2025-06-23T15:21:00Z">
        <w:r w:rsidRPr="00904796" w:rsidDel="008D26A9">
          <w:rPr>
            <w:rFonts w:cs="Arial"/>
            <w:color w:val="000000"/>
          </w:rPr>
          <w:delText xml:space="preserve">Guide </w:delText>
        </w:r>
        <w:r w:rsidDel="008D26A9">
          <w:rPr>
            <w:rFonts w:cs="Arial"/>
            <w:color w:val="000000"/>
          </w:rPr>
          <w:delText>member states</w:delText>
        </w:r>
        <w:r w:rsidRPr="00904796" w:rsidDel="008D26A9">
          <w:rPr>
            <w:rFonts w:cs="Arial"/>
            <w:color w:val="000000"/>
          </w:rPr>
          <w:delText xml:space="preserve"> on how to prepare for a digital census</w:delText>
        </w:r>
        <w:r w:rsidDel="008D26A9">
          <w:rPr>
            <w:rFonts w:cs="Arial"/>
            <w:color w:val="000000"/>
          </w:rPr>
          <w:delText xml:space="preserve"> undertaking</w:delText>
        </w:r>
        <w:r w:rsidRPr="00904796" w:rsidDel="008D26A9">
          <w:rPr>
            <w:rFonts w:cs="Arial"/>
            <w:color w:val="000000"/>
          </w:rPr>
          <w:delText>.</w:delText>
        </w:r>
      </w:del>
    </w:p>
    <w:p w14:paraId="33B739C1" w14:textId="36A5045B" w:rsidR="006D2FA8" w:rsidRPr="00904796" w:rsidDel="008D26A9" w:rsidRDefault="006D2FA8">
      <w:pPr>
        <w:pStyle w:val="ListParagraph"/>
        <w:spacing w:after="0" w:line="276" w:lineRule="auto"/>
        <w:jc w:val="both"/>
        <w:rPr>
          <w:del w:id="19034" w:author="Rachel Shipsey" w:date="2025-06-23T15:21:00Z"/>
          <w:rFonts w:cs="Arial"/>
          <w:color w:val="000000"/>
        </w:rPr>
        <w:pPrChange w:id="19035" w:author="Rachel Shipsey" w:date="2025-06-23T15:41:00Z">
          <w:pPr>
            <w:pStyle w:val="ListParagraph"/>
            <w:numPr>
              <w:numId w:val="111"/>
            </w:numPr>
            <w:spacing w:after="0" w:line="276" w:lineRule="auto"/>
            <w:ind w:hanging="360"/>
            <w:jc w:val="both"/>
          </w:pPr>
        </w:pPrChange>
      </w:pPr>
      <w:del w:id="19036" w:author="Rachel Shipsey" w:date="2025-06-23T15:21:00Z">
        <w:r w:rsidRPr="00904796" w:rsidDel="008D26A9">
          <w:rPr>
            <w:rFonts w:cs="Arial"/>
            <w:color w:val="000000"/>
          </w:rPr>
          <w:delText xml:space="preserve">Provide support to the planning process for the 2030 Round. </w:delText>
        </w:r>
      </w:del>
    </w:p>
    <w:p w14:paraId="172F7376" w14:textId="5DE7F4EF" w:rsidR="006D2FA8" w:rsidRPr="00904796" w:rsidDel="008D26A9" w:rsidRDefault="006D2FA8">
      <w:pPr>
        <w:pStyle w:val="ListParagraph"/>
        <w:spacing w:after="0" w:line="276" w:lineRule="auto"/>
        <w:jc w:val="both"/>
        <w:rPr>
          <w:del w:id="19037" w:author="Rachel Shipsey" w:date="2025-06-23T15:21:00Z"/>
          <w:rFonts w:cs="Arial"/>
          <w:color w:val="000000"/>
        </w:rPr>
        <w:pPrChange w:id="19038" w:author="Rachel Shipsey" w:date="2025-06-23T15:41:00Z">
          <w:pPr>
            <w:pStyle w:val="ListParagraph"/>
            <w:numPr>
              <w:numId w:val="111"/>
            </w:numPr>
            <w:spacing w:after="0" w:line="276" w:lineRule="auto"/>
            <w:ind w:hanging="360"/>
            <w:jc w:val="both"/>
          </w:pPr>
        </w:pPrChange>
      </w:pPr>
      <w:del w:id="19039" w:author="Rachel Shipsey" w:date="2025-06-23T15:21:00Z">
        <w:r w:rsidRPr="00904796" w:rsidDel="008D26A9">
          <w:rPr>
            <w:rFonts w:cs="Arial"/>
            <w:color w:val="000000"/>
          </w:rPr>
          <w:delText xml:space="preserve">Serve as a checklist for </w:delText>
        </w:r>
        <w:r w:rsidDel="008D26A9">
          <w:rPr>
            <w:rFonts w:cs="Arial"/>
            <w:color w:val="000000"/>
          </w:rPr>
          <w:delText>a successful</w:delText>
        </w:r>
      </w:del>
      <w:ins w:id="19040" w:author="Pamela Kakande Nabukhonzo" w:date="2025-06-18T21:23:00Z">
        <w:del w:id="19041" w:author="Rachel Shipsey" w:date="2025-06-23T15:21:00Z">
          <w:r w:rsidR="00BA1712" w:rsidDel="008D26A9">
            <w:rPr>
              <w:rFonts w:cs="Arial"/>
              <w:color w:val="000000"/>
            </w:rPr>
            <w:delText>successful</w:delText>
          </w:r>
        </w:del>
      </w:ins>
      <w:del w:id="19042" w:author="Rachel Shipsey" w:date="2025-06-23T15:21:00Z">
        <w:r w:rsidDel="008D26A9">
          <w:rPr>
            <w:rFonts w:cs="Arial"/>
            <w:color w:val="000000"/>
          </w:rPr>
          <w:delText xml:space="preserve"> </w:delText>
        </w:r>
        <w:r w:rsidRPr="00904796" w:rsidDel="008D26A9">
          <w:rPr>
            <w:rFonts w:cs="Arial"/>
            <w:color w:val="000000"/>
          </w:rPr>
          <w:delText>census project management.</w:delText>
        </w:r>
      </w:del>
    </w:p>
    <w:p w14:paraId="126D4140" w14:textId="26AC5DA5" w:rsidR="006D2FA8" w:rsidRPr="006114FF" w:rsidDel="008D26A9" w:rsidRDefault="006D2FA8">
      <w:pPr>
        <w:pStyle w:val="ListParagraph"/>
        <w:spacing w:after="0" w:line="276" w:lineRule="auto"/>
        <w:jc w:val="both"/>
        <w:rPr>
          <w:del w:id="19043" w:author="Rachel Shipsey" w:date="2025-06-23T15:21:00Z"/>
          <w:rFonts w:cs="Arial"/>
          <w:color w:val="000000"/>
        </w:rPr>
        <w:pPrChange w:id="19044" w:author="Rachel Shipsey" w:date="2025-06-23T15:41:00Z">
          <w:pPr>
            <w:spacing w:line="276" w:lineRule="auto"/>
            <w:jc w:val="both"/>
          </w:pPr>
        </w:pPrChange>
      </w:pPr>
    </w:p>
    <w:p w14:paraId="046CDD64" w14:textId="24C486C7" w:rsidR="006D2FA8" w:rsidDel="008D26A9" w:rsidRDefault="006D2FA8">
      <w:pPr>
        <w:pStyle w:val="ListParagraph"/>
        <w:spacing w:after="0" w:line="276" w:lineRule="auto"/>
        <w:jc w:val="both"/>
        <w:rPr>
          <w:del w:id="19045" w:author="Rachel Shipsey" w:date="2025-06-23T15:21:00Z"/>
          <w:rFonts w:cs="Arial"/>
          <w:color w:val="000000"/>
        </w:rPr>
        <w:pPrChange w:id="19046" w:author="Rachel Shipsey" w:date="2025-06-23T15:41:00Z">
          <w:pPr>
            <w:spacing w:line="276" w:lineRule="auto"/>
            <w:jc w:val="both"/>
          </w:pPr>
        </w:pPrChange>
      </w:pPr>
      <w:del w:id="19047" w:author="Rachel Shipsey" w:date="2025-06-23T15:21:00Z">
        <w:r w:rsidDel="008D26A9">
          <w:rPr>
            <w:rFonts w:cs="Arial"/>
            <w:color w:val="000000"/>
          </w:rPr>
          <w:delText>The checklist</w:delText>
        </w:r>
        <w:r w:rsidRPr="006114FF" w:rsidDel="008D26A9">
          <w:rPr>
            <w:rFonts w:cs="Arial"/>
            <w:color w:val="000000"/>
          </w:rPr>
          <w:delText xml:space="preserve"> provides </w:delText>
        </w:r>
        <w:r w:rsidRPr="00904796" w:rsidDel="008D26A9">
          <w:rPr>
            <w:rFonts w:cs="Arial"/>
            <w:color w:val="000000"/>
          </w:rPr>
          <w:delText>an outline to clarify the relationships between phases. Given that each phase of the census cycle is dependent on a preceding</w:delText>
        </w:r>
      </w:del>
      <w:ins w:id="19048" w:author="Pamela Kakande Nabukhonzo" w:date="2025-06-18T21:22:00Z">
        <w:del w:id="19049" w:author="Rachel Shipsey" w:date="2025-06-23T15:21:00Z">
          <w:r w:rsidR="00BA1712" w:rsidRPr="00904796" w:rsidDel="008D26A9">
            <w:rPr>
              <w:rFonts w:cs="Arial"/>
              <w:color w:val="000000"/>
            </w:rPr>
            <w:delText>the preceding</w:delText>
          </w:r>
        </w:del>
      </w:ins>
      <w:del w:id="19050" w:author="Rachel Shipsey" w:date="2025-06-23T15:21:00Z">
        <w:r w:rsidRPr="00904796" w:rsidDel="008D26A9">
          <w:rPr>
            <w:rFonts w:cs="Arial"/>
            <w:color w:val="000000"/>
          </w:rPr>
          <w:delText xml:space="preserve"> phase and the quality and timeliness of the output from each phase has a direct effect on the success of the next and subsequent phases.</w:delText>
        </w:r>
      </w:del>
    </w:p>
    <w:p w14:paraId="5F75EE16" w14:textId="1B164694" w:rsidR="006D2FA8" w:rsidRPr="00D20B4D" w:rsidDel="008D26A9" w:rsidRDefault="00E358B8">
      <w:pPr>
        <w:pStyle w:val="ListParagraph"/>
        <w:spacing w:after="0" w:line="276" w:lineRule="auto"/>
        <w:jc w:val="both"/>
        <w:rPr>
          <w:del w:id="19051" w:author="Rachel Shipsey" w:date="2025-06-23T15:21:00Z"/>
          <w:caps/>
          <w:highlight w:val="white"/>
        </w:rPr>
        <w:pPrChange w:id="19052" w:author="Rachel Shipsey" w:date="2025-06-23T15:41:00Z">
          <w:pPr>
            <w:pStyle w:val="Heading1"/>
          </w:pPr>
        </w:pPrChange>
      </w:pPr>
      <w:del w:id="19053" w:author="Rachel Shipsey" w:date="2025-06-09T11:46:00Z">
        <w:r w:rsidRPr="4871BC61" w:rsidDel="00235C83">
          <w:rPr>
            <w:highlight w:val="white"/>
          </w:rPr>
          <w:delText>1</w:delText>
        </w:r>
        <w:r w:rsidR="004658E4" w:rsidDel="00235C83">
          <w:rPr>
            <w:highlight w:val="white"/>
          </w:rPr>
          <w:delText>7</w:delText>
        </w:r>
        <w:r w:rsidRPr="4871BC61" w:rsidDel="00235C83">
          <w:rPr>
            <w:highlight w:val="white"/>
          </w:rPr>
          <w:delText xml:space="preserve">.3 </w:delText>
        </w:r>
      </w:del>
      <w:bookmarkStart w:id="19054" w:name="_Toc201320354"/>
      <w:del w:id="19055" w:author="Rachel Shipsey" w:date="2025-06-23T15:21:00Z">
        <w:r w:rsidR="006D2FA8" w:rsidRPr="4871BC61" w:rsidDel="008D26A9">
          <w:rPr>
            <w:highlight w:val="white"/>
          </w:rPr>
          <w:delText>Compilation approach</w:delText>
        </w:r>
        <w:bookmarkEnd w:id="19054"/>
      </w:del>
    </w:p>
    <w:p w14:paraId="0EFE7FE8" w14:textId="409E6293" w:rsidR="7B4121B4" w:rsidDel="008D26A9" w:rsidRDefault="7B4121B4">
      <w:pPr>
        <w:pStyle w:val="ListParagraph"/>
        <w:spacing w:after="0" w:line="276" w:lineRule="auto"/>
        <w:jc w:val="both"/>
        <w:rPr>
          <w:del w:id="19056" w:author="Rachel Shipsey" w:date="2025-06-23T15:21:00Z"/>
          <w:rFonts w:cs="Arial"/>
          <w:color w:val="000000" w:themeColor="text1"/>
        </w:rPr>
        <w:pPrChange w:id="19057" w:author="Rachel Shipsey" w:date="2025-06-23T15:41:00Z">
          <w:pPr>
            <w:spacing w:line="276" w:lineRule="auto"/>
            <w:jc w:val="both"/>
          </w:pPr>
        </w:pPrChange>
      </w:pPr>
    </w:p>
    <w:p w14:paraId="4A3BBB00" w14:textId="13C72EBE" w:rsidR="006D2FA8" w:rsidDel="008D26A9" w:rsidRDefault="006D2FA8">
      <w:pPr>
        <w:pStyle w:val="ListParagraph"/>
        <w:spacing w:after="0" w:line="276" w:lineRule="auto"/>
        <w:jc w:val="both"/>
        <w:rPr>
          <w:del w:id="19058" w:author="Rachel Shipsey" w:date="2025-06-23T15:21:00Z"/>
          <w:rFonts w:cs="Arial"/>
          <w:color w:val="000000"/>
        </w:rPr>
        <w:pPrChange w:id="19059" w:author="Rachel Shipsey" w:date="2025-06-23T15:41:00Z">
          <w:pPr>
            <w:spacing w:line="276" w:lineRule="auto"/>
            <w:jc w:val="both"/>
          </w:pPr>
        </w:pPrChange>
      </w:pPr>
      <w:del w:id="19060" w:author="Rachel Shipsey" w:date="2025-06-23T15:21:00Z">
        <w:r w:rsidRPr="00904796" w:rsidDel="008D26A9">
          <w:rPr>
            <w:rFonts w:cs="Arial"/>
            <w:color w:val="000000"/>
          </w:rPr>
          <w:delText xml:space="preserve">The </w:delText>
        </w:r>
        <w:r w:rsidDel="008D26A9">
          <w:rPr>
            <w:rFonts w:cs="Arial"/>
            <w:color w:val="000000"/>
          </w:rPr>
          <w:delText>checklist</w:delText>
        </w:r>
        <w:r w:rsidRPr="00904796" w:rsidDel="008D26A9">
          <w:rPr>
            <w:rFonts w:cs="Arial"/>
            <w:color w:val="000000"/>
          </w:rPr>
          <w:delText xml:space="preserve"> is grounded in the values of the UN P &amp;R of PHC, Rev </w:delText>
        </w:r>
      </w:del>
      <w:ins w:id="19061" w:author="Pamela Kakande Nabukhonzo" w:date="2025-06-18T21:22:00Z">
        <w:del w:id="19062" w:author="Rachel Shipsey" w:date="2025-06-23T15:21:00Z">
          <w:r w:rsidR="00136318" w:rsidDel="008D26A9">
            <w:rPr>
              <w:rFonts w:cs="Arial"/>
              <w:color w:val="000000"/>
            </w:rPr>
            <w:delText>4</w:delText>
          </w:r>
        </w:del>
      </w:ins>
      <w:del w:id="19063" w:author="Rachel Shipsey" w:date="2025-06-23T15:21:00Z">
        <w:r w:rsidRPr="00904796" w:rsidDel="008D26A9">
          <w:rPr>
            <w:rFonts w:cs="Arial"/>
            <w:color w:val="000000"/>
          </w:rPr>
          <w:delText>3 as well as the application of project management principles to each phase as an effective business practice.</w:delText>
        </w:r>
        <w:r w:rsidDel="008D26A9">
          <w:rPr>
            <w:rFonts w:cs="Arial"/>
            <w:color w:val="000000"/>
          </w:rPr>
          <w:delText xml:space="preserve"> </w:delText>
        </w:r>
        <w:r w:rsidRPr="00904796" w:rsidDel="008D26A9">
          <w:rPr>
            <w:rFonts w:cs="Arial"/>
            <w:color w:val="000000"/>
          </w:rPr>
          <w:delText>Adopted a project management approach based on the UN Handbook on census management</w:delText>
        </w:r>
        <w:r w:rsidDel="008D26A9">
          <w:rPr>
            <w:rFonts w:cs="Arial"/>
            <w:color w:val="000000"/>
          </w:rPr>
          <w:delText>-s</w:delText>
        </w:r>
        <w:r w:rsidRPr="00904796" w:rsidDel="008D26A9">
          <w:rPr>
            <w:rFonts w:cs="Arial"/>
            <w:color w:val="000000"/>
          </w:rPr>
          <w:delText xml:space="preserve">ection II B 3: </w:delText>
        </w:r>
        <w:r w:rsidRPr="00D57069" w:rsidDel="008D26A9">
          <w:rPr>
            <w:rFonts w:cs="Arial"/>
            <w:i/>
            <w:iCs/>
            <w:color w:val="000000"/>
          </w:rPr>
          <w:delText>Developing project plans</w:delText>
        </w:r>
        <w:r w:rsidRPr="00904796" w:rsidDel="008D26A9">
          <w:rPr>
            <w:rFonts w:cs="Arial"/>
            <w:color w:val="000000"/>
          </w:rPr>
          <w:delText xml:space="preserve"> Para. 2.32 -2.70.</w:delText>
        </w:r>
        <w:r w:rsidDel="008D26A9">
          <w:rPr>
            <w:rFonts w:cs="Arial"/>
            <w:color w:val="000000"/>
          </w:rPr>
          <w:delText xml:space="preserve"> A</w:delText>
        </w:r>
        <w:r w:rsidRPr="005F1B63" w:rsidDel="008D26A9">
          <w:rPr>
            <w:rFonts w:cs="Arial"/>
            <w:color w:val="000000"/>
          </w:rPr>
          <w:delText>dopted</w:delText>
        </w:r>
        <w:r w:rsidDel="008D26A9">
          <w:rPr>
            <w:rFonts w:cs="Arial"/>
            <w:color w:val="000000"/>
          </w:rPr>
          <w:delText xml:space="preserve"> a h</w:delText>
        </w:r>
        <w:r w:rsidRPr="005F1B63" w:rsidDel="008D26A9">
          <w:rPr>
            <w:rFonts w:cs="Arial"/>
            <w:color w:val="000000"/>
          </w:rPr>
          <w:delText>ierarchical framework to a census project</w:delText>
        </w:r>
        <w:r w:rsidDel="008D26A9">
          <w:rPr>
            <w:rFonts w:cs="Arial"/>
            <w:color w:val="000000"/>
          </w:rPr>
          <w:delText xml:space="preserve"> starting with the broad census phases each showing the corresponding component activities and tasks while highlighting the key milestones as shown in figure 1</w:delText>
        </w:r>
        <w:r w:rsidRPr="005F1B63" w:rsidDel="008D26A9">
          <w:rPr>
            <w:rFonts w:cs="Arial"/>
            <w:color w:val="000000"/>
          </w:rPr>
          <w:delText>.</w:delText>
        </w:r>
      </w:del>
    </w:p>
    <w:p w14:paraId="7081D640" w14:textId="5B58D9F5" w:rsidR="006D2FA8" w:rsidDel="008D26A9" w:rsidRDefault="006D2FA8">
      <w:pPr>
        <w:pStyle w:val="ListParagraph"/>
        <w:spacing w:after="0" w:line="276" w:lineRule="auto"/>
        <w:jc w:val="both"/>
        <w:rPr>
          <w:del w:id="19064" w:author="Rachel Shipsey" w:date="2025-06-23T15:21:00Z"/>
          <w:rFonts w:cs="Arial"/>
          <w:color w:val="000000"/>
        </w:rPr>
        <w:pPrChange w:id="19065" w:author="Rachel Shipsey" w:date="2025-06-23T15:41:00Z">
          <w:pPr>
            <w:spacing w:line="276" w:lineRule="auto"/>
            <w:jc w:val="both"/>
          </w:pPr>
        </w:pPrChange>
      </w:pPr>
    </w:p>
    <w:p w14:paraId="40053AA1" w14:textId="58B8440F" w:rsidR="006D2FA8" w:rsidRPr="00D57069" w:rsidDel="008D26A9" w:rsidRDefault="006D2FA8">
      <w:pPr>
        <w:pStyle w:val="ListParagraph"/>
        <w:spacing w:after="0" w:line="276" w:lineRule="auto"/>
        <w:jc w:val="both"/>
        <w:rPr>
          <w:del w:id="19066" w:author="Rachel Shipsey" w:date="2025-06-23T15:21:00Z"/>
          <w:rFonts w:cs="Arial"/>
          <w:b/>
          <w:bCs/>
          <w:color w:val="000000"/>
        </w:rPr>
        <w:pPrChange w:id="19067" w:author="Rachel Shipsey" w:date="2025-06-23T15:41:00Z">
          <w:pPr>
            <w:spacing w:line="276" w:lineRule="auto"/>
            <w:jc w:val="both"/>
          </w:pPr>
        </w:pPrChange>
      </w:pPr>
      <w:del w:id="19068" w:author="Rachel Shipsey" w:date="2025-06-23T15:21:00Z">
        <w:r w:rsidRPr="7B4121B4" w:rsidDel="008D26A9">
          <w:rPr>
            <w:rFonts w:cs="Arial"/>
            <w:b/>
            <w:bCs/>
            <w:color w:val="000000" w:themeColor="text1"/>
          </w:rPr>
          <w:delText>Figure 1:</w:delText>
        </w:r>
        <w:r w:rsidRPr="7B4121B4" w:rsidDel="008D26A9">
          <w:rPr>
            <w:b/>
            <w:bCs/>
          </w:rPr>
          <w:delText xml:space="preserve"> </w:delText>
        </w:r>
        <w:r w:rsidRPr="7B4121B4" w:rsidDel="008D26A9">
          <w:rPr>
            <w:rFonts w:cs="Arial"/>
            <w:b/>
            <w:bCs/>
            <w:color w:val="000000" w:themeColor="text1"/>
          </w:rPr>
          <w:delText>Hierarchical framework adopted to achieve a census project.</w:delText>
        </w:r>
      </w:del>
    </w:p>
    <w:p w14:paraId="23A70330" w14:textId="5B7D81F6" w:rsidR="006D2FA8" w:rsidDel="008D26A9" w:rsidRDefault="4B63BB10">
      <w:pPr>
        <w:pStyle w:val="ListParagraph"/>
        <w:spacing w:after="0" w:line="276" w:lineRule="auto"/>
        <w:jc w:val="both"/>
        <w:rPr>
          <w:del w:id="19069" w:author="Rachel Shipsey" w:date="2025-06-23T15:21:00Z"/>
        </w:rPr>
        <w:pPrChange w:id="19070" w:author="Rachel Shipsey" w:date="2025-06-23T15:41:00Z">
          <w:pPr>
            <w:spacing w:line="276" w:lineRule="auto"/>
            <w:jc w:val="both"/>
          </w:pPr>
        </w:pPrChange>
      </w:pPr>
      <w:del w:id="19071" w:author="Rachel Shipsey" w:date="2025-06-23T15:21:00Z">
        <w:r w:rsidDel="008D26A9">
          <w:rPr>
            <w:noProof/>
          </w:rPr>
          <w:drawing>
            <wp:inline distT="0" distB="0" distL="0" distR="0" wp14:anchorId="71CB5164" wp14:editId="2186D3D1">
              <wp:extent cx="5943600" cy="2514600"/>
              <wp:effectExtent l="0" t="0" r="0" b="0"/>
              <wp:docPr id="641647093" name="Picture 64164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del>
    </w:p>
    <w:p w14:paraId="593213F7" w14:textId="0E9DE40D" w:rsidR="006D2FA8" w:rsidDel="008D26A9" w:rsidRDefault="006D2FA8">
      <w:pPr>
        <w:pStyle w:val="ListParagraph"/>
        <w:spacing w:after="0" w:line="276" w:lineRule="auto"/>
        <w:jc w:val="both"/>
        <w:rPr>
          <w:del w:id="19072" w:author="Rachel Shipsey" w:date="2025-06-23T15:21:00Z"/>
          <w:rFonts w:cs="Arial"/>
          <w:color w:val="000000"/>
        </w:rPr>
        <w:pPrChange w:id="19073" w:author="Rachel Shipsey" w:date="2025-06-23T15:41:00Z">
          <w:pPr>
            <w:spacing w:line="276" w:lineRule="auto"/>
            <w:jc w:val="both"/>
          </w:pPr>
        </w:pPrChange>
      </w:pPr>
      <w:del w:id="19074" w:author="Rachel Shipsey" w:date="2025-06-23T15:21:00Z">
        <w:r w:rsidRPr="7B4121B4" w:rsidDel="008D26A9">
          <w:rPr>
            <w:rFonts w:cs="Arial"/>
            <w:color w:val="000000" w:themeColor="text1"/>
          </w:rPr>
          <w:delText xml:space="preserve">The approach used to arrange the activities and tasks is in sync with the Generic Statistical Business Process Model (GSBPM) and a project approach in each phase. It therefore presents each phase (critical step) with its corresponding key activities and tasks from beginning to end and in chronology of achievement of census milestones (see annex table). Figure 2 shows the critical census steps as outlined in the </w:delText>
        </w:r>
        <w:r w:rsidRPr="7B4121B4" w:rsidDel="008D26A9">
          <w:rPr>
            <w:rFonts w:cs="Arial"/>
            <w:color w:val="000000" w:themeColor="text1"/>
            <w:highlight w:val="white"/>
          </w:rPr>
          <w:delText xml:space="preserve">UNFPA Step-By-Step reference guide </w:delText>
        </w:r>
        <w:r w:rsidRPr="7B4121B4" w:rsidDel="008D26A9">
          <w:rPr>
            <w:rFonts w:cs="Arial"/>
            <w:color w:val="000000" w:themeColor="text1"/>
          </w:rPr>
          <w:delText>(Gant Chart) and their alignment to the GSBPM and the three census phases.</w:delText>
        </w:r>
      </w:del>
    </w:p>
    <w:p w14:paraId="2965B467" w14:textId="4328CA45" w:rsidR="7B4121B4" w:rsidDel="008D26A9" w:rsidRDefault="7B4121B4">
      <w:pPr>
        <w:pStyle w:val="ListParagraph"/>
        <w:spacing w:after="0" w:line="276" w:lineRule="auto"/>
        <w:jc w:val="both"/>
        <w:rPr>
          <w:del w:id="19075" w:author="Rachel Shipsey" w:date="2025-06-23T15:21:00Z"/>
        </w:rPr>
        <w:pPrChange w:id="19076" w:author="Rachel Shipsey" w:date="2025-06-23T15:41:00Z">
          <w:pPr/>
        </w:pPrChange>
      </w:pPr>
      <w:del w:id="19077" w:author="Rachel Shipsey" w:date="2025-06-23T15:21:00Z">
        <w:r w:rsidDel="008D26A9">
          <w:br w:type="page"/>
        </w:r>
      </w:del>
    </w:p>
    <w:p w14:paraId="10EFE082" w14:textId="46E58BB6" w:rsidR="006D2FA8" w:rsidRPr="00D57069" w:rsidDel="008D26A9" w:rsidRDefault="006D2FA8">
      <w:pPr>
        <w:pStyle w:val="ListParagraph"/>
        <w:spacing w:after="0" w:line="276" w:lineRule="auto"/>
        <w:jc w:val="both"/>
        <w:rPr>
          <w:del w:id="19078" w:author="Rachel Shipsey" w:date="2025-06-23T15:21:00Z"/>
          <w:rFonts w:cs="Arial"/>
          <w:b/>
          <w:bCs/>
          <w:color w:val="000000"/>
        </w:rPr>
        <w:pPrChange w:id="19079" w:author="Rachel Shipsey" w:date="2025-06-23T15:41:00Z">
          <w:pPr>
            <w:spacing w:line="276" w:lineRule="auto"/>
            <w:jc w:val="both"/>
          </w:pPr>
        </w:pPrChange>
      </w:pPr>
      <w:del w:id="19080" w:author="Rachel Shipsey" w:date="2025-06-23T15:21:00Z">
        <w:r w:rsidRPr="00D57069" w:rsidDel="008D26A9">
          <w:rPr>
            <w:rFonts w:cs="Arial"/>
            <w:b/>
            <w:bCs/>
            <w:color w:val="000000"/>
          </w:rPr>
          <w:delText xml:space="preserve">Figure </w:delText>
        </w:r>
        <w:r w:rsidDel="008D26A9">
          <w:rPr>
            <w:rFonts w:cs="Arial"/>
            <w:b/>
            <w:bCs/>
            <w:color w:val="000000"/>
          </w:rPr>
          <w:delText>2</w:delText>
        </w:r>
        <w:r w:rsidRPr="00D57069" w:rsidDel="008D26A9">
          <w:rPr>
            <w:rFonts w:cs="Arial"/>
            <w:b/>
            <w:bCs/>
            <w:color w:val="000000"/>
          </w:rPr>
          <w:delText>:</w:delText>
        </w:r>
        <w:r w:rsidRPr="00D57069" w:rsidDel="008D26A9">
          <w:rPr>
            <w:b/>
            <w:bCs/>
          </w:rPr>
          <w:delText xml:space="preserve"> </w:delText>
        </w:r>
        <w:r w:rsidDel="008D26A9">
          <w:rPr>
            <w:rFonts w:cs="Arial"/>
            <w:b/>
            <w:bCs/>
            <w:color w:val="000000"/>
          </w:rPr>
          <w:delText>Relationship between census phases, the GSBPM and critical census steps</w:delText>
        </w:r>
      </w:del>
    </w:p>
    <w:p w14:paraId="5D848868" w14:textId="052DBFF7" w:rsidR="006D2FA8" w:rsidDel="008D26A9" w:rsidRDefault="006D2FA8">
      <w:pPr>
        <w:pStyle w:val="ListParagraph"/>
        <w:spacing w:after="0" w:line="276" w:lineRule="auto"/>
        <w:jc w:val="both"/>
        <w:rPr>
          <w:del w:id="19081" w:author="Rachel Shipsey" w:date="2025-06-23T15:21:00Z"/>
          <w:rFonts w:cs="Arial"/>
          <w:color w:val="000000"/>
        </w:rPr>
        <w:pPrChange w:id="19082" w:author="Rachel Shipsey" w:date="2025-06-23T15:41:00Z">
          <w:pPr>
            <w:pBdr>
              <w:top w:val="single" w:sz="4" w:space="1" w:color="auto"/>
              <w:left w:val="single" w:sz="4" w:space="4" w:color="auto"/>
              <w:bottom w:val="single" w:sz="4" w:space="1" w:color="auto"/>
              <w:right w:val="single" w:sz="4" w:space="4" w:color="auto"/>
            </w:pBdr>
            <w:spacing w:line="276" w:lineRule="auto"/>
            <w:jc w:val="both"/>
          </w:pPr>
        </w:pPrChange>
      </w:pPr>
      <w:del w:id="19083" w:author="Rachel Shipsey" w:date="2025-06-23T15:21:00Z">
        <w:r w:rsidRPr="0037225B" w:rsidDel="008D26A9">
          <w:rPr>
            <w:rFonts w:cs="Arial"/>
            <w:noProof/>
            <w:color w:val="000000"/>
          </w:rPr>
          <mc:AlternateContent>
            <mc:Choice Requires="wpg">
              <w:drawing>
                <wp:anchor distT="0" distB="0" distL="114300" distR="114300" simplePos="0" relativeHeight="251658240" behindDoc="0" locked="0" layoutInCell="1" allowOverlap="1" wp14:anchorId="7A9776FE" wp14:editId="1FBCE39D">
                  <wp:simplePos x="0" y="0"/>
                  <wp:positionH relativeFrom="margin">
                    <wp:posOffset>-244254</wp:posOffset>
                  </wp:positionH>
                  <wp:positionV relativeFrom="paragraph">
                    <wp:posOffset>136848</wp:posOffset>
                  </wp:positionV>
                  <wp:extent cx="6002614" cy="1784054"/>
                  <wp:effectExtent l="0" t="0" r="17780" b="0"/>
                  <wp:wrapNone/>
                  <wp:docPr id="5" name="Group 5">
                    <a:extLst xmlns:a="http://schemas.openxmlformats.org/drawingml/2006/main">
                      <a:ext uri="{FF2B5EF4-FFF2-40B4-BE49-F238E27FC236}">
                        <a16:creationId xmlns:a16="http://schemas.microsoft.com/office/drawing/2014/main" id="{E2631FA0-4812-AD96-AA4A-5B523C42A73B}"/>
                      </a:ext>
                    </a:extLst>
                  </wp:docPr>
                  <wp:cNvGraphicFramePr/>
                  <a:graphic xmlns:a="http://schemas.openxmlformats.org/drawingml/2006/main">
                    <a:graphicData uri="http://schemas.microsoft.com/office/word/2010/wordprocessingGroup">
                      <wpg:wgp>
                        <wpg:cNvGrpSpPr/>
                        <wpg:grpSpPr>
                          <a:xfrm>
                            <a:off x="0" y="0"/>
                            <a:ext cx="6002614" cy="1784054"/>
                            <a:chOff x="-181654" y="319338"/>
                            <a:chExt cx="10856632" cy="1852937"/>
                          </a:xfrm>
                        </wpg:grpSpPr>
                        <wpg:grpSp>
                          <wpg:cNvPr id="912093354" name="Group 912093354">
                            <a:extLst>
                              <a:ext uri="{FF2B5EF4-FFF2-40B4-BE49-F238E27FC236}">
                                <a16:creationId xmlns:a16="http://schemas.microsoft.com/office/drawing/2014/main" id="{8A5A2F1F-9AA7-08B2-7DBF-112236294662}"/>
                              </a:ext>
                            </a:extLst>
                          </wpg:cNvPr>
                          <wpg:cNvGrpSpPr/>
                          <wpg:grpSpPr>
                            <a:xfrm>
                              <a:off x="660519" y="319338"/>
                              <a:ext cx="10014459" cy="515537"/>
                              <a:chOff x="660519" y="319338"/>
                              <a:chExt cx="10014459" cy="515537"/>
                            </a:xfrm>
                          </wpg:grpSpPr>
                          <wps:wsp>
                            <wps:cNvPr id="202597254" name="Right Brace 202597254">
                              <a:extLst>
                                <a:ext uri="{FF2B5EF4-FFF2-40B4-BE49-F238E27FC236}">
                                  <a16:creationId xmlns:a16="http://schemas.microsoft.com/office/drawing/2014/main" id="{3EFEABBB-588D-F702-0645-48431DB2CD1D}"/>
                                </a:ext>
                              </a:extLst>
                            </wps:cNvPr>
                            <wps:cNvSpPr/>
                            <wps:spPr>
                              <a:xfrm rot="16200000">
                                <a:off x="2222428" y="-987226"/>
                                <a:ext cx="233634" cy="3357452"/>
                              </a:xfrm>
                              <a:prstGeom prst="rightBrace">
                                <a:avLst/>
                              </a:prstGeom>
                              <a:ln>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rtlCol="0" anchor="ctr"/>
                          </wps:wsp>
                          <wps:wsp>
                            <wps:cNvPr id="1694698922" name="TextBox 14">
                              <a:extLst>
                                <a:ext uri="{FF2B5EF4-FFF2-40B4-BE49-F238E27FC236}">
                                  <a16:creationId xmlns:a16="http://schemas.microsoft.com/office/drawing/2014/main" id="{2EC57E8B-B531-60AF-B6C5-8F1EA731898F}"/>
                                </a:ext>
                              </a:extLst>
                            </wps:cNvPr>
                            <wps:cNvSpPr txBox="1"/>
                            <wps:spPr>
                              <a:xfrm>
                                <a:off x="1171321" y="319338"/>
                                <a:ext cx="2414270" cy="304540"/>
                              </a:xfrm>
                              <a:prstGeom prst="rect">
                                <a:avLst/>
                              </a:prstGeom>
                              <a:noFill/>
                            </wps:spPr>
                            <wps:txbx>
                              <w:txbxContent>
                                <w:p w14:paraId="525703F3" w14:textId="77777777" w:rsidR="006D2FA8" w:rsidRPr="009A1600" w:rsidRDefault="006D2FA8" w:rsidP="006D2FA8">
                                  <w:pPr>
                                    <w:rPr>
                                      <w:b/>
                                      <w:bCs/>
                                      <w:color w:val="000000" w:themeColor="text1"/>
                                      <w:kern w:val="24"/>
                                      <w:sz w:val="18"/>
                                      <w:szCs w:val="18"/>
                                    </w:rPr>
                                  </w:pPr>
                                  <w:r w:rsidRPr="009A1600">
                                    <w:rPr>
                                      <w:b/>
                                      <w:bCs/>
                                      <w:color w:val="000000" w:themeColor="text1"/>
                                      <w:kern w:val="24"/>
                                      <w:sz w:val="18"/>
                                      <w:szCs w:val="18"/>
                                    </w:rPr>
                                    <w:t>Pre-enumeration phase</w:t>
                                  </w:r>
                                </w:p>
                              </w:txbxContent>
                            </wps:txbx>
                            <wps:bodyPr wrap="square" rtlCol="0">
                              <a:noAutofit/>
                            </wps:bodyPr>
                          </wps:wsp>
                          <wps:wsp>
                            <wps:cNvPr id="37782446" name="TextBox 15">
                              <a:extLst>
                                <a:ext uri="{FF2B5EF4-FFF2-40B4-BE49-F238E27FC236}">
                                  <a16:creationId xmlns:a16="http://schemas.microsoft.com/office/drawing/2014/main" id="{D0B3D74C-E3AA-0DDE-C6DE-4195FE86D0E2}"/>
                                </a:ext>
                              </a:extLst>
                            </wps:cNvPr>
                            <wps:cNvSpPr txBox="1"/>
                            <wps:spPr>
                              <a:xfrm>
                                <a:off x="4203074" y="362313"/>
                                <a:ext cx="2025014" cy="370205"/>
                              </a:xfrm>
                              <a:prstGeom prst="rect">
                                <a:avLst/>
                              </a:prstGeom>
                              <a:noFill/>
                            </wps:spPr>
                            <wps:txbx>
                              <w:txbxContent>
                                <w:p w14:paraId="6F3F60E2" w14:textId="77777777" w:rsidR="006D2FA8" w:rsidRPr="009A1600" w:rsidRDefault="006D2FA8" w:rsidP="006D2FA8">
                                  <w:pPr>
                                    <w:rPr>
                                      <w:b/>
                                      <w:bCs/>
                                      <w:color w:val="C00000"/>
                                      <w:kern w:val="24"/>
                                      <w:sz w:val="18"/>
                                      <w:szCs w:val="18"/>
                                    </w:rPr>
                                  </w:pPr>
                                  <w:r w:rsidRPr="009A1600">
                                    <w:rPr>
                                      <w:b/>
                                      <w:bCs/>
                                      <w:color w:val="C00000"/>
                                      <w:kern w:val="24"/>
                                      <w:sz w:val="18"/>
                                      <w:szCs w:val="18"/>
                                    </w:rPr>
                                    <w:t>Enumeration phase</w:t>
                                  </w:r>
                                </w:p>
                              </w:txbxContent>
                            </wps:txbx>
                            <wps:bodyPr wrap="square" rtlCol="0">
                              <a:noAutofit/>
                            </wps:bodyPr>
                          </wps:wsp>
                          <wps:wsp>
                            <wps:cNvPr id="459577668" name="TextBox 16">
                              <a:extLst>
                                <a:ext uri="{FF2B5EF4-FFF2-40B4-BE49-F238E27FC236}">
                                  <a16:creationId xmlns:a16="http://schemas.microsoft.com/office/drawing/2014/main" id="{0916A30B-A8A7-CB12-8A2A-34E2332D2F4E}"/>
                                </a:ext>
                              </a:extLst>
                            </wps:cNvPr>
                            <wps:cNvSpPr txBox="1"/>
                            <wps:spPr>
                              <a:xfrm>
                                <a:off x="7247037" y="387047"/>
                                <a:ext cx="2501899" cy="370205"/>
                              </a:xfrm>
                              <a:prstGeom prst="rect">
                                <a:avLst/>
                              </a:prstGeom>
                              <a:noFill/>
                            </wps:spPr>
                            <wps:txbx>
                              <w:txbxContent>
                                <w:p w14:paraId="6D74B59C" w14:textId="77777777" w:rsidR="006D2FA8" w:rsidRPr="009A1600" w:rsidRDefault="006D2FA8" w:rsidP="006D2FA8">
                                  <w:pPr>
                                    <w:rPr>
                                      <w:b/>
                                      <w:bCs/>
                                      <w:color w:val="000000" w:themeColor="text1"/>
                                      <w:kern w:val="24"/>
                                      <w:sz w:val="18"/>
                                      <w:szCs w:val="18"/>
                                    </w:rPr>
                                  </w:pPr>
                                  <w:r w:rsidRPr="009A1600">
                                    <w:rPr>
                                      <w:b/>
                                      <w:bCs/>
                                      <w:color w:val="000000" w:themeColor="text1"/>
                                      <w:kern w:val="24"/>
                                      <w:sz w:val="18"/>
                                      <w:szCs w:val="18"/>
                                    </w:rPr>
                                    <w:t>Post-enumeration phase</w:t>
                                  </w:r>
                                </w:p>
                              </w:txbxContent>
                            </wps:txbx>
                            <wps:bodyPr wrap="square" rtlCol="0">
                              <a:noAutofit/>
                            </wps:bodyPr>
                          </wps:wsp>
                          <wps:wsp>
                            <wps:cNvPr id="1296111894" name="Right Brace 1296111894">
                              <a:extLst>
                                <a:ext uri="{FF2B5EF4-FFF2-40B4-BE49-F238E27FC236}">
                                  <a16:creationId xmlns:a16="http://schemas.microsoft.com/office/drawing/2014/main" id="{1DD7CD47-2984-C196-F10C-593269065EC4}"/>
                                </a:ext>
                              </a:extLst>
                            </wps:cNvPr>
                            <wps:cNvSpPr/>
                            <wps:spPr>
                              <a:xfrm rot="16200000">
                                <a:off x="4939428" y="111007"/>
                                <a:ext cx="198314" cy="1157682"/>
                              </a:xfrm>
                              <a:prstGeom prst="rightBrace">
                                <a:avLst>
                                  <a:gd name="adj1" fmla="val 26612"/>
                                  <a:gd name="adj2" fmla="val 50000"/>
                                </a:avLst>
                              </a:prstGeom>
                              <a:ln>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rtlCol="0" anchor="ctr"/>
                          </wps:wsp>
                          <wps:wsp>
                            <wps:cNvPr id="552322786" name="Right Brace 552322786">
                              <a:extLst>
                                <a:ext uri="{FF2B5EF4-FFF2-40B4-BE49-F238E27FC236}">
                                  <a16:creationId xmlns:a16="http://schemas.microsoft.com/office/drawing/2014/main" id="{804E840B-875F-6919-3CF9-34631EEC55BA}"/>
                                </a:ext>
                              </a:extLst>
                            </wps:cNvPr>
                            <wps:cNvSpPr/>
                            <wps:spPr>
                              <a:xfrm rot="16200000">
                                <a:off x="8448210" y="-1391893"/>
                                <a:ext cx="211044" cy="4242492"/>
                              </a:xfrm>
                              <a:prstGeom prst="rightBrace">
                                <a:avLst/>
                              </a:prstGeom>
                              <a:ln>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rtlCol="0" anchor="ctr"/>
                          </wps:wsp>
                        </wpg:grpSp>
                        <wps:wsp>
                          <wps:cNvPr id="564023994" name="TextBox 19">
                            <a:extLst>
                              <a:ext uri="{FF2B5EF4-FFF2-40B4-BE49-F238E27FC236}">
                                <a16:creationId xmlns:a16="http://schemas.microsoft.com/office/drawing/2014/main" id="{B4CEE45C-B468-C192-4758-16FACEBFA211}"/>
                              </a:ext>
                            </a:extLst>
                          </wps:cNvPr>
                          <wps:cNvSpPr txBox="1"/>
                          <wps:spPr>
                            <a:xfrm rot="16200000">
                              <a:off x="-238179" y="704549"/>
                              <a:ext cx="808355" cy="647096"/>
                            </a:xfrm>
                            <a:prstGeom prst="rect">
                              <a:avLst/>
                            </a:prstGeom>
                            <a:noFill/>
                          </wps:spPr>
                          <wps:txbx>
                            <w:txbxContent>
                              <w:p w14:paraId="31681716" w14:textId="77777777" w:rsidR="006D2FA8" w:rsidRPr="009A1600" w:rsidRDefault="006D2FA8" w:rsidP="006D2FA8">
                                <w:pPr>
                                  <w:rPr>
                                    <w:b/>
                                    <w:bCs/>
                                    <w:color w:val="0070C0"/>
                                    <w:kern w:val="24"/>
                                    <w:sz w:val="18"/>
                                    <w:szCs w:val="18"/>
                                  </w:rPr>
                                </w:pPr>
                                <w:r w:rsidRPr="009A1600">
                                  <w:rPr>
                                    <w:b/>
                                    <w:bCs/>
                                    <w:color w:val="0070C0"/>
                                    <w:kern w:val="24"/>
                                    <w:sz w:val="18"/>
                                    <w:szCs w:val="18"/>
                                  </w:rPr>
                                  <w:t>GSBPM</w:t>
                                </w:r>
                              </w:p>
                            </w:txbxContent>
                          </wps:txbx>
                          <wps:bodyPr wrap="square" rtlCol="0">
                            <a:noAutofit/>
                          </wps:bodyPr>
                        </wps:wsp>
                        <wps:wsp>
                          <wps:cNvPr id="385899448" name="TextBox 20">
                            <a:extLst>
                              <a:ext uri="{FF2B5EF4-FFF2-40B4-BE49-F238E27FC236}">
                                <a16:creationId xmlns:a16="http://schemas.microsoft.com/office/drawing/2014/main" id="{C1D79AE2-B6BC-B5BF-9BBE-57848F35DDBE}"/>
                              </a:ext>
                            </a:extLst>
                          </wps:cNvPr>
                          <wps:cNvSpPr txBox="1"/>
                          <wps:spPr>
                            <a:xfrm rot="16200000">
                              <a:off x="-364212" y="1318513"/>
                              <a:ext cx="1036320" cy="671203"/>
                            </a:xfrm>
                            <a:prstGeom prst="rect">
                              <a:avLst/>
                            </a:prstGeom>
                            <a:noFill/>
                          </wps:spPr>
                          <wps:txbx>
                            <w:txbxContent>
                              <w:p w14:paraId="014A72C0" w14:textId="77777777" w:rsidR="006D2FA8" w:rsidRPr="0037225B" w:rsidRDefault="006D2FA8" w:rsidP="006D2FA8">
                                <w:pPr>
                                  <w:rPr>
                                    <w:b/>
                                    <w:bCs/>
                                    <w:color w:val="0070C0"/>
                                    <w:kern w:val="24"/>
                                    <w:sz w:val="18"/>
                                    <w:szCs w:val="18"/>
                                  </w:rPr>
                                </w:pPr>
                                <w:r>
                                  <w:rPr>
                                    <w:b/>
                                    <w:bCs/>
                                    <w:color w:val="0070C0"/>
                                    <w:kern w:val="24"/>
                                    <w:sz w:val="18"/>
                                    <w:szCs w:val="18"/>
                                  </w:rPr>
                                  <w:t>Critical steps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9776FE" id="Group 5" o:spid="_x0000_s1026" style="position:absolute;left:0;text-align:left;margin-left:-19.25pt;margin-top:10.8pt;width:472.65pt;height:140.5pt;z-index:251658240;mso-position-horizontal-relative:margin;mso-width-relative:margin;mso-height-relative:margin" coordorigin="-1816,3193" coordsize="108566,1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">
                  <v:group id="Group 912093354" o:spid="_x0000_s1027" style="position:absolute;left:6605;top:3193;width:100144;height:5155" coordorigin="6605,3193" coordsize="100144,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597254" o:spid="_x0000_s1028" type="#_x0000_t88" style="position:absolute;left:22223;top:-9872;width:2337;height:33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" adj="125" strokecolor="#c45911 [2405]" strokeweight="1.5pt">
                      <v:stroke joinstyle="miter"/>
                    </v:shape>
                    <v:shapetype id="_x0000_t202" coordsize="21600,21600" o:spt="202" path="m,l,21600r21600,l21600,xe">
                      <v:stroke joinstyle="miter"/>
                      <v:path gradientshapeok="t" o:connecttype="rect"/>
                    </v:shapetype>
                    <v:shape id="TextBox 14" o:spid="_x0000_s1029" type="#_x0000_t202" style="position:absolute;left:11713;top:3193;width:24142;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" filled="f" stroked="f">
                      <v:textbox>
                        <w:txbxContent>
                          <w:p w14:paraId="525703F3" w14:textId="77777777" w:rsidR="006D2FA8" w:rsidRPr="009A1600" w:rsidRDefault="006D2FA8" w:rsidP="006D2FA8">
                            <w:pPr>
                              <w:rPr>
                                <w:b/>
                                <w:bCs/>
                                <w:color w:val="000000" w:themeColor="text1"/>
                                <w:kern w:val="24"/>
                                <w:sz w:val="18"/>
                                <w:szCs w:val="18"/>
                              </w:rPr>
                            </w:pPr>
                            <w:r w:rsidRPr="009A1600">
                              <w:rPr>
                                <w:b/>
                                <w:bCs/>
                                <w:color w:val="000000" w:themeColor="text1"/>
                                <w:kern w:val="24"/>
                                <w:sz w:val="18"/>
                                <w:szCs w:val="18"/>
                              </w:rPr>
                              <w:t>Pre-enumeration phase</w:t>
                            </w:r>
                          </w:p>
                        </w:txbxContent>
                      </v:textbox>
                    </v:shape>
                    <v:shape id="TextBox 15" o:spid="_x0000_s1030" type="#_x0000_t202" style="position:absolute;left:42030;top:3623;width:2025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" filled="f" stroked="f">
                      <v:textbox>
                        <w:txbxContent>
                          <w:p w14:paraId="6F3F60E2" w14:textId="77777777" w:rsidR="006D2FA8" w:rsidRPr="009A1600" w:rsidRDefault="006D2FA8" w:rsidP="006D2FA8">
                            <w:pPr>
                              <w:rPr>
                                <w:b/>
                                <w:bCs/>
                                <w:color w:val="C00000"/>
                                <w:kern w:val="24"/>
                                <w:sz w:val="18"/>
                                <w:szCs w:val="18"/>
                              </w:rPr>
                            </w:pPr>
                            <w:r w:rsidRPr="009A1600">
                              <w:rPr>
                                <w:b/>
                                <w:bCs/>
                                <w:color w:val="C00000"/>
                                <w:kern w:val="24"/>
                                <w:sz w:val="18"/>
                                <w:szCs w:val="18"/>
                              </w:rPr>
                              <w:t>Enumeration phase</w:t>
                            </w:r>
                          </w:p>
                        </w:txbxContent>
                      </v:textbox>
                    </v:shape>
                    <v:shape id="TextBox 16" o:spid="_x0000_s1031" type="#_x0000_t202" style="position:absolute;left:72470;top:3870;width:2501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" filled="f" stroked="f">
                      <v:textbox>
                        <w:txbxContent>
                          <w:p w14:paraId="6D74B59C" w14:textId="77777777" w:rsidR="006D2FA8" w:rsidRPr="009A1600" w:rsidRDefault="006D2FA8" w:rsidP="006D2FA8">
                            <w:pPr>
                              <w:rPr>
                                <w:b/>
                                <w:bCs/>
                                <w:color w:val="000000" w:themeColor="text1"/>
                                <w:kern w:val="24"/>
                                <w:sz w:val="18"/>
                                <w:szCs w:val="18"/>
                              </w:rPr>
                            </w:pPr>
                            <w:r w:rsidRPr="009A1600">
                              <w:rPr>
                                <w:b/>
                                <w:bCs/>
                                <w:color w:val="000000" w:themeColor="text1"/>
                                <w:kern w:val="24"/>
                                <w:sz w:val="18"/>
                                <w:szCs w:val="18"/>
                              </w:rPr>
                              <w:t>Post-enumeration phase</w:t>
                            </w:r>
                          </w:p>
                        </w:txbxContent>
                      </v:textbox>
                    </v:shape>
                    <v:shape id="Right Brace 1296111894" o:spid="_x0000_s1032" type="#_x0000_t88" style="position:absolute;left:49394;top:1109;width:1984;height:115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" adj="985" strokecolor="#c45911 [2405]" strokeweight="1.5pt">
                      <v:stroke joinstyle="miter"/>
                    </v:shape>
                    <v:shape id="Right Brace 552322786" o:spid="_x0000_s1033" type="#_x0000_t88" style="position:absolute;left:84482;top:-13920;width:2110;height:424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" adj="90" strokecolor="#c45911 [2405]" strokeweight="1.5pt">
                      <v:stroke joinstyle="miter"/>
                    </v:shape>
                  </v:group>
                  <v:shape id="TextBox 19" o:spid="_x0000_s1034" type="#_x0000_t202" style="position:absolute;left:-2382;top:7046;width:8083;height:6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" filled="f" stroked="f">
                    <v:textbox>
                      <w:txbxContent>
                        <w:p w14:paraId="31681716" w14:textId="77777777" w:rsidR="006D2FA8" w:rsidRPr="009A1600" w:rsidRDefault="006D2FA8" w:rsidP="006D2FA8">
                          <w:pPr>
                            <w:rPr>
                              <w:b/>
                              <w:bCs/>
                              <w:color w:val="0070C0"/>
                              <w:kern w:val="24"/>
                              <w:sz w:val="18"/>
                              <w:szCs w:val="18"/>
                            </w:rPr>
                          </w:pPr>
                          <w:r w:rsidRPr="009A1600">
                            <w:rPr>
                              <w:b/>
                              <w:bCs/>
                              <w:color w:val="0070C0"/>
                              <w:kern w:val="24"/>
                              <w:sz w:val="18"/>
                              <w:szCs w:val="18"/>
                            </w:rPr>
                            <w:t>GSBPM</w:t>
                          </w:r>
                        </w:p>
                      </w:txbxContent>
                    </v:textbox>
                  </v:shape>
                  <v:shape id="TextBox 20" o:spid="_x0000_s1035" type="#_x0000_t202" style="position:absolute;left:-3642;top:13185;width:10363;height:67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" filled="f" stroked="f">
                    <v:textbox>
                      <w:txbxContent>
                        <w:p w14:paraId="014A72C0" w14:textId="77777777" w:rsidR="006D2FA8" w:rsidRPr="0037225B" w:rsidRDefault="006D2FA8" w:rsidP="006D2FA8">
                          <w:pPr>
                            <w:rPr>
                              <w:b/>
                              <w:bCs/>
                              <w:color w:val="0070C0"/>
                              <w:kern w:val="24"/>
                              <w:sz w:val="18"/>
                              <w:szCs w:val="18"/>
                            </w:rPr>
                          </w:pPr>
                          <w:r>
                            <w:rPr>
                              <w:b/>
                              <w:bCs/>
                              <w:color w:val="0070C0"/>
                              <w:kern w:val="24"/>
                              <w:sz w:val="18"/>
                              <w:szCs w:val="18"/>
                            </w:rPr>
                            <w:t>Critical steps</w:t>
                          </w:r>
                        </w:p>
                      </w:txbxContent>
                    </v:textbox>
                  </v:shape>
                  <w10:wrap anchorx="margin"/>
                </v:group>
              </w:pict>
            </mc:Fallback>
          </mc:AlternateContent>
        </w:r>
      </w:del>
    </w:p>
    <w:p w14:paraId="4071EBED" w14:textId="725AB59D" w:rsidR="006D2FA8" w:rsidDel="008D26A9" w:rsidRDefault="006D2FA8">
      <w:pPr>
        <w:pStyle w:val="ListParagraph"/>
        <w:spacing w:after="0" w:line="276" w:lineRule="auto"/>
        <w:jc w:val="both"/>
        <w:rPr>
          <w:del w:id="19084" w:author="Rachel Shipsey" w:date="2025-06-23T15:21:00Z"/>
          <w:rFonts w:cs="Arial"/>
          <w:color w:val="000000"/>
        </w:rPr>
        <w:pPrChange w:id="19085" w:author="Rachel Shipsey" w:date="2025-06-23T15:41:00Z">
          <w:pPr>
            <w:pBdr>
              <w:top w:val="single" w:sz="4" w:space="1" w:color="auto"/>
              <w:left w:val="single" w:sz="4" w:space="4" w:color="auto"/>
              <w:bottom w:val="single" w:sz="4" w:space="1" w:color="auto"/>
              <w:right w:val="single" w:sz="4" w:space="4" w:color="auto"/>
            </w:pBdr>
            <w:spacing w:line="276" w:lineRule="auto"/>
            <w:jc w:val="both"/>
          </w:pPr>
        </w:pPrChange>
      </w:pPr>
      <w:del w:id="19086" w:author="Rachel Shipsey" w:date="2025-06-23T15:21:00Z">
        <w:r w:rsidRPr="0037225B" w:rsidDel="008D26A9">
          <w:rPr>
            <w:rFonts w:cs="Arial"/>
            <w:noProof/>
            <w:color w:val="000000"/>
          </w:rPr>
          <w:drawing>
            <wp:inline distT="0" distB="0" distL="0" distR="0" wp14:anchorId="2C74C2E5" wp14:editId="1665A243">
              <wp:extent cx="5845115" cy="2524125"/>
              <wp:effectExtent l="38100" t="0" r="60960" b="0"/>
              <wp:docPr id="587124178" name="Diagram 16">
                <a:extLst xmlns:a="http://schemas.openxmlformats.org/drawingml/2006/main">
                  <a:ext uri="{FF2B5EF4-FFF2-40B4-BE49-F238E27FC236}">
                    <a16:creationId xmlns:a16="http://schemas.microsoft.com/office/drawing/2014/main" id="{99A3D97A-C435-EDF7-3B98-DC7B02E4AC4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del>
    </w:p>
    <w:p w14:paraId="6D74BD62" w14:textId="2C91FCB0" w:rsidR="006D2FA8" w:rsidRPr="00E32424" w:rsidDel="008D26A9" w:rsidRDefault="006D2FA8">
      <w:pPr>
        <w:pStyle w:val="ListParagraph"/>
        <w:spacing w:after="0" w:line="276" w:lineRule="auto"/>
        <w:jc w:val="both"/>
        <w:rPr>
          <w:del w:id="19087" w:author="Rachel Shipsey" w:date="2025-06-23T15:21:00Z"/>
          <w:rFonts w:cs="Arial"/>
          <w:color w:val="000000"/>
          <w:sz w:val="16"/>
          <w:szCs w:val="16"/>
        </w:rPr>
        <w:pPrChange w:id="19088" w:author="Rachel Shipsey" w:date="2025-06-23T15:41:00Z">
          <w:pPr>
            <w:spacing w:line="276" w:lineRule="auto"/>
            <w:jc w:val="both"/>
          </w:pPr>
        </w:pPrChange>
      </w:pPr>
      <w:del w:id="19089" w:author="Rachel Shipsey" w:date="2025-06-23T15:21:00Z">
        <w:r w:rsidRPr="00E32424" w:rsidDel="008D26A9">
          <w:rPr>
            <w:rFonts w:cs="Arial"/>
            <w:color w:val="000000"/>
            <w:sz w:val="16"/>
            <w:szCs w:val="16"/>
          </w:rPr>
          <w:delText>*GSBPM is Generic Statistical Business Process Model</w:delText>
        </w:r>
      </w:del>
    </w:p>
    <w:p w14:paraId="3AAA4D81" w14:textId="1459E9F5" w:rsidR="006D2FA8" w:rsidRPr="006114FF" w:rsidDel="008D26A9" w:rsidRDefault="006D2FA8">
      <w:pPr>
        <w:pStyle w:val="ListParagraph"/>
        <w:spacing w:after="0" w:line="276" w:lineRule="auto"/>
        <w:jc w:val="both"/>
        <w:rPr>
          <w:del w:id="19090" w:author="Rachel Shipsey" w:date="2025-06-23T15:21:00Z"/>
          <w:rFonts w:cs="Arial"/>
          <w:color w:val="000000"/>
        </w:rPr>
        <w:pPrChange w:id="19091" w:author="Rachel Shipsey" w:date="2025-06-23T15:41:00Z">
          <w:pPr>
            <w:spacing w:line="276" w:lineRule="auto"/>
            <w:jc w:val="both"/>
          </w:pPr>
        </w:pPrChange>
      </w:pPr>
      <w:del w:id="19092" w:author="Rachel Shipsey" w:date="2025-06-23T15:21:00Z">
        <w:r w:rsidDel="008D26A9">
          <w:rPr>
            <w:rFonts w:cs="Arial"/>
            <w:color w:val="000000"/>
          </w:rPr>
          <w:delText>ECA is automating this checklist to clearly show the interlinkages between phases and activities.</w:delText>
        </w:r>
      </w:del>
    </w:p>
    <w:p w14:paraId="00E8FC9D" w14:textId="776452A5" w:rsidR="006D2FA8" w:rsidDel="008D26A9" w:rsidRDefault="006D2FA8">
      <w:pPr>
        <w:pStyle w:val="ListParagraph"/>
        <w:spacing w:after="0" w:line="276" w:lineRule="auto"/>
        <w:jc w:val="both"/>
        <w:rPr>
          <w:del w:id="19093" w:author="Rachel Shipsey" w:date="2025-06-23T15:21:00Z"/>
          <w:rFonts w:cs="Arial"/>
          <w:color w:val="000000"/>
          <w:highlight w:val="white"/>
        </w:rPr>
        <w:pPrChange w:id="19094" w:author="Rachel Shipsey" w:date="2025-06-23T15:41:00Z">
          <w:pPr>
            <w:autoSpaceDE w:val="0"/>
            <w:autoSpaceDN w:val="0"/>
            <w:adjustRightInd w:val="0"/>
            <w:spacing w:line="276" w:lineRule="auto"/>
            <w:jc w:val="both"/>
          </w:pPr>
        </w:pPrChange>
      </w:pPr>
      <w:del w:id="19095" w:author="Rachel Shipsey" w:date="2025-06-23T15:21:00Z">
        <w:r w:rsidRPr="70E65BEE" w:rsidDel="008D26A9">
          <w:rPr>
            <w:rFonts w:cs="Arial"/>
            <w:b/>
            <w:bCs/>
            <w:color w:val="000000" w:themeColor="text1"/>
            <w:highlight w:val="white"/>
          </w:rPr>
          <w:delText>Note:</w:delText>
        </w:r>
        <w:r w:rsidRPr="70E65BEE" w:rsidDel="008D26A9">
          <w:rPr>
            <w:rFonts w:cs="Arial"/>
            <w:color w:val="000000" w:themeColor="text1"/>
            <w:highlight w:val="white"/>
          </w:rPr>
          <w:delText xml:space="preserve"> The checklist is indicative and by no means exhaustive.  It is intended to illustrate how the details of the census-related activities could be arranged and documented for implementation.  Member States can adapt to their national circumstances but should ensure that the plan captures the full range of the census process – from beginning to end. </w:delText>
        </w:r>
        <w:r w:rsidRPr="70E65BEE" w:rsidDel="008D26A9">
          <w:rPr>
            <w:rFonts w:cs="Arial"/>
            <w:color w:val="000000" w:themeColor="text1"/>
          </w:rPr>
          <w:delText xml:space="preserve">Member states should use the information in this toolkit that is relevant to their </w:delText>
        </w:r>
        <w:r w:rsidR="591D0765" w:rsidRPr="70E65BEE" w:rsidDel="008D26A9">
          <w:rPr>
            <w:rFonts w:cs="Arial"/>
            <w:color w:val="000000" w:themeColor="text1"/>
          </w:rPr>
          <w:delText>country's</w:delText>
        </w:r>
        <w:r w:rsidRPr="70E65BEE" w:rsidDel="008D26A9">
          <w:rPr>
            <w:rFonts w:cs="Arial"/>
            <w:color w:val="000000" w:themeColor="text1"/>
          </w:rPr>
          <w:delText xml:space="preserve"> situation. Census planning should be dynamic and flexible, the implementing agency will need to react to changes in the environment</w:delText>
        </w:r>
        <w:r w:rsidRPr="70E65BEE" w:rsidDel="008D26A9">
          <w:rPr>
            <w:rFonts w:cs="Arial"/>
            <w:color w:val="000000" w:themeColor="text1"/>
            <w:highlight w:val="white"/>
          </w:rPr>
          <w:delText xml:space="preserve"> as they occur and hence adapt the checklist.</w:delText>
        </w:r>
      </w:del>
    </w:p>
    <w:p w14:paraId="684B86E3" w14:textId="767284D7" w:rsidR="00614CBE" w:rsidRPr="00614CBE" w:rsidDel="008D26A9" w:rsidRDefault="007C6AA3">
      <w:pPr>
        <w:pStyle w:val="ListParagraph"/>
        <w:spacing w:after="0" w:line="276" w:lineRule="auto"/>
        <w:jc w:val="both"/>
        <w:rPr>
          <w:del w:id="19096" w:author="Rachel Shipsey" w:date="2025-06-23T15:21:00Z"/>
          <w:b/>
        </w:rPr>
        <w:sectPr w:rsidR="00614CBE" w:rsidRPr="00614CBE" w:rsidDel="008D26A9" w:rsidSect="008D26A9">
          <w:footerReference w:type="first" r:id="rId35"/>
          <w:type w:val="continuous"/>
          <w:pgSz w:w="12240" w:h="15840"/>
          <w:pgMar w:top="1440" w:right="1440" w:bottom="1440" w:left="1440" w:header="720" w:footer="720" w:gutter="0"/>
          <w:pgNumType w:start="1"/>
          <w:cols w:space="720"/>
          <w:titlePg/>
        </w:sectPr>
        <w:pPrChange w:id="19097" w:author="Rachel Shipsey" w:date="2025-06-23T15:41:00Z">
          <w:pPr>
            <w:pStyle w:val="Heading1"/>
          </w:pPr>
        </w:pPrChange>
      </w:pPr>
      <w:del w:id="19098" w:author="Rachel Shipsey" w:date="2025-06-09T11:47:00Z">
        <w:r w:rsidRPr="00F50DA6" w:rsidDel="00614CBE">
          <w:rPr>
            <w:highlight w:val="white"/>
          </w:rPr>
          <w:delText>1</w:delText>
        </w:r>
        <w:r w:rsidR="004658E4" w:rsidRPr="00F50DA6" w:rsidDel="00614CBE">
          <w:rPr>
            <w:highlight w:val="white"/>
          </w:rPr>
          <w:delText>7</w:delText>
        </w:r>
        <w:r w:rsidRPr="00F50DA6" w:rsidDel="00614CBE">
          <w:rPr>
            <w:highlight w:val="white"/>
          </w:rPr>
          <w:delText xml:space="preserve">.4 </w:delText>
        </w:r>
      </w:del>
      <w:bookmarkStart w:id="19099" w:name="_Toc201320355"/>
      <w:del w:id="19100" w:author="Rachel Shipsey" w:date="2025-06-23T15:21:00Z">
        <w:r w:rsidRPr="00F50DA6" w:rsidDel="008D26A9">
          <w:rPr>
            <w:highlight w:val="white"/>
          </w:rPr>
          <w:delText>ANNEX: Digital census planning checklist</w:delText>
        </w:r>
        <w:bookmarkEnd w:id="19099"/>
        <w:r w:rsidRPr="00F50DA6" w:rsidDel="008D26A9">
          <w:rPr>
            <w:highlight w:val="white"/>
          </w:rPr>
          <w:delText xml:space="preserve"> </w:delText>
        </w:r>
      </w:del>
    </w:p>
    <w:p w14:paraId="4CAA8418" w14:textId="225F27AA" w:rsidR="00E61B02" w:rsidDel="008D26A9" w:rsidRDefault="00E61B02">
      <w:pPr>
        <w:pStyle w:val="ListParagraph"/>
        <w:spacing w:after="0" w:line="276" w:lineRule="auto"/>
        <w:jc w:val="both"/>
        <w:rPr>
          <w:del w:id="19101" w:author="Rachel Shipsey" w:date="2025-06-23T15:21:00Z"/>
          <w:rFonts w:cs="Arial"/>
          <w:highlight w:val="white"/>
        </w:rPr>
        <w:pPrChange w:id="19102" w:author="Rachel Shipsey" w:date="2025-06-23T15:41:00Z">
          <w:pPr/>
        </w:pPrChange>
      </w:pPr>
    </w:p>
    <w:tbl>
      <w:tblPr>
        <w:tblpPr w:leftFromText="181" w:rightFromText="181" w:topFromText="142" w:bottomFromText="142" w:horzAnchor="margin" w:tblpXSpec="center" w:tblpYSpec="top"/>
        <w:tblW w:w="5365" w:type="pct"/>
        <w:tblLayout w:type="fixed"/>
        <w:tblLook w:val="04A0" w:firstRow="1" w:lastRow="0" w:firstColumn="1" w:lastColumn="0" w:noHBand="0" w:noVBand="1"/>
      </w:tblPr>
      <w:tblGrid>
        <w:gridCol w:w="510"/>
        <w:gridCol w:w="4884"/>
        <w:gridCol w:w="4680"/>
        <w:gridCol w:w="1839"/>
        <w:gridCol w:w="1116"/>
        <w:gridCol w:w="1533"/>
        <w:gridCol w:w="9"/>
      </w:tblGrid>
      <w:tr w:rsidR="008A60D8" w:rsidRPr="007C6AA3" w:rsidDel="008D26A9" w14:paraId="79A261DC" w14:textId="4B22F1CB" w:rsidTr="00B25F4D">
        <w:trPr>
          <w:gridAfter w:val="1"/>
          <w:wAfter w:w="3" w:type="pct"/>
          <w:trHeight w:val="397"/>
          <w:del w:id="19103" w:author="Rachel Shipsey" w:date="2025-06-23T15:21:00Z"/>
        </w:trPr>
        <w:tc>
          <w:tcPr>
            <w:tcW w:w="175" w:type="pct"/>
            <w:tcBorders>
              <w:top w:val="single" w:sz="4" w:space="0" w:color="auto"/>
              <w:left w:val="single" w:sz="4" w:space="0" w:color="auto"/>
              <w:bottom w:val="double" w:sz="6" w:space="0" w:color="auto"/>
              <w:right w:val="single" w:sz="4" w:space="0" w:color="auto"/>
            </w:tcBorders>
            <w:shd w:val="clear" w:color="000000" w:fill="FFC000"/>
            <w:noWrap/>
            <w:vAlign w:val="bottom"/>
          </w:tcPr>
          <w:p w14:paraId="6E6AA247" w14:textId="37816C77" w:rsidR="00E61B02" w:rsidRPr="007C6AA3" w:rsidDel="008D26A9" w:rsidRDefault="00E61B02">
            <w:pPr>
              <w:pStyle w:val="ListParagraph"/>
              <w:spacing w:after="0" w:line="276" w:lineRule="auto"/>
              <w:jc w:val="both"/>
              <w:rPr>
                <w:del w:id="19104" w:author="Rachel Shipsey" w:date="2025-06-23T15:21:00Z"/>
                <w:rFonts w:eastAsia="Times New Roman" w:cs="Arial"/>
                <w:b/>
                <w:bCs/>
                <w:color w:val="000000"/>
                <w:sz w:val="18"/>
                <w:szCs w:val="18"/>
              </w:rPr>
              <w:pPrChange w:id="19105" w:author="Rachel Shipsey" w:date="2025-06-23T15:41:00Z">
                <w:pPr>
                  <w:framePr w:hSpace="181" w:vSpace="142" w:wrap="around" w:hAnchor="margin" w:xAlign="center" w:yAlign="top"/>
                  <w:spacing w:line="240" w:lineRule="auto"/>
                </w:pPr>
              </w:pPrChange>
            </w:pPr>
          </w:p>
        </w:tc>
        <w:tc>
          <w:tcPr>
            <w:tcW w:w="1676" w:type="pct"/>
            <w:tcBorders>
              <w:top w:val="single" w:sz="4" w:space="0" w:color="auto"/>
              <w:left w:val="single" w:sz="4" w:space="0" w:color="auto"/>
              <w:bottom w:val="double" w:sz="6" w:space="0" w:color="auto"/>
              <w:right w:val="single" w:sz="4" w:space="0" w:color="auto"/>
            </w:tcBorders>
            <w:shd w:val="clear" w:color="000000" w:fill="FFC000"/>
            <w:noWrap/>
            <w:vAlign w:val="bottom"/>
            <w:hideMark/>
          </w:tcPr>
          <w:p w14:paraId="0BE06ABE" w14:textId="378ECE77" w:rsidR="00E61B02" w:rsidRPr="007C6AA3" w:rsidDel="008D26A9" w:rsidRDefault="00E61B02">
            <w:pPr>
              <w:pStyle w:val="ListParagraph"/>
              <w:spacing w:after="0" w:line="276" w:lineRule="auto"/>
              <w:jc w:val="both"/>
              <w:rPr>
                <w:del w:id="19106" w:author="Rachel Shipsey" w:date="2025-06-23T15:21:00Z"/>
                <w:rFonts w:eastAsia="Times New Roman" w:cs="Arial"/>
                <w:b/>
                <w:bCs/>
                <w:color w:val="000000"/>
                <w:sz w:val="18"/>
                <w:szCs w:val="18"/>
              </w:rPr>
              <w:pPrChange w:id="19107" w:author="Rachel Shipsey" w:date="2025-06-23T15:41:00Z">
                <w:pPr>
                  <w:framePr w:hSpace="181" w:vSpace="142" w:wrap="around" w:hAnchor="margin" w:xAlign="center" w:yAlign="top"/>
                  <w:spacing w:line="240" w:lineRule="auto"/>
                </w:pPr>
              </w:pPrChange>
            </w:pPr>
            <w:del w:id="19108" w:author="Rachel Shipsey" w:date="2025-06-23T15:21:00Z">
              <w:r w:rsidRPr="007C6AA3" w:rsidDel="008D26A9">
                <w:rPr>
                  <w:rFonts w:eastAsia="Times New Roman" w:cs="Arial"/>
                  <w:b/>
                  <w:bCs/>
                  <w:color w:val="000000"/>
                  <w:sz w:val="18"/>
                  <w:szCs w:val="18"/>
                </w:rPr>
                <w:delText>Activity</w:delText>
              </w:r>
            </w:del>
          </w:p>
        </w:tc>
        <w:tc>
          <w:tcPr>
            <w:tcW w:w="1606" w:type="pct"/>
            <w:tcBorders>
              <w:top w:val="single" w:sz="4" w:space="0" w:color="auto"/>
              <w:left w:val="single" w:sz="4" w:space="0" w:color="auto"/>
              <w:bottom w:val="double" w:sz="6" w:space="0" w:color="auto"/>
              <w:right w:val="single" w:sz="4" w:space="0" w:color="auto"/>
            </w:tcBorders>
            <w:shd w:val="clear" w:color="000000" w:fill="FFC000"/>
            <w:noWrap/>
            <w:vAlign w:val="bottom"/>
            <w:hideMark/>
          </w:tcPr>
          <w:p w14:paraId="3B6BB2B2" w14:textId="3E93812F" w:rsidR="00E61B02" w:rsidRPr="007C6AA3" w:rsidDel="008D26A9" w:rsidRDefault="00E61B02">
            <w:pPr>
              <w:pStyle w:val="ListParagraph"/>
              <w:spacing w:after="0" w:line="276" w:lineRule="auto"/>
              <w:jc w:val="both"/>
              <w:rPr>
                <w:del w:id="19109" w:author="Rachel Shipsey" w:date="2025-06-23T15:21:00Z"/>
                <w:rFonts w:eastAsia="Times New Roman" w:cs="Arial"/>
                <w:b/>
                <w:bCs/>
                <w:color w:val="000000"/>
                <w:sz w:val="18"/>
                <w:szCs w:val="18"/>
              </w:rPr>
              <w:pPrChange w:id="19110" w:author="Rachel Shipsey" w:date="2025-06-23T15:41:00Z">
                <w:pPr>
                  <w:framePr w:hSpace="181" w:vSpace="142" w:wrap="around" w:hAnchor="margin" w:xAlign="center" w:yAlign="top"/>
                  <w:spacing w:line="240" w:lineRule="auto"/>
                </w:pPr>
              </w:pPrChange>
            </w:pPr>
            <w:del w:id="19111" w:author="Rachel Shipsey" w:date="2025-06-23T15:21:00Z">
              <w:r w:rsidRPr="007C6AA3" w:rsidDel="008D26A9">
                <w:rPr>
                  <w:rFonts w:eastAsia="Times New Roman" w:cs="Arial"/>
                  <w:b/>
                  <w:bCs/>
                  <w:color w:val="000000"/>
                  <w:sz w:val="18"/>
                  <w:szCs w:val="18"/>
                </w:rPr>
                <w:delText>Output</w:delText>
              </w:r>
            </w:del>
          </w:p>
        </w:tc>
        <w:tc>
          <w:tcPr>
            <w:tcW w:w="631" w:type="pct"/>
            <w:tcBorders>
              <w:top w:val="single" w:sz="4" w:space="0" w:color="auto"/>
              <w:left w:val="single" w:sz="4" w:space="0" w:color="auto"/>
              <w:bottom w:val="double" w:sz="6" w:space="0" w:color="auto"/>
              <w:right w:val="single" w:sz="4" w:space="0" w:color="auto"/>
            </w:tcBorders>
            <w:shd w:val="clear" w:color="000000" w:fill="FFC000"/>
            <w:noWrap/>
            <w:vAlign w:val="bottom"/>
            <w:hideMark/>
          </w:tcPr>
          <w:p w14:paraId="2DB32EEE" w14:textId="29861FC1" w:rsidR="00E61B02" w:rsidRPr="007C6AA3" w:rsidDel="008D26A9" w:rsidRDefault="00E61B02">
            <w:pPr>
              <w:pStyle w:val="ListParagraph"/>
              <w:spacing w:after="0" w:line="276" w:lineRule="auto"/>
              <w:jc w:val="both"/>
              <w:rPr>
                <w:del w:id="19112" w:author="Rachel Shipsey" w:date="2025-06-23T15:21:00Z"/>
                <w:rFonts w:eastAsia="Times New Roman" w:cs="Arial"/>
                <w:b/>
                <w:bCs/>
                <w:color w:val="000000"/>
                <w:sz w:val="18"/>
                <w:szCs w:val="18"/>
              </w:rPr>
              <w:pPrChange w:id="19113" w:author="Rachel Shipsey" w:date="2025-06-23T15:41:00Z">
                <w:pPr>
                  <w:framePr w:hSpace="181" w:vSpace="142" w:wrap="around" w:hAnchor="margin" w:xAlign="center" w:yAlign="top"/>
                  <w:spacing w:line="240" w:lineRule="auto"/>
                </w:pPr>
              </w:pPrChange>
            </w:pPr>
            <w:del w:id="19114" w:author="Rachel Shipsey" w:date="2025-06-23T15:21:00Z">
              <w:r w:rsidRPr="007C6AA3" w:rsidDel="008D26A9">
                <w:rPr>
                  <w:rFonts w:eastAsia="Times New Roman" w:cs="Arial"/>
                  <w:b/>
                  <w:bCs/>
                  <w:color w:val="000000"/>
                  <w:sz w:val="18"/>
                  <w:szCs w:val="18"/>
                </w:rPr>
                <w:delText>Responsible party(ies)</w:delText>
              </w:r>
            </w:del>
          </w:p>
        </w:tc>
        <w:tc>
          <w:tcPr>
            <w:tcW w:w="383" w:type="pct"/>
            <w:tcBorders>
              <w:top w:val="single" w:sz="4" w:space="0" w:color="auto"/>
              <w:left w:val="single" w:sz="4" w:space="0" w:color="auto"/>
              <w:bottom w:val="double" w:sz="6" w:space="0" w:color="auto"/>
              <w:right w:val="single" w:sz="4" w:space="0" w:color="auto"/>
            </w:tcBorders>
            <w:shd w:val="clear" w:color="000000" w:fill="FFC000"/>
            <w:noWrap/>
            <w:vAlign w:val="bottom"/>
            <w:hideMark/>
          </w:tcPr>
          <w:p w14:paraId="4E1C3940" w14:textId="6AAB22E2" w:rsidR="00E61B02" w:rsidRPr="007C6AA3" w:rsidDel="008D26A9" w:rsidRDefault="00E61B02">
            <w:pPr>
              <w:pStyle w:val="ListParagraph"/>
              <w:spacing w:after="0" w:line="276" w:lineRule="auto"/>
              <w:jc w:val="both"/>
              <w:rPr>
                <w:del w:id="19115" w:author="Rachel Shipsey" w:date="2025-06-23T15:21:00Z"/>
                <w:rFonts w:eastAsia="Times New Roman" w:cs="Arial"/>
                <w:b/>
                <w:bCs/>
                <w:color w:val="000000"/>
                <w:sz w:val="18"/>
                <w:szCs w:val="18"/>
              </w:rPr>
              <w:pPrChange w:id="19116" w:author="Rachel Shipsey" w:date="2025-06-23T15:41:00Z">
                <w:pPr>
                  <w:framePr w:hSpace="181" w:vSpace="142" w:wrap="around" w:hAnchor="margin" w:xAlign="center" w:yAlign="top"/>
                  <w:spacing w:line="240" w:lineRule="auto"/>
                  <w:ind w:left="-26" w:right="-67"/>
                </w:pPr>
              </w:pPrChange>
            </w:pPr>
            <w:del w:id="19117" w:author="Rachel Shipsey" w:date="2025-06-23T15:21:00Z">
              <w:r w:rsidRPr="007C6AA3" w:rsidDel="008D26A9">
                <w:rPr>
                  <w:rFonts w:eastAsia="Times New Roman" w:cs="Arial"/>
                  <w:b/>
                  <w:bCs/>
                  <w:color w:val="000000"/>
                  <w:sz w:val="18"/>
                  <w:szCs w:val="18"/>
                </w:rPr>
                <w:delText>Duration (Months)</w:delText>
              </w:r>
            </w:del>
          </w:p>
        </w:tc>
        <w:tc>
          <w:tcPr>
            <w:tcW w:w="526" w:type="pct"/>
            <w:tcBorders>
              <w:top w:val="single" w:sz="4" w:space="0" w:color="auto"/>
              <w:left w:val="single" w:sz="4" w:space="0" w:color="auto"/>
              <w:bottom w:val="double" w:sz="6" w:space="0" w:color="auto"/>
              <w:right w:val="single" w:sz="4" w:space="0" w:color="auto"/>
            </w:tcBorders>
            <w:shd w:val="clear" w:color="000000" w:fill="FFC000"/>
            <w:noWrap/>
            <w:vAlign w:val="bottom"/>
            <w:hideMark/>
          </w:tcPr>
          <w:p w14:paraId="2BCD2F75" w14:textId="631581D7" w:rsidR="00E61B02" w:rsidRPr="007C6AA3" w:rsidDel="008D26A9" w:rsidRDefault="00E61B02">
            <w:pPr>
              <w:pStyle w:val="ListParagraph"/>
              <w:spacing w:after="0" w:line="276" w:lineRule="auto"/>
              <w:jc w:val="both"/>
              <w:rPr>
                <w:del w:id="19118" w:author="Rachel Shipsey" w:date="2025-06-23T15:21:00Z"/>
                <w:rFonts w:eastAsia="Times New Roman" w:cs="Arial"/>
                <w:b/>
                <w:bCs/>
                <w:color w:val="000000"/>
                <w:sz w:val="18"/>
                <w:szCs w:val="18"/>
              </w:rPr>
              <w:pPrChange w:id="19119" w:author="Rachel Shipsey" w:date="2025-06-23T15:41:00Z">
                <w:pPr>
                  <w:framePr w:hSpace="181" w:vSpace="142" w:wrap="around" w:hAnchor="margin" w:xAlign="center" w:yAlign="top"/>
                  <w:spacing w:line="240" w:lineRule="auto"/>
                </w:pPr>
              </w:pPrChange>
            </w:pPr>
            <w:del w:id="19120" w:author="Rachel Shipsey" w:date="2025-06-23T15:21:00Z">
              <w:r w:rsidRPr="007C6AA3" w:rsidDel="008D26A9">
                <w:rPr>
                  <w:rFonts w:cs="Arial"/>
                  <w:b/>
                  <w:bCs/>
                  <w:sz w:val="18"/>
                  <w:szCs w:val="18"/>
                </w:rPr>
                <w:delText>Years to enumeration</w:delText>
              </w:r>
            </w:del>
          </w:p>
        </w:tc>
      </w:tr>
      <w:tr w:rsidR="00E61B02" w:rsidRPr="007C6AA3" w:rsidDel="008D26A9" w14:paraId="20129158" w14:textId="091CB872" w:rsidTr="00B25F4D">
        <w:trPr>
          <w:trHeight w:val="368"/>
          <w:del w:id="19121" w:author="Rachel Shipsey" w:date="2025-06-23T15:21:00Z"/>
        </w:trPr>
        <w:tc>
          <w:tcPr>
            <w:tcW w:w="175" w:type="pct"/>
            <w:tcBorders>
              <w:top w:val="double" w:sz="6" w:space="0" w:color="auto"/>
              <w:left w:val="single" w:sz="4" w:space="0" w:color="auto"/>
              <w:right w:val="single" w:sz="4" w:space="0" w:color="auto"/>
            </w:tcBorders>
            <w:shd w:val="clear" w:color="000000" w:fill="DDEBF7"/>
            <w:noWrap/>
            <w:vAlign w:val="bottom"/>
            <w:hideMark/>
          </w:tcPr>
          <w:p w14:paraId="65912443" w14:textId="16A2C6AD" w:rsidR="00E61B02" w:rsidRPr="007C6AA3" w:rsidDel="008D26A9" w:rsidRDefault="00E61B02">
            <w:pPr>
              <w:pStyle w:val="ListParagraph"/>
              <w:spacing w:after="0" w:line="276" w:lineRule="auto"/>
              <w:jc w:val="both"/>
              <w:rPr>
                <w:del w:id="19122" w:author="Rachel Shipsey" w:date="2025-06-23T15:21:00Z"/>
                <w:rFonts w:eastAsia="Times New Roman" w:cs="Arial"/>
                <w:b/>
                <w:bCs/>
                <w:color w:val="000000"/>
                <w:sz w:val="18"/>
                <w:szCs w:val="18"/>
              </w:rPr>
              <w:pPrChange w:id="19123" w:author="Rachel Shipsey" w:date="2025-06-23T15:41:00Z">
                <w:pPr>
                  <w:framePr w:hSpace="181" w:vSpace="142" w:wrap="around" w:hAnchor="margin" w:xAlign="center" w:yAlign="top"/>
                  <w:spacing w:line="240" w:lineRule="auto"/>
                  <w:jc w:val="center"/>
                </w:pPr>
              </w:pPrChange>
            </w:pPr>
          </w:p>
        </w:tc>
        <w:tc>
          <w:tcPr>
            <w:tcW w:w="4825" w:type="pct"/>
            <w:gridSpan w:val="6"/>
            <w:tcBorders>
              <w:top w:val="double" w:sz="6" w:space="0" w:color="auto"/>
              <w:left w:val="single" w:sz="4" w:space="0" w:color="auto"/>
              <w:right w:val="single" w:sz="4" w:space="0" w:color="auto"/>
            </w:tcBorders>
            <w:shd w:val="clear" w:color="000000" w:fill="DDEBF7"/>
            <w:noWrap/>
            <w:vAlign w:val="bottom"/>
            <w:hideMark/>
          </w:tcPr>
          <w:p w14:paraId="0C291B8C" w14:textId="5F52DE08" w:rsidR="00E61B02" w:rsidRPr="007C6AA3" w:rsidDel="008D26A9" w:rsidRDefault="00626F2A">
            <w:pPr>
              <w:pStyle w:val="ListParagraph"/>
              <w:spacing w:after="0" w:line="276" w:lineRule="auto"/>
              <w:jc w:val="both"/>
              <w:rPr>
                <w:del w:id="19124" w:author="Rachel Shipsey" w:date="2025-06-23T15:21:00Z"/>
                <w:rFonts w:eastAsia="Times New Roman" w:cs="Arial"/>
                <w:b/>
                <w:bCs/>
                <w:color w:val="000000"/>
                <w:sz w:val="18"/>
                <w:szCs w:val="18"/>
              </w:rPr>
              <w:pPrChange w:id="19125" w:author="Rachel Shipsey" w:date="2025-06-23T15:41:00Z">
                <w:pPr>
                  <w:framePr w:hSpace="181" w:vSpace="142" w:wrap="around" w:hAnchor="margin" w:xAlign="center" w:yAlign="top"/>
                  <w:spacing w:line="240" w:lineRule="auto"/>
                  <w:jc w:val="center"/>
                </w:pPr>
              </w:pPrChange>
            </w:pPr>
            <w:del w:id="19126" w:author="Rachel Shipsey" w:date="2025-06-23T15:21:00Z">
              <w:r w:rsidRPr="007C6AA3" w:rsidDel="008D26A9">
                <w:rPr>
                  <w:rFonts w:eastAsia="Times New Roman" w:cs="Arial"/>
                  <w:b/>
                  <w:bCs/>
                  <w:color w:val="000000"/>
                  <w:sz w:val="18"/>
                  <w:szCs w:val="18"/>
                </w:rPr>
                <w:delText>Census Planning and Preparation</w:delText>
              </w:r>
            </w:del>
          </w:p>
        </w:tc>
      </w:tr>
      <w:tr w:rsidR="009C6CA9" w:rsidRPr="007C6AA3" w:rsidDel="008D26A9" w14:paraId="6A7B59ED" w14:textId="4604DD1F" w:rsidTr="00B25F4D">
        <w:trPr>
          <w:gridAfter w:val="1"/>
          <w:wAfter w:w="3" w:type="pct"/>
          <w:trHeight w:val="615"/>
          <w:del w:id="19127" w:author="Rachel Shipsey" w:date="2025-06-23T15:21:00Z"/>
        </w:trPr>
        <w:tc>
          <w:tcPr>
            <w:tcW w:w="175" w:type="pct"/>
            <w:tcBorders>
              <w:top w:val="nil"/>
              <w:left w:val="single" w:sz="4" w:space="0" w:color="auto"/>
              <w:bottom w:val="dashSmallGap" w:sz="4" w:space="0" w:color="2E74B5" w:themeColor="accent5" w:themeShade="BF"/>
              <w:right w:val="single" w:sz="4" w:space="0" w:color="auto"/>
            </w:tcBorders>
            <w:noWrap/>
            <w:vAlign w:val="bottom"/>
            <w:hideMark/>
          </w:tcPr>
          <w:p w14:paraId="035E9B63" w14:textId="01BC5788" w:rsidR="009C6CA9" w:rsidRPr="007C6AA3" w:rsidDel="008D26A9" w:rsidRDefault="009C6CA9">
            <w:pPr>
              <w:pStyle w:val="ListParagraph"/>
              <w:spacing w:after="0" w:line="276" w:lineRule="auto"/>
              <w:jc w:val="both"/>
              <w:rPr>
                <w:del w:id="19128" w:author="Rachel Shipsey" w:date="2025-06-23T15:21:00Z"/>
                <w:rFonts w:eastAsia="Times New Roman" w:cs="Arial"/>
                <w:color w:val="000000"/>
                <w:sz w:val="18"/>
                <w:szCs w:val="18"/>
              </w:rPr>
              <w:pPrChange w:id="19129" w:author="Rachel Shipsey" w:date="2025-06-23T15:41:00Z">
                <w:pPr>
                  <w:framePr w:hSpace="181" w:vSpace="142" w:wrap="around" w:hAnchor="margin" w:xAlign="center" w:yAlign="top"/>
                  <w:spacing w:line="240" w:lineRule="auto"/>
                  <w:jc w:val="right"/>
                </w:pPr>
              </w:pPrChange>
            </w:pPr>
            <w:del w:id="19130" w:author="Rachel Shipsey" w:date="2025-06-23T15:21:00Z">
              <w:r w:rsidRPr="007C6AA3" w:rsidDel="008D26A9">
                <w:rPr>
                  <w:rFonts w:eastAsia="Times New Roman" w:cs="Arial"/>
                  <w:color w:val="000000"/>
                  <w:sz w:val="18"/>
                  <w:szCs w:val="18"/>
                </w:rPr>
                <w:delText>1</w:delText>
              </w:r>
            </w:del>
          </w:p>
        </w:tc>
        <w:tc>
          <w:tcPr>
            <w:tcW w:w="1676" w:type="pct"/>
            <w:tcBorders>
              <w:top w:val="nil"/>
              <w:left w:val="single" w:sz="4" w:space="0" w:color="auto"/>
              <w:bottom w:val="dashSmallGap" w:sz="4" w:space="0" w:color="2E74B5" w:themeColor="accent5" w:themeShade="BF"/>
              <w:right w:val="single" w:sz="4" w:space="0" w:color="auto"/>
            </w:tcBorders>
            <w:noWrap/>
            <w:vAlign w:val="bottom"/>
            <w:hideMark/>
          </w:tcPr>
          <w:p w14:paraId="5F7BE434" w14:textId="33CD05AE" w:rsidR="009C6CA9" w:rsidRPr="007C6AA3" w:rsidDel="008D26A9" w:rsidRDefault="009C6CA9">
            <w:pPr>
              <w:pStyle w:val="ListParagraph"/>
              <w:spacing w:after="0" w:line="276" w:lineRule="auto"/>
              <w:jc w:val="both"/>
              <w:rPr>
                <w:del w:id="19131" w:author="Rachel Shipsey" w:date="2025-06-23T15:21:00Z"/>
                <w:rFonts w:eastAsia="Times New Roman" w:cs="Arial"/>
                <w:b/>
                <w:bCs/>
                <w:color w:val="000000"/>
                <w:sz w:val="18"/>
                <w:szCs w:val="18"/>
              </w:rPr>
              <w:pPrChange w:id="19132" w:author="Rachel Shipsey" w:date="2025-06-23T15:41:00Z">
                <w:pPr>
                  <w:framePr w:hSpace="181" w:vSpace="142" w:wrap="around" w:hAnchor="margin" w:xAlign="center" w:yAlign="top"/>
                  <w:spacing w:line="240" w:lineRule="auto"/>
                </w:pPr>
              </w:pPrChange>
            </w:pPr>
            <w:del w:id="19133" w:author="Rachel Shipsey" w:date="2025-06-23T15:21:00Z">
              <w:r w:rsidRPr="007C6AA3" w:rsidDel="008D26A9">
                <w:rPr>
                  <w:rFonts w:cs="Arial"/>
                  <w:b/>
                  <w:bCs/>
                  <w:color w:val="000000"/>
                  <w:sz w:val="18"/>
                  <w:szCs w:val="18"/>
                </w:rPr>
                <w:delText>Setting strategic objectives for the entire census programme - developing the census project document</w:delText>
              </w:r>
            </w:del>
          </w:p>
        </w:tc>
        <w:tc>
          <w:tcPr>
            <w:tcW w:w="1606" w:type="pct"/>
            <w:tcBorders>
              <w:top w:val="nil"/>
              <w:left w:val="single" w:sz="4" w:space="0" w:color="auto"/>
              <w:bottom w:val="dashSmallGap" w:sz="4" w:space="0" w:color="2E74B5" w:themeColor="accent5" w:themeShade="BF"/>
              <w:right w:val="single" w:sz="4" w:space="0" w:color="auto"/>
            </w:tcBorders>
            <w:noWrap/>
          </w:tcPr>
          <w:p w14:paraId="2EEE846B" w14:textId="7FB230EE" w:rsidR="009C6CA9" w:rsidRPr="007C6AA3" w:rsidDel="008D26A9" w:rsidRDefault="009C6CA9">
            <w:pPr>
              <w:pStyle w:val="ListParagraph"/>
              <w:spacing w:after="0" w:line="276" w:lineRule="auto"/>
              <w:jc w:val="both"/>
              <w:rPr>
                <w:del w:id="19134" w:author="Rachel Shipsey" w:date="2025-06-23T15:21:00Z"/>
                <w:rFonts w:eastAsia="Times New Roman" w:cs="Arial"/>
                <w:b/>
                <w:bCs/>
                <w:color w:val="000000"/>
                <w:sz w:val="18"/>
                <w:szCs w:val="18"/>
              </w:rPr>
              <w:pPrChange w:id="19135" w:author="Rachel Shipsey" w:date="2025-06-23T15:41:00Z">
                <w:pPr>
                  <w:framePr w:hSpace="181" w:vSpace="142" w:wrap="around" w:hAnchor="margin" w:xAlign="center" w:yAlign="top"/>
                  <w:spacing w:line="240" w:lineRule="auto"/>
                </w:pPr>
              </w:pPrChange>
            </w:pPr>
            <w:del w:id="19136" w:author="Rachel Shipsey" w:date="2025-06-23T15:21:00Z">
              <w:r w:rsidRPr="007C6AA3" w:rsidDel="008D26A9">
                <w:rPr>
                  <w:rFonts w:cs="Arial"/>
                  <w:sz w:val="18"/>
                  <w:szCs w:val="18"/>
                </w:rPr>
                <w:delText>Census project document</w:delText>
              </w:r>
            </w:del>
          </w:p>
        </w:tc>
        <w:tc>
          <w:tcPr>
            <w:tcW w:w="631" w:type="pct"/>
            <w:tcBorders>
              <w:top w:val="nil"/>
              <w:left w:val="single" w:sz="4" w:space="0" w:color="auto"/>
              <w:bottom w:val="dashSmallGap" w:sz="4" w:space="0" w:color="2E74B5" w:themeColor="accent5" w:themeShade="BF"/>
              <w:right w:val="single" w:sz="4" w:space="0" w:color="auto"/>
            </w:tcBorders>
            <w:noWrap/>
          </w:tcPr>
          <w:p w14:paraId="0F5ADB6F" w14:textId="5567BD81" w:rsidR="009C6CA9" w:rsidRPr="007C6AA3" w:rsidDel="008D26A9" w:rsidRDefault="009C6CA9">
            <w:pPr>
              <w:pStyle w:val="ListParagraph"/>
              <w:spacing w:after="0" w:line="276" w:lineRule="auto"/>
              <w:jc w:val="both"/>
              <w:rPr>
                <w:del w:id="19137" w:author="Rachel Shipsey" w:date="2025-06-23T15:21:00Z"/>
                <w:rFonts w:eastAsia="Times New Roman" w:cs="Arial"/>
                <w:sz w:val="18"/>
                <w:szCs w:val="18"/>
              </w:rPr>
              <w:pPrChange w:id="19138" w:author="Rachel Shipsey" w:date="2025-06-23T15:41:00Z">
                <w:pPr>
                  <w:framePr w:hSpace="181" w:vSpace="142" w:wrap="around" w:hAnchor="margin" w:xAlign="center" w:yAlign="top"/>
                  <w:spacing w:line="240" w:lineRule="auto"/>
                </w:pPr>
              </w:pPrChange>
            </w:pPr>
            <w:del w:id="19139" w:author="Rachel Shipsey" w:date="2025-06-23T15:21:00Z">
              <w:r w:rsidRPr="007C6AA3" w:rsidDel="008D26A9">
                <w:rPr>
                  <w:rFonts w:cs="Arial"/>
                  <w:sz w:val="18"/>
                  <w:szCs w:val="18"/>
                </w:rPr>
                <w:delText>Census office</w:delText>
              </w:r>
            </w:del>
          </w:p>
        </w:tc>
        <w:tc>
          <w:tcPr>
            <w:tcW w:w="383" w:type="pct"/>
            <w:tcBorders>
              <w:top w:val="nil"/>
              <w:left w:val="single" w:sz="4" w:space="0" w:color="auto"/>
              <w:bottom w:val="dashSmallGap" w:sz="4" w:space="0" w:color="2E74B5" w:themeColor="accent5" w:themeShade="BF"/>
              <w:right w:val="single" w:sz="4" w:space="0" w:color="auto"/>
            </w:tcBorders>
            <w:noWrap/>
            <w:vAlign w:val="bottom"/>
          </w:tcPr>
          <w:p w14:paraId="2BA0EDA5" w14:textId="65A5DAAE" w:rsidR="009C6CA9" w:rsidRPr="007C6AA3" w:rsidDel="008D26A9" w:rsidRDefault="009C6CA9">
            <w:pPr>
              <w:pStyle w:val="ListParagraph"/>
              <w:spacing w:after="0" w:line="276" w:lineRule="auto"/>
              <w:jc w:val="both"/>
              <w:rPr>
                <w:del w:id="19140" w:author="Rachel Shipsey" w:date="2025-06-23T15:21:00Z"/>
                <w:rFonts w:eastAsia="Times New Roman" w:cs="Arial"/>
                <w:b/>
                <w:bCs/>
                <w:color w:val="000000"/>
                <w:sz w:val="18"/>
                <w:szCs w:val="18"/>
              </w:rPr>
              <w:pPrChange w:id="19141" w:author="Rachel Shipsey" w:date="2025-06-23T15:41:00Z">
                <w:pPr>
                  <w:framePr w:hSpace="181" w:vSpace="142" w:wrap="around" w:hAnchor="margin" w:xAlign="center" w:yAlign="top"/>
                  <w:spacing w:line="240" w:lineRule="auto"/>
                  <w:ind w:left="144" w:hanging="144"/>
                  <w:jc w:val="right"/>
                </w:pPr>
              </w:pPrChange>
            </w:pPr>
            <w:del w:id="19142" w:author="Rachel Shipsey" w:date="2025-06-23T15:21:00Z">
              <w:r w:rsidRPr="007C6AA3" w:rsidDel="008D26A9">
                <w:rPr>
                  <w:rFonts w:cs="Arial"/>
                  <w:color w:val="000000"/>
                  <w:sz w:val="18"/>
                  <w:szCs w:val="18"/>
                </w:rPr>
                <w:delText>17</w:delText>
              </w:r>
            </w:del>
          </w:p>
        </w:tc>
        <w:tc>
          <w:tcPr>
            <w:tcW w:w="526" w:type="pct"/>
            <w:tcBorders>
              <w:top w:val="nil"/>
              <w:left w:val="single" w:sz="4" w:space="0" w:color="auto"/>
              <w:bottom w:val="dashSmallGap" w:sz="4" w:space="0" w:color="2E74B5" w:themeColor="accent5" w:themeShade="BF"/>
              <w:right w:val="single" w:sz="4" w:space="0" w:color="auto"/>
            </w:tcBorders>
            <w:noWrap/>
            <w:vAlign w:val="bottom"/>
          </w:tcPr>
          <w:p w14:paraId="57C98EE2" w14:textId="299EA3F6" w:rsidR="009C6CA9" w:rsidRPr="007C6AA3" w:rsidDel="008D26A9" w:rsidRDefault="009C6CA9">
            <w:pPr>
              <w:pStyle w:val="ListParagraph"/>
              <w:spacing w:after="0" w:line="276" w:lineRule="auto"/>
              <w:jc w:val="both"/>
              <w:rPr>
                <w:del w:id="19143" w:author="Rachel Shipsey" w:date="2025-06-23T15:21:00Z"/>
                <w:rFonts w:eastAsia="Times New Roman" w:cs="Arial"/>
                <w:b/>
                <w:bCs/>
                <w:color w:val="000000"/>
                <w:sz w:val="18"/>
                <w:szCs w:val="18"/>
              </w:rPr>
              <w:pPrChange w:id="19144" w:author="Rachel Shipsey" w:date="2025-06-23T15:41:00Z">
                <w:pPr>
                  <w:framePr w:hSpace="181" w:vSpace="142" w:wrap="around" w:hAnchor="margin" w:xAlign="center" w:yAlign="top"/>
                  <w:spacing w:line="240" w:lineRule="auto"/>
                  <w:jc w:val="right"/>
                </w:pPr>
              </w:pPrChange>
            </w:pPr>
            <w:del w:id="19145" w:author="Rachel Shipsey" w:date="2025-06-23T15:21:00Z">
              <w:r w:rsidRPr="007C6AA3" w:rsidDel="008D26A9">
                <w:rPr>
                  <w:rFonts w:cs="Arial"/>
                  <w:color w:val="000000"/>
                  <w:sz w:val="18"/>
                  <w:szCs w:val="18"/>
                </w:rPr>
                <w:delText>3.9</w:delText>
              </w:r>
            </w:del>
          </w:p>
        </w:tc>
      </w:tr>
      <w:tr w:rsidR="009C6CA9" w:rsidRPr="007C6AA3" w:rsidDel="008D26A9" w14:paraId="1E6704E0" w14:textId="73E84B14" w:rsidTr="00B25F4D">
        <w:trPr>
          <w:gridAfter w:val="1"/>
          <w:wAfter w:w="3" w:type="pct"/>
          <w:trHeight w:val="47"/>
          <w:del w:id="19146"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935D388" w14:textId="7F65666A" w:rsidR="009C6CA9" w:rsidRPr="007C6AA3" w:rsidDel="008D26A9" w:rsidRDefault="009C6CA9">
            <w:pPr>
              <w:pStyle w:val="ListParagraph"/>
              <w:spacing w:after="0" w:line="276" w:lineRule="auto"/>
              <w:jc w:val="both"/>
              <w:rPr>
                <w:del w:id="19147" w:author="Rachel Shipsey" w:date="2025-06-23T15:21:00Z"/>
                <w:rFonts w:eastAsia="Times New Roman" w:cs="Arial"/>
                <w:color w:val="000000"/>
                <w:sz w:val="18"/>
                <w:szCs w:val="18"/>
              </w:rPr>
              <w:pPrChange w:id="19148" w:author="Rachel Shipsey" w:date="2025-06-23T15:41:00Z">
                <w:pPr>
                  <w:framePr w:hSpace="181" w:vSpace="142" w:wrap="around" w:hAnchor="margin" w:xAlign="center" w:yAlign="top"/>
                  <w:spacing w:line="240" w:lineRule="auto"/>
                </w:pPr>
              </w:pPrChange>
            </w:pPr>
            <w:del w:id="19149" w:author="Rachel Shipsey" w:date="2025-06-23T15:21:00Z">
              <w:r w:rsidRPr="007C6AA3" w:rsidDel="008D26A9">
                <w:rPr>
                  <w:rFonts w:eastAsia="Times New Roman" w:cs="Arial"/>
                  <w:color w:val="000000"/>
                  <w:sz w:val="18"/>
                  <w:szCs w:val="18"/>
                </w:rPr>
                <w:delText> </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100DA9A" w14:textId="38124AD6" w:rsidR="009C6CA9" w:rsidRPr="007C6AA3" w:rsidDel="008D26A9" w:rsidRDefault="009C6CA9">
            <w:pPr>
              <w:pStyle w:val="ListParagraph"/>
              <w:spacing w:after="0" w:line="276" w:lineRule="auto"/>
              <w:jc w:val="both"/>
              <w:rPr>
                <w:del w:id="19150" w:author="Rachel Shipsey" w:date="2025-06-23T15:21:00Z"/>
                <w:rFonts w:eastAsia="Times New Roman" w:cs="Arial"/>
                <w:color w:val="000000"/>
                <w:sz w:val="18"/>
                <w:szCs w:val="18"/>
              </w:rPr>
              <w:pPrChange w:id="19151" w:author="Rachel Shipsey" w:date="2025-06-23T15:41:00Z">
                <w:pPr>
                  <w:framePr w:hSpace="181" w:vSpace="142" w:wrap="around" w:hAnchor="margin" w:xAlign="center" w:yAlign="top"/>
                  <w:spacing w:line="240" w:lineRule="auto"/>
                  <w:ind w:firstLineChars="200" w:firstLine="360"/>
                </w:pPr>
              </w:pPrChange>
            </w:pPr>
            <w:del w:id="19152" w:author="Rachel Shipsey" w:date="2025-06-23T15:21:00Z">
              <w:r w:rsidRPr="007C6AA3" w:rsidDel="008D26A9">
                <w:rPr>
                  <w:rFonts w:cs="Arial"/>
                  <w:color w:val="000000"/>
                  <w:sz w:val="18"/>
                  <w:szCs w:val="18"/>
                </w:rPr>
                <w:delText>Overall census planning</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8CF29C0" w14:textId="30CDD17B" w:rsidR="009C6CA9" w:rsidRPr="007C6AA3" w:rsidDel="008D26A9" w:rsidRDefault="009C6CA9">
            <w:pPr>
              <w:pStyle w:val="ListParagraph"/>
              <w:spacing w:after="0" w:line="276" w:lineRule="auto"/>
              <w:jc w:val="both"/>
              <w:rPr>
                <w:del w:id="19153" w:author="Rachel Shipsey" w:date="2025-06-23T15:21:00Z"/>
                <w:rFonts w:eastAsia="Times New Roman" w:cs="Arial"/>
                <w:color w:val="000000"/>
                <w:sz w:val="18"/>
                <w:szCs w:val="18"/>
              </w:rPr>
              <w:pPrChange w:id="19154"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E81827E" w14:textId="62EA1813" w:rsidR="009C6CA9" w:rsidRPr="007C6AA3" w:rsidDel="008D26A9" w:rsidRDefault="009C6CA9">
            <w:pPr>
              <w:pStyle w:val="ListParagraph"/>
              <w:spacing w:after="0" w:line="276" w:lineRule="auto"/>
              <w:jc w:val="both"/>
              <w:rPr>
                <w:del w:id="19155" w:author="Rachel Shipsey" w:date="2025-06-23T15:21:00Z"/>
                <w:rFonts w:eastAsia="Times New Roman" w:cs="Arial"/>
                <w:color w:val="000000"/>
                <w:sz w:val="18"/>
                <w:szCs w:val="18"/>
              </w:rPr>
              <w:pPrChange w:id="19156"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6977EA25" w14:textId="2C1DF20E" w:rsidR="009C6CA9" w:rsidRPr="007C6AA3" w:rsidDel="008D26A9" w:rsidRDefault="009C6CA9">
            <w:pPr>
              <w:pStyle w:val="ListParagraph"/>
              <w:spacing w:after="0" w:line="276" w:lineRule="auto"/>
              <w:jc w:val="both"/>
              <w:rPr>
                <w:del w:id="19157" w:author="Rachel Shipsey" w:date="2025-06-23T15:21:00Z"/>
                <w:rFonts w:eastAsia="Times New Roman" w:cs="Arial"/>
                <w:color w:val="000000"/>
                <w:sz w:val="18"/>
                <w:szCs w:val="18"/>
              </w:rPr>
              <w:pPrChange w:id="19158" w:author="Rachel Shipsey" w:date="2025-06-23T15:41:00Z">
                <w:pPr>
                  <w:framePr w:hSpace="181" w:vSpace="142" w:wrap="around" w:hAnchor="margin" w:xAlign="center" w:yAlign="top"/>
                  <w:spacing w:line="240" w:lineRule="auto"/>
                  <w:ind w:left="144" w:hanging="144"/>
                  <w:jc w:val="right"/>
                </w:pPr>
              </w:pPrChange>
            </w:pPr>
            <w:del w:id="19159"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385E8D7F" w14:textId="13DBD788" w:rsidR="009C6CA9" w:rsidRPr="007C6AA3" w:rsidDel="008D26A9" w:rsidRDefault="009C6CA9">
            <w:pPr>
              <w:pStyle w:val="ListParagraph"/>
              <w:spacing w:after="0" w:line="276" w:lineRule="auto"/>
              <w:jc w:val="both"/>
              <w:rPr>
                <w:del w:id="19160" w:author="Rachel Shipsey" w:date="2025-06-23T15:21:00Z"/>
                <w:rFonts w:eastAsia="Times New Roman" w:cs="Arial"/>
                <w:color w:val="000000"/>
                <w:sz w:val="18"/>
                <w:szCs w:val="18"/>
              </w:rPr>
              <w:pPrChange w:id="19161" w:author="Rachel Shipsey" w:date="2025-06-23T15:41:00Z">
                <w:pPr>
                  <w:framePr w:hSpace="181" w:vSpace="142" w:wrap="around" w:hAnchor="margin" w:xAlign="center" w:yAlign="top"/>
                  <w:spacing w:line="240" w:lineRule="auto"/>
                  <w:jc w:val="right"/>
                </w:pPr>
              </w:pPrChange>
            </w:pPr>
          </w:p>
        </w:tc>
      </w:tr>
      <w:tr w:rsidR="009C6CA9" w:rsidRPr="007C6AA3" w:rsidDel="008D26A9" w14:paraId="3EE9F456" w14:textId="4D8500A6" w:rsidTr="00B25F4D">
        <w:trPr>
          <w:gridAfter w:val="1"/>
          <w:wAfter w:w="3" w:type="pct"/>
          <w:trHeight w:val="261"/>
          <w:del w:id="19162"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132C0A4" w14:textId="319533D4" w:rsidR="009C6CA9" w:rsidRPr="007C6AA3" w:rsidDel="008D26A9" w:rsidRDefault="009C6CA9">
            <w:pPr>
              <w:pStyle w:val="ListParagraph"/>
              <w:spacing w:after="0" w:line="276" w:lineRule="auto"/>
              <w:jc w:val="both"/>
              <w:rPr>
                <w:del w:id="19163" w:author="Rachel Shipsey" w:date="2025-06-23T15:21:00Z"/>
                <w:rFonts w:eastAsia="Times New Roman" w:cs="Arial"/>
                <w:color w:val="000000"/>
                <w:sz w:val="18"/>
                <w:szCs w:val="18"/>
              </w:rPr>
              <w:pPrChange w:id="19164" w:author="Rachel Shipsey" w:date="2025-06-23T15:41:00Z">
                <w:pPr>
                  <w:framePr w:hSpace="181" w:vSpace="142" w:wrap="around" w:hAnchor="margin" w:xAlign="center" w:yAlign="top"/>
                  <w:spacing w:line="240" w:lineRule="auto"/>
                  <w:jc w:val="right"/>
                </w:pPr>
              </w:pPrChange>
            </w:pPr>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315476B" w14:textId="3B9D547D" w:rsidR="009C6CA9" w:rsidRPr="007C6AA3" w:rsidDel="008D26A9" w:rsidRDefault="009C6CA9">
            <w:pPr>
              <w:pStyle w:val="ListParagraph"/>
              <w:spacing w:after="0" w:line="276" w:lineRule="auto"/>
              <w:jc w:val="both"/>
              <w:rPr>
                <w:del w:id="19165" w:author="Rachel Shipsey" w:date="2025-06-23T15:21:00Z"/>
                <w:rFonts w:eastAsia="Times New Roman" w:cs="Arial"/>
                <w:b/>
                <w:bCs/>
                <w:color w:val="000000"/>
                <w:sz w:val="18"/>
                <w:szCs w:val="18"/>
              </w:rPr>
              <w:pPrChange w:id="19166" w:author="Rachel Shipsey" w:date="2025-06-23T15:41:00Z">
                <w:pPr>
                  <w:framePr w:hSpace="181" w:vSpace="142" w:wrap="around" w:hAnchor="margin" w:xAlign="center" w:yAlign="top"/>
                  <w:spacing w:line="240" w:lineRule="auto"/>
                  <w:ind w:left="367"/>
                </w:pPr>
              </w:pPrChange>
            </w:pPr>
            <w:del w:id="19167" w:author="Rachel Shipsey" w:date="2025-06-23T15:21:00Z">
              <w:r w:rsidRPr="00FF7662" w:rsidDel="008D26A9">
                <w:rPr>
                  <w:rFonts w:cs="Arial"/>
                  <w:color w:val="000000"/>
                  <w:sz w:val="18"/>
                  <w:szCs w:val="18"/>
                </w:rPr>
                <w:delText>Preparation of the Census Strategic Documents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261A6D2" w14:textId="48637079" w:rsidR="009C6CA9" w:rsidRPr="007C6AA3" w:rsidDel="008D26A9" w:rsidRDefault="009C6CA9">
            <w:pPr>
              <w:pStyle w:val="ListParagraph"/>
              <w:spacing w:after="0" w:line="276" w:lineRule="auto"/>
              <w:jc w:val="both"/>
              <w:rPr>
                <w:del w:id="19168" w:author="Rachel Shipsey" w:date="2025-06-23T15:21:00Z"/>
                <w:rFonts w:eastAsia="Times New Roman" w:cs="Arial"/>
                <w:b/>
                <w:bCs/>
                <w:color w:val="000000"/>
                <w:sz w:val="18"/>
                <w:szCs w:val="18"/>
              </w:rPr>
              <w:pPrChange w:id="19169" w:author="Rachel Shipsey" w:date="2025-06-23T15:41:00Z">
                <w:pPr>
                  <w:framePr w:hSpace="181" w:vSpace="142" w:wrap="around" w:hAnchor="margin" w:xAlign="center" w:yAlign="top"/>
                  <w:spacing w:line="240" w:lineRule="auto"/>
                  <w:ind w:right="-131"/>
                </w:pPr>
              </w:pPrChange>
            </w:pPr>
            <w:del w:id="19170" w:author="Rachel Shipsey" w:date="2025-06-23T15:21:00Z">
              <w:r w:rsidRPr="007C6AA3" w:rsidDel="008D26A9">
                <w:rPr>
                  <w:rFonts w:cs="Arial"/>
                  <w:sz w:val="18"/>
                  <w:szCs w:val="18"/>
                </w:rPr>
                <w:delText>Plan for publicity, data processing, PES, enumeration etc</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7497CB1" w14:textId="5D634EF0" w:rsidR="009C6CA9" w:rsidRPr="007C6AA3" w:rsidDel="008D26A9" w:rsidRDefault="009C6CA9">
            <w:pPr>
              <w:pStyle w:val="ListParagraph"/>
              <w:spacing w:after="0" w:line="276" w:lineRule="auto"/>
              <w:jc w:val="both"/>
              <w:rPr>
                <w:del w:id="19171" w:author="Rachel Shipsey" w:date="2025-06-23T15:21:00Z"/>
                <w:rFonts w:eastAsia="Times New Roman" w:cs="Arial"/>
                <w:sz w:val="18"/>
                <w:szCs w:val="18"/>
              </w:rPr>
              <w:pPrChange w:id="19172" w:author="Rachel Shipsey" w:date="2025-06-23T15:41:00Z">
                <w:pPr>
                  <w:framePr w:hSpace="181" w:vSpace="142" w:wrap="around" w:hAnchor="margin" w:xAlign="center" w:yAlign="top"/>
                  <w:spacing w:line="240" w:lineRule="auto"/>
                </w:pPr>
              </w:pPrChange>
            </w:pPr>
            <w:del w:id="19173" w:author="Rachel Shipsey" w:date="2025-06-23T15:21:00Z">
              <w:r w:rsidRPr="007C6AA3" w:rsidDel="008D26A9">
                <w:rPr>
                  <w:rFonts w:cs="Arial"/>
                  <w:sz w:val="18"/>
                  <w:szCs w:val="18"/>
                </w:rPr>
                <w:delText>Census task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794140D4" w14:textId="10DC8387" w:rsidR="009C6CA9" w:rsidRPr="007C6AA3" w:rsidDel="008D26A9" w:rsidRDefault="009C6CA9">
            <w:pPr>
              <w:pStyle w:val="ListParagraph"/>
              <w:spacing w:after="0" w:line="276" w:lineRule="auto"/>
              <w:jc w:val="both"/>
              <w:rPr>
                <w:del w:id="19174" w:author="Rachel Shipsey" w:date="2025-06-23T15:21:00Z"/>
                <w:rFonts w:eastAsia="Times New Roman" w:cs="Arial"/>
                <w:color w:val="000000"/>
                <w:sz w:val="18"/>
                <w:szCs w:val="18"/>
              </w:rPr>
              <w:pPrChange w:id="19175" w:author="Rachel Shipsey" w:date="2025-06-23T15:41:00Z">
                <w:pPr>
                  <w:framePr w:hSpace="181" w:vSpace="142" w:wrap="around" w:hAnchor="margin" w:xAlign="center" w:yAlign="top"/>
                  <w:spacing w:line="240" w:lineRule="auto"/>
                  <w:ind w:left="144" w:hanging="144"/>
                  <w:jc w:val="right"/>
                </w:pPr>
              </w:pPrChange>
            </w:pPr>
            <w:del w:id="19176" w:author="Rachel Shipsey" w:date="2025-06-23T15:21:00Z">
              <w:r w:rsidRPr="007C6AA3" w:rsidDel="008D26A9">
                <w:rPr>
                  <w:rFonts w:cs="Arial"/>
                  <w:color w:val="000000"/>
                  <w:sz w:val="18"/>
                  <w:szCs w:val="18"/>
                </w:rPr>
                <w:delText>17</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760FD80" w14:textId="21C63FA9" w:rsidR="009C6CA9" w:rsidRPr="007C6AA3" w:rsidDel="008D26A9" w:rsidRDefault="009C6CA9">
            <w:pPr>
              <w:pStyle w:val="ListParagraph"/>
              <w:spacing w:after="0" w:line="276" w:lineRule="auto"/>
              <w:jc w:val="both"/>
              <w:rPr>
                <w:del w:id="19177" w:author="Rachel Shipsey" w:date="2025-06-23T15:21:00Z"/>
                <w:rFonts w:eastAsia="Times New Roman" w:cs="Arial"/>
                <w:color w:val="000000"/>
                <w:sz w:val="18"/>
                <w:szCs w:val="18"/>
              </w:rPr>
              <w:pPrChange w:id="19178" w:author="Rachel Shipsey" w:date="2025-06-23T15:41:00Z">
                <w:pPr>
                  <w:framePr w:hSpace="181" w:vSpace="142" w:wrap="around" w:hAnchor="margin" w:xAlign="center" w:yAlign="top"/>
                  <w:spacing w:line="240" w:lineRule="auto"/>
                  <w:jc w:val="right"/>
                </w:pPr>
              </w:pPrChange>
            </w:pPr>
            <w:del w:id="19179" w:author="Rachel Shipsey" w:date="2025-06-23T15:21:00Z">
              <w:r w:rsidRPr="007C6AA3" w:rsidDel="008D26A9">
                <w:rPr>
                  <w:rFonts w:cs="Arial"/>
                  <w:color w:val="000000"/>
                  <w:sz w:val="18"/>
                  <w:szCs w:val="18"/>
                </w:rPr>
                <w:delText>3.9</w:delText>
              </w:r>
            </w:del>
          </w:p>
        </w:tc>
      </w:tr>
      <w:tr w:rsidR="00DD605F" w:rsidRPr="007C6AA3" w:rsidDel="008D26A9" w14:paraId="098DD778" w14:textId="2DF75A61" w:rsidTr="00B25F4D">
        <w:trPr>
          <w:gridAfter w:val="1"/>
          <w:wAfter w:w="3" w:type="pct"/>
          <w:trHeight w:val="261"/>
          <w:del w:id="19180"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04F631B" w14:textId="1FD88EBA" w:rsidR="00DD605F" w:rsidRPr="007C6AA3" w:rsidDel="008D26A9" w:rsidRDefault="00DD605F">
            <w:pPr>
              <w:pStyle w:val="ListParagraph"/>
              <w:spacing w:after="0" w:line="276" w:lineRule="auto"/>
              <w:jc w:val="both"/>
              <w:rPr>
                <w:del w:id="19181" w:author="Rachel Shipsey" w:date="2025-06-23T15:21:00Z"/>
                <w:rFonts w:eastAsia="Times New Roman" w:cs="Arial"/>
                <w:color w:val="000000"/>
                <w:sz w:val="18"/>
                <w:szCs w:val="18"/>
              </w:rPr>
              <w:pPrChange w:id="19182" w:author="Rachel Shipsey" w:date="2025-06-23T15:41:00Z">
                <w:pPr>
                  <w:framePr w:hSpace="181" w:vSpace="142" w:wrap="around" w:hAnchor="margin" w:xAlign="center" w:yAlign="top"/>
                  <w:spacing w:line="240" w:lineRule="auto"/>
                  <w:jc w:val="right"/>
                </w:pPr>
              </w:pPrChange>
            </w:pPr>
            <w:del w:id="19183" w:author="Rachel Shipsey" w:date="2025-06-23T15:21:00Z">
              <w:r w:rsidDel="008D26A9">
                <w:rPr>
                  <w:rFonts w:eastAsia="Times New Roman" w:cs="Arial"/>
                  <w:color w:val="000000"/>
                  <w:sz w:val="18"/>
                  <w:szCs w:val="18"/>
                </w:rPr>
                <w:delText>2</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099D0CE" w14:textId="564FCDEF" w:rsidR="00DD605F" w:rsidRPr="007C6AA3" w:rsidDel="008D26A9" w:rsidRDefault="00DD605F">
            <w:pPr>
              <w:pStyle w:val="ListParagraph"/>
              <w:spacing w:after="0" w:line="276" w:lineRule="auto"/>
              <w:jc w:val="both"/>
              <w:rPr>
                <w:del w:id="19184" w:author="Rachel Shipsey" w:date="2025-06-23T15:21:00Z"/>
                <w:rFonts w:eastAsia="Times New Roman" w:cs="Arial"/>
                <w:b/>
                <w:bCs/>
                <w:color w:val="000000"/>
                <w:sz w:val="18"/>
                <w:szCs w:val="18"/>
              </w:rPr>
              <w:pPrChange w:id="19185" w:author="Rachel Shipsey" w:date="2025-06-23T15:41:00Z">
                <w:pPr>
                  <w:framePr w:hSpace="181" w:vSpace="142" w:wrap="around" w:hAnchor="margin" w:xAlign="center" w:yAlign="top"/>
                  <w:spacing w:line="240" w:lineRule="auto"/>
                </w:pPr>
              </w:pPrChange>
            </w:pPr>
            <w:del w:id="19186" w:author="Rachel Shipsey" w:date="2025-06-23T15:21:00Z">
              <w:r w:rsidRPr="007C6AA3" w:rsidDel="008D26A9">
                <w:rPr>
                  <w:rFonts w:cs="Arial"/>
                  <w:b/>
                  <w:bCs/>
                  <w:color w:val="000000"/>
                  <w:sz w:val="18"/>
                  <w:szCs w:val="18"/>
                </w:rPr>
                <w:delText>Statistical capacity assessment</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7EC7269" w14:textId="77A4B492" w:rsidR="00DD605F" w:rsidRPr="0068326D" w:rsidDel="008D26A9" w:rsidRDefault="00DD605F">
            <w:pPr>
              <w:pStyle w:val="ListParagraph"/>
              <w:spacing w:after="0" w:line="276" w:lineRule="auto"/>
              <w:jc w:val="both"/>
              <w:rPr>
                <w:del w:id="19187" w:author="Rachel Shipsey" w:date="2025-06-23T15:21:00Z"/>
                <w:rFonts w:eastAsia="Times New Roman" w:cs="Arial"/>
                <w:color w:val="000000"/>
                <w:sz w:val="18"/>
                <w:szCs w:val="18"/>
              </w:rPr>
              <w:pPrChange w:id="19188" w:author="Rachel Shipsey" w:date="2025-06-23T15:41:00Z">
                <w:pPr>
                  <w:framePr w:hSpace="181" w:vSpace="142" w:wrap="around" w:hAnchor="margin" w:xAlign="center" w:yAlign="top"/>
                  <w:spacing w:line="240" w:lineRule="auto"/>
                </w:pPr>
              </w:pPrChange>
            </w:pPr>
            <w:del w:id="19189" w:author="Rachel Shipsey" w:date="2025-06-23T15:21:00Z">
              <w:r w:rsidRPr="0068326D" w:rsidDel="008D26A9">
                <w:rPr>
                  <w:rFonts w:eastAsia="Times New Roman" w:cs="Arial"/>
                  <w:color w:val="000000"/>
                  <w:sz w:val="18"/>
                  <w:szCs w:val="18"/>
                </w:rPr>
                <w:delText>Report on training needs</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4EDFE7D" w14:textId="755AFB83" w:rsidR="00DD605F" w:rsidRPr="007C6AA3" w:rsidDel="008D26A9" w:rsidRDefault="00DD605F">
            <w:pPr>
              <w:pStyle w:val="ListParagraph"/>
              <w:spacing w:after="0" w:line="276" w:lineRule="auto"/>
              <w:jc w:val="both"/>
              <w:rPr>
                <w:del w:id="19190" w:author="Rachel Shipsey" w:date="2025-06-23T15:21:00Z"/>
                <w:rFonts w:eastAsia="Times New Roman" w:cs="Arial"/>
                <w:sz w:val="18"/>
                <w:szCs w:val="18"/>
              </w:rPr>
              <w:pPrChange w:id="19191" w:author="Rachel Shipsey" w:date="2025-06-23T15:41:00Z">
                <w:pPr>
                  <w:framePr w:hSpace="181" w:vSpace="142" w:wrap="around" w:hAnchor="margin" w:xAlign="center" w:yAlign="top"/>
                  <w:spacing w:line="240" w:lineRule="auto"/>
                </w:pPr>
              </w:pPrChange>
            </w:pPr>
            <w:del w:id="19192" w:author="Rachel Shipsey" w:date="2025-06-23T15:21:00Z">
              <w:r w:rsidRPr="0010225F" w:rsidDel="008D26A9">
                <w:rPr>
                  <w:rFonts w:cs="Arial"/>
                  <w:sz w:val="18"/>
                  <w:szCs w:val="18"/>
                </w:rPr>
                <w:delText>Census task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948BACE" w14:textId="60F2015A" w:rsidR="00DD605F" w:rsidRPr="007C6AA3" w:rsidDel="008D26A9" w:rsidRDefault="00DD605F">
            <w:pPr>
              <w:pStyle w:val="ListParagraph"/>
              <w:spacing w:after="0" w:line="276" w:lineRule="auto"/>
              <w:jc w:val="both"/>
              <w:rPr>
                <w:del w:id="19193" w:author="Rachel Shipsey" w:date="2025-06-23T15:21:00Z"/>
                <w:rFonts w:eastAsia="Times New Roman" w:cs="Arial"/>
                <w:color w:val="000000"/>
                <w:sz w:val="18"/>
                <w:szCs w:val="18"/>
              </w:rPr>
              <w:pPrChange w:id="19194" w:author="Rachel Shipsey" w:date="2025-06-23T15:41:00Z">
                <w:pPr>
                  <w:framePr w:hSpace="181" w:vSpace="142" w:wrap="around" w:hAnchor="margin" w:xAlign="center" w:yAlign="top"/>
                  <w:spacing w:line="240" w:lineRule="auto"/>
                  <w:ind w:left="144" w:hanging="144"/>
                  <w:jc w:val="right"/>
                </w:pPr>
              </w:pPrChange>
            </w:pPr>
            <w:del w:id="19195" w:author="Rachel Shipsey" w:date="2025-06-23T15:21:00Z">
              <w:r w:rsidRPr="007C6AA3" w:rsidDel="008D26A9">
                <w:rPr>
                  <w:rFonts w:cs="Arial"/>
                  <w:color w:val="000000"/>
                  <w:sz w:val="18"/>
                  <w:szCs w:val="18"/>
                </w:rPr>
                <w:delText>17</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6334FEB" w14:textId="68BCCC52" w:rsidR="00DD605F" w:rsidRPr="007C6AA3" w:rsidDel="008D26A9" w:rsidRDefault="00DD605F">
            <w:pPr>
              <w:pStyle w:val="ListParagraph"/>
              <w:spacing w:after="0" w:line="276" w:lineRule="auto"/>
              <w:jc w:val="both"/>
              <w:rPr>
                <w:del w:id="19196" w:author="Rachel Shipsey" w:date="2025-06-23T15:21:00Z"/>
                <w:rFonts w:eastAsia="Times New Roman" w:cs="Arial"/>
                <w:color w:val="000000"/>
                <w:sz w:val="18"/>
                <w:szCs w:val="18"/>
              </w:rPr>
              <w:pPrChange w:id="19197" w:author="Rachel Shipsey" w:date="2025-06-23T15:41:00Z">
                <w:pPr>
                  <w:framePr w:hSpace="181" w:vSpace="142" w:wrap="around" w:hAnchor="margin" w:xAlign="center" w:yAlign="top"/>
                  <w:spacing w:line="240" w:lineRule="auto"/>
                  <w:jc w:val="right"/>
                </w:pPr>
              </w:pPrChange>
            </w:pPr>
            <w:del w:id="19198" w:author="Rachel Shipsey" w:date="2025-06-23T15:21:00Z">
              <w:r w:rsidRPr="007C6AA3" w:rsidDel="008D26A9">
                <w:rPr>
                  <w:rFonts w:cs="Arial"/>
                  <w:color w:val="000000"/>
                  <w:sz w:val="18"/>
                  <w:szCs w:val="18"/>
                </w:rPr>
                <w:delText>3.9</w:delText>
              </w:r>
            </w:del>
          </w:p>
        </w:tc>
      </w:tr>
      <w:tr w:rsidR="00DD605F" w:rsidRPr="007C6AA3" w:rsidDel="008D26A9" w14:paraId="7DDA8912" w14:textId="04478043" w:rsidTr="00B25F4D">
        <w:trPr>
          <w:gridAfter w:val="1"/>
          <w:wAfter w:w="3" w:type="pct"/>
          <w:trHeight w:val="261"/>
          <w:del w:id="19199"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18FDC0E" w14:textId="5D400A40" w:rsidR="00DD605F" w:rsidRPr="007C6AA3" w:rsidDel="008D26A9" w:rsidRDefault="00DD605F">
            <w:pPr>
              <w:pStyle w:val="ListParagraph"/>
              <w:spacing w:after="0" w:line="276" w:lineRule="auto"/>
              <w:jc w:val="both"/>
              <w:rPr>
                <w:del w:id="19200" w:author="Rachel Shipsey" w:date="2025-06-23T15:21:00Z"/>
                <w:rFonts w:eastAsia="Times New Roman" w:cs="Arial"/>
                <w:color w:val="000000"/>
                <w:sz w:val="18"/>
                <w:szCs w:val="18"/>
              </w:rPr>
              <w:pPrChange w:id="19201" w:author="Rachel Shipsey" w:date="2025-06-23T15:41:00Z">
                <w:pPr>
                  <w:framePr w:hSpace="181" w:vSpace="142" w:wrap="around" w:hAnchor="margin" w:xAlign="center" w:yAlign="top"/>
                  <w:spacing w:line="240" w:lineRule="auto"/>
                  <w:jc w:val="right"/>
                </w:pPr>
              </w:pPrChange>
            </w:pPr>
            <w:del w:id="19202" w:author="Rachel Shipsey" w:date="2025-06-23T15:21:00Z">
              <w:r w:rsidDel="008D26A9">
                <w:rPr>
                  <w:rFonts w:eastAsia="Times New Roman" w:cs="Arial"/>
                  <w:color w:val="000000"/>
                  <w:sz w:val="18"/>
                  <w:szCs w:val="18"/>
                </w:rPr>
                <w:delText>3</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6F9C72D" w14:textId="150566A8" w:rsidR="00DD605F" w:rsidRPr="007C6AA3" w:rsidDel="008D26A9" w:rsidRDefault="00DD605F">
            <w:pPr>
              <w:pStyle w:val="ListParagraph"/>
              <w:spacing w:after="0" w:line="276" w:lineRule="auto"/>
              <w:jc w:val="both"/>
              <w:rPr>
                <w:del w:id="19203" w:author="Rachel Shipsey" w:date="2025-06-23T15:21:00Z"/>
                <w:rFonts w:eastAsia="Times New Roman" w:cs="Arial"/>
                <w:b/>
                <w:bCs/>
                <w:color w:val="000000"/>
                <w:sz w:val="18"/>
                <w:szCs w:val="18"/>
              </w:rPr>
              <w:pPrChange w:id="19204" w:author="Rachel Shipsey" w:date="2025-06-23T15:41:00Z">
                <w:pPr>
                  <w:framePr w:hSpace="181" w:vSpace="142" w:wrap="around" w:hAnchor="margin" w:xAlign="center" w:yAlign="top"/>
                  <w:spacing w:line="240" w:lineRule="auto"/>
                </w:pPr>
              </w:pPrChange>
            </w:pPr>
            <w:del w:id="19205" w:author="Rachel Shipsey" w:date="2025-06-23T15:21:00Z">
              <w:r w:rsidDel="008D26A9">
                <w:rPr>
                  <w:rFonts w:cs="Arial"/>
                  <w:b/>
                  <w:bCs/>
                  <w:color w:val="000000"/>
                  <w:sz w:val="18"/>
                  <w:szCs w:val="18"/>
                </w:rPr>
                <w:delText>Develop a c</w:delText>
              </w:r>
              <w:r w:rsidRPr="007C6AA3" w:rsidDel="008D26A9">
                <w:rPr>
                  <w:rFonts w:cs="Arial"/>
                  <w:b/>
                  <w:bCs/>
                  <w:color w:val="000000"/>
                  <w:sz w:val="18"/>
                  <w:szCs w:val="18"/>
                </w:rPr>
                <w:delText>ensus calendar</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75AC4C4" w14:textId="32373A29" w:rsidR="00DD605F" w:rsidRPr="007C6AA3" w:rsidDel="008D26A9" w:rsidRDefault="00DD605F">
            <w:pPr>
              <w:pStyle w:val="ListParagraph"/>
              <w:spacing w:after="0" w:line="276" w:lineRule="auto"/>
              <w:jc w:val="both"/>
              <w:rPr>
                <w:del w:id="19206" w:author="Rachel Shipsey" w:date="2025-06-23T15:21:00Z"/>
                <w:rFonts w:eastAsia="Times New Roman" w:cs="Arial"/>
                <w:color w:val="000000"/>
                <w:sz w:val="18"/>
                <w:szCs w:val="18"/>
              </w:rPr>
              <w:pPrChange w:id="19207" w:author="Rachel Shipsey" w:date="2025-06-23T15:41:00Z">
                <w:pPr>
                  <w:framePr w:hSpace="181" w:vSpace="142" w:wrap="around" w:hAnchor="margin" w:xAlign="center" w:yAlign="top"/>
                  <w:spacing w:line="240" w:lineRule="auto"/>
                </w:pPr>
              </w:pPrChange>
            </w:pPr>
            <w:del w:id="19208" w:author="Rachel Shipsey" w:date="2025-06-23T15:21:00Z">
              <w:r w:rsidDel="008D26A9">
                <w:rPr>
                  <w:rFonts w:eastAsia="Times New Roman" w:cs="Arial"/>
                  <w:color w:val="000000"/>
                  <w:sz w:val="18"/>
                  <w:szCs w:val="18"/>
                </w:rPr>
                <w:delText>Detailed census calendar</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03B6E9D" w14:textId="3CCF2403" w:rsidR="00DD605F" w:rsidRPr="007C6AA3" w:rsidDel="008D26A9" w:rsidRDefault="00DD605F">
            <w:pPr>
              <w:pStyle w:val="ListParagraph"/>
              <w:spacing w:after="0" w:line="276" w:lineRule="auto"/>
              <w:jc w:val="both"/>
              <w:rPr>
                <w:del w:id="19209" w:author="Rachel Shipsey" w:date="2025-06-23T15:21:00Z"/>
                <w:rFonts w:eastAsia="Times New Roman" w:cs="Arial"/>
                <w:sz w:val="18"/>
                <w:szCs w:val="18"/>
              </w:rPr>
              <w:pPrChange w:id="19210" w:author="Rachel Shipsey" w:date="2025-06-23T15:41:00Z">
                <w:pPr>
                  <w:framePr w:hSpace="181" w:vSpace="142" w:wrap="around" w:hAnchor="margin" w:xAlign="center" w:yAlign="top"/>
                  <w:spacing w:line="240" w:lineRule="auto"/>
                </w:pPr>
              </w:pPrChange>
            </w:pPr>
            <w:del w:id="19211" w:author="Rachel Shipsey" w:date="2025-06-23T15:21:00Z">
              <w:r w:rsidRPr="0010225F" w:rsidDel="008D26A9">
                <w:rPr>
                  <w:rFonts w:cs="Arial"/>
                  <w:sz w:val="18"/>
                  <w:szCs w:val="18"/>
                </w:rPr>
                <w:delText>Census task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130F6DF5" w14:textId="6EE38EE2" w:rsidR="00DD605F" w:rsidRPr="007C6AA3" w:rsidDel="008D26A9" w:rsidRDefault="00DD605F">
            <w:pPr>
              <w:pStyle w:val="ListParagraph"/>
              <w:spacing w:after="0" w:line="276" w:lineRule="auto"/>
              <w:jc w:val="both"/>
              <w:rPr>
                <w:del w:id="19212" w:author="Rachel Shipsey" w:date="2025-06-23T15:21:00Z"/>
                <w:rFonts w:eastAsia="Times New Roman" w:cs="Arial"/>
                <w:color w:val="000000"/>
                <w:sz w:val="18"/>
                <w:szCs w:val="18"/>
              </w:rPr>
              <w:pPrChange w:id="19213" w:author="Rachel Shipsey" w:date="2025-06-23T15:41:00Z">
                <w:pPr>
                  <w:framePr w:hSpace="181" w:vSpace="142" w:wrap="around" w:hAnchor="margin" w:xAlign="center" w:yAlign="top"/>
                  <w:spacing w:line="240" w:lineRule="auto"/>
                  <w:ind w:left="144" w:hanging="144"/>
                  <w:jc w:val="right"/>
                </w:pPr>
              </w:pPrChange>
            </w:pPr>
            <w:del w:id="19214" w:author="Rachel Shipsey" w:date="2025-06-23T15:21:00Z">
              <w:r w:rsidRPr="007C6AA3" w:rsidDel="008D26A9">
                <w:rPr>
                  <w:rFonts w:cs="Arial"/>
                  <w:color w:val="000000"/>
                  <w:sz w:val="18"/>
                  <w:szCs w:val="18"/>
                </w:rPr>
                <w:delText>17</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1F9F937" w14:textId="701582CA" w:rsidR="00DD605F" w:rsidRPr="007C6AA3" w:rsidDel="008D26A9" w:rsidRDefault="00DD605F">
            <w:pPr>
              <w:pStyle w:val="ListParagraph"/>
              <w:spacing w:after="0" w:line="276" w:lineRule="auto"/>
              <w:jc w:val="both"/>
              <w:rPr>
                <w:del w:id="19215" w:author="Rachel Shipsey" w:date="2025-06-23T15:21:00Z"/>
                <w:rFonts w:eastAsia="Times New Roman" w:cs="Arial"/>
                <w:color w:val="000000"/>
                <w:sz w:val="18"/>
                <w:szCs w:val="18"/>
              </w:rPr>
              <w:pPrChange w:id="19216" w:author="Rachel Shipsey" w:date="2025-06-23T15:41:00Z">
                <w:pPr>
                  <w:framePr w:hSpace="181" w:vSpace="142" w:wrap="around" w:hAnchor="margin" w:xAlign="center" w:yAlign="top"/>
                  <w:spacing w:line="240" w:lineRule="auto"/>
                  <w:jc w:val="right"/>
                </w:pPr>
              </w:pPrChange>
            </w:pPr>
            <w:del w:id="19217" w:author="Rachel Shipsey" w:date="2025-06-23T15:21:00Z">
              <w:r w:rsidRPr="007C6AA3" w:rsidDel="008D26A9">
                <w:rPr>
                  <w:rFonts w:cs="Arial"/>
                  <w:color w:val="000000"/>
                  <w:sz w:val="18"/>
                  <w:szCs w:val="18"/>
                </w:rPr>
                <w:delText>3.9</w:delText>
              </w:r>
            </w:del>
          </w:p>
        </w:tc>
      </w:tr>
      <w:tr w:rsidR="009C6CA9" w:rsidRPr="007C6AA3" w:rsidDel="008D26A9" w14:paraId="0042C27B" w14:textId="5304E292" w:rsidTr="00B25F4D">
        <w:trPr>
          <w:gridAfter w:val="1"/>
          <w:wAfter w:w="3" w:type="pct"/>
          <w:trHeight w:val="261"/>
          <w:del w:id="19218"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3C96C6D" w14:textId="7A8D30A9" w:rsidR="009C6CA9" w:rsidRPr="007C6AA3" w:rsidDel="008D26A9" w:rsidRDefault="004519C6">
            <w:pPr>
              <w:pStyle w:val="ListParagraph"/>
              <w:spacing w:after="0" w:line="276" w:lineRule="auto"/>
              <w:jc w:val="both"/>
              <w:rPr>
                <w:del w:id="19219" w:author="Rachel Shipsey" w:date="2025-06-23T15:21:00Z"/>
                <w:rFonts w:eastAsia="Times New Roman" w:cs="Arial"/>
                <w:color w:val="000000"/>
                <w:sz w:val="18"/>
                <w:szCs w:val="18"/>
              </w:rPr>
              <w:pPrChange w:id="19220" w:author="Rachel Shipsey" w:date="2025-06-23T15:41:00Z">
                <w:pPr>
                  <w:framePr w:hSpace="181" w:vSpace="142" w:wrap="around" w:hAnchor="margin" w:xAlign="center" w:yAlign="top"/>
                  <w:spacing w:line="240" w:lineRule="auto"/>
                  <w:jc w:val="right"/>
                </w:pPr>
              </w:pPrChange>
            </w:pPr>
            <w:del w:id="19221" w:author="Rachel Shipsey" w:date="2025-06-23T15:21:00Z">
              <w:r w:rsidDel="008D26A9">
                <w:rPr>
                  <w:rFonts w:eastAsia="Times New Roman" w:cs="Arial"/>
                  <w:color w:val="000000"/>
                  <w:sz w:val="18"/>
                  <w:szCs w:val="18"/>
                </w:rPr>
                <w:delText>4</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151793A" w14:textId="6C70648D" w:rsidR="009C6CA9" w:rsidRPr="007C6AA3" w:rsidDel="008D26A9" w:rsidRDefault="009C6CA9">
            <w:pPr>
              <w:pStyle w:val="ListParagraph"/>
              <w:spacing w:after="0" w:line="276" w:lineRule="auto"/>
              <w:jc w:val="both"/>
              <w:rPr>
                <w:del w:id="19222" w:author="Rachel Shipsey" w:date="2025-06-23T15:21:00Z"/>
                <w:rFonts w:eastAsia="Times New Roman" w:cs="Arial"/>
                <w:b/>
                <w:bCs/>
                <w:color w:val="000000"/>
                <w:sz w:val="18"/>
                <w:szCs w:val="18"/>
              </w:rPr>
              <w:pPrChange w:id="19223" w:author="Rachel Shipsey" w:date="2025-06-23T15:41:00Z">
                <w:pPr>
                  <w:framePr w:hSpace="181" w:vSpace="142" w:wrap="around" w:hAnchor="margin" w:xAlign="center" w:yAlign="top"/>
                  <w:spacing w:line="240" w:lineRule="auto"/>
                </w:pPr>
              </w:pPrChange>
            </w:pPr>
            <w:del w:id="19224" w:author="Rachel Shipsey" w:date="2025-06-23T15:21:00Z">
              <w:r w:rsidRPr="007C6AA3" w:rsidDel="008D26A9">
                <w:rPr>
                  <w:rFonts w:cs="Arial"/>
                  <w:b/>
                  <w:bCs/>
                  <w:color w:val="000000"/>
                  <w:sz w:val="18"/>
                  <w:szCs w:val="18"/>
                </w:rPr>
                <w:delText>Administrative organization and management structure</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4DA46190" w14:textId="2ECE74E7" w:rsidR="009C6CA9" w:rsidRPr="007C6AA3" w:rsidDel="008D26A9" w:rsidRDefault="009C6CA9">
            <w:pPr>
              <w:pStyle w:val="ListParagraph"/>
              <w:spacing w:after="0" w:line="276" w:lineRule="auto"/>
              <w:jc w:val="both"/>
              <w:rPr>
                <w:del w:id="19225" w:author="Rachel Shipsey" w:date="2025-06-23T15:21:00Z"/>
                <w:rFonts w:eastAsia="Times New Roman" w:cs="Arial"/>
                <w:color w:val="000000"/>
                <w:sz w:val="18"/>
                <w:szCs w:val="18"/>
              </w:rPr>
              <w:pPrChange w:id="19226"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363FB3B2" w14:textId="4167892D" w:rsidR="009C6CA9" w:rsidRPr="007C6AA3" w:rsidDel="008D26A9" w:rsidRDefault="009C6CA9">
            <w:pPr>
              <w:pStyle w:val="ListParagraph"/>
              <w:spacing w:after="0" w:line="276" w:lineRule="auto"/>
              <w:jc w:val="both"/>
              <w:rPr>
                <w:del w:id="19227" w:author="Rachel Shipsey" w:date="2025-06-23T15:21:00Z"/>
                <w:rFonts w:eastAsia="Times New Roman" w:cs="Arial"/>
                <w:sz w:val="18"/>
                <w:szCs w:val="18"/>
              </w:rPr>
              <w:pPrChange w:id="19228"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44DD7A19" w14:textId="59B37D4F" w:rsidR="009C6CA9" w:rsidRPr="007C6AA3" w:rsidDel="008D26A9" w:rsidRDefault="009C6CA9">
            <w:pPr>
              <w:pStyle w:val="ListParagraph"/>
              <w:spacing w:after="0" w:line="276" w:lineRule="auto"/>
              <w:jc w:val="both"/>
              <w:rPr>
                <w:del w:id="19229" w:author="Rachel Shipsey" w:date="2025-06-23T15:21:00Z"/>
                <w:rFonts w:eastAsia="Times New Roman" w:cs="Arial"/>
                <w:color w:val="000000"/>
                <w:sz w:val="18"/>
                <w:szCs w:val="18"/>
              </w:rPr>
              <w:pPrChange w:id="19230" w:author="Rachel Shipsey" w:date="2025-06-23T15:41:00Z">
                <w:pPr>
                  <w:framePr w:hSpace="181" w:vSpace="142" w:wrap="around" w:hAnchor="margin" w:xAlign="center" w:yAlign="top"/>
                  <w:spacing w:line="240" w:lineRule="auto"/>
                  <w:ind w:left="144" w:hanging="144"/>
                  <w:jc w:val="right"/>
                </w:pPr>
              </w:pPrChange>
            </w:pPr>
            <w:del w:id="19231"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7FA1E107" w14:textId="55DB241A" w:rsidR="009C6CA9" w:rsidRPr="007C6AA3" w:rsidDel="008D26A9" w:rsidRDefault="009C6CA9">
            <w:pPr>
              <w:pStyle w:val="ListParagraph"/>
              <w:spacing w:after="0" w:line="276" w:lineRule="auto"/>
              <w:jc w:val="both"/>
              <w:rPr>
                <w:del w:id="19232" w:author="Rachel Shipsey" w:date="2025-06-23T15:21:00Z"/>
                <w:rFonts w:eastAsia="Times New Roman" w:cs="Arial"/>
                <w:color w:val="000000"/>
                <w:sz w:val="18"/>
                <w:szCs w:val="18"/>
              </w:rPr>
              <w:pPrChange w:id="19233" w:author="Rachel Shipsey" w:date="2025-06-23T15:41:00Z">
                <w:pPr>
                  <w:framePr w:hSpace="181" w:vSpace="142" w:wrap="around" w:hAnchor="margin" w:xAlign="center" w:yAlign="top"/>
                  <w:spacing w:line="240" w:lineRule="auto"/>
                  <w:jc w:val="right"/>
                </w:pPr>
              </w:pPrChange>
            </w:pPr>
          </w:p>
        </w:tc>
      </w:tr>
      <w:tr w:rsidR="009C6CA9" w:rsidRPr="007C6AA3" w:rsidDel="008D26A9" w14:paraId="70072CB0" w14:textId="2438789C" w:rsidTr="00B25F4D">
        <w:trPr>
          <w:gridAfter w:val="1"/>
          <w:wAfter w:w="3" w:type="pct"/>
          <w:trHeight w:val="407"/>
          <w:del w:id="19234"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C2BA2C1" w14:textId="7D74CECE" w:rsidR="009C6CA9" w:rsidRPr="007C6AA3" w:rsidDel="008D26A9" w:rsidRDefault="009C6CA9">
            <w:pPr>
              <w:pStyle w:val="ListParagraph"/>
              <w:spacing w:after="0" w:line="276" w:lineRule="auto"/>
              <w:jc w:val="both"/>
              <w:rPr>
                <w:del w:id="19235" w:author="Rachel Shipsey" w:date="2025-06-23T15:21:00Z"/>
                <w:rFonts w:eastAsia="Times New Roman" w:cs="Arial"/>
                <w:color w:val="000000"/>
                <w:sz w:val="18"/>
                <w:szCs w:val="18"/>
              </w:rPr>
              <w:pPrChange w:id="19236" w:author="Rachel Shipsey" w:date="2025-06-23T15:41:00Z">
                <w:pPr>
                  <w:framePr w:hSpace="181" w:vSpace="142" w:wrap="around" w:hAnchor="margin" w:xAlign="center" w:yAlign="top"/>
                  <w:spacing w:line="240" w:lineRule="auto"/>
                  <w:jc w:val="right"/>
                </w:pPr>
              </w:pPrChange>
            </w:pPr>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10F9730" w14:textId="6C514D76" w:rsidR="009C6CA9" w:rsidRPr="007C6AA3" w:rsidDel="008D26A9" w:rsidRDefault="009C6CA9">
            <w:pPr>
              <w:pStyle w:val="ListParagraph"/>
              <w:spacing w:after="0" w:line="276" w:lineRule="auto"/>
              <w:jc w:val="both"/>
              <w:rPr>
                <w:del w:id="19237" w:author="Rachel Shipsey" w:date="2025-06-23T15:21:00Z"/>
                <w:rFonts w:eastAsia="Times New Roman" w:cs="Arial"/>
                <w:b/>
                <w:bCs/>
                <w:color w:val="000000"/>
                <w:sz w:val="18"/>
                <w:szCs w:val="18"/>
              </w:rPr>
              <w:pPrChange w:id="19238" w:author="Rachel Shipsey" w:date="2025-06-23T15:41:00Z">
                <w:pPr>
                  <w:framePr w:hSpace="181" w:vSpace="142" w:wrap="around" w:hAnchor="margin" w:xAlign="center" w:yAlign="top"/>
                  <w:spacing w:line="240" w:lineRule="auto"/>
                  <w:ind w:left="367"/>
                </w:pPr>
              </w:pPrChange>
            </w:pPr>
            <w:del w:id="19239" w:author="Rachel Shipsey" w:date="2025-06-23T15:21:00Z">
              <w:r w:rsidRPr="007C6AA3" w:rsidDel="008D26A9">
                <w:rPr>
                  <w:rFonts w:cs="Arial"/>
                  <w:color w:val="000000"/>
                  <w:sz w:val="18"/>
                  <w:szCs w:val="18"/>
                </w:rPr>
                <w:delText>Establishment of an internal census task team</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E27E2D4" w14:textId="6F0B8875" w:rsidR="009C6CA9" w:rsidRPr="007C6AA3" w:rsidDel="008D26A9" w:rsidRDefault="009C6CA9">
            <w:pPr>
              <w:pStyle w:val="ListParagraph"/>
              <w:spacing w:after="0" w:line="276" w:lineRule="auto"/>
              <w:jc w:val="both"/>
              <w:rPr>
                <w:del w:id="19240" w:author="Rachel Shipsey" w:date="2025-06-23T15:21:00Z"/>
                <w:rFonts w:eastAsia="Times New Roman" w:cs="Arial"/>
                <w:b/>
                <w:bCs/>
                <w:color w:val="000000"/>
                <w:sz w:val="18"/>
                <w:szCs w:val="18"/>
              </w:rPr>
              <w:pPrChange w:id="19241" w:author="Rachel Shipsey" w:date="2025-06-23T15:41:00Z">
                <w:pPr>
                  <w:framePr w:hSpace="181" w:vSpace="142" w:wrap="around" w:hAnchor="margin" w:xAlign="center" w:yAlign="top"/>
                  <w:spacing w:line="240" w:lineRule="auto"/>
                </w:pPr>
              </w:pPrChange>
            </w:pPr>
            <w:del w:id="19242" w:author="Rachel Shipsey" w:date="2025-06-23T15:21:00Z">
              <w:r w:rsidRPr="007C6AA3" w:rsidDel="008D26A9">
                <w:rPr>
                  <w:rFonts w:cs="Arial"/>
                  <w:sz w:val="18"/>
                  <w:szCs w:val="18"/>
                </w:rPr>
                <w:delText xml:space="preserve">Letter indicating appointment of the </w:delText>
              </w:r>
              <w:r w:rsidR="0061605C" w:rsidDel="008D26A9">
                <w:rPr>
                  <w:rFonts w:cs="Arial"/>
                  <w:sz w:val="18"/>
                  <w:szCs w:val="18"/>
                </w:rPr>
                <w:delText>National census Coordinator (</w:delText>
              </w:r>
              <w:r w:rsidRPr="007C6AA3" w:rsidDel="008D26A9">
                <w:rPr>
                  <w:rFonts w:cs="Arial"/>
                  <w:sz w:val="18"/>
                  <w:szCs w:val="18"/>
                </w:rPr>
                <w:delText>NCC</w:delText>
              </w:r>
              <w:r w:rsidR="0061605C" w:rsidDel="008D26A9">
                <w:rPr>
                  <w:rFonts w:cs="Arial"/>
                  <w:sz w:val="18"/>
                  <w:szCs w:val="18"/>
                </w:rPr>
                <w:delText>)</w:delText>
              </w:r>
              <w:r w:rsidRPr="007C6AA3" w:rsidDel="008D26A9">
                <w:rPr>
                  <w:rFonts w:cs="Arial"/>
                  <w:sz w:val="18"/>
                  <w:szCs w:val="18"/>
                </w:rPr>
                <w:delText xml:space="preserve"> </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3B35C96A" w14:textId="2555EA93" w:rsidR="009C6CA9" w:rsidRPr="007C6AA3" w:rsidDel="008D26A9" w:rsidRDefault="009C6CA9">
            <w:pPr>
              <w:pStyle w:val="ListParagraph"/>
              <w:spacing w:after="0" w:line="276" w:lineRule="auto"/>
              <w:jc w:val="both"/>
              <w:rPr>
                <w:del w:id="19243" w:author="Rachel Shipsey" w:date="2025-06-23T15:21:00Z"/>
                <w:rFonts w:eastAsia="Times New Roman" w:cs="Arial"/>
                <w:sz w:val="18"/>
                <w:szCs w:val="18"/>
              </w:rPr>
              <w:pPrChange w:id="19244" w:author="Rachel Shipsey" w:date="2025-06-23T15:41:00Z">
                <w:pPr>
                  <w:framePr w:hSpace="181" w:vSpace="142" w:wrap="around" w:hAnchor="margin" w:xAlign="center" w:yAlign="top"/>
                  <w:spacing w:line="240" w:lineRule="auto"/>
                </w:pPr>
              </w:pPrChange>
            </w:pPr>
            <w:del w:id="19245" w:author="Rachel Shipsey" w:date="2025-06-23T15:21:00Z">
              <w:r w:rsidRPr="007C6AA3" w:rsidDel="008D26A9">
                <w:rPr>
                  <w:rFonts w:cs="Arial"/>
                  <w:sz w:val="18"/>
                  <w:szCs w:val="18"/>
                </w:rPr>
                <w:delText>NSO management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197CBEA7" w14:textId="74F1DAA3" w:rsidR="009C6CA9" w:rsidRPr="007C6AA3" w:rsidDel="008D26A9" w:rsidRDefault="009C6CA9">
            <w:pPr>
              <w:pStyle w:val="ListParagraph"/>
              <w:spacing w:after="0" w:line="276" w:lineRule="auto"/>
              <w:jc w:val="both"/>
              <w:rPr>
                <w:del w:id="19246" w:author="Rachel Shipsey" w:date="2025-06-23T15:21:00Z"/>
                <w:rFonts w:eastAsia="Times New Roman" w:cs="Arial"/>
                <w:color w:val="000000"/>
                <w:sz w:val="18"/>
                <w:szCs w:val="18"/>
              </w:rPr>
              <w:pPrChange w:id="19247" w:author="Rachel Shipsey" w:date="2025-06-23T15:41:00Z">
                <w:pPr>
                  <w:framePr w:hSpace="181" w:vSpace="142" w:wrap="around" w:hAnchor="margin" w:xAlign="center" w:yAlign="top"/>
                  <w:spacing w:line="240" w:lineRule="auto"/>
                  <w:ind w:left="144" w:hanging="144"/>
                  <w:jc w:val="right"/>
                </w:pPr>
              </w:pPrChange>
            </w:pPr>
            <w:del w:id="19248" w:author="Rachel Shipsey" w:date="2025-06-23T15:21:00Z">
              <w:r w:rsidRPr="007C6AA3" w:rsidDel="008D26A9">
                <w:rPr>
                  <w:rFonts w:cs="Arial"/>
                  <w:color w:val="000000"/>
                  <w:sz w:val="18"/>
                  <w:szCs w:val="18"/>
                </w:rPr>
                <w:delText>3</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61AAC9A8" w14:textId="0A4F6DEB" w:rsidR="009C6CA9" w:rsidRPr="007C6AA3" w:rsidDel="008D26A9" w:rsidRDefault="009C6CA9">
            <w:pPr>
              <w:pStyle w:val="ListParagraph"/>
              <w:spacing w:after="0" w:line="276" w:lineRule="auto"/>
              <w:jc w:val="both"/>
              <w:rPr>
                <w:del w:id="19249" w:author="Rachel Shipsey" w:date="2025-06-23T15:21:00Z"/>
                <w:rFonts w:eastAsia="Times New Roman" w:cs="Arial"/>
                <w:color w:val="000000"/>
                <w:sz w:val="18"/>
                <w:szCs w:val="18"/>
              </w:rPr>
              <w:pPrChange w:id="19250" w:author="Rachel Shipsey" w:date="2025-06-23T15:41:00Z">
                <w:pPr>
                  <w:framePr w:hSpace="181" w:vSpace="142" w:wrap="around" w:hAnchor="margin" w:xAlign="center" w:yAlign="top"/>
                  <w:spacing w:line="240" w:lineRule="auto"/>
                  <w:jc w:val="right"/>
                </w:pPr>
              </w:pPrChange>
            </w:pPr>
            <w:del w:id="19251" w:author="Rachel Shipsey" w:date="2025-06-23T15:21:00Z">
              <w:r w:rsidRPr="007C6AA3" w:rsidDel="008D26A9">
                <w:rPr>
                  <w:rFonts w:cs="Arial"/>
                  <w:color w:val="000000"/>
                  <w:sz w:val="18"/>
                  <w:szCs w:val="18"/>
                </w:rPr>
                <w:delText>3.9</w:delText>
              </w:r>
            </w:del>
          </w:p>
        </w:tc>
      </w:tr>
      <w:tr w:rsidR="009C6CA9" w:rsidRPr="007C6AA3" w:rsidDel="008D26A9" w14:paraId="4A7FD405" w14:textId="42E69319" w:rsidTr="00B25F4D">
        <w:trPr>
          <w:gridAfter w:val="1"/>
          <w:wAfter w:w="3" w:type="pct"/>
          <w:trHeight w:val="173"/>
          <w:del w:id="19252"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E4A430A" w14:textId="7E303BA6" w:rsidR="009C6CA9" w:rsidRPr="007C6AA3" w:rsidDel="008D26A9" w:rsidRDefault="004519C6">
            <w:pPr>
              <w:pStyle w:val="ListParagraph"/>
              <w:spacing w:after="0" w:line="276" w:lineRule="auto"/>
              <w:jc w:val="both"/>
              <w:rPr>
                <w:del w:id="19253" w:author="Rachel Shipsey" w:date="2025-06-23T15:21:00Z"/>
                <w:rFonts w:eastAsia="Times New Roman" w:cs="Arial"/>
                <w:color w:val="000000"/>
                <w:sz w:val="18"/>
                <w:szCs w:val="18"/>
              </w:rPr>
              <w:pPrChange w:id="19254" w:author="Rachel Shipsey" w:date="2025-06-23T15:41:00Z">
                <w:pPr>
                  <w:framePr w:hSpace="181" w:vSpace="142" w:wrap="around" w:hAnchor="margin" w:xAlign="center" w:yAlign="top"/>
                  <w:spacing w:line="240" w:lineRule="auto"/>
                  <w:jc w:val="right"/>
                </w:pPr>
              </w:pPrChange>
            </w:pPr>
            <w:del w:id="19255" w:author="Rachel Shipsey" w:date="2025-06-23T15:21:00Z">
              <w:r w:rsidDel="008D26A9">
                <w:rPr>
                  <w:rFonts w:eastAsia="Times New Roman" w:cs="Arial"/>
                  <w:color w:val="000000"/>
                  <w:sz w:val="18"/>
                  <w:szCs w:val="18"/>
                </w:rPr>
                <w:delText>5</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1FAAE13" w14:textId="4CE610A8" w:rsidR="009C6CA9" w:rsidRPr="007C6AA3" w:rsidDel="008D26A9" w:rsidRDefault="009C6CA9">
            <w:pPr>
              <w:pStyle w:val="ListParagraph"/>
              <w:spacing w:after="0" w:line="276" w:lineRule="auto"/>
              <w:jc w:val="both"/>
              <w:rPr>
                <w:del w:id="19256" w:author="Rachel Shipsey" w:date="2025-06-23T15:21:00Z"/>
                <w:rFonts w:eastAsia="Times New Roman" w:cs="Arial"/>
                <w:b/>
                <w:bCs/>
                <w:color w:val="000000"/>
                <w:sz w:val="18"/>
                <w:szCs w:val="18"/>
              </w:rPr>
              <w:pPrChange w:id="19257" w:author="Rachel Shipsey" w:date="2025-06-23T15:41:00Z">
                <w:pPr>
                  <w:framePr w:hSpace="181" w:vSpace="142" w:wrap="around" w:hAnchor="margin" w:xAlign="center" w:yAlign="top"/>
                  <w:spacing w:line="240" w:lineRule="auto"/>
                </w:pPr>
              </w:pPrChange>
            </w:pPr>
            <w:del w:id="19258" w:author="Rachel Shipsey" w:date="2025-06-23T15:21:00Z">
              <w:r w:rsidRPr="007C6AA3" w:rsidDel="008D26A9">
                <w:rPr>
                  <w:rFonts w:cs="Arial"/>
                  <w:b/>
                  <w:bCs/>
                  <w:color w:val="000000"/>
                  <w:sz w:val="18"/>
                  <w:szCs w:val="18"/>
                </w:rPr>
                <w:delText xml:space="preserve">Convening government stakeholders </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68F4E7C4" w14:textId="3119ECAD" w:rsidR="009C6CA9" w:rsidRPr="007C6AA3" w:rsidDel="008D26A9" w:rsidRDefault="009C6CA9">
            <w:pPr>
              <w:pStyle w:val="ListParagraph"/>
              <w:spacing w:after="0" w:line="276" w:lineRule="auto"/>
              <w:jc w:val="both"/>
              <w:rPr>
                <w:del w:id="19259" w:author="Rachel Shipsey" w:date="2025-06-23T15:21:00Z"/>
                <w:rFonts w:eastAsia="Times New Roman" w:cs="Arial"/>
                <w:color w:val="000000"/>
                <w:sz w:val="18"/>
                <w:szCs w:val="18"/>
              </w:rPr>
              <w:pPrChange w:id="19260"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66C3461" w14:textId="4A99750D" w:rsidR="009C6CA9" w:rsidRPr="007C6AA3" w:rsidDel="008D26A9" w:rsidRDefault="009C6CA9">
            <w:pPr>
              <w:pStyle w:val="ListParagraph"/>
              <w:spacing w:after="0" w:line="276" w:lineRule="auto"/>
              <w:jc w:val="both"/>
              <w:rPr>
                <w:del w:id="19261" w:author="Rachel Shipsey" w:date="2025-06-23T15:21:00Z"/>
                <w:rFonts w:eastAsia="Times New Roman" w:cs="Arial"/>
                <w:sz w:val="18"/>
                <w:szCs w:val="18"/>
              </w:rPr>
              <w:pPrChange w:id="19262"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0222F79" w14:textId="4918D0F6" w:rsidR="009C6CA9" w:rsidRPr="007C6AA3" w:rsidDel="008D26A9" w:rsidRDefault="009C6CA9">
            <w:pPr>
              <w:pStyle w:val="ListParagraph"/>
              <w:spacing w:after="0" w:line="276" w:lineRule="auto"/>
              <w:jc w:val="both"/>
              <w:rPr>
                <w:del w:id="19263" w:author="Rachel Shipsey" w:date="2025-06-23T15:21:00Z"/>
                <w:rFonts w:eastAsia="Times New Roman" w:cs="Arial"/>
                <w:color w:val="000000"/>
                <w:sz w:val="18"/>
                <w:szCs w:val="18"/>
              </w:rPr>
              <w:pPrChange w:id="19264" w:author="Rachel Shipsey" w:date="2025-06-23T15:41:00Z">
                <w:pPr>
                  <w:framePr w:hSpace="181" w:vSpace="142" w:wrap="around" w:hAnchor="margin" w:xAlign="center" w:yAlign="top"/>
                  <w:spacing w:line="240" w:lineRule="auto"/>
                  <w:ind w:left="144" w:hanging="144"/>
                  <w:jc w:val="right"/>
                </w:pPr>
              </w:pPrChange>
            </w:pPr>
            <w:del w:id="19265"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4A8424AD" w14:textId="58154435" w:rsidR="009C6CA9" w:rsidRPr="007C6AA3" w:rsidDel="008D26A9" w:rsidRDefault="009C6CA9">
            <w:pPr>
              <w:pStyle w:val="ListParagraph"/>
              <w:spacing w:after="0" w:line="276" w:lineRule="auto"/>
              <w:jc w:val="both"/>
              <w:rPr>
                <w:del w:id="19266" w:author="Rachel Shipsey" w:date="2025-06-23T15:21:00Z"/>
                <w:rFonts w:eastAsia="Times New Roman" w:cs="Arial"/>
                <w:color w:val="000000"/>
                <w:sz w:val="18"/>
                <w:szCs w:val="18"/>
              </w:rPr>
              <w:pPrChange w:id="19267" w:author="Rachel Shipsey" w:date="2025-06-23T15:41:00Z">
                <w:pPr>
                  <w:framePr w:hSpace="181" w:vSpace="142" w:wrap="around" w:hAnchor="margin" w:xAlign="center" w:yAlign="top"/>
                  <w:spacing w:line="240" w:lineRule="auto"/>
                  <w:jc w:val="right"/>
                </w:pPr>
              </w:pPrChange>
            </w:pPr>
          </w:p>
        </w:tc>
      </w:tr>
      <w:tr w:rsidR="009C6CA9" w:rsidRPr="007C6AA3" w:rsidDel="008D26A9" w14:paraId="5DC29FE3" w14:textId="08AEF081" w:rsidTr="00B25F4D">
        <w:trPr>
          <w:gridAfter w:val="1"/>
          <w:wAfter w:w="3" w:type="pct"/>
          <w:trHeight w:val="261"/>
          <w:del w:id="19268"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4F58F1F" w14:textId="22A60ADD" w:rsidR="009C6CA9" w:rsidRPr="007C6AA3" w:rsidDel="008D26A9" w:rsidRDefault="009C6CA9">
            <w:pPr>
              <w:pStyle w:val="ListParagraph"/>
              <w:spacing w:after="0" w:line="276" w:lineRule="auto"/>
              <w:jc w:val="both"/>
              <w:rPr>
                <w:del w:id="19269" w:author="Rachel Shipsey" w:date="2025-06-23T15:21:00Z"/>
                <w:rFonts w:eastAsia="Times New Roman" w:cs="Arial"/>
                <w:color w:val="000000"/>
                <w:sz w:val="18"/>
                <w:szCs w:val="18"/>
              </w:rPr>
              <w:pPrChange w:id="19270" w:author="Rachel Shipsey" w:date="2025-06-23T15:41:00Z">
                <w:pPr>
                  <w:framePr w:hSpace="181" w:vSpace="142" w:wrap="around" w:hAnchor="margin" w:xAlign="center" w:yAlign="top"/>
                  <w:spacing w:line="240" w:lineRule="auto"/>
                  <w:jc w:val="right"/>
                </w:pPr>
              </w:pPrChange>
            </w:pPr>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B8060CA" w14:textId="09581D36" w:rsidR="009C6CA9" w:rsidRPr="007C6AA3" w:rsidDel="008D26A9" w:rsidRDefault="009C6CA9">
            <w:pPr>
              <w:pStyle w:val="ListParagraph"/>
              <w:spacing w:after="0" w:line="276" w:lineRule="auto"/>
              <w:jc w:val="both"/>
              <w:rPr>
                <w:del w:id="19271" w:author="Rachel Shipsey" w:date="2025-06-23T15:21:00Z"/>
                <w:rFonts w:eastAsia="Times New Roman" w:cs="Arial"/>
                <w:b/>
                <w:bCs/>
                <w:color w:val="000000"/>
                <w:sz w:val="18"/>
                <w:szCs w:val="18"/>
              </w:rPr>
              <w:pPrChange w:id="19272" w:author="Rachel Shipsey" w:date="2025-06-23T15:41:00Z">
                <w:pPr>
                  <w:framePr w:hSpace="181" w:vSpace="142" w:wrap="around" w:hAnchor="margin" w:xAlign="center" w:yAlign="top"/>
                  <w:spacing w:line="240" w:lineRule="auto"/>
                  <w:ind w:left="367"/>
                </w:pPr>
              </w:pPrChange>
            </w:pPr>
            <w:del w:id="19273" w:author="Rachel Shipsey" w:date="2025-06-23T15:21:00Z">
              <w:r w:rsidRPr="007C6AA3" w:rsidDel="008D26A9">
                <w:rPr>
                  <w:rFonts w:cs="Arial"/>
                  <w:color w:val="000000"/>
                  <w:sz w:val="18"/>
                  <w:szCs w:val="18"/>
                </w:rPr>
                <w:delText>Presentation of Census Plan and Budget to the Ministry of Finance</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070E1EFF" w14:textId="7C789E8A" w:rsidR="009C6CA9" w:rsidRPr="007C6AA3" w:rsidDel="008D26A9" w:rsidRDefault="009C6CA9">
            <w:pPr>
              <w:pStyle w:val="ListParagraph"/>
              <w:spacing w:after="0" w:line="276" w:lineRule="auto"/>
              <w:jc w:val="both"/>
              <w:rPr>
                <w:del w:id="19274" w:author="Rachel Shipsey" w:date="2025-06-23T15:21:00Z"/>
                <w:rFonts w:eastAsia="Times New Roman" w:cs="Arial"/>
                <w:color w:val="000000"/>
                <w:sz w:val="18"/>
                <w:szCs w:val="18"/>
              </w:rPr>
              <w:pPrChange w:id="19275" w:author="Rachel Shipsey" w:date="2025-06-23T15:41:00Z">
                <w:pPr>
                  <w:framePr w:hSpace="181" w:vSpace="142" w:wrap="around" w:hAnchor="margin" w:xAlign="center" w:yAlign="top"/>
                  <w:spacing w:line="240" w:lineRule="auto"/>
                </w:pPr>
              </w:pPrChange>
            </w:pPr>
            <w:del w:id="19276" w:author="Rachel Shipsey" w:date="2025-06-23T15:21:00Z">
              <w:r w:rsidRPr="007C6AA3" w:rsidDel="008D26A9">
                <w:rPr>
                  <w:rFonts w:cs="Arial"/>
                  <w:sz w:val="18"/>
                  <w:szCs w:val="18"/>
                </w:rPr>
                <w:delText xml:space="preserve">Endorsement of the Census plan and Budget by </w:delText>
              </w:r>
              <w:r w:rsidR="00FB62A8" w:rsidDel="008D26A9">
                <w:rPr>
                  <w:rFonts w:cs="Arial"/>
                  <w:sz w:val="18"/>
                  <w:szCs w:val="18"/>
                </w:rPr>
                <w:delText xml:space="preserve">the </w:delText>
              </w:r>
              <w:r w:rsidR="00FB62A8" w:rsidRPr="007C6AA3" w:rsidDel="008D26A9">
                <w:rPr>
                  <w:rFonts w:cs="Arial"/>
                  <w:color w:val="000000"/>
                  <w:sz w:val="18"/>
                  <w:szCs w:val="18"/>
                </w:rPr>
                <w:delText>Ministry</w:delText>
              </w:r>
              <w:r w:rsidR="002B1AB0" w:rsidRPr="007C6AA3" w:rsidDel="008D26A9">
                <w:rPr>
                  <w:rFonts w:cs="Arial"/>
                  <w:color w:val="000000"/>
                  <w:sz w:val="18"/>
                  <w:szCs w:val="18"/>
                </w:rPr>
                <w:delText xml:space="preserve"> of Finance</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43C7C89F" w14:textId="1A883CA1" w:rsidR="009C6CA9" w:rsidRPr="007C6AA3" w:rsidDel="008D26A9" w:rsidRDefault="002B1AB0">
            <w:pPr>
              <w:pStyle w:val="ListParagraph"/>
              <w:spacing w:after="0" w:line="276" w:lineRule="auto"/>
              <w:jc w:val="both"/>
              <w:rPr>
                <w:del w:id="19277" w:author="Rachel Shipsey" w:date="2025-06-23T15:21:00Z"/>
                <w:rFonts w:eastAsia="Times New Roman" w:cs="Arial"/>
                <w:sz w:val="18"/>
                <w:szCs w:val="18"/>
              </w:rPr>
              <w:pPrChange w:id="19278" w:author="Rachel Shipsey" w:date="2025-06-23T15:41:00Z">
                <w:pPr>
                  <w:framePr w:hSpace="181" w:vSpace="142" w:wrap="around" w:hAnchor="margin" w:xAlign="center" w:yAlign="top"/>
                  <w:spacing w:line="240" w:lineRule="auto"/>
                </w:pPr>
              </w:pPrChange>
            </w:pPr>
            <w:del w:id="19279" w:author="Rachel Shipsey" w:date="2025-06-23T15:21:00Z">
              <w:r w:rsidDel="008D26A9">
                <w:rPr>
                  <w:rFonts w:cs="Arial"/>
                  <w:sz w:val="18"/>
                  <w:szCs w:val="18"/>
                </w:rPr>
                <w:delText>Statistical Planning (</w:delText>
              </w:r>
              <w:r w:rsidR="009C6CA9" w:rsidRPr="007C6AA3" w:rsidDel="008D26A9">
                <w:rPr>
                  <w:rFonts w:cs="Arial"/>
                  <w:sz w:val="18"/>
                  <w:szCs w:val="18"/>
                </w:rPr>
                <w:delText>SP</w:delText>
              </w:r>
              <w:r w:rsidDel="008D26A9">
                <w:rPr>
                  <w:rFonts w:cs="Arial"/>
                  <w:sz w:val="18"/>
                  <w:szCs w:val="18"/>
                </w:rPr>
                <w:delText>)</w:delText>
              </w:r>
              <w:r w:rsidR="009C6CA9" w:rsidRPr="007C6AA3" w:rsidDel="008D26A9">
                <w:rPr>
                  <w:rFonts w:cs="Arial"/>
                  <w:sz w:val="18"/>
                  <w:szCs w:val="18"/>
                </w:rPr>
                <w:delText xml:space="preserve"> &amp; Analysis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62684723" w14:textId="1F35753A" w:rsidR="009C6CA9" w:rsidRPr="007C6AA3" w:rsidDel="008D26A9" w:rsidRDefault="009C6CA9">
            <w:pPr>
              <w:pStyle w:val="ListParagraph"/>
              <w:spacing w:after="0" w:line="276" w:lineRule="auto"/>
              <w:jc w:val="both"/>
              <w:rPr>
                <w:del w:id="19280" w:author="Rachel Shipsey" w:date="2025-06-23T15:21:00Z"/>
                <w:rFonts w:eastAsia="Times New Roman" w:cs="Arial"/>
                <w:color w:val="000000"/>
                <w:sz w:val="18"/>
                <w:szCs w:val="18"/>
              </w:rPr>
              <w:pPrChange w:id="19281" w:author="Rachel Shipsey" w:date="2025-06-23T15:41:00Z">
                <w:pPr>
                  <w:framePr w:hSpace="181" w:vSpace="142" w:wrap="around" w:hAnchor="margin" w:xAlign="center" w:yAlign="top"/>
                  <w:spacing w:line="240" w:lineRule="auto"/>
                  <w:ind w:left="144" w:hanging="144"/>
                  <w:jc w:val="right"/>
                </w:pPr>
              </w:pPrChange>
            </w:pPr>
            <w:del w:id="19282" w:author="Rachel Shipsey" w:date="2025-06-23T15:21:00Z">
              <w:r w:rsidRPr="007C6AA3" w:rsidDel="008D26A9">
                <w:rPr>
                  <w:rFonts w:cs="Arial"/>
                  <w:color w:val="000000"/>
                  <w:sz w:val="18"/>
                  <w:szCs w:val="18"/>
                </w:rPr>
                <w:delText>2</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57DFF93" w14:textId="668B4A51" w:rsidR="009C6CA9" w:rsidRPr="007C6AA3" w:rsidDel="008D26A9" w:rsidRDefault="009C6CA9">
            <w:pPr>
              <w:pStyle w:val="ListParagraph"/>
              <w:spacing w:after="0" w:line="276" w:lineRule="auto"/>
              <w:jc w:val="both"/>
              <w:rPr>
                <w:del w:id="19283" w:author="Rachel Shipsey" w:date="2025-06-23T15:21:00Z"/>
                <w:rFonts w:eastAsia="Times New Roman" w:cs="Arial"/>
                <w:color w:val="000000"/>
                <w:sz w:val="18"/>
                <w:szCs w:val="18"/>
              </w:rPr>
              <w:pPrChange w:id="19284" w:author="Rachel Shipsey" w:date="2025-06-23T15:41:00Z">
                <w:pPr>
                  <w:framePr w:hSpace="181" w:vSpace="142" w:wrap="around" w:hAnchor="margin" w:xAlign="center" w:yAlign="top"/>
                  <w:spacing w:line="240" w:lineRule="auto"/>
                  <w:jc w:val="right"/>
                </w:pPr>
              </w:pPrChange>
            </w:pPr>
            <w:del w:id="19285" w:author="Rachel Shipsey" w:date="2025-06-23T15:21:00Z">
              <w:r w:rsidRPr="007C6AA3" w:rsidDel="008D26A9">
                <w:rPr>
                  <w:rFonts w:cs="Arial"/>
                  <w:color w:val="000000"/>
                  <w:sz w:val="18"/>
                  <w:szCs w:val="18"/>
                </w:rPr>
                <w:delText>3.2</w:delText>
              </w:r>
            </w:del>
          </w:p>
        </w:tc>
      </w:tr>
      <w:tr w:rsidR="009C6CA9" w:rsidRPr="007C6AA3" w:rsidDel="008D26A9" w14:paraId="504F4910" w14:textId="4ECF4103" w:rsidTr="00B25F4D">
        <w:trPr>
          <w:gridAfter w:val="1"/>
          <w:wAfter w:w="3" w:type="pct"/>
          <w:trHeight w:val="261"/>
          <w:del w:id="19286"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E7CC07A" w14:textId="3CF6301E" w:rsidR="009C6CA9" w:rsidRPr="007C6AA3" w:rsidDel="008D26A9" w:rsidRDefault="004519C6">
            <w:pPr>
              <w:pStyle w:val="ListParagraph"/>
              <w:spacing w:after="0" w:line="276" w:lineRule="auto"/>
              <w:jc w:val="both"/>
              <w:rPr>
                <w:del w:id="19287" w:author="Rachel Shipsey" w:date="2025-06-23T15:21:00Z"/>
                <w:rFonts w:eastAsia="Times New Roman" w:cs="Arial"/>
                <w:color w:val="000000"/>
                <w:sz w:val="18"/>
                <w:szCs w:val="18"/>
              </w:rPr>
              <w:pPrChange w:id="19288" w:author="Rachel Shipsey" w:date="2025-06-23T15:41:00Z">
                <w:pPr>
                  <w:framePr w:hSpace="181" w:vSpace="142" w:wrap="around" w:hAnchor="margin" w:xAlign="center" w:yAlign="top"/>
                  <w:spacing w:line="240" w:lineRule="auto"/>
                  <w:jc w:val="right"/>
                </w:pPr>
              </w:pPrChange>
            </w:pPr>
            <w:del w:id="19289" w:author="Rachel Shipsey" w:date="2025-06-23T15:21:00Z">
              <w:r w:rsidDel="008D26A9">
                <w:rPr>
                  <w:rFonts w:eastAsia="Times New Roman" w:cs="Arial"/>
                  <w:color w:val="000000"/>
                  <w:sz w:val="18"/>
                  <w:szCs w:val="18"/>
                </w:rPr>
                <w:delText>6</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2F0C935" w14:textId="71EE7014" w:rsidR="009C6CA9" w:rsidRPr="007C6AA3" w:rsidDel="008D26A9" w:rsidRDefault="009C6CA9">
            <w:pPr>
              <w:pStyle w:val="ListParagraph"/>
              <w:spacing w:after="0" w:line="276" w:lineRule="auto"/>
              <w:jc w:val="both"/>
              <w:rPr>
                <w:del w:id="19290" w:author="Rachel Shipsey" w:date="2025-06-23T15:21:00Z"/>
                <w:rFonts w:eastAsia="Times New Roman" w:cs="Arial"/>
                <w:b/>
                <w:bCs/>
                <w:color w:val="000000"/>
                <w:sz w:val="18"/>
                <w:szCs w:val="18"/>
              </w:rPr>
              <w:pPrChange w:id="19291" w:author="Rachel Shipsey" w:date="2025-06-23T15:41:00Z">
                <w:pPr>
                  <w:framePr w:hSpace="181" w:vSpace="142" w:wrap="around" w:hAnchor="margin" w:xAlign="center" w:yAlign="top"/>
                  <w:spacing w:line="240" w:lineRule="auto"/>
                </w:pPr>
              </w:pPrChange>
            </w:pPr>
            <w:del w:id="19292" w:author="Rachel Shipsey" w:date="2025-06-23T15:21:00Z">
              <w:r w:rsidRPr="007C6AA3" w:rsidDel="008D26A9">
                <w:rPr>
                  <w:rFonts w:cs="Arial"/>
                  <w:b/>
                  <w:bCs/>
                  <w:color w:val="000000"/>
                  <w:sz w:val="18"/>
                  <w:szCs w:val="18"/>
                </w:rPr>
                <w:delText>Organization of commissions and committees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4A63DBA2" w14:textId="634EB370" w:rsidR="009C6CA9" w:rsidRPr="007C6AA3" w:rsidDel="008D26A9" w:rsidRDefault="009C6CA9">
            <w:pPr>
              <w:pStyle w:val="ListParagraph"/>
              <w:spacing w:after="0" w:line="276" w:lineRule="auto"/>
              <w:jc w:val="both"/>
              <w:rPr>
                <w:del w:id="19293" w:author="Rachel Shipsey" w:date="2025-06-23T15:21:00Z"/>
                <w:rFonts w:eastAsia="Times New Roman" w:cs="Arial"/>
                <w:b/>
                <w:bCs/>
                <w:color w:val="000000"/>
                <w:sz w:val="18"/>
                <w:szCs w:val="18"/>
              </w:rPr>
              <w:pPrChange w:id="19294"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73EDA679" w14:textId="5D46B969" w:rsidR="009C6CA9" w:rsidRPr="007C6AA3" w:rsidDel="008D26A9" w:rsidRDefault="009C6CA9">
            <w:pPr>
              <w:pStyle w:val="ListParagraph"/>
              <w:spacing w:after="0" w:line="276" w:lineRule="auto"/>
              <w:jc w:val="both"/>
              <w:rPr>
                <w:del w:id="19295" w:author="Rachel Shipsey" w:date="2025-06-23T15:21:00Z"/>
                <w:rFonts w:eastAsia="Times New Roman" w:cs="Arial"/>
                <w:sz w:val="18"/>
                <w:szCs w:val="18"/>
              </w:rPr>
              <w:pPrChange w:id="19296"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7F185AE0" w14:textId="2E8103B1" w:rsidR="009C6CA9" w:rsidRPr="007C6AA3" w:rsidDel="008D26A9" w:rsidRDefault="009C6CA9">
            <w:pPr>
              <w:pStyle w:val="ListParagraph"/>
              <w:spacing w:after="0" w:line="276" w:lineRule="auto"/>
              <w:jc w:val="both"/>
              <w:rPr>
                <w:del w:id="19297" w:author="Rachel Shipsey" w:date="2025-06-23T15:21:00Z"/>
                <w:rFonts w:eastAsia="Times New Roman" w:cs="Arial"/>
                <w:color w:val="000000"/>
                <w:sz w:val="18"/>
                <w:szCs w:val="18"/>
              </w:rPr>
              <w:pPrChange w:id="19298" w:author="Rachel Shipsey" w:date="2025-06-23T15:41:00Z">
                <w:pPr>
                  <w:framePr w:hSpace="181" w:vSpace="142" w:wrap="around" w:hAnchor="margin" w:xAlign="center" w:yAlign="top"/>
                  <w:spacing w:line="240" w:lineRule="auto"/>
                  <w:ind w:left="144" w:hanging="144"/>
                  <w:jc w:val="right"/>
                </w:pPr>
              </w:pPrChange>
            </w:pPr>
            <w:del w:id="19299"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64634B5E" w14:textId="26776E4D" w:rsidR="009C6CA9" w:rsidRPr="007C6AA3" w:rsidDel="008D26A9" w:rsidRDefault="009C6CA9">
            <w:pPr>
              <w:pStyle w:val="ListParagraph"/>
              <w:spacing w:after="0" w:line="276" w:lineRule="auto"/>
              <w:jc w:val="both"/>
              <w:rPr>
                <w:del w:id="19300" w:author="Rachel Shipsey" w:date="2025-06-23T15:21:00Z"/>
                <w:rFonts w:eastAsia="Times New Roman" w:cs="Arial"/>
                <w:color w:val="000000"/>
                <w:sz w:val="18"/>
                <w:szCs w:val="18"/>
              </w:rPr>
              <w:pPrChange w:id="19301" w:author="Rachel Shipsey" w:date="2025-06-23T15:41:00Z">
                <w:pPr>
                  <w:framePr w:hSpace="181" w:vSpace="142" w:wrap="around" w:hAnchor="margin" w:xAlign="center" w:yAlign="top"/>
                  <w:spacing w:line="240" w:lineRule="auto"/>
                  <w:jc w:val="right"/>
                </w:pPr>
              </w:pPrChange>
            </w:pPr>
          </w:p>
        </w:tc>
      </w:tr>
      <w:tr w:rsidR="009C6CA9" w:rsidRPr="007C6AA3" w:rsidDel="008D26A9" w14:paraId="6CBE2C79" w14:textId="456A61D6" w:rsidTr="00B25F4D">
        <w:trPr>
          <w:gridAfter w:val="1"/>
          <w:wAfter w:w="3" w:type="pct"/>
          <w:trHeight w:val="266"/>
          <w:del w:id="19302"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CB2C494" w14:textId="4915B760" w:rsidR="009C6CA9" w:rsidRPr="007C6AA3" w:rsidDel="008D26A9" w:rsidRDefault="009C6CA9">
            <w:pPr>
              <w:pStyle w:val="ListParagraph"/>
              <w:spacing w:after="0" w:line="276" w:lineRule="auto"/>
              <w:jc w:val="both"/>
              <w:rPr>
                <w:del w:id="19303" w:author="Rachel Shipsey" w:date="2025-06-23T15:21:00Z"/>
                <w:rFonts w:eastAsia="Times New Roman" w:cs="Arial"/>
                <w:color w:val="000000"/>
                <w:sz w:val="18"/>
                <w:szCs w:val="18"/>
              </w:rPr>
              <w:pPrChange w:id="19304" w:author="Rachel Shipsey" w:date="2025-06-23T15:41:00Z">
                <w:pPr>
                  <w:framePr w:hSpace="181" w:vSpace="142" w:wrap="around" w:hAnchor="margin" w:xAlign="center" w:yAlign="top"/>
                  <w:spacing w:line="240" w:lineRule="auto"/>
                </w:pPr>
              </w:pPrChange>
            </w:pPr>
            <w:del w:id="19305" w:author="Rachel Shipsey" w:date="2025-06-23T15:21:00Z">
              <w:r w:rsidRPr="007C6AA3" w:rsidDel="008D26A9">
                <w:rPr>
                  <w:rFonts w:eastAsia="Times New Roman" w:cs="Arial"/>
                  <w:color w:val="000000"/>
                  <w:sz w:val="18"/>
                  <w:szCs w:val="18"/>
                </w:rPr>
                <w:delText> </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12C2C78" w14:textId="34FB2C51" w:rsidR="009C6CA9" w:rsidRPr="007C6AA3" w:rsidDel="008D26A9" w:rsidRDefault="009C6CA9">
            <w:pPr>
              <w:pStyle w:val="ListParagraph"/>
              <w:spacing w:after="0" w:line="276" w:lineRule="auto"/>
              <w:jc w:val="both"/>
              <w:rPr>
                <w:del w:id="19306" w:author="Rachel Shipsey" w:date="2025-06-23T15:21:00Z"/>
                <w:rFonts w:eastAsia="Times New Roman" w:cs="Arial"/>
                <w:color w:val="000000"/>
                <w:sz w:val="18"/>
                <w:szCs w:val="18"/>
              </w:rPr>
              <w:pPrChange w:id="19307" w:author="Rachel Shipsey" w:date="2025-06-23T15:41:00Z">
                <w:pPr>
                  <w:framePr w:hSpace="181" w:vSpace="142" w:wrap="around" w:hAnchor="margin" w:xAlign="center" w:yAlign="top"/>
                  <w:spacing w:line="240" w:lineRule="auto"/>
                  <w:ind w:left="317"/>
                </w:pPr>
              </w:pPrChange>
            </w:pPr>
            <w:del w:id="19308" w:author="Rachel Shipsey" w:date="2025-06-23T15:21:00Z">
              <w:r w:rsidRPr="007C6AA3" w:rsidDel="008D26A9">
                <w:rPr>
                  <w:rFonts w:cs="Arial"/>
                  <w:color w:val="000000"/>
                  <w:sz w:val="18"/>
                  <w:szCs w:val="18"/>
                </w:rPr>
                <w:delText>Establishment of Census Organizational Structures, Steering and Technical committees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6B2D51A" w14:textId="05A9B489" w:rsidR="009C6CA9" w:rsidRPr="007C6AA3" w:rsidDel="008D26A9" w:rsidRDefault="009C6CA9">
            <w:pPr>
              <w:pStyle w:val="ListParagraph"/>
              <w:spacing w:after="0" w:line="276" w:lineRule="auto"/>
              <w:jc w:val="both"/>
              <w:rPr>
                <w:del w:id="19309" w:author="Rachel Shipsey" w:date="2025-06-23T15:21:00Z"/>
                <w:rFonts w:eastAsia="Times New Roman" w:cs="Arial"/>
                <w:color w:val="000000"/>
                <w:sz w:val="18"/>
                <w:szCs w:val="18"/>
              </w:rPr>
              <w:pPrChange w:id="19310" w:author="Rachel Shipsey" w:date="2025-06-23T15:41:00Z">
                <w:pPr>
                  <w:framePr w:hSpace="181" w:vSpace="142" w:wrap="around" w:hAnchor="margin" w:xAlign="center" w:yAlign="top"/>
                  <w:spacing w:line="240" w:lineRule="auto"/>
                </w:pPr>
              </w:pPrChange>
            </w:pPr>
            <w:del w:id="19311" w:author="Rachel Shipsey" w:date="2025-06-23T15:21:00Z">
              <w:r w:rsidRPr="007C6AA3" w:rsidDel="008D26A9">
                <w:rPr>
                  <w:rFonts w:cs="Arial"/>
                  <w:sz w:val="18"/>
                  <w:szCs w:val="18"/>
                </w:rPr>
                <w:delText xml:space="preserve">Letter indicating appointment of the NCC </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5A63AA9" w14:textId="6AE51E63" w:rsidR="009C6CA9" w:rsidRPr="007C6AA3" w:rsidDel="008D26A9" w:rsidRDefault="009C6CA9">
            <w:pPr>
              <w:pStyle w:val="ListParagraph"/>
              <w:spacing w:after="0" w:line="276" w:lineRule="auto"/>
              <w:jc w:val="both"/>
              <w:rPr>
                <w:del w:id="19312" w:author="Rachel Shipsey" w:date="2025-06-23T15:21:00Z"/>
                <w:rFonts w:eastAsia="Times New Roman" w:cs="Arial"/>
                <w:sz w:val="18"/>
                <w:szCs w:val="18"/>
              </w:rPr>
              <w:pPrChange w:id="19313" w:author="Rachel Shipsey" w:date="2025-06-23T15:41:00Z">
                <w:pPr>
                  <w:framePr w:hSpace="181" w:vSpace="142" w:wrap="around" w:hAnchor="margin" w:xAlign="center" w:yAlign="top"/>
                  <w:spacing w:line="240" w:lineRule="auto"/>
                </w:pPr>
              </w:pPrChange>
            </w:pPr>
            <w:del w:id="19314" w:author="Rachel Shipsey" w:date="2025-06-23T15:21:00Z">
              <w:r w:rsidRPr="007C6AA3" w:rsidDel="008D26A9">
                <w:rPr>
                  <w:rFonts w:cs="Arial"/>
                  <w:sz w:val="18"/>
                  <w:szCs w:val="18"/>
                </w:rPr>
                <w:delText>Census task team</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752534AA" w14:textId="0AC568FA" w:rsidR="009C6CA9" w:rsidRPr="007C6AA3" w:rsidDel="008D26A9" w:rsidRDefault="009C6CA9">
            <w:pPr>
              <w:pStyle w:val="ListParagraph"/>
              <w:spacing w:after="0" w:line="276" w:lineRule="auto"/>
              <w:jc w:val="both"/>
              <w:rPr>
                <w:del w:id="19315" w:author="Rachel Shipsey" w:date="2025-06-23T15:21:00Z"/>
                <w:rFonts w:eastAsia="Times New Roman" w:cs="Arial"/>
                <w:color w:val="000000"/>
                <w:sz w:val="18"/>
                <w:szCs w:val="18"/>
              </w:rPr>
              <w:pPrChange w:id="19316" w:author="Rachel Shipsey" w:date="2025-06-23T15:41:00Z">
                <w:pPr>
                  <w:framePr w:hSpace="181" w:vSpace="142" w:wrap="around" w:hAnchor="margin" w:xAlign="center" w:yAlign="top"/>
                  <w:spacing w:line="240" w:lineRule="auto"/>
                  <w:ind w:left="144" w:hanging="144"/>
                  <w:jc w:val="right"/>
                </w:pPr>
              </w:pPrChange>
            </w:pPr>
            <w:del w:id="19317" w:author="Rachel Shipsey" w:date="2025-06-23T15:21:00Z">
              <w:r w:rsidRPr="007C6AA3" w:rsidDel="008D26A9">
                <w:rPr>
                  <w:rFonts w:cs="Arial"/>
                  <w:color w:val="000000"/>
                  <w:sz w:val="18"/>
                  <w:szCs w:val="18"/>
                </w:rPr>
                <w:delText>8</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2F6264B4" w14:textId="3BDDC20E" w:rsidR="009C6CA9" w:rsidRPr="007C6AA3" w:rsidDel="008D26A9" w:rsidRDefault="009C6CA9">
            <w:pPr>
              <w:pStyle w:val="ListParagraph"/>
              <w:spacing w:after="0" w:line="276" w:lineRule="auto"/>
              <w:jc w:val="both"/>
              <w:rPr>
                <w:del w:id="19318" w:author="Rachel Shipsey" w:date="2025-06-23T15:21:00Z"/>
                <w:rFonts w:eastAsia="Times New Roman" w:cs="Arial"/>
                <w:color w:val="000000"/>
                <w:sz w:val="18"/>
                <w:szCs w:val="18"/>
              </w:rPr>
              <w:pPrChange w:id="19319" w:author="Rachel Shipsey" w:date="2025-06-23T15:41:00Z">
                <w:pPr>
                  <w:framePr w:hSpace="181" w:vSpace="142" w:wrap="around" w:hAnchor="margin" w:xAlign="center" w:yAlign="top"/>
                  <w:spacing w:line="240" w:lineRule="auto"/>
                  <w:jc w:val="right"/>
                </w:pPr>
              </w:pPrChange>
            </w:pPr>
            <w:del w:id="19320" w:author="Rachel Shipsey" w:date="2025-06-23T15:21:00Z">
              <w:r w:rsidRPr="007C6AA3" w:rsidDel="008D26A9">
                <w:rPr>
                  <w:rFonts w:cs="Arial"/>
                  <w:color w:val="000000"/>
                  <w:sz w:val="18"/>
                  <w:szCs w:val="18"/>
                </w:rPr>
                <w:delText>3.2</w:delText>
              </w:r>
            </w:del>
          </w:p>
        </w:tc>
      </w:tr>
      <w:tr w:rsidR="009C6CA9" w:rsidRPr="007C6AA3" w:rsidDel="008D26A9" w14:paraId="0A6DE2DE" w14:textId="48B77A22" w:rsidTr="00B25F4D">
        <w:trPr>
          <w:gridAfter w:val="1"/>
          <w:wAfter w:w="3" w:type="pct"/>
          <w:trHeight w:val="261"/>
          <w:del w:id="19321"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6BD0B0D" w14:textId="0DECD424" w:rsidR="009C6CA9" w:rsidRPr="007C6AA3" w:rsidDel="008D26A9" w:rsidRDefault="004D555B">
            <w:pPr>
              <w:pStyle w:val="ListParagraph"/>
              <w:spacing w:after="0" w:line="276" w:lineRule="auto"/>
              <w:jc w:val="both"/>
              <w:rPr>
                <w:del w:id="19322" w:author="Rachel Shipsey" w:date="2025-06-23T15:21:00Z"/>
                <w:rFonts w:eastAsia="Times New Roman" w:cs="Arial"/>
                <w:color w:val="000000"/>
                <w:sz w:val="18"/>
                <w:szCs w:val="18"/>
              </w:rPr>
              <w:pPrChange w:id="19323" w:author="Rachel Shipsey" w:date="2025-06-23T15:41:00Z">
                <w:pPr>
                  <w:framePr w:hSpace="181" w:vSpace="142" w:wrap="around" w:hAnchor="margin" w:xAlign="center" w:yAlign="top"/>
                  <w:spacing w:line="240" w:lineRule="auto"/>
                  <w:jc w:val="right"/>
                </w:pPr>
              </w:pPrChange>
            </w:pPr>
            <w:del w:id="19324" w:author="Rachel Shipsey" w:date="2025-06-23T15:21:00Z">
              <w:r w:rsidDel="008D26A9">
                <w:rPr>
                  <w:rFonts w:eastAsia="Times New Roman" w:cs="Arial"/>
                  <w:color w:val="000000"/>
                  <w:sz w:val="18"/>
                  <w:szCs w:val="18"/>
                </w:rPr>
                <w:delText>7</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D5DDD8C" w14:textId="152E1494" w:rsidR="009C6CA9" w:rsidRPr="007C6AA3" w:rsidDel="008D26A9" w:rsidRDefault="009C6CA9">
            <w:pPr>
              <w:pStyle w:val="ListParagraph"/>
              <w:spacing w:after="0" w:line="276" w:lineRule="auto"/>
              <w:jc w:val="both"/>
              <w:rPr>
                <w:del w:id="19325" w:author="Rachel Shipsey" w:date="2025-06-23T15:21:00Z"/>
                <w:rFonts w:eastAsia="Times New Roman" w:cs="Arial"/>
                <w:b/>
                <w:bCs/>
                <w:color w:val="000000"/>
                <w:sz w:val="18"/>
                <w:szCs w:val="18"/>
              </w:rPr>
              <w:pPrChange w:id="19326" w:author="Rachel Shipsey" w:date="2025-06-23T15:41:00Z">
                <w:pPr>
                  <w:framePr w:hSpace="181" w:vSpace="142" w:wrap="around" w:hAnchor="margin" w:xAlign="center" w:yAlign="top"/>
                  <w:spacing w:line="240" w:lineRule="auto"/>
                </w:pPr>
              </w:pPrChange>
            </w:pPr>
            <w:del w:id="19327" w:author="Rachel Shipsey" w:date="2025-06-23T15:21:00Z">
              <w:r w:rsidRPr="007C6AA3" w:rsidDel="008D26A9">
                <w:rPr>
                  <w:rFonts w:cs="Arial"/>
                  <w:b/>
                  <w:bCs/>
                  <w:color w:val="000000"/>
                  <w:sz w:val="18"/>
                  <w:szCs w:val="18"/>
                </w:rPr>
                <w:delText>Consultation with users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050905F3" w14:textId="23D82A43" w:rsidR="009C6CA9" w:rsidRPr="007C6AA3" w:rsidDel="008D26A9" w:rsidRDefault="009C6CA9">
            <w:pPr>
              <w:pStyle w:val="ListParagraph"/>
              <w:spacing w:after="0" w:line="276" w:lineRule="auto"/>
              <w:jc w:val="both"/>
              <w:rPr>
                <w:del w:id="19328" w:author="Rachel Shipsey" w:date="2025-06-23T15:21:00Z"/>
                <w:rFonts w:eastAsia="Times New Roman" w:cs="Arial"/>
                <w:b/>
                <w:bCs/>
                <w:color w:val="000000"/>
                <w:sz w:val="18"/>
                <w:szCs w:val="18"/>
              </w:rPr>
              <w:pPrChange w:id="19329"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4635F6B2" w14:textId="36DA2488" w:rsidR="009C6CA9" w:rsidRPr="007C6AA3" w:rsidDel="008D26A9" w:rsidRDefault="009C6CA9">
            <w:pPr>
              <w:pStyle w:val="ListParagraph"/>
              <w:spacing w:after="0" w:line="276" w:lineRule="auto"/>
              <w:jc w:val="both"/>
              <w:rPr>
                <w:del w:id="19330" w:author="Rachel Shipsey" w:date="2025-06-23T15:21:00Z"/>
                <w:rFonts w:eastAsia="Times New Roman" w:cs="Arial"/>
                <w:sz w:val="18"/>
                <w:szCs w:val="18"/>
              </w:rPr>
              <w:pPrChange w:id="19331"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1F45E614" w14:textId="5D916365" w:rsidR="009C6CA9" w:rsidRPr="007C6AA3" w:rsidDel="008D26A9" w:rsidRDefault="009C6CA9">
            <w:pPr>
              <w:pStyle w:val="ListParagraph"/>
              <w:spacing w:after="0" w:line="276" w:lineRule="auto"/>
              <w:jc w:val="both"/>
              <w:rPr>
                <w:del w:id="19332" w:author="Rachel Shipsey" w:date="2025-06-23T15:21:00Z"/>
                <w:rFonts w:eastAsia="Times New Roman" w:cs="Arial"/>
                <w:color w:val="000000"/>
                <w:sz w:val="18"/>
                <w:szCs w:val="18"/>
              </w:rPr>
              <w:pPrChange w:id="19333" w:author="Rachel Shipsey" w:date="2025-06-23T15:41:00Z">
                <w:pPr>
                  <w:framePr w:hSpace="181" w:vSpace="142" w:wrap="around" w:hAnchor="margin" w:xAlign="center" w:yAlign="top"/>
                  <w:spacing w:line="240" w:lineRule="auto"/>
                  <w:ind w:left="144" w:hanging="144"/>
                  <w:jc w:val="right"/>
                </w:pPr>
              </w:pPrChange>
            </w:pPr>
            <w:del w:id="19334"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79857D1" w14:textId="2D9F060A" w:rsidR="009C6CA9" w:rsidRPr="007C6AA3" w:rsidDel="008D26A9" w:rsidRDefault="009C6CA9">
            <w:pPr>
              <w:pStyle w:val="ListParagraph"/>
              <w:spacing w:after="0" w:line="276" w:lineRule="auto"/>
              <w:jc w:val="both"/>
              <w:rPr>
                <w:del w:id="19335" w:author="Rachel Shipsey" w:date="2025-06-23T15:21:00Z"/>
                <w:rFonts w:eastAsia="Times New Roman" w:cs="Arial"/>
                <w:color w:val="000000"/>
                <w:sz w:val="18"/>
                <w:szCs w:val="18"/>
              </w:rPr>
              <w:pPrChange w:id="19336" w:author="Rachel Shipsey" w:date="2025-06-23T15:41:00Z">
                <w:pPr>
                  <w:framePr w:hSpace="181" w:vSpace="142" w:wrap="around" w:hAnchor="margin" w:xAlign="center" w:yAlign="top"/>
                  <w:spacing w:line="240" w:lineRule="auto"/>
                  <w:jc w:val="right"/>
                </w:pPr>
              </w:pPrChange>
            </w:pPr>
          </w:p>
        </w:tc>
      </w:tr>
      <w:tr w:rsidR="009C6CA9" w:rsidRPr="007C6AA3" w:rsidDel="008D26A9" w14:paraId="4F3E45A6" w14:textId="2D58389F" w:rsidTr="00B25F4D">
        <w:trPr>
          <w:gridAfter w:val="1"/>
          <w:wAfter w:w="3" w:type="pct"/>
          <w:trHeight w:val="261"/>
          <w:del w:id="19337"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4A50E61" w14:textId="30439F57" w:rsidR="009C6CA9" w:rsidRPr="007C6AA3" w:rsidDel="008D26A9" w:rsidRDefault="009C6CA9">
            <w:pPr>
              <w:pStyle w:val="ListParagraph"/>
              <w:spacing w:after="0" w:line="276" w:lineRule="auto"/>
              <w:jc w:val="both"/>
              <w:rPr>
                <w:del w:id="19338" w:author="Rachel Shipsey" w:date="2025-06-23T15:21:00Z"/>
                <w:rFonts w:eastAsia="Times New Roman" w:cs="Arial"/>
                <w:color w:val="000000"/>
                <w:sz w:val="18"/>
                <w:szCs w:val="18"/>
              </w:rPr>
              <w:pPrChange w:id="19339" w:author="Rachel Shipsey" w:date="2025-06-23T15:41:00Z">
                <w:pPr>
                  <w:framePr w:hSpace="181" w:vSpace="142" w:wrap="around" w:hAnchor="margin" w:xAlign="center" w:yAlign="top"/>
                  <w:spacing w:line="240" w:lineRule="auto"/>
                </w:pPr>
              </w:pPrChange>
            </w:pPr>
            <w:del w:id="19340" w:author="Rachel Shipsey" w:date="2025-06-23T15:21:00Z">
              <w:r w:rsidRPr="007C6AA3" w:rsidDel="008D26A9">
                <w:rPr>
                  <w:rFonts w:eastAsia="Times New Roman" w:cs="Arial"/>
                  <w:color w:val="000000"/>
                  <w:sz w:val="18"/>
                  <w:szCs w:val="18"/>
                </w:rPr>
                <w:delText> </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B256DC4" w14:textId="3D75D7CD" w:rsidR="009C6CA9" w:rsidRPr="007C6AA3" w:rsidDel="008D26A9" w:rsidRDefault="009C6CA9">
            <w:pPr>
              <w:pStyle w:val="ListParagraph"/>
              <w:spacing w:after="0" w:line="276" w:lineRule="auto"/>
              <w:jc w:val="both"/>
              <w:rPr>
                <w:del w:id="19341" w:author="Rachel Shipsey" w:date="2025-06-23T15:21:00Z"/>
                <w:rFonts w:eastAsia="Times New Roman" w:cs="Arial"/>
                <w:color w:val="000000"/>
                <w:sz w:val="18"/>
                <w:szCs w:val="18"/>
              </w:rPr>
              <w:pPrChange w:id="19342" w:author="Rachel Shipsey" w:date="2025-06-23T15:41:00Z">
                <w:pPr>
                  <w:framePr w:hSpace="181" w:vSpace="142" w:wrap="around" w:hAnchor="margin" w:xAlign="center" w:yAlign="top"/>
                  <w:spacing w:line="240" w:lineRule="auto"/>
                  <w:ind w:left="317"/>
                </w:pPr>
              </w:pPrChange>
            </w:pPr>
            <w:del w:id="19343" w:author="Rachel Shipsey" w:date="2025-06-23T15:21:00Z">
              <w:r w:rsidRPr="007C6AA3" w:rsidDel="008D26A9">
                <w:rPr>
                  <w:rFonts w:cs="Arial"/>
                  <w:color w:val="000000"/>
                  <w:sz w:val="18"/>
                  <w:szCs w:val="18"/>
                </w:rPr>
                <w:delText>Convene stakeholder meetings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5F0B978" w14:textId="1D40F792" w:rsidR="009C6CA9" w:rsidRPr="007C6AA3" w:rsidDel="008D26A9" w:rsidRDefault="009C6CA9">
            <w:pPr>
              <w:pStyle w:val="ListParagraph"/>
              <w:spacing w:after="0" w:line="276" w:lineRule="auto"/>
              <w:jc w:val="both"/>
              <w:rPr>
                <w:del w:id="19344" w:author="Rachel Shipsey" w:date="2025-06-23T15:21:00Z"/>
                <w:rFonts w:eastAsia="Times New Roman" w:cs="Arial"/>
                <w:color w:val="000000"/>
                <w:sz w:val="18"/>
                <w:szCs w:val="18"/>
              </w:rPr>
              <w:pPrChange w:id="19345" w:author="Rachel Shipsey" w:date="2025-06-23T15:41:00Z">
                <w:pPr>
                  <w:framePr w:hSpace="181" w:vSpace="142" w:wrap="around" w:hAnchor="margin" w:xAlign="center" w:yAlign="top"/>
                  <w:spacing w:line="240" w:lineRule="auto"/>
                </w:pPr>
              </w:pPrChange>
            </w:pPr>
            <w:del w:id="19346" w:author="Rachel Shipsey" w:date="2025-06-23T15:21:00Z">
              <w:r w:rsidRPr="007C6AA3" w:rsidDel="008D26A9">
                <w:rPr>
                  <w:rFonts w:cs="Arial"/>
                  <w:sz w:val="18"/>
                  <w:szCs w:val="18"/>
                </w:rPr>
                <w:delText>meeting minutes</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F07EC17" w14:textId="53412761" w:rsidR="009C6CA9" w:rsidRPr="007C6AA3" w:rsidDel="008D26A9" w:rsidRDefault="009C6CA9">
            <w:pPr>
              <w:pStyle w:val="ListParagraph"/>
              <w:spacing w:after="0" w:line="276" w:lineRule="auto"/>
              <w:jc w:val="both"/>
              <w:rPr>
                <w:del w:id="19347" w:author="Rachel Shipsey" w:date="2025-06-23T15:21:00Z"/>
                <w:rFonts w:eastAsia="Times New Roman" w:cs="Arial"/>
                <w:sz w:val="18"/>
                <w:szCs w:val="18"/>
              </w:rPr>
              <w:pPrChange w:id="19348" w:author="Rachel Shipsey" w:date="2025-06-23T15:41:00Z">
                <w:pPr>
                  <w:framePr w:hSpace="181" w:vSpace="142" w:wrap="around" w:hAnchor="margin" w:xAlign="center" w:yAlign="top"/>
                  <w:spacing w:line="240" w:lineRule="auto"/>
                </w:pPr>
              </w:pPrChange>
            </w:pPr>
            <w:del w:id="19349" w:author="Rachel Shipsey" w:date="2025-06-23T15:21:00Z">
              <w:r w:rsidRPr="007C6AA3" w:rsidDel="008D26A9">
                <w:rPr>
                  <w:rFonts w:cs="Arial"/>
                  <w:sz w:val="18"/>
                  <w:szCs w:val="18"/>
                </w:rPr>
                <w:delText>Census secretariat</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0DF8EA60" w14:textId="15F22394" w:rsidR="009C6CA9" w:rsidRPr="007C6AA3" w:rsidDel="008D26A9" w:rsidRDefault="009C6CA9">
            <w:pPr>
              <w:pStyle w:val="ListParagraph"/>
              <w:spacing w:after="0" w:line="276" w:lineRule="auto"/>
              <w:jc w:val="both"/>
              <w:rPr>
                <w:del w:id="19350" w:author="Rachel Shipsey" w:date="2025-06-23T15:21:00Z"/>
                <w:rFonts w:eastAsia="Times New Roman" w:cs="Arial"/>
                <w:color w:val="000000"/>
                <w:sz w:val="18"/>
                <w:szCs w:val="18"/>
              </w:rPr>
              <w:pPrChange w:id="19351" w:author="Rachel Shipsey" w:date="2025-06-23T15:41:00Z">
                <w:pPr>
                  <w:framePr w:hSpace="181" w:vSpace="142" w:wrap="around" w:hAnchor="margin" w:xAlign="center" w:yAlign="top"/>
                  <w:spacing w:line="240" w:lineRule="auto"/>
                  <w:ind w:left="144" w:hanging="144"/>
                  <w:jc w:val="right"/>
                </w:pPr>
              </w:pPrChange>
            </w:pPr>
            <w:del w:id="19352" w:author="Rachel Shipsey" w:date="2025-06-23T15:21:00Z">
              <w:r w:rsidRPr="007C6AA3" w:rsidDel="008D26A9">
                <w:rPr>
                  <w:rFonts w:cs="Arial"/>
                  <w:color w:val="000000"/>
                  <w:sz w:val="18"/>
                  <w:szCs w:val="18"/>
                </w:rPr>
                <w:delText>31</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21442B4F" w14:textId="413BC743" w:rsidR="009C6CA9" w:rsidRPr="007C6AA3" w:rsidDel="008D26A9" w:rsidRDefault="009C6CA9">
            <w:pPr>
              <w:pStyle w:val="ListParagraph"/>
              <w:spacing w:after="0" w:line="276" w:lineRule="auto"/>
              <w:jc w:val="both"/>
              <w:rPr>
                <w:del w:id="19353" w:author="Rachel Shipsey" w:date="2025-06-23T15:21:00Z"/>
                <w:rFonts w:eastAsia="Times New Roman" w:cs="Arial"/>
                <w:color w:val="000000"/>
                <w:sz w:val="18"/>
                <w:szCs w:val="18"/>
              </w:rPr>
              <w:pPrChange w:id="19354" w:author="Rachel Shipsey" w:date="2025-06-23T15:41:00Z">
                <w:pPr>
                  <w:framePr w:hSpace="181" w:vSpace="142" w:wrap="around" w:hAnchor="margin" w:xAlign="center" w:yAlign="top"/>
                  <w:spacing w:line="240" w:lineRule="auto"/>
                  <w:jc w:val="right"/>
                </w:pPr>
              </w:pPrChange>
            </w:pPr>
            <w:del w:id="19355" w:author="Rachel Shipsey" w:date="2025-06-23T15:21:00Z">
              <w:r w:rsidRPr="007C6AA3" w:rsidDel="008D26A9">
                <w:rPr>
                  <w:rFonts w:cs="Arial"/>
                  <w:color w:val="000000"/>
                  <w:sz w:val="18"/>
                  <w:szCs w:val="18"/>
                </w:rPr>
                <w:delText>3.2</w:delText>
              </w:r>
            </w:del>
          </w:p>
        </w:tc>
      </w:tr>
      <w:tr w:rsidR="009C6CA9" w:rsidRPr="007C6AA3" w:rsidDel="008D26A9" w14:paraId="3F831FE0" w14:textId="0990E658" w:rsidTr="00B25F4D">
        <w:trPr>
          <w:gridAfter w:val="1"/>
          <w:wAfter w:w="3" w:type="pct"/>
          <w:trHeight w:val="282"/>
          <w:del w:id="19356"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302C3E1" w14:textId="483B910C" w:rsidR="009C6CA9" w:rsidRPr="007C6AA3" w:rsidDel="008D26A9" w:rsidRDefault="009C6CA9">
            <w:pPr>
              <w:pStyle w:val="ListParagraph"/>
              <w:spacing w:after="0" w:line="276" w:lineRule="auto"/>
              <w:jc w:val="both"/>
              <w:rPr>
                <w:del w:id="19357" w:author="Rachel Shipsey" w:date="2025-06-23T15:21:00Z"/>
                <w:rFonts w:eastAsia="Times New Roman" w:cs="Arial"/>
                <w:color w:val="000000"/>
                <w:sz w:val="18"/>
                <w:szCs w:val="18"/>
              </w:rPr>
              <w:pPrChange w:id="19358" w:author="Rachel Shipsey" w:date="2025-06-23T15:41:00Z">
                <w:pPr>
                  <w:framePr w:hSpace="181" w:vSpace="142" w:wrap="around" w:hAnchor="margin" w:xAlign="center" w:yAlign="top"/>
                  <w:spacing w:line="240" w:lineRule="auto"/>
                </w:pPr>
              </w:pPrChange>
            </w:pPr>
            <w:del w:id="19359" w:author="Rachel Shipsey" w:date="2025-06-23T15:21:00Z">
              <w:r w:rsidRPr="007C6AA3" w:rsidDel="008D26A9">
                <w:rPr>
                  <w:rFonts w:eastAsia="Times New Roman" w:cs="Arial"/>
                  <w:color w:val="000000"/>
                  <w:sz w:val="18"/>
                  <w:szCs w:val="18"/>
                </w:rPr>
                <w:delText> </w:delText>
              </w:r>
              <w:r w:rsidR="004D555B" w:rsidDel="008D26A9">
                <w:rPr>
                  <w:rFonts w:eastAsia="Times New Roman" w:cs="Arial"/>
                  <w:color w:val="000000"/>
                  <w:sz w:val="18"/>
                  <w:szCs w:val="18"/>
                </w:rPr>
                <w:delText>8</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C2148A9" w14:textId="7C44188A" w:rsidR="009C6CA9" w:rsidRPr="007C6AA3" w:rsidDel="008D26A9" w:rsidRDefault="009C6CA9">
            <w:pPr>
              <w:pStyle w:val="ListParagraph"/>
              <w:spacing w:after="0" w:line="276" w:lineRule="auto"/>
              <w:jc w:val="both"/>
              <w:rPr>
                <w:del w:id="19360" w:author="Rachel Shipsey" w:date="2025-06-23T15:21:00Z"/>
                <w:rFonts w:eastAsia="Times New Roman" w:cs="Arial"/>
                <w:color w:val="000000"/>
                <w:sz w:val="18"/>
                <w:szCs w:val="18"/>
              </w:rPr>
              <w:pPrChange w:id="19361" w:author="Rachel Shipsey" w:date="2025-06-23T15:41:00Z">
                <w:pPr>
                  <w:framePr w:hSpace="181" w:vSpace="142" w:wrap="around" w:hAnchor="margin" w:xAlign="center" w:yAlign="top"/>
                  <w:spacing w:line="240" w:lineRule="auto"/>
                </w:pPr>
              </w:pPrChange>
            </w:pPr>
            <w:del w:id="19362" w:author="Rachel Shipsey" w:date="2025-06-23T15:21:00Z">
              <w:r w:rsidRPr="007C6AA3" w:rsidDel="008D26A9">
                <w:rPr>
                  <w:rFonts w:cs="Arial"/>
                  <w:b/>
                  <w:bCs/>
                  <w:color w:val="000000"/>
                  <w:sz w:val="18"/>
                  <w:szCs w:val="18"/>
                </w:rPr>
                <w:delText>Financial management</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63ED3E87" w14:textId="5B6E6AFB" w:rsidR="009C6CA9" w:rsidRPr="007C6AA3" w:rsidDel="008D26A9" w:rsidRDefault="009C6CA9">
            <w:pPr>
              <w:pStyle w:val="ListParagraph"/>
              <w:spacing w:after="0" w:line="276" w:lineRule="auto"/>
              <w:jc w:val="both"/>
              <w:rPr>
                <w:del w:id="19363" w:author="Rachel Shipsey" w:date="2025-06-23T15:21:00Z"/>
                <w:rFonts w:eastAsia="Times New Roman" w:cs="Arial"/>
                <w:color w:val="000000"/>
                <w:sz w:val="18"/>
                <w:szCs w:val="18"/>
              </w:rPr>
              <w:pPrChange w:id="19364"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F84B7A8" w14:textId="360AFAF9" w:rsidR="009C6CA9" w:rsidRPr="007C6AA3" w:rsidDel="008D26A9" w:rsidRDefault="009C6CA9">
            <w:pPr>
              <w:pStyle w:val="ListParagraph"/>
              <w:spacing w:after="0" w:line="276" w:lineRule="auto"/>
              <w:jc w:val="both"/>
              <w:rPr>
                <w:del w:id="19365" w:author="Rachel Shipsey" w:date="2025-06-23T15:21:00Z"/>
                <w:rFonts w:eastAsia="Times New Roman" w:cs="Arial"/>
                <w:sz w:val="18"/>
                <w:szCs w:val="18"/>
              </w:rPr>
              <w:pPrChange w:id="19366"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4186701D" w14:textId="7AEC41BD" w:rsidR="009C6CA9" w:rsidRPr="007C6AA3" w:rsidDel="008D26A9" w:rsidRDefault="009C6CA9">
            <w:pPr>
              <w:pStyle w:val="ListParagraph"/>
              <w:spacing w:after="0" w:line="276" w:lineRule="auto"/>
              <w:jc w:val="both"/>
              <w:rPr>
                <w:del w:id="19367" w:author="Rachel Shipsey" w:date="2025-06-23T15:21:00Z"/>
                <w:rFonts w:eastAsia="Times New Roman" w:cs="Arial"/>
                <w:color w:val="000000"/>
                <w:sz w:val="18"/>
                <w:szCs w:val="18"/>
              </w:rPr>
              <w:pPrChange w:id="19368" w:author="Rachel Shipsey" w:date="2025-06-23T15:41:00Z">
                <w:pPr>
                  <w:framePr w:hSpace="181" w:vSpace="142" w:wrap="around" w:hAnchor="margin" w:xAlign="center" w:yAlign="top"/>
                  <w:spacing w:line="240" w:lineRule="auto"/>
                  <w:ind w:left="144" w:hanging="144"/>
                  <w:jc w:val="right"/>
                </w:pPr>
              </w:pPrChange>
            </w:pPr>
            <w:del w:id="19369" w:author="Rachel Shipsey" w:date="2025-06-23T15:21:00Z">
              <w:r w:rsidRPr="007C6AA3" w:rsidDel="008D26A9">
                <w:rPr>
                  <w:rFonts w:cs="Arial"/>
                  <w:color w:val="000000"/>
                  <w:sz w:val="18"/>
                  <w:szCs w:val="18"/>
                </w:rPr>
                <w:delText> </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D87D855" w14:textId="54A2EDFD" w:rsidR="009C6CA9" w:rsidRPr="007C6AA3" w:rsidDel="008D26A9" w:rsidRDefault="009C6CA9">
            <w:pPr>
              <w:pStyle w:val="ListParagraph"/>
              <w:spacing w:after="0" w:line="276" w:lineRule="auto"/>
              <w:jc w:val="both"/>
              <w:rPr>
                <w:del w:id="19370" w:author="Rachel Shipsey" w:date="2025-06-23T15:21:00Z"/>
                <w:rFonts w:eastAsia="Times New Roman" w:cs="Arial"/>
                <w:color w:val="000000"/>
                <w:sz w:val="18"/>
                <w:szCs w:val="18"/>
              </w:rPr>
              <w:pPrChange w:id="19371" w:author="Rachel Shipsey" w:date="2025-06-23T15:41:00Z">
                <w:pPr>
                  <w:framePr w:hSpace="181" w:vSpace="142" w:wrap="around" w:hAnchor="margin" w:xAlign="center" w:yAlign="top"/>
                  <w:spacing w:line="240" w:lineRule="auto"/>
                  <w:jc w:val="right"/>
                </w:pPr>
              </w:pPrChange>
            </w:pPr>
          </w:p>
        </w:tc>
      </w:tr>
      <w:tr w:rsidR="009C6CA9" w:rsidRPr="007C6AA3" w:rsidDel="008D26A9" w14:paraId="7A40D9E3" w14:textId="2B2E5B20" w:rsidTr="00B25F4D">
        <w:trPr>
          <w:gridAfter w:val="1"/>
          <w:wAfter w:w="3" w:type="pct"/>
          <w:trHeight w:val="335"/>
          <w:del w:id="19372"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46ABCE7" w14:textId="16E172DF" w:rsidR="009C6CA9" w:rsidRPr="007C6AA3" w:rsidDel="008D26A9" w:rsidRDefault="009C6CA9">
            <w:pPr>
              <w:pStyle w:val="ListParagraph"/>
              <w:spacing w:after="0" w:line="276" w:lineRule="auto"/>
              <w:jc w:val="both"/>
              <w:rPr>
                <w:del w:id="19373" w:author="Rachel Shipsey" w:date="2025-06-23T15:21:00Z"/>
                <w:rFonts w:eastAsia="Times New Roman" w:cs="Arial"/>
                <w:color w:val="000000"/>
                <w:sz w:val="18"/>
                <w:szCs w:val="18"/>
              </w:rPr>
              <w:pPrChange w:id="19374" w:author="Rachel Shipsey" w:date="2025-06-23T15:41:00Z">
                <w:pPr>
                  <w:framePr w:hSpace="181" w:vSpace="142" w:wrap="around" w:hAnchor="margin" w:xAlign="center" w:yAlign="top"/>
                  <w:spacing w:line="240" w:lineRule="auto"/>
                  <w:jc w:val="right"/>
                </w:pPr>
              </w:pPrChange>
            </w:pPr>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DDDAC4E" w14:textId="73291C68" w:rsidR="009C6CA9" w:rsidRPr="007C6AA3" w:rsidDel="008D26A9" w:rsidRDefault="009C6CA9">
            <w:pPr>
              <w:pStyle w:val="ListParagraph"/>
              <w:spacing w:after="0" w:line="276" w:lineRule="auto"/>
              <w:jc w:val="both"/>
              <w:rPr>
                <w:del w:id="19375" w:author="Rachel Shipsey" w:date="2025-06-23T15:21:00Z"/>
                <w:rFonts w:eastAsia="Times New Roman" w:cs="Arial"/>
                <w:b/>
                <w:bCs/>
                <w:color w:val="000000"/>
                <w:sz w:val="18"/>
                <w:szCs w:val="18"/>
              </w:rPr>
              <w:pPrChange w:id="19376" w:author="Rachel Shipsey" w:date="2025-06-23T15:41:00Z">
                <w:pPr>
                  <w:framePr w:hSpace="181" w:vSpace="142" w:wrap="around" w:hAnchor="margin" w:xAlign="center" w:yAlign="top"/>
                  <w:spacing w:line="240" w:lineRule="auto"/>
                  <w:ind w:left="277"/>
                </w:pPr>
              </w:pPrChange>
            </w:pPr>
            <w:del w:id="19377" w:author="Rachel Shipsey" w:date="2025-06-23T15:21:00Z">
              <w:r w:rsidRPr="007C6AA3" w:rsidDel="008D26A9">
                <w:rPr>
                  <w:rFonts w:cs="Arial"/>
                  <w:color w:val="000000"/>
                  <w:sz w:val="18"/>
                  <w:szCs w:val="18"/>
                </w:rPr>
                <w:delText xml:space="preserve">Budgeting, </w:delText>
              </w:r>
              <w:r w:rsidR="004D555B" w:rsidDel="008D26A9">
                <w:rPr>
                  <w:rFonts w:cs="Arial"/>
                  <w:color w:val="000000"/>
                  <w:sz w:val="18"/>
                  <w:szCs w:val="18"/>
                </w:rPr>
                <w:delText>m</w:delText>
              </w:r>
              <w:r w:rsidRPr="007C6AA3" w:rsidDel="008D26A9">
                <w:rPr>
                  <w:rFonts w:cs="Arial"/>
                  <w:color w:val="000000"/>
                  <w:sz w:val="18"/>
                  <w:szCs w:val="18"/>
                </w:rPr>
                <w:delText xml:space="preserve">obilization of </w:delText>
              </w:r>
              <w:r w:rsidR="004D555B" w:rsidDel="008D26A9">
                <w:rPr>
                  <w:rFonts w:cs="Arial"/>
                  <w:color w:val="000000"/>
                  <w:sz w:val="18"/>
                  <w:szCs w:val="18"/>
                </w:rPr>
                <w:delText>f</w:delText>
              </w:r>
              <w:r w:rsidRPr="007C6AA3" w:rsidDel="008D26A9">
                <w:rPr>
                  <w:rFonts w:cs="Arial"/>
                  <w:color w:val="000000"/>
                  <w:sz w:val="18"/>
                  <w:szCs w:val="18"/>
                </w:rPr>
                <w:delText xml:space="preserve">unding for </w:delText>
              </w:r>
              <w:r w:rsidR="004D555B" w:rsidDel="008D26A9">
                <w:rPr>
                  <w:rFonts w:cs="Arial"/>
                  <w:color w:val="000000"/>
                  <w:sz w:val="18"/>
                  <w:szCs w:val="18"/>
                </w:rPr>
                <w:delText>c</w:delText>
              </w:r>
              <w:r w:rsidRPr="007C6AA3" w:rsidDel="008D26A9">
                <w:rPr>
                  <w:rFonts w:cs="Arial"/>
                  <w:color w:val="000000"/>
                  <w:sz w:val="18"/>
                  <w:szCs w:val="18"/>
                </w:rPr>
                <w:delText xml:space="preserve">ensus to </w:delText>
              </w:r>
              <w:r w:rsidR="004D555B" w:rsidDel="008D26A9">
                <w:rPr>
                  <w:rFonts w:cs="Arial"/>
                  <w:color w:val="000000"/>
                  <w:sz w:val="18"/>
                  <w:szCs w:val="18"/>
                </w:rPr>
                <w:delText>k</w:delText>
              </w:r>
              <w:r w:rsidRPr="007C6AA3" w:rsidDel="008D26A9">
                <w:rPr>
                  <w:rFonts w:cs="Arial"/>
                  <w:color w:val="000000"/>
                  <w:sz w:val="18"/>
                  <w:szCs w:val="18"/>
                </w:rPr>
                <w:delText xml:space="preserve">ick </w:delText>
              </w:r>
              <w:r w:rsidR="004D555B" w:rsidDel="008D26A9">
                <w:rPr>
                  <w:rFonts w:cs="Arial"/>
                  <w:color w:val="000000"/>
                  <w:sz w:val="18"/>
                  <w:szCs w:val="18"/>
                </w:rPr>
                <w:delText>s</w:delText>
              </w:r>
              <w:r w:rsidRPr="007C6AA3" w:rsidDel="008D26A9">
                <w:rPr>
                  <w:rFonts w:cs="Arial"/>
                  <w:color w:val="000000"/>
                  <w:sz w:val="18"/>
                  <w:szCs w:val="18"/>
                </w:rPr>
                <w:delText xml:space="preserve">tart </w:delText>
              </w:r>
              <w:r w:rsidR="004D555B" w:rsidDel="008D26A9">
                <w:rPr>
                  <w:rFonts w:cs="Arial"/>
                  <w:color w:val="000000"/>
                  <w:sz w:val="18"/>
                  <w:szCs w:val="18"/>
                </w:rPr>
                <w:delText>m</w:delText>
              </w:r>
              <w:r w:rsidRPr="007C6AA3" w:rsidDel="008D26A9">
                <w:rPr>
                  <w:rFonts w:cs="Arial"/>
                  <w:color w:val="000000"/>
                  <w:sz w:val="18"/>
                  <w:szCs w:val="18"/>
                </w:rPr>
                <w:delText xml:space="preserve">apping and other </w:delText>
              </w:r>
              <w:r w:rsidR="004D555B" w:rsidDel="008D26A9">
                <w:rPr>
                  <w:rFonts w:cs="Arial"/>
                  <w:color w:val="000000"/>
                  <w:sz w:val="18"/>
                  <w:szCs w:val="18"/>
                </w:rPr>
                <w:delText>p</w:delText>
              </w:r>
              <w:r w:rsidRPr="007C6AA3" w:rsidDel="008D26A9">
                <w:rPr>
                  <w:rFonts w:cs="Arial"/>
                  <w:color w:val="000000"/>
                  <w:sz w:val="18"/>
                  <w:szCs w:val="18"/>
                </w:rPr>
                <w:delText xml:space="preserve">reliminary </w:delText>
              </w:r>
              <w:r w:rsidR="004D555B" w:rsidDel="008D26A9">
                <w:rPr>
                  <w:rFonts w:cs="Arial"/>
                  <w:color w:val="000000"/>
                  <w:sz w:val="18"/>
                  <w:szCs w:val="18"/>
                </w:rPr>
                <w:delText>a</w:delText>
              </w:r>
              <w:r w:rsidRPr="007C6AA3" w:rsidDel="008D26A9">
                <w:rPr>
                  <w:rFonts w:cs="Arial"/>
                  <w:color w:val="000000"/>
                  <w:sz w:val="18"/>
                  <w:szCs w:val="18"/>
                </w:rPr>
                <w:delText>ctivities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C2803A1" w14:textId="587836D1" w:rsidR="009C6CA9" w:rsidRPr="007C6AA3" w:rsidDel="008D26A9" w:rsidRDefault="009C6CA9">
            <w:pPr>
              <w:pStyle w:val="ListParagraph"/>
              <w:spacing w:after="0" w:line="276" w:lineRule="auto"/>
              <w:jc w:val="both"/>
              <w:rPr>
                <w:del w:id="19378" w:author="Rachel Shipsey" w:date="2025-06-23T15:21:00Z"/>
                <w:rFonts w:eastAsia="Times New Roman" w:cs="Arial"/>
                <w:color w:val="000000"/>
                <w:sz w:val="18"/>
                <w:szCs w:val="18"/>
              </w:rPr>
              <w:pPrChange w:id="19379" w:author="Rachel Shipsey" w:date="2025-06-23T15:41:00Z">
                <w:pPr>
                  <w:framePr w:hSpace="181" w:vSpace="142" w:wrap="around" w:hAnchor="margin" w:xAlign="center" w:yAlign="top"/>
                  <w:spacing w:line="240" w:lineRule="auto"/>
                </w:pPr>
              </w:pPrChange>
            </w:pPr>
            <w:del w:id="19380" w:author="Rachel Shipsey" w:date="2025-06-23T15:21:00Z">
              <w:r w:rsidRPr="007C6AA3" w:rsidDel="008D26A9">
                <w:rPr>
                  <w:rFonts w:cs="Arial"/>
                  <w:sz w:val="18"/>
                  <w:szCs w:val="18"/>
                </w:rPr>
                <w:delText>Funding status of budget</w:delText>
              </w:r>
            </w:del>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1620026B" w14:textId="0B143C25" w:rsidR="009C6CA9" w:rsidRPr="007C6AA3" w:rsidDel="008D26A9" w:rsidRDefault="009C6CA9">
            <w:pPr>
              <w:pStyle w:val="ListParagraph"/>
              <w:spacing w:after="0" w:line="276" w:lineRule="auto"/>
              <w:jc w:val="both"/>
              <w:rPr>
                <w:del w:id="19381" w:author="Rachel Shipsey" w:date="2025-06-23T15:21:00Z"/>
                <w:rFonts w:eastAsia="Times New Roman" w:cs="Arial"/>
                <w:sz w:val="18"/>
                <w:szCs w:val="18"/>
              </w:rPr>
              <w:pPrChange w:id="19382" w:author="Rachel Shipsey" w:date="2025-06-23T15:41:00Z">
                <w:pPr>
                  <w:framePr w:hSpace="181" w:vSpace="142" w:wrap="around" w:hAnchor="margin" w:xAlign="center" w:yAlign="top"/>
                  <w:spacing w:line="240" w:lineRule="auto"/>
                </w:pPr>
              </w:pPrChange>
            </w:pPr>
            <w:del w:id="19383" w:author="Rachel Shipsey" w:date="2025-06-23T15:21:00Z">
              <w:r w:rsidRPr="007C6AA3" w:rsidDel="008D26A9">
                <w:rPr>
                  <w:rFonts w:cs="Arial"/>
                  <w:sz w:val="18"/>
                  <w:szCs w:val="18"/>
                </w:rPr>
                <w:delText>Steering committee</w:delText>
              </w:r>
            </w:del>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65098EEC" w14:textId="0AF7A4C8" w:rsidR="009C6CA9" w:rsidRPr="007C6AA3" w:rsidDel="008D26A9" w:rsidRDefault="009C6CA9">
            <w:pPr>
              <w:pStyle w:val="ListParagraph"/>
              <w:spacing w:after="0" w:line="276" w:lineRule="auto"/>
              <w:jc w:val="both"/>
              <w:rPr>
                <w:del w:id="19384" w:author="Rachel Shipsey" w:date="2025-06-23T15:21:00Z"/>
                <w:rFonts w:eastAsia="Times New Roman" w:cs="Arial"/>
                <w:color w:val="000000"/>
                <w:sz w:val="18"/>
                <w:szCs w:val="18"/>
              </w:rPr>
              <w:pPrChange w:id="19385" w:author="Rachel Shipsey" w:date="2025-06-23T15:41:00Z">
                <w:pPr>
                  <w:framePr w:hSpace="181" w:vSpace="142" w:wrap="around" w:hAnchor="margin" w:xAlign="center" w:yAlign="top"/>
                  <w:spacing w:line="240" w:lineRule="auto"/>
                  <w:ind w:left="144" w:hanging="144"/>
                  <w:jc w:val="right"/>
                </w:pPr>
              </w:pPrChange>
            </w:pPr>
            <w:del w:id="19386" w:author="Rachel Shipsey" w:date="2025-06-23T15:21:00Z">
              <w:r w:rsidRPr="007C6AA3" w:rsidDel="008D26A9">
                <w:rPr>
                  <w:rFonts w:cs="Arial"/>
                  <w:color w:val="000000"/>
                  <w:sz w:val="18"/>
                  <w:szCs w:val="18"/>
                </w:rPr>
                <w:delText>2</w:delText>
              </w:r>
            </w:del>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3ABCDB96" w14:textId="1DB7B1D8" w:rsidR="009C6CA9" w:rsidRPr="007C6AA3" w:rsidDel="008D26A9" w:rsidRDefault="009C6CA9">
            <w:pPr>
              <w:pStyle w:val="ListParagraph"/>
              <w:spacing w:after="0" w:line="276" w:lineRule="auto"/>
              <w:jc w:val="both"/>
              <w:rPr>
                <w:del w:id="19387" w:author="Rachel Shipsey" w:date="2025-06-23T15:21:00Z"/>
                <w:rFonts w:eastAsia="Times New Roman" w:cs="Arial"/>
                <w:color w:val="000000"/>
                <w:sz w:val="18"/>
                <w:szCs w:val="18"/>
              </w:rPr>
              <w:pPrChange w:id="19388" w:author="Rachel Shipsey" w:date="2025-06-23T15:41:00Z">
                <w:pPr>
                  <w:framePr w:hSpace="181" w:vSpace="142" w:wrap="around" w:hAnchor="margin" w:xAlign="center" w:yAlign="top"/>
                  <w:spacing w:line="240" w:lineRule="auto"/>
                  <w:jc w:val="right"/>
                </w:pPr>
              </w:pPrChange>
            </w:pPr>
            <w:del w:id="19389" w:author="Rachel Shipsey" w:date="2025-06-23T15:21:00Z">
              <w:r w:rsidRPr="007C6AA3" w:rsidDel="008D26A9">
                <w:rPr>
                  <w:rFonts w:cs="Arial"/>
                  <w:color w:val="000000"/>
                  <w:sz w:val="18"/>
                  <w:szCs w:val="18"/>
                </w:rPr>
                <w:delText>3.2</w:delText>
              </w:r>
            </w:del>
          </w:p>
        </w:tc>
      </w:tr>
      <w:tr w:rsidR="009C6CA9" w:rsidRPr="007C6AA3" w:rsidDel="008D26A9" w14:paraId="3D32F211" w14:textId="2BDB96EE" w:rsidTr="00B25F4D">
        <w:trPr>
          <w:gridAfter w:val="1"/>
          <w:wAfter w:w="3" w:type="pct"/>
          <w:trHeight w:val="261"/>
          <w:del w:id="19390"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4F3D5D9" w14:textId="59842BFC" w:rsidR="009C6CA9" w:rsidRPr="007C6AA3" w:rsidDel="008D26A9" w:rsidRDefault="009C6CA9">
            <w:pPr>
              <w:pStyle w:val="ListParagraph"/>
              <w:spacing w:after="0" w:line="276" w:lineRule="auto"/>
              <w:jc w:val="both"/>
              <w:rPr>
                <w:del w:id="19391" w:author="Rachel Shipsey" w:date="2025-06-23T15:21:00Z"/>
                <w:rFonts w:eastAsia="Times New Roman" w:cs="Arial"/>
                <w:color w:val="000000"/>
                <w:sz w:val="18"/>
                <w:szCs w:val="18"/>
              </w:rPr>
              <w:pPrChange w:id="19392" w:author="Rachel Shipsey" w:date="2025-06-23T15:41:00Z">
                <w:pPr>
                  <w:framePr w:hSpace="181" w:vSpace="142" w:wrap="around" w:hAnchor="margin" w:xAlign="center" w:yAlign="top"/>
                  <w:spacing w:line="240" w:lineRule="auto"/>
                  <w:ind w:right="-113"/>
                </w:pPr>
              </w:pPrChange>
            </w:pPr>
            <w:del w:id="19393" w:author="Rachel Shipsey" w:date="2025-06-23T15:21:00Z">
              <w:r w:rsidRPr="007C6AA3" w:rsidDel="008D26A9">
                <w:rPr>
                  <w:rFonts w:eastAsia="Times New Roman" w:cs="Arial"/>
                  <w:color w:val="000000"/>
                  <w:sz w:val="18"/>
                  <w:szCs w:val="18"/>
                </w:rPr>
                <w:delText xml:space="preserve">   </w:delText>
              </w:r>
              <w:r w:rsidR="004D555B" w:rsidDel="008D26A9">
                <w:rPr>
                  <w:rFonts w:eastAsia="Times New Roman" w:cs="Arial"/>
                  <w:color w:val="000000"/>
                  <w:sz w:val="18"/>
                  <w:szCs w:val="18"/>
                </w:rPr>
                <w:delText>9</w:delText>
              </w:r>
            </w:del>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95FAD64" w14:textId="73203ED0" w:rsidR="009C6CA9" w:rsidRPr="007C6AA3" w:rsidDel="008D26A9" w:rsidRDefault="009C6CA9">
            <w:pPr>
              <w:pStyle w:val="ListParagraph"/>
              <w:spacing w:after="0" w:line="276" w:lineRule="auto"/>
              <w:jc w:val="both"/>
              <w:rPr>
                <w:del w:id="19394" w:author="Rachel Shipsey" w:date="2025-06-23T15:21:00Z"/>
                <w:rFonts w:eastAsia="Times New Roman" w:cs="Arial"/>
                <w:color w:val="000000"/>
                <w:sz w:val="18"/>
                <w:szCs w:val="18"/>
              </w:rPr>
              <w:pPrChange w:id="19395" w:author="Rachel Shipsey" w:date="2025-06-23T15:41:00Z">
                <w:pPr>
                  <w:framePr w:hSpace="181" w:vSpace="142" w:wrap="around" w:hAnchor="margin" w:xAlign="center" w:yAlign="top"/>
                  <w:spacing w:line="240" w:lineRule="auto"/>
                </w:pPr>
              </w:pPrChange>
            </w:pPr>
            <w:del w:id="19396" w:author="Rachel Shipsey" w:date="2025-06-23T15:21:00Z">
              <w:r w:rsidRPr="007C6AA3" w:rsidDel="008D26A9">
                <w:rPr>
                  <w:rFonts w:cs="Arial"/>
                  <w:b/>
                  <w:bCs/>
                  <w:color w:val="000000"/>
                  <w:sz w:val="18"/>
                  <w:szCs w:val="18"/>
                </w:rPr>
                <w:delText>Quality assurance</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268B9AB7" w14:textId="3716A600" w:rsidR="009C6CA9" w:rsidRPr="007C6AA3" w:rsidDel="008D26A9" w:rsidRDefault="009C6CA9">
            <w:pPr>
              <w:pStyle w:val="ListParagraph"/>
              <w:spacing w:after="0" w:line="276" w:lineRule="auto"/>
              <w:jc w:val="both"/>
              <w:rPr>
                <w:del w:id="19397" w:author="Rachel Shipsey" w:date="2025-06-23T15:21:00Z"/>
                <w:rFonts w:eastAsia="Times New Roman" w:cs="Arial"/>
                <w:color w:val="000000"/>
                <w:sz w:val="18"/>
                <w:szCs w:val="18"/>
              </w:rPr>
              <w:pPrChange w:id="19398"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4BB1999" w14:textId="7AEB3253" w:rsidR="009C6CA9" w:rsidRPr="007C6AA3" w:rsidDel="008D26A9" w:rsidRDefault="009C6CA9">
            <w:pPr>
              <w:pStyle w:val="ListParagraph"/>
              <w:spacing w:after="0" w:line="276" w:lineRule="auto"/>
              <w:jc w:val="both"/>
              <w:rPr>
                <w:del w:id="19399" w:author="Rachel Shipsey" w:date="2025-06-23T15:21:00Z"/>
                <w:rFonts w:eastAsia="Times New Roman" w:cs="Arial"/>
                <w:sz w:val="18"/>
                <w:szCs w:val="18"/>
              </w:rPr>
              <w:pPrChange w:id="19400"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28D1E87C" w14:textId="2BF6A2AC" w:rsidR="009C6CA9" w:rsidRPr="007C6AA3" w:rsidDel="008D26A9" w:rsidRDefault="009C6CA9">
            <w:pPr>
              <w:pStyle w:val="ListParagraph"/>
              <w:spacing w:after="0" w:line="276" w:lineRule="auto"/>
              <w:jc w:val="both"/>
              <w:rPr>
                <w:del w:id="19401" w:author="Rachel Shipsey" w:date="2025-06-23T15:21:00Z"/>
                <w:rFonts w:eastAsia="Times New Roman" w:cs="Arial"/>
                <w:color w:val="000000"/>
                <w:sz w:val="18"/>
                <w:szCs w:val="18"/>
              </w:rPr>
              <w:pPrChange w:id="19402" w:author="Rachel Shipsey" w:date="2025-06-23T15:41:00Z">
                <w:pPr>
                  <w:framePr w:hSpace="181" w:vSpace="142" w:wrap="around" w:hAnchor="margin" w:xAlign="center" w:yAlign="top"/>
                  <w:spacing w:line="240" w:lineRule="auto"/>
                  <w:ind w:left="144" w:hanging="144"/>
                  <w:jc w:val="right"/>
                </w:pPr>
              </w:pPrChange>
            </w:pPr>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17D0B816" w14:textId="2FCB7887" w:rsidR="009C6CA9" w:rsidRPr="007C6AA3" w:rsidDel="008D26A9" w:rsidRDefault="009C6CA9">
            <w:pPr>
              <w:pStyle w:val="ListParagraph"/>
              <w:spacing w:after="0" w:line="276" w:lineRule="auto"/>
              <w:jc w:val="both"/>
              <w:rPr>
                <w:del w:id="19403" w:author="Rachel Shipsey" w:date="2025-06-23T15:21:00Z"/>
                <w:rFonts w:eastAsia="Times New Roman" w:cs="Arial"/>
                <w:color w:val="000000"/>
                <w:sz w:val="18"/>
                <w:szCs w:val="18"/>
              </w:rPr>
              <w:pPrChange w:id="19404" w:author="Rachel Shipsey" w:date="2025-06-23T15:41:00Z">
                <w:pPr>
                  <w:framePr w:hSpace="181" w:vSpace="142" w:wrap="around" w:hAnchor="margin" w:xAlign="center" w:yAlign="top"/>
                  <w:spacing w:line="240" w:lineRule="auto"/>
                  <w:jc w:val="right"/>
                </w:pPr>
              </w:pPrChange>
            </w:pPr>
          </w:p>
        </w:tc>
      </w:tr>
      <w:tr w:rsidR="00B25F4D" w:rsidRPr="007C6AA3" w:rsidDel="008D26A9" w14:paraId="6245B1A3" w14:textId="619695AF" w:rsidTr="00B25F4D">
        <w:trPr>
          <w:gridAfter w:val="1"/>
          <w:wAfter w:w="3" w:type="pct"/>
          <w:trHeight w:val="362"/>
          <w:del w:id="19405" w:author="Rachel Shipsey" w:date="2025-06-23T15:21:00Z"/>
        </w:trPr>
        <w:tc>
          <w:tcPr>
            <w:tcW w:w="175"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71D98E59" w14:textId="2239F1AB" w:rsidR="009E430E" w:rsidRPr="007C6AA3" w:rsidDel="008D26A9" w:rsidRDefault="009E430E">
            <w:pPr>
              <w:pStyle w:val="ListParagraph"/>
              <w:spacing w:after="0" w:line="276" w:lineRule="auto"/>
              <w:jc w:val="both"/>
              <w:rPr>
                <w:del w:id="19406" w:author="Rachel Shipsey" w:date="2025-06-23T15:21:00Z"/>
                <w:rFonts w:eastAsia="Times New Roman" w:cs="Arial"/>
                <w:color w:val="000000"/>
                <w:sz w:val="18"/>
                <w:szCs w:val="18"/>
              </w:rPr>
              <w:pPrChange w:id="19407" w:author="Rachel Shipsey" w:date="2025-06-23T15:41:00Z">
                <w:pPr>
                  <w:framePr w:hSpace="181" w:vSpace="142" w:wrap="around" w:hAnchor="margin" w:xAlign="center" w:yAlign="top"/>
                  <w:spacing w:line="240" w:lineRule="auto"/>
                  <w:ind w:right="-113"/>
                </w:pPr>
              </w:pPrChange>
            </w:pPr>
          </w:p>
        </w:tc>
        <w:tc>
          <w:tcPr>
            <w:tcW w:w="16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4236EC16" w14:textId="2076609B" w:rsidR="009E430E" w:rsidRPr="007C6AA3" w:rsidDel="008D26A9" w:rsidRDefault="009E430E">
            <w:pPr>
              <w:pStyle w:val="ListParagraph"/>
              <w:spacing w:after="0" w:line="276" w:lineRule="auto"/>
              <w:jc w:val="both"/>
              <w:rPr>
                <w:del w:id="19408" w:author="Rachel Shipsey" w:date="2025-06-23T15:21:00Z"/>
                <w:rFonts w:cs="Arial"/>
                <w:color w:val="000000"/>
                <w:sz w:val="18"/>
                <w:szCs w:val="18"/>
              </w:rPr>
              <w:pPrChange w:id="19409" w:author="Rachel Shipsey" w:date="2025-06-23T15:41:00Z">
                <w:pPr>
                  <w:framePr w:hSpace="181" w:vSpace="142" w:wrap="around" w:hAnchor="margin" w:xAlign="center" w:yAlign="top"/>
                  <w:ind w:left="277"/>
                </w:pPr>
              </w:pPrChange>
            </w:pPr>
            <w:del w:id="19410" w:author="Rachel Shipsey" w:date="2025-06-23T15:21:00Z">
              <w:r w:rsidRPr="007C6AA3" w:rsidDel="008D26A9">
                <w:rPr>
                  <w:rFonts w:cs="Arial"/>
                  <w:color w:val="000000"/>
                  <w:sz w:val="18"/>
                  <w:szCs w:val="18"/>
                </w:rPr>
                <w:delText>Decision to use a census monitoring dashboards, issues tracker and other methods</w:delText>
              </w:r>
            </w:del>
          </w:p>
        </w:tc>
        <w:tc>
          <w:tcPr>
            <w:tcW w:w="160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500BD64B" w14:textId="7864E216" w:rsidR="009E430E" w:rsidRPr="007C6AA3" w:rsidDel="008D26A9" w:rsidRDefault="009E430E">
            <w:pPr>
              <w:pStyle w:val="ListParagraph"/>
              <w:spacing w:after="0" w:line="276" w:lineRule="auto"/>
              <w:jc w:val="both"/>
              <w:rPr>
                <w:del w:id="19411" w:author="Rachel Shipsey" w:date="2025-06-23T15:21:00Z"/>
                <w:rFonts w:eastAsia="Times New Roman" w:cs="Arial"/>
                <w:color w:val="000000"/>
                <w:sz w:val="18"/>
                <w:szCs w:val="18"/>
              </w:rPr>
              <w:pPrChange w:id="19412" w:author="Rachel Shipsey" w:date="2025-06-23T15:41:00Z">
                <w:pPr>
                  <w:framePr w:hSpace="181" w:vSpace="142" w:wrap="around" w:hAnchor="margin" w:xAlign="center" w:yAlign="top"/>
                  <w:spacing w:line="240" w:lineRule="auto"/>
                </w:pPr>
              </w:pPrChange>
            </w:pPr>
          </w:p>
        </w:tc>
        <w:tc>
          <w:tcPr>
            <w:tcW w:w="631"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tcPr>
          <w:p w14:paraId="7128CDF7" w14:textId="514266A5" w:rsidR="009E430E" w:rsidRPr="007C6AA3" w:rsidDel="008D26A9" w:rsidRDefault="009E430E">
            <w:pPr>
              <w:pStyle w:val="ListParagraph"/>
              <w:spacing w:after="0" w:line="276" w:lineRule="auto"/>
              <w:jc w:val="both"/>
              <w:rPr>
                <w:del w:id="19413" w:author="Rachel Shipsey" w:date="2025-06-23T15:21:00Z"/>
                <w:rFonts w:eastAsia="Times New Roman" w:cs="Arial"/>
                <w:sz w:val="18"/>
                <w:szCs w:val="18"/>
              </w:rPr>
              <w:pPrChange w:id="19414" w:author="Rachel Shipsey" w:date="2025-06-23T15:41:00Z">
                <w:pPr>
                  <w:framePr w:hSpace="181" w:vSpace="142" w:wrap="around" w:hAnchor="margin" w:xAlign="center" w:yAlign="top"/>
                  <w:spacing w:line="240" w:lineRule="auto"/>
                </w:pPr>
              </w:pPrChange>
            </w:pPr>
          </w:p>
        </w:tc>
        <w:tc>
          <w:tcPr>
            <w:tcW w:w="38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45726AF3" w14:textId="7B689D22" w:rsidR="009E430E" w:rsidRPr="007C6AA3" w:rsidDel="008D26A9" w:rsidRDefault="009E430E">
            <w:pPr>
              <w:pStyle w:val="ListParagraph"/>
              <w:spacing w:after="0" w:line="276" w:lineRule="auto"/>
              <w:jc w:val="both"/>
              <w:rPr>
                <w:del w:id="19415" w:author="Rachel Shipsey" w:date="2025-06-23T15:21:00Z"/>
                <w:rFonts w:eastAsia="Times New Roman" w:cs="Arial"/>
                <w:color w:val="000000"/>
                <w:sz w:val="18"/>
                <w:szCs w:val="18"/>
              </w:rPr>
              <w:pPrChange w:id="19416" w:author="Rachel Shipsey" w:date="2025-06-23T15:41:00Z">
                <w:pPr>
                  <w:framePr w:hSpace="181" w:vSpace="142" w:wrap="around" w:hAnchor="margin" w:xAlign="center" w:yAlign="top"/>
                  <w:spacing w:line="240" w:lineRule="auto"/>
                  <w:ind w:left="144" w:hanging="144"/>
                  <w:jc w:val="right"/>
                </w:pPr>
              </w:pPrChange>
            </w:pPr>
          </w:p>
        </w:tc>
        <w:tc>
          <w:tcPr>
            <w:tcW w:w="52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tcPr>
          <w:p w14:paraId="517DCD9C" w14:textId="77610F58" w:rsidR="009E430E" w:rsidRPr="007C6AA3" w:rsidDel="008D26A9" w:rsidRDefault="009E430E">
            <w:pPr>
              <w:pStyle w:val="ListParagraph"/>
              <w:spacing w:after="0" w:line="276" w:lineRule="auto"/>
              <w:jc w:val="both"/>
              <w:rPr>
                <w:del w:id="19417" w:author="Rachel Shipsey" w:date="2025-06-23T15:21:00Z"/>
                <w:rFonts w:cs="Arial"/>
                <w:sz w:val="18"/>
                <w:szCs w:val="18"/>
              </w:rPr>
              <w:pPrChange w:id="19418" w:author="Rachel Shipsey" w:date="2025-06-23T15:41:00Z">
                <w:pPr>
                  <w:framePr w:hSpace="181" w:vSpace="142" w:wrap="around" w:hAnchor="margin" w:xAlign="center" w:yAlign="top"/>
                  <w:spacing w:line="240" w:lineRule="auto"/>
                  <w:jc w:val="right"/>
                </w:pPr>
              </w:pPrChange>
            </w:pPr>
          </w:p>
        </w:tc>
      </w:tr>
    </w:tbl>
    <w:p w14:paraId="64A5B6B7" w14:textId="68F93802" w:rsidR="00BA320A" w:rsidRPr="00626F2A" w:rsidDel="008D26A9" w:rsidRDefault="00BA320A">
      <w:pPr>
        <w:pStyle w:val="ListParagraph"/>
        <w:spacing w:after="0" w:line="276" w:lineRule="auto"/>
        <w:jc w:val="both"/>
        <w:rPr>
          <w:del w:id="19419" w:author="Rachel Shipsey" w:date="2025-06-23T15:21:00Z"/>
          <w:rFonts w:cs="Arial"/>
          <w:highlight w:val="white"/>
        </w:rPr>
        <w:pPrChange w:id="19420" w:author="Rachel Shipsey" w:date="2025-06-23T15:41:00Z">
          <w:pPr/>
        </w:pPrChange>
      </w:pPr>
    </w:p>
    <w:tbl>
      <w:tblPr>
        <w:tblpPr w:leftFromText="180" w:rightFromText="180" w:horzAnchor="margin" w:tblpXSpec="center" w:tblpY="-851"/>
        <w:tblW w:w="5272" w:type="pct"/>
        <w:tblLayout w:type="fixed"/>
        <w:tblLook w:val="04A0" w:firstRow="1" w:lastRow="0" w:firstColumn="1" w:lastColumn="0" w:noHBand="0" w:noVBand="1"/>
      </w:tblPr>
      <w:tblGrid>
        <w:gridCol w:w="435"/>
        <w:gridCol w:w="5862"/>
        <w:gridCol w:w="3147"/>
        <w:gridCol w:w="2431"/>
        <w:gridCol w:w="1077"/>
        <w:gridCol w:w="1355"/>
        <w:gridCol w:w="6"/>
        <w:gridCol w:w="6"/>
      </w:tblGrid>
      <w:tr w:rsidR="00AA1165" w:rsidRPr="00573A68" w:rsidDel="008D26A9" w14:paraId="10819901" w14:textId="0918C8EC" w:rsidTr="00AA1165">
        <w:trPr>
          <w:gridAfter w:val="2"/>
          <w:wAfter w:w="5" w:type="pct"/>
          <w:trHeight w:val="288"/>
          <w:del w:id="19421" w:author="Rachel Shipsey" w:date="2025-06-23T15:21:00Z"/>
        </w:trPr>
        <w:tc>
          <w:tcPr>
            <w:tcW w:w="152"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4819F3C0" w14:textId="3BE691F9" w:rsidR="0024250F" w:rsidRPr="00573A68" w:rsidDel="008D26A9" w:rsidRDefault="0024250F">
            <w:pPr>
              <w:pStyle w:val="ListParagraph"/>
              <w:spacing w:after="0" w:line="276" w:lineRule="auto"/>
              <w:jc w:val="both"/>
              <w:rPr>
                <w:del w:id="19422" w:author="Rachel Shipsey" w:date="2025-06-23T15:21:00Z"/>
                <w:rFonts w:eastAsia="Times New Roman" w:cs="Arial"/>
                <w:b/>
                <w:bCs/>
                <w:color w:val="000000"/>
                <w:sz w:val="18"/>
                <w:szCs w:val="18"/>
              </w:rPr>
              <w:pPrChange w:id="19423" w:author="Rachel Shipsey" w:date="2025-06-23T15:41:00Z">
                <w:pPr>
                  <w:framePr w:hSpace="180" w:wrap="around" w:hAnchor="margin" w:xAlign="center" w:y="-851"/>
                </w:pPr>
              </w:pPrChange>
            </w:pPr>
            <w:bookmarkStart w:id="19424" w:name="_Hlk137985075"/>
          </w:p>
        </w:tc>
        <w:tc>
          <w:tcPr>
            <w:tcW w:w="2047"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6A8F14E" w14:textId="5DAB1B67" w:rsidR="0024250F" w:rsidRPr="00573A68" w:rsidDel="008D26A9" w:rsidRDefault="0024250F">
            <w:pPr>
              <w:pStyle w:val="ListParagraph"/>
              <w:spacing w:after="0" w:line="276" w:lineRule="auto"/>
              <w:jc w:val="both"/>
              <w:rPr>
                <w:del w:id="19425" w:author="Rachel Shipsey" w:date="2025-06-23T15:21:00Z"/>
                <w:rFonts w:eastAsia="Times New Roman" w:cs="Arial"/>
                <w:b/>
                <w:bCs/>
                <w:color w:val="000000"/>
                <w:sz w:val="18"/>
                <w:szCs w:val="18"/>
              </w:rPr>
              <w:pPrChange w:id="19426" w:author="Rachel Shipsey" w:date="2025-06-23T15:41:00Z">
                <w:pPr>
                  <w:framePr w:hSpace="180" w:wrap="around" w:hAnchor="margin" w:xAlign="center" w:y="-851"/>
                </w:pPr>
              </w:pPrChange>
            </w:pPr>
            <w:del w:id="19427" w:author="Rachel Shipsey" w:date="2025-06-23T15:21:00Z">
              <w:r w:rsidRPr="00573A68" w:rsidDel="008D26A9">
                <w:rPr>
                  <w:rFonts w:eastAsia="Times New Roman" w:cs="Arial"/>
                  <w:b/>
                  <w:bCs/>
                  <w:color w:val="000000"/>
                  <w:sz w:val="18"/>
                  <w:szCs w:val="18"/>
                </w:rPr>
                <w:delText>Activity</w:delText>
              </w:r>
            </w:del>
          </w:p>
        </w:tc>
        <w:tc>
          <w:tcPr>
            <w:tcW w:w="1099"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A3E0E09" w14:textId="2BC7DEA6" w:rsidR="0024250F" w:rsidRPr="00573A68" w:rsidDel="008D26A9" w:rsidRDefault="0024250F">
            <w:pPr>
              <w:pStyle w:val="ListParagraph"/>
              <w:spacing w:after="0" w:line="276" w:lineRule="auto"/>
              <w:jc w:val="both"/>
              <w:rPr>
                <w:del w:id="19428" w:author="Rachel Shipsey" w:date="2025-06-23T15:21:00Z"/>
                <w:rFonts w:eastAsia="Times New Roman" w:cs="Arial"/>
                <w:b/>
                <w:bCs/>
                <w:color w:val="000000"/>
                <w:sz w:val="18"/>
                <w:szCs w:val="18"/>
              </w:rPr>
              <w:pPrChange w:id="19429" w:author="Rachel Shipsey" w:date="2025-06-23T15:41:00Z">
                <w:pPr>
                  <w:framePr w:hSpace="180" w:wrap="around" w:hAnchor="margin" w:xAlign="center" w:y="-851"/>
                </w:pPr>
              </w:pPrChange>
            </w:pPr>
            <w:del w:id="19430" w:author="Rachel Shipsey" w:date="2025-06-23T15:21:00Z">
              <w:r w:rsidRPr="00573A68" w:rsidDel="008D26A9">
                <w:rPr>
                  <w:rFonts w:eastAsia="Times New Roman" w:cs="Arial"/>
                  <w:b/>
                  <w:bCs/>
                  <w:color w:val="000000"/>
                  <w:sz w:val="18"/>
                  <w:szCs w:val="18"/>
                </w:rPr>
                <w:delText>Output</w:delText>
              </w:r>
            </w:del>
          </w:p>
        </w:tc>
        <w:tc>
          <w:tcPr>
            <w:tcW w:w="849"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79AD3ACB" w14:textId="1F7E9C6A" w:rsidR="0024250F" w:rsidRPr="00573A68" w:rsidDel="008D26A9" w:rsidRDefault="0024250F">
            <w:pPr>
              <w:pStyle w:val="ListParagraph"/>
              <w:spacing w:after="0" w:line="276" w:lineRule="auto"/>
              <w:jc w:val="both"/>
              <w:rPr>
                <w:del w:id="19431" w:author="Rachel Shipsey" w:date="2025-06-23T15:21:00Z"/>
                <w:rFonts w:eastAsia="Times New Roman" w:cs="Arial"/>
                <w:b/>
                <w:bCs/>
                <w:color w:val="000000"/>
                <w:sz w:val="18"/>
                <w:szCs w:val="18"/>
              </w:rPr>
              <w:pPrChange w:id="19432" w:author="Rachel Shipsey" w:date="2025-06-23T15:41:00Z">
                <w:pPr>
                  <w:framePr w:hSpace="180" w:wrap="around" w:hAnchor="margin" w:xAlign="center" w:y="-851"/>
                </w:pPr>
              </w:pPrChange>
            </w:pPr>
            <w:del w:id="19433" w:author="Rachel Shipsey" w:date="2025-06-23T15:21:00Z">
              <w:r w:rsidRPr="00573A68" w:rsidDel="008D26A9">
                <w:rPr>
                  <w:rFonts w:eastAsia="Times New Roman" w:cs="Arial"/>
                  <w:b/>
                  <w:bCs/>
                  <w:color w:val="000000"/>
                  <w:sz w:val="18"/>
                  <w:szCs w:val="18"/>
                </w:rPr>
                <w:delText>Responsible party(ies)</w:delText>
              </w:r>
            </w:del>
          </w:p>
        </w:tc>
        <w:tc>
          <w:tcPr>
            <w:tcW w:w="376"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3D4924A" w14:textId="1642D67C" w:rsidR="0024250F" w:rsidRPr="00573A68" w:rsidDel="008D26A9" w:rsidRDefault="0024250F">
            <w:pPr>
              <w:pStyle w:val="ListParagraph"/>
              <w:spacing w:after="0" w:line="276" w:lineRule="auto"/>
              <w:jc w:val="both"/>
              <w:rPr>
                <w:del w:id="19434" w:author="Rachel Shipsey" w:date="2025-06-23T15:21:00Z"/>
                <w:rFonts w:eastAsia="Times New Roman" w:cs="Arial"/>
                <w:b/>
                <w:bCs/>
                <w:color w:val="000000"/>
                <w:sz w:val="18"/>
                <w:szCs w:val="18"/>
              </w:rPr>
              <w:pPrChange w:id="19435" w:author="Rachel Shipsey" w:date="2025-06-23T15:41:00Z">
                <w:pPr>
                  <w:framePr w:hSpace="180" w:wrap="around" w:hAnchor="margin" w:xAlign="center" w:y="-851"/>
                  <w:ind w:left="144" w:hanging="144"/>
                </w:pPr>
              </w:pPrChange>
            </w:pPr>
            <w:del w:id="19436" w:author="Rachel Shipsey" w:date="2025-06-23T15:21:00Z">
              <w:r w:rsidRPr="00573A68" w:rsidDel="008D26A9">
                <w:rPr>
                  <w:rFonts w:eastAsia="Times New Roman" w:cs="Arial"/>
                  <w:b/>
                  <w:bCs/>
                  <w:color w:val="000000"/>
                  <w:sz w:val="18"/>
                  <w:szCs w:val="18"/>
                </w:rPr>
                <w:delText>Duration</w:delText>
              </w:r>
              <w:r w:rsidR="00123C37" w:rsidDel="008D26A9">
                <w:rPr>
                  <w:rFonts w:eastAsia="Times New Roman" w:cs="Arial"/>
                  <w:b/>
                  <w:bCs/>
                  <w:color w:val="000000"/>
                  <w:sz w:val="18"/>
                  <w:szCs w:val="18"/>
                </w:rPr>
                <w:delText xml:space="preserve"> </w:delText>
              </w:r>
              <w:r w:rsidDel="008D26A9">
                <w:rPr>
                  <w:rFonts w:eastAsia="Times New Roman" w:cs="Arial"/>
                  <w:b/>
                  <w:bCs/>
                  <w:color w:val="000000"/>
                  <w:sz w:val="18"/>
                  <w:szCs w:val="18"/>
                </w:rPr>
                <w:delText xml:space="preserve">in </w:delText>
              </w:r>
              <w:r w:rsidRPr="00573A68" w:rsidDel="008D26A9">
                <w:rPr>
                  <w:rFonts w:eastAsia="Times New Roman" w:cs="Arial"/>
                  <w:b/>
                  <w:bCs/>
                  <w:color w:val="000000"/>
                  <w:sz w:val="18"/>
                  <w:szCs w:val="18"/>
                </w:rPr>
                <w:delText>Mths</w:delText>
              </w:r>
            </w:del>
          </w:p>
        </w:tc>
        <w:tc>
          <w:tcPr>
            <w:tcW w:w="47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7CFCFCF7" w14:textId="40B8B587" w:rsidR="0024250F" w:rsidRPr="00573A68" w:rsidDel="008D26A9" w:rsidRDefault="0024250F">
            <w:pPr>
              <w:pStyle w:val="ListParagraph"/>
              <w:spacing w:after="0" w:line="276" w:lineRule="auto"/>
              <w:jc w:val="both"/>
              <w:rPr>
                <w:del w:id="19437" w:author="Rachel Shipsey" w:date="2025-06-23T15:21:00Z"/>
                <w:rFonts w:eastAsia="Times New Roman" w:cs="Arial"/>
                <w:b/>
                <w:bCs/>
                <w:color w:val="000000"/>
                <w:sz w:val="18"/>
                <w:szCs w:val="18"/>
              </w:rPr>
              <w:pPrChange w:id="19438" w:author="Rachel Shipsey" w:date="2025-06-23T15:41:00Z">
                <w:pPr>
                  <w:framePr w:hSpace="180" w:wrap="around" w:hAnchor="margin" w:xAlign="center" w:y="-851"/>
                  <w:jc w:val="right"/>
                </w:pPr>
              </w:pPrChange>
            </w:pPr>
            <w:del w:id="19439"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bookmarkEnd w:id="19424"/>
      <w:tr w:rsidR="00845AC9" w:rsidRPr="00573A68" w:rsidDel="008D26A9" w14:paraId="4636ABCE" w14:textId="1CC8B7BC" w:rsidTr="00AA1165">
        <w:trPr>
          <w:trHeight w:val="242"/>
          <w:del w:id="19440" w:author="Rachel Shipsey" w:date="2025-06-23T15:21:00Z"/>
        </w:trPr>
        <w:tc>
          <w:tcPr>
            <w:tcW w:w="152" w:type="pct"/>
            <w:tcBorders>
              <w:top w:val="double" w:sz="6" w:space="0" w:color="auto"/>
              <w:left w:val="single" w:sz="4" w:space="0" w:color="auto"/>
              <w:right w:val="single" w:sz="4" w:space="0" w:color="auto"/>
            </w:tcBorders>
            <w:shd w:val="clear" w:color="auto" w:fill="DDEBF7"/>
            <w:noWrap/>
            <w:vAlign w:val="bottom"/>
            <w:hideMark/>
          </w:tcPr>
          <w:p w14:paraId="56D765D9" w14:textId="7DAB9CAF" w:rsidR="00091682" w:rsidRPr="00573A68" w:rsidDel="008D26A9" w:rsidRDefault="00091682">
            <w:pPr>
              <w:pStyle w:val="ListParagraph"/>
              <w:spacing w:after="0" w:line="276" w:lineRule="auto"/>
              <w:jc w:val="both"/>
              <w:rPr>
                <w:del w:id="19441" w:author="Rachel Shipsey" w:date="2025-06-23T15:21:00Z"/>
                <w:rFonts w:eastAsia="Times New Roman" w:cs="Arial"/>
                <w:b/>
                <w:bCs/>
                <w:color w:val="000000"/>
                <w:sz w:val="18"/>
                <w:szCs w:val="18"/>
              </w:rPr>
              <w:pPrChange w:id="19442" w:author="Rachel Shipsey" w:date="2025-06-23T15:41:00Z">
                <w:pPr>
                  <w:framePr w:hSpace="180" w:wrap="around" w:hAnchor="margin" w:xAlign="center" w:y="-851"/>
                  <w:jc w:val="center"/>
                </w:pPr>
              </w:pPrChange>
            </w:pPr>
          </w:p>
        </w:tc>
        <w:tc>
          <w:tcPr>
            <w:tcW w:w="4848" w:type="pct"/>
            <w:gridSpan w:val="7"/>
            <w:tcBorders>
              <w:top w:val="double" w:sz="6" w:space="0" w:color="auto"/>
              <w:left w:val="single" w:sz="4" w:space="0" w:color="auto"/>
              <w:right w:val="single" w:sz="4" w:space="0" w:color="auto"/>
            </w:tcBorders>
            <w:shd w:val="clear" w:color="auto" w:fill="DDEBF7"/>
            <w:noWrap/>
            <w:vAlign w:val="bottom"/>
            <w:hideMark/>
          </w:tcPr>
          <w:p w14:paraId="206B0F4C" w14:textId="0A73EFF1" w:rsidR="00091682" w:rsidRPr="00573A68" w:rsidDel="008D26A9" w:rsidRDefault="00091682">
            <w:pPr>
              <w:pStyle w:val="ListParagraph"/>
              <w:spacing w:after="0" w:line="276" w:lineRule="auto"/>
              <w:jc w:val="both"/>
              <w:rPr>
                <w:del w:id="19443" w:author="Rachel Shipsey" w:date="2025-06-23T15:21:00Z"/>
                <w:rFonts w:eastAsia="Times New Roman" w:cs="Arial"/>
                <w:b/>
                <w:bCs/>
                <w:color w:val="000000"/>
                <w:sz w:val="18"/>
                <w:szCs w:val="18"/>
              </w:rPr>
              <w:pPrChange w:id="19444" w:author="Rachel Shipsey" w:date="2025-06-23T15:41:00Z">
                <w:pPr>
                  <w:framePr w:hSpace="180" w:wrap="around" w:hAnchor="margin" w:xAlign="center" w:y="-851"/>
                  <w:jc w:val="center"/>
                </w:pPr>
              </w:pPrChange>
            </w:pPr>
            <w:del w:id="19445" w:author="Rachel Shipsey" w:date="2025-06-23T15:21:00Z">
              <w:r w:rsidRPr="00573A68" w:rsidDel="008D26A9">
                <w:rPr>
                  <w:rFonts w:eastAsia="Times New Roman" w:cs="Arial"/>
                  <w:b/>
                  <w:bCs/>
                  <w:color w:val="000000"/>
                  <w:sz w:val="18"/>
                  <w:szCs w:val="18"/>
                </w:rPr>
                <w:delText>GIS, MAPPING AND ENUMERATION AREA DELINEATION</w:delText>
              </w:r>
            </w:del>
          </w:p>
        </w:tc>
      </w:tr>
      <w:tr w:rsidR="00AA1165" w:rsidRPr="00573A68" w:rsidDel="008D26A9" w14:paraId="4D2FF698" w14:textId="7E591254" w:rsidTr="00AA1165">
        <w:trPr>
          <w:gridAfter w:val="2"/>
          <w:wAfter w:w="5" w:type="pct"/>
          <w:trHeight w:val="351"/>
          <w:del w:id="19446" w:author="Rachel Shipsey" w:date="2025-06-23T15:21:00Z"/>
        </w:trPr>
        <w:tc>
          <w:tcPr>
            <w:tcW w:w="152" w:type="pct"/>
            <w:tcBorders>
              <w:top w:val="nil"/>
              <w:left w:val="single" w:sz="4" w:space="0" w:color="auto"/>
              <w:bottom w:val="dashSmallGap" w:sz="4" w:space="0" w:color="2E74B5" w:themeColor="accent5" w:themeShade="BF"/>
              <w:right w:val="single" w:sz="4" w:space="0" w:color="auto"/>
            </w:tcBorders>
            <w:noWrap/>
            <w:vAlign w:val="bottom"/>
            <w:hideMark/>
          </w:tcPr>
          <w:p w14:paraId="3A69C578" w14:textId="5F064A9D" w:rsidR="0024250F" w:rsidRPr="00573A68" w:rsidDel="008D26A9" w:rsidRDefault="0024250F">
            <w:pPr>
              <w:pStyle w:val="ListParagraph"/>
              <w:spacing w:after="0" w:line="276" w:lineRule="auto"/>
              <w:jc w:val="both"/>
              <w:rPr>
                <w:del w:id="19447" w:author="Rachel Shipsey" w:date="2025-06-23T15:21:00Z"/>
                <w:rFonts w:eastAsia="Times New Roman" w:cs="Arial"/>
                <w:color w:val="000000"/>
                <w:sz w:val="18"/>
                <w:szCs w:val="18"/>
              </w:rPr>
              <w:pPrChange w:id="19448" w:author="Rachel Shipsey" w:date="2025-06-23T15:41:00Z">
                <w:pPr>
                  <w:framePr w:hSpace="180" w:wrap="around" w:hAnchor="margin" w:xAlign="center" w:y="-851"/>
                  <w:jc w:val="right"/>
                </w:pPr>
              </w:pPrChange>
            </w:pPr>
            <w:del w:id="19449" w:author="Rachel Shipsey" w:date="2025-06-23T15:21:00Z">
              <w:r w:rsidRPr="00573A68" w:rsidDel="008D26A9">
                <w:rPr>
                  <w:rFonts w:eastAsia="Times New Roman" w:cs="Arial"/>
                  <w:color w:val="000000"/>
                  <w:sz w:val="18"/>
                  <w:szCs w:val="18"/>
                </w:rPr>
                <w:delText>1</w:delText>
              </w:r>
            </w:del>
          </w:p>
        </w:tc>
        <w:tc>
          <w:tcPr>
            <w:tcW w:w="2047" w:type="pct"/>
            <w:tcBorders>
              <w:top w:val="nil"/>
              <w:left w:val="single" w:sz="4" w:space="0" w:color="auto"/>
              <w:bottom w:val="dashSmallGap" w:sz="4" w:space="0" w:color="2E74B5" w:themeColor="accent5" w:themeShade="BF"/>
              <w:right w:val="single" w:sz="4" w:space="0" w:color="auto"/>
            </w:tcBorders>
            <w:noWrap/>
            <w:vAlign w:val="bottom"/>
            <w:hideMark/>
          </w:tcPr>
          <w:p w14:paraId="06C958F3" w14:textId="55BE4B75" w:rsidR="0024250F" w:rsidRPr="00573A68" w:rsidDel="008D26A9" w:rsidRDefault="0024250F">
            <w:pPr>
              <w:pStyle w:val="ListParagraph"/>
              <w:spacing w:after="0" w:line="276" w:lineRule="auto"/>
              <w:jc w:val="both"/>
              <w:rPr>
                <w:del w:id="19450" w:author="Rachel Shipsey" w:date="2025-06-23T15:21:00Z"/>
                <w:rFonts w:eastAsia="Times New Roman" w:cs="Arial"/>
                <w:b/>
                <w:bCs/>
                <w:color w:val="000000"/>
                <w:sz w:val="18"/>
                <w:szCs w:val="18"/>
              </w:rPr>
              <w:pPrChange w:id="19451" w:author="Rachel Shipsey" w:date="2025-06-23T15:41:00Z">
                <w:pPr>
                  <w:framePr w:hSpace="180" w:wrap="around" w:hAnchor="margin" w:xAlign="center" w:y="-851"/>
                </w:pPr>
              </w:pPrChange>
            </w:pPr>
            <w:del w:id="19452" w:author="Rachel Shipsey" w:date="2025-06-23T15:21:00Z">
              <w:r w:rsidRPr="00573A68" w:rsidDel="008D26A9">
                <w:rPr>
                  <w:rFonts w:eastAsia="Times New Roman" w:cs="Arial"/>
                  <w:b/>
                  <w:bCs/>
                  <w:color w:val="000000"/>
                  <w:sz w:val="18"/>
                  <w:szCs w:val="18"/>
                </w:rPr>
                <w:delText>Decision on technology and method</w:delText>
              </w:r>
            </w:del>
          </w:p>
        </w:tc>
        <w:tc>
          <w:tcPr>
            <w:tcW w:w="1099" w:type="pct"/>
            <w:tcBorders>
              <w:top w:val="nil"/>
              <w:left w:val="single" w:sz="4" w:space="0" w:color="auto"/>
              <w:bottom w:val="dashSmallGap" w:sz="4" w:space="0" w:color="2E74B5" w:themeColor="accent5" w:themeShade="BF"/>
              <w:right w:val="single" w:sz="4" w:space="0" w:color="auto"/>
            </w:tcBorders>
            <w:noWrap/>
            <w:vAlign w:val="bottom"/>
            <w:hideMark/>
          </w:tcPr>
          <w:p w14:paraId="75661946" w14:textId="0061AFE2" w:rsidR="0024250F" w:rsidRPr="00573A68" w:rsidDel="008D26A9" w:rsidRDefault="0024250F">
            <w:pPr>
              <w:pStyle w:val="ListParagraph"/>
              <w:spacing w:after="0" w:line="276" w:lineRule="auto"/>
              <w:jc w:val="both"/>
              <w:rPr>
                <w:del w:id="19453" w:author="Rachel Shipsey" w:date="2025-06-23T15:21:00Z"/>
                <w:rFonts w:eastAsia="Times New Roman" w:cs="Arial"/>
                <w:b/>
                <w:bCs/>
                <w:color w:val="000000"/>
                <w:sz w:val="18"/>
                <w:szCs w:val="18"/>
              </w:rPr>
              <w:pPrChange w:id="19454" w:author="Rachel Shipsey" w:date="2025-06-23T15:41:00Z">
                <w:pPr>
                  <w:framePr w:hSpace="180" w:wrap="around" w:hAnchor="margin" w:xAlign="center" w:y="-851"/>
                </w:pPr>
              </w:pPrChange>
            </w:pPr>
          </w:p>
        </w:tc>
        <w:tc>
          <w:tcPr>
            <w:tcW w:w="849" w:type="pct"/>
            <w:tcBorders>
              <w:top w:val="nil"/>
              <w:left w:val="single" w:sz="4" w:space="0" w:color="auto"/>
              <w:bottom w:val="dashSmallGap" w:sz="4" w:space="0" w:color="2E74B5" w:themeColor="accent5" w:themeShade="BF"/>
              <w:right w:val="single" w:sz="4" w:space="0" w:color="auto"/>
            </w:tcBorders>
            <w:noWrap/>
            <w:vAlign w:val="bottom"/>
            <w:hideMark/>
          </w:tcPr>
          <w:p w14:paraId="68E478B4" w14:textId="3EA5258D" w:rsidR="0024250F" w:rsidRPr="00573A68" w:rsidDel="008D26A9" w:rsidRDefault="0024250F">
            <w:pPr>
              <w:pStyle w:val="ListParagraph"/>
              <w:spacing w:after="0" w:line="276" w:lineRule="auto"/>
              <w:jc w:val="both"/>
              <w:rPr>
                <w:del w:id="19455" w:author="Rachel Shipsey" w:date="2025-06-23T15:21:00Z"/>
                <w:rFonts w:eastAsia="Times New Roman" w:cs="Arial"/>
                <w:sz w:val="18"/>
                <w:szCs w:val="18"/>
              </w:rPr>
              <w:pPrChange w:id="19456" w:author="Rachel Shipsey" w:date="2025-06-23T15:41:00Z">
                <w:pPr>
                  <w:framePr w:hSpace="180" w:wrap="around" w:hAnchor="margin" w:xAlign="center" w:y="-851"/>
                </w:pPr>
              </w:pPrChange>
            </w:pPr>
          </w:p>
        </w:tc>
        <w:tc>
          <w:tcPr>
            <w:tcW w:w="376" w:type="pct"/>
            <w:tcBorders>
              <w:top w:val="nil"/>
              <w:left w:val="single" w:sz="4" w:space="0" w:color="auto"/>
              <w:bottom w:val="dashSmallGap" w:sz="4" w:space="0" w:color="2E74B5" w:themeColor="accent5" w:themeShade="BF"/>
              <w:right w:val="single" w:sz="4" w:space="0" w:color="auto"/>
            </w:tcBorders>
            <w:noWrap/>
            <w:vAlign w:val="bottom"/>
            <w:hideMark/>
          </w:tcPr>
          <w:p w14:paraId="61DAAC7F" w14:textId="397EF80B" w:rsidR="0024250F" w:rsidRPr="00573A68" w:rsidDel="008D26A9" w:rsidRDefault="0024250F">
            <w:pPr>
              <w:pStyle w:val="ListParagraph"/>
              <w:spacing w:after="0" w:line="276" w:lineRule="auto"/>
              <w:jc w:val="both"/>
              <w:rPr>
                <w:del w:id="19457" w:author="Rachel Shipsey" w:date="2025-06-23T15:21:00Z"/>
                <w:rFonts w:eastAsia="Times New Roman" w:cs="Arial"/>
                <w:b/>
                <w:bCs/>
                <w:color w:val="000000"/>
                <w:sz w:val="18"/>
                <w:szCs w:val="18"/>
              </w:rPr>
              <w:pPrChange w:id="19458" w:author="Rachel Shipsey" w:date="2025-06-23T15:41:00Z">
                <w:pPr>
                  <w:framePr w:hSpace="180" w:wrap="around" w:hAnchor="margin" w:xAlign="center" w:y="-851"/>
                  <w:ind w:left="144" w:hanging="144"/>
                </w:pPr>
              </w:pPrChange>
            </w:pPr>
            <w:del w:id="19459" w:author="Rachel Shipsey" w:date="2025-06-23T15:21:00Z">
              <w:r w:rsidRPr="00573A68" w:rsidDel="008D26A9">
                <w:rPr>
                  <w:rFonts w:eastAsia="Times New Roman" w:cs="Arial"/>
                  <w:b/>
                  <w:bCs/>
                  <w:color w:val="000000"/>
                  <w:sz w:val="18"/>
                  <w:szCs w:val="18"/>
                </w:rPr>
                <w:delText> </w:delText>
              </w:r>
            </w:del>
          </w:p>
        </w:tc>
        <w:tc>
          <w:tcPr>
            <w:tcW w:w="473" w:type="pct"/>
            <w:tcBorders>
              <w:top w:val="nil"/>
              <w:left w:val="single" w:sz="4" w:space="0" w:color="auto"/>
              <w:bottom w:val="dashSmallGap" w:sz="4" w:space="0" w:color="2E74B5" w:themeColor="accent5" w:themeShade="BF"/>
              <w:right w:val="single" w:sz="4" w:space="0" w:color="auto"/>
            </w:tcBorders>
            <w:noWrap/>
            <w:vAlign w:val="bottom"/>
            <w:hideMark/>
          </w:tcPr>
          <w:p w14:paraId="1D186D90" w14:textId="56FE8C4C" w:rsidR="0024250F" w:rsidRPr="00573A68" w:rsidDel="008D26A9" w:rsidRDefault="0024250F">
            <w:pPr>
              <w:pStyle w:val="ListParagraph"/>
              <w:spacing w:after="0" w:line="276" w:lineRule="auto"/>
              <w:jc w:val="both"/>
              <w:rPr>
                <w:del w:id="19460" w:author="Rachel Shipsey" w:date="2025-06-23T15:21:00Z"/>
                <w:rFonts w:eastAsia="Times New Roman" w:cs="Arial"/>
                <w:b/>
                <w:bCs/>
                <w:color w:val="000000"/>
                <w:sz w:val="18"/>
                <w:szCs w:val="18"/>
              </w:rPr>
              <w:pPrChange w:id="19461" w:author="Rachel Shipsey" w:date="2025-06-23T15:41:00Z">
                <w:pPr>
                  <w:framePr w:hSpace="180" w:wrap="around" w:hAnchor="margin" w:xAlign="center" w:y="-851"/>
                  <w:jc w:val="right"/>
                </w:pPr>
              </w:pPrChange>
            </w:pPr>
          </w:p>
        </w:tc>
      </w:tr>
      <w:tr w:rsidR="00AA1165" w:rsidRPr="00573A68" w:rsidDel="008D26A9" w14:paraId="48FE75A7" w14:textId="53D11136" w:rsidTr="00AA1165">
        <w:trPr>
          <w:gridAfter w:val="2"/>
          <w:wAfter w:w="5" w:type="pct"/>
          <w:trHeight w:val="261"/>
          <w:del w:id="19462"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413F16C" w14:textId="213F23A2" w:rsidR="0024250F" w:rsidRPr="00573A68" w:rsidDel="008D26A9" w:rsidRDefault="0024250F">
            <w:pPr>
              <w:pStyle w:val="ListParagraph"/>
              <w:spacing w:after="0" w:line="276" w:lineRule="auto"/>
              <w:jc w:val="both"/>
              <w:rPr>
                <w:del w:id="19463" w:author="Rachel Shipsey" w:date="2025-06-23T15:21:00Z"/>
                <w:rFonts w:eastAsia="Times New Roman" w:cs="Arial"/>
                <w:color w:val="000000"/>
                <w:sz w:val="18"/>
                <w:szCs w:val="18"/>
              </w:rPr>
              <w:pPrChange w:id="19464" w:author="Rachel Shipsey" w:date="2025-06-23T15:41:00Z">
                <w:pPr>
                  <w:framePr w:hSpace="180" w:wrap="around" w:hAnchor="margin" w:xAlign="center" w:y="-851"/>
                </w:pPr>
              </w:pPrChange>
            </w:pPr>
            <w:del w:id="19465"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C218BA8" w14:textId="48C5D86C" w:rsidR="0024250F" w:rsidRPr="00573A68" w:rsidDel="008D26A9" w:rsidRDefault="0024250F">
            <w:pPr>
              <w:pStyle w:val="ListParagraph"/>
              <w:spacing w:after="0" w:line="276" w:lineRule="auto"/>
              <w:jc w:val="both"/>
              <w:rPr>
                <w:del w:id="19466" w:author="Rachel Shipsey" w:date="2025-06-23T15:21:00Z"/>
                <w:rFonts w:eastAsia="Times New Roman" w:cs="Arial"/>
                <w:color w:val="000000"/>
                <w:sz w:val="18"/>
                <w:szCs w:val="18"/>
              </w:rPr>
              <w:pPrChange w:id="19467" w:author="Rachel Shipsey" w:date="2025-06-23T15:41:00Z">
                <w:pPr>
                  <w:framePr w:hSpace="180" w:wrap="around" w:hAnchor="margin" w:xAlign="center" w:y="-851"/>
                  <w:ind w:firstLineChars="200" w:firstLine="360"/>
                </w:pPr>
              </w:pPrChange>
            </w:pPr>
            <w:del w:id="19468" w:author="Rachel Shipsey" w:date="2025-06-23T15:21:00Z">
              <w:r w:rsidRPr="00573A68" w:rsidDel="008D26A9">
                <w:rPr>
                  <w:rFonts w:eastAsia="Times New Roman" w:cs="Arial"/>
                  <w:color w:val="000000"/>
                  <w:sz w:val="18"/>
                  <w:szCs w:val="18"/>
                </w:rPr>
                <w:delText>Development of the GIS and Mapping Strategic Plan</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DF79A8D" w14:textId="1DE07D2D" w:rsidR="0024250F" w:rsidRPr="00573A68" w:rsidDel="008D26A9" w:rsidRDefault="0024250F">
            <w:pPr>
              <w:pStyle w:val="ListParagraph"/>
              <w:spacing w:after="0" w:line="276" w:lineRule="auto"/>
              <w:jc w:val="both"/>
              <w:rPr>
                <w:del w:id="19469" w:author="Rachel Shipsey" w:date="2025-06-23T15:21:00Z"/>
                <w:rFonts w:eastAsia="Times New Roman" w:cs="Arial"/>
                <w:color w:val="000000"/>
                <w:sz w:val="18"/>
                <w:szCs w:val="18"/>
              </w:rPr>
              <w:pPrChange w:id="19470" w:author="Rachel Shipsey" w:date="2025-06-23T15:41:00Z">
                <w:pPr>
                  <w:framePr w:hSpace="180" w:wrap="around" w:hAnchor="margin" w:xAlign="center" w:y="-851"/>
                </w:pPr>
              </w:pPrChange>
            </w:pPr>
            <w:del w:id="19471" w:author="Rachel Shipsey" w:date="2025-06-23T15:21:00Z">
              <w:r w:rsidRPr="00573A68" w:rsidDel="008D26A9">
                <w:rPr>
                  <w:rFonts w:eastAsia="Times New Roman" w:cs="Arial"/>
                  <w:color w:val="000000"/>
                  <w:sz w:val="18"/>
                  <w:szCs w:val="18"/>
                </w:rPr>
                <w:delText xml:space="preserve">Work plans, Procurement plan, Budgets, training plans </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EF0E9FD" w14:textId="4823471C" w:rsidR="0024250F" w:rsidRPr="00573A68" w:rsidDel="008D26A9" w:rsidRDefault="0024250F">
            <w:pPr>
              <w:pStyle w:val="ListParagraph"/>
              <w:spacing w:after="0" w:line="276" w:lineRule="auto"/>
              <w:jc w:val="both"/>
              <w:rPr>
                <w:del w:id="19472" w:author="Rachel Shipsey" w:date="2025-06-23T15:21:00Z"/>
                <w:rFonts w:eastAsia="Times New Roman" w:cs="Arial"/>
                <w:color w:val="000000"/>
                <w:sz w:val="18"/>
                <w:szCs w:val="18"/>
              </w:rPr>
              <w:pPrChange w:id="19473" w:author="Rachel Shipsey" w:date="2025-06-23T15:41:00Z">
                <w:pPr>
                  <w:framePr w:hSpace="180" w:wrap="around" w:hAnchor="margin" w:xAlign="center" w:y="-851"/>
                </w:pPr>
              </w:pPrChange>
            </w:pPr>
            <w:del w:id="19474" w:author="Rachel Shipsey" w:date="2025-06-23T15:21:00Z">
              <w:r w:rsidRPr="00573A68" w:rsidDel="008D26A9">
                <w:rPr>
                  <w:rFonts w:eastAsia="Times New Roman" w:cs="Arial"/>
                  <w:color w:val="000000"/>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70D849A" w14:textId="1FEDC239" w:rsidR="0024250F" w:rsidRPr="00573A68" w:rsidDel="008D26A9" w:rsidRDefault="0024250F">
            <w:pPr>
              <w:pStyle w:val="ListParagraph"/>
              <w:spacing w:after="0" w:line="276" w:lineRule="auto"/>
              <w:jc w:val="both"/>
              <w:rPr>
                <w:del w:id="19475" w:author="Rachel Shipsey" w:date="2025-06-23T15:21:00Z"/>
                <w:rFonts w:eastAsia="Times New Roman" w:cs="Arial"/>
                <w:color w:val="000000"/>
                <w:sz w:val="18"/>
                <w:szCs w:val="18"/>
              </w:rPr>
              <w:pPrChange w:id="19476" w:author="Rachel Shipsey" w:date="2025-06-23T15:41:00Z">
                <w:pPr>
                  <w:framePr w:hSpace="180" w:wrap="around" w:hAnchor="margin" w:xAlign="center" w:y="-851"/>
                  <w:ind w:left="144" w:hanging="144"/>
                  <w:jc w:val="right"/>
                </w:pPr>
              </w:pPrChange>
            </w:pPr>
            <w:del w:id="19477" w:author="Rachel Shipsey" w:date="2025-06-23T15:21:00Z">
              <w:r w:rsidRPr="00573A68" w:rsidDel="008D26A9">
                <w:rPr>
                  <w:rFonts w:eastAsia="Times New Roman" w:cs="Arial"/>
                  <w:color w:val="000000"/>
                  <w:sz w:val="18"/>
                  <w:szCs w:val="18"/>
                </w:rPr>
                <w:delText>17</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CA4CAA2" w14:textId="7111D2CE" w:rsidR="0024250F" w:rsidRPr="00573A68" w:rsidDel="008D26A9" w:rsidRDefault="0024250F">
            <w:pPr>
              <w:pStyle w:val="ListParagraph"/>
              <w:spacing w:after="0" w:line="276" w:lineRule="auto"/>
              <w:jc w:val="both"/>
              <w:rPr>
                <w:del w:id="19478" w:author="Rachel Shipsey" w:date="2025-06-23T15:21:00Z"/>
                <w:rFonts w:eastAsia="Times New Roman" w:cs="Arial"/>
                <w:color w:val="000000"/>
                <w:sz w:val="18"/>
                <w:szCs w:val="18"/>
              </w:rPr>
              <w:pPrChange w:id="19479" w:author="Rachel Shipsey" w:date="2025-06-23T15:41:00Z">
                <w:pPr>
                  <w:framePr w:hSpace="180" w:wrap="around" w:hAnchor="margin" w:xAlign="center" w:y="-851"/>
                  <w:jc w:val="right"/>
                </w:pPr>
              </w:pPrChange>
            </w:pPr>
            <w:del w:id="19480" w:author="Rachel Shipsey" w:date="2025-06-23T15:21:00Z">
              <w:r w:rsidRPr="008E7AAA" w:rsidDel="008D26A9">
                <w:rPr>
                  <w:rFonts w:cs="Arial"/>
                  <w:sz w:val="18"/>
                  <w:szCs w:val="18"/>
                </w:rPr>
                <w:delText>3.9</w:delText>
              </w:r>
            </w:del>
          </w:p>
        </w:tc>
      </w:tr>
      <w:tr w:rsidR="00AA1165" w:rsidRPr="00573A68" w:rsidDel="008D26A9" w14:paraId="1BF34262" w14:textId="72FCA9DB" w:rsidTr="00AA1165">
        <w:trPr>
          <w:gridAfter w:val="2"/>
          <w:wAfter w:w="5" w:type="pct"/>
          <w:trHeight w:val="261"/>
          <w:del w:id="19481"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4F46879" w14:textId="655B7E5D" w:rsidR="0024250F" w:rsidRPr="00573A68" w:rsidDel="008D26A9" w:rsidRDefault="0024250F">
            <w:pPr>
              <w:pStyle w:val="ListParagraph"/>
              <w:spacing w:after="0" w:line="276" w:lineRule="auto"/>
              <w:jc w:val="both"/>
              <w:rPr>
                <w:del w:id="19482" w:author="Rachel Shipsey" w:date="2025-06-23T15:21:00Z"/>
                <w:rFonts w:eastAsia="Times New Roman" w:cs="Arial"/>
                <w:color w:val="000000"/>
                <w:sz w:val="18"/>
                <w:szCs w:val="18"/>
              </w:rPr>
              <w:pPrChange w:id="19483" w:author="Rachel Shipsey" w:date="2025-06-23T15:41:00Z">
                <w:pPr>
                  <w:framePr w:hSpace="180" w:wrap="around" w:hAnchor="margin" w:xAlign="center" w:y="-851"/>
                  <w:jc w:val="right"/>
                </w:pPr>
              </w:pPrChange>
            </w:pPr>
            <w:del w:id="19484" w:author="Rachel Shipsey" w:date="2025-06-23T15:21:00Z">
              <w:r w:rsidRPr="00573A68" w:rsidDel="008D26A9">
                <w:rPr>
                  <w:rFonts w:eastAsia="Times New Roman" w:cs="Arial"/>
                  <w:color w:val="000000"/>
                  <w:sz w:val="18"/>
                  <w:szCs w:val="18"/>
                </w:rPr>
                <w:delText>2</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F58DDE0" w14:textId="135A9EBA" w:rsidR="0024250F" w:rsidRPr="00573A68" w:rsidDel="008D26A9" w:rsidRDefault="0024250F">
            <w:pPr>
              <w:pStyle w:val="ListParagraph"/>
              <w:spacing w:after="0" w:line="276" w:lineRule="auto"/>
              <w:jc w:val="both"/>
              <w:rPr>
                <w:del w:id="19485" w:author="Rachel Shipsey" w:date="2025-06-23T15:21:00Z"/>
                <w:rFonts w:eastAsia="Times New Roman" w:cs="Arial"/>
                <w:b/>
                <w:bCs/>
                <w:color w:val="000000"/>
                <w:sz w:val="18"/>
                <w:szCs w:val="18"/>
              </w:rPr>
              <w:pPrChange w:id="19486" w:author="Rachel Shipsey" w:date="2025-06-23T15:41:00Z">
                <w:pPr>
                  <w:framePr w:hSpace="180" w:wrap="around" w:hAnchor="margin" w:xAlign="center" w:y="-851"/>
                </w:pPr>
              </w:pPrChange>
            </w:pPr>
            <w:del w:id="19487" w:author="Rachel Shipsey" w:date="2025-06-23T15:21:00Z">
              <w:r w:rsidRPr="00573A68" w:rsidDel="008D26A9">
                <w:rPr>
                  <w:rFonts w:eastAsia="Times New Roman" w:cs="Arial"/>
                  <w:b/>
                  <w:bCs/>
                  <w:color w:val="000000"/>
                  <w:sz w:val="18"/>
                  <w:szCs w:val="18"/>
                </w:rPr>
                <w:delText>Procurement of mapping Software and Hardware</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F448DC6" w14:textId="16880663" w:rsidR="0024250F" w:rsidRPr="00573A68" w:rsidDel="008D26A9" w:rsidRDefault="0024250F">
            <w:pPr>
              <w:pStyle w:val="ListParagraph"/>
              <w:spacing w:after="0" w:line="276" w:lineRule="auto"/>
              <w:jc w:val="both"/>
              <w:rPr>
                <w:del w:id="19488" w:author="Rachel Shipsey" w:date="2025-06-23T15:21:00Z"/>
                <w:rFonts w:eastAsia="Times New Roman" w:cs="Arial"/>
                <w:b/>
                <w:bCs/>
                <w:color w:val="000000"/>
                <w:sz w:val="18"/>
                <w:szCs w:val="18"/>
              </w:rPr>
              <w:pPrChange w:id="19489" w:author="Rachel Shipsey" w:date="2025-06-23T15:41:00Z">
                <w:pPr>
                  <w:framePr w:hSpace="180" w:wrap="around" w:hAnchor="margin" w:xAlign="center" w:y="-851"/>
                </w:pPr>
              </w:pPrChange>
            </w:pPr>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3FFD5FF" w14:textId="25D10C22" w:rsidR="0024250F" w:rsidRPr="00573A68" w:rsidDel="008D26A9" w:rsidRDefault="0024250F">
            <w:pPr>
              <w:pStyle w:val="ListParagraph"/>
              <w:spacing w:after="0" w:line="276" w:lineRule="auto"/>
              <w:jc w:val="both"/>
              <w:rPr>
                <w:del w:id="19490" w:author="Rachel Shipsey" w:date="2025-06-23T15:21:00Z"/>
                <w:rFonts w:eastAsia="Times New Roman" w:cs="Arial"/>
                <w:sz w:val="18"/>
                <w:szCs w:val="18"/>
              </w:rPr>
              <w:pPrChange w:id="19491" w:author="Rachel Shipsey" w:date="2025-06-23T15:41:00Z">
                <w:pPr>
                  <w:framePr w:hSpace="180" w:wrap="around" w:hAnchor="margin" w:xAlign="center" w:y="-851"/>
                </w:pPr>
              </w:pPrChange>
            </w:pPr>
            <w:del w:id="19492" w:author="Rachel Shipsey" w:date="2025-06-23T15:21:00Z">
              <w:r w:rsidDel="008D26A9">
                <w:rPr>
                  <w:rFonts w:eastAsia="Times New Roman" w:cs="Arial"/>
                  <w:sz w:val="18"/>
                  <w:szCs w:val="18"/>
                </w:rPr>
                <w:delText xml:space="preserve">Procurement </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DFDFC4F" w14:textId="126A232B" w:rsidR="0024250F" w:rsidRPr="00573A68" w:rsidDel="008D26A9" w:rsidRDefault="0024250F">
            <w:pPr>
              <w:pStyle w:val="ListParagraph"/>
              <w:spacing w:after="0" w:line="276" w:lineRule="auto"/>
              <w:jc w:val="both"/>
              <w:rPr>
                <w:del w:id="19493" w:author="Rachel Shipsey" w:date="2025-06-23T15:21:00Z"/>
                <w:rFonts w:eastAsia="Times New Roman" w:cs="Arial"/>
                <w:color w:val="000000"/>
                <w:sz w:val="18"/>
                <w:szCs w:val="18"/>
              </w:rPr>
              <w:pPrChange w:id="19494" w:author="Rachel Shipsey" w:date="2025-06-23T15:41:00Z">
                <w:pPr>
                  <w:framePr w:hSpace="180" w:wrap="around" w:hAnchor="margin" w:xAlign="center" w:y="-851"/>
                  <w:ind w:left="144" w:hanging="144"/>
                  <w:jc w:val="right"/>
                </w:pPr>
              </w:pPrChange>
            </w:pPr>
            <w:del w:id="19495" w:author="Rachel Shipsey" w:date="2025-06-23T15:21:00Z">
              <w:r w:rsidRPr="00573A68" w:rsidDel="008D26A9">
                <w:rPr>
                  <w:rFonts w:eastAsia="Times New Roman" w:cs="Arial"/>
                  <w:color w:val="000000"/>
                  <w:sz w:val="18"/>
                  <w:szCs w:val="18"/>
                </w:rPr>
                <w:delText>9</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3C51CEB" w14:textId="3A589298" w:rsidR="0024250F" w:rsidRPr="00573A68" w:rsidDel="008D26A9" w:rsidRDefault="0024250F">
            <w:pPr>
              <w:pStyle w:val="ListParagraph"/>
              <w:spacing w:after="0" w:line="276" w:lineRule="auto"/>
              <w:jc w:val="both"/>
              <w:rPr>
                <w:del w:id="19496" w:author="Rachel Shipsey" w:date="2025-06-23T15:21:00Z"/>
                <w:rFonts w:eastAsia="Times New Roman" w:cs="Arial"/>
                <w:color w:val="000000"/>
                <w:sz w:val="18"/>
                <w:szCs w:val="18"/>
              </w:rPr>
              <w:pPrChange w:id="19497" w:author="Rachel Shipsey" w:date="2025-06-23T15:41:00Z">
                <w:pPr>
                  <w:framePr w:hSpace="180" w:wrap="around" w:hAnchor="margin" w:xAlign="center" w:y="-851"/>
                  <w:jc w:val="right"/>
                </w:pPr>
              </w:pPrChange>
            </w:pPr>
            <w:del w:id="19498" w:author="Rachel Shipsey" w:date="2025-06-23T15:21:00Z">
              <w:r w:rsidRPr="008E7AAA" w:rsidDel="008D26A9">
                <w:rPr>
                  <w:rFonts w:cs="Arial"/>
                  <w:sz w:val="18"/>
                  <w:szCs w:val="18"/>
                </w:rPr>
                <w:delText>3.3</w:delText>
              </w:r>
            </w:del>
          </w:p>
        </w:tc>
      </w:tr>
      <w:tr w:rsidR="00AA1165" w:rsidRPr="00573A68" w:rsidDel="008D26A9" w14:paraId="7A4B64D8" w14:textId="34326197" w:rsidTr="00AA1165">
        <w:trPr>
          <w:gridAfter w:val="2"/>
          <w:wAfter w:w="5" w:type="pct"/>
          <w:trHeight w:val="261"/>
          <w:del w:id="19499"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E46695D" w14:textId="2F4B508D" w:rsidR="0024250F" w:rsidRPr="00573A68" w:rsidDel="008D26A9" w:rsidRDefault="0024250F">
            <w:pPr>
              <w:pStyle w:val="ListParagraph"/>
              <w:spacing w:after="0" w:line="276" w:lineRule="auto"/>
              <w:jc w:val="both"/>
              <w:rPr>
                <w:del w:id="19500" w:author="Rachel Shipsey" w:date="2025-06-23T15:21:00Z"/>
                <w:rFonts w:eastAsia="Times New Roman" w:cs="Arial"/>
                <w:color w:val="000000"/>
                <w:sz w:val="18"/>
                <w:szCs w:val="18"/>
              </w:rPr>
              <w:pPrChange w:id="19501" w:author="Rachel Shipsey" w:date="2025-06-23T15:41:00Z">
                <w:pPr>
                  <w:framePr w:hSpace="180" w:wrap="around" w:hAnchor="margin" w:xAlign="center" w:y="-851"/>
                  <w:jc w:val="right"/>
                </w:pPr>
              </w:pPrChange>
            </w:pPr>
            <w:del w:id="19502" w:author="Rachel Shipsey" w:date="2025-06-23T15:21:00Z">
              <w:r w:rsidRPr="00573A68" w:rsidDel="008D26A9">
                <w:rPr>
                  <w:rFonts w:eastAsia="Times New Roman" w:cs="Arial"/>
                  <w:color w:val="000000"/>
                  <w:sz w:val="18"/>
                  <w:szCs w:val="18"/>
                </w:rPr>
                <w:delText>3</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E4504BA" w14:textId="6D4E5CD2" w:rsidR="0024250F" w:rsidRPr="00573A68" w:rsidDel="008D26A9" w:rsidRDefault="0024250F">
            <w:pPr>
              <w:pStyle w:val="ListParagraph"/>
              <w:spacing w:after="0" w:line="276" w:lineRule="auto"/>
              <w:jc w:val="both"/>
              <w:rPr>
                <w:del w:id="19503" w:author="Rachel Shipsey" w:date="2025-06-23T15:21:00Z"/>
                <w:rFonts w:eastAsia="Times New Roman" w:cs="Arial"/>
                <w:b/>
                <w:bCs/>
                <w:color w:val="000000"/>
                <w:sz w:val="18"/>
                <w:szCs w:val="18"/>
              </w:rPr>
              <w:pPrChange w:id="19504" w:author="Rachel Shipsey" w:date="2025-06-23T15:41:00Z">
                <w:pPr>
                  <w:framePr w:hSpace="180" w:wrap="around" w:hAnchor="margin" w:xAlign="center" w:y="-851"/>
                </w:pPr>
              </w:pPrChange>
            </w:pPr>
            <w:del w:id="19505" w:author="Rachel Shipsey" w:date="2025-06-23T15:21:00Z">
              <w:r w:rsidRPr="00573A68" w:rsidDel="008D26A9">
                <w:rPr>
                  <w:rFonts w:eastAsia="Times New Roman" w:cs="Arial"/>
                  <w:b/>
                  <w:bCs/>
                  <w:color w:val="000000"/>
                  <w:sz w:val="18"/>
                  <w:szCs w:val="18"/>
                </w:rPr>
                <w:delText xml:space="preserve">Development of data collection tools and Instruments </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8D33BA5" w14:textId="2589E6B4" w:rsidR="0024250F" w:rsidRPr="00573A68" w:rsidDel="008D26A9" w:rsidRDefault="0024250F">
            <w:pPr>
              <w:pStyle w:val="ListParagraph"/>
              <w:spacing w:after="0" w:line="276" w:lineRule="auto"/>
              <w:jc w:val="both"/>
              <w:rPr>
                <w:del w:id="19506" w:author="Rachel Shipsey" w:date="2025-06-23T15:21:00Z"/>
                <w:rFonts w:eastAsia="Times New Roman" w:cs="Arial"/>
                <w:b/>
                <w:bCs/>
                <w:color w:val="000000"/>
                <w:sz w:val="18"/>
                <w:szCs w:val="18"/>
              </w:rPr>
              <w:pPrChange w:id="19507" w:author="Rachel Shipsey" w:date="2025-06-23T15:41:00Z">
                <w:pPr>
                  <w:framePr w:hSpace="180" w:wrap="around" w:hAnchor="margin" w:xAlign="center" w:y="-851"/>
                </w:pPr>
              </w:pPrChange>
            </w:pPr>
            <w:del w:id="19508" w:author="Rachel Shipsey" w:date="2025-06-23T15:21:00Z">
              <w:r w:rsidDel="008D26A9">
                <w:rPr>
                  <w:rFonts w:eastAsia="Times New Roman" w:cs="Arial"/>
                  <w:color w:val="000000"/>
                  <w:sz w:val="18"/>
                  <w:szCs w:val="18"/>
                </w:rPr>
                <w:delText xml:space="preserve">Data collection tools &amp; </w:delText>
              </w:r>
              <w:r w:rsidRPr="00573A68" w:rsidDel="008D26A9">
                <w:rPr>
                  <w:rFonts w:eastAsia="Times New Roman" w:cs="Arial"/>
                  <w:color w:val="000000"/>
                  <w:sz w:val="18"/>
                  <w:szCs w:val="18"/>
                </w:rPr>
                <w:delText>manuals</w:delText>
              </w:r>
              <w:r w:rsidDel="008D26A9">
                <w:rPr>
                  <w:rFonts w:eastAsia="Times New Roman" w:cs="Arial"/>
                  <w:color w:val="000000"/>
                  <w:sz w:val="18"/>
                  <w:szCs w:val="18"/>
                </w:rPr>
                <w:delText xml:space="preserve"> for t</w:delText>
              </w:r>
              <w:r w:rsidRPr="00573A68" w:rsidDel="008D26A9">
                <w:rPr>
                  <w:rFonts w:eastAsia="Times New Roman" w:cs="Arial"/>
                  <w:color w:val="000000"/>
                  <w:sz w:val="18"/>
                  <w:szCs w:val="18"/>
                </w:rPr>
                <w:delText xml:space="preserve">raining </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AA40E3E" w14:textId="426917D3" w:rsidR="0024250F" w:rsidRPr="00573A68" w:rsidDel="008D26A9" w:rsidRDefault="0024250F">
            <w:pPr>
              <w:pStyle w:val="ListParagraph"/>
              <w:spacing w:after="0" w:line="276" w:lineRule="auto"/>
              <w:jc w:val="both"/>
              <w:rPr>
                <w:del w:id="19509" w:author="Rachel Shipsey" w:date="2025-06-23T15:21:00Z"/>
                <w:rFonts w:eastAsia="Times New Roman" w:cs="Arial"/>
                <w:sz w:val="18"/>
                <w:szCs w:val="18"/>
              </w:rPr>
              <w:pPrChange w:id="19510" w:author="Rachel Shipsey" w:date="2025-06-23T15:41:00Z">
                <w:pPr>
                  <w:framePr w:hSpace="180" w:wrap="around" w:hAnchor="margin" w:xAlign="center" w:y="-851"/>
                </w:pPr>
              </w:pPrChange>
            </w:pPr>
            <w:del w:id="19511" w:author="Rachel Shipsey" w:date="2025-06-23T15:21:00Z">
              <w:r w:rsidRPr="00573A68" w:rsidDel="008D26A9">
                <w:rPr>
                  <w:rFonts w:eastAsia="Times New Roman" w:cs="Arial"/>
                  <w:color w:val="000000"/>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1017888" w14:textId="75E34DF8" w:rsidR="0024250F" w:rsidRPr="00573A68" w:rsidDel="008D26A9" w:rsidRDefault="0024250F">
            <w:pPr>
              <w:pStyle w:val="ListParagraph"/>
              <w:spacing w:after="0" w:line="276" w:lineRule="auto"/>
              <w:jc w:val="both"/>
              <w:rPr>
                <w:del w:id="19512" w:author="Rachel Shipsey" w:date="2025-06-23T15:21:00Z"/>
                <w:rFonts w:eastAsia="Times New Roman" w:cs="Arial"/>
                <w:color w:val="000000"/>
                <w:sz w:val="18"/>
                <w:szCs w:val="18"/>
              </w:rPr>
              <w:pPrChange w:id="19513" w:author="Rachel Shipsey" w:date="2025-06-23T15:41:00Z">
                <w:pPr>
                  <w:framePr w:hSpace="180" w:wrap="around" w:hAnchor="margin" w:xAlign="center" w:y="-851"/>
                  <w:ind w:left="144" w:hanging="144"/>
                  <w:jc w:val="right"/>
                </w:pPr>
              </w:pPrChange>
            </w:pPr>
            <w:del w:id="19514" w:author="Rachel Shipsey" w:date="2025-06-23T15:21:00Z">
              <w:r w:rsidRPr="00573A68" w:rsidDel="008D26A9">
                <w:rPr>
                  <w:rFonts w:eastAsia="Times New Roman" w:cs="Arial"/>
                  <w:color w:val="000000"/>
                  <w:sz w:val="18"/>
                  <w:szCs w:val="18"/>
                </w:rPr>
                <w:delText>2</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079C370" w14:textId="42117E98" w:rsidR="0024250F" w:rsidRPr="00573A68" w:rsidDel="008D26A9" w:rsidRDefault="0024250F">
            <w:pPr>
              <w:pStyle w:val="ListParagraph"/>
              <w:spacing w:after="0" w:line="276" w:lineRule="auto"/>
              <w:jc w:val="both"/>
              <w:rPr>
                <w:del w:id="19515" w:author="Rachel Shipsey" w:date="2025-06-23T15:21:00Z"/>
                <w:rFonts w:eastAsia="Times New Roman" w:cs="Arial"/>
                <w:color w:val="000000"/>
                <w:sz w:val="18"/>
                <w:szCs w:val="18"/>
              </w:rPr>
              <w:pPrChange w:id="19516" w:author="Rachel Shipsey" w:date="2025-06-23T15:41:00Z">
                <w:pPr>
                  <w:framePr w:hSpace="180" w:wrap="around" w:hAnchor="margin" w:xAlign="center" w:y="-851"/>
                  <w:jc w:val="right"/>
                </w:pPr>
              </w:pPrChange>
            </w:pPr>
            <w:del w:id="19517" w:author="Rachel Shipsey" w:date="2025-06-23T15:21:00Z">
              <w:r w:rsidRPr="008E7AAA" w:rsidDel="008D26A9">
                <w:rPr>
                  <w:rFonts w:cs="Arial"/>
                  <w:sz w:val="18"/>
                  <w:szCs w:val="18"/>
                </w:rPr>
                <w:delText>3.0</w:delText>
              </w:r>
            </w:del>
          </w:p>
        </w:tc>
      </w:tr>
      <w:tr w:rsidR="00AA1165" w:rsidRPr="00573A68" w:rsidDel="008D26A9" w14:paraId="2021400B" w14:textId="2AD8263D" w:rsidTr="00AA1165">
        <w:trPr>
          <w:gridAfter w:val="2"/>
          <w:wAfter w:w="5" w:type="pct"/>
          <w:trHeight w:val="261"/>
          <w:del w:id="19518"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968A569" w14:textId="449A58A2" w:rsidR="0024250F" w:rsidRPr="00573A68" w:rsidDel="008D26A9" w:rsidRDefault="0024250F">
            <w:pPr>
              <w:pStyle w:val="ListParagraph"/>
              <w:spacing w:after="0" w:line="276" w:lineRule="auto"/>
              <w:jc w:val="both"/>
              <w:rPr>
                <w:del w:id="19519" w:author="Rachel Shipsey" w:date="2025-06-23T15:21:00Z"/>
                <w:rFonts w:eastAsia="Times New Roman" w:cs="Arial"/>
                <w:color w:val="000000"/>
                <w:sz w:val="18"/>
                <w:szCs w:val="18"/>
              </w:rPr>
              <w:pPrChange w:id="19520" w:author="Rachel Shipsey" w:date="2025-06-23T15:41:00Z">
                <w:pPr>
                  <w:framePr w:hSpace="180" w:wrap="around" w:hAnchor="margin" w:xAlign="center" w:y="-851"/>
                  <w:jc w:val="right"/>
                </w:pPr>
              </w:pPrChange>
            </w:pPr>
            <w:del w:id="19521" w:author="Rachel Shipsey" w:date="2025-06-23T15:21:00Z">
              <w:r w:rsidRPr="00573A68" w:rsidDel="008D26A9">
                <w:rPr>
                  <w:rFonts w:eastAsia="Times New Roman" w:cs="Arial"/>
                  <w:color w:val="000000"/>
                  <w:sz w:val="18"/>
                  <w:szCs w:val="18"/>
                </w:rPr>
                <w:delText>4</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E9E7931" w14:textId="72741101" w:rsidR="0024250F" w:rsidRPr="00573A68" w:rsidDel="008D26A9" w:rsidRDefault="0024250F">
            <w:pPr>
              <w:pStyle w:val="ListParagraph"/>
              <w:spacing w:after="0" w:line="276" w:lineRule="auto"/>
              <w:jc w:val="both"/>
              <w:rPr>
                <w:del w:id="19522" w:author="Rachel Shipsey" w:date="2025-06-23T15:21:00Z"/>
                <w:rFonts w:eastAsia="Times New Roman" w:cs="Arial"/>
                <w:b/>
                <w:bCs/>
                <w:color w:val="000000"/>
                <w:sz w:val="18"/>
                <w:szCs w:val="18"/>
              </w:rPr>
              <w:pPrChange w:id="19523" w:author="Rachel Shipsey" w:date="2025-06-23T15:41:00Z">
                <w:pPr>
                  <w:framePr w:hSpace="180" w:wrap="around" w:hAnchor="margin" w:xAlign="center" w:y="-851"/>
                </w:pPr>
              </w:pPrChange>
            </w:pPr>
            <w:del w:id="19524" w:author="Rachel Shipsey" w:date="2025-06-23T15:21:00Z">
              <w:r w:rsidRPr="00573A68" w:rsidDel="008D26A9">
                <w:rPr>
                  <w:rFonts w:eastAsia="Times New Roman" w:cs="Arial"/>
                  <w:b/>
                  <w:bCs/>
                  <w:color w:val="000000"/>
                  <w:sz w:val="18"/>
                  <w:szCs w:val="18"/>
                </w:rPr>
                <w:delText xml:space="preserve">Recruitment of Census mapping staff </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09C5B04" w14:textId="1377A6E8" w:rsidR="0024250F" w:rsidRPr="00573A68" w:rsidDel="008D26A9" w:rsidRDefault="0024250F">
            <w:pPr>
              <w:pStyle w:val="ListParagraph"/>
              <w:spacing w:after="0" w:line="276" w:lineRule="auto"/>
              <w:jc w:val="both"/>
              <w:rPr>
                <w:del w:id="19525" w:author="Rachel Shipsey" w:date="2025-06-23T15:21:00Z"/>
                <w:rFonts w:eastAsia="Times New Roman" w:cs="Arial"/>
                <w:color w:val="000000"/>
                <w:sz w:val="18"/>
                <w:szCs w:val="18"/>
              </w:rPr>
              <w:pPrChange w:id="19526" w:author="Rachel Shipsey" w:date="2025-06-23T15:41:00Z">
                <w:pPr>
                  <w:framePr w:hSpace="180" w:wrap="around" w:hAnchor="margin" w:xAlign="center" w:y="-851"/>
                </w:pPr>
              </w:pPrChange>
            </w:pPr>
            <w:del w:id="19527" w:author="Rachel Shipsey" w:date="2025-06-23T15:21:00Z">
              <w:r w:rsidRPr="00A22DEC" w:rsidDel="008D26A9">
                <w:rPr>
                  <w:rFonts w:eastAsia="Times New Roman" w:cs="Arial"/>
                  <w:color w:val="000000"/>
                  <w:sz w:val="18"/>
                  <w:szCs w:val="18"/>
                </w:rPr>
                <w:delText>Office and field Staff</w:delText>
              </w:r>
              <w:r w:rsidDel="008D26A9">
                <w:rPr>
                  <w:rFonts w:eastAsia="Times New Roman" w:cs="Arial"/>
                  <w:color w:val="000000"/>
                  <w:sz w:val="18"/>
                  <w:szCs w:val="18"/>
                </w:rPr>
                <w:delText xml:space="preserve"> recruited</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95C7901" w14:textId="7EB13F3B" w:rsidR="0024250F" w:rsidRPr="00573A68" w:rsidDel="008D26A9" w:rsidRDefault="0024250F">
            <w:pPr>
              <w:pStyle w:val="ListParagraph"/>
              <w:spacing w:after="0" w:line="276" w:lineRule="auto"/>
              <w:jc w:val="both"/>
              <w:rPr>
                <w:del w:id="19528" w:author="Rachel Shipsey" w:date="2025-06-23T15:21:00Z"/>
                <w:rFonts w:eastAsia="Times New Roman" w:cs="Arial"/>
                <w:sz w:val="18"/>
                <w:szCs w:val="18"/>
              </w:rPr>
              <w:pPrChange w:id="19529" w:author="Rachel Shipsey" w:date="2025-06-23T15:41:00Z">
                <w:pPr>
                  <w:framePr w:hSpace="180" w:wrap="around" w:hAnchor="margin" w:xAlign="center" w:y="-851"/>
                </w:pPr>
              </w:pPrChange>
            </w:pPr>
            <w:del w:id="19530" w:author="Rachel Shipsey" w:date="2025-06-23T15:21:00Z">
              <w:r w:rsidDel="008D26A9">
                <w:rPr>
                  <w:rFonts w:eastAsia="Times New Roman" w:cs="Arial"/>
                  <w:sz w:val="18"/>
                  <w:szCs w:val="18"/>
                </w:rPr>
                <w:delText>HR</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9A085EC" w14:textId="07C838A7" w:rsidR="0024250F" w:rsidRPr="00573A68" w:rsidDel="008D26A9" w:rsidRDefault="0024250F">
            <w:pPr>
              <w:pStyle w:val="ListParagraph"/>
              <w:spacing w:after="0" w:line="276" w:lineRule="auto"/>
              <w:jc w:val="both"/>
              <w:rPr>
                <w:del w:id="19531" w:author="Rachel Shipsey" w:date="2025-06-23T15:21:00Z"/>
                <w:rFonts w:eastAsia="Times New Roman" w:cs="Arial"/>
                <w:color w:val="000000"/>
                <w:sz w:val="18"/>
                <w:szCs w:val="18"/>
              </w:rPr>
              <w:pPrChange w:id="19532" w:author="Rachel Shipsey" w:date="2025-06-23T15:41:00Z">
                <w:pPr>
                  <w:framePr w:hSpace="180" w:wrap="around" w:hAnchor="margin" w:xAlign="center" w:y="-851"/>
                  <w:ind w:left="144" w:hanging="144"/>
                  <w:jc w:val="right"/>
                </w:pPr>
              </w:pPrChange>
            </w:pPr>
            <w:del w:id="19533" w:author="Rachel Shipsey" w:date="2025-06-23T15:21:00Z">
              <w:r w:rsidRPr="00573A68" w:rsidDel="008D26A9">
                <w:rPr>
                  <w:rFonts w:eastAsia="Times New Roman" w:cs="Arial"/>
                  <w:color w:val="000000"/>
                  <w:sz w:val="18"/>
                  <w:szCs w:val="18"/>
                </w:rPr>
                <w:delText>7</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E3E892C" w14:textId="46CC68AA" w:rsidR="0024250F" w:rsidRPr="00573A68" w:rsidDel="008D26A9" w:rsidRDefault="0024250F">
            <w:pPr>
              <w:pStyle w:val="ListParagraph"/>
              <w:spacing w:after="0" w:line="276" w:lineRule="auto"/>
              <w:jc w:val="both"/>
              <w:rPr>
                <w:del w:id="19534" w:author="Rachel Shipsey" w:date="2025-06-23T15:21:00Z"/>
                <w:rFonts w:eastAsia="Times New Roman" w:cs="Arial"/>
                <w:color w:val="000000"/>
                <w:sz w:val="18"/>
                <w:szCs w:val="18"/>
              </w:rPr>
              <w:pPrChange w:id="19535" w:author="Rachel Shipsey" w:date="2025-06-23T15:41:00Z">
                <w:pPr>
                  <w:framePr w:hSpace="180" w:wrap="around" w:hAnchor="margin" w:xAlign="center" w:y="-851"/>
                  <w:jc w:val="right"/>
                </w:pPr>
              </w:pPrChange>
            </w:pPr>
            <w:del w:id="19536" w:author="Rachel Shipsey" w:date="2025-06-23T15:21:00Z">
              <w:r w:rsidRPr="008E7AAA" w:rsidDel="008D26A9">
                <w:rPr>
                  <w:rFonts w:cs="Arial"/>
                  <w:sz w:val="18"/>
                  <w:szCs w:val="18"/>
                </w:rPr>
                <w:delText>3.0</w:delText>
              </w:r>
            </w:del>
          </w:p>
        </w:tc>
      </w:tr>
      <w:tr w:rsidR="00AA1165" w:rsidRPr="00573A68" w:rsidDel="008D26A9" w14:paraId="491BF062" w14:textId="19A52FE8" w:rsidTr="00AA1165">
        <w:trPr>
          <w:gridAfter w:val="2"/>
          <w:wAfter w:w="5" w:type="pct"/>
          <w:trHeight w:val="261"/>
          <w:del w:id="19537"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6A29E6B" w14:textId="4517E97A" w:rsidR="0024250F" w:rsidRPr="00573A68" w:rsidDel="008D26A9" w:rsidRDefault="0024250F">
            <w:pPr>
              <w:pStyle w:val="ListParagraph"/>
              <w:spacing w:after="0" w:line="276" w:lineRule="auto"/>
              <w:jc w:val="both"/>
              <w:rPr>
                <w:del w:id="19538" w:author="Rachel Shipsey" w:date="2025-06-23T15:21:00Z"/>
                <w:rFonts w:eastAsia="Times New Roman" w:cs="Arial"/>
                <w:color w:val="000000"/>
                <w:sz w:val="18"/>
                <w:szCs w:val="18"/>
              </w:rPr>
              <w:pPrChange w:id="19539" w:author="Rachel Shipsey" w:date="2025-06-23T15:41:00Z">
                <w:pPr>
                  <w:framePr w:hSpace="180" w:wrap="around" w:hAnchor="margin" w:xAlign="center" w:y="-851"/>
                  <w:jc w:val="right"/>
                </w:pPr>
              </w:pPrChange>
            </w:pPr>
            <w:del w:id="19540" w:author="Rachel Shipsey" w:date="2025-06-23T15:21:00Z">
              <w:r w:rsidRPr="00573A68" w:rsidDel="008D26A9">
                <w:rPr>
                  <w:rFonts w:eastAsia="Times New Roman" w:cs="Arial"/>
                  <w:color w:val="000000"/>
                  <w:sz w:val="18"/>
                  <w:szCs w:val="18"/>
                </w:rPr>
                <w:delText>5</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7A44019" w14:textId="52B4DC01" w:rsidR="0024250F" w:rsidRPr="00573A68" w:rsidDel="008D26A9" w:rsidRDefault="0024250F">
            <w:pPr>
              <w:pStyle w:val="ListParagraph"/>
              <w:spacing w:after="0" w:line="276" w:lineRule="auto"/>
              <w:jc w:val="both"/>
              <w:rPr>
                <w:del w:id="19541" w:author="Rachel Shipsey" w:date="2025-06-23T15:21:00Z"/>
                <w:rFonts w:eastAsia="Times New Roman" w:cs="Arial"/>
                <w:b/>
                <w:bCs/>
                <w:color w:val="000000"/>
                <w:sz w:val="18"/>
                <w:szCs w:val="18"/>
              </w:rPr>
              <w:pPrChange w:id="19542" w:author="Rachel Shipsey" w:date="2025-06-23T15:41:00Z">
                <w:pPr>
                  <w:framePr w:hSpace="180" w:wrap="around" w:hAnchor="margin" w:xAlign="center" w:y="-851"/>
                </w:pPr>
              </w:pPrChange>
            </w:pPr>
            <w:del w:id="19543" w:author="Rachel Shipsey" w:date="2025-06-23T15:21:00Z">
              <w:r w:rsidRPr="00573A68" w:rsidDel="008D26A9">
                <w:rPr>
                  <w:rFonts w:eastAsia="Times New Roman" w:cs="Arial"/>
                  <w:b/>
                  <w:bCs/>
                  <w:color w:val="000000"/>
                  <w:sz w:val="18"/>
                  <w:szCs w:val="18"/>
                </w:rPr>
                <w:delText>Briefing of Stakeholders on the census mapping tools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33BAEAA" w14:textId="7E60931C" w:rsidR="0024250F" w:rsidRPr="00573A68" w:rsidDel="008D26A9" w:rsidRDefault="0024250F">
            <w:pPr>
              <w:pStyle w:val="ListParagraph"/>
              <w:spacing w:after="0" w:line="276" w:lineRule="auto"/>
              <w:jc w:val="both"/>
              <w:rPr>
                <w:del w:id="19544" w:author="Rachel Shipsey" w:date="2025-06-23T15:21:00Z"/>
                <w:rFonts w:eastAsia="Times New Roman" w:cs="Arial"/>
                <w:color w:val="000000"/>
                <w:sz w:val="18"/>
                <w:szCs w:val="18"/>
              </w:rPr>
              <w:pPrChange w:id="19545" w:author="Rachel Shipsey" w:date="2025-06-23T15:41:00Z">
                <w:pPr>
                  <w:framePr w:hSpace="180" w:wrap="around" w:hAnchor="margin" w:xAlign="center" w:y="-851"/>
                </w:pPr>
              </w:pPrChange>
            </w:pPr>
            <w:del w:id="19546" w:author="Rachel Shipsey" w:date="2025-06-23T15:21:00Z">
              <w:r w:rsidRPr="00AF277E" w:rsidDel="008D26A9">
                <w:rPr>
                  <w:rFonts w:eastAsia="Times New Roman" w:cs="Arial"/>
                  <w:color w:val="000000"/>
                  <w:sz w:val="18"/>
                  <w:szCs w:val="18"/>
                </w:rPr>
                <w:delText>Input</w:delText>
              </w:r>
              <w:r w:rsidDel="008D26A9">
                <w:rPr>
                  <w:rFonts w:eastAsia="Times New Roman" w:cs="Arial"/>
                  <w:color w:val="000000"/>
                  <w:sz w:val="18"/>
                  <w:szCs w:val="18"/>
                </w:rPr>
                <w:delText xml:space="preserve"> from stakeholders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3A87058" w14:textId="2F8E5BBB" w:rsidR="0024250F" w:rsidRPr="00573A68" w:rsidDel="008D26A9" w:rsidRDefault="0024250F">
            <w:pPr>
              <w:pStyle w:val="ListParagraph"/>
              <w:spacing w:after="0" w:line="276" w:lineRule="auto"/>
              <w:jc w:val="both"/>
              <w:rPr>
                <w:del w:id="19547" w:author="Rachel Shipsey" w:date="2025-06-23T15:21:00Z"/>
                <w:rFonts w:eastAsia="Times New Roman" w:cs="Arial"/>
                <w:sz w:val="18"/>
                <w:szCs w:val="18"/>
              </w:rPr>
              <w:pPrChange w:id="19548" w:author="Rachel Shipsey" w:date="2025-06-23T15:41:00Z">
                <w:pPr>
                  <w:framePr w:hSpace="180" w:wrap="around" w:hAnchor="margin" w:xAlign="center" w:y="-851"/>
                </w:pPr>
              </w:pPrChange>
            </w:pPr>
            <w:del w:id="19549" w:author="Rachel Shipsey" w:date="2025-06-23T15:21:00Z">
              <w:r w:rsidRPr="00573A68" w:rsidDel="008D26A9">
                <w:rPr>
                  <w:rFonts w:eastAsia="Times New Roman" w:cs="Arial"/>
                  <w:color w:val="000000"/>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19FBF22" w14:textId="5A85C7FA" w:rsidR="0024250F" w:rsidRPr="00573A68" w:rsidDel="008D26A9" w:rsidRDefault="0024250F">
            <w:pPr>
              <w:pStyle w:val="ListParagraph"/>
              <w:spacing w:after="0" w:line="276" w:lineRule="auto"/>
              <w:jc w:val="both"/>
              <w:rPr>
                <w:del w:id="19550" w:author="Rachel Shipsey" w:date="2025-06-23T15:21:00Z"/>
                <w:rFonts w:eastAsia="Times New Roman" w:cs="Arial"/>
                <w:color w:val="000000"/>
                <w:sz w:val="18"/>
                <w:szCs w:val="18"/>
              </w:rPr>
              <w:pPrChange w:id="19551" w:author="Rachel Shipsey" w:date="2025-06-23T15:41:00Z">
                <w:pPr>
                  <w:framePr w:hSpace="180" w:wrap="around" w:hAnchor="margin" w:xAlign="center" w:y="-851"/>
                  <w:ind w:left="144" w:hanging="144"/>
                  <w:jc w:val="right"/>
                </w:pPr>
              </w:pPrChange>
            </w:pPr>
            <w:del w:id="19552" w:author="Rachel Shipsey" w:date="2025-06-23T15:21:00Z">
              <w:r w:rsidRPr="00573A68" w:rsidDel="008D26A9">
                <w:rPr>
                  <w:rFonts w:eastAsia="Times New Roman" w:cs="Arial"/>
                  <w:color w:val="000000"/>
                  <w:sz w:val="18"/>
                  <w:szCs w:val="18"/>
                </w:rPr>
                <w:delText>0</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8741A25" w14:textId="4718B359" w:rsidR="0024250F" w:rsidRPr="00573A68" w:rsidDel="008D26A9" w:rsidRDefault="0024250F">
            <w:pPr>
              <w:pStyle w:val="ListParagraph"/>
              <w:spacing w:after="0" w:line="276" w:lineRule="auto"/>
              <w:jc w:val="both"/>
              <w:rPr>
                <w:del w:id="19553" w:author="Rachel Shipsey" w:date="2025-06-23T15:21:00Z"/>
                <w:rFonts w:eastAsia="Times New Roman" w:cs="Arial"/>
                <w:color w:val="000000"/>
                <w:sz w:val="18"/>
                <w:szCs w:val="18"/>
              </w:rPr>
              <w:pPrChange w:id="19554" w:author="Rachel Shipsey" w:date="2025-06-23T15:41:00Z">
                <w:pPr>
                  <w:framePr w:hSpace="180" w:wrap="around" w:hAnchor="margin" w:xAlign="center" w:y="-851"/>
                  <w:jc w:val="right"/>
                </w:pPr>
              </w:pPrChange>
            </w:pPr>
            <w:del w:id="19555" w:author="Rachel Shipsey" w:date="2025-06-23T15:21:00Z">
              <w:r w:rsidRPr="008E7AAA" w:rsidDel="008D26A9">
                <w:rPr>
                  <w:rFonts w:cs="Arial"/>
                  <w:sz w:val="18"/>
                  <w:szCs w:val="18"/>
                </w:rPr>
                <w:delText>2.4</w:delText>
              </w:r>
            </w:del>
          </w:p>
        </w:tc>
      </w:tr>
      <w:tr w:rsidR="00AA1165" w:rsidRPr="00573A68" w:rsidDel="008D26A9" w14:paraId="29657D50" w14:textId="5330F178" w:rsidTr="00AA1165">
        <w:trPr>
          <w:gridAfter w:val="2"/>
          <w:wAfter w:w="5" w:type="pct"/>
          <w:trHeight w:val="261"/>
          <w:del w:id="19556"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FE1B6F8" w14:textId="2F6E3B07" w:rsidR="0024250F" w:rsidRPr="00573A68" w:rsidDel="008D26A9" w:rsidRDefault="0024250F">
            <w:pPr>
              <w:pStyle w:val="ListParagraph"/>
              <w:spacing w:after="0" w:line="276" w:lineRule="auto"/>
              <w:jc w:val="both"/>
              <w:rPr>
                <w:del w:id="19557" w:author="Rachel Shipsey" w:date="2025-06-23T15:21:00Z"/>
                <w:rFonts w:eastAsia="Times New Roman" w:cs="Arial"/>
                <w:color w:val="000000"/>
                <w:sz w:val="18"/>
                <w:szCs w:val="18"/>
              </w:rPr>
              <w:pPrChange w:id="19558" w:author="Rachel Shipsey" w:date="2025-06-23T15:41:00Z">
                <w:pPr>
                  <w:framePr w:hSpace="180" w:wrap="around" w:hAnchor="margin" w:xAlign="center" w:y="-851"/>
                  <w:jc w:val="right"/>
                </w:pPr>
              </w:pPrChange>
            </w:pPr>
            <w:del w:id="19559" w:author="Rachel Shipsey" w:date="2025-06-23T15:21:00Z">
              <w:r w:rsidRPr="00573A68" w:rsidDel="008D26A9">
                <w:rPr>
                  <w:rFonts w:eastAsia="Times New Roman" w:cs="Arial"/>
                  <w:color w:val="000000"/>
                  <w:sz w:val="18"/>
                  <w:szCs w:val="18"/>
                </w:rPr>
                <w:delText>6</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13519FE" w14:textId="21F772D4" w:rsidR="0024250F" w:rsidRPr="00573A68" w:rsidDel="008D26A9" w:rsidRDefault="0024250F">
            <w:pPr>
              <w:pStyle w:val="ListParagraph"/>
              <w:spacing w:after="0" w:line="276" w:lineRule="auto"/>
              <w:jc w:val="both"/>
              <w:rPr>
                <w:del w:id="19560" w:author="Rachel Shipsey" w:date="2025-06-23T15:21:00Z"/>
                <w:rFonts w:eastAsia="Times New Roman" w:cs="Arial"/>
                <w:b/>
                <w:bCs/>
                <w:color w:val="000000"/>
                <w:sz w:val="18"/>
                <w:szCs w:val="18"/>
              </w:rPr>
              <w:pPrChange w:id="19561" w:author="Rachel Shipsey" w:date="2025-06-23T15:41:00Z">
                <w:pPr>
                  <w:framePr w:hSpace="180" w:wrap="around" w:hAnchor="margin" w:xAlign="center" w:y="-851"/>
                </w:pPr>
              </w:pPrChange>
            </w:pPr>
            <w:del w:id="19562" w:author="Rachel Shipsey" w:date="2025-06-23T15:21:00Z">
              <w:r w:rsidRPr="00573A68" w:rsidDel="008D26A9">
                <w:rPr>
                  <w:rFonts w:eastAsia="Times New Roman" w:cs="Arial"/>
                  <w:b/>
                  <w:bCs/>
                  <w:color w:val="000000"/>
                  <w:sz w:val="18"/>
                  <w:szCs w:val="18"/>
                </w:rPr>
                <w:delText>Training of Census mapping staff (Office and field Staff)</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D32ED35" w14:textId="2193C27A" w:rsidR="0024250F" w:rsidRPr="00573A68" w:rsidDel="008D26A9" w:rsidRDefault="0024250F">
            <w:pPr>
              <w:pStyle w:val="ListParagraph"/>
              <w:spacing w:after="0" w:line="276" w:lineRule="auto"/>
              <w:jc w:val="both"/>
              <w:rPr>
                <w:del w:id="19563" w:author="Rachel Shipsey" w:date="2025-06-23T15:21:00Z"/>
                <w:rFonts w:eastAsia="Times New Roman" w:cs="Arial"/>
                <w:b/>
                <w:bCs/>
                <w:color w:val="000000"/>
                <w:sz w:val="18"/>
                <w:szCs w:val="18"/>
              </w:rPr>
              <w:pPrChange w:id="19564" w:author="Rachel Shipsey" w:date="2025-06-23T15:41:00Z">
                <w:pPr>
                  <w:framePr w:hSpace="180" w:wrap="around" w:hAnchor="margin" w:xAlign="center" w:y="-851"/>
                </w:pPr>
              </w:pPrChange>
            </w:pPr>
            <w:del w:id="19565" w:author="Rachel Shipsey" w:date="2025-06-23T15:21:00Z">
              <w:r w:rsidRPr="0098665D" w:rsidDel="008D26A9">
                <w:rPr>
                  <w:rFonts w:eastAsia="Times New Roman" w:cs="Arial"/>
                  <w:color w:val="000000"/>
                  <w:sz w:val="18"/>
                  <w:szCs w:val="18"/>
                </w:rPr>
                <w:delText>Trained mapping staff</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5C2CC1D" w14:textId="4227F68C" w:rsidR="0024250F" w:rsidRPr="00573A68" w:rsidDel="008D26A9" w:rsidRDefault="0024250F">
            <w:pPr>
              <w:pStyle w:val="ListParagraph"/>
              <w:spacing w:after="0" w:line="276" w:lineRule="auto"/>
              <w:jc w:val="both"/>
              <w:rPr>
                <w:del w:id="19566" w:author="Rachel Shipsey" w:date="2025-06-23T15:21:00Z"/>
                <w:rFonts w:eastAsia="Times New Roman" w:cs="Arial"/>
                <w:sz w:val="18"/>
                <w:szCs w:val="18"/>
              </w:rPr>
              <w:pPrChange w:id="19567" w:author="Rachel Shipsey" w:date="2025-06-23T15:41:00Z">
                <w:pPr>
                  <w:framePr w:hSpace="180" w:wrap="around" w:hAnchor="margin" w:xAlign="center" w:y="-851"/>
                </w:pPr>
              </w:pPrChange>
            </w:pPr>
            <w:del w:id="19568" w:author="Rachel Shipsey" w:date="2025-06-23T15:21:00Z">
              <w:r w:rsidRPr="00573A68" w:rsidDel="008D26A9">
                <w:rPr>
                  <w:rFonts w:eastAsia="Times New Roman" w:cs="Arial"/>
                  <w:color w:val="000000"/>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597EEEC" w14:textId="77DF2F16" w:rsidR="0024250F" w:rsidRPr="00573A68" w:rsidDel="008D26A9" w:rsidRDefault="0024250F">
            <w:pPr>
              <w:pStyle w:val="ListParagraph"/>
              <w:spacing w:after="0" w:line="276" w:lineRule="auto"/>
              <w:jc w:val="both"/>
              <w:rPr>
                <w:del w:id="19569" w:author="Rachel Shipsey" w:date="2025-06-23T15:21:00Z"/>
                <w:rFonts w:eastAsia="Times New Roman" w:cs="Arial"/>
                <w:color w:val="000000"/>
                <w:sz w:val="18"/>
                <w:szCs w:val="18"/>
              </w:rPr>
              <w:pPrChange w:id="19570" w:author="Rachel Shipsey" w:date="2025-06-23T15:41:00Z">
                <w:pPr>
                  <w:framePr w:hSpace="180" w:wrap="around" w:hAnchor="margin" w:xAlign="center" w:y="-851"/>
                  <w:ind w:left="144" w:hanging="144"/>
                  <w:jc w:val="right"/>
                </w:pPr>
              </w:pPrChange>
            </w:pPr>
            <w:del w:id="19571" w:author="Rachel Shipsey" w:date="2025-06-23T15:21:00Z">
              <w:r w:rsidRPr="00573A68" w:rsidDel="008D26A9">
                <w:rPr>
                  <w:rFonts w:eastAsia="Times New Roman" w:cs="Arial"/>
                  <w:color w:val="000000"/>
                  <w:sz w:val="18"/>
                  <w:szCs w:val="18"/>
                </w:rPr>
                <w:delText>0</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0B5CC26" w14:textId="4C4020A3" w:rsidR="0024250F" w:rsidRPr="00573A68" w:rsidDel="008D26A9" w:rsidRDefault="0024250F">
            <w:pPr>
              <w:pStyle w:val="ListParagraph"/>
              <w:spacing w:after="0" w:line="276" w:lineRule="auto"/>
              <w:jc w:val="both"/>
              <w:rPr>
                <w:del w:id="19572" w:author="Rachel Shipsey" w:date="2025-06-23T15:21:00Z"/>
                <w:rFonts w:eastAsia="Times New Roman" w:cs="Arial"/>
                <w:color w:val="000000"/>
                <w:sz w:val="18"/>
                <w:szCs w:val="18"/>
              </w:rPr>
              <w:pPrChange w:id="19573" w:author="Rachel Shipsey" w:date="2025-06-23T15:41:00Z">
                <w:pPr>
                  <w:framePr w:hSpace="180" w:wrap="around" w:hAnchor="margin" w:xAlign="center" w:y="-851"/>
                  <w:jc w:val="right"/>
                </w:pPr>
              </w:pPrChange>
            </w:pPr>
            <w:del w:id="19574" w:author="Rachel Shipsey" w:date="2025-06-23T15:21:00Z">
              <w:r w:rsidRPr="008E7AAA" w:rsidDel="008D26A9">
                <w:rPr>
                  <w:rFonts w:cs="Arial"/>
                  <w:sz w:val="18"/>
                  <w:szCs w:val="18"/>
                </w:rPr>
                <w:delText>2.4</w:delText>
              </w:r>
            </w:del>
          </w:p>
        </w:tc>
      </w:tr>
      <w:tr w:rsidR="00AA1165" w:rsidRPr="00573A68" w:rsidDel="008D26A9" w14:paraId="4C542FD6" w14:textId="1847E5E9" w:rsidTr="00AA1165">
        <w:trPr>
          <w:gridAfter w:val="2"/>
          <w:wAfter w:w="5" w:type="pct"/>
          <w:trHeight w:val="261"/>
          <w:del w:id="19575"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5851FAF" w14:textId="4B7CCBAB" w:rsidR="0024250F" w:rsidRPr="00573A68" w:rsidDel="008D26A9" w:rsidRDefault="0024250F">
            <w:pPr>
              <w:pStyle w:val="ListParagraph"/>
              <w:spacing w:after="0" w:line="276" w:lineRule="auto"/>
              <w:jc w:val="both"/>
              <w:rPr>
                <w:del w:id="19576" w:author="Rachel Shipsey" w:date="2025-06-23T15:21:00Z"/>
                <w:rFonts w:eastAsia="Times New Roman" w:cs="Arial"/>
                <w:color w:val="000000"/>
                <w:sz w:val="18"/>
                <w:szCs w:val="18"/>
              </w:rPr>
              <w:pPrChange w:id="19577" w:author="Rachel Shipsey" w:date="2025-06-23T15:41:00Z">
                <w:pPr>
                  <w:framePr w:hSpace="180" w:wrap="around" w:hAnchor="margin" w:xAlign="center" w:y="-851"/>
                  <w:jc w:val="right"/>
                </w:pPr>
              </w:pPrChange>
            </w:pPr>
            <w:del w:id="19578" w:author="Rachel Shipsey" w:date="2025-06-23T15:21:00Z">
              <w:r w:rsidRPr="00573A68" w:rsidDel="008D26A9">
                <w:rPr>
                  <w:rFonts w:eastAsia="Times New Roman" w:cs="Arial"/>
                  <w:color w:val="000000"/>
                  <w:sz w:val="18"/>
                  <w:szCs w:val="18"/>
                </w:rPr>
                <w:delText>7</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F1D4A33" w14:textId="0A4C836C" w:rsidR="0024250F" w:rsidRPr="00573A68" w:rsidDel="008D26A9" w:rsidRDefault="0024250F">
            <w:pPr>
              <w:pStyle w:val="ListParagraph"/>
              <w:spacing w:after="0" w:line="276" w:lineRule="auto"/>
              <w:jc w:val="both"/>
              <w:rPr>
                <w:del w:id="19579" w:author="Rachel Shipsey" w:date="2025-06-23T15:21:00Z"/>
                <w:rFonts w:eastAsia="Times New Roman" w:cs="Arial"/>
                <w:b/>
                <w:bCs/>
                <w:color w:val="000000"/>
                <w:sz w:val="18"/>
                <w:szCs w:val="18"/>
              </w:rPr>
              <w:pPrChange w:id="19580" w:author="Rachel Shipsey" w:date="2025-06-23T15:41:00Z">
                <w:pPr>
                  <w:framePr w:hSpace="180" w:wrap="around" w:hAnchor="margin" w:xAlign="center" w:y="-851"/>
                </w:pPr>
              </w:pPrChange>
            </w:pPr>
            <w:del w:id="19581" w:author="Rachel Shipsey" w:date="2025-06-23T15:21:00Z">
              <w:r w:rsidRPr="00573A68" w:rsidDel="008D26A9">
                <w:rPr>
                  <w:rFonts w:eastAsia="Times New Roman" w:cs="Arial"/>
                  <w:b/>
                  <w:bCs/>
                  <w:color w:val="000000"/>
                  <w:sz w:val="18"/>
                  <w:szCs w:val="18"/>
                </w:rPr>
                <w:delText>Office cartographic work and other preparations for field work</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1B46743" w14:textId="0DDF4E16" w:rsidR="0024250F" w:rsidRPr="00573A68" w:rsidDel="008D26A9" w:rsidRDefault="0024250F">
            <w:pPr>
              <w:pStyle w:val="ListParagraph"/>
              <w:spacing w:after="0" w:line="276" w:lineRule="auto"/>
              <w:jc w:val="both"/>
              <w:rPr>
                <w:del w:id="19582" w:author="Rachel Shipsey" w:date="2025-06-23T15:21:00Z"/>
                <w:rFonts w:eastAsia="Times New Roman" w:cs="Arial"/>
                <w:color w:val="000000"/>
                <w:sz w:val="18"/>
                <w:szCs w:val="18"/>
              </w:rPr>
              <w:pPrChange w:id="19583" w:author="Rachel Shipsey" w:date="2025-06-23T15:41:00Z">
                <w:pPr>
                  <w:framePr w:hSpace="180" w:wrap="around" w:hAnchor="margin" w:xAlign="center" w:y="-851"/>
                </w:pPr>
              </w:pPrChange>
            </w:pPr>
            <w:del w:id="19584" w:author="Rachel Shipsey" w:date="2025-06-23T15:21:00Z">
              <w:r w:rsidRPr="0098665D" w:rsidDel="008D26A9">
                <w:rPr>
                  <w:rFonts w:eastAsia="Times New Roman" w:cs="Arial"/>
                  <w:color w:val="000000"/>
                  <w:sz w:val="18"/>
                  <w:szCs w:val="18"/>
                </w:rPr>
                <w:delText>Office cartographic work</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0EA3BEB" w14:textId="430EAA21" w:rsidR="0024250F" w:rsidRPr="00573A68" w:rsidDel="008D26A9" w:rsidRDefault="0024250F">
            <w:pPr>
              <w:pStyle w:val="ListParagraph"/>
              <w:spacing w:after="0" w:line="276" w:lineRule="auto"/>
              <w:jc w:val="both"/>
              <w:rPr>
                <w:del w:id="19585" w:author="Rachel Shipsey" w:date="2025-06-23T15:21:00Z"/>
                <w:rFonts w:eastAsia="Times New Roman" w:cs="Arial"/>
                <w:sz w:val="18"/>
                <w:szCs w:val="18"/>
              </w:rPr>
              <w:pPrChange w:id="19586" w:author="Rachel Shipsey" w:date="2025-06-23T15:41:00Z">
                <w:pPr>
                  <w:framePr w:hSpace="180" w:wrap="around" w:hAnchor="margin" w:xAlign="center" w:y="-851"/>
                </w:pPr>
              </w:pPrChange>
            </w:pPr>
            <w:del w:id="19587"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3ED1342" w14:textId="6235AD6E" w:rsidR="0024250F" w:rsidRPr="00573A68" w:rsidDel="008D26A9" w:rsidRDefault="0024250F">
            <w:pPr>
              <w:pStyle w:val="ListParagraph"/>
              <w:spacing w:after="0" w:line="276" w:lineRule="auto"/>
              <w:jc w:val="both"/>
              <w:rPr>
                <w:del w:id="19588" w:author="Rachel Shipsey" w:date="2025-06-23T15:21:00Z"/>
                <w:rFonts w:eastAsia="Times New Roman" w:cs="Arial"/>
                <w:color w:val="000000"/>
                <w:sz w:val="18"/>
                <w:szCs w:val="18"/>
              </w:rPr>
              <w:pPrChange w:id="19589" w:author="Rachel Shipsey" w:date="2025-06-23T15:41:00Z">
                <w:pPr>
                  <w:framePr w:hSpace="180" w:wrap="around" w:hAnchor="margin" w:xAlign="center" w:y="-851"/>
                  <w:ind w:left="144" w:hanging="144"/>
                  <w:jc w:val="right"/>
                </w:pPr>
              </w:pPrChange>
            </w:pPr>
            <w:del w:id="19590" w:author="Rachel Shipsey" w:date="2025-06-23T15:21:00Z">
              <w:r w:rsidRPr="00573A68" w:rsidDel="008D26A9">
                <w:rPr>
                  <w:rFonts w:eastAsia="Times New Roman" w:cs="Arial"/>
                  <w:color w:val="000000"/>
                  <w:sz w:val="18"/>
                  <w:szCs w:val="18"/>
                </w:rPr>
                <w:delText>0</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908A950" w14:textId="234E921B" w:rsidR="0024250F" w:rsidRPr="00573A68" w:rsidDel="008D26A9" w:rsidRDefault="0024250F">
            <w:pPr>
              <w:pStyle w:val="ListParagraph"/>
              <w:spacing w:after="0" w:line="276" w:lineRule="auto"/>
              <w:jc w:val="both"/>
              <w:rPr>
                <w:del w:id="19591" w:author="Rachel Shipsey" w:date="2025-06-23T15:21:00Z"/>
                <w:rFonts w:eastAsia="Times New Roman" w:cs="Arial"/>
                <w:color w:val="000000"/>
                <w:sz w:val="18"/>
                <w:szCs w:val="18"/>
              </w:rPr>
              <w:pPrChange w:id="19592" w:author="Rachel Shipsey" w:date="2025-06-23T15:41:00Z">
                <w:pPr>
                  <w:framePr w:hSpace="180" w:wrap="around" w:hAnchor="margin" w:xAlign="center" w:y="-851"/>
                  <w:jc w:val="right"/>
                </w:pPr>
              </w:pPrChange>
            </w:pPr>
            <w:del w:id="19593" w:author="Rachel Shipsey" w:date="2025-06-23T15:21:00Z">
              <w:r w:rsidRPr="008E7AAA" w:rsidDel="008D26A9">
                <w:rPr>
                  <w:rFonts w:cs="Arial"/>
                  <w:sz w:val="18"/>
                  <w:szCs w:val="18"/>
                </w:rPr>
                <w:delText>2.4</w:delText>
              </w:r>
            </w:del>
          </w:p>
        </w:tc>
      </w:tr>
      <w:tr w:rsidR="00AA1165" w:rsidRPr="00573A68" w:rsidDel="008D26A9" w14:paraId="58C223ED" w14:textId="1F5E64F1" w:rsidTr="00AA1165">
        <w:trPr>
          <w:gridAfter w:val="2"/>
          <w:wAfter w:w="5" w:type="pct"/>
          <w:trHeight w:val="261"/>
          <w:del w:id="19594"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4BC1369" w14:textId="0D557E6D" w:rsidR="0024250F" w:rsidRPr="00573A68" w:rsidDel="008D26A9" w:rsidRDefault="0024250F">
            <w:pPr>
              <w:pStyle w:val="ListParagraph"/>
              <w:spacing w:after="0" w:line="276" w:lineRule="auto"/>
              <w:jc w:val="both"/>
              <w:rPr>
                <w:del w:id="19595" w:author="Rachel Shipsey" w:date="2025-06-23T15:21:00Z"/>
                <w:rFonts w:eastAsia="Times New Roman" w:cs="Arial"/>
                <w:color w:val="000000"/>
                <w:sz w:val="18"/>
                <w:szCs w:val="18"/>
              </w:rPr>
              <w:pPrChange w:id="19596" w:author="Rachel Shipsey" w:date="2025-06-23T15:41:00Z">
                <w:pPr>
                  <w:framePr w:hSpace="180" w:wrap="around" w:hAnchor="margin" w:xAlign="center" w:y="-851"/>
                  <w:jc w:val="right"/>
                </w:pPr>
              </w:pPrChange>
            </w:pPr>
            <w:del w:id="19597" w:author="Rachel Shipsey" w:date="2025-06-23T15:21:00Z">
              <w:r w:rsidRPr="00573A68" w:rsidDel="008D26A9">
                <w:rPr>
                  <w:rFonts w:eastAsia="Times New Roman" w:cs="Arial"/>
                  <w:color w:val="000000"/>
                  <w:sz w:val="18"/>
                  <w:szCs w:val="18"/>
                </w:rPr>
                <w:delText>8</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E4187D9" w14:textId="70D8BFD8" w:rsidR="0024250F" w:rsidRPr="00573A68" w:rsidDel="008D26A9" w:rsidRDefault="0024250F">
            <w:pPr>
              <w:pStyle w:val="ListParagraph"/>
              <w:spacing w:after="0" w:line="276" w:lineRule="auto"/>
              <w:jc w:val="both"/>
              <w:rPr>
                <w:del w:id="19598" w:author="Rachel Shipsey" w:date="2025-06-23T15:21:00Z"/>
                <w:rFonts w:eastAsia="Times New Roman" w:cs="Arial"/>
                <w:b/>
                <w:bCs/>
                <w:color w:val="000000"/>
                <w:sz w:val="18"/>
                <w:szCs w:val="18"/>
              </w:rPr>
              <w:pPrChange w:id="19599" w:author="Rachel Shipsey" w:date="2025-06-23T15:41:00Z">
                <w:pPr>
                  <w:framePr w:hSpace="180" w:wrap="around" w:hAnchor="margin" w:xAlign="center" w:y="-851"/>
                </w:pPr>
              </w:pPrChange>
            </w:pPr>
            <w:del w:id="19600" w:author="Rachel Shipsey" w:date="2025-06-23T15:21:00Z">
              <w:r w:rsidDel="008D26A9">
                <w:rPr>
                  <w:rFonts w:eastAsia="Times New Roman" w:cs="Arial"/>
                  <w:b/>
                  <w:bCs/>
                  <w:color w:val="000000"/>
                  <w:sz w:val="18"/>
                  <w:szCs w:val="18"/>
                </w:rPr>
                <w:delText xml:space="preserve">Develop </w:delText>
              </w:r>
              <w:r w:rsidRPr="00573A68" w:rsidDel="008D26A9">
                <w:rPr>
                  <w:rFonts w:eastAsia="Times New Roman" w:cs="Arial"/>
                  <w:b/>
                  <w:bCs/>
                  <w:color w:val="000000"/>
                  <w:sz w:val="18"/>
                  <w:szCs w:val="18"/>
                </w:rPr>
                <w:delText>Census mapping Advocacy and Publicity</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3056E77" w14:textId="2A684567" w:rsidR="0024250F" w:rsidRPr="00573A68" w:rsidDel="008D26A9" w:rsidRDefault="0024250F">
            <w:pPr>
              <w:pStyle w:val="ListParagraph"/>
              <w:spacing w:after="0" w:line="276" w:lineRule="auto"/>
              <w:jc w:val="both"/>
              <w:rPr>
                <w:del w:id="19601" w:author="Rachel Shipsey" w:date="2025-06-23T15:21:00Z"/>
                <w:rFonts w:eastAsia="Times New Roman" w:cs="Arial"/>
                <w:color w:val="000000"/>
                <w:sz w:val="18"/>
                <w:szCs w:val="18"/>
              </w:rPr>
              <w:pPrChange w:id="19602" w:author="Rachel Shipsey" w:date="2025-06-23T15:41:00Z">
                <w:pPr>
                  <w:framePr w:hSpace="180" w:wrap="around" w:hAnchor="margin" w:xAlign="center" w:y="-851"/>
                </w:pPr>
              </w:pPrChange>
            </w:pPr>
            <w:del w:id="19603" w:author="Rachel Shipsey" w:date="2025-06-23T15:21:00Z">
              <w:r w:rsidDel="008D26A9">
                <w:rPr>
                  <w:rFonts w:eastAsia="Times New Roman" w:cs="Arial"/>
                  <w:color w:val="000000"/>
                  <w:sz w:val="18"/>
                  <w:szCs w:val="18"/>
                </w:rPr>
                <w:delText>M</w:delText>
              </w:r>
              <w:r w:rsidRPr="00A22DEC" w:rsidDel="008D26A9">
                <w:rPr>
                  <w:rFonts w:eastAsia="Times New Roman" w:cs="Arial"/>
                  <w:color w:val="000000"/>
                  <w:sz w:val="18"/>
                  <w:szCs w:val="18"/>
                </w:rPr>
                <w:delText xml:space="preserve">apping Advocacy </w:delText>
              </w:r>
              <w:r w:rsidDel="008D26A9">
                <w:rPr>
                  <w:rFonts w:eastAsia="Times New Roman" w:cs="Arial"/>
                  <w:color w:val="000000"/>
                  <w:sz w:val="18"/>
                  <w:szCs w:val="18"/>
                </w:rPr>
                <w:delText>&amp;</w:delText>
              </w:r>
              <w:r w:rsidRPr="00A22DEC" w:rsidDel="008D26A9">
                <w:rPr>
                  <w:rFonts w:eastAsia="Times New Roman" w:cs="Arial"/>
                  <w:color w:val="000000"/>
                  <w:sz w:val="18"/>
                  <w:szCs w:val="18"/>
                </w:rPr>
                <w:delText xml:space="preserve"> Publicity</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26BB4E1" w14:textId="682231BC" w:rsidR="0024250F" w:rsidRPr="00573A68" w:rsidDel="008D26A9" w:rsidRDefault="0024250F">
            <w:pPr>
              <w:pStyle w:val="ListParagraph"/>
              <w:spacing w:after="0" w:line="276" w:lineRule="auto"/>
              <w:jc w:val="both"/>
              <w:rPr>
                <w:del w:id="19604" w:author="Rachel Shipsey" w:date="2025-06-23T15:21:00Z"/>
                <w:rFonts w:eastAsia="Times New Roman" w:cs="Arial"/>
                <w:sz w:val="18"/>
                <w:szCs w:val="18"/>
              </w:rPr>
              <w:pPrChange w:id="19605" w:author="Rachel Shipsey" w:date="2025-06-23T15:41:00Z">
                <w:pPr>
                  <w:framePr w:hSpace="180" w:wrap="around" w:hAnchor="margin" w:xAlign="center" w:y="-851"/>
                </w:pPr>
              </w:pPrChange>
            </w:pPr>
            <w:del w:id="19606" w:author="Rachel Shipsey" w:date="2025-06-23T15:21:00Z">
              <w:r w:rsidDel="008D26A9">
                <w:rPr>
                  <w:rFonts w:eastAsia="Times New Roman" w:cs="Arial"/>
                  <w:sz w:val="18"/>
                  <w:szCs w:val="18"/>
                </w:rPr>
                <w:delText>PR</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8F99FBC" w14:textId="21FF1F13" w:rsidR="0024250F" w:rsidRPr="00573A68" w:rsidDel="008D26A9" w:rsidRDefault="0024250F">
            <w:pPr>
              <w:pStyle w:val="ListParagraph"/>
              <w:spacing w:after="0" w:line="276" w:lineRule="auto"/>
              <w:jc w:val="both"/>
              <w:rPr>
                <w:del w:id="19607" w:author="Rachel Shipsey" w:date="2025-06-23T15:21:00Z"/>
                <w:rFonts w:eastAsia="Times New Roman" w:cs="Arial"/>
                <w:color w:val="000000"/>
                <w:sz w:val="18"/>
                <w:szCs w:val="18"/>
              </w:rPr>
              <w:pPrChange w:id="19608" w:author="Rachel Shipsey" w:date="2025-06-23T15:41:00Z">
                <w:pPr>
                  <w:framePr w:hSpace="180" w:wrap="around" w:hAnchor="margin" w:xAlign="center" w:y="-851"/>
                  <w:ind w:left="144" w:hanging="144"/>
                  <w:jc w:val="right"/>
                </w:pPr>
              </w:pPrChange>
            </w:pPr>
            <w:del w:id="19609" w:author="Rachel Shipsey" w:date="2025-06-23T15:21:00Z">
              <w:r w:rsidRPr="00573A68" w:rsidDel="008D26A9">
                <w:rPr>
                  <w:rFonts w:eastAsia="Times New Roman" w:cs="Arial"/>
                  <w:color w:val="000000"/>
                  <w:sz w:val="18"/>
                  <w:szCs w:val="18"/>
                </w:rPr>
                <w:delText>23</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B71D33F" w14:textId="6F4AB067" w:rsidR="0024250F" w:rsidRPr="00573A68" w:rsidDel="008D26A9" w:rsidRDefault="0024250F">
            <w:pPr>
              <w:pStyle w:val="ListParagraph"/>
              <w:spacing w:after="0" w:line="276" w:lineRule="auto"/>
              <w:jc w:val="both"/>
              <w:rPr>
                <w:del w:id="19610" w:author="Rachel Shipsey" w:date="2025-06-23T15:21:00Z"/>
                <w:rFonts w:eastAsia="Times New Roman" w:cs="Arial"/>
                <w:color w:val="000000"/>
                <w:sz w:val="18"/>
                <w:szCs w:val="18"/>
              </w:rPr>
              <w:pPrChange w:id="19611" w:author="Rachel Shipsey" w:date="2025-06-23T15:41:00Z">
                <w:pPr>
                  <w:framePr w:hSpace="180" w:wrap="around" w:hAnchor="margin" w:xAlign="center" w:y="-851"/>
                  <w:jc w:val="right"/>
                </w:pPr>
              </w:pPrChange>
            </w:pPr>
            <w:del w:id="19612" w:author="Rachel Shipsey" w:date="2025-06-23T15:21:00Z">
              <w:r w:rsidRPr="008E7AAA" w:rsidDel="008D26A9">
                <w:rPr>
                  <w:rFonts w:cs="Arial"/>
                  <w:sz w:val="18"/>
                  <w:szCs w:val="18"/>
                </w:rPr>
                <w:delText>2.4</w:delText>
              </w:r>
            </w:del>
          </w:p>
        </w:tc>
      </w:tr>
      <w:tr w:rsidR="00AA1165" w:rsidRPr="00573A68" w:rsidDel="008D26A9" w14:paraId="280692EA" w14:textId="0D71E144" w:rsidTr="00AA1165">
        <w:trPr>
          <w:gridAfter w:val="2"/>
          <w:wAfter w:w="5" w:type="pct"/>
          <w:trHeight w:val="261"/>
          <w:del w:id="19613"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AE927AC" w14:textId="2BB421B2" w:rsidR="0024250F" w:rsidRPr="00573A68" w:rsidDel="008D26A9" w:rsidRDefault="0024250F">
            <w:pPr>
              <w:pStyle w:val="ListParagraph"/>
              <w:spacing w:after="0" w:line="276" w:lineRule="auto"/>
              <w:jc w:val="both"/>
              <w:rPr>
                <w:del w:id="19614" w:author="Rachel Shipsey" w:date="2025-06-23T15:21:00Z"/>
                <w:rFonts w:eastAsia="Times New Roman" w:cs="Arial"/>
                <w:color w:val="000000"/>
                <w:sz w:val="18"/>
                <w:szCs w:val="18"/>
              </w:rPr>
              <w:pPrChange w:id="19615" w:author="Rachel Shipsey" w:date="2025-06-23T15:41:00Z">
                <w:pPr>
                  <w:framePr w:hSpace="180" w:wrap="around" w:hAnchor="margin" w:xAlign="center" w:y="-851"/>
                  <w:jc w:val="right"/>
                </w:pPr>
              </w:pPrChange>
            </w:pPr>
            <w:del w:id="19616" w:author="Rachel Shipsey" w:date="2025-06-23T15:21:00Z">
              <w:r w:rsidRPr="00573A68" w:rsidDel="008D26A9">
                <w:rPr>
                  <w:rFonts w:eastAsia="Times New Roman" w:cs="Arial"/>
                  <w:color w:val="000000"/>
                  <w:sz w:val="18"/>
                  <w:szCs w:val="18"/>
                </w:rPr>
                <w:delText>9</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DA3AC87" w14:textId="3815F499" w:rsidR="0024250F" w:rsidRPr="00573A68" w:rsidDel="008D26A9" w:rsidRDefault="0024250F">
            <w:pPr>
              <w:pStyle w:val="ListParagraph"/>
              <w:spacing w:after="0" w:line="276" w:lineRule="auto"/>
              <w:jc w:val="both"/>
              <w:rPr>
                <w:del w:id="19617" w:author="Rachel Shipsey" w:date="2025-06-23T15:21:00Z"/>
                <w:rFonts w:eastAsia="Times New Roman" w:cs="Arial"/>
                <w:b/>
                <w:bCs/>
                <w:color w:val="000000"/>
                <w:sz w:val="18"/>
                <w:szCs w:val="18"/>
              </w:rPr>
              <w:pPrChange w:id="19618" w:author="Rachel Shipsey" w:date="2025-06-23T15:41:00Z">
                <w:pPr>
                  <w:framePr w:hSpace="180" w:wrap="around" w:hAnchor="margin" w:xAlign="center" w:y="-851"/>
                </w:pPr>
              </w:pPrChange>
            </w:pPr>
            <w:del w:id="19619" w:author="Rachel Shipsey" w:date="2025-06-23T15:21:00Z">
              <w:r w:rsidRPr="00573A68" w:rsidDel="008D26A9">
                <w:rPr>
                  <w:rFonts w:eastAsia="Times New Roman" w:cs="Arial"/>
                  <w:b/>
                  <w:bCs/>
                  <w:color w:val="000000"/>
                  <w:sz w:val="18"/>
                  <w:szCs w:val="18"/>
                </w:rPr>
                <w:delText>Gathering point data, satellite imagery</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B1E95FB" w14:textId="3D555BFC" w:rsidR="0024250F" w:rsidRPr="00573A68" w:rsidDel="008D26A9" w:rsidRDefault="0024250F">
            <w:pPr>
              <w:pStyle w:val="ListParagraph"/>
              <w:spacing w:after="0" w:line="276" w:lineRule="auto"/>
              <w:jc w:val="both"/>
              <w:rPr>
                <w:del w:id="19620" w:author="Rachel Shipsey" w:date="2025-06-23T15:21:00Z"/>
                <w:rFonts w:eastAsia="Times New Roman" w:cs="Arial"/>
                <w:b/>
                <w:bCs/>
                <w:color w:val="000000"/>
                <w:sz w:val="18"/>
                <w:szCs w:val="18"/>
              </w:rPr>
              <w:pPrChange w:id="19621" w:author="Rachel Shipsey" w:date="2025-06-23T15:41:00Z">
                <w:pPr>
                  <w:framePr w:hSpace="180" w:wrap="around" w:hAnchor="margin" w:xAlign="center" w:y="-851"/>
                </w:pPr>
              </w:pPrChange>
            </w:pPr>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F6C76FA" w14:textId="0EB6BA8D" w:rsidR="0024250F" w:rsidRPr="00573A68" w:rsidDel="008D26A9" w:rsidRDefault="0024250F">
            <w:pPr>
              <w:pStyle w:val="ListParagraph"/>
              <w:spacing w:after="0" w:line="276" w:lineRule="auto"/>
              <w:jc w:val="both"/>
              <w:rPr>
                <w:del w:id="19622" w:author="Rachel Shipsey" w:date="2025-06-23T15:21:00Z"/>
                <w:rFonts w:eastAsia="Times New Roman" w:cs="Arial"/>
                <w:sz w:val="18"/>
                <w:szCs w:val="18"/>
              </w:rPr>
              <w:pPrChange w:id="19623" w:author="Rachel Shipsey" w:date="2025-06-23T15:41:00Z">
                <w:pPr>
                  <w:framePr w:hSpace="180" w:wrap="around" w:hAnchor="margin" w:xAlign="center" w:y="-851"/>
                </w:pPr>
              </w:pPrChange>
            </w:pPr>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08F9A3F" w14:textId="37602AF1" w:rsidR="0024250F" w:rsidRPr="00573A68" w:rsidDel="008D26A9" w:rsidRDefault="0024250F">
            <w:pPr>
              <w:pStyle w:val="ListParagraph"/>
              <w:spacing w:after="0" w:line="276" w:lineRule="auto"/>
              <w:jc w:val="both"/>
              <w:rPr>
                <w:del w:id="19624" w:author="Rachel Shipsey" w:date="2025-06-23T15:21:00Z"/>
                <w:rFonts w:eastAsia="Times New Roman" w:cs="Arial"/>
                <w:color w:val="000000"/>
                <w:sz w:val="18"/>
                <w:szCs w:val="18"/>
              </w:rPr>
              <w:pPrChange w:id="19625" w:author="Rachel Shipsey" w:date="2025-06-23T15:41:00Z">
                <w:pPr>
                  <w:framePr w:hSpace="180" w:wrap="around" w:hAnchor="margin" w:xAlign="center" w:y="-851"/>
                  <w:ind w:left="144" w:hanging="144"/>
                </w:pPr>
              </w:pPrChange>
            </w:pPr>
            <w:del w:id="19626" w:author="Rachel Shipsey" w:date="2025-06-23T15:21:00Z">
              <w:r w:rsidRPr="00573A68" w:rsidDel="008D26A9">
                <w:rPr>
                  <w:rFonts w:eastAsia="Times New Roman" w:cs="Arial"/>
                  <w:color w:val="000000"/>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01D1DA1" w14:textId="7F5C27DA" w:rsidR="0024250F" w:rsidRPr="00573A68" w:rsidDel="008D26A9" w:rsidRDefault="0024250F">
            <w:pPr>
              <w:pStyle w:val="ListParagraph"/>
              <w:spacing w:after="0" w:line="276" w:lineRule="auto"/>
              <w:jc w:val="both"/>
              <w:rPr>
                <w:del w:id="19627" w:author="Rachel Shipsey" w:date="2025-06-23T15:21:00Z"/>
                <w:rFonts w:eastAsia="Times New Roman" w:cs="Arial"/>
                <w:color w:val="000000"/>
                <w:sz w:val="18"/>
                <w:szCs w:val="18"/>
              </w:rPr>
              <w:pPrChange w:id="19628" w:author="Rachel Shipsey" w:date="2025-06-23T15:41:00Z">
                <w:pPr>
                  <w:framePr w:hSpace="180" w:wrap="around" w:hAnchor="margin" w:xAlign="center" w:y="-851"/>
                  <w:jc w:val="right"/>
                </w:pPr>
              </w:pPrChange>
            </w:pPr>
          </w:p>
        </w:tc>
      </w:tr>
      <w:tr w:rsidR="00AA1165" w:rsidRPr="00573A68" w:rsidDel="008D26A9" w14:paraId="29D55D60" w14:textId="14EBB240" w:rsidTr="00AA1165">
        <w:trPr>
          <w:gridAfter w:val="2"/>
          <w:wAfter w:w="5" w:type="pct"/>
          <w:trHeight w:val="261"/>
          <w:del w:id="19629"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F3EE45D" w14:textId="597B2B1B" w:rsidR="0024250F" w:rsidRPr="00573A68" w:rsidDel="008D26A9" w:rsidRDefault="0024250F">
            <w:pPr>
              <w:pStyle w:val="ListParagraph"/>
              <w:spacing w:after="0" w:line="276" w:lineRule="auto"/>
              <w:jc w:val="both"/>
              <w:rPr>
                <w:del w:id="19630" w:author="Rachel Shipsey" w:date="2025-06-23T15:21:00Z"/>
                <w:rFonts w:eastAsia="Times New Roman" w:cs="Arial"/>
                <w:color w:val="000000"/>
                <w:sz w:val="18"/>
                <w:szCs w:val="18"/>
              </w:rPr>
              <w:pPrChange w:id="19631" w:author="Rachel Shipsey" w:date="2025-06-23T15:41:00Z">
                <w:pPr>
                  <w:framePr w:hSpace="180" w:wrap="around" w:hAnchor="margin" w:xAlign="center" w:y="-851"/>
                </w:pPr>
              </w:pPrChange>
            </w:pPr>
            <w:del w:id="19632"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ACB96F5" w14:textId="38615E7A" w:rsidR="0024250F" w:rsidRPr="00573A68" w:rsidDel="008D26A9" w:rsidRDefault="0024250F">
            <w:pPr>
              <w:pStyle w:val="ListParagraph"/>
              <w:spacing w:after="0" w:line="276" w:lineRule="auto"/>
              <w:jc w:val="both"/>
              <w:rPr>
                <w:del w:id="19633" w:author="Rachel Shipsey" w:date="2025-06-23T15:21:00Z"/>
                <w:rFonts w:eastAsia="Times New Roman" w:cs="Arial"/>
                <w:color w:val="000000"/>
                <w:sz w:val="18"/>
                <w:szCs w:val="18"/>
              </w:rPr>
              <w:pPrChange w:id="19634" w:author="Rachel Shipsey" w:date="2025-06-23T15:41:00Z">
                <w:pPr>
                  <w:framePr w:hSpace="180" w:wrap="around" w:hAnchor="margin" w:xAlign="center" w:y="-851"/>
                  <w:ind w:left="317"/>
                </w:pPr>
              </w:pPrChange>
            </w:pPr>
            <w:del w:id="19635" w:author="Rachel Shipsey" w:date="2025-06-23T15:21:00Z">
              <w:r w:rsidRPr="00573A68" w:rsidDel="008D26A9">
                <w:rPr>
                  <w:rFonts w:eastAsia="Times New Roman" w:cs="Arial"/>
                  <w:color w:val="000000"/>
                  <w:sz w:val="18"/>
                  <w:szCs w:val="18"/>
                </w:rPr>
                <w:delText>Cartographic Field Work and Map updating (includes M&amp;E &amp; QA)</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F6B004E" w14:textId="597C7690" w:rsidR="0024250F" w:rsidRPr="00573A68" w:rsidDel="008D26A9" w:rsidRDefault="0024250F">
            <w:pPr>
              <w:pStyle w:val="ListParagraph"/>
              <w:spacing w:after="0" w:line="276" w:lineRule="auto"/>
              <w:jc w:val="both"/>
              <w:rPr>
                <w:del w:id="19636" w:author="Rachel Shipsey" w:date="2025-06-23T15:21:00Z"/>
                <w:rFonts w:eastAsia="Times New Roman" w:cs="Arial"/>
                <w:color w:val="000000"/>
                <w:sz w:val="18"/>
                <w:szCs w:val="18"/>
              </w:rPr>
              <w:pPrChange w:id="19637" w:author="Rachel Shipsey" w:date="2025-06-23T15:41:00Z">
                <w:pPr>
                  <w:framePr w:hSpace="180" w:wrap="around" w:hAnchor="margin" w:xAlign="center" w:y="-851"/>
                </w:pPr>
              </w:pPrChange>
            </w:pPr>
            <w:del w:id="19638" w:author="Rachel Shipsey" w:date="2025-06-23T15:21:00Z">
              <w:r w:rsidDel="008D26A9">
                <w:rPr>
                  <w:rFonts w:eastAsia="Times New Roman" w:cs="Arial"/>
                  <w:color w:val="000000"/>
                  <w:sz w:val="18"/>
                  <w:szCs w:val="18"/>
                </w:rPr>
                <w:delText>D</w:delText>
              </w:r>
              <w:r w:rsidRPr="00F061CA" w:rsidDel="008D26A9">
                <w:rPr>
                  <w:rFonts w:eastAsia="Times New Roman" w:cs="Arial"/>
                  <w:color w:val="000000"/>
                  <w:sz w:val="18"/>
                  <w:szCs w:val="18"/>
                </w:rPr>
                <w:delText>ata point</w:delText>
              </w:r>
              <w:r w:rsidDel="008D26A9">
                <w:rPr>
                  <w:rFonts w:eastAsia="Times New Roman" w:cs="Arial"/>
                  <w:color w:val="000000"/>
                  <w:sz w:val="18"/>
                  <w:szCs w:val="18"/>
                </w:rPr>
                <w:delText>s &amp;</w:delText>
              </w:r>
              <w:r w:rsidRPr="00F061CA" w:rsidDel="008D26A9">
                <w:rPr>
                  <w:rFonts w:eastAsia="Times New Roman" w:cs="Arial"/>
                  <w:color w:val="000000"/>
                  <w:sz w:val="18"/>
                  <w:szCs w:val="18"/>
                </w:rPr>
                <w:delText>, satellite imagery</w:delText>
              </w:r>
              <w:r w:rsidDel="008D26A9">
                <w:rPr>
                  <w:rFonts w:eastAsia="Times New Roman" w:cs="Arial"/>
                  <w:color w:val="000000"/>
                  <w:sz w:val="18"/>
                  <w:szCs w:val="18"/>
                </w:rPr>
                <w:delText xml:space="preserve"> for all EAs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6F79F3B" w14:textId="437CFD4E" w:rsidR="0024250F" w:rsidRPr="00573A68" w:rsidDel="008D26A9" w:rsidRDefault="0024250F">
            <w:pPr>
              <w:pStyle w:val="ListParagraph"/>
              <w:spacing w:after="0" w:line="276" w:lineRule="auto"/>
              <w:jc w:val="both"/>
              <w:rPr>
                <w:del w:id="19639" w:author="Rachel Shipsey" w:date="2025-06-23T15:21:00Z"/>
                <w:rFonts w:eastAsia="Times New Roman" w:cs="Arial"/>
                <w:sz w:val="18"/>
                <w:szCs w:val="18"/>
              </w:rPr>
              <w:pPrChange w:id="19640" w:author="Rachel Shipsey" w:date="2025-06-23T15:41:00Z">
                <w:pPr>
                  <w:framePr w:hSpace="180" w:wrap="around" w:hAnchor="margin" w:xAlign="center" w:y="-851"/>
                </w:pPr>
              </w:pPrChange>
            </w:pPr>
            <w:del w:id="19641"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AD11F75" w14:textId="1DCFDDBF" w:rsidR="0024250F" w:rsidRPr="00573A68" w:rsidDel="008D26A9" w:rsidRDefault="0024250F">
            <w:pPr>
              <w:pStyle w:val="ListParagraph"/>
              <w:spacing w:after="0" w:line="276" w:lineRule="auto"/>
              <w:jc w:val="both"/>
              <w:rPr>
                <w:del w:id="19642" w:author="Rachel Shipsey" w:date="2025-06-23T15:21:00Z"/>
                <w:rFonts w:eastAsia="Times New Roman" w:cs="Arial"/>
                <w:color w:val="000000"/>
                <w:sz w:val="18"/>
                <w:szCs w:val="18"/>
              </w:rPr>
              <w:pPrChange w:id="19643" w:author="Rachel Shipsey" w:date="2025-06-23T15:41:00Z">
                <w:pPr>
                  <w:framePr w:hSpace="180" w:wrap="around" w:hAnchor="margin" w:xAlign="center" w:y="-851"/>
                  <w:ind w:left="144" w:hanging="144"/>
                  <w:jc w:val="right"/>
                </w:pPr>
              </w:pPrChange>
            </w:pPr>
            <w:del w:id="19644" w:author="Rachel Shipsey" w:date="2025-06-23T15:21:00Z">
              <w:r w:rsidRPr="00573A68" w:rsidDel="008D26A9">
                <w:rPr>
                  <w:rFonts w:eastAsia="Times New Roman" w:cs="Arial"/>
                  <w:color w:val="000000"/>
                  <w:sz w:val="18"/>
                  <w:szCs w:val="18"/>
                </w:rPr>
                <w:delText>23</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3B09F21" w14:textId="600758EF" w:rsidR="0024250F" w:rsidRPr="00573A68" w:rsidDel="008D26A9" w:rsidRDefault="0024250F">
            <w:pPr>
              <w:pStyle w:val="ListParagraph"/>
              <w:spacing w:after="0" w:line="276" w:lineRule="auto"/>
              <w:jc w:val="both"/>
              <w:rPr>
                <w:del w:id="19645" w:author="Rachel Shipsey" w:date="2025-06-23T15:21:00Z"/>
                <w:rFonts w:eastAsia="Times New Roman" w:cs="Arial"/>
                <w:color w:val="000000"/>
                <w:sz w:val="18"/>
                <w:szCs w:val="18"/>
              </w:rPr>
              <w:pPrChange w:id="19646" w:author="Rachel Shipsey" w:date="2025-06-23T15:41:00Z">
                <w:pPr>
                  <w:framePr w:hSpace="180" w:wrap="around" w:hAnchor="margin" w:xAlign="center" w:y="-851"/>
                  <w:jc w:val="right"/>
                </w:pPr>
              </w:pPrChange>
            </w:pPr>
            <w:del w:id="19647" w:author="Rachel Shipsey" w:date="2025-06-23T15:21:00Z">
              <w:r w:rsidRPr="008E7AAA" w:rsidDel="008D26A9">
                <w:rPr>
                  <w:rFonts w:cs="Arial"/>
                  <w:sz w:val="18"/>
                  <w:szCs w:val="18"/>
                </w:rPr>
                <w:delText>2.3</w:delText>
              </w:r>
            </w:del>
          </w:p>
        </w:tc>
      </w:tr>
      <w:tr w:rsidR="00AA1165" w:rsidRPr="00573A68" w:rsidDel="008D26A9" w14:paraId="66B88893" w14:textId="3C3BF306" w:rsidTr="00AA1165">
        <w:trPr>
          <w:gridAfter w:val="2"/>
          <w:wAfter w:w="5" w:type="pct"/>
          <w:trHeight w:val="261"/>
          <w:del w:id="19648"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96C020A" w14:textId="01FACF9D" w:rsidR="0024250F" w:rsidRPr="00573A68" w:rsidDel="008D26A9" w:rsidRDefault="0024250F">
            <w:pPr>
              <w:pStyle w:val="ListParagraph"/>
              <w:spacing w:after="0" w:line="276" w:lineRule="auto"/>
              <w:jc w:val="both"/>
              <w:rPr>
                <w:del w:id="19649" w:author="Rachel Shipsey" w:date="2025-06-23T15:21:00Z"/>
                <w:rFonts w:eastAsia="Times New Roman" w:cs="Arial"/>
                <w:color w:val="000000"/>
                <w:sz w:val="18"/>
                <w:szCs w:val="18"/>
              </w:rPr>
              <w:pPrChange w:id="19650" w:author="Rachel Shipsey" w:date="2025-06-23T15:41:00Z">
                <w:pPr>
                  <w:framePr w:hSpace="180" w:wrap="around" w:hAnchor="margin" w:xAlign="center" w:y="-851"/>
                  <w:jc w:val="right"/>
                </w:pPr>
              </w:pPrChange>
            </w:pPr>
            <w:del w:id="19651" w:author="Rachel Shipsey" w:date="2025-06-23T15:21:00Z">
              <w:r w:rsidRPr="00573A68" w:rsidDel="008D26A9">
                <w:rPr>
                  <w:rFonts w:eastAsia="Times New Roman" w:cs="Arial"/>
                  <w:color w:val="000000"/>
                  <w:sz w:val="18"/>
                  <w:szCs w:val="18"/>
                </w:rPr>
                <w:delText>10</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F97357D" w14:textId="00157E3F" w:rsidR="0024250F" w:rsidRPr="00573A68" w:rsidDel="008D26A9" w:rsidRDefault="0024250F">
            <w:pPr>
              <w:pStyle w:val="ListParagraph"/>
              <w:spacing w:after="0" w:line="276" w:lineRule="auto"/>
              <w:jc w:val="both"/>
              <w:rPr>
                <w:del w:id="19652" w:author="Rachel Shipsey" w:date="2025-06-23T15:21:00Z"/>
                <w:rFonts w:eastAsia="Times New Roman" w:cs="Arial"/>
                <w:b/>
                <w:bCs/>
                <w:color w:val="000000"/>
                <w:sz w:val="18"/>
                <w:szCs w:val="18"/>
              </w:rPr>
              <w:pPrChange w:id="19653" w:author="Rachel Shipsey" w:date="2025-06-23T15:41:00Z">
                <w:pPr>
                  <w:framePr w:hSpace="180" w:wrap="around" w:hAnchor="margin" w:xAlign="center" w:y="-851"/>
                </w:pPr>
              </w:pPrChange>
            </w:pPr>
            <w:del w:id="19654" w:author="Rachel Shipsey" w:date="2025-06-23T15:21:00Z">
              <w:r w:rsidRPr="00573A68" w:rsidDel="008D26A9">
                <w:rPr>
                  <w:rFonts w:eastAsia="Times New Roman" w:cs="Arial"/>
                  <w:b/>
                  <w:bCs/>
                  <w:color w:val="000000"/>
                  <w:sz w:val="18"/>
                  <w:szCs w:val="18"/>
                </w:rPr>
                <w:delText>Identifying number of households by small area</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6EBDFFE" w14:textId="5398D7EE" w:rsidR="0024250F" w:rsidRPr="00573A68" w:rsidDel="008D26A9" w:rsidRDefault="0024250F">
            <w:pPr>
              <w:pStyle w:val="ListParagraph"/>
              <w:spacing w:after="0" w:line="276" w:lineRule="auto"/>
              <w:jc w:val="both"/>
              <w:rPr>
                <w:del w:id="19655" w:author="Rachel Shipsey" w:date="2025-06-23T15:21:00Z"/>
                <w:rFonts w:eastAsia="Times New Roman" w:cs="Arial"/>
                <w:b/>
                <w:bCs/>
                <w:color w:val="000000"/>
                <w:sz w:val="18"/>
                <w:szCs w:val="18"/>
              </w:rPr>
              <w:pPrChange w:id="19656" w:author="Rachel Shipsey" w:date="2025-06-23T15:41:00Z">
                <w:pPr>
                  <w:framePr w:hSpace="180" w:wrap="around" w:hAnchor="margin" w:xAlign="center" w:y="-851"/>
                </w:pPr>
              </w:pPrChange>
            </w:pPr>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1FCD61C" w14:textId="29A0A346" w:rsidR="0024250F" w:rsidRPr="00573A68" w:rsidDel="008D26A9" w:rsidRDefault="0024250F">
            <w:pPr>
              <w:pStyle w:val="ListParagraph"/>
              <w:spacing w:after="0" w:line="276" w:lineRule="auto"/>
              <w:jc w:val="both"/>
              <w:rPr>
                <w:del w:id="19657" w:author="Rachel Shipsey" w:date="2025-06-23T15:21:00Z"/>
                <w:rFonts w:eastAsia="Times New Roman" w:cs="Arial"/>
                <w:sz w:val="18"/>
                <w:szCs w:val="18"/>
              </w:rPr>
              <w:pPrChange w:id="19658" w:author="Rachel Shipsey" w:date="2025-06-23T15:41:00Z">
                <w:pPr>
                  <w:framePr w:hSpace="180" w:wrap="around" w:hAnchor="margin" w:xAlign="center" w:y="-851"/>
                </w:pPr>
              </w:pPrChange>
            </w:pPr>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FBF56EC" w14:textId="4C9F8E00" w:rsidR="0024250F" w:rsidRPr="00573A68" w:rsidDel="008D26A9" w:rsidRDefault="0024250F">
            <w:pPr>
              <w:pStyle w:val="ListParagraph"/>
              <w:spacing w:after="0" w:line="276" w:lineRule="auto"/>
              <w:jc w:val="both"/>
              <w:rPr>
                <w:del w:id="19659" w:author="Rachel Shipsey" w:date="2025-06-23T15:21:00Z"/>
                <w:rFonts w:eastAsia="Times New Roman" w:cs="Arial"/>
                <w:color w:val="000000"/>
                <w:sz w:val="18"/>
                <w:szCs w:val="18"/>
              </w:rPr>
              <w:pPrChange w:id="19660" w:author="Rachel Shipsey" w:date="2025-06-23T15:41:00Z">
                <w:pPr>
                  <w:framePr w:hSpace="180" w:wrap="around" w:hAnchor="margin" w:xAlign="center" w:y="-851"/>
                  <w:ind w:left="144" w:hanging="144"/>
                </w:pPr>
              </w:pPrChange>
            </w:pPr>
            <w:del w:id="19661" w:author="Rachel Shipsey" w:date="2025-06-23T15:21:00Z">
              <w:r w:rsidRPr="00573A68" w:rsidDel="008D26A9">
                <w:rPr>
                  <w:rFonts w:eastAsia="Times New Roman" w:cs="Arial"/>
                  <w:color w:val="000000"/>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A764818" w14:textId="201762F4" w:rsidR="0024250F" w:rsidRPr="00573A68" w:rsidDel="008D26A9" w:rsidRDefault="0024250F">
            <w:pPr>
              <w:pStyle w:val="ListParagraph"/>
              <w:spacing w:after="0" w:line="276" w:lineRule="auto"/>
              <w:jc w:val="both"/>
              <w:rPr>
                <w:del w:id="19662" w:author="Rachel Shipsey" w:date="2025-06-23T15:21:00Z"/>
                <w:rFonts w:eastAsia="Times New Roman" w:cs="Arial"/>
                <w:color w:val="000000"/>
                <w:sz w:val="18"/>
                <w:szCs w:val="18"/>
              </w:rPr>
              <w:pPrChange w:id="19663" w:author="Rachel Shipsey" w:date="2025-06-23T15:41:00Z">
                <w:pPr>
                  <w:framePr w:hSpace="180" w:wrap="around" w:hAnchor="margin" w:xAlign="center" w:y="-851"/>
                  <w:jc w:val="right"/>
                </w:pPr>
              </w:pPrChange>
            </w:pPr>
          </w:p>
        </w:tc>
      </w:tr>
      <w:tr w:rsidR="00AA1165" w:rsidRPr="00573A68" w:rsidDel="008D26A9" w14:paraId="33CD258B" w14:textId="7AD3D285" w:rsidTr="00AA1165">
        <w:trPr>
          <w:gridAfter w:val="2"/>
          <w:wAfter w:w="5" w:type="pct"/>
          <w:trHeight w:val="261"/>
          <w:del w:id="19664"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05C50A9" w14:textId="50F17FEC" w:rsidR="0024250F" w:rsidRPr="00573A68" w:rsidDel="008D26A9" w:rsidRDefault="0024250F">
            <w:pPr>
              <w:pStyle w:val="ListParagraph"/>
              <w:spacing w:after="0" w:line="276" w:lineRule="auto"/>
              <w:jc w:val="both"/>
              <w:rPr>
                <w:del w:id="19665" w:author="Rachel Shipsey" w:date="2025-06-23T15:21:00Z"/>
                <w:rFonts w:eastAsia="Times New Roman" w:cs="Arial"/>
                <w:color w:val="000000"/>
                <w:sz w:val="18"/>
                <w:szCs w:val="18"/>
              </w:rPr>
              <w:pPrChange w:id="19666" w:author="Rachel Shipsey" w:date="2025-06-23T15:41:00Z">
                <w:pPr>
                  <w:framePr w:hSpace="180" w:wrap="around" w:hAnchor="margin" w:xAlign="center" w:y="-851"/>
                </w:pPr>
              </w:pPrChange>
            </w:pPr>
            <w:del w:id="19667"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08F3465" w14:textId="15BD89AE" w:rsidR="0024250F" w:rsidRPr="00573A68" w:rsidDel="008D26A9" w:rsidRDefault="0024250F">
            <w:pPr>
              <w:pStyle w:val="ListParagraph"/>
              <w:spacing w:after="0" w:line="276" w:lineRule="auto"/>
              <w:jc w:val="both"/>
              <w:rPr>
                <w:del w:id="19668" w:author="Rachel Shipsey" w:date="2025-06-23T15:21:00Z"/>
                <w:rFonts w:eastAsia="Times New Roman" w:cs="Arial"/>
                <w:color w:val="000000"/>
                <w:sz w:val="18"/>
                <w:szCs w:val="18"/>
              </w:rPr>
              <w:pPrChange w:id="19669" w:author="Rachel Shipsey" w:date="2025-06-23T15:41:00Z">
                <w:pPr>
                  <w:framePr w:hSpace="180" w:wrap="around" w:hAnchor="margin" w:xAlign="center" w:y="-851"/>
                  <w:ind w:left="317"/>
                </w:pPr>
              </w:pPrChange>
            </w:pPr>
            <w:del w:id="19670" w:author="Rachel Shipsey" w:date="2025-06-23T15:21:00Z">
              <w:r w:rsidRPr="00573A68" w:rsidDel="008D26A9">
                <w:rPr>
                  <w:rFonts w:eastAsia="Times New Roman" w:cs="Arial"/>
                  <w:color w:val="000000"/>
                  <w:sz w:val="18"/>
                  <w:szCs w:val="18"/>
                </w:rPr>
                <w:delText>Compilation and collection of household listings from local Governments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0D9C7BB" w14:textId="3AC736E3" w:rsidR="0024250F" w:rsidRPr="00573A68" w:rsidDel="008D26A9" w:rsidRDefault="0024250F">
            <w:pPr>
              <w:pStyle w:val="ListParagraph"/>
              <w:spacing w:after="0" w:line="276" w:lineRule="auto"/>
              <w:jc w:val="both"/>
              <w:rPr>
                <w:del w:id="19671" w:author="Rachel Shipsey" w:date="2025-06-23T15:21:00Z"/>
                <w:rFonts w:eastAsia="Times New Roman" w:cs="Arial"/>
                <w:color w:val="000000"/>
                <w:sz w:val="18"/>
                <w:szCs w:val="18"/>
              </w:rPr>
              <w:pPrChange w:id="19672" w:author="Rachel Shipsey" w:date="2025-06-23T15:41:00Z">
                <w:pPr>
                  <w:framePr w:hSpace="180" w:wrap="around" w:hAnchor="margin" w:xAlign="center" w:y="-851"/>
                </w:pPr>
              </w:pPrChange>
            </w:pPr>
            <w:del w:id="19673" w:author="Rachel Shipsey" w:date="2025-06-23T15:21:00Z">
              <w:r w:rsidDel="008D26A9">
                <w:rPr>
                  <w:rFonts w:eastAsia="Times New Roman" w:cs="Arial"/>
                  <w:color w:val="000000"/>
                  <w:sz w:val="18"/>
                  <w:szCs w:val="18"/>
                </w:rPr>
                <w:delText>H</w:delText>
              </w:r>
              <w:r w:rsidRPr="00C83B2C" w:rsidDel="008D26A9">
                <w:rPr>
                  <w:rFonts w:eastAsia="Times New Roman" w:cs="Arial"/>
                  <w:color w:val="000000"/>
                  <w:sz w:val="18"/>
                  <w:szCs w:val="18"/>
                </w:rPr>
                <w:delText>ousehold listings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DD01DE4" w14:textId="71D39F98" w:rsidR="0024250F" w:rsidRPr="00573A68" w:rsidDel="008D26A9" w:rsidRDefault="0024250F">
            <w:pPr>
              <w:pStyle w:val="ListParagraph"/>
              <w:spacing w:after="0" w:line="276" w:lineRule="auto"/>
              <w:jc w:val="both"/>
              <w:rPr>
                <w:del w:id="19674" w:author="Rachel Shipsey" w:date="2025-06-23T15:21:00Z"/>
                <w:rFonts w:eastAsia="Times New Roman" w:cs="Arial"/>
                <w:sz w:val="18"/>
                <w:szCs w:val="18"/>
              </w:rPr>
              <w:pPrChange w:id="19675" w:author="Rachel Shipsey" w:date="2025-06-23T15:41:00Z">
                <w:pPr>
                  <w:framePr w:hSpace="180" w:wrap="around" w:hAnchor="margin" w:xAlign="center" w:y="-851"/>
                </w:pPr>
              </w:pPrChange>
            </w:pPr>
            <w:del w:id="19676"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DCD5CCF" w14:textId="00E0FDA0" w:rsidR="0024250F" w:rsidRPr="00573A68" w:rsidDel="008D26A9" w:rsidRDefault="0024250F">
            <w:pPr>
              <w:pStyle w:val="ListParagraph"/>
              <w:spacing w:after="0" w:line="276" w:lineRule="auto"/>
              <w:jc w:val="both"/>
              <w:rPr>
                <w:del w:id="19677" w:author="Rachel Shipsey" w:date="2025-06-23T15:21:00Z"/>
                <w:rFonts w:eastAsia="Times New Roman" w:cs="Arial"/>
                <w:color w:val="000000"/>
                <w:sz w:val="18"/>
                <w:szCs w:val="18"/>
              </w:rPr>
              <w:pPrChange w:id="19678" w:author="Rachel Shipsey" w:date="2025-06-23T15:41:00Z">
                <w:pPr>
                  <w:framePr w:hSpace="180" w:wrap="around" w:hAnchor="margin" w:xAlign="center" w:y="-851"/>
                  <w:ind w:left="144" w:hanging="144"/>
                  <w:jc w:val="right"/>
                </w:pPr>
              </w:pPrChange>
            </w:pPr>
            <w:del w:id="19679" w:author="Rachel Shipsey" w:date="2025-06-23T15:21:00Z">
              <w:r w:rsidRPr="00573A68" w:rsidDel="008D26A9">
                <w:rPr>
                  <w:rFonts w:eastAsia="Times New Roman" w:cs="Arial"/>
                  <w:color w:val="000000"/>
                  <w:sz w:val="18"/>
                  <w:szCs w:val="18"/>
                </w:rPr>
                <w:delText>23</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A6E4801" w14:textId="794C2FD4" w:rsidR="0024250F" w:rsidRPr="00573A68" w:rsidDel="008D26A9" w:rsidRDefault="0024250F">
            <w:pPr>
              <w:pStyle w:val="ListParagraph"/>
              <w:spacing w:after="0" w:line="276" w:lineRule="auto"/>
              <w:jc w:val="both"/>
              <w:rPr>
                <w:del w:id="19680" w:author="Rachel Shipsey" w:date="2025-06-23T15:21:00Z"/>
                <w:rFonts w:eastAsia="Times New Roman" w:cs="Arial"/>
                <w:color w:val="000000"/>
                <w:sz w:val="18"/>
                <w:szCs w:val="18"/>
              </w:rPr>
              <w:pPrChange w:id="19681" w:author="Rachel Shipsey" w:date="2025-06-23T15:41:00Z">
                <w:pPr>
                  <w:framePr w:hSpace="180" w:wrap="around" w:hAnchor="margin" w:xAlign="center" w:y="-851"/>
                  <w:jc w:val="right"/>
                </w:pPr>
              </w:pPrChange>
            </w:pPr>
            <w:del w:id="19682" w:author="Rachel Shipsey" w:date="2025-06-23T15:21:00Z">
              <w:r w:rsidRPr="008E7AAA" w:rsidDel="008D26A9">
                <w:rPr>
                  <w:rFonts w:cs="Arial"/>
                  <w:sz w:val="18"/>
                  <w:szCs w:val="18"/>
                </w:rPr>
                <w:delText>2.3</w:delText>
              </w:r>
            </w:del>
          </w:p>
        </w:tc>
      </w:tr>
      <w:tr w:rsidR="00AA1165" w:rsidRPr="00573A68" w:rsidDel="008D26A9" w14:paraId="6782F254" w14:textId="6F43546D" w:rsidTr="00AA1165">
        <w:trPr>
          <w:gridAfter w:val="2"/>
          <w:wAfter w:w="5" w:type="pct"/>
          <w:trHeight w:val="261"/>
          <w:del w:id="19683"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026191D" w14:textId="59AE1919" w:rsidR="0024250F" w:rsidRPr="00573A68" w:rsidDel="008D26A9" w:rsidRDefault="0024250F">
            <w:pPr>
              <w:pStyle w:val="ListParagraph"/>
              <w:spacing w:after="0" w:line="276" w:lineRule="auto"/>
              <w:jc w:val="both"/>
              <w:rPr>
                <w:del w:id="19684" w:author="Rachel Shipsey" w:date="2025-06-23T15:21:00Z"/>
                <w:rFonts w:eastAsia="Times New Roman" w:cs="Arial"/>
                <w:color w:val="000000"/>
                <w:sz w:val="18"/>
                <w:szCs w:val="18"/>
              </w:rPr>
              <w:pPrChange w:id="19685" w:author="Rachel Shipsey" w:date="2025-06-23T15:41:00Z">
                <w:pPr>
                  <w:framePr w:hSpace="180" w:wrap="around" w:hAnchor="margin" w:xAlign="center" w:y="-851"/>
                </w:pPr>
              </w:pPrChange>
            </w:pPr>
            <w:del w:id="19686"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09E62A6" w14:textId="00192678" w:rsidR="0024250F" w:rsidRPr="00573A68" w:rsidDel="008D26A9" w:rsidRDefault="0024250F">
            <w:pPr>
              <w:pStyle w:val="ListParagraph"/>
              <w:spacing w:after="0" w:line="276" w:lineRule="auto"/>
              <w:jc w:val="both"/>
              <w:rPr>
                <w:del w:id="19687" w:author="Rachel Shipsey" w:date="2025-06-23T15:21:00Z"/>
                <w:rFonts w:eastAsia="Times New Roman" w:cs="Arial"/>
                <w:color w:val="000000"/>
                <w:sz w:val="18"/>
                <w:szCs w:val="18"/>
              </w:rPr>
              <w:pPrChange w:id="19688" w:author="Rachel Shipsey" w:date="2025-06-23T15:41:00Z">
                <w:pPr>
                  <w:framePr w:hSpace="180" w:wrap="around" w:hAnchor="margin" w:xAlign="center" w:y="-851"/>
                  <w:ind w:left="317"/>
                </w:pPr>
              </w:pPrChange>
            </w:pPr>
            <w:del w:id="19689" w:author="Rachel Shipsey" w:date="2025-06-23T15:21:00Z">
              <w:r w:rsidRPr="00573A68" w:rsidDel="008D26A9">
                <w:rPr>
                  <w:rFonts w:eastAsia="Times New Roman" w:cs="Arial"/>
                  <w:color w:val="000000"/>
                  <w:sz w:val="18"/>
                  <w:szCs w:val="18"/>
                </w:rPr>
                <w:delText>Data editing/ compilation</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73B5079" w14:textId="0426B442" w:rsidR="0024250F" w:rsidRPr="00573A68" w:rsidDel="008D26A9" w:rsidRDefault="0024250F">
            <w:pPr>
              <w:pStyle w:val="ListParagraph"/>
              <w:spacing w:after="0" w:line="276" w:lineRule="auto"/>
              <w:jc w:val="both"/>
              <w:rPr>
                <w:del w:id="19690" w:author="Rachel Shipsey" w:date="2025-06-23T15:21:00Z"/>
                <w:rFonts w:eastAsia="Times New Roman" w:cs="Arial"/>
                <w:color w:val="000000"/>
                <w:sz w:val="18"/>
                <w:szCs w:val="18"/>
              </w:rPr>
              <w:pPrChange w:id="19691" w:author="Rachel Shipsey" w:date="2025-06-23T15:41:00Z">
                <w:pPr>
                  <w:framePr w:hSpace="180" w:wrap="around" w:hAnchor="margin" w:xAlign="center" w:y="-851"/>
                </w:pPr>
              </w:pPrChange>
            </w:pPr>
            <w:del w:id="19692" w:author="Rachel Shipsey" w:date="2025-06-23T15:21:00Z">
              <w:r w:rsidDel="008D26A9">
                <w:rPr>
                  <w:rFonts w:eastAsia="Times New Roman" w:cs="Arial"/>
                  <w:color w:val="000000"/>
                  <w:sz w:val="18"/>
                  <w:szCs w:val="18"/>
                </w:rPr>
                <w:delText>Edited data points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98B0773" w14:textId="6BC85C8C" w:rsidR="0024250F" w:rsidRPr="00573A68" w:rsidDel="008D26A9" w:rsidRDefault="0024250F">
            <w:pPr>
              <w:pStyle w:val="ListParagraph"/>
              <w:spacing w:after="0" w:line="276" w:lineRule="auto"/>
              <w:jc w:val="both"/>
              <w:rPr>
                <w:del w:id="19693" w:author="Rachel Shipsey" w:date="2025-06-23T15:21:00Z"/>
                <w:rFonts w:eastAsia="Times New Roman" w:cs="Arial"/>
                <w:sz w:val="18"/>
                <w:szCs w:val="18"/>
              </w:rPr>
              <w:pPrChange w:id="19694" w:author="Rachel Shipsey" w:date="2025-06-23T15:41:00Z">
                <w:pPr>
                  <w:framePr w:hSpace="180" w:wrap="around" w:hAnchor="margin" w:xAlign="center" w:y="-851"/>
                </w:pPr>
              </w:pPrChange>
            </w:pPr>
            <w:del w:id="19695"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0F5AAE5" w14:textId="2E3F6CAB" w:rsidR="0024250F" w:rsidRPr="00573A68" w:rsidDel="008D26A9" w:rsidRDefault="0024250F">
            <w:pPr>
              <w:pStyle w:val="ListParagraph"/>
              <w:spacing w:after="0" w:line="276" w:lineRule="auto"/>
              <w:jc w:val="both"/>
              <w:rPr>
                <w:del w:id="19696" w:author="Rachel Shipsey" w:date="2025-06-23T15:21:00Z"/>
                <w:rFonts w:eastAsia="Times New Roman" w:cs="Arial"/>
                <w:color w:val="000000"/>
                <w:sz w:val="18"/>
                <w:szCs w:val="18"/>
              </w:rPr>
              <w:pPrChange w:id="19697" w:author="Rachel Shipsey" w:date="2025-06-23T15:41:00Z">
                <w:pPr>
                  <w:framePr w:hSpace="180" w:wrap="around" w:hAnchor="margin" w:xAlign="center" w:y="-851"/>
                  <w:ind w:left="144" w:hanging="144"/>
                  <w:jc w:val="right"/>
                </w:pPr>
              </w:pPrChange>
            </w:pPr>
            <w:del w:id="19698" w:author="Rachel Shipsey" w:date="2025-06-23T15:21:00Z">
              <w:r w:rsidRPr="00573A68" w:rsidDel="008D26A9">
                <w:rPr>
                  <w:rFonts w:eastAsia="Times New Roman" w:cs="Arial"/>
                  <w:color w:val="000000"/>
                  <w:sz w:val="18"/>
                  <w:szCs w:val="18"/>
                </w:rPr>
                <w:delText>23</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BAA18B7" w14:textId="606DCC4B" w:rsidR="0024250F" w:rsidRPr="00573A68" w:rsidDel="008D26A9" w:rsidRDefault="0024250F">
            <w:pPr>
              <w:pStyle w:val="ListParagraph"/>
              <w:spacing w:after="0" w:line="276" w:lineRule="auto"/>
              <w:jc w:val="both"/>
              <w:rPr>
                <w:del w:id="19699" w:author="Rachel Shipsey" w:date="2025-06-23T15:21:00Z"/>
                <w:rFonts w:eastAsia="Times New Roman" w:cs="Arial"/>
                <w:color w:val="000000"/>
                <w:sz w:val="18"/>
                <w:szCs w:val="18"/>
              </w:rPr>
              <w:pPrChange w:id="19700" w:author="Rachel Shipsey" w:date="2025-06-23T15:41:00Z">
                <w:pPr>
                  <w:framePr w:hSpace="180" w:wrap="around" w:hAnchor="margin" w:xAlign="center" w:y="-851"/>
                  <w:jc w:val="right"/>
                </w:pPr>
              </w:pPrChange>
            </w:pPr>
            <w:del w:id="19701" w:author="Rachel Shipsey" w:date="2025-06-23T15:21:00Z">
              <w:r w:rsidRPr="008E7AAA" w:rsidDel="008D26A9">
                <w:rPr>
                  <w:rFonts w:cs="Arial"/>
                  <w:sz w:val="18"/>
                  <w:szCs w:val="18"/>
                </w:rPr>
                <w:delText>2.3</w:delText>
              </w:r>
            </w:del>
          </w:p>
        </w:tc>
      </w:tr>
      <w:tr w:rsidR="00AA1165" w:rsidRPr="00573A68" w:rsidDel="008D26A9" w14:paraId="03BB66A7" w14:textId="4C8BAE31" w:rsidTr="00AA1165">
        <w:trPr>
          <w:gridAfter w:val="2"/>
          <w:wAfter w:w="5" w:type="pct"/>
          <w:trHeight w:val="261"/>
          <w:del w:id="19702"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5977628" w14:textId="0A1EF892" w:rsidR="0024250F" w:rsidRPr="00573A68" w:rsidDel="008D26A9" w:rsidRDefault="0024250F">
            <w:pPr>
              <w:pStyle w:val="ListParagraph"/>
              <w:spacing w:after="0" w:line="276" w:lineRule="auto"/>
              <w:jc w:val="both"/>
              <w:rPr>
                <w:del w:id="19703" w:author="Rachel Shipsey" w:date="2025-06-23T15:21:00Z"/>
                <w:rFonts w:eastAsia="Times New Roman" w:cs="Arial"/>
                <w:color w:val="000000"/>
                <w:sz w:val="18"/>
                <w:szCs w:val="18"/>
              </w:rPr>
              <w:pPrChange w:id="19704" w:author="Rachel Shipsey" w:date="2025-06-23T15:41:00Z">
                <w:pPr>
                  <w:framePr w:hSpace="180" w:wrap="around" w:hAnchor="margin" w:xAlign="center" w:y="-851"/>
                  <w:jc w:val="right"/>
                </w:pPr>
              </w:pPrChange>
            </w:pPr>
            <w:del w:id="19705" w:author="Rachel Shipsey" w:date="2025-06-23T15:21:00Z">
              <w:r w:rsidRPr="00573A68" w:rsidDel="008D26A9">
                <w:rPr>
                  <w:rFonts w:eastAsia="Times New Roman" w:cs="Arial"/>
                  <w:color w:val="000000"/>
                  <w:sz w:val="18"/>
                  <w:szCs w:val="18"/>
                </w:rPr>
                <w:delText>11</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E9C96C0" w14:textId="5B9EA972" w:rsidR="0024250F" w:rsidRPr="00573A68" w:rsidDel="008D26A9" w:rsidRDefault="0024250F">
            <w:pPr>
              <w:pStyle w:val="ListParagraph"/>
              <w:spacing w:after="0" w:line="276" w:lineRule="auto"/>
              <w:jc w:val="both"/>
              <w:rPr>
                <w:del w:id="19706" w:author="Rachel Shipsey" w:date="2025-06-23T15:21:00Z"/>
                <w:rFonts w:eastAsia="Times New Roman" w:cs="Arial"/>
                <w:b/>
                <w:bCs/>
                <w:color w:val="000000"/>
                <w:sz w:val="18"/>
                <w:szCs w:val="18"/>
              </w:rPr>
              <w:pPrChange w:id="19707" w:author="Rachel Shipsey" w:date="2025-06-23T15:41:00Z">
                <w:pPr>
                  <w:framePr w:hSpace="180" w:wrap="around" w:hAnchor="margin" w:xAlign="center" w:y="-851"/>
                </w:pPr>
              </w:pPrChange>
            </w:pPr>
            <w:del w:id="19708" w:author="Rachel Shipsey" w:date="2025-06-23T15:21:00Z">
              <w:r w:rsidRPr="00573A68" w:rsidDel="008D26A9">
                <w:rPr>
                  <w:rFonts w:eastAsia="Times New Roman" w:cs="Arial"/>
                  <w:b/>
                  <w:bCs/>
                  <w:color w:val="000000"/>
                  <w:sz w:val="18"/>
                  <w:szCs w:val="18"/>
                </w:rPr>
                <w:delText xml:space="preserve">Demarcation of </w:delText>
              </w:r>
              <w:r w:rsidDel="008D26A9">
                <w:rPr>
                  <w:rFonts w:eastAsia="Times New Roman" w:cs="Arial"/>
                  <w:b/>
                  <w:bCs/>
                  <w:color w:val="000000"/>
                  <w:sz w:val="18"/>
                  <w:szCs w:val="18"/>
                </w:rPr>
                <w:delText>E</w:delText>
              </w:r>
              <w:r w:rsidRPr="00573A68" w:rsidDel="008D26A9">
                <w:rPr>
                  <w:rFonts w:eastAsia="Times New Roman" w:cs="Arial"/>
                  <w:b/>
                  <w:bCs/>
                  <w:color w:val="000000"/>
                  <w:sz w:val="18"/>
                  <w:szCs w:val="18"/>
                </w:rPr>
                <w:delText xml:space="preserve">numeration </w:delText>
              </w:r>
              <w:r w:rsidDel="008D26A9">
                <w:rPr>
                  <w:rFonts w:eastAsia="Times New Roman" w:cs="Arial"/>
                  <w:b/>
                  <w:bCs/>
                  <w:color w:val="000000"/>
                  <w:sz w:val="18"/>
                  <w:szCs w:val="18"/>
                </w:rPr>
                <w:delText>A</w:delText>
              </w:r>
              <w:r w:rsidRPr="00573A68" w:rsidDel="008D26A9">
                <w:rPr>
                  <w:rFonts w:eastAsia="Times New Roman" w:cs="Arial"/>
                  <w:b/>
                  <w:bCs/>
                  <w:color w:val="000000"/>
                  <w:sz w:val="18"/>
                  <w:szCs w:val="18"/>
                </w:rPr>
                <w:delText>rea (EA) boundary</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85022C3" w14:textId="145FBE65" w:rsidR="0024250F" w:rsidRPr="00573A68" w:rsidDel="008D26A9" w:rsidRDefault="0024250F">
            <w:pPr>
              <w:pStyle w:val="ListParagraph"/>
              <w:spacing w:after="0" w:line="276" w:lineRule="auto"/>
              <w:jc w:val="both"/>
              <w:rPr>
                <w:del w:id="19709" w:author="Rachel Shipsey" w:date="2025-06-23T15:21:00Z"/>
                <w:rFonts w:eastAsia="Times New Roman" w:cs="Arial"/>
                <w:color w:val="000000"/>
                <w:sz w:val="18"/>
                <w:szCs w:val="18"/>
              </w:rPr>
              <w:pPrChange w:id="19710" w:author="Rachel Shipsey" w:date="2025-06-23T15:41:00Z">
                <w:pPr>
                  <w:framePr w:hSpace="180" w:wrap="around" w:hAnchor="margin" w:xAlign="center" w:y="-851"/>
                </w:pPr>
              </w:pPrChange>
            </w:pPr>
            <w:del w:id="19711" w:author="Rachel Shipsey" w:date="2025-06-23T15:21:00Z">
              <w:r w:rsidRPr="00A22DEC" w:rsidDel="008D26A9">
                <w:rPr>
                  <w:rFonts w:eastAsia="Times New Roman" w:cs="Arial"/>
                  <w:color w:val="000000"/>
                  <w:sz w:val="18"/>
                  <w:szCs w:val="18"/>
                </w:rPr>
                <w:delText>Demarcated EAs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552529A" w14:textId="06B6ABAD" w:rsidR="0024250F" w:rsidRPr="00573A68" w:rsidDel="008D26A9" w:rsidRDefault="0024250F">
            <w:pPr>
              <w:pStyle w:val="ListParagraph"/>
              <w:spacing w:after="0" w:line="276" w:lineRule="auto"/>
              <w:jc w:val="both"/>
              <w:rPr>
                <w:del w:id="19712" w:author="Rachel Shipsey" w:date="2025-06-23T15:21:00Z"/>
                <w:rFonts w:eastAsia="Times New Roman" w:cs="Arial"/>
                <w:sz w:val="18"/>
                <w:szCs w:val="18"/>
              </w:rPr>
              <w:pPrChange w:id="19713" w:author="Rachel Shipsey" w:date="2025-06-23T15:41:00Z">
                <w:pPr>
                  <w:framePr w:hSpace="180" w:wrap="around" w:hAnchor="margin" w:xAlign="center" w:y="-851"/>
                </w:pPr>
              </w:pPrChange>
            </w:pPr>
            <w:del w:id="19714"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55E4470" w14:textId="6A6FE61D" w:rsidR="0024250F" w:rsidRPr="00573A68" w:rsidDel="008D26A9" w:rsidRDefault="0024250F">
            <w:pPr>
              <w:pStyle w:val="ListParagraph"/>
              <w:spacing w:after="0" w:line="276" w:lineRule="auto"/>
              <w:jc w:val="both"/>
              <w:rPr>
                <w:del w:id="19715" w:author="Rachel Shipsey" w:date="2025-06-23T15:21:00Z"/>
                <w:rFonts w:eastAsia="Times New Roman" w:cs="Arial"/>
                <w:color w:val="000000"/>
                <w:sz w:val="18"/>
                <w:szCs w:val="18"/>
              </w:rPr>
              <w:pPrChange w:id="19716" w:author="Rachel Shipsey" w:date="2025-06-23T15:41:00Z">
                <w:pPr>
                  <w:framePr w:hSpace="180" w:wrap="around" w:hAnchor="margin" w:xAlign="center" w:y="-851"/>
                  <w:ind w:left="144" w:hanging="144"/>
                </w:pPr>
              </w:pPrChange>
            </w:pPr>
            <w:del w:id="19717" w:author="Rachel Shipsey" w:date="2025-06-23T15:21:00Z">
              <w:r w:rsidRPr="00573A68" w:rsidDel="008D26A9">
                <w:rPr>
                  <w:rFonts w:eastAsia="Times New Roman" w:cs="Arial"/>
                  <w:color w:val="000000"/>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C744658" w14:textId="61DBE922" w:rsidR="0024250F" w:rsidRPr="00573A68" w:rsidDel="008D26A9" w:rsidRDefault="0024250F">
            <w:pPr>
              <w:pStyle w:val="ListParagraph"/>
              <w:spacing w:after="0" w:line="276" w:lineRule="auto"/>
              <w:jc w:val="both"/>
              <w:rPr>
                <w:del w:id="19718" w:author="Rachel Shipsey" w:date="2025-06-23T15:21:00Z"/>
                <w:rFonts w:eastAsia="Times New Roman" w:cs="Arial"/>
                <w:color w:val="000000"/>
                <w:sz w:val="18"/>
                <w:szCs w:val="18"/>
              </w:rPr>
              <w:pPrChange w:id="19719" w:author="Rachel Shipsey" w:date="2025-06-23T15:41:00Z">
                <w:pPr>
                  <w:framePr w:hSpace="180" w:wrap="around" w:hAnchor="margin" w:xAlign="center" w:y="-851"/>
                  <w:jc w:val="right"/>
                </w:pPr>
              </w:pPrChange>
            </w:pPr>
          </w:p>
        </w:tc>
      </w:tr>
      <w:tr w:rsidR="00AA1165" w:rsidRPr="00573A68" w:rsidDel="008D26A9" w14:paraId="2350B745" w14:textId="0C284DFA" w:rsidTr="00940FCF">
        <w:trPr>
          <w:gridAfter w:val="2"/>
          <w:wAfter w:w="5" w:type="pct"/>
          <w:trHeight w:val="170"/>
          <w:del w:id="19720"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75DCF7D" w14:textId="7F0D6BC7" w:rsidR="0024250F" w:rsidRPr="00573A68" w:rsidDel="008D26A9" w:rsidRDefault="0024250F">
            <w:pPr>
              <w:pStyle w:val="ListParagraph"/>
              <w:spacing w:after="0" w:line="276" w:lineRule="auto"/>
              <w:jc w:val="both"/>
              <w:rPr>
                <w:del w:id="19721" w:author="Rachel Shipsey" w:date="2025-06-23T15:21:00Z"/>
                <w:rFonts w:eastAsia="Times New Roman" w:cs="Arial"/>
                <w:color w:val="000000"/>
                <w:sz w:val="18"/>
                <w:szCs w:val="18"/>
              </w:rPr>
              <w:pPrChange w:id="19722" w:author="Rachel Shipsey" w:date="2025-06-23T15:41:00Z">
                <w:pPr>
                  <w:framePr w:hSpace="180" w:wrap="around" w:hAnchor="margin" w:xAlign="center" w:y="-851"/>
                  <w:ind w:left="570"/>
                  <w:jc w:val="right"/>
                </w:pPr>
              </w:pPrChange>
            </w:pPr>
            <w:del w:id="19723" w:author="Rachel Shipsey" w:date="2025-06-23T15:21:00Z">
              <w:r w:rsidRPr="00573A68" w:rsidDel="008D26A9">
                <w:rPr>
                  <w:rFonts w:eastAsia="Times New Roman" w:cs="Arial"/>
                  <w:color w:val="000000"/>
                  <w:sz w:val="18"/>
                  <w:szCs w:val="18"/>
                </w:rPr>
                <w:delText>2</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4EDB870" w14:textId="51A1BB0F" w:rsidR="0024250F" w:rsidRPr="00573A68" w:rsidDel="008D26A9" w:rsidRDefault="0024250F">
            <w:pPr>
              <w:pStyle w:val="ListParagraph"/>
              <w:spacing w:after="0" w:line="276" w:lineRule="auto"/>
              <w:jc w:val="both"/>
              <w:rPr>
                <w:del w:id="19724" w:author="Rachel Shipsey" w:date="2025-06-23T15:21:00Z"/>
                <w:rFonts w:eastAsia="Times New Roman" w:cs="Arial"/>
                <w:b/>
                <w:bCs/>
                <w:color w:val="000000"/>
                <w:sz w:val="18"/>
                <w:szCs w:val="18"/>
              </w:rPr>
              <w:pPrChange w:id="19725" w:author="Rachel Shipsey" w:date="2025-06-23T15:41:00Z">
                <w:pPr>
                  <w:framePr w:hSpace="180" w:wrap="around" w:hAnchor="margin" w:xAlign="center" w:y="-851"/>
                </w:pPr>
              </w:pPrChange>
            </w:pPr>
            <w:del w:id="19726" w:author="Rachel Shipsey" w:date="2025-06-23T15:21:00Z">
              <w:r w:rsidRPr="00573A68" w:rsidDel="008D26A9">
                <w:rPr>
                  <w:rFonts w:eastAsia="Times New Roman" w:cs="Arial"/>
                  <w:b/>
                  <w:bCs/>
                  <w:color w:val="000000"/>
                  <w:sz w:val="18"/>
                  <w:szCs w:val="18"/>
                </w:rPr>
                <w:delText>Creating a GIS database</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EC98C35" w14:textId="44920584" w:rsidR="0024250F" w:rsidRPr="00573A68" w:rsidDel="008D26A9" w:rsidRDefault="0024250F">
            <w:pPr>
              <w:pStyle w:val="ListParagraph"/>
              <w:spacing w:after="0" w:line="276" w:lineRule="auto"/>
              <w:jc w:val="both"/>
              <w:rPr>
                <w:del w:id="19727" w:author="Rachel Shipsey" w:date="2025-06-23T15:21:00Z"/>
                <w:rFonts w:eastAsia="Times New Roman" w:cs="Arial"/>
                <w:b/>
                <w:bCs/>
                <w:color w:val="000000"/>
                <w:sz w:val="18"/>
                <w:szCs w:val="18"/>
              </w:rPr>
              <w:pPrChange w:id="19728" w:author="Rachel Shipsey" w:date="2025-06-23T15:41:00Z">
                <w:pPr>
                  <w:framePr w:hSpace="180" w:wrap="around" w:hAnchor="margin" w:xAlign="center" w:y="-851"/>
                </w:pPr>
              </w:pPrChange>
            </w:pPr>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514C044" w14:textId="30EA7557" w:rsidR="0024250F" w:rsidRPr="00573A68" w:rsidDel="008D26A9" w:rsidRDefault="0024250F">
            <w:pPr>
              <w:pStyle w:val="ListParagraph"/>
              <w:spacing w:after="0" w:line="276" w:lineRule="auto"/>
              <w:jc w:val="both"/>
              <w:rPr>
                <w:del w:id="19729" w:author="Rachel Shipsey" w:date="2025-06-23T15:21:00Z"/>
                <w:rFonts w:eastAsia="Times New Roman" w:cs="Arial"/>
                <w:sz w:val="18"/>
                <w:szCs w:val="18"/>
              </w:rPr>
              <w:pPrChange w:id="19730" w:author="Rachel Shipsey" w:date="2025-06-23T15:41:00Z">
                <w:pPr>
                  <w:framePr w:hSpace="180" w:wrap="around" w:hAnchor="margin" w:xAlign="center" w:y="-851"/>
                </w:pPr>
              </w:pPrChange>
            </w:pPr>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F1642F0" w14:textId="16779D8C" w:rsidR="0024250F" w:rsidRPr="00573A68" w:rsidDel="008D26A9" w:rsidRDefault="0024250F">
            <w:pPr>
              <w:pStyle w:val="ListParagraph"/>
              <w:spacing w:after="0" w:line="276" w:lineRule="auto"/>
              <w:jc w:val="both"/>
              <w:rPr>
                <w:del w:id="19731" w:author="Rachel Shipsey" w:date="2025-06-23T15:21:00Z"/>
                <w:rFonts w:eastAsia="Times New Roman" w:cs="Arial"/>
                <w:b/>
                <w:bCs/>
                <w:i/>
                <w:iCs/>
                <w:color w:val="375623"/>
                <w:sz w:val="18"/>
                <w:szCs w:val="18"/>
              </w:rPr>
              <w:pPrChange w:id="19732" w:author="Rachel Shipsey" w:date="2025-06-23T15:41:00Z">
                <w:pPr>
                  <w:framePr w:hSpace="180" w:wrap="around" w:hAnchor="margin" w:xAlign="center" w:y="-851"/>
                  <w:ind w:left="144" w:hanging="144"/>
                </w:pPr>
              </w:pPrChange>
            </w:pPr>
            <w:del w:id="19733" w:author="Rachel Shipsey" w:date="2025-06-23T15:21:00Z">
              <w:r w:rsidRPr="00573A68" w:rsidDel="008D26A9">
                <w:rPr>
                  <w:rFonts w:eastAsia="Times New Roman" w:cs="Arial"/>
                  <w:b/>
                  <w:bCs/>
                  <w:i/>
                  <w:iCs/>
                  <w:color w:val="375623"/>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412E10E" w14:textId="05E3B877" w:rsidR="0024250F" w:rsidRPr="00573A68" w:rsidDel="008D26A9" w:rsidRDefault="0024250F">
            <w:pPr>
              <w:pStyle w:val="ListParagraph"/>
              <w:spacing w:after="0" w:line="276" w:lineRule="auto"/>
              <w:jc w:val="both"/>
              <w:rPr>
                <w:del w:id="19734" w:author="Rachel Shipsey" w:date="2025-06-23T15:21:00Z"/>
                <w:rFonts w:eastAsia="Times New Roman" w:cs="Arial"/>
                <w:b/>
                <w:bCs/>
                <w:i/>
                <w:iCs/>
                <w:color w:val="375623"/>
                <w:sz w:val="18"/>
                <w:szCs w:val="18"/>
              </w:rPr>
              <w:pPrChange w:id="19735" w:author="Rachel Shipsey" w:date="2025-06-23T15:41:00Z">
                <w:pPr>
                  <w:framePr w:hSpace="180" w:wrap="around" w:hAnchor="margin" w:xAlign="center" w:y="-851"/>
                  <w:jc w:val="right"/>
                </w:pPr>
              </w:pPrChange>
            </w:pPr>
          </w:p>
        </w:tc>
      </w:tr>
      <w:tr w:rsidR="00AA1165" w:rsidRPr="00573A68" w:rsidDel="008D26A9" w14:paraId="5BAD115B" w14:textId="0E454A10" w:rsidTr="00AA1165">
        <w:trPr>
          <w:gridAfter w:val="2"/>
          <w:wAfter w:w="5" w:type="pct"/>
          <w:trHeight w:val="261"/>
          <w:del w:id="19736"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A939C18" w14:textId="3035B353" w:rsidR="0024250F" w:rsidRPr="00573A68" w:rsidDel="008D26A9" w:rsidRDefault="0024250F">
            <w:pPr>
              <w:pStyle w:val="ListParagraph"/>
              <w:spacing w:after="0" w:line="276" w:lineRule="auto"/>
              <w:jc w:val="both"/>
              <w:rPr>
                <w:del w:id="19737" w:author="Rachel Shipsey" w:date="2025-06-23T15:21:00Z"/>
                <w:rFonts w:eastAsia="Times New Roman" w:cs="Arial"/>
                <w:color w:val="000000"/>
                <w:sz w:val="18"/>
                <w:szCs w:val="18"/>
              </w:rPr>
              <w:pPrChange w:id="19738" w:author="Rachel Shipsey" w:date="2025-06-23T15:41:00Z">
                <w:pPr>
                  <w:framePr w:hSpace="180" w:wrap="around" w:hAnchor="margin" w:xAlign="center" w:y="-851"/>
                </w:pPr>
              </w:pPrChange>
            </w:pPr>
            <w:del w:id="19739"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BD8303E" w14:textId="3C41CEB8" w:rsidR="0024250F" w:rsidRPr="00573A68" w:rsidDel="008D26A9" w:rsidRDefault="0024250F">
            <w:pPr>
              <w:pStyle w:val="ListParagraph"/>
              <w:spacing w:after="0" w:line="276" w:lineRule="auto"/>
              <w:jc w:val="both"/>
              <w:rPr>
                <w:del w:id="19740" w:author="Rachel Shipsey" w:date="2025-06-23T15:21:00Z"/>
                <w:rFonts w:eastAsia="Times New Roman" w:cs="Arial"/>
                <w:color w:val="000000"/>
                <w:sz w:val="18"/>
                <w:szCs w:val="18"/>
              </w:rPr>
              <w:pPrChange w:id="19741" w:author="Rachel Shipsey" w:date="2025-06-23T15:41:00Z">
                <w:pPr>
                  <w:framePr w:hSpace="180" w:wrap="around" w:hAnchor="margin" w:xAlign="center" w:y="-851"/>
                  <w:ind w:firstLineChars="200" w:firstLine="360"/>
                </w:pPr>
              </w:pPrChange>
            </w:pPr>
            <w:del w:id="19742" w:author="Rachel Shipsey" w:date="2025-06-23T15:21:00Z">
              <w:r w:rsidRPr="00573A68" w:rsidDel="008D26A9">
                <w:rPr>
                  <w:rFonts w:eastAsia="Times New Roman" w:cs="Arial"/>
                  <w:color w:val="000000"/>
                  <w:sz w:val="18"/>
                  <w:szCs w:val="18"/>
                </w:rPr>
                <w:delText>Digitizing EA Maps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FBF8719" w14:textId="1155617D" w:rsidR="0024250F" w:rsidRPr="00573A68" w:rsidDel="008D26A9" w:rsidRDefault="0024250F">
            <w:pPr>
              <w:pStyle w:val="ListParagraph"/>
              <w:spacing w:after="0" w:line="276" w:lineRule="auto"/>
              <w:jc w:val="both"/>
              <w:rPr>
                <w:del w:id="19743" w:author="Rachel Shipsey" w:date="2025-06-23T15:21:00Z"/>
                <w:rFonts w:eastAsia="Times New Roman" w:cs="Arial"/>
                <w:color w:val="000000"/>
                <w:sz w:val="18"/>
                <w:szCs w:val="18"/>
              </w:rPr>
              <w:pPrChange w:id="19744" w:author="Rachel Shipsey" w:date="2025-06-23T15:41:00Z">
                <w:pPr>
                  <w:framePr w:hSpace="180" w:wrap="around" w:hAnchor="margin" w:xAlign="center" w:y="-851"/>
                </w:pPr>
              </w:pPrChange>
            </w:pPr>
            <w:del w:id="19745" w:author="Rachel Shipsey" w:date="2025-06-23T15:21:00Z">
              <w:r w:rsidDel="008D26A9">
                <w:rPr>
                  <w:rFonts w:eastAsia="Times New Roman" w:cs="Arial"/>
                  <w:color w:val="000000"/>
                  <w:sz w:val="18"/>
                  <w:szCs w:val="18"/>
                </w:rPr>
                <w:delText>Digital EA maps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1AEBC5A" w14:textId="268AD2FF" w:rsidR="0024250F" w:rsidRPr="00573A68" w:rsidDel="008D26A9" w:rsidRDefault="0024250F">
            <w:pPr>
              <w:pStyle w:val="ListParagraph"/>
              <w:spacing w:after="0" w:line="276" w:lineRule="auto"/>
              <w:jc w:val="both"/>
              <w:rPr>
                <w:del w:id="19746" w:author="Rachel Shipsey" w:date="2025-06-23T15:21:00Z"/>
                <w:rFonts w:eastAsia="Times New Roman" w:cs="Arial"/>
                <w:sz w:val="18"/>
                <w:szCs w:val="18"/>
              </w:rPr>
              <w:pPrChange w:id="19747" w:author="Rachel Shipsey" w:date="2025-06-23T15:41:00Z">
                <w:pPr>
                  <w:framePr w:hSpace="180" w:wrap="around" w:hAnchor="margin" w:xAlign="center" w:y="-851"/>
                </w:pPr>
              </w:pPrChange>
            </w:pPr>
            <w:del w:id="19748"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B9F5B34" w14:textId="7CF2A490" w:rsidR="0024250F" w:rsidRPr="00573A68" w:rsidDel="008D26A9" w:rsidRDefault="0024250F">
            <w:pPr>
              <w:pStyle w:val="ListParagraph"/>
              <w:spacing w:after="0" w:line="276" w:lineRule="auto"/>
              <w:jc w:val="both"/>
              <w:rPr>
                <w:del w:id="19749" w:author="Rachel Shipsey" w:date="2025-06-23T15:21:00Z"/>
                <w:rFonts w:eastAsia="Times New Roman" w:cs="Arial"/>
                <w:color w:val="000000"/>
                <w:sz w:val="18"/>
                <w:szCs w:val="18"/>
              </w:rPr>
              <w:pPrChange w:id="19750" w:author="Rachel Shipsey" w:date="2025-06-23T15:41:00Z">
                <w:pPr>
                  <w:framePr w:hSpace="180" w:wrap="around" w:hAnchor="margin" w:xAlign="center" w:y="-851"/>
                  <w:ind w:left="144" w:hanging="144"/>
                  <w:jc w:val="right"/>
                </w:pPr>
              </w:pPrChange>
            </w:pPr>
            <w:del w:id="19751" w:author="Rachel Shipsey" w:date="2025-06-23T15:21:00Z">
              <w:r w:rsidRPr="00573A68" w:rsidDel="008D26A9">
                <w:rPr>
                  <w:rFonts w:eastAsia="Times New Roman" w:cs="Arial"/>
                  <w:color w:val="000000"/>
                  <w:sz w:val="18"/>
                  <w:szCs w:val="18"/>
                </w:rPr>
                <w:delText>23</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B7AA8DD" w14:textId="2EC9C989" w:rsidR="0024250F" w:rsidRPr="00573A68" w:rsidDel="008D26A9" w:rsidRDefault="0024250F">
            <w:pPr>
              <w:pStyle w:val="ListParagraph"/>
              <w:spacing w:after="0" w:line="276" w:lineRule="auto"/>
              <w:jc w:val="both"/>
              <w:rPr>
                <w:del w:id="19752" w:author="Rachel Shipsey" w:date="2025-06-23T15:21:00Z"/>
                <w:rFonts w:eastAsia="Times New Roman" w:cs="Arial"/>
                <w:color w:val="000000"/>
                <w:sz w:val="18"/>
                <w:szCs w:val="18"/>
              </w:rPr>
              <w:pPrChange w:id="19753" w:author="Rachel Shipsey" w:date="2025-06-23T15:41:00Z">
                <w:pPr>
                  <w:framePr w:hSpace="180" w:wrap="around" w:hAnchor="margin" w:xAlign="center" w:y="-851"/>
                  <w:jc w:val="right"/>
                </w:pPr>
              </w:pPrChange>
            </w:pPr>
            <w:del w:id="19754" w:author="Rachel Shipsey" w:date="2025-06-23T15:21:00Z">
              <w:r w:rsidRPr="008E7AAA" w:rsidDel="008D26A9">
                <w:rPr>
                  <w:rFonts w:cs="Arial"/>
                  <w:sz w:val="18"/>
                  <w:szCs w:val="18"/>
                </w:rPr>
                <w:delText>2.3</w:delText>
              </w:r>
            </w:del>
          </w:p>
        </w:tc>
      </w:tr>
      <w:tr w:rsidR="00AA1165" w:rsidRPr="00573A68" w:rsidDel="008D26A9" w14:paraId="32E0FF72" w14:textId="2C9B2E87" w:rsidTr="00AA1165">
        <w:trPr>
          <w:gridAfter w:val="2"/>
          <w:wAfter w:w="5" w:type="pct"/>
          <w:trHeight w:val="261"/>
          <w:del w:id="19755"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97FBFA1" w14:textId="42ABB104" w:rsidR="0024250F" w:rsidRPr="00573A68" w:rsidDel="008D26A9" w:rsidRDefault="0024250F">
            <w:pPr>
              <w:pStyle w:val="ListParagraph"/>
              <w:spacing w:after="0" w:line="276" w:lineRule="auto"/>
              <w:jc w:val="both"/>
              <w:rPr>
                <w:del w:id="19756" w:author="Rachel Shipsey" w:date="2025-06-23T15:21:00Z"/>
                <w:rFonts w:eastAsia="Times New Roman" w:cs="Arial"/>
                <w:color w:val="000000"/>
                <w:sz w:val="18"/>
                <w:szCs w:val="18"/>
              </w:rPr>
              <w:pPrChange w:id="19757" w:author="Rachel Shipsey" w:date="2025-06-23T15:41:00Z">
                <w:pPr>
                  <w:framePr w:hSpace="180" w:wrap="around" w:hAnchor="margin" w:xAlign="center" w:y="-851"/>
                  <w:jc w:val="right"/>
                </w:pPr>
              </w:pPrChange>
            </w:pPr>
            <w:del w:id="19758" w:author="Rachel Shipsey" w:date="2025-06-23T15:21:00Z">
              <w:r w:rsidRPr="00573A68" w:rsidDel="008D26A9">
                <w:rPr>
                  <w:rFonts w:eastAsia="Times New Roman" w:cs="Arial"/>
                  <w:color w:val="000000"/>
                  <w:sz w:val="18"/>
                  <w:szCs w:val="18"/>
                </w:rPr>
                <w:delText>13</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4E748B9" w14:textId="17655079" w:rsidR="0024250F" w:rsidRPr="00573A68" w:rsidDel="008D26A9" w:rsidRDefault="0024250F">
            <w:pPr>
              <w:pStyle w:val="ListParagraph"/>
              <w:spacing w:after="0" w:line="276" w:lineRule="auto"/>
              <w:jc w:val="both"/>
              <w:rPr>
                <w:del w:id="19759" w:author="Rachel Shipsey" w:date="2025-06-23T15:21:00Z"/>
                <w:rFonts w:eastAsia="Times New Roman" w:cs="Arial"/>
                <w:b/>
                <w:bCs/>
                <w:color w:val="000000"/>
                <w:sz w:val="18"/>
                <w:szCs w:val="18"/>
              </w:rPr>
              <w:pPrChange w:id="19760" w:author="Rachel Shipsey" w:date="2025-06-23T15:41:00Z">
                <w:pPr>
                  <w:framePr w:hSpace="180" w:wrap="around" w:hAnchor="margin" w:xAlign="center" w:y="-851"/>
                </w:pPr>
              </w:pPrChange>
            </w:pPr>
            <w:del w:id="19761" w:author="Rachel Shipsey" w:date="2025-06-23T15:21:00Z">
              <w:r w:rsidRPr="00573A68" w:rsidDel="008D26A9">
                <w:rPr>
                  <w:rFonts w:eastAsia="Times New Roman" w:cs="Arial"/>
                  <w:b/>
                  <w:bCs/>
                  <w:color w:val="000000"/>
                  <w:sz w:val="18"/>
                  <w:szCs w:val="18"/>
                </w:rPr>
                <w:delText>Verifying GIS database</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7DDB4C0" w14:textId="03F76081" w:rsidR="0024250F" w:rsidRPr="00573A68" w:rsidDel="008D26A9" w:rsidRDefault="0024250F">
            <w:pPr>
              <w:pStyle w:val="ListParagraph"/>
              <w:spacing w:after="0" w:line="276" w:lineRule="auto"/>
              <w:jc w:val="both"/>
              <w:rPr>
                <w:del w:id="19762" w:author="Rachel Shipsey" w:date="2025-06-23T15:21:00Z"/>
                <w:rFonts w:eastAsia="Times New Roman" w:cs="Arial"/>
                <w:color w:val="000000"/>
                <w:sz w:val="18"/>
                <w:szCs w:val="18"/>
              </w:rPr>
              <w:pPrChange w:id="19763" w:author="Rachel Shipsey" w:date="2025-06-23T15:41:00Z">
                <w:pPr>
                  <w:framePr w:hSpace="180" w:wrap="around" w:hAnchor="margin" w:xAlign="center" w:y="-851"/>
                </w:pPr>
              </w:pPrChange>
            </w:pPr>
            <w:del w:id="19764" w:author="Rachel Shipsey" w:date="2025-06-23T15:21:00Z">
              <w:r w:rsidDel="008D26A9">
                <w:rPr>
                  <w:rFonts w:eastAsia="Times New Roman" w:cs="Arial"/>
                  <w:color w:val="000000"/>
                  <w:sz w:val="18"/>
                  <w:szCs w:val="18"/>
                </w:rPr>
                <w:delText xml:space="preserve">Clean </w:delText>
              </w:r>
              <w:r w:rsidRPr="00C83B2C" w:rsidDel="008D26A9">
                <w:rPr>
                  <w:rFonts w:eastAsia="Times New Roman" w:cs="Arial"/>
                  <w:color w:val="000000"/>
                  <w:sz w:val="18"/>
                  <w:szCs w:val="18"/>
                </w:rPr>
                <w:delText>GIS database</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F6C17E6" w14:textId="1682BDB8" w:rsidR="0024250F" w:rsidRPr="00573A68" w:rsidDel="008D26A9" w:rsidRDefault="0024250F">
            <w:pPr>
              <w:pStyle w:val="ListParagraph"/>
              <w:spacing w:after="0" w:line="276" w:lineRule="auto"/>
              <w:jc w:val="both"/>
              <w:rPr>
                <w:del w:id="19765" w:author="Rachel Shipsey" w:date="2025-06-23T15:21:00Z"/>
                <w:rFonts w:eastAsia="Times New Roman" w:cs="Arial"/>
                <w:sz w:val="18"/>
                <w:szCs w:val="18"/>
              </w:rPr>
              <w:pPrChange w:id="19766" w:author="Rachel Shipsey" w:date="2025-06-23T15:41:00Z">
                <w:pPr>
                  <w:framePr w:hSpace="180" w:wrap="around" w:hAnchor="margin" w:xAlign="center" w:y="-851"/>
                </w:pPr>
              </w:pPrChange>
            </w:pPr>
            <w:del w:id="19767"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D552C7F" w14:textId="2A6D3605" w:rsidR="0024250F" w:rsidRPr="00573A68" w:rsidDel="008D26A9" w:rsidRDefault="0024250F">
            <w:pPr>
              <w:pStyle w:val="ListParagraph"/>
              <w:spacing w:after="0" w:line="276" w:lineRule="auto"/>
              <w:jc w:val="both"/>
              <w:rPr>
                <w:del w:id="19768" w:author="Rachel Shipsey" w:date="2025-06-23T15:21:00Z"/>
                <w:rFonts w:eastAsia="Times New Roman" w:cs="Arial"/>
                <w:color w:val="000000"/>
                <w:sz w:val="18"/>
                <w:szCs w:val="18"/>
              </w:rPr>
              <w:pPrChange w:id="19769" w:author="Rachel Shipsey" w:date="2025-06-23T15:41:00Z">
                <w:pPr>
                  <w:framePr w:hSpace="180" w:wrap="around" w:hAnchor="margin" w:xAlign="center" w:y="-851"/>
                  <w:ind w:left="144" w:hanging="144"/>
                </w:pPr>
              </w:pPrChange>
            </w:pPr>
            <w:del w:id="19770" w:author="Rachel Shipsey" w:date="2025-06-23T15:21:00Z">
              <w:r w:rsidRPr="00573A68" w:rsidDel="008D26A9">
                <w:rPr>
                  <w:rFonts w:eastAsia="Times New Roman" w:cs="Arial"/>
                  <w:color w:val="000000"/>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798FAFA" w14:textId="3ABE2B98" w:rsidR="0024250F" w:rsidRPr="00573A68" w:rsidDel="008D26A9" w:rsidRDefault="0024250F">
            <w:pPr>
              <w:pStyle w:val="ListParagraph"/>
              <w:spacing w:after="0" w:line="276" w:lineRule="auto"/>
              <w:jc w:val="both"/>
              <w:rPr>
                <w:del w:id="19771" w:author="Rachel Shipsey" w:date="2025-06-23T15:21:00Z"/>
                <w:rFonts w:eastAsia="Times New Roman" w:cs="Arial"/>
                <w:color w:val="000000"/>
                <w:sz w:val="18"/>
                <w:szCs w:val="18"/>
              </w:rPr>
              <w:pPrChange w:id="19772" w:author="Rachel Shipsey" w:date="2025-06-23T15:41:00Z">
                <w:pPr>
                  <w:framePr w:hSpace="180" w:wrap="around" w:hAnchor="margin" w:xAlign="center" w:y="-851"/>
                  <w:jc w:val="right"/>
                </w:pPr>
              </w:pPrChange>
            </w:pPr>
          </w:p>
        </w:tc>
      </w:tr>
      <w:tr w:rsidR="00AA1165" w:rsidRPr="00573A68" w:rsidDel="008D26A9" w14:paraId="752EF1E7" w14:textId="4EFAFBB3" w:rsidTr="00AA1165">
        <w:trPr>
          <w:gridAfter w:val="2"/>
          <w:wAfter w:w="5" w:type="pct"/>
          <w:trHeight w:val="261"/>
          <w:del w:id="19773"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CB47BD9" w14:textId="43D9213C" w:rsidR="0024250F" w:rsidRPr="00573A68" w:rsidDel="008D26A9" w:rsidRDefault="0024250F">
            <w:pPr>
              <w:pStyle w:val="ListParagraph"/>
              <w:spacing w:after="0" w:line="276" w:lineRule="auto"/>
              <w:jc w:val="both"/>
              <w:rPr>
                <w:del w:id="19774" w:author="Rachel Shipsey" w:date="2025-06-23T15:21:00Z"/>
                <w:rFonts w:eastAsia="Times New Roman" w:cs="Arial"/>
                <w:color w:val="000000"/>
                <w:sz w:val="18"/>
                <w:szCs w:val="18"/>
              </w:rPr>
              <w:pPrChange w:id="19775" w:author="Rachel Shipsey" w:date="2025-06-23T15:41:00Z">
                <w:pPr>
                  <w:framePr w:hSpace="180" w:wrap="around" w:hAnchor="margin" w:xAlign="center" w:y="-851"/>
                  <w:jc w:val="right"/>
                </w:pPr>
              </w:pPrChange>
            </w:pPr>
            <w:del w:id="19776" w:author="Rachel Shipsey" w:date="2025-06-23T15:21:00Z">
              <w:r w:rsidRPr="00573A68" w:rsidDel="008D26A9">
                <w:rPr>
                  <w:rFonts w:eastAsia="Times New Roman" w:cs="Arial"/>
                  <w:color w:val="000000"/>
                  <w:sz w:val="18"/>
                  <w:szCs w:val="18"/>
                </w:rPr>
                <w:delText>14</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3001FF4" w14:textId="6434C799" w:rsidR="0024250F" w:rsidRPr="00573A68" w:rsidDel="008D26A9" w:rsidRDefault="0024250F">
            <w:pPr>
              <w:pStyle w:val="ListParagraph"/>
              <w:spacing w:after="0" w:line="276" w:lineRule="auto"/>
              <w:jc w:val="both"/>
              <w:rPr>
                <w:del w:id="19777" w:author="Rachel Shipsey" w:date="2025-06-23T15:21:00Z"/>
                <w:rFonts w:eastAsia="Times New Roman" w:cs="Arial"/>
                <w:b/>
                <w:bCs/>
                <w:color w:val="000000"/>
                <w:sz w:val="18"/>
                <w:szCs w:val="18"/>
              </w:rPr>
              <w:pPrChange w:id="19778" w:author="Rachel Shipsey" w:date="2025-06-23T15:41:00Z">
                <w:pPr>
                  <w:framePr w:hSpace="180" w:wrap="around" w:hAnchor="margin" w:xAlign="center" w:y="-851"/>
                </w:pPr>
              </w:pPrChange>
            </w:pPr>
            <w:del w:id="19779" w:author="Rachel Shipsey" w:date="2025-06-23T15:21:00Z">
              <w:r w:rsidRPr="00573A68" w:rsidDel="008D26A9">
                <w:rPr>
                  <w:rFonts w:eastAsia="Times New Roman" w:cs="Arial"/>
                  <w:b/>
                  <w:bCs/>
                  <w:color w:val="000000"/>
                  <w:sz w:val="18"/>
                  <w:szCs w:val="18"/>
                </w:rPr>
                <w:delText xml:space="preserve">Release of census mapping products </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6D6B1AD" w14:textId="4E53F95E" w:rsidR="0024250F" w:rsidRPr="00573A68" w:rsidDel="008D26A9" w:rsidRDefault="0024250F">
            <w:pPr>
              <w:pStyle w:val="ListParagraph"/>
              <w:spacing w:after="0" w:line="276" w:lineRule="auto"/>
              <w:jc w:val="both"/>
              <w:rPr>
                <w:del w:id="19780" w:author="Rachel Shipsey" w:date="2025-06-23T15:21:00Z"/>
                <w:rFonts w:eastAsia="Times New Roman" w:cs="Arial"/>
                <w:color w:val="000000"/>
                <w:sz w:val="18"/>
                <w:szCs w:val="18"/>
              </w:rPr>
              <w:pPrChange w:id="19781" w:author="Rachel Shipsey" w:date="2025-06-23T15:41:00Z">
                <w:pPr>
                  <w:framePr w:hSpace="180" w:wrap="around" w:hAnchor="margin" w:xAlign="center" w:y="-851"/>
                  <w:ind w:left="-34" w:right="-95"/>
                </w:pPr>
              </w:pPrChange>
            </w:pPr>
            <w:del w:id="19782" w:author="Rachel Shipsey" w:date="2025-06-23T15:21:00Z">
              <w:r w:rsidDel="008D26A9">
                <w:rPr>
                  <w:rFonts w:eastAsia="Times New Roman" w:cs="Arial"/>
                  <w:color w:val="000000"/>
                  <w:sz w:val="18"/>
                  <w:szCs w:val="18"/>
                </w:rPr>
                <w:delText>Digital m</w:delText>
              </w:r>
              <w:r w:rsidRPr="00F061CA" w:rsidDel="008D26A9">
                <w:rPr>
                  <w:rFonts w:eastAsia="Times New Roman" w:cs="Arial"/>
                  <w:color w:val="000000"/>
                  <w:sz w:val="18"/>
                  <w:szCs w:val="18"/>
                </w:rPr>
                <w:delText>aps, listings</w:delText>
              </w:r>
              <w:r w:rsidDel="008D26A9">
                <w:rPr>
                  <w:rFonts w:eastAsia="Times New Roman" w:cs="Arial"/>
                  <w:color w:val="000000"/>
                  <w:sz w:val="18"/>
                  <w:szCs w:val="18"/>
                </w:rPr>
                <w:delText xml:space="preserve"> released</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56B121E" w14:textId="60A72E6E" w:rsidR="0024250F" w:rsidRPr="00573A68" w:rsidDel="008D26A9" w:rsidRDefault="0024250F">
            <w:pPr>
              <w:pStyle w:val="ListParagraph"/>
              <w:spacing w:after="0" w:line="276" w:lineRule="auto"/>
              <w:jc w:val="both"/>
              <w:rPr>
                <w:del w:id="19783" w:author="Rachel Shipsey" w:date="2025-06-23T15:21:00Z"/>
                <w:rFonts w:eastAsia="Times New Roman" w:cs="Arial"/>
                <w:sz w:val="18"/>
                <w:szCs w:val="18"/>
              </w:rPr>
              <w:pPrChange w:id="19784" w:author="Rachel Shipsey" w:date="2025-06-23T15:41:00Z">
                <w:pPr>
                  <w:framePr w:hSpace="180" w:wrap="around" w:hAnchor="margin" w:xAlign="center" w:y="-851"/>
                </w:pPr>
              </w:pPrChange>
            </w:pPr>
            <w:del w:id="19785" w:author="Rachel Shipsey" w:date="2025-06-23T15:21:00Z">
              <w:r w:rsidRPr="0098665D" w:rsidDel="008D26A9">
                <w:rPr>
                  <w:rFonts w:eastAsia="Times New Roman" w:cs="Arial"/>
                  <w:sz w:val="18"/>
                  <w:szCs w:val="18"/>
                </w:rPr>
                <w:delText xml:space="preserve">GIS </w:delText>
              </w:r>
              <w:r w:rsidDel="008D26A9">
                <w:rPr>
                  <w:rFonts w:eastAsia="Times New Roman" w:cs="Arial"/>
                  <w:sz w:val="18"/>
                  <w:szCs w:val="18"/>
                </w:rPr>
                <w:delText>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D7389C8" w14:textId="75847CC8" w:rsidR="0024250F" w:rsidRPr="00573A68" w:rsidDel="008D26A9" w:rsidRDefault="0024250F">
            <w:pPr>
              <w:pStyle w:val="ListParagraph"/>
              <w:spacing w:after="0" w:line="276" w:lineRule="auto"/>
              <w:jc w:val="both"/>
              <w:rPr>
                <w:del w:id="19786" w:author="Rachel Shipsey" w:date="2025-06-23T15:21:00Z"/>
                <w:rFonts w:eastAsia="Times New Roman" w:cs="Arial"/>
                <w:color w:val="000000"/>
                <w:sz w:val="18"/>
                <w:szCs w:val="18"/>
              </w:rPr>
              <w:pPrChange w:id="19787" w:author="Rachel Shipsey" w:date="2025-06-23T15:41:00Z">
                <w:pPr>
                  <w:framePr w:hSpace="180" w:wrap="around" w:hAnchor="margin" w:xAlign="center" w:y="-851"/>
                  <w:ind w:left="144" w:hanging="144"/>
                  <w:jc w:val="right"/>
                </w:pPr>
              </w:pPrChange>
            </w:pPr>
            <w:del w:id="19788" w:author="Rachel Shipsey" w:date="2025-06-23T15:21:00Z">
              <w:r w:rsidRPr="00573A68" w:rsidDel="008D26A9">
                <w:rPr>
                  <w:rFonts w:eastAsia="Times New Roman" w:cs="Arial"/>
                  <w:color w:val="000000"/>
                  <w:sz w:val="18"/>
                  <w:szCs w:val="18"/>
                </w:rPr>
                <w:delText>22</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47986A2" w14:textId="73FD1426" w:rsidR="0024250F" w:rsidRPr="00573A68" w:rsidDel="008D26A9" w:rsidRDefault="0024250F">
            <w:pPr>
              <w:pStyle w:val="ListParagraph"/>
              <w:spacing w:after="0" w:line="276" w:lineRule="auto"/>
              <w:jc w:val="both"/>
              <w:rPr>
                <w:del w:id="19789" w:author="Rachel Shipsey" w:date="2025-06-23T15:21:00Z"/>
                <w:rFonts w:eastAsia="Times New Roman" w:cs="Arial"/>
                <w:color w:val="000000"/>
                <w:sz w:val="18"/>
                <w:szCs w:val="18"/>
              </w:rPr>
              <w:pPrChange w:id="19790" w:author="Rachel Shipsey" w:date="2025-06-23T15:41:00Z">
                <w:pPr>
                  <w:framePr w:hSpace="180" w:wrap="around" w:hAnchor="margin" w:xAlign="center" w:y="-851"/>
                  <w:jc w:val="right"/>
                </w:pPr>
              </w:pPrChange>
            </w:pPr>
            <w:del w:id="19791" w:author="Rachel Shipsey" w:date="2025-06-23T15:21:00Z">
              <w:r w:rsidRPr="008E7AAA" w:rsidDel="008D26A9">
                <w:rPr>
                  <w:rFonts w:cs="Arial"/>
                  <w:sz w:val="18"/>
                  <w:szCs w:val="18"/>
                </w:rPr>
                <w:delText>2.3</w:delText>
              </w:r>
            </w:del>
          </w:p>
        </w:tc>
      </w:tr>
      <w:tr w:rsidR="007773CB" w:rsidRPr="00573A68" w:rsidDel="008D26A9" w14:paraId="2C523DD9" w14:textId="721666FA" w:rsidTr="00AA1165">
        <w:trPr>
          <w:gridAfter w:val="1"/>
          <w:wAfter w:w="2" w:type="pct"/>
          <w:trHeight w:val="308"/>
          <w:del w:id="19792"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5033144" w14:textId="72E77E01" w:rsidR="007773CB" w:rsidRPr="00573A68" w:rsidDel="008D26A9" w:rsidRDefault="007773CB">
            <w:pPr>
              <w:pStyle w:val="ListParagraph"/>
              <w:spacing w:after="0" w:line="276" w:lineRule="auto"/>
              <w:jc w:val="both"/>
              <w:rPr>
                <w:del w:id="19793" w:author="Rachel Shipsey" w:date="2025-06-23T15:21:00Z"/>
                <w:rFonts w:eastAsia="Times New Roman" w:cs="Arial"/>
                <w:b/>
                <w:bCs/>
                <w:i/>
                <w:iCs/>
                <w:color w:val="375623"/>
                <w:sz w:val="18"/>
                <w:szCs w:val="18"/>
              </w:rPr>
              <w:pPrChange w:id="19794" w:author="Rachel Shipsey" w:date="2025-06-23T15:41:00Z">
                <w:pPr>
                  <w:framePr w:hSpace="180" w:wrap="around" w:hAnchor="margin" w:xAlign="center" w:y="-851"/>
                </w:pPr>
              </w:pPrChange>
            </w:pPr>
            <w:del w:id="19795" w:author="Rachel Shipsey" w:date="2025-06-23T15:21:00Z">
              <w:r w:rsidRPr="00573A68" w:rsidDel="008D26A9">
                <w:rPr>
                  <w:rFonts w:eastAsia="Times New Roman" w:cs="Arial"/>
                  <w:b/>
                  <w:bCs/>
                  <w:i/>
                  <w:iCs/>
                  <w:color w:val="375623"/>
                  <w:sz w:val="18"/>
                  <w:szCs w:val="18"/>
                </w:rPr>
                <w:delText> </w:delText>
              </w:r>
            </w:del>
          </w:p>
        </w:tc>
        <w:tc>
          <w:tcPr>
            <w:tcW w:w="4846" w:type="pct"/>
            <w:gridSpan w:val="6"/>
            <w:tcBorders>
              <w:top w:val="dashSmallGap" w:sz="4" w:space="0" w:color="2E74B5" w:themeColor="accent5" w:themeShade="BF"/>
              <w:left w:val="single" w:sz="4" w:space="0" w:color="auto"/>
              <w:bottom w:val="dashSmallGap" w:sz="4" w:space="0" w:color="2E74B5" w:themeColor="accent5" w:themeShade="BF"/>
              <w:right w:val="single" w:sz="4" w:space="0" w:color="auto"/>
            </w:tcBorders>
            <w:shd w:val="clear" w:color="auto" w:fill="92D050"/>
            <w:noWrap/>
            <w:vAlign w:val="bottom"/>
            <w:hideMark/>
          </w:tcPr>
          <w:p w14:paraId="5A69EA66" w14:textId="04B6C0FD" w:rsidR="007773CB" w:rsidRPr="00573A68" w:rsidDel="008D26A9" w:rsidRDefault="007773CB">
            <w:pPr>
              <w:pStyle w:val="ListParagraph"/>
              <w:spacing w:after="0" w:line="276" w:lineRule="auto"/>
              <w:jc w:val="both"/>
              <w:rPr>
                <w:del w:id="19796" w:author="Rachel Shipsey" w:date="2025-06-23T15:21:00Z"/>
                <w:rFonts w:eastAsia="Times New Roman" w:cs="Arial"/>
                <w:b/>
                <w:bCs/>
                <w:i/>
                <w:iCs/>
                <w:color w:val="375623"/>
                <w:sz w:val="18"/>
                <w:szCs w:val="18"/>
              </w:rPr>
              <w:pPrChange w:id="19797" w:author="Rachel Shipsey" w:date="2025-06-23T15:41:00Z">
                <w:pPr>
                  <w:framePr w:hSpace="180" w:wrap="around" w:hAnchor="margin" w:xAlign="center" w:y="-851"/>
                </w:pPr>
              </w:pPrChange>
            </w:pPr>
            <w:del w:id="19798" w:author="Rachel Shipsey" w:date="2025-06-23T15:21:00Z">
              <w:r w:rsidRPr="00573A68" w:rsidDel="008D26A9">
                <w:rPr>
                  <w:rFonts w:eastAsia="Times New Roman" w:cs="Arial"/>
                  <w:b/>
                  <w:bCs/>
                  <w:i/>
                  <w:iCs/>
                  <w:color w:val="C00000"/>
                  <w:sz w:val="18"/>
                  <w:szCs w:val="18"/>
                </w:rPr>
                <w:delText>Milestone 1:</w:delText>
              </w:r>
              <w:r w:rsidRPr="00573A68" w:rsidDel="008D26A9">
                <w:rPr>
                  <w:rFonts w:eastAsia="Times New Roman" w:cs="Arial"/>
                  <w:b/>
                  <w:bCs/>
                  <w:i/>
                  <w:iCs/>
                  <w:color w:val="375623"/>
                  <w:sz w:val="18"/>
                  <w:szCs w:val="18"/>
                </w:rPr>
                <w:delText xml:space="preserve"> Ready Administrative Area, EA and Household Listings for internal use</w:delText>
              </w:r>
            </w:del>
          </w:p>
        </w:tc>
      </w:tr>
      <w:tr w:rsidR="007773CB" w:rsidRPr="00573A68" w:rsidDel="008D26A9" w14:paraId="3A13473D" w14:textId="6E232BF6" w:rsidTr="00AA1165">
        <w:trPr>
          <w:gridAfter w:val="2"/>
          <w:wAfter w:w="5" w:type="pct"/>
          <w:trHeight w:val="261"/>
          <w:del w:id="19799"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A1B6BCC" w14:textId="2D20F6CA" w:rsidR="007773CB" w:rsidRPr="00573A68" w:rsidDel="008D26A9" w:rsidRDefault="007773CB">
            <w:pPr>
              <w:pStyle w:val="ListParagraph"/>
              <w:spacing w:after="0" w:line="276" w:lineRule="auto"/>
              <w:jc w:val="both"/>
              <w:rPr>
                <w:del w:id="19800" w:author="Rachel Shipsey" w:date="2025-06-23T15:21:00Z"/>
                <w:rFonts w:eastAsia="Times New Roman" w:cs="Arial"/>
                <w:color w:val="000000"/>
                <w:sz w:val="18"/>
                <w:szCs w:val="18"/>
              </w:rPr>
              <w:pPrChange w:id="19801" w:author="Rachel Shipsey" w:date="2025-06-23T15:41:00Z">
                <w:pPr>
                  <w:framePr w:hSpace="180" w:wrap="around" w:hAnchor="margin" w:xAlign="center" w:y="-851"/>
                  <w:jc w:val="right"/>
                </w:pPr>
              </w:pPrChange>
            </w:pPr>
            <w:del w:id="19802" w:author="Rachel Shipsey" w:date="2025-06-23T15:21:00Z">
              <w:r w:rsidRPr="00573A68" w:rsidDel="008D26A9">
                <w:rPr>
                  <w:rFonts w:eastAsia="Times New Roman" w:cs="Arial"/>
                  <w:color w:val="000000"/>
                  <w:sz w:val="18"/>
                  <w:szCs w:val="18"/>
                </w:rPr>
                <w:delText>15</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9035344" w14:textId="2EF863F5" w:rsidR="007773CB" w:rsidRPr="00573A68" w:rsidDel="008D26A9" w:rsidRDefault="007773CB">
            <w:pPr>
              <w:pStyle w:val="ListParagraph"/>
              <w:spacing w:after="0" w:line="276" w:lineRule="auto"/>
              <w:jc w:val="both"/>
              <w:rPr>
                <w:del w:id="19803" w:author="Rachel Shipsey" w:date="2025-06-23T15:21:00Z"/>
                <w:rFonts w:eastAsia="Times New Roman" w:cs="Arial"/>
                <w:b/>
                <w:bCs/>
                <w:color w:val="000000"/>
                <w:sz w:val="18"/>
                <w:szCs w:val="18"/>
              </w:rPr>
              <w:pPrChange w:id="19804" w:author="Rachel Shipsey" w:date="2025-06-23T15:41:00Z">
                <w:pPr>
                  <w:framePr w:hSpace="180" w:wrap="around" w:hAnchor="margin" w:xAlign="center" w:y="-851"/>
                </w:pPr>
              </w:pPrChange>
            </w:pPr>
            <w:del w:id="19805" w:author="Rachel Shipsey" w:date="2025-06-23T15:21:00Z">
              <w:r w:rsidRPr="00573A68" w:rsidDel="008D26A9">
                <w:rPr>
                  <w:rFonts w:eastAsia="Times New Roman" w:cs="Arial"/>
                  <w:b/>
                  <w:bCs/>
                  <w:color w:val="000000"/>
                  <w:sz w:val="18"/>
                  <w:szCs w:val="18"/>
                </w:rPr>
                <w:delText>Printing base maps and EA maps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F9E2F98" w14:textId="0A1F806E" w:rsidR="007773CB" w:rsidRPr="00573A68" w:rsidDel="008D26A9" w:rsidRDefault="007773CB">
            <w:pPr>
              <w:pStyle w:val="ListParagraph"/>
              <w:spacing w:after="0" w:line="276" w:lineRule="auto"/>
              <w:jc w:val="both"/>
              <w:rPr>
                <w:del w:id="19806" w:author="Rachel Shipsey" w:date="2025-06-23T15:21:00Z"/>
                <w:rFonts w:eastAsia="Times New Roman" w:cs="Arial"/>
                <w:b/>
                <w:bCs/>
                <w:color w:val="000000"/>
                <w:sz w:val="18"/>
                <w:szCs w:val="18"/>
              </w:rPr>
              <w:pPrChange w:id="19807" w:author="Rachel Shipsey" w:date="2025-06-23T15:41:00Z">
                <w:pPr>
                  <w:framePr w:hSpace="180" w:wrap="around" w:hAnchor="margin" w:xAlign="center" w:y="-851"/>
                </w:pPr>
              </w:pPrChange>
            </w:pPr>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294B689" w14:textId="758EA7F1" w:rsidR="007773CB" w:rsidRPr="00573A68" w:rsidDel="008D26A9" w:rsidRDefault="007773CB">
            <w:pPr>
              <w:pStyle w:val="ListParagraph"/>
              <w:spacing w:after="0" w:line="276" w:lineRule="auto"/>
              <w:jc w:val="both"/>
              <w:rPr>
                <w:del w:id="19808" w:author="Rachel Shipsey" w:date="2025-06-23T15:21:00Z"/>
                <w:rFonts w:eastAsia="Times New Roman" w:cs="Arial"/>
                <w:sz w:val="18"/>
                <w:szCs w:val="18"/>
              </w:rPr>
              <w:pPrChange w:id="19809" w:author="Rachel Shipsey" w:date="2025-06-23T15:41:00Z">
                <w:pPr>
                  <w:framePr w:hSpace="180" w:wrap="around" w:hAnchor="margin" w:xAlign="center" w:y="-851"/>
                </w:pPr>
              </w:pPrChange>
            </w:pPr>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8F3E597" w14:textId="7B709EE4" w:rsidR="007773CB" w:rsidRPr="00573A68" w:rsidDel="008D26A9" w:rsidRDefault="007773CB">
            <w:pPr>
              <w:pStyle w:val="ListParagraph"/>
              <w:spacing w:after="0" w:line="276" w:lineRule="auto"/>
              <w:jc w:val="both"/>
              <w:rPr>
                <w:del w:id="19810" w:author="Rachel Shipsey" w:date="2025-06-23T15:21:00Z"/>
                <w:rFonts w:eastAsia="Times New Roman" w:cs="Arial"/>
                <w:color w:val="000000"/>
                <w:sz w:val="18"/>
                <w:szCs w:val="18"/>
              </w:rPr>
              <w:pPrChange w:id="19811" w:author="Rachel Shipsey" w:date="2025-06-23T15:41:00Z">
                <w:pPr>
                  <w:framePr w:hSpace="180" w:wrap="around" w:hAnchor="margin" w:xAlign="center" w:y="-851"/>
                  <w:ind w:left="144" w:hanging="144"/>
                </w:pPr>
              </w:pPrChange>
            </w:pPr>
            <w:del w:id="19812" w:author="Rachel Shipsey" w:date="2025-06-23T15:21:00Z">
              <w:r w:rsidRPr="00573A68" w:rsidDel="008D26A9">
                <w:rPr>
                  <w:rFonts w:eastAsia="Times New Roman" w:cs="Arial"/>
                  <w:color w:val="000000"/>
                  <w:sz w:val="18"/>
                  <w:szCs w:val="18"/>
                </w:rPr>
                <w:delText> </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5FBB936B" w14:textId="2A8C9454" w:rsidR="007773CB" w:rsidRPr="00573A68" w:rsidDel="008D26A9" w:rsidRDefault="007773CB">
            <w:pPr>
              <w:pStyle w:val="ListParagraph"/>
              <w:spacing w:after="0" w:line="276" w:lineRule="auto"/>
              <w:jc w:val="both"/>
              <w:rPr>
                <w:del w:id="19813" w:author="Rachel Shipsey" w:date="2025-06-23T15:21:00Z"/>
                <w:rFonts w:eastAsia="Times New Roman" w:cs="Arial"/>
                <w:color w:val="000000"/>
                <w:sz w:val="18"/>
                <w:szCs w:val="18"/>
              </w:rPr>
              <w:pPrChange w:id="19814" w:author="Rachel Shipsey" w:date="2025-06-23T15:41:00Z">
                <w:pPr>
                  <w:framePr w:hSpace="180" w:wrap="around" w:hAnchor="margin" w:xAlign="center" w:y="-851"/>
                  <w:jc w:val="right"/>
                </w:pPr>
              </w:pPrChange>
            </w:pPr>
          </w:p>
        </w:tc>
      </w:tr>
      <w:tr w:rsidR="007773CB" w:rsidRPr="00573A68" w:rsidDel="008D26A9" w14:paraId="4A320CE1" w14:textId="23B7943C" w:rsidTr="00AA1165">
        <w:trPr>
          <w:gridAfter w:val="2"/>
          <w:wAfter w:w="5" w:type="pct"/>
          <w:trHeight w:val="261"/>
          <w:del w:id="19815"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0A0C10F" w14:textId="653683B7" w:rsidR="007773CB" w:rsidRPr="00573A68" w:rsidDel="008D26A9" w:rsidRDefault="007773CB">
            <w:pPr>
              <w:pStyle w:val="ListParagraph"/>
              <w:spacing w:after="0" w:line="276" w:lineRule="auto"/>
              <w:jc w:val="both"/>
              <w:rPr>
                <w:del w:id="19816" w:author="Rachel Shipsey" w:date="2025-06-23T15:21:00Z"/>
                <w:rFonts w:eastAsia="Times New Roman" w:cs="Arial"/>
                <w:color w:val="000000"/>
                <w:sz w:val="18"/>
                <w:szCs w:val="18"/>
              </w:rPr>
              <w:pPrChange w:id="19817" w:author="Rachel Shipsey" w:date="2025-06-23T15:41:00Z">
                <w:pPr>
                  <w:framePr w:hSpace="180" w:wrap="around" w:hAnchor="margin" w:xAlign="center" w:y="-851"/>
                </w:pPr>
              </w:pPrChange>
            </w:pPr>
            <w:del w:id="19818"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21B2462" w14:textId="6C314471" w:rsidR="007773CB" w:rsidRPr="00573A68" w:rsidDel="008D26A9" w:rsidRDefault="007773CB">
            <w:pPr>
              <w:pStyle w:val="ListParagraph"/>
              <w:spacing w:after="0" w:line="276" w:lineRule="auto"/>
              <w:jc w:val="both"/>
              <w:rPr>
                <w:del w:id="19819" w:author="Rachel Shipsey" w:date="2025-06-23T15:21:00Z"/>
                <w:rFonts w:eastAsia="Times New Roman" w:cs="Arial"/>
                <w:color w:val="000000"/>
                <w:sz w:val="18"/>
                <w:szCs w:val="18"/>
              </w:rPr>
              <w:pPrChange w:id="19820" w:author="Rachel Shipsey" w:date="2025-06-23T15:41:00Z">
                <w:pPr>
                  <w:framePr w:hSpace="180" w:wrap="around" w:hAnchor="margin" w:xAlign="center" w:y="-851"/>
                  <w:ind w:firstLineChars="200" w:firstLine="360"/>
                </w:pPr>
              </w:pPrChange>
            </w:pPr>
            <w:del w:id="19821" w:author="Rachel Shipsey" w:date="2025-06-23T15:21:00Z">
              <w:r w:rsidRPr="00573A68" w:rsidDel="008D26A9">
                <w:rPr>
                  <w:rFonts w:eastAsia="Times New Roman" w:cs="Arial"/>
                  <w:color w:val="000000"/>
                  <w:sz w:val="18"/>
                  <w:szCs w:val="18"/>
                </w:rPr>
                <w:delText>Printing and Labelling of the final NPHC maps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64F8576" w14:textId="73449284" w:rsidR="007773CB" w:rsidRPr="00573A68" w:rsidDel="008D26A9" w:rsidRDefault="007773CB">
            <w:pPr>
              <w:pStyle w:val="ListParagraph"/>
              <w:spacing w:after="0" w:line="276" w:lineRule="auto"/>
              <w:jc w:val="both"/>
              <w:rPr>
                <w:del w:id="19822" w:author="Rachel Shipsey" w:date="2025-06-23T15:21:00Z"/>
                <w:rFonts w:eastAsia="Times New Roman" w:cs="Arial"/>
                <w:color w:val="000000"/>
                <w:sz w:val="18"/>
                <w:szCs w:val="18"/>
              </w:rPr>
              <w:pPrChange w:id="19823" w:author="Rachel Shipsey" w:date="2025-06-23T15:41:00Z">
                <w:pPr>
                  <w:framePr w:hSpace="180" w:wrap="around" w:hAnchor="margin" w:xAlign="center" w:y="-851"/>
                </w:pPr>
              </w:pPrChange>
            </w:pPr>
            <w:del w:id="19824" w:author="Rachel Shipsey" w:date="2025-06-23T15:21:00Z">
              <w:r w:rsidRPr="00573A68" w:rsidDel="008D26A9">
                <w:rPr>
                  <w:rFonts w:eastAsia="Times New Roman" w:cs="Arial"/>
                  <w:color w:val="000000"/>
                  <w:sz w:val="18"/>
                  <w:szCs w:val="18"/>
                </w:rPr>
                <w:delText>Final EA maps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3BFF31D" w14:textId="5E162AB3" w:rsidR="007773CB" w:rsidRPr="00573A68" w:rsidDel="008D26A9" w:rsidRDefault="007773CB">
            <w:pPr>
              <w:pStyle w:val="ListParagraph"/>
              <w:spacing w:after="0" w:line="276" w:lineRule="auto"/>
              <w:jc w:val="both"/>
              <w:rPr>
                <w:del w:id="19825" w:author="Rachel Shipsey" w:date="2025-06-23T15:21:00Z"/>
                <w:rFonts w:eastAsia="Times New Roman" w:cs="Arial"/>
                <w:color w:val="000000"/>
                <w:sz w:val="18"/>
                <w:szCs w:val="18"/>
              </w:rPr>
              <w:pPrChange w:id="19826" w:author="Rachel Shipsey" w:date="2025-06-23T15:41:00Z">
                <w:pPr>
                  <w:framePr w:hSpace="180" w:wrap="around" w:hAnchor="margin" w:xAlign="center" w:y="-851"/>
                </w:pPr>
              </w:pPrChange>
            </w:pPr>
            <w:del w:id="19827"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3B0154F" w14:textId="70181A57" w:rsidR="007773CB" w:rsidRPr="00573A68" w:rsidDel="008D26A9" w:rsidRDefault="007773CB">
            <w:pPr>
              <w:pStyle w:val="ListParagraph"/>
              <w:spacing w:after="0" w:line="276" w:lineRule="auto"/>
              <w:jc w:val="both"/>
              <w:rPr>
                <w:del w:id="19828" w:author="Rachel Shipsey" w:date="2025-06-23T15:21:00Z"/>
                <w:rFonts w:eastAsia="Times New Roman" w:cs="Arial"/>
                <w:color w:val="000000"/>
                <w:sz w:val="18"/>
                <w:szCs w:val="18"/>
              </w:rPr>
              <w:pPrChange w:id="19829" w:author="Rachel Shipsey" w:date="2025-06-23T15:41:00Z">
                <w:pPr>
                  <w:framePr w:hSpace="180" w:wrap="around" w:hAnchor="margin" w:xAlign="center" w:y="-851"/>
                  <w:ind w:left="144" w:hanging="144"/>
                  <w:jc w:val="right"/>
                </w:pPr>
              </w:pPrChange>
            </w:pPr>
            <w:del w:id="19830" w:author="Rachel Shipsey" w:date="2025-06-23T15:21:00Z">
              <w:r w:rsidRPr="00573A68" w:rsidDel="008D26A9">
                <w:rPr>
                  <w:rFonts w:eastAsia="Times New Roman" w:cs="Arial"/>
                  <w:color w:val="000000"/>
                  <w:sz w:val="18"/>
                  <w:szCs w:val="18"/>
                </w:rPr>
                <w:delText>21</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52E3EF5" w14:textId="0568E220" w:rsidR="007773CB" w:rsidRPr="00573A68" w:rsidDel="008D26A9" w:rsidRDefault="007773CB">
            <w:pPr>
              <w:pStyle w:val="ListParagraph"/>
              <w:spacing w:after="0" w:line="276" w:lineRule="auto"/>
              <w:jc w:val="both"/>
              <w:rPr>
                <w:del w:id="19831" w:author="Rachel Shipsey" w:date="2025-06-23T15:21:00Z"/>
                <w:rFonts w:eastAsia="Times New Roman" w:cs="Arial"/>
                <w:color w:val="000000"/>
                <w:sz w:val="18"/>
                <w:szCs w:val="18"/>
              </w:rPr>
              <w:pPrChange w:id="19832" w:author="Rachel Shipsey" w:date="2025-06-23T15:41:00Z">
                <w:pPr>
                  <w:framePr w:hSpace="180" w:wrap="around" w:hAnchor="margin" w:xAlign="center" w:y="-851"/>
                  <w:jc w:val="right"/>
                </w:pPr>
              </w:pPrChange>
            </w:pPr>
            <w:del w:id="19833" w:author="Rachel Shipsey" w:date="2025-06-23T15:21:00Z">
              <w:r w:rsidRPr="008E7AAA" w:rsidDel="008D26A9">
                <w:rPr>
                  <w:rFonts w:cs="Arial"/>
                  <w:sz w:val="18"/>
                  <w:szCs w:val="18"/>
                </w:rPr>
                <w:delText>1.9</w:delText>
              </w:r>
            </w:del>
          </w:p>
        </w:tc>
      </w:tr>
      <w:tr w:rsidR="007773CB" w:rsidRPr="00573A68" w:rsidDel="008D26A9" w14:paraId="3D86D11E" w14:textId="7AF3B958" w:rsidTr="00AA1165">
        <w:trPr>
          <w:gridAfter w:val="2"/>
          <w:wAfter w:w="5" w:type="pct"/>
          <w:trHeight w:val="261"/>
          <w:del w:id="19834"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D24DF56" w14:textId="29891165" w:rsidR="007773CB" w:rsidRPr="00573A68" w:rsidDel="008D26A9" w:rsidRDefault="007773CB">
            <w:pPr>
              <w:pStyle w:val="ListParagraph"/>
              <w:spacing w:after="0" w:line="276" w:lineRule="auto"/>
              <w:jc w:val="both"/>
              <w:rPr>
                <w:del w:id="19835" w:author="Rachel Shipsey" w:date="2025-06-23T15:21:00Z"/>
                <w:rFonts w:eastAsia="Times New Roman" w:cs="Arial"/>
                <w:color w:val="000000"/>
                <w:sz w:val="18"/>
                <w:szCs w:val="18"/>
              </w:rPr>
              <w:pPrChange w:id="19836" w:author="Rachel Shipsey" w:date="2025-06-23T15:41:00Z">
                <w:pPr>
                  <w:framePr w:hSpace="180" w:wrap="around" w:hAnchor="margin" w:xAlign="center" w:y="-851"/>
                  <w:ind w:right="-140"/>
                </w:pPr>
              </w:pPrChange>
            </w:pPr>
            <w:del w:id="19837"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0A98F103" w14:textId="193B13F1" w:rsidR="007773CB" w:rsidRPr="00573A68" w:rsidDel="008D26A9" w:rsidRDefault="007773CB">
            <w:pPr>
              <w:pStyle w:val="ListParagraph"/>
              <w:spacing w:after="0" w:line="276" w:lineRule="auto"/>
              <w:jc w:val="both"/>
              <w:rPr>
                <w:del w:id="19838" w:author="Rachel Shipsey" w:date="2025-06-23T15:21:00Z"/>
                <w:rFonts w:eastAsia="Times New Roman" w:cs="Arial"/>
                <w:color w:val="000000"/>
                <w:sz w:val="18"/>
                <w:szCs w:val="18"/>
              </w:rPr>
              <w:pPrChange w:id="19839" w:author="Rachel Shipsey" w:date="2025-06-23T15:41:00Z">
                <w:pPr>
                  <w:framePr w:hSpace="180" w:wrap="around" w:hAnchor="margin" w:xAlign="center" w:y="-851"/>
                  <w:ind w:firstLineChars="200" w:firstLine="360"/>
                </w:pPr>
              </w:pPrChange>
            </w:pPr>
            <w:del w:id="19840" w:author="Rachel Shipsey" w:date="2025-06-23T15:21:00Z">
              <w:r w:rsidRPr="00573A68" w:rsidDel="008D26A9">
                <w:rPr>
                  <w:rFonts w:eastAsia="Times New Roman" w:cs="Arial"/>
                  <w:color w:val="000000"/>
                  <w:sz w:val="18"/>
                  <w:szCs w:val="18"/>
                </w:rPr>
                <w:delText>Production of the census mapping Report</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862C2DA" w14:textId="1843DA8A" w:rsidR="007773CB" w:rsidRPr="00573A68" w:rsidDel="008D26A9" w:rsidRDefault="007773CB">
            <w:pPr>
              <w:pStyle w:val="ListParagraph"/>
              <w:spacing w:after="0" w:line="276" w:lineRule="auto"/>
              <w:jc w:val="both"/>
              <w:rPr>
                <w:del w:id="19841" w:author="Rachel Shipsey" w:date="2025-06-23T15:21:00Z"/>
                <w:rFonts w:eastAsia="Times New Roman" w:cs="Arial"/>
                <w:color w:val="000000"/>
                <w:sz w:val="18"/>
                <w:szCs w:val="18"/>
              </w:rPr>
              <w:pPrChange w:id="19842" w:author="Rachel Shipsey" w:date="2025-06-23T15:41:00Z">
                <w:pPr>
                  <w:framePr w:hSpace="180" w:wrap="around" w:hAnchor="margin" w:xAlign="center" w:y="-851"/>
                </w:pPr>
              </w:pPrChange>
            </w:pPr>
            <w:del w:id="19843" w:author="Rachel Shipsey" w:date="2025-06-23T15:21:00Z">
              <w:r w:rsidDel="008D26A9">
                <w:rPr>
                  <w:rFonts w:eastAsia="Times New Roman" w:cs="Arial"/>
                  <w:color w:val="000000"/>
                  <w:sz w:val="18"/>
                  <w:szCs w:val="18"/>
                </w:rPr>
                <w:delText>M</w:delText>
              </w:r>
              <w:r w:rsidRPr="00573A68" w:rsidDel="008D26A9">
                <w:rPr>
                  <w:rFonts w:eastAsia="Times New Roman" w:cs="Arial"/>
                  <w:color w:val="000000"/>
                  <w:sz w:val="18"/>
                  <w:szCs w:val="18"/>
                </w:rPr>
                <w:delText>apping Report</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FD9F8F6" w14:textId="52AB2B2D" w:rsidR="007773CB" w:rsidRPr="00573A68" w:rsidDel="008D26A9" w:rsidRDefault="007773CB">
            <w:pPr>
              <w:pStyle w:val="ListParagraph"/>
              <w:spacing w:after="0" w:line="276" w:lineRule="auto"/>
              <w:jc w:val="both"/>
              <w:rPr>
                <w:del w:id="19844" w:author="Rachel Shipsey" w:date="2025-06-23T15:21:00Z"/>
                <w:rFonts w:eastAsia="Times New Roman" w:cs="Arial"/>
                <w:sz w:val="18"/>
                <w:szCs w:val="18"/>
              </w:rPr>
              <w:pPrChange w:id="19845" w:author="Rachel Shipsey" w:date="2025-06-23T15:41:00Z">
                <w:pPr>
                  <w:framePr w:hSpace="180" w:wrap="around" w:hAnchor="margin" w:xAlign="center" w:y="-851"/>
                </w:pPr>
              </w:pPrChange>
            </w:pPr>
            <w:del w:id="19846"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9F6BE38" w14:textId="36AC5530" w:rsidR="007773CB" w:rsidRPr="00573A68" w:rsidDel="008D26A9" w:rsidRDefault="007773CB">
            <w:pPr>
              <w:pStyle w:val="ListParagraph"/>
              <w:spacing w:after="0" w:line="276" w:lineRule="auto"/>
              <w:jc w:val="both"/>
              <w:rPr>
                <w:del w:id="19847" w:author="Rachel Shipsey" w:date="2025-06-23T15:21:00Z"/>
                <w:rFonts w:eastAsia="Times New Roman" w:cs="Arial"/>
                <w:color w:val="000000"/>
                <w:sz w:val="18"/>
                <w:szCs w:val="18"/>
              </w:rPr>
              <w:pPrChange w:id="19848" w:author="Rachel Shipsey" w:date="2025-06-23T15:41:00Z">
                <w:pPr>
                  <w:framePr w:hSpace="180" w:wrap="around" w:hAnchor="margin" w:xAlign="center" w:y="-851"/>
                  <w:ind w:left="144" w:hanging="144"/>
                  <w:jc w:val="right"/>
                </w:pPr>
              </w:pPrChange>
            </w:pPr>
            <w:del w:id="19849" w:author="Rachel Shipsey" w:date="2025-06-23T15:21:00Z">
              <w:r w:rsidRPr="00573A68" w:rsidDel="008D26A9">
                <w:rPr>
                  <w:rFonts w:eastAsia="Times New Roman" w:cs="Arial"/>
                  <w:color w:val="000000"/>
                  <w:sz w:val="18"/>
                  <w:szCs w:val="18"/>
                </w:rPr>
                <w:delText>5</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9EC690C" w14:textId="7BA16D86" w:rsidR="007773CB" w:rsidRPr="00573A68" w:rsidDel="008D26A9" w:rsidRDefault="007773CB">
            <w:pPr>
              <w:pStyle w:val="ListParagraph"/>
              <w:spacing w:after="0" w:line="276" w:lineRule="auto"/>
              <w:jc w:val="both"/>
              <w:rPr>
                <w:del w:id="19850" w:author="Rachel Shipsey" w:date="2025-06-23T15:21:00Z"/>
                <w:rFonts w:eastAsia="Times New Roman" w:cs="Arial"/>
                <w:color w:val="000000"/>
                <w:sz w:val="18"/>
                <w:szCs w:val="18"/>
              </w:rPr>
              <w:pPrChange w:id="19851" w:author="Rachel Shipsey" w:date="2025-06-23T15:41:00Z">
                <w:pPr>
                  <w:framePr w:hSpace="180" w:wrap="around" w:hAnchor="margin" w:xAlign="center" w:y="-851"/>
                  <w:jc w:val="right"/>
                </w:pPr>
              </w:pPrChange>
            </w:pPr>
            <w:del w:id="19852" w:author="Rachel Shipsey" w:date="2025-06-23T15:21:00Z">
              <w:r w:rsidRPr="008E7AAA" w:rsidDel="008D26A9">
                <w:rPr>
                  <w:rFonts w:cs="Arial"/>
                  <w:sz w:val="18"/>
                  <w:szCs w:val="18"/>
                </w:rPr>
                <w:delText>0.3</w:delText>
              </w:r>
            </w:del>
          </w:p>
        </w:tc>
      </w:tr>
      <w:tr w:rsidR="007773CB" w:rsidRPr="00573A68" w:rsidDel="008D26A9" w14:paraId="4EDAEE49" w14:textId="5A24AAAC" w:rsidTr="00AA1165">
        <w:trPr>
          <w:gridAfter w:val="2"/>
          <w:wAfter w:w="5" w:type="pct"/>
          <w:trHeight w:val="261"/>
          <w:del w:id="19853"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8114AFB" w14:textId="543B36AA" w:rsidR="007773CB" w:rsidRPr="00573A68" w:rsidDel="008D26A9" w:rsidRDefault="007773CB">
            <w:pPr>
              <w:pStyle w:val="ListParagraph"/>
              <w:spacing w:after="0" w:line="276" w:lineRule="auto"/>
              <w:jc w:val="both"/>
              <w:rPr>
                <w:del w:id="19854" w:author="Rachel Shipsey" w:date="2025-06-23T15:21:00Z"/>
                <w:rFonts w:eastAsia="Times New Roman" w:cs="Arial"/>
                <w:color w:val="000000"/>
                <w:sz w:val="18"/>
                <w:szCs w:val="18"/>
              </w:rPr>
              <w:pPrChange w:id="19855" w:author="Rachel Shipsey" w:date="2025-06-23T15:41:00Z">
                <w:pPr>
                  <w:framePr w:hSpace="180" w:wrap="around" w:hAnchor="margin" w:xAlign="center" w:y="-851"/>
                </w:pPr>
              </w:pPrChange>
            </w:pPr>
            <w:del w:id="19856" w:author="Rachel Shipsey" w:date="2025-06-23T15:21:00Z">
              <w:r w:rsidRPr="00573A68" w:rsidDel="008D26A9">
                <w:rPr>
                  <w:rFonts w:eastAsia="Times New Roman" w:cs="Arial"/>
                  <w:color w:val="000000"/>
                  <w:sz w:val="18"/>
                  <w:szCs w:val="18"/>
                </w:rPr>
                <w:delText> </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A766C47" w14:textId="4DE5336C" w:rsidR="007773CB" w:rsidRPr="00573A68" w:rsidDel="008D26A9" w:rsidRDefault="007773CB">
            <w:pPr>
              <w:pStyle w:val="ListParagraph"/>
              <w:spacing w:after="0" w:line="276" w:lineRule="auto"/>
              <w:jc w:val="both"/>
              <w:rPr>
                <w:del w:id="19857" w:author="Rachel Shipsey" w:date="2025-06-23T15:21:00Z"/>
                <w:rFonts w:eastAsia="Times New Roman" w:cs="Arial"/>
                <w:color w:val="000000"/>
                <w:sz w:val="18"/>
                <w:szCs w:val="18"/>
              </w:rPr>
              <w:pPrChange w:id="19858" w:author="Rachel Shipsey" w:date="2025-06-23T15:41:00Z">
                <w:pPr>
                  <w:framePr w:hSpace="180" w:wrap="around" w:hAnchor="margin" w:xAlign="center" w:y="-851"/>
                  <w:ind w:firstLineChars="200" w:firstLine="360"/>
                </w:pPr>
              </w:pPrChange>
            </w:pPr>
            <w:del w:id="19859" w:author="Rachel Shipsey" w:date="2025-06-23T15:21:00Z">
              <w:r w:rsidRPr="00573A68" w:rsidDel="008D26A9">
                <w:rPr>
                  <w:rFonts w:eastAsia="Times New Roman" w:cs="Arial"/>
                  <w:color w:val="000000"/>
                  <w:sz w:val="18"/>
                  <w:szCs w:val="18"/>
                </w:rPr>
                <w:delText>Training in Map reading and Interpretation of EAs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C24CB9E" w14:textId="32AA6243" w:rsidR="007773CB" w:rsidRPr="00573A68" w:rsidDel="008D26A9" w:rsidRDefault="007773CB">
            <w:pPr>
              <w:pStyle w:val="ListParagraph"/>
              <w:spacing w:after="0" w:line="276" w:lineRule="auto"/>
              <w:jc w:val="both"/>
              <w:rPr>
                <w:del w:id="19860" w:author="Rachel Shipsey" w:date="2025-06-23T15:21:00Z"/>
                <w:rFonts w:eastAsia="Times New Roman" w:cs="Arial"/>
                <w:color w:val="000000"/>
                <w:sz w:val="18"/>
                <w:szCs w:val="18"/>
              </w:rPr>
              <w:pPrChange w:id="19861" w:author="Rachel Shipsey" w:date="2025-06-23T15:41:00Z">
                <w:pPr>
                  <w:framePr w:hSpace="180" w:wrap="around" w:hAnchor="margin" w:xAlign="center" w:y="-851"/>
                  <w:ind w:leftChars="-15" w:left="-4" w:hangingChars="18" w:hanging="32"/>
                </w:pPr>
              </w:pPrChange>
            </w:pPr>
            <w:del w:id="19862" w:author="Rachel Shipsey" w:date="2025-06-23T15:21:00Z">
              <w:r w:rsidDel="008D26A9">
                <w:rPr>
                  <w:rFonts w:eastAsia="Times New Roman" w:cs="Arial"/>
                  <w:color w:val="000000"/>
                  <w:sz w:val="18"/>
                  <w:szCs w:val="18"/>
                </w:rPr>
                <w:delText>Trained data collection staff</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AA42E7C" w14:textId="073289D6" w:rsidR="007773CB" w:rsidRPr="00573A68" w:rsidDel="008D26A9" w:rsidRDefault="007773CB">
            <w:pPr>
              <w:pStyle w:val="ListParagraph"/>
              <w:spacing w:after="0" w:line="276" w:lineRule="auto"/>
              <w:jc w:val="both"/>
              <w:rPr>
                <w:del w:id="19863" w:author="Rachel Shipsey" w:date="2025-06-23T15:21:00Z"/>
                <w:rFonts w:eastAsia="Times New Roman" w:cs="Arial"/>
                <w:sz w:val="18"/>
                <w:szCs w:val="18"/>
              </w:rPr>
              <w:pPrChange w:id="19864" w:author="Rachel Shipsey" w:date="2025-06-23T15:41:00Z">
                <w:pPr>
                  <w:framePr w:hSpace="180" w:wrap="around" w:hAnchor="margin" w:xAlign="center" w:y="-851"/>
                </w:pPr>
              </w:pPrChange>
            </w:pPr>
            <w:del w:id="19865" w:author="Rachel Shipsey" w:date="2025-06-23T15:21:00Z">
              <w:r w:rsidRPr="0098665D" w:rsidDel="008D26A9">
                <w:rPr>
                  <w:rFonts w:eastAsia="Times New Roman" w:cs="Arial"/>
                  <w:sz w:val="18"/>
                  <w:szCs w:val="18"/>
                </w:rPr>
                <w:delText>GIS team</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6D09F283" w14:textId="4D550D69" w:rsidR="007773CB" w:rsidRPr="00573A68" w:rsidDel="008D26A9" w:rsidRDefault="007773CB">
            <w:pPr>
              <w:pStyle w:val="ListParagraph"/>
              <w:spacing w:after="0" w:line="276" w:lineRule="auto"/>
              <w:jc w:val="both"/>
              <w:rPr>
                <w:del w:id="19866" w:author="Rachel Shipsey" w:date="2025-06-23T15:21:00Z"/>
                <w:rFonts w:eastAsia="Times New Roman" w:cs="Arial"/>
                <w:color w:val="000000"/>
                <w:sz w:val="18"/>
                <w:szCs w:val="18"/>
              </w:rPr>
              <w:pPrChange w:id="19867" w:author="Rachel Shipsey" w:date="2025-06-23T15:41:00Z">
                <w:pPr>
                  <w:framePr w:hSpace="180" w:wrap="around" w:hAnchor="margin" w:xAlign="center" w:y="-851"/>
                  <w:ind w:left="144" w:hanging="144"/>
                  <w:jc w:val="right"/>
                </w:pPr>
              </w:pPrChange>
            </w:pPr>
            <w:del w:id="19868" w:author="Rachel Shipsey" w:date="2025-06-23T15:21:00Z">
              <w:r w:rsidRPr="00573A68" w:rsidDel="008D26A9">
                <w:rPr>
                  <w:rFonts w:eastAsia="Times New Roman" w:cs="Arial"/>
                  <w:color w:val="000000"/>
                  <w:sz w:val="18"/>
                  <w:szCs w:val="18"/>
                </w:rPr>
                <w:delText>1</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1A98187" w14:textId="691B5F52" w:rsidR="007773CB" w:rsidRPr="00573A68" w:rsidDel="008D26A9" w:rsidRDefault="007773CB">
            <w:pPr>
              <w:pStyle w:val="ListParagraph"/>
              <w:spacing w:after="0" w:line="276" w:lineRule="auto"/>
              <w:jc w:val="both"/>
              <w:rPr>
                <w:del w:id="19869" w:author="Rachel Shipsey" w:date="2025-06-23T15:21:00Z"/>
                <w:rFonts w:eastAsia="Times New Roman" w:cs="Arial"/>
                <w:color w:val="000000"/>
                <w:sz w:val="18"/>
                <w:szCs w:val="18"/>
              </w:rPr>
              <w:pPrChange w:id="19870" w:author="Rachel Shipsey" w:date="2025-06-23T15:41:00Z">
                <w:pPr>
                  <w:framePr w:hSpace="180" w:wrap="around" w:hAnchor="margin" w:xAlign="center" w:y="-851"/>
                  <w:jc w:val="right"/>
                </w:pPr>
              </w:pPrChange>
            </w:pPr>
            <w:del w:id="19871" w:author="Rachel Shipsey" w:date="2025-06-23T15:21:00Z">
              <w:r w:rsidRPr="008E7AAA" w:rsidDel="008D26A9">
                <w:rPr>
                  <w:rFonts w:cs="Arial"/>
                  <w:sz w:val="18"/>
                  <w:szCs w:val="18"/>
                </w:rPr>
                <w:delText>0.2</w:delText>
              </w:r>
            </w:del>
          </w:p>
        </w:tc>
      </w:tr>
      <w:tr w:rsidR="007773CB" w:rsidRPr="00573A68" w:rsidDel="008D26A9" w14:paraId="15A44949" w14:textId="206E0110" w:rsidTr="00AA1165">
        <w:trPr>
          <w:gridAfter w:val="2"/>
          <w:wAfter w:w="5" w:type="pct"/>
          <w:trHeight w:val="261"/>
          <w:del w:id="19872" w:author="Rachel Shipsey" w:date="2025-06-23T15:21:00Z"/>
        </w:trPr>
        <w:tc>
          <w:tcPr>
            <w:tcW w:w="152"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FF442FB" w14:textId="65999461" w:rsidR="007773CB" w:rsidRPr="00573A68" w:rsidDel="008D26A9" w:rsidRDefault="007773CB">
            <w:pPr>
              <w:pStyle w:val="ListParagraph"/>
              <w:spacing w:after="0" w:line="276" w:lineRule="auto"/>
              <w:jc w:val="both"/>
              <w:rPr>
                <w:del w:id="19873" w:author="Rachel Shipsey" w:date="2025-06-23T15:21:00Z"/>
                <w:rFonts w:eastAsia="Times New Roman" w:cs="Arial"/>
                <w:color w:val="000000"/>
                <w:sz w:val="18"/>
                <w:szCs w:val="18"/>
              </w:rPr>
              <w:pPrChange w:id="19874" w:author="Rachel Shipsey" w:date="2025-06-23T15:41:00Z">
                <w:pPr>
                  <w:framePr w:hSpace="180" w:wrap="around" w:hAnchor="margin" w:xAlign="center" w:y="-851"/>
                  <w:jc w:val="right"/>
                </w:pPr>
              </w:pPrChange>
            </w:pPr>
            <w:del w:id="19875" w:author="Rachel Shipsey" w:date="2025-06-23T15:21:00Z">
              <w:r w:rsidRPr="00573A68" w:rsidDel="008D26A9">
                <w:rPr>
                  <w:rFonts w:eastAsia="Times New Roman" w:cs="Arial"/>
                  <w:color w:val="000000"/>
                  <w:sz w:val="18"/>
                  <w:szCs w:val="18"/>
                </w:rPr>
                <w:delText>16</w:delText>
              </w:r>
            </w:del>
          </w:p>
        </w:tc>
        <w:tc>
          <w:tcPr>
            <w:tcW w:w="2047"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18BA7692" w14:textId="19D88D11" w:rsidR="007773CB" w:rsidRPr="00573A68" w:rsidDel="008D26A9" w:rsidRDefault="007773CB">
            <w:pPr>
              <w:pStyle w:val="ListParagraph"/>
              <w:spacing w:after="0" w:line="276" w:lineRule="auto"/>
              <w:jc w:val="both"/>
              <w:rPr>
                <w:del w:id="19876" w:author="Rachel Shipsey" w:date="2025-06-23T15:21:00Z"/>
                <w:rFonts w:eastAsia="Times New Roman" w:cs="Arial"/>
                <w:b/>
                <w:bCs/>
                <w:color w:val="000000"/>
                <w:sz w:val="18"/>
                <w:szCs w:val="18"/>
              </w:rPr>
              <w:pPrChange w:id="19877" w:author="Rachel Shipsey" w:date="2025-06-23T15:41:00Z">
                <w:pPr>
                  <w:framePr w:hSpace="180" w:wrap="around" w:hAnchor="margin" w:xAlign="center" w:y="-851"/>
                </w:pPr>
              </w:pPrChange>
            </w:pPr>
            <w:del w:id="19878" w:author="Rachel Shipsey" w:date="2025-06-23T15:21:00Z">
              <w:r w:rsidRPr="00573A68" w:rsidDel="008D26A9">
                <w:rPr>
                  <w:rFonts w:eastAsia="Times New Roman" w:cs="Arial"/>
                  <w:b/>
                  <w:bCs/>
                  <w:color w:val="000000"/>
                  <w:sz w:val="18"/>
                  <w:szCs w:val="18"/>
                </w:rPr>
                <w:delText>Support to Data Analysis in production of Census Reports</w:delText>
              </w:r>
            </w:del>
          </w:p>
        </w:tc>
        <w:tc>
          <w:tcPr>
            <w:tcW w:w="109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44637B48" w14:textId="14CFA650" w:rsidR="007773CB" w:rsidRPr="00573A68" w:rsidDel="008D26A9" w:rsidRDefault="007773CB">
            <w:pPr>
              <w:pStyle w:val="ListParagraph"/>
              <w:spacing w:after="0" w:line="276" w:lineRule="auto"/>
              <w:jc w:val="both"/>
              <w:rPr>
                <w:del w:id="19879" w:author="Rachel Shipsey" w:date="2025-06-23T15:21:00Z"/>
                <w:rFonts w:eastAsia="Times New Roman" w:cs="Arial"/>
                <w:color w:val="000000"/>
                <w:sz w:val="18"/>
                <w:szCs w:val="18"/>
              </w:rPr>
              <w:pPrChange w:id="19880" w:author="Rachel Shipsey" w:date="2025-06-23T15:41:00Z">
                <w:pPr>
                  <w:framePr w:hSpace="180" w:wrap="around" w:hAnchor="margin" w:xAlign="center" w:y="-851"/>
                </w:pPr>
              </w:pPrChange>
            </w:pPr>
            <w:del w:id="19881" w:author="Rachel Shipsey" w:date="2025-06-23T15:21:00Z">
              <w:r w:rsidDel="008D26A9">
                <w:rPr>
                  <w:rFonts w:eastAsia="Times New Roman" w:cs="Arial"/>
                  <w:color w:val="000000"/>
                  <w:sz w:val="18"/>
                  <w:szCs w:val="18"/>
                </w:rPr>
                <w:delText>Data visualizations - maps</w:delText>
              </w:r>
            </w:del>
          </w:p>
        </w:tc>
        <w:tc>
          <w:tcPr>
            <w:tcW w:w="849"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377D547F" w14:textId="1C40E0C3" w:rsidR="007773CB" w:rsidRPr="00573A68" w:rsidDel="008D26A9" w:rsidRDefault="007773CB">
            <w:pPr>
              <w:pStyle w:val="ListParagraph"/>
              <w:spacing w:after="0" w:line="276" w:lineRule="auto"/>
              <w:jc w:val="both"/>
              <w:rPr>
                <w:del w:id="19882" w:author="Rachel Shipsey" w:date="2025-06-23T15:21:00Z"/>
                <w:rFonts w:eastAsia="Times New Roman" w:cs="Arial"/>
                <w:sz w:val="18"/>
                <w:szCs w:val="18"/>
              </w:rPr>
              <w:pPrChange w:id="19883" w:author="Rachel Shipsey" w:date="2025-06-23T15:41:00Z">
                <w:pPr>
                  <w:framePr w:hSpace="180" w:wrap="around" w:hAnchor="margin" w:xAlign="center" w:y="-851"/>
                </w:pPr>
              </w:pPrChange>
            </w:pPr>
            <w:del w:id="19884" w:author="Rachel Shipsey" w:date="2025-06-23T15:21:00Z">
              <w:r w:rsidDel="008D26A9">
                <w:rPr>
                  <w:rFonts w:eastAsia="Times New Roman" w:cs="Arial"/>
                  <w:sz w:val="18"/>
                  <w:szCs w:val="18"/>
                </w:rPr>
                <w:delText>Demography</w:delText>
              </w:r>
            </w:del>
          </w:p>
        </w:tc>
        <w:tc>
          <w:tcPr>
            <w:tcW w:w="376"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729A56A2" w14:textId="6B461C12" w:rsidR="007773CB" w:rsidRPr="00573A68" w:rsidDel="008D26A9" w:rsidRDefault="007773CB">
            <w:pPr>
              <w:pStyle w:val="ListParagraph"/>
              <w:spacing w:after="0" w:line="276" w:lineRule="auto"/>
              <w:jc w:val="both"/>
              <w:rPr>
                <w:del w:id="19885" w:author="Rachel Shipsey" w:date="2025-06-23T15:21:00Z"/>
                <w:rFonts w:eastAsia="Times New Roman" w:cs="Arial"/>
                <w:color w:val="000000"/>
                <w:sz w:val="18"/>
                <w:szCs w:val="18"/>
              </w:rPr>
              <w:pPrChange w:id="19886" w:author="Rachel Shipsey" w:date="2025-06-23T15:41:00Z">
                <w:pPr>
                  <w:framePr w:hSpace="180" w:wrap="around" w:hAnchor="margin" w:xAlign="center" w:y="-851"/>
                  <w:ind w:left="144" w:hanging="144"/>
                  <w:jc w:val="right"/>
                </w:pPr>
              </w:pPrChange>
            </w:pPr>
            <w:del w:id="19887" w:author="Rachel Shipsey" w:date="2025-06-23T15:21:00Z">
              <w:r w:rsidRPr="00573A68" w:rsidDel="008D26A9">
                <w:rPr>
                  <w:rFonts w:eastAsia="Times New Roman" w:cs="Arial"/>
                  <w:color w:val="000000"/>
                  <w:sz w:val="18"/>
                  <w:szCs w:val="18"/>
                </w:rPr>
                <w:delText>7</w:delText>
              </w:r>
            </w:del>
          </w:p>
        </w:tc>
        <w:tc>
          <w:tcPr>
            <w:tcW w:w="473" w:type="pct"/>
            <w:tcBorders>
              <w:top w:val="dashSmallGap" w:sz="4" w:space="0" w:color="2E74B5" w:themeColor="accent5" w:themeShade="BF"/>
              <w:left w:val="single" w:sz="4" w:space="0" w:color="auto"/>
              <w:bottom w:val="dashSmallGap" w:sz="4" w:space="0" w:color="2E74B5" w:themeColor="accent5" w:themeShade="BF"/>
              <w:right w:val="single" w:sz="4" w:space="0" w:color="auto"/>
            </w:tcBorders>
            <w:noWrap/>
            <w:vAlign w:val="bottom"/>
            <w:hideMark/>
          </w:tcPr>
          <w:p w14:paraId="25FA7D43" w14:textId="24B07465" w:rsidR="007773CB" w:rsidRPr="00573A68" w:rsidDel="008D26A9" w:rsidRDefault="007773CB">
            <w:pPr>
              <w:pStyle w:val="ListParagraph"/>
              <w:spacing w:after="0" w:line="276" w:lineRule="auto"/>
              <w:jc w:val="both"/>
              <w:rPr>
                <w:del w:id="19888" w:author="Rachel Shipsey" w:date="2025-06-23T15:21:00Z"/>
                <w:rFonts w:eastAsia="Times New Roman" w:cs="Arial"/>
                <w:color w:val="000000"/>
                <w:sz w:val="18"/>
                <w:szCs w:val="18"/>
              </w:rPr>
              <w:pPrChange w:id="19889" w:author="Rachel Shipsey" w:date="2025-06-23T15:41:00Z">
                <w:pPr>
                  <w:framePr w:hSpace="180" w:wrap="around" w:hAnchor="margin" w:xAlign="center" w:y="-851"/>
                  <w:jc w:val="right"/>
                </w:pPr>
              </w:pPrChange>
            </w:pPr>
            <w:del w:id="19890" w:author="Rachel Shipsey" w:date="2025-06-23T15:21:00Z">
              <w:r w:rsidRPr="008E7AAA" w:rsidDel="008D26A9">
                <w:rPr>
                  <w:rFonts w:cs="Arial"/>
                  <w:sz w:val="18"/>
                  <w:szCs w:val="18"/>
                </w:rPr>
                <w:delText>-0.1</w:delText>
              </w:r>
            </w:del>
          </w:p>
        </w:tc>
      </w:tr>
      <w:tr w:rsidR="007773CB" w:rsidRPr="00573A68" w:rsidDel="008D26A9" w14:paraId="6446354E" w14:textId="34B20B37" w:rsidTr="00AA1165">
        <w:trPr>
          <w:gridAfter w:val="2"/>
          <w:wAfter w:w="5" w:type="pct"/>
          <w:trHeight w:val="272"/>
          <w:del w:id="19891" w:author="Rachel Shipsey" w:date="2025-06-23T15:21:00Z"/>
        </w:trPr>
        <w:tc>
          <w:tcPr>
            <w:tcW w:w="152"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5A9C361B" w14:textId="1C42C594" w:rsidR="007773CB" w:rsidRPr="00573A68" w:rsidDel="008D26A9" w:rsidRDefault="007773CB">
            <w:pPr>
              <w:pStyle w:val="ListParagraph"/>
              <w:spacing w:after="0" w:line="276" w:lineRule="auto"/>
              <w:jc w:val="both"/>
              <w:rPr>
                <w:del w:id="19892" w:author="Rachel Shipsey" w:date="2025-06-23T15:21:00Z"/>
                <w:rFonts w:eastAsia="Times New Roman" w:cs="Arial"/>
                <w:color w:val="000000"/>
                <w:sz w:val="18"/>
                <w:szCs w:val="18"/>
              </w:rPr>
              <w:pPrChange w:id="19893" w:author="Rachel Shipsey" w:date="2025-06-23T15:41:00Z">
                <w:pPr>
                  <w:framePr w:hSpace="180" w:wrap="around" w:hAnchor="margin" w:xAlign="center" w:y="-851"/>
                  <w:jc w:val="right"/>
                </w:pPr>
              </w:pPrChange>
            </w:pPr>
            <w:del w:id="19894" w:author="Rachel Shipsey" w:date="2025-06-23T15:21:00Z">
              <w:r w:rsidRPr="00573A68" w:rsidDel="008D26A9">
                <w:rPr>
                  <w:rFonts w:eastAsia="Times New Roman" w:cs="Arial"/>
                  <w:color w:val="000000"/>
                  <w:sz w:val="18"/>
                  <w:szCs w:val="18"/>
                </w:rPr>
                <w:delText>17</w:delText>
              </w:r>
            </w:del>
          </w:p>
        </w:tc>
        <w:tc>
          <w:tcPr>
            <w:tcW w:w="2047"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35D499AD" w14:textId="1E723EC1" w:rsidR="007773CB" w:rsidRPr="00573A68" w:rsidDel="008D26A9" w:rsidRDefault="007773CB">
            <w:pPr>
              <w:pStyle w:val="ListParagraph"/>
              <w:spacing w:after="0" w:line="276" w:lineRule="auto"/>
              <w:jc w:val="both"/>
              <w:rPr>
                <w:del w:id="19895" w:author="Rachel Shipsey" w:date="2025-06-23T15:21:00Z"/>
                <w:rFonts w:eastAsia="Times New Roman" w:cs="Arial"/>
                <w:b/>
                <w:bCs/>
                <w:color w:val="000000"/>
                <w:sz w:val="18"/>
                <w:szCs w:val="18"/>
              </w:rPr>
              <w:pPrChange w:id="19896" w:author="Rachel Shipsey" w:date="2025-06-23T15:41:00Z">
                <w:pPr>
                  <w:framePr w:hSpace="180" w:wrap="around" w:hAnchor="margin" w:xAlign="center" w:y="-851"/>
                </w:pPr>
              </w:pPrChange>
            </w:pPr>
            <w:del w:id="19897" w:author="Rachel Shipsey" w:date="2025-06-23T15:21:00Z">
              <w:r w:rsidRPr="00573A68" w:rsidDel="008D26A9">
                <w:rPr>
                  <w:rFonts w:eastAsia="Times New Roman" w:cs="Arial"/>
                  <w:b/>
                  <w:bCs/>
                  <w:color w:val="000000"/>
                  <w:sz w:val="18"/>
                  <w:szCs w:val="18"/>
                </w:rPr>
                <w:delText>Production of the Census Atlas</w:delText>
              </w:r>
            </w:del>
          </w:p>
        </w:tc>
        <w:tc>
          <w:tcPr>
            <w:tcW w:w="1099"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381862F5" w14:textId="299F74A8" w:rsidR="007773CB" w:rsidRPr="00573A68" w:rsidDel="008D26A9" w:rsidRDefault="007773CB">
            <w:pPr>
              <w:pStyle w:val="ListParagraph"/>
              <w:spacing w:after="0" w:line="276" w:lineRule="auto"/>
              <w:jc w:val="both"/>
              <w:rPr>
                <w:del w:id="19898" w:author="Rachel Shipsey" w:date="2025-06-23T15:21:00Z"/>
                <w:rFonts w:eastAsia="Times New Roman" w:cs="Arial"/>
                <w:color w:val="000000"/>
                <w:sz w:val="18"/>
                <w:szCs w:val="18"/>
              </w:rPr>
              <w:pPrChange w:id="19899" w:author="Rachel Shipsey" w:date="2025-06-23T15:41:00Z">
                <w:pPr>
                  <w:framePr w:hSpace="180" w:wrap="around" w:hAnchor="margin" w:xAlign="center" w:y="-851"/>
                </w:pPr>
              </w:pPrChange>
            </w:pPr>
            <w:del w:id="19900" w:author="Rachel Shipsey" w:date="2025-06-23T15:21:00Z">
              <w:r w:rsidDel="008D26A9">
                <w:rPr>
                  <w:rFonts w:eastAsia="Times New Roman" w:cs="Arial"/>
                  <w:color w:val="000000"/>
                  <w:sz w:val="18"/>
                  <w:szCs w:val="18"/>
                </w:rPr>
                <w:delText>Census Atlas</w:delText>
              </w:r>
            </w:del>
          </w:p>
        </w:tc>
        <w:tc>
          <w:tcPr>
            <w:tcW w:w="849"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1A991411" w14:textId="0D9EF6DF" w:rsidR="007773CB" w:rsidRPr="00573A68" w:rsidDel="008D26A9" w:rsidRDefault="007773CB">
            <w:pPr>
              <w:pStyle w:val="ListParagraph"/>
              <w:spacing w:after="0" w:line="276" w:lineRule="auto"/>
              <w:jc w:val="both"/>
              <w:rPr>
                <w:del w:id="19901" w:author="Rachel Shipsey" w:date="2025-06-23T15:21:00Z"/>
                <w:rFonts w:eastAsia="Times New Roman" w:cs="Arial"/>
                <w:sz w:val="18"/>
                <w:szCs w:val="18"/>
              </w:rPr>
              <w:pPrChange w:id="19902" w:author="Rachel Shipsey" w:date="2025-06-23T15:41:00Z">
                <w:pPr>
                  <w:framePr w:hSpace="180" w:wrap="around" w:hAnchor="margin" w:xAlign="center" w:y="-851"/>
                </w:pPr>
              </w:pPrChange>
            </w:pPr>
            <w:del w:id="19903" w:author="Rachel Shipsey" w:date="2025-06-23T15:21:00Z">
              <w:r w:rsidDel="008D26A9">
                <w:rPr>
                  <w:rFonts w:eastAsia="Times New Roman" w:cs="Arial"/>
                  <w:sz w:val="18"/>
                  <w:szCs w:val="18"/>
                </w:rPr>
                <w:delText>Demography</w:delText>
              </w:r>
            </w:del>
          </w:p>
        </w:tc>
        <w:tc>
          <w:tcPr>
            <w:tcW w:w="376"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0A0C9442" w14:textId="6B31B409" w:rsidR="007773CB" w:rsidRPr="00573A68" w:rsidDel="008D26A9" w:rsidRDefault="007773CB">
            <w:pPr>
              <w:pStyle w:val="ListParagraph"/>
              <w:spacing w:after="0" w:line="276" w:lineRule="auto"/>
              <w:jc w:val="both"/>
              <w:rPr>
                <w:del w:id="19904" w:author="Rachel Shipsey" w:date="2025-06-23T15:21:00Z"/>
                <w:rFonts w:eastAsia="Times New Roman" w:cs="Arial"/>
                <w:color w:val="000000"/>
                <w:sz w:val="18"/>
                <w:szCs w:val="18"/>
              </w:rPr>
              <w:pPrChange w:id="19905" w:author="Rachel Shipsey" w:date="2025-06-23T15:41:00Z">
                <w:pPr>
                  <w:framePr w:hSpace="180" w:wrap="around" w:hAnchor="margin" w:xAlign="center" w:y="-851"/>
                  <w:ind w:left="144" w:hanging="144"/>
                  <w:jc w:val="right"/>
                </w:pPr>
              </w:pPrChange>
            </w:pPr>
            <w:del w:id="19906" w:author="Rachel Shipsey" w:date="2025-06-23T15:21:00Z">
              <w:r w:rsidRPr="00573A68" w:rsidDel="008D26A9">
                <w:rPr>
                  <w:rFonts w:eastAsia="Times New Roman" w:cs="Arial"/>
                  <w:color w:val="000000"/>
                  <w:sz w:val="18"/>
                  <w:szCs w:val="18"/>
                </w:rPr>
                <w:delText>6</w:delText>
              </w:r>
            </w:del>
          </w:p>
        </w:tc>
        <w:tc>
          <w:tcPr>
            <w:tcW w:w="473" w:type="pct"/>
            <w:tcBorders>
              <w:top w:val="dashSmallGap" w:sz="4" w:space="0" w:color="2E74B5" w:themeColor="accent5" w:themeShade="BF"/>
              <w:left w:val="single" w:sz="4" w:space="0" w:color="auto"/>
              <w:bottom w:val="dashed" w:sz="4" w:space="0" w:color="00B0F0"/>
              <w:right w:val="single" w:sz="4" w:space="0" w:color="auto"/>
            </w:tcBorders>
            <w:noWrap/>
            <w:vAlign w:val="bottom"/>
            <w:hideMark/>
          </w:tcPr>
          <w:p w14:paraId="1FA050BD" w14:textId="374D89F3" w:rsidR="007773CB" w:rsidRPr="00573A68" w:rsidDel="008D26A9" w:rsidRDefault="007773CB">
            <w:pPr>
              <w:pStyle w:val="ListParagraph"/>
              <w:spacing w:after="0" w:line="276" w:lineRule="auto"/>
              <w:jc w:val="both"/>
              <w:rPr>
                <w:del w:id="19907" w:author="Rachel Shipsey" w:date="2025-06-23T15:21:00Z"/>
                <w:rFonts w:eastAsia="Times New Roman" w:cs="Arial"/>
                <w:color w:val="000000"/>
                <w:sz w:val="18"/>
                <w:szCs w:val="18"/>
              </w:rPr>
              <w:pPrChange w:id="19908" w:author="Rachel Shipsey" w:date="2025-06-23T15:41:00Z">
                <w:pPr>
                  <w:framePr w:hSpace="180" w:wrap="around" w:hAnchor="margin" w:xAlign="center" w:y="-851"/>
                  <w:jc w:val="right"/>
                </w:pPr>
              </w:pPrChange>
            </w:pPr>
            <w:del w:id="19909" w:author="Rachel Shipsey" w:date="2025-06-23T15:21:00Z">
              <w:r w:rsidRPr="008E7AAA" w:rsidDel="008D26A9">
                <w:rPr>
                  <w:rFonts w:cs="Arial"/>
                  <w:sz w:val="18"/>
                  <w:szCs w:val="18"/>
                </w:rPr>
                <w:delText>-0.1</w:delText>
              </w:r>
            </w:del>
          </w:p>
        </w:tc>
      </w:tr>
    </w:tbl>
    <w:tbl>
      <w:tblPr>
        <w:tblpPr w:leftFromText="180" w:rightFromText="180" w:vertAnchor="text" w:horzAnchor="margin" w:tblpXSpec="center" w:tblpY="-4623"/>
        <w:tblW w:w="5333" w:type="pct"/>
        <w:tblLayout w:type="fixed"/>
        <w:tblLook w:val="04A0" w:firstRow="1" w:lastRow="0" w:firstColumn="1" w:lastColumn="0" w:noHBand="0" w:noVBand="1"/>
      </w:tblPr>
      <w:tblGrid>
        <w:gridCol w:w="443"/>
        <w:gridCol w:w="5941"/>
        <w:gridCol w:w="3783"/>
        <w:gridCol w:w="1892"/>
        <w:gridCol w:w="1078"/>
        <w:gridCol w:w="1347"/>
      </w:tblGrid>
      <w:tr w:rsidR="006E2D1C" w:rsidRPr="00573A68" w:rsidDel="008D26A9" w14:paraId="1AFABAD8" w14:textId="0D162085" w:rsidTr="006F14FD">
        <w:trPr>
          <w:trHeight w:val="620"/>
          <w:del w:id="19910" w:author="Rachel Shipsey" w:date="2025-06-23T15:21:00Z"/>
        </w:trPr>
        <w:tc>
          <w:tcPr>
            <w:tcW w:w="1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5EE364E0" w14:textId="2D6511F3" w:rsidR="00256429" w:rsidRPr="00573A68" w:rsidDel="008D26A9" w:rsidRDefault="00256429">
            <w:pPr>
              <w:pStyle w:val="ListParagraph"/>
              <w:spacing w:after="0" w:line="276" w:lineRule="auto"/>
              <w:jc w:val="both"/>
              <w:rPr>
                <w:del w:id="19911" w:author="Rachel Shipsey" w:date="2025-06-23T15:21:00Z"/>
                <w:rFonts w:eastAsia="Times New Roman" w:cs="Arial"/>
                <w:b/>
                <w:bCs/>
                <w:color w:val="000000"/>
                <w:sz w:val="18"/>
                <w:szCs w:val="18"/>
              </w:rPr>
              <w:pPrChange w:id="19912" w:author="Rachel Shipsey" w:date="2025-06-23T15:41:00Z">
                <w:pPr>
                  <w:framePr w:hSpace="180" w:wrap="around" w:vAnchor="text" w:hAnchor="margin" w:xAlign="center" w:y="-4623"/>
                </w:pPr>
              </w:pPrChange>
            </w:pPr>
          </w:p>
        </w:tc>
        <w:tc>
          <w:tcPr>
            <w:tcW w:w="2051"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54A1BE50" w14:textId="3CD99EDD" w:rsidR="00256429" w:rsidRPr="00573A68" w:rsidDel="008D26A9" w:rsidRDefault="00256429">
            <w:pPr>
              <w:pStyle w:val="ListParagraph"/>
              <w:spacing w:after="0" w:line="276" w:lineRule="auto"/>
              <w:jc w:val="both"/>
              <w:rPr>
                <w:del w:id="19913" w:author="Rachel Shipsey" w:date="2025-06-23T15:21:00Z"/>
                <w:rFonts w:eastAsia="Times New Roman" w:cs="Arial"/>
                <w:b/>
                <w:bCs/>
                <w:color w:val="000000"/>
                <w:sz w:val="18"/>
                <w:szCs w:val="18"/>
              </w:rPr>
              <w:pPrChange w:id="19914" w:author="Rachel Shipsey" w:date="2025-06-23T15:41:00Z">
                <w:pPr>
                  <w:framePr w:hSpace="180" w:wrap="around" w:vAnchor="text" w:hAnchor="margin" w:xAlign="center" w:y="-4623"/>
                </w:pPr>
              </w:pPrChange>
            </w:pPr>
            <w:del w:id="19915" w:author="Rachel Shipsey" w:date="2025-06-23T15:21:00Z">
              <w:r w:rsidRPr="00573A68" w:rsidDel="008D26A9">
                <w:rPr>
                  <w:rFonts w:eastAsia="Times New Roman" w:cs="Arial"/>
                  <w:b/>
                  <w:bCs/>
                  <w:color w:val="000000"/>
                  <w:sz w:val="18"/>
                  <w:szCs w:val="18"/>
                </w:rPr>
                <w:delText>Activity</w:delText>
              </w:r>
            </w:del>
          </w:p>
        </w:tc>
        <w:tc>
          <w:tcPr>
            <w:tcW w:w="1306"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5C0EF434" w14:textId="2073BF29" w:rsidR="00256429" w:rsidRPr="00573A68" w:rsidDel="008D26A9" w:rsidRDefault="00256429">
            <w:pPr>
              <w:pStyle w:val="ListParagraph"/>
              <w:spacing w:after="0" w:line="276" w:lineRule="auto"/>
              <w:jc w:val="both"/>
              <w:rPr>
                <w:del w:id="19916" w:author="Rachel Shipsey" w:date="2025-06-23T15:21:00Z"/>
                <w:rFonts w:eastAsia="Times New Roman" w:cs="Arial"/>
                <w:b/>
                <w:bCs/>
                <w:color w:val="000000"/>
                <w:sz w:val="18"/>
                <w:szCs w:val="18"/>
              </w:rPr>
              <w:pPrChange w:id="19917" w:author="Rachel Shipsey" w:date="2025-06-23T15:41:00Z">
                <w:pPr>
                  <w:framePr w:hSpace="180" w:wrap="around" w:vAnchor="text" w:hAnchor="margin" w:xAlign="center" w:y="-4623"/>
                </w:pPr>
              </w:pPrChange>
            </w:pPr>
            <w:del w:id="19918" w:author="Rachel Shipsey" w:date="2025-06-23T15:21:00Z">
              <w:r w:rsidRPr="00573A68" w:rsidDel="008D26A9">
                <w:rPr>
                  <w:rFonts w:eastAsia="Times New Roman" w:cs="Arial"/>
                  <w:b/>
                  <w:bCs/>
                  <w:color w:val="000000"/>
                  <w:sz w:val="18"/>
                  <w:szCs w:val="18"/>
                </w:rPr>
                <w:delText>Output</w:delText>
              </w:r>
            </w:del>
          </w:p>
        </w:tc>
        <w:tc>
          <w:tcPr>
            <w:tcW w:w="6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4BB535F" w14:textId="301218B7" w:rsidR="00256429" w:rsidRPr="00573A68" w:rsidDel="008D26A9" w:rsidRDefault="00256429">
            <w:pPr>
              <w:pStyle w:val="ListParagraph"/>
              <w:spacing w:after="0" w:line="276" w:lineRule="auto"/>
              <w:jc w:val="both"/>
              <w:rPr>
                <w:del w:id="19919" w:author="Rachel Shipsey" w:date="2025-06-23T15:21:00Z"/>
                <w:rFonts w:eastAsia="Times New Roman" w:cs="Arial"/>
                <w:b/>
                <w:bCs/>
                <w:color w:val="000000"/>
                <w:sz w:val="18"/>
                <w:szCs w:val="18"/>
              </w:rPr>
              <w:pPrChange w:id="19920" w:author="Rachel Shipsey" w:date="2025-06-23T15:41:00Z">
                <w:pPr>
                  <w:framePr w:hSpace="180" w:wrap="around" w:vAnchor="text" w:hAnchor="margin" w:xAlign="center" w:y="-4623"/>
                </w:pPr>
              </w:pPrChange>
            </w:pPr>
            <w:del w:id="19921" w:author="Rachel Shipsey" w:date="2025-06-23T15:21:00Z">
              <w:r w:rsidRPr="00573A68" w:rsidDel="008D26A9">
                <w:rPr>
                  <w:rFonts w:eastAsia="Times New Roman" w:cs="Arial"/>
                  <w:b/>
                  <w:bCs/>
                  <w:color w:val="000000"/>
                  <w:sz w:val="18"/>
                  <w:szCs w:val="18"/>
                </w:rPr>
                <w:delText>Responsible party(ies)</w:delText>
              </w:r>
            </w:del>
          </w:p>
        </w:tc>
        <w:tc>
          <w:tcPr>
            <w:tcW w:w="372"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91D3C0D" w14:textId="266963A6" w:rsidR="00256429" w:rsidRPr="00573A68" w:rsidDel="008D26A9" w:rsidRDefault="00256429">
            <w:pPr>
              <w:pStyle w:val="ListParagraph"/>
              <w:spacing w:after="0" w:line="276" w:lineRule="auto"/>
              <w:jc w:val="both"/>
              <w:rPr>
                <w:del w:id="19922" w:author="Rachel Shipsey" w:date="2025-06-23T15:21:00Z"/>
                <w:rFonts w:eastAsia="Times New Roman" w:cs="Arial"/>
                <w:b/>
                <w:bCs/>
                <w:color w:val="000000"/>
                <w:sz w:val="18"/>
                <w:szCs w:val="18"/>
              </w:rPr>
              <w:pPrChange w:id="19923" w:author="Rachel Shipsey" w:date="2025-06-23T15:41:00Z">
                <w:pPr>
                  <w:framePr w:hSpace="180" w:wrap="around" w:vAnchor="text" w:hAnchor="margin" w:xAlign="center" w:y="-4623"/>
                  <w:ind w:right="-47"/>
                </w:pPr>
              </w:pPrChange>
            </w:pPr>
            <w:del w:id="19924"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 in </w:delText>
              </w:r>
              <w:r w:rsidRPr="00573A68" w:rsidDel="008D26A9">
                <w:rPr>
                  <w:rFonts w:eastAsia="Times New Roman" w:cs="Arial"/>
                  <w:b/>
                  <w:bCs/>
                  <w:color w:val="000000"/>
                  <w:sz w:val="18"/>
                  <w:szCs w:val="18"/>
                </w:rPr>
                <w:delText>Mths</w:delText>
              </w:r>
            </w:del>
          </w:p>
        </w:tc>
        <w:tc>
          <w:tcPr>
            <w:tcW w:w="465"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19562C3" w14:textId="6DA5CF7F" w:rsidR="00256429" w:rsidRPr="00573A68" w:rsidDel="008D26A9" w:rsidRDefault="00256429">
            <w:pPr>
              <w:pStyle w:val="ListParagraph"/>
              <w:spacing w:after="0" w:line="276" w:lineRule="auto"/>
              <w:jc w:val="both"/>
              <w:rPr>
                <w:del w:id="19925" w:author="Rachel Shipsey" w:date="2025-06-23T15:21:00Z"/>
                <w:rFonts w:eastAsia="Times New Roman" w:cs="Arial"/>
                <w:b/>
                <w:bCs/>
                <w:color w:val="000000"/>
                <w:sz w:val="18"/>
                <w:szCs w:val="18"/>
              </w:rPr>
              <w:pPrChange w:id="19926" w:author="Rachel Shipsey" w:date="2025-06-23T15:41:00Z">
                <w:pPr>
                  <w:framePr w:hSpace="180" w:wrap="around" w:vAnchor="text" w:hAnchor="margin" w:xAlign="center" w:y="-4623"/>
                  <w:jc w:val="right"/>
                </w:pPr>
              </w:pPrChange>
            </w:pPr>
            <w:del w:id="19927"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A052BD" w:rsidRPr="002E5C79" w:rsidDel="008D26A9" w14:paraId="3BF0C4D4" w14:textId="443B9D9A" w:rsidTr="006F14FD">
        <w:trPr>
          <w:trHeight w:val="288"/>
          <w:del w:id="19928" w:author="Rachel Shipsey" w:date="2025-06-23T15:21:00Z"/>
        </w:trPr>
        <w:tc>
          <w:tcPr>
            <w:tcW w:w="5000" w:type="pct"/>
            <w:gridSpan w:val="6"/>
            <w:tcBorders>
              <w:top w:val="double" w:sz="6" w:space="0" w:color="auto"/>
              <w:left w:val="single" w:sz="4" w:space="0" w:color="auto"/>
              <w:bottom w:val="dashed" w:sz="4" w:space="0" w:color="2E74B5" w:themeColor="accent5" w:themeShade="BF"/>
              <w:right w:val="single" w:sz="4" w:space="0" w:color="auto"/>
            </w:tcBorders>
            <w:shd w:val="clear" w:color="auto" w:fill="DDEBF7"/>
            <w:noWrap/>
            <w:vAlign w:val="bottom"/>
            <w:hideMark/>
          </w:tcPr>
          <w:p w14:paraId="1FDEA871" w14:textId="488C2A32" w:rsidR="00A052BD" w:rsidRPr="002E5C79" w:rsidDel="008D26A9" w:rsidRDefault="00A052BD">
            <w:pPr>
              <w:pStyle w:val="ListParagraph"/>
              <w:spacing w:after="0" w:line="276" w:lineRule="auto"/>
              <w:jc w:val="both"/>
              <w:rPr>
                <w:del w:id="19929" w:author="Rachel Shipsey" w:date="2025-06-23T15:21:00Z"/>
                <w:rFonts w:eastAsia="Times New Roman" w:cs="Arial"/>
                <w:b/>
                <w:bCs/>
                <w:color w:val="000000"/>
                <w:sz w:val="18"/>
                <w:szCs w:val="18"/>
              </w:rPr>
              <w:pPrChange w:id="19930" w:author="Rachel Shipsey" w:date="2025-06-23T15:41:00Z">
                <w:pPr>
                  <w:framePr w:hSpace="180" w:wrap="around" w:vAnchor="text" w:hAnchor="margin" w:xAlign="center" w:y="-4623"/>
                  <w:jc w:val="center"/>
                </w:pPr>
              </w:pPrChange>
            </w:pPr>
            <w:del w:id="19931" w:author="Rachel Shipsey" w:date="2025-06-23T15:21:00Z">
              <w:r w:rsidRPr="002E5C79" w:rsidDel="008D26A9">
                <w:rPr>
                  <w:rFonts w:eastAsia="Times New Roman" w:cs="Arial"/>
                  <w:b/>
                  <w:bCs/>
                  <w:color w:val="000000"/>
                  <w:sz w:val="18"/>
                  <w:szCs w:val="18"/>
                </w:rPr>
                <w:delText>DESIGN OF CENSUS QUESTIONNAIRES, MANUALS AND PROCEDURES</w:delText>
              </w:r>
            </w:del>
          </w:p>
        </w:tc>
      </w:tr>
      <w:tr w:rsidR="0042434B" w:rsidRPr="002E5C79" w:rsidDel="008D26A9" w14:paraId="5790AA12" w14:textId="401F54D2" w:rsidTr="006F14FD">
        <w:trPr>
          <w:trHeight w:val="264"/>
          <w:del w:id="1993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BBC153" w14:textId="02460F6A" w:rsidR="00256429" w:rsidRPr="002E5C79" w:rsidDel="008D26A9" w:rsidRDefault="00256429">
            <w:pPr>
              <w:pStyle w:val="ListParagraph"/>
              <w:spacing w:after="0" w:line="276" w:lineRule="auto"/>
              <w:jc w:val="both"/>
              <w:rPr>
                <w:del w:id="19933" w:author="Rachel Shipsey" w:date="2025-06-23T15:21:00Z"/>
                <w:rFonts w:eastAsia="Times New Roman" w:cs="Arial"/>
                <w:color w:val="000000"/>
                <w:sz w:val="18"/>
                <w:szCs w:val="18"/>
              </w:rPr>
              <w:pPrChange w:id="19934" w:author="Rachel Shipsey" w:date="2025-06-23T15:41:00Z">
                <w:pPr>
                  <w:framePr w:hSpace="180" w:wrap="around" w:vAnchor="text" w:hAnchor="margin" w:xAlign="center" w:y="-4623"/>
                  <w:jc w:val="right"/>
                </w:pPr>
              </w:pPrChange>
            </w:pPr>
            <w:del w:id="19935" w:author="Rachel Shipsey" w:date="2025-06-23T15:21:00Z">
              <w:r w:rsidRPr="002E5C79" w:rsidDel="008D26A9">
                <w:rPr>
                  <w:rFonts w:eastAsia="Times New Roman" w:cs="Arial"/>
                  <w:color w:val="000000"/>
                  <w:sz w:val="18"/>
                  <w:szCs w:val="18"/>
                </w:rPr>
                <w:delText>1</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3F44B7F" w14:textId="66BBD23A" w:rsidR="00256429" w:rsidRPr="002E5C79" w:rsidDel="008D26A9" w:rsidRDefault="00256429">
            <w:pPr>
              <w:pStyle w:val="ListParagraph"/>
              <w:spacing w:after="0" w:line="276" w:lineRule="auto"/>
              <w:jc w:val="both"/>
              <w:rPr>
                <w:del w:id="19936" w:author="Rachel Shipsey" w:date="2025-06-23T15:21:00Z"/>
                <w:rFonts w:eastAsia="Times New Roman" w:cs="Arial"/>
                <w:b/>
                <w:bCs/>
                <w:color w:val="000000"/>
                <w:sz w:val="18"/>
                <w:szCs w:val="18"/>
              </w:rPr>
              <w:pPrChange w:id="19937" w:author="Rachel Shipsey" w:date="2025-06-23T15:41:00Z">
                <w:pPr>
                  <w:framePr w:hSpace="180" w:wrap="around" w:vAnchor="text" w:hAnchor="margin" w:xAlign="center" w:y="-4623"/>
                </w:pPr>
              </w:pPrChange>
            </w:pPr>
            <w:del w:id="19938" w:author="Rachel Shipsey" w:date="2025-06-23T15:21:00Z">
              <w:r w:rsidRPr="002E5C79" w:rsidDel="008D26A9">
                <w:rPr>
                  <w:rFonts w:eastAsia="Times New Roman" w:cs="Arial"/>
                  <w:b/>
                  <w:bCs/>
                  <w:color w:val="000000"/>
                  <w:sz w:val="18"/>
                  <w:szCs w:val="18"/>
                </w:rPr>
                <w:delText>Selection of topics for questionnaire</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00FF68" w14:textId="4E7CE671" w:rsidR="00256429" w:rsidRPr="002E5C79" w:rsidDel="008D26A9" w:rsidRDefault="00256429">
            <w:pPr>
              <w:pStyle w:val="ListParagraph"/>
              <w:spacing w:after="0" w:line="276" w:lineRule="auto"/>
              <w:jc w:val="both"/>
              <w:rPr>
                <w:del w:id="19939" w:author="Rachel Shipsey" w:date="2025-06-23T15:21:00Z"/>
                <w:rFonts w:eastAsia="Times New Roman" w:cs="Arial"/>
                <w:color w:val="000000"/>
                <w:sz w:val="18"/>
                <w:szCs w:val="18"/>
              </w:rPr>
              <w:pPrChange w:id="19940"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53226E" w14:textId="28A1620E" w:rsidR="00256429" w:rsidRPr="002E5C79" w:rsidDel="008D26A9" w:rsidRDefault="00256429">
            <w:pPr>
              <w:pStyle w:val="ListParagraph"/>
              <w:spacing w:after="0" w:line="276" w:lineRule="auto"/>
              <w:jc w:val="both"/>
              <w:rPr>
                <w:del w:id="19941" w:author="Rachel Shipsey" w:date="2025-06-23T15:21:00Z"/>
                <w:rFonts w:eastAsia="Times New Roman" w:cs="Arial"/>
                <w:sz w:val="18"/>
                <w:szCs w:val="18"/>
              </w:rPr>
              <w:pPrChange w:id="19942"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D8BF46" w14:textId="50BFBB99" w:rsidR="00256429" w:rsidRPr="002E5C79" w:rsidDel="008D26A9" w:rsidRDefault="00256429">
            <w:pPr>
              <w:pStyle w:val="ListParagraph"/>
              <w:spacing w:after="0" w:line="276" w:lineRule="auto"/>
              <w:jc w:val="both"/>
              <w:rPr>
                <w:del w:id="19943" w:author="Rachel Shipsey" w:date="2025-06-23T15:21:00Z"/>
                <w:rFonts w:eastAsia="Times New Roman" w:cs="Arial"/>
                <w:b/>
                <w:bCs/>
                <w:color w:val="000000"/>
                <w:sz w:val="18"/>
                <w:szCs w:val="18"/>
              </w:rPr>
              <w:pPrChange w:id="19944" w:author="Rachel Shipsey" w:date="2025-06-23T15:41:00Z">
                <w:pPr>
                  <w:framePr w:hSpace="180" w:wrap="around" w:vAnchor="text" w:hAnchor="margin" w:xAlign="center" w:y="-4623"/>
                </w:pPr>
              </w:pPrChange>
            </w:pPr>
            <w:del w:id="19945" w:author="Rachel Shipsey" w:date="2025-06-23T15:21:00Z">
              <w:r w:rsidRPr="002E5C79" w:rsidDel="008D26A9">
                <w:rPr>
                  <w:rFonts w:eastAsia="Times New Roman" w:cs="Arial"/>
                  <w:b/>
                  <w:bCs/>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2E9ED8" w14:textId="668CBC43" w:rsidR="00256429" w:rsidRPr="002E5C79" w:rsidDel="008D26A9" w:rsidRDefault="00256429">
            <w:pPr>
              <w:pStyle w:val="ListParagraph"/>
              <w:spacing w:after="0" w:line="276" w:lineRule="auto"/>
              <w:jc w:val="both"/>
              <w:rPr>
                <w:del w:id="19946" w:author="Rachel Shipsey" w:date="2025-06-23T15:21:00Z"/>
                <w:rFonts w:eastAsia="Times New Roman" w:cs="Arial"/>
                <w:b/>
                <w:bCs/>
                <w:color w:val="000000"/>
                <w:sz w:val="20"/>
                <w:szCs w:val="20"/>
              </w:rPr>
              <w:pPrChange w:id="19947" w:author="Rachel Shipsey" w:date="2025-06-23T15:41:00Z">
                <w:pPr>
                  <w:framePr w:hSpace="180" w:wrap="around" w:vAnchor="text" w:hAnchor="margin" w:xAlign="center" w:y="-4623"/>
                </w:pPr>
              </w:pPrChange>
            </w:pPr>
          </w:p>
        </w:tc>
      </w:tr>
      <w:tr w:rsidR="0042434B" w:rsidDel="008D26A9" w14:paraId="73E855B8" w14:textId="6B22CCEC" w:rsidTr="006F14FD">
        <w:trPr>
          <w:trHeight w:val="264"/>
          <w:del w:id="1994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1126DF" w14:textId="31B59B87" w:rsidR="00256429" w:rsidDel="008D26A9" w:rsidRDefault="00256429">
            <w:pPr>
              <w:pStyle w:val="ListParagraph"/>
              <w:spacing w:after="0" w:line="276" w:lineRule="auto"/>
              <w:jc w:val="both"/>
              <w:rPr>
                <w:del w:id="19949" w:author="Rachel Shipsey" w:date="2025-06-23T15:21:00Z"/>
                <w:rFonts w:eastAsia="Times New Roman" w:cs="Arial"/>
                <w:color w:val="000000" w:themeColor="text1"/>
                <w:sz w:val="18"/>
                <w:szCs w:val="18"/>
              </w:rPr>
              <w:pPrChange w:id="19950" w:author="Rachel Shipsey" w:date="2025-06-23T15:41:00Z">
                <w:pPr>
                  <w:framePr w:hSpace="180" w:wrap="around" w:vAnchor="text" w:hAnchor="margin" w:xAlign="center" w:y="-4623"/>
                  <w:jc w:val="right"/>
                </w:pPr>
              </w:pPrChange>
            </w:pPr>
            <w:del w:id="19951" w:author="Rachel Shipsey" w:date="2025-06-23T15:21:00Z">
              <w:r w:rsidRPr="7B4121B4" w:rsidDel="008D26A9">
                <w:rPr>
                  <w:rFonts w:eastAsia="Times New Roman" w:cs="Arial"/>
                  <w:color w:val="000000" w:themeColor="text1"/>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E06226" w14:textId="5A3724D7" w:rsidR="00256429" w:rsidDel="008D26A9" w:rsidRDefault="00256429">
            <w:pPr>
              <w:pStyle w:val="ListParagraph"/>
              <w:spacing w:after="0" w:line="276" w:lineRule="auto"/>
              <w:jc w:val="both"/>
              <w:rPr>
                <w:del w:id="19952" w:author="Rachel Shipsey" w:date="2025-06-23T15:21:00Z"/>
                <w:rFonts w:eastAsia="Times New Roman" w:cs="Arial"/>
                <w:color w:val="000000" w:themeColor="text1"/>
                <w:sz w:val="18"/>
                <w:szCs w:val="18"/>
              </w:rPr>
              <w:pPrChange w:id="19953" w:author="Rachel Shipsey" w:date="2025-06-23T15:41:00Z">
                <w:pPr>
                  <w:framePr w:hSpace="180" w:wrap="around" w:vAnchor="text" w:hAnchor="margin" w:xAlign="center" w:y="-4623"/>
                  <w:ind w:left="321"/>
                </w:pPr>
              </w:pPrChange>
            </w:pPr>
            <w:del w:id="19954" w:author="Rachel Shipsey" w:date="2025-06-23T15:21:00Z">
              <w:r w:rsidRPr="7B4121B4" w:rsidDel="008D26A9">
                <w:rPr>
                  <w:rFonts w:eastAsiaTheme="minorEastAsia"/>
                  <w:color w:val="000000" w:themeColor="text1"/>
                  <w:sz w:val="18"/>
                  <w:szCs w:val="18"/>
                </w:rPr>
                <w:delText>Consultation on topics required by users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D90780" w14:textId="124EA294" w:rsidR="00256429" w:rsidDel="008D26A9" w:rsidRDefault="00256429">
            <w:pPr>
              <w:pStyle w:val="ListParagraph"/>
              <w:spacing w:after="0" w:line="276" w:lineRule="auto"/>
              <w:jc w:val="both"/>
              <w:rPr>
                <w:del w:id="19955" w:author="Rachel Shipsey" w:date="2025-06-23T15:21:00Z"/>
                <w:rFonts w:eastAsia="Times New Roman" w:cs="Arial"/>
                <w:color w:val="000000" w:themeColor="text1"/>
                <w:sz w:val="18"/>
                <w:szCs w:val="18"/>
              </w:rPr>
              <w:pPrChange w:id="19956" w:author="Rachel Shipsey" w:date="2025-06-23T15:41:00Z">
                <w:pPr>
                  <w:framePr w:hSpace="180" w:wrap="around" w:vAnchor="text" w:hAnchor="margin" w:xAlign="center" w:y="-4623"/>
                </w:pPr>
              </w:pPrChange>
            </w:pPr>
            <w:del w:id="19957" w:author="Rachel Shipsey" w:date="2025-06-23T15:21:00Z">
              <w:r w:rsidRPr="7B4121B4" w:rsidDel="008D26A9">
                <w:rPr>
                  <w:rFonts w:eastAsia="Times New Roman" w:cs="Arial"/>
                  <w:color w:val="000000" w:themeColor="text1"/>
                  <w:sz w:val="18"/>
                  <w:szCs w:val="18"/>
                </w:rPr>
                <w:delText>Outline of indicators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DBEDD8" w14:textId="7347BF9C" w:rsidR="00256429" w:rsidDel="008D26A9" w:rsidRDefault="00256429">
            <w:pPr>
              <w:pStyle w:val="ListParagraph"/>
              <w:spacing w:after="0" w:line="276" w:lineRule="auto"/>
              <w:jc w:val="both"/>
              <w:rPr>
                <w:del w:id="19958" w:author="Rachel Shipsey" w:date="2025-06-23T15:21:00Z"/>
                <w:rFonts w:eastAsia="Times New Roman" w:cs="Arial"/>
                <w:sz w:val="18"/>
                <w:szCs w:val="18"/>
              </w:rPr>
              <w:pPrChange w:id="19959" w:author="Rachel Shipsey" w:date="2025-06-23T15:41:00Z">
                <w:pPr>
                  <w:framePr w:hSpace="180" w:wrap="around" w:vAnchor="text" w:hAnchor="margin" w:xAlign="center" w:y="-4623"/>
                </w:pPr>
              </w:pPrChange>
            </w:pPr>
            <w:del w:id="19960" w:author="Rachel Shipsey" w:date="2025-06-23T15:21:00Z">
              <w:r w:rsidRPr="7B4121B4"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E72673" w14:textId="58C6C816" w:rsidR="00256429" w:rsidDel="008D26A9" w:rsidRDefault="00256429">
            <w:pPr>
              <w:pStyle w:val="ListParagraph"/>
              <w:spacing w:after="0" w:line="276" w:lineRule="auto"/>
              <w:jc w:val="both"/>
              <w:rPr>
                <w:del w:id="19961" w:author="Rachel Shipsey" w:date="2025-06-23T15:21:00Z"/>
                <w:rFonts w:eastAsia="Times New Roman" w:cs="Arial"/>
                <w:color w:val="000000" w:themeColor="text1"/>
                <w:sz w:val="18"/>
                <w:szCs w:val="18"/>
              </w:rPr>
              <w:pPrChange w:id="19962" w:author="Rachel Shipsey" w:date="2025-06-23T15:41:00Z">
                <w:pPr>
                  <w:framePr w:hSpace="180" w:wrap="around" w:vAnchor="text" w:hAnchor="margin" w:xAlign="center" w:y="-4623"/>
                  <w:jc w:val="right"/>
                </w:pPr>
              </w:pPrChange>
            </w:pPr>
            <w:del w:id="19963" w:author="Rachel Shipsey" w:date="2025-06-23T15:21:00Z">
              <w:r w:rsidRPr="7B4121B4" w:rsidDel="008D26A9">
                <w:rPr>
                  <w:rFonts w:eastAsia="Times New Roman" w:cs="Arial"/>
                  <w:color w:val="000000" w:themeColor="text1"/>
                  <w:sz w:val="18"/>
                  <w:szCs w:val="18"/>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BA04D2" w14:textId="07B2A2F9" w:rsidR="00256429" w:rsidDel="008D26A9" w:rsidRDefault="00256429">
            <w:pPr>
              <w:pStyle w:val="ListParagraph"/>
              <w:spacing w:after="0" w:line="276" w:lineRule="auto"/>
              <w:jc w:val="both"/>
              <w:rPr>
                <w:del w:id="19964" w:author="Rachel Shipsey" w:date="2025-06-23T15:21:00Z"/>
                <w:rFonts w:eastAsia="Times New Roman" w:cs="Arial"/>
                <w:color w:val="000000" w:themeColor="text1"/>
                <w:sz w:val="20"/>
                <w:szCs w:val="20"/>
              </w:rPr>
              <w:pPrChange w:id="19965" w:author="Rachel Shipsey" w:date="2025-06-23T15:41:00Z">
                <w:pPr>
                  <w:framePr w:hSpace="180" w:wrap="around" w:vAnchor="text" w:hAnchor="margin" w:xAlign="center" w:y="-4623"/>
                  <w:jc w:val="right"/>
                </w:pPr>
              </w:pPrChange>
            </w:pPr>
            <w:del w:id="19966" w:author="Rachel Shipsey" w:date="2025-06-23T15:21:00Z">
              <w:r w:rsidRPr="7B4121B4" w:rsidDel="008D26A9">
                <w:rPr>
                  <w:rFonts w:eastAsia="Times New Roman" w:cs="Arial"/>
                  <w:color w:val="000000" w:themeColor="text1"/>
                  <w:sz w:val="20"/>
                  <w:szCs w:val="20"/>
                </w:rPr>
                <w:delText>3.7</w:delText>
              </w:r>
            </w:del>
          </w:p>
        </w:tc>
      </w:tr>
      <w:tr w:rsidR="0042434B" w:rsidRPr="002E5C79" w:rsidDel="008D26A9" w14:paraId="6B2BEFE3" w14:textId="40517CB8" w:rsidTr="006F14FD">
        <w:trPr>
          <w:trHeight w:val="264"/>
          <w:del w:id="19967"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D95A11" w14:textId="29EF5B6C" w:rsidR="00256429" w:rsidRPr="002E5C79" w:rsidDel="008D26A9" w:rsidRDefault="00256429">
            <w:pPr>
              <w:pStyle w:val="ListParagraph"/>
              <w:spacing w:after="0" w:line="276" w:lineRule="auto"/>
              <w:jc w:val="both"/>
              <w:rPr>
                <w:del w:id="19968" w:author="Rachel Shipsey" w:date="2025-06-23T15:21:00Z"/>
                <w:rFonts w:eastAsia="Times New Roman" w:cs="Arial"/>
                <w:color w:val="000000"/>
                <w:sz w:val="18"/>
                <w:szCs w:val="18"/>
              </w:rPr>
              <w:pPrChange w:id="19969" w:author="Rachel Shipsey" w:date="2025-06-23T15:41:00Z">
                <w:pPr>
                  <w:framePr w:hSpace="180" w:wrap="around" w:vAnchor="text" w:hAnchor="margin" w:xAlign="center" w:y="-4623"/>
                  <w:jc w:val="right"/>
                </w:pPr>
              </w:pPrChange>
            </w:pPr>
            <w:del w:id="19970" w:author="Rachel Shipsey" w:date="2025-06-23T15:21:00Z">
              <w:r w:rsidRPr="002E5C79" w:rsidDel="008D26A9">
                <w:rPr>
                  <w:rFonts w:eastAsia="Times New Roman" w:cs="Arial"/>
                  <w:color w:val="000000"/>
                  <w:sz w:val="18"/>
                  <w:szCs w:val="18"/>
                </w:rPr>
                <w:delText>2</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611CBD" w14:textId="4A1E18F3" w:rsidR="00256429" w:rsidRPr="002E5C79" w:rsidDel="008D26A9" w:rsidRDefault="00256429">
            <w:pPr>
              <w:pStyle w:val="ListParagraph"/>
              <w:spacing w:after="0" w:line="276" w:lineRule="auto"/>
              <w:jc w:val="both"/>
              <w:rPr>
                <w:del w:id="19971" w:author="Rachel Shipsey" w:date="2025-06-23T15:21:00Z"/>
                <w:rFonts w:eastAsia="Times New Roman" w:cs="Arial"/>
                <w:b/>
                <w:bCs/>
                <w:color w:val="000000"/>
                <w:sz w:val="18"/>
                <w:szCs w:val="18"/>
              </w:rPr>
              <w:pPrChange w:id="19972" w:author="Rachel Shipsey" w:date="2025-06-23T15:41:00Z">
                <w:pPr>
                  <w:framePr w:hSpace="180" w:wrap="around" w:vAnchor="text" w:hAnchor="margin" w:xAlign="center" w:y="-4623"/>
                </w:pPr>
              </w:pPrChange>
            </w:pPr>
            <w:del w:id="19973" w:author="Rachel Shipsey" w:date="2025-06-23T15:21:00Z">
              <w:r w:rsidRPr="002E5C79" w:rsidDel="008D26A9">
                <w:rPr>
                  <w:rFonts w:eastAsia="Times New Roman" w:cs="Arial"/>
                  <w:b/>
                  <w:bCs/>
                  <w:color w:val="000000"/>
                  <w:sz w:val="18"/>
                  <w:szCs w:val="18"/>
                </w:rPr>
                <w:delText>Form design and testing</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983AFA" w14:textId="1AF258E5" w:rsidR="00256429" w:rsidRPr="002E5C79" w:rsidDel="008D26A9" w:rsidRDefault="00256429">
            <w:pPr>
              <w:pStyle w:val="ListParagraph"/>
              <w:spacing w:after="0" w:line="276" w:lineRule="auto"/>
              <w:jc w:val="both"/>
              <w:rPr>
                <w:del w:id="19974" w:author="Rachel Shipsey" w:date="2025-06-23T15:21:00Z"/>
                <w:rFonts w:eastAsia="Times New Roman" w:cs="Arial"/>
                <w:color w:val="000000"/>
                <w:sz w:val="18"/>
                <w:szCs w:val="18"/>
              </w:rPr>
              <w:pPrChange w:id="19975" w:author="Rachel Shipsey" w:date="2025-06-23T15:41:00Z">
                <w:pPr>
                  <w:framePr w:hSpace="180" w:wrap="around" w:vAnchor="text" w:hAnchor="margin" w:xAlign="center" w:y="-4623"/>
                </w:pPr>
              </w:pPrChange>
            </w:pPr>
            <w:del w:id="19976" w:author="Rachel Shipsey" w:date="2025-06-23T15:21:00Z">
              <w:r w:rsidRPr="00026044" w:rsidDel="008D26A9">
                <w:rPr>
                  <w:rFonts w:eastAsia="Times New Roman" w:cs="Arial"/>
                  <w:color w:val="000000"/>
                  <w:sz w:val="18"/>
                  <w:szCs w:val="18"/>
                </w:rPr>
                <w:delText>Questionnaire types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71B6B21" w14:textId="5E491072" w:rsidR="00256429" w:rsidRPr="002E5C79" w:rsidDel="008D26A9" w:rsidRDefault="00256429">
            <w:pPr>
              <w:pStyle w:val="ListParagraph"/>
              <w:spacing w:after="0" w:line="276" w:lineRule="auto"/>
              <w:jc w:val="both"/>
              <w:rPr>
                <w:del w:id="19977" w:author="Rachel Shipsey" w:date="2025-06-23T15:21:00Z"/>
                <w:rFonts w:eastAsia="Times New Roman" w:cs="Arial"/>
                <w:sz w:val="18"/>
                <w:szCs w:val="18"/>
              </w:rPr>
              <w:pPrChange w:id="19978"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C497D1" w14:textId="52DF6145" w:rsidR="00256429" w:rsidRPr="002E5C79" w:rsidDel="008D26A9" w:rsidRDefault="00256429">
            <w:pPr>
              <w:pStyle w:val="ListParagraph"/>
              <w:spacing w:after="0" w:line="276" w:lineRule="auto"/>
              <w:jc w:val="both"/>
              <w:rPr>
                <w:del w:id="19979" w:author="Rachel Shipsey" w:date="2025-06-23T15:21:00Z"/>
                <w:rFonts w:eastAsia="Times New Roman" w:cs="Arial"/>
                <w:b/>
                <w:bCs/>
                <w:color w:val="000000"/>
                <w:sz w:val="18"/>
                <w:szCs w:val="18"/>
              </w:rPr>
              <w:pPrChange w:id="19980" w:author="Rachel Shipsey" w:date="2025-06-23T15:41:00Z">
                <w:pPr>
                  <w:framePr w:hSpace="180" w:wrap="around" w:vAnchor="text" w:hAnchor="margin" w:xAlign="center" w:y="-4623"/>
                </w:pPr>
              </w:pPrChange>
            </w:pPr>
            <w:del w:id="19981" w:author="Rachel Shipsey" w:date="2025-06-23T15:21:00Z">
              <w:r w:rsidRPr="002E5C79" w:rsidDel="008D26A9">
                <w:rPr>
                  <w:rFonts w:eastAsia="Times New Roman" w:cs="Arial"/>
                  <w:b/>
                  <w:bCs/>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00EA5F" w14:textId="5EA37878" w:rsidR="00256429" w:rsidRPr="002E5C79" w:rsidDel="008D26A9" w:rsidRDefault="00256429">
            <w:pPr>
              <w:pStyle w:val="ListParagraph"/>
              <w:spacing w:after="0" w:line="276" w:lineRule="auto"/>
              <w:jc w:val="both"/>
              <w:rPr>
                <w:del w:id="19982" w:author="Rachel Shipsey" w:date="2025-06-23T15:21:00Z"/>
                <w:rFonts w:eastAsia="Times New Roman" w:cs="Arial"/>
                <w:b/>
                <w:bCs/>
                <w:color w:val="000000"/>
                <w:sz w:val="20"/>
                <w:szCs w:val="20"/>
              </w:rPr>
              <w:pPrChange w:id="19983" w:author="Rachel Shipsey" w:date="2025-06-23T15:41:00Z">
                <w:pPr>
                  <w:framePr w:hSpace="180" w:wrap="around" w:vAnchor="text" w:hAnchor="margin" w:xAlign="center" w:y="-4623"/>
                </w:pPr>
              </w:pPrChange>
            </w:pPr>
          </w:p>
        </w:tc>
      </w:tr>
      <w:tr w:rsidR="0042434B" w:rsidRPr="002E5C79" w:rsidDel="008D26A9" w14:paraId="6EAA98CE" w14:textId="2EC536BF" w:rsidTr="006F14FD">
        <w:trPr>
          <w:trHeight w:val="264"/>
          <w:del w:id="1998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9ED7B5" w14:textId="247BCDB9" w:rsidR="00256429" w:rsidRPr="002E5C79" w:rsidDel="008D26A9" w:rsidRDefault="00256429">
            <w:pPr>
              <w:pStyle w:val="ListParagraph"/>
              <w:spacing w:after="0" w:line="276" w:lineRule="auto"/>
              <w:jc w:val="both"/>
              <w:rPr>
                <w:del w:id="19985" w:author="Rachel Shipsey" w:date="2025-06-23T15:21:00Z"/>
                <w:rFonts w:eastAsia="Times New Roman" w:cs="Arial"/>
                <w:color w:val="000000"/>
                <w:sz w:val="18"/>
                <w:szCs w:val="18"/>
              </w:rPr>
              <w:pPrChange w:id="19986" w:author="Rachel Shipsey" w:date="2025-06-23T15:41:00Z">
                <w:pPr>
                  <w:framePr w:hSpace="180" w:wrap="around" w:vAnchor="text" w:hAnchor="margin" w:xAlign="center" w:y="-4623"/>
                  <w:jc w:val="right"/>
                </w:pPr>
              </w:pPrChange>
            </w:pPr>
            <w:del w:id="19987"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C5FCC4" w14:textId="7B61EE97" w:rsidR="00256429" w:rsidRPr="002E5C79" w:rsidDel="008D26A9" w:rsidRDefault="00256429">
            <w:pPr>
              <w:pStyle w:val="ListParagraph"/>
              <w:spacing w:after="0" w:line="276" w:lineRule="auto"/>
              <w:jc w:val="both"/>
              <w:rPr>
                <w:del w:id="19988" w:author="Rachel Shipsey" w:date="2025-06-23T15:21:00Z"/>
                <w:rFonts w:eastAsia="Times New Roman" w:cs="Arial"/>
                <w:color w:val="000000"/>
                <w:sz w:val="18"/>
                <w:szCs w:val="18"/>
              </w:rPr>
              <w:pPrChange w:id="19989" w:author="Rachel Shipsey" w:date="2025-06-23T15:41:00Z">
                <w:pPr>
                  <w:framePr w:hSpace="180" w:wrap="around" w:vAnchor="text" w:hAnchor="margin" w:xAlign="center" w:y="-4623"/>
                  <w:ind w:left="321"/>
                </w:pPr>
              </w:pPrChange>
            </w:pPr>
            <w:del w:id="19990" w:author="Rachel Shipsey" w:date="2025-06-23T15:21:00Z">
              <w:r w:rsidRPr="002E5C79" w:rsidDel="008D26A9">
                <w:rPr>
                  <w:rFonts w:eastAsia="Times New Roman" w:cs="Arial"/>
                  <w:color w:val="000000"/>
                  <w:sz w:val="18"/>
                  <w:szCs w:val="18"/>
                </w:rPr>
                <w:delText>Development of Draft Zero of the Census Questionnaire</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7EC604" w14:textId="58C411B7" w:rsidR="00256429" w:rsidRPr="002E5C79" w:rsidDel="008D26A9" w:rsidRDefault="00256429">
            <w:pPr>
              <w:pStyle w:val="ListParagraph"/>
              <w:spacing w:after="0" w:line="276" w:lineRule="auto"/>
              <w:jc w:val="both"/>
              <w:rPr>
                <w:del w:id="19991" w:author="Rachel Shipsey" w:date="2025-06-23T15:21:00Z"/>
                <w:rFonts w:eastAsia="Times New Roman" w:cs="Arial"/>
                <w:color w:val="000000"/>
                <w:sz w:val="18"/>
                <w:szCs w:val="18"/>
              </w:rPr>
              <w:pPrChange w:id="19992" w:author="Rachel Shipsey" w:date="2025-06-23T15:41:00Z">
                <w:pPr>
                  <w:framePr w:hSpace="180" w:wrap="around" w:vAnchor="text" w:hAnchor="margin" w:xAlign="center" w:y="-4623"/>
                </w:pPr>
              </w:pPrChange>
            </w:pPr>
            <w:del w:id="19993" w:author="Rachel Shipsey" w:date="2025-06-23T15:21:00Z">
              <w:r w:rsidDel="008D26A9">
                <w:rPr>
                  <w:rFonts w:eastAsia="Times New Roman" w:cs="Arial"/>
                  <w:color w:val="000000"/>
                  <w:sz w:val="18"/>
                  <w:szCs w:val="18"/>
                </w:rPr>
                <w:delText>1</w:delText>
              </w:r>
              <w:r w:rsidRPr="005B00FD" w:rsidDel="008D26A9">
                <w:rPr>
                  <w:rFonts w:eastAsia="Times New Roman" w:cs="Arial"/>
                  <w:color w:val="000000"/>
                  <w:sz w:val="18"/>
                  <w:szCs w:val="18"/>
                </w:rPr>
                <w:delText>st</w:delText>
              </w:r>
              <w:r w:rsidDel="008D26A9">
                <w:rPr>
                  <w:rFonts w:eastAsia="Times New Roman" w:cs="Arial"/>
                  <w:color w:val="000000"/>
                  <w:sz w:val="18"/>
                  <w:szCs w:val="18"/>
                </w:rPr>
                <w:delText xml:space="preserve"> draft questionnaires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7F66FC" w14:textId="1790E073" w:rsidR="00256429" w:rsidRPr="002E5C79" w:rsidDel="008D26A9" w:rsidRDefault="00256429">
            <w:pPr>
              <w:pStyle w:val="ListParagraph"/>
              <w:spacing w:after="0" w:line="276" w:lineRule="auto"/>
              <w:jc w:val="both"/>
              <w:rPr>
                <w:del w:id="19994" w:author="Rachel Shipsey" w:date="2025-06-23T15:21:00Z"/>
                <w:rFonts w:eastAsia="Times New Roman" w:cs="Arial"/>
                <w:sz w:val="18"/>
                <w:szCs w:val="18"/>
              </w:rPr>
              <w:pPrChange w:id="19995" w:author="Rachel Shipsey" w:date="2025-06-23T15:41:00Z">
                <w:pPr>
                  <w:framePr w:hSpace="180" w:wrap="around" w:vAnchor="text" w:hAnchor="margin" w:xAlign="center" w:y="-4623"/>
                </w:pPr>
              </w:pPrChange>
            </w:pPr>
            <w:del w:id="19996" w:author="Rachel Shipsey" w:date="2025-06-23T15:21:00Z">
              <w:r w:rsidRPr="00026044"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2B4937" w14:textId="00CED167" w:rsidR="00256429" w:rsidRPr="002E5C79" w:rsidDel="008D26A9" w:rsidRDefault="00256429">
            <w:pPr>
              <w:pStyle w:val="ListParagraph"/>
              <w:spacing w:after="0" w:line="276" w:lineRule="auto"/>
              <w:jc w:val="both"/>
              <w:rPr>
                <w:del w:id="19997" w:author="Rachel Shipsey" w:date="2025-06-23T15:21:00Z"/>
                <w:rFonts w:eastAsia="Times New Roman" w:cs="Arial"/>
                <w:color w:val="000000"/>
                <w:sz w:val="18"/>
                <w:szCs w:val="18"/>
              </w:rPr>
              <w:pPrChange w:id="19998" w:author="Rachel Shipsey" w:date="2025-06-23T15:41:00Z">
                <w:pPr>
                  <w:framePr w:hSpace="180" w:wrap="around" w:vAnchor="text" w:hAnchor="margin" w:xAlign="center" w:y="-4623"/>
                  <w:jc w:val="right"/>
                </w:pPr>
              </w:pPrChange>
            </w:pPr>
            <w:del w:id="19999" w:author="Rachel Shipsey" w:date="2025-06-23T15:21:00Z">
              <w:r w:rsidRPr="002E5C79" w:rsidDel="008D26A9">
                <w:rPr>
                  <w:rFonts w:eastAsia="Times New Roman" w:cs="Arial"/>
                  <w:color w:val="000000"/>
                  <w:sz w:val="18"/>
                  <w:szCs w:val="18"/>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A4ADC0" w14:textId="6555FC84" w:rsidR="00256429" w:rsidRPr="002E5C79" w:rsidDel="008D26A9" w:rsidRDefault="00256429">
            <w:pPr>
              <w:pStyle w:val="ListParagraph"/>
              <w:spacing w:after="0" w:line="276" w:lineRule="auto"/>
              <w:jc w:val="both"/>
              <w:rPr>
                <w:del w:id="20000" w:author="Rachel Shipsey" w:date="2025-06-23T15:21:00Z"/>
                <w:rFonts w:eastAsia="Times New Roman" w:cs="Arial"/>
                <w:color w:val="000000"/>
                <w:sz w:val="20"/>
                <w:szCs w:val="20"/>
              </w:rPr>
              <w:pPrChange w:id="20001" w:author="Rachel Shipsey" w:date="2025-06-23T15:41:00Z">
                <w:pPr>
                  <w:framePr w:hSpace="180" w:wrap="around" w:vAnchor="text" w:hAnchor="margin" w:xAlign="center" w:y="-4623"/>
                  <w:jc w:val="right"/>
                </w:pPr>
              </w:pPrChange>
            </w:pPr>
            <w:del w:id="20002" w:author="Rachel Shipsey" w:date="2025-06-23T15:21:00Z">
              <w:r w:rsidRPr="002E5C79" w:rsidDel="008D26A9">
                <w:rPr>
                  <w:rFonts w:eastAsia="Times New Roman" w:cs="Arial"/>
                  <w:color w:val="000000"/>
                  <w:sz w:val="20"/>
                  <w:szCs w:val="20"/>
                </w:rPr>
                <w:delText>3.7</w:delText>
              </w:r>
            </w:del>
          </w:p>
        </w:tc>
      </w:tr>
      <w:tr w:rsidR="0042434B" w:rsidRPr="002E5C79" w:rsidDel="008D26A9" w14:paraId="5729BCB9" w14:textId="4A036E8B" w:rsidTr="006F14FD">
        <w:trPr>
          <w:trHeight w:val="264"/>
          <w:del w:id="20003"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B512EB" w14:textId="3CC93E21" w:rsidR="00256429" w:rsidRPr="002E5C79" w:rsidDel="008D26A9" w:rsidRDefault="00256429">
            <w:pPr>
              <w:pStyle w:val="ListParagraph"/>
              <w:spacing w:after="0" w:line="276" w:lineRule="auto"/>
              <w:jc w:val="both"/>
              <w:rPr>
                <w:del w:id="20004" w:author="Rachel Shipsey" w:date="2025-06-23T15:21:00Z"/>
                <w:rFonts w:eastAsia="Times New Roman" w:cs="Arial"/>
                <w:color w:val="000000"/>
                <w:sz w:val="18"/>
                <w:szCs w:val="18"/>
              </w:rPr>
              <w:pPrChange w:id="20005" w:author="Rachel Shipsey" w:date="2025-06-23T15:41:00Z">
                <w:pPr>
                  <w:framePr w:hSpace="180" w:wrap="around" w:vAnchor="text" w:hAnchor="margin" w:xAlign="center" w:y="-4623"/>
                  <w:jc w:val="right"/>
                </w:pPr>
              </w:pPrChange>
            </w:pPr>
            <w:del w:id="20006"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A3936B" w14:textId="718F14F1" w:rsidR="00256429" w:rsidRPr="002E5C79" w:rsidDel="008D26A9" w:rsidRDefault="00256429">
            <w:pPr>
              <w:pStyle w:val="ListParagraph"/>
              <w:spacing w:after="0" w:line="276" w:lineRule="auto"/>
              <w:jc w:val="both"/>
              <w:rPr>
                <w:del w:id="20007" w:author="Rachel Shipsey" w:date="2025-06-23T15:21:00Z"/>
                <w:rFonts w:eastAsia="Times New Roman" w:cs="Arial"/>
                <w:color w:val="000000"/>
                <w:sz w:val="18"/>
                <w:szCs w:val="18"/>
              </w:rPr>
              <w:pPrChange w:id="20008" w:author="Rachel Shipsey" w:date="2025-06-23T15:41:00Z">
                <w:pPr>
                  <w:framePr w:hSpace="180" w:wrap="around" w:vAnchor="text" w:hAnchor="margin" w:xAlign="center" w:y="-4623"/>
                  <w:ind w:left="321"/>
                </w:pPr>
              </w:pPrChange>
            </w:pPr>
            <w:del w:id="20009" w:author="Rachel Shipsey" w:date="2025-06-23T15:21:00Z">
              <w:r w:rsidRPr="002E5C79" w:rsidDel="008D26A9">
                <w:rPr>
                  <w:rFonts w:eastAsia="Times New Roman" w:cs="Arial"/>
                  <w:color w:val="000000"/>
                  <w:sz w:val="18"/>
                  <w:szCs w:val="18"/>
                </w:rPr>
                <w:delText>Review of first draft of questionnaire by the NSO Census Technical Team (Population team)</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5B45BD" w14:textId="791A2C85" w:rsidR="00256429" w:rsidRPr="002E5C79" w:rsidDel="008D26A9" w:rsidRDefault="00256429">
            <w:pPr>
              <w:pStyle w:val="ListParagraph"/>
              <w:spacing w:after="0" w:line="276" w:lineRule="auto"/>
              <w:jc w:val="both"/>
              <w:rPr>
                <w:del w:id="20010" w:author="Rachel Shipsey" w:date="2025-06-23T15:21:00Z"/>
                <w:rFonts w:eastAsia="Times New Roman" w:cs="Arial"/>
                <w:color w:val="000000"/>
                <w:sz w:val="18"/>
                <w:szCs w:val="18"/>
              </w:rPr>
              <w:pPrChange w:id="20011" w:author="Rachel Shipsey" w:date="2025-06-23T15:41:00Z">
                <w:pPr>
                  <w:framePr w:hSpace="180" w:wrap="around" w:vAnchor="text" w:hAnchor="margin" w:xAlign="center" w:y="-4623"/>
                </w:pPr>
              </w:pPrChange>
            </w:pPr>
            <w:del w:id="20012" w:author="Rachel Shipsey" w:date="2025-06-23T15:21:00Z">
              <w:r w:rsidDel="008D26A9">
                <w:rPr>
                  <w:rFonts w:eastAsia="Times New Roman" w:cs="Arial"/>
                  <w:color w:val="000000"/>
                  <w:sz w:val="18"/>
                  <w:szCs w:val="18"/>
                </w:rPr>
                <w:delText>Agreed edits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8F43A5" w14:textId="121E088D" w:rsidR="00256429" w:rsidRPr="002E5C79" w:rsidDel="008D26A9" w:rsidRDefault="00256429">
            <w:pPr>
              <w:pStyle w:val="ListParagraph"/>
              <w:spacing w:after="0" w:line="276" w:lineRule="auto"/>
              <w:jc w:val="both"/>
              <w:rPr>
                <w:del w:id="20013" w:author="Rachel Shipsey" w:date="2025-06-23T15:21:00Z"/>
                <w:rFonts w:eastAsia="Times New Roman" w:cs="Arial"/>
                <w:sz w:val="18"/>
                <w:szCs w:val="18"/>
              </w:rPr>
              <w:pPrChange w:id="20014" w:author="Rachel Shipsey" w:date="2025-06-23T15:41:00Z">
                <w:pPr>
                  <w:framePr w:hSpace="180" w:wrap="around" w:vAnchor="text" w:hAnchor="margin" w:xAlign="center" w:y="-4623"/>
                </w:pPr>
              </w:pPrChange>
            </w:pPr>
            <w:del w:id="20015" w:author="Rachel Shipsey" w:date="2025-06-23T15:21:00Z">
              <w:r w:rsidRPr="00026044"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F71FCE" w14:textId="5AE15FA0" w:rsidR="00256429" w:rsidRPr="002E5C79" w:rsidDel="008D26A9" w:rsidRDefault="00256429">
            <w:pPr>
              <w:pStyle w:val="ListParagraph"/>
              <w:spacing w:after="0" w:line="276" w:lineRule="auto"/>
              <w:jc w:val="both"/>
              <w:rPr>
                <w:del w:id="20016" w:author="Rachel Shipsey" w:date="2025-06-23T15:21:00Z"/>
                <w:rFonts w:eastAsia="Times New Roman" w:cs="Arial"/>
                <w:color w:val="000000"/>
                <w:sz w:val="18"/>
                <w:szCs w:val="18"/>
              </w:rPr>
              <w:pPrChange w:id="20017" w:author="Rachel Shipsey" w:date="2025-06-23T15:41:00Z">
                <w:pPr>
                  <w:framePr w:hSpace="180" w:wrap="around" w:vAnchor="text" w:hAnchor="margin" w:xAlign="center" w:y="-4623"/>
                  <w:jc w:val="right"/>
                </w:pPr>
              </w:pPrChange>
            </w:pPr>
            <w:del w:id="20018" w:author="Rachel Shipsey" w:date="2025-06-23T15:21:00Z">
              <w:r w:rsidRPr="002E5C79" w:rsidDel="008D26A9">
                <w:rPr>
                  <w:rFonts w:eastAsia="Times New Roman" w:cs="Arial"/>
                  <w:color w:val="000000"/>
                  <w:sz w:val="18"/>
                  <w:szCs w:val="18"/>
                </w:rPr>
                <w:delText>7</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8BE053" w14:textId="12A11DDD" w:rsidR="00256429" w:rsidRPr="002E5C79" w:rsidDel="008D26A9" w:rsidRDefault="00256429">
            <w:pPr>
              <w:pStyle w:val="ListParagraph"/>
              <w:spacing w:after="0" w:line="276" w:lineRule="auto"/>
              <w:jc w:val="both"/>
              <w:rPr>
                <w:del w:id="20019" w:author="Rachel Shipsey" w:date="2025-06-23T15:21:00Z"/>
                <w:rFonts w:eastAsia="Times New Roman" w:cs="Arial"/>
                <w:color w:val="000000"/>
                <w:sz w:val="20"/>
                <w:szCs w:val="20"/>
              </w:rPr>
              <w:pPrChange w:id="20020" w:author="Rachel Shipsey" w:date="2025-06-23T15:41:00Z">
                <w:pPr>
                  <w:framePr w:hSpace="180" w:wrap="around" w:vAnchor="text" w:hAnchor="margin" w:xAlign="center" w:y="-4623"/>
                  <w:jc w:val="right"/>
                </w:pPr>
              </w:pPrChange>
            </w:pPr>
            <w:del w:id="20021" w:author="Rachel Shipsey" w:date="2025-06-23T15:21:00Z">
              <w:r w:rsidRPr="002E5C79" w:rsidDel="008D26A9">
                <w:rPr>
                  <w:rFonts w:eastAsia="Times New Roman" w:cs="Arial"/>
                  <w:color w:val="000000"/>
                  <w:sz w:val="20"/>
                  <w:szCs w:val="20"/>
                </w:rPr>
                <w:delText>3.5</w:delText>
              </w:r>
            </w:del>
          </w:p>
        </w:tc>
      </w:tr>
      <w:tr w:rsidR="0042434B" w:rsidRPr="002E5C79" w:rsidDel="008D26A9" w14:paraId="52FA6A85" w14:textId="684727F1" w:rsidTr="006F14FD">
        <w:trPr>
          <w:trHeight w:val="264"/>
          <w:del w:id="2002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39E6B0" w14:textId="2B92FA1E" w:rsidR="00256429" w:rsidRPr="002E5C79" w:rsidDel="008D26A9" w:rsidRDefault="00256429">
            <w:pPr>
              <w:pStyle w:val="ListParagraph"/>
              <w:spacing w:after="0" w:line="276" w:lineRule="auto"/>
              <w:jc w:val="both"/>
              <w:rPr>
                <w:del w:id="20023" w:author="Rachel Shipsey" w:date="2025-06-23T15:21:00Z"/>
                <w:rFonts w:eastAsia="Times New Roman" w:cs="Arial"/>
                <w:color w:val="000000"/>
                <w:sz w:val="18"/>
                <w:szCs w:val="18"/>
              </w:rPr>
              <w:pPrChange w:id="20024" w:author="Rachel Shipsey" w:date="2025-06-23T15:41:00Z">
                <w:pPr>
                  <w:framePr w:hSpace="180" w:wrap="around" w:vAnchor="text" w:hAnchor="margin" w:xAlign="center" w:y="-4623"/>
                  <w:jc w:val="right"/>
                </w:pPr>
              </w:pPrChange>
            </w:pPr>
            <w:del w:id="20025"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53D3D8" w14:textId="3E5401D0" w:rsidR="00256429" w:rsidRPr="002E5C79" w:rsidDel="008D26A9" w:rsidRDefault="00256429">
            <w:pPr>
              <w:pStyle w:val="ListParagraph"/>
              <w:spacing w:after="0" w:line="276" w:lineRule="auto"/>
              <w:jc w:val="both"/>
              <w:rPr>
                <w:del w:id="20026" w:author="Rachel Shipsey" w:date="2025-06-23T15:21:00Z"/>
                <w:rFonts w:eastAsia="Times New Roman" w:cs="Arial"/>
                <w:color w:val="000000"/>
                <w:sz w:val="18"/>
                <w:szCs w:val="18"/>
              </w:rPr>
              <w:pPrChange w:id="20027" w:author="Rachel Shipsey" w:date="2025-06-23T15:41:00Z">
                <w:pPr>
                  <w:framePr w:hSpace="180" w:wrap="around" w:vAnchor="text" w:hAnchor="margin" w:xAlign="center" w:y="-4623"/>
                  <w:ind w:left="321"/>
                </w:pPr>
              </w:pPrChange>
            </w:pPr>
            <w:del w:id="20028" w:author="Rachel Shipsey" w:date="2025-06-23T15:21:00Z">
              <w:r w:rsidRPr="002E5C79" w:rsidDel="008D26A9">
                <w:rPr>
                  <w:rFonts w:eastAsia="Times New Roman" w:cs="Arial"/>
                  <w:color w:val="000000"/>
                  <w:sz w:val="18"/>
                  <w:szCs w:val="18"/>
                </w:rPr>
                <w:delText>Draft the census Dictionary from the census Questionnaire</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1F2BA25" w14:textId="546AA6EE" w:rsidR="00256429" w:rsidRPr="002E5C79" w:rsidDel="008D26A9" w:rsidRDefault="00256429">
            <w:pPr>
              <w:pStyle w:val="ListParagraph"/>
              <w:spacing w:after="0" w:line="276" w:lineRule="auto"/>
              <w:jc w:val="both"/>
              <w:rPr>
                <w:del w:id="20029" w:author="Rachel Shipsey" w:date="2025-06-23T15:21:00Z"/>
                <w:rFonts w:eastAsia="Times New Roman" w:cs="Arial"/>
                <w:color w:val="000000"/>
                <w:sz w:val="18"/>
                <w:szCs w:val="18"/>
              </w:rPr>
              <w:pPrChange w:id="20030" w:author="Rachel Shipsey" w:date="2025-06-23T15:41:00Z">
                <w:pPr>
                  <w:framePr w:hSpace="180" w:wrap="around" w:vAnchor="text" w:hAnchor="margin" w:xAlign="center" w:y="-4623"/>
                </w:pPr>
              </w:pPrChange>
            </w:pPr>
            <w:del w:id="20031" w:author="Rachel Shipsey" w:date="2025-06-23T15:21:00Z">
              <w:r w:rsidDel="008D26A9">
                <w:rPr>
                  <w:rFonts w:eastAsia="Times New Roman" w:cs="Arial"/>
                  <w:color w:val="000000"/>
                  <w:sz w:val="18"/>
                  <w:szCs w:val="18"/>
                </w:rPr>
                <w:delText>1</w:delText>
              </w:r>
              <w:r w:rsidRPr="005B00FD" w:rsidDel="008D26A9">
                <w:rPr>
                  <w:rFonts w:eastAsia="Times New Roman" w:cs="Arial"/>
                  <w:color w:val="000000"/>
                  <w:sz w:val="18"/>
                  <w:szCs w:val="18"/>
                </w:rPr>
                <w:delText>st</w:delText>
              </w:r>
              <w:r w:rsidDel="008D26A9">
                <w:rPr>
                  <w:rFonts w:eastAsia="Times New Roman" w:cs="Arial"/>
                  <w:color w:val="000000"/>
                  <w:sz w:val="18"/>
                  <w:szCs w:val="18"/>
                </w:rPr>
                <w:delText xml:space="preserve"> draft dictionary</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DBEB86" w14:textId="0E0DA07A" w:rsidR="00256429" w:rsidRPr="002E5C79" w:rsidDel="008D26A9" w:rsidRDefault="00256429">
            <w:pPr>
              <w:pStyle w:val="ListParagraph"/>
              <w:spacing w:after="0" w:line="276" w:lineRule="auto"/>
              <w:jc w:val="both"/>
              <w:rPr>
                <w:del w:id="20032" w:author="Rachel Shipsey" w:date="2025-06-23T15:21:00Z"/>
                <w:rFonts w:eastAsia="Times New Roman" w:cs="Arial"/>
                <w:sz w:val="18"/>
                <w:szCs w:val="18"/>
              </w:rPr>
              <w:pPrChange w:id="20033" w:author="Rachel Shipsey" w:date="2025-06-23T15:41:00Z">
                <w:pPr>
                  <w:framePr w:hSpace="180" w:wrap="around" w:vAnchor="text" w:hAnchor="margin" w:xAlign="center" w:y="-4623"/>
                </w:pPr>
              </w:pPrChange>
            </w:pPr>
            <w:del w:id="20034" w:author="Rachel Shipsey" w:date="2025-06-23T15:21:00Z">
              <w:r w:rsidDel="008D26A9">
                <w:rPr>
                  <w:rFonts w:eastAsia="Times New Roman" w:cs="Arial"/>
                  <w:sz w:val="18"/>
                  <w:szCs w:val="18"/>
                </w:rPr>
                <w:delText>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A51CAF" w14:textId="04BB0738" w:rsidR="00256429" w:rsidRPr="002E5C79" w:rsidDel="008D26A9" w:rsidRDefault="00256429">
            <w:pPr>
              <w:pStyle w:val="ListParagraph"/>
              <w:spacing w:after="0" w:line="276" w:lineRule="auto"/>
              <w:jc w:val="both"/>
              <w:rPr>
                <w:del w:id="20035" w:author="Rachel Shipsey" w:date="2025-06-23T15:21:00Z"/>
                <w:rFonts w:eastAsia="Times New Roman" w:cs="Arial"/>
                <w:color w:val="000000"/>
                <w:sz w:val="18"/>
                <w:szCs w:val="18"/>
              </w:rPr>
              <w:pPrChange w:id="20036" w:author="Rachel Shipsey" w:date="2025-06-23T15:41:00Z">
                <w:pPr>
                  <w:framePr w:hSpace="180" w:wrap="around" w:vAnchor="text" w:hAnchor="margin" w:xAlign="center" w:y="-4623"/>
                  <w:jc w:val="right"/>
                </w:pPr>
              </w:pPrChange>
            </w:pPr>
            <w:del w:id="20037" w:author="Rachel Shipsey" w:date="2025-06-23T15:21:00Z">
              <w:r w:rsidRPr="002E5C79" w:rsidDel="008D26A9">
                <w:rPr>
                  <w:rFonts w:eastAsia="Times New Roman" w:cs="Arial"/>
                  <w:color w:val="000000"/>
                  <w:sz w:val="18"/>
                  <w:szCs w:val="18"/>
                </w:rPr>
                <w:delText>5</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4A21AB" w14:textId="1709A68D" w:rsidR="00256429" w:rsidRPr="002E5C79" w:rsidDel="008D26A9" w:rsidRDefault="00256429">
            <w:pPr>
              <w:pStyle w:val="ListParagraph"/>
              <w:spacing w:after="0" w:line="276" w:lineRule="auto"/>
              <w:jc w:val="both"/>
              <w:rPr>
                <w:del w:id="20038" w:author="Rachel Shipsey" w:date="2025-06-23T15:21:00Z"/>
                <w:rFonts w:eastAsia="Times New Roman" w:cs="Arial"/>
                <w:color w:val="000000"/>
                <w:sz w:val="20"/>
                <w:szCs w:val="20"/>
              </w:rPr>
              <w:pPrChange w:id="20039" w:author="Rachel Shipsey" w:date="2025-06-23T15:41:00Z">
                <w:pPr>
                  <w:framePr w:hSpace="180" w:wrap="around" w:vAnchor="text" w:hAnchor="margin" w:xAlign="center" w:y="-4623"/>
                  <w:jc w:val="right"/>
                </w:pPr>
              </w:pPrChange>
            </w:pPr>
            <w:del w:id="20040" w:author="Rachel Shipsey" w:date="2025-06-23T15:21:00Z">
              <w:r w:rsidRPr="002E5C79" w:rsidDel="008D26A9">
                <w:rPr>
                  <w:rFonts w:eastAsia="Times New Roman" w:cs="Arial"/>
                  <w:color w:val="000000"/>
                  <w:sz w:val="20"/>
                  <w:szCs w:val="20"/>
                </w:rPr>
                <w:delText>2.5</w:delText>
              </w:r>
            </w:del>
          </w:p>
        </w:tc>
      </w:tr>
      <w:tr w:rsidR="0042434B" w:rsidRPr="002E5C79" w:rsidDel="008D26A9" w14:paraId="755950D3" w14:textId="60A57FED" w:rsidTr="006F14FD">
        <w:trPr>
          <w:trHeight w:val="264"/>
          <w:del w:id="20041"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D56281" w14:textId="441AE6C3" w:rsidR="00256429" w:rsidRPr="002E5C79" w:rsidDel="008D26A9" w:rsidRDefault="00256429">
            <w:pPr>
              <w:pStyle w:val="ListParagraph"/>
              <w:spacing w:after="0" w:line="276" w:lineRule="auto"/>
              <w:jc w:val="both"/>
              <w:rPr>
                <w:del w:id="20042" w:author="Rachel Shipsey" w:date="2025-06-23T15:21:00Z"/>
                <w:rFonts w:eastAsia="Times New Roman" w:cs="Arial"/>
                <w:color w:val="000000"/>
                <w:sz w:val="18"/>
                <w:szCs w:val="18"/>
              </w:rPr>
              <w:pPrChange w:id="20043" w:author="Rachel Shipsey" w:date="2025-06-23T15:41:00Z">
                <w:pPr>
                  <w:framePr w:hSpace="180" w:wrap="around" w:vAnchor="text" w:hAnchor="margin" w:xAlign="center" w:y="-4623"/>
                  <w:jc w:val="right"/>
                </w:pPr>
              </w:pPrChange>
            </w:pPr>
            <w:del w:id="20044" w:author="Rachel Shipsey" w:date="2025-06-23T15:21:00Z">
              <w:r w:rsidRPr="002E5C79" w:rsidDel="008D26A9">
                <w:rPr>
                  <w:rFonts w:eastAsia="Times New Roman" w:cs="Arial"/>
                  <w:color w:val="000000"/>
                  <w:sz w:val="18"/>
                  <w:szCs w:val="18"/>
                </w:rPr>
                <w:delText>3</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430E82B" w14:textId="29388BAA" w:rsidR="00256429" w:rsidRPr="002E5C79" w:rsidDel="008D26A9" w:rsidRDefault="00256429">
            <w:pPr>
              <w:pStyle w:val="ListParagraph"/>
              <w:spacing w:after="0" w:line="276" w:lineRule="auto"/>
              <w:jc w:val="both"/>
              <w:rPr>
                <w:del w:id="20045" w:author="Rachel Shipsey" w:date="2025-06-23T15:21:00Z"/>
                <w:rFonts w:eastAsia="Times New Roman" w:cs="Arial"/>
                <w:b/>
                <w:bCs/>
                <w:color w:val="000000"/>
                <w:sz w:val="18"/>
                <w:szCs w:val="18"/>
              </w:rPr>
              <w:pPrChange w:id="20046" w:author="Rachel Shipsey" w:date="2025-06-23T15:41:00Z">
                <w:pPr>
                  <w:framePr w:hSpace="180" w:wrap="around" w:vAnchor="text" w:hAnchor="margin" w:xAlign="center" w:y="-4623"/>
                </w:pPr>
              </w:pPrChange>
            </w:pPr>
            <w:del w:id="20047" w:author="Rachel Shipsey" w:date="2025-06-23T15:21:00Z">
              <w:r w:rsidRPr="002E5C79" w:rsidDel="008D26A9">
                <w:rPr>
                  <w:rFonts w:eastAsia="Times New Roman" w:cs="Arial"/>
                  <w:b/>
                  <w:bCs/>
                  <w:color w:val="000000"/>
                  <w:sz w:val="18"/>
                  <w:szCs w:val="18"/>
                </w:rPr>
                <w:delText>Consultation with users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47BCD3" w14:textId="7952D42B" w:rsidR="00256429" w:rsidRPr="002E5C79" w:rsidDel="008D26A9" w:rsidRDefault="00256429">
            <w:pPr>
              <w:pStyle w:val="ListParagraph"/>
              <w:spacing w:after="0" w:line="276" w:lineRule="auto"/>
              <w:jc w:val="both"/>
              <w:rPr>
                <w:del w:id="20048" w:author="Rachel Shipsey" w:date="2025-06-23T15:21:00Z"/>
                <w:rFonts w:eastAsia="Times New Roman" w:cs="Arial"/>
                <w:color w:val="000000"/>
                <w:sz w:val="18"/>
                <w:szCs w:val="18"/>
              </w:rPr>
              <w:pPrChange w:id="20049"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23A03A" w14:textId="79A26689" w:rsidR="00256429" w:rsidRPr="002E5C79" w:rsidDel="008D26A9" w:rsidRDefault="00256429">
            <w:pPr>
              <w:pStyle w:val="ListParagraph"/>
              <w:spacing w:after="0" w:line="276" w:lineRule="auto"/>
              <w:jc w:val="both"/>
              <w:rPr>
                <w:del w:id="20050" w:author="Rachel Shipsey" w:date="2025-06-23T15:21:00Z"/>
                <w:rFonts w:eastAsia="Times New Roman" w:cs="Arial"/>
                <w:sz w:val="18"/>
                <w:szCs w:val="18"/>
              </w:rPr>
              <w:pPrChange w:id="20051"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F4E000" w14:textId="6EB354CA" w:rsidR="00256429" w:rsidRPr="002E5C79" w:rsidDel="008D26A9" w:rsidRDefault="00256429">
            <w:pPr>
              <w:pStyle w:val="ListParagraph"/>
              <w:spacing w:after="0" w:line="276" w:lineRule="auto"/>
              <w:jc w:val="both"/>
              <w:rPr>
                <w:del w:id="20052" w:author="Rachel Shipsey" w:date="2025-06-23T15:21:00Z"/>
                <w:rFonts w:eastAsia="Times New Roman" w:cs="Arial"/>
                <w:b/>
                <w:bCs/>
                <w:color w:val="000000"/>
                <w:sz w:val="18"/>
                <w:szCs w:val="18"/>
              </w:rPr>
              <w:pPrChange w:id="20053" w:author="Rachel Shipsey" w:date="2025-06-23T15:41:00Z">
                <w:pPr>
                  <w:framePr w:hSpace="180" w:wrap="around" w:vAnchor="text" w:hAnchor="margin" w:xAlign="center" w:y="-4623"/>
                </w:pPr>
              </w:pPrChange>
            </w:pPr>
            <w:del w:id="20054" w:author="Rachel Shipsey" w:date="2025-06-23T15:21:00Z">
              <w:r w:rsidRPr="002E5C79" w:rsidDel="008D26A9">
                <w:rPr>
                  <w:rFonts w:eastAsia="Times New Roman" w:cs="Arial"/>
                  <w:b/>
                  <w:bCs/>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421CD8" w14:textId="70C8C11E" w:rsidR="00256429" w:rsidRPr="002E5C79" w:rsidDel="008D26A9" w:rsidRDefault="00256429">
            <w:pPr>
              <w:pStyle w:val="ListParagraph"/>
              <w:spacing w:after="0" w:line="276" w:lineRule="auto"/>
              <w:jc w:val="both"/>
              <w:rPr>
                <w:del w:id="20055" w:author="Rachel Shipsey" w:date="2025-06-23T15:21:00Z"/>
                <w:rFonts w:eastAsia="Times New Roman" w:cs="Arial"/>
                <w:b/>
                <w:bCs/>
                <w:color w:val="000000"/>
                <w:sz w:val="20"/>
                <w:szCs w:val="20"/>
              </w:rPr>
              <w:pPrChange w:id="20056" w:author="Rachel Shipsey" w:date="2025-06-23T15:41:00Z">
                <w:pPr>
                  <w:framePr w:hSpace="180" w:wrap="around" w:vAnchor="text" w:hAnchor="margin" w:xAlign="center" w:y="-4623"/>
                </w:pPr>
              </w:pPrChange>
            </w:pPr>
          </w:p>
        </w:tc>
      </w:tr>
      <w:tr w:rsidR="0042434B" w:rsidRPr="002E5C79" w:rsidDel="008D26A9" w14:paraId="63325461" w14:textId="18391714" w:rsidTr="006F14FD">
        <w:trPr>
          <w:trHeight w:val="264"/>
          <w:del w:id="20057"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7E9DFE" w14:textId="7E18A844" w:rsidR="00256429" w:rsidRPr="002E5C79" w:rsidDel="008D26A9" w:rsidRDefault="00256429">
            <w:pPr>
              <w:pStyle w:val="ListParagraph"/>
              <w:spacing w:after="0" w:line="276" w:lineRule="auto"/>
              <w:jc w:val="both"/>
              <w:rPr>
                <w:del w:id="20058" w:author="Rachel Shipsey" w:date="2025-06-23T15:21:00Z"/>
                <w:rFonts w:eastAsia="Times New Roman" w:cs="Arial"/>
                <w:color w:val="000000"/>
                <w:sz w:val="18"/>
                <w:szCs w:val="18"/>
              </w:rPr>
              <w:pPrChange w:id="20059" w:author="Rachel Shipsey" w:date="2025-06-23T15:41:00Z">
                <w:pPr>
                  <w:framePr w:hSpace="180" w:wrap="around" w:vAnchor="text" w:hAnchor="margin" w:xAlign="center" w:y="-4623"/>
                </w:pPr>
              </w:pPrChange>
            </w:pPr>
            <w:del w:id="20060"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80167A" w14:textId="596E037E" w:rsidR="00256429" w:rsidRPr="002E5C79" w:rsidDel="008D26A9" w:rsidRDefault="00256429">
            <w:pPr>
              <w:pStyle w:val="ListParagraph"/>
              <w:spacing w:after="0" w:line="276" w:lineRule="auto"/>
              <w:jc w:val="both"/>
              <w:rPr>
                <w:del w:id="20061" w:author="Rachel Shipsey" w:date="2025-06-23T15:21:00Z"/>
                <w:rFonts w:eastAsia="Times New Roman" w:cs="Arial"/>
                <w:color w:val="000000"/>
                <w:sz w:val="18"/>
                <w:szCs w:val="18"/>
              </w:rPr>
              <w:pPrChange w:id="20062" w:author="Rachel Shipsey" w:date="2025-06-23T15:41:00Z">
                <w:pPr>
                  <w:framePr w:hSpace="180" w:wrap="around" w:vAnchor="text" w:hAnchor="margin" w:xAlign="center" w:y="-4623"/>
                  <w:ind w:left="321"/>
                </w:pPr>
              </w:pPrChange>
            </w:pPr>
            <w:del w:id="20063" w:author="Rachel Shipsey" w:date="2025-06-23T15:21:00Z">
              <w:r w:rsidRPr="002E5C79" w:rsidDel="008D26A9">
                <w:rPr>
                  <w:rFonts w:eastAsia="Times New Roman" w:cs="Arial"/>
                  <w:color w:val="000000"/>
                  <w:sz w:val="18"/>
                  <w:szCs w:val="18"/>
                </w:rPr>
                <w:delText>Review of the Questionnaire by the census taskforce (includes other departments in NSO)</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EB343D" w14:textId="590D16CF" w:rsidR="00256429" w:rsidRPr="002E5C79" w:rsidDel="008D26A9" w:rsidRDefault="00256429">
            <w:pPr>
              <w:pStyle w:val="ListParagraph"/>
              <w:spacing w:after="0" w:line="276" w:lineRule="auto"/>
              <w:jc w:val="both"/>
              <w:rPr>
                <w:del w:id="20064" w:author="Rachel Shipsey" w:date="2025-06-23T15:21:00Z"/>
                <w:rFonts w:eastAsia="Times New Roman" w:cs="Arial"/>
                <w:color w:val="000000"/>
                <w:sz w:val="18"/>
                <w:szCs w:val="18"/>
              </w:rPr>
              <w:pPrChange w:id="20065" w:author="Rachel Shipsey" w:date="2025-06-23T15:41:00Z">
                <w:pPr>
                  <w:framePr w:hSpace="180" w:wrap="around" w:vAnchor="text" w:hAnchor="margin" w:xAlign="center" w:y="-4623"/>
                </w:pPr>
              </w:pPrChange>
            </w:pPr>
            <w:del w:id="20066" w:author="Rachel Shipsey" w:date="2025-06-23T15:21:00Z">
              <w:r w:rsidDel="008D26A9">
                <w:rPr>
                  <w:rFonts w:eastAsia="Times New Roman" w:cs="Arial"/>
                  <w:color w:val="000000"/>
                  <w:sz w:val="18"/>
                  <w:szCs w:val="18"/>
                </w:rPr>
                <w:delText>Data needs to be met</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03FF3E9" w14:textId="7C3D930F" w:rsidR="00256429" w:rsidRPr="002E5C79" w:rsidDel="008D26A9" w:rsidRDefault="00256429">
            <w:pPr>
              <w:pStyle w:val="ListParagraph"/>
              <w:spacing w:after="0" w:line="276" w:lineRule="auto"/>
              <w:jc w:val="both"/>
              <w:rPr>
                <w:del w:id="20067" w:author="Rachel Shipsey" w:date="2025-06-23T15:21:00Z"/>
                <w:rFonts w:eastAsia="Times New Roman" w:cs="Arial"/>
                <w:sz w:val="18"/>
                <w:szCs w:val="18"/>
              </w:rPr>
              <w:pPrChange w:id="20068" w:author="Rachel Shipsey" w:date="2025-06-23T15:41:00Z">
                <w:pPr>
                  <w:framePr w:hSpace="180" w:wrap="around" w:vAnchor="text" w:hAnchor="margin" w:xAlign="center" w:y="-4623"/>
                </w:pPr>
              </w:pPrChange>
            </w:pPr>
            <w:del w:id="20069" w:author="Rachel Shipsey" w:date="2025-06-23T15:21:00Z">
              <w:r w:rsidRPr="00AF6943"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6C859D8" w14:textId="61C0E839" w:rsidR="00256429" w:rsidRPr="002E5C79" w:rsidDel="008D26A9" w:rsidRDefault="00256429">
            <w:pPr>
              <w:pStyle w:val="ListParagraph"/>
              <w:spacing w:after="0" w:line="276" w:lineRule="auto"/>
              <w:jc w:val="both"/>
              <w:rPr>
                <w:del w:id="20070" w:author="Rachel Shipsey" w:date="2025-06-23T15:21:00Z"/>
                <w:rFonts w:eastAsia="Times New Roman" w:cs="Arial"/>
                <w:color w:val="000000"/>
                <w:sz w:val="18"/>
                <w:szCs w:val="18"/>
              </w:rPr>
              <w:pPrChange w:id="20071" w:author="Rachel Shipsey" w:date="2025-06-23T15:41:00Z">
                <w:pPr>
                  <w:framePr w:hSpace="180" w:wrap="around" w:vAnchor="text" w:hAnchor="margin" w:xAlign="center" w:y="-4623"/>
                  <w:jc w:val="right"/>
                </w:pPr>
              </w:pPrChange>
            </w:pPr>
            <w:del w:id="20072"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2B824C" w14:textId="665CFBE9" w:rsidR="00256429" w:rsidRPr="002E5C79" w:rsidDel="008D26A9" w:rsidRDefault="00256429">
            <w:pPr>
              <w:pStyle w:val="ListParagraph"/>
              <w:spacing w:after="0" w:line="276" w:lineRule="auto"/>
              <w:jc w:val="both"/>
              <w:rPr>
                <w:del w:id="20073" w:author="Rachel Shipsey" w:date="2025-06-23T15:21:00Z"/>
                <w:rFonts w:eastAsia="Times New Roman" w:cs="Arial"/>
                <w:color w:val="000000"/>
                <w:sz w:val="20"/>
                <w:szCs w:val="20"/>
              </w:rPr>
              <w:pPrChange w:id="20074" w:author="Rachel Shipsey" w:date="2025-06-23T15:41:00Z">
                <w:pPr>
                  <w:framePr w:hSpace="180" w:wrap="around" w:vAnchor="text" w:hAnchor="margin" w:xAlign="center" w:y="-4623"/>
                  <w:jc w:val="right"/>
                </w:pPr>
              </w:pPrChange>
            </w:pPr>
            <w:del w:id="20075" w:author="Rachel Shipsey" w:date="2025-06-23T15:21:00Z">
              <w:r w:rsidRPr="002E5C79" w:rsidDel="008D26A9">
                <w:rPr>
                  <w:rFonts w:eastAsia="Times New Roman" w:cs="Arial"/>
                  <w:color w:val="000000"/>
                  <w:sz w:val="20"/>
                  <w:szCs w:val="20"/>
                </w:rPr>
                <w:delText>2.2</w:delText>
              </w:r>
            </w:del>
          </w:p>
        </w:tc>
      </w:tr>
      <w:tr w:rsidR="0042434B" w:rsidRPr="002E5C79" w:rsidDel="008D26A9" w14:paraId="5A0E2169" w14:textId="22F108C4" w:rsidTr="006F14FD">
        <w:trPr>
          <w:trHeight w:val="264"/>
          <w:del w:id="20076"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DC04FA" w14:textId="1878BF4D" w:rsidR="00256429" w:rsidRPr="002E5C79" w:rsidDel="008D26A9" w:rsidRDefault="00256429">
            <w:pPr>
              <w:pStyle w:val="ListParagraph"/>
              <w:spacing w:after="0" w:line="276" w:lineRule="auto"/>
              <w:jc w:val="both"/>
              <w:rPr>
                <w:del w:id="20077" w:author="Rachel Shipsey" w:date="2025-06-23T15:21:00Z"/>
                <w:rFonts w:eastAsia="Times New Roman" w:cs="Arial"/>
                <w:color w:val="000000"/>
                <w:sz w:val="18"/>
                <w:szCs w:val="18"/>
              </w:rPr>
              <w:pPrChange w:id="20078" w:author="Rachel Shipsey" w:date="2025-06-23T15:41:00Z">
                <w:pPr>
                  <w:framePr w:hSpace="180" w:wrap="around" w:vAnchor="text" w:hAnchor="margin" w:xAlign="center" w:y="-4623"/>
                </w:pPr>
              </w:pPrChange>
            </w:pPr>
            <w:del w:id="20079"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B7A856" w14:textId="6AB99734" w:rsidR="00256429" w:rsidRPr="002E5C79" w:rsidDel="008D26A9" w:rsidRDefault="00256429">
            <w:pPr>
              <w:pStyle w:val="ListParagraph"/>
              <w:spacing w:after="0" w:line="276" w:lineRule="auto"/>
              <w:jc w:val="both"/>
              <w:rPr>
                <w:del w:id="20080" w:author="Rachel Shipsey" w:date="2025-06-23T15:21:00Z"/>
                <w:rFonts w:eastAsia="Times New Roman" w:cs="Arial"/>
                <w:color w:val="000000"/>
                <w:sz w:val="18"/>
                <w:szCs w:val="18"/>
              </w:rPr>
              <w:pPrChange w:id="20081" w:author="Rachel Shipsey" w:date="2025-06-23T15:41:00Z">
                <w:pPr>
                  <w:framePr w:hSpace="180" w:wrap="around" w:vAnchor="text" w:hAnchor="margin" w:xAlign="center" w:y="-4623"/>
                  <w:ind w:left="321"/>
                </w:pPr>
              </w:pPrChange>
            </w:pPr>
            <w:del w:id="20082" w:author="Rachel Shipsey" w:date="2025-06-23T15:21:00Z">
              <w:r w:rsidRPr="002E5C79" w:rsidDel="008D26A9">
                <w:rPr>
                  <w:rFonts w:eastAsia="Times New Roman" w:cs="Arial"/>
                  <w:color w:val="000000"/>
                  <w:sz w:val="18"/>
                  <w:szCs w:val="18"/>
                </w:rPr>
                <w:delText>Review the Census Questionnaire by External Stakeholders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C1C9F5" w14:textId="7E29D876" w:rsidR="00256429" w:rsidRPr="002E5C79" w:rsidDel="008D26A9" w:rsidRDefault="00256429">
            <w:pPr>
              <w:pStyle w:val="ListParagraph"/>
              <w:spacing w:after="0" w:line="276" w:lineRule="auto"/>
              <w:jc w:val="both"/>
              <w:rPr>
                <w:del w:id="20083" w:author="Rachel Shipsey" w:date="2025-06-23T15:21:00Z"/>
                <w:rFonts w:eastAsia="Times New Roman" w:cs="Arial"/>
                <w:color w:val="000000"/>
                <w:sz w:val="18"/>
                <w:szCs w:val="18"/>
              </w:rPr>
              <w:pPrChange w:id="20084" w:author="Rachel Shipsey" w:date="2025-06-23T15:41:00Z">
                <w:pPr>
                  <w:framePr w:hSpace="180" w:wrap="around" w:vAnchor="text" w:hAnchor="margin" w:xAlign="center" w:y="-4623"/>
                  <w:ind w:firstLineChars="17" w:firstLine="31"/>
                </w:pPr>
              </w:pPrChange>
            </w:pPr>
            <w:del w:id="20085" w:author="Rachel Shipsey" w:date="2025-06-23T15:21:00Z">
              <w:r w:rsidRPr="00026044" w:rsidDel="008D26A9">
                <w:rPr>
                  <w:rFonts w:eastAsia="Times New Roman" w:cs="Arial"/>
                  <w:color w:val="000000"/>
                  <w:sz w:val="18"/>
                  <w:szCs w:val="18"/>
                </w:rPr>
                <w:delText>Justification for extra Qns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3C6D5FE5" w14:textId="1C65479A" w:rsidR="00256429" w:rsidRPr="002E5C79" w:rsidDel="008D26A9" w:rsidRDefault="00256429">
            <w:pPr>
              <w:pStyle w:val="ListParagraph"/>
              <w:spacing w:after="0" w:line="276" w:lineRule="auto"/>
              <w:jc w:val="both"/>
              <w:rPr>
                <w:del w:id="20086" w:author="Rachel Shipsey" w:date="2025-06-23T15:21:00Z"/>
                <w:rFonts w:eastAsia="Times New Roman" w:cs="Arial"/>
                <w:sz w:val="18"/>
                <w:szCs w:val="18"/>
              </w:rPr>
              <w:pPrChange w:id="20087" w:author="Rachel Shipsey" w:date="2025-06-23T15:41:00Z">
                <w:pPr>
                  <w:framePr w:hSpace="180" w:wrap="around" w:vAnchor="text" w:hAnchor="margin" w:xAlign="center" w:y="-4623"/>
                </w:pPr>
              </w:pPrChange>
            </w:pPr>
            <w:del w:id="20088" w:author="Rachel Shipsey" w:date="2025-06-23T15:21:00Z">
              <w:r w:rsidRPr="00AF6943"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C856D3" w14:textId="52AF92B9" w:rsidR="00256429" w:rsidRPr="002E5C79" w:rsidDel="008D26A9" w:rsidRDefault="00256429">
            <w:pPr>
              <w:pStyle w:val="ListParagraph"/>
              <w:spacing w:after="0" w:line="276" w:lineRule="auto"/>
              <w:jc w:val="both"/>
              <w:rPr>
                <w:del w:id="20089" w:author="Rachel Shipsey" w:date="2025-06-23T15:21:00Z"/>
                <w:rFonts w:eastAsia="Times New Roman" w:cs="Arial"/>
                <w:color w:val="000000"/>
                <w:sz w:val="18"/>
                <w:szCs w:val="18"/>
              </w:rPr>
              <w:pPrChange w:id="20090" w:author="Rachel Shipsey" w:date="2025-06-23T15:41:00Z">
                <w:pPr>
                  <w:framePr w:hSpace="180" w:wrap="around" w:vAnchor="text" w:hAnchor="margin" w:xAlign="center" w:y="-4623"/>
                  <w:jc w:val="right"/>
                </w:pPr>
              </w:pPrChange>
            </w:pPr>
            <w:del w:id="20091"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FB7D25D" w14:textId="76B1ED7F" w:rsidR="00256429" w:rsidRPr="002E5C79" w:rsidDel="008D26A9" w:rsidRDefault="00256429">
            <w:pPr>
              <w:pStyle w:val="ListParagraph"/>
              <w:spacing w:after="0" w:line="276" w:lineRule="auto"/>
              <w:jc w:val="both"/>
              <w:rPr>
                <w:del w:id="20092" w:author="Rachel Shipsey" w:date="2025-06-23T15:21:00Z"/>
                <w:rFonts w:eastAsia="Times New Roman" w:cs="Arial"/>
                <w:color w:val="000000"/>
                <w:sz w:val="20"/>
                <w:szCs w:val="20"/>
              </w:rPr>
              <w:pPrChange w:id="20093" w:author="Rachel Shipsey" w:date="2025-06-23T15:41:00Z">
                <w:pPr>
                  <w:framePr w:hSpace="180" w:wrap="around" w:vAnchor="text" w:hAnchor="margin" w:xAlign="center" w:y="-4623"/>
                  <w:jc w:val="right"/>
                </w:pPr>
              </w:pPrChange>
            </w:pPr>
            <w:del w:id="20094" w:author="Rachel Shipsey" w:date="2025-06-23T15:21:00Z">
              <w:r w:rsidRPr="002E5C79" w:rsidDel="008D26A9">
                <w:rPr>
                  <w:rFonts w:eastAsia="Times New Roman" w:cs="Arial"/>
                  <w:color w:val="000000"/>
                  <w:sz w:val="20"/>
                  <w:szCs w:val="20"/>
                </w:rPr>
                <w:delText>2.1</w:delText>
              </w:r>
            </w:del>
          </w:p>
        </w:tc>
      </w:tr>
      <w:tr w:rsidR="0042434B" w:rsidRPr="002E5C79" w:rsidDel="008D26A9" w14:paraId="3DB4097E" w14:textId="1379C66D" w:rsidTr="006F14FD">
        <w:trPr>
          <w:trHeight w:val="264"/>
          <w:del w:id="20095"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249B00" w14:textId="137928EB" w:rsidR="00256429" w:rsidRPr="002E5C79" w:rsidDel="008D26A9" w:rsidRDefault="00256429">
            <w:pPr>
              <w:pStyle w:val="ListParagraph"/>
              <w:spacing w:after="0" w:line="276" w:lineRule="auto"/>
              <w:jc w:val="both"/>
              <w:rPr>
                <w:del w:id="20096" w:author="Rachel Shipsey" w:date="2025-06-23T15:21:00Z"/>
                <w:rFonts w:eastAsia="Times New Roman" w:cs="Arial"/>
                <w:color w:val="000000"/>
                <w:sz w:val="18"/>
                <w:szCs w:val="18"/>
              </w:rPr>
              <w:pPrChange w:id="20097" w:author="Rachel Shipsey" w:date="2025-06-23T15:41:00Z">
                <w:pPr>
                  <w:framePr w:hSpace="180" w:wrap="around" w:vAnchor="text" w:hAnchor="margin" w:xAlign="center" w:y="-4623"/>
                </w:pPr>
              </w:pPrChange>
            </w:pPr>
            <w:del w:id="20098"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65B3161" w14:textId="4ED0D49A" w:rsidR="00256429" w:rsidRPr="002E5C79" w:rsidDel="008D26A9" w:rsidRDefault="00256429">
            <w:pPr>
              <w:pStyle w:val="ListParagraph"/>
              <w:spacing w:after="0" w:line="276" w:lineRule="auto"/>
              <w:jc w:val="both"/>
              <w:rPr>
                <w:del w:id="20099" w:author="Rachel Shipsey" w:date="2025-06-23T15:21:00Z"/>
                <w:rFonts w:eastAsia="Times New Roman" w:cs="Arial"/>
                <w:color w:val="000000"/>
                <w:sz w:val="18"/>
                <w:szCs w:val="18"/>
              </w:rPr>
              <w:pPrChange w:id="20100" w:author="Rachel Shipsey" w:date="2025-06-23T15:41:00Z">
                <w:pPr>
                  <w:framePr w:hSpace="180" w:wrap="around" w:vAnchor="text" w:hAnchor="margin" w:xAlign="center" w:y="-4623"/>
                  <w:ind w:left="321"/>
                </w:pPr>
              </w:pPrChange>
            </w:pPr>
            <w:del w:id="20101" w:author="Rachel Shipsey" w:date="2025-06-23T15:21:00Z">
              <w:r w:rsidRPr="002E5C79" w:rsidDel="008D26A9">
                <w:rPr>
                  <w:rFonts w:eastAsia="Times New Roman" w:cs="Arial"/>
                  <w:color w:val="000000"/>
                  <w:sz w:val="18"/>
                  <w:szCs w:val="18"/>
                </w:rPr>
                <w:delText>Review and update the questionnaire based on the comments of external stakeholders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382431C" w14:textId="0A80F3EC" w:rsidR="00256429" w:rsidRPr="002E5C79" w:rsidDel="008D26A9" w:rsidRDefault="00256429">
            <w:pPr>
              <w:pStyle w:val="ListParagraph"/>
              <w:spacing w:after="0" w:line="276" w:lineRule="auto"/>
              <w:jc w:val="both"/>
              <w:rPr>
                <w:del w:id="20102" w:author="Rachel Shipsey" w:date="2025-06-23T15:21:00Z"/>
                <w:rFonts w:eastAsia="Times New Roman" w:cs="Arial"/>
                <w:color w:val="000000"/>
                <w:sz w:val="18"/>
                <w:szCs w:val="18"/>
              </w:rPr>
              <w:pPrChange w:id="20103" w:author="Rachel Shipsey" w:date="2025-06-23T15:41:00Z">
                <w:pPr>
                  <w:framePr w:hSpace="180" w:wrap="around" w:vAnchor="text" w:hAnchor="margin" w:xAlign="center" w:y="-4623"/>
                  <w:ind w:firstLineChars="17" w:firstLine="31"/>
                </w:pPr>
              </w:pPrChange>
            </w:pPr>
            <w:del w:id="20104" w:author="Rachel Shipsey" w:date="2025-06-23T15:21:00Z">
              <w:r w:rsidDel="008D26A9">
                <w:rPr>
                  <w:rFonts w:eastAsia="Times New Roman" w:cs="Arial"/>
                  <w:color w:val="000000"/>
                  <w:sz w:val="18"/>
                  <w:szCs w:val="18"/>
                </w:rPr>
                <w:delText>Final questionnaire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755602A" w14:textId="5F632E05" w:rsidR="00256429" w:rsidRPr="002E5C79" w:rsidDel="008D26A9" w:rsidRDefault="00256429">
            <w:pPr>
              <w:pStyle w:val="ListParagraph"/>
              <w:spacing w:after="0" w:line="276" w:lineRule="auto"/>
              <w:jc w:val="both"/>
              <w:rPr>
                <w:del w:id="20105" w:author="Rachel Shipsey" w:date="2025-06-23T15:21:00Z"/>
                <w:rFonts w:eastAsia="Times New Roman" w:cs="Arial"/>
                <w:sz w:val="18"/>
                <w:szCs w:val="18"/>
              </w:rPr>
              <w:pPrChange w:id="20106" w:author="Rachel Shipsey" w:date="2025-06-23T15:41:00Z">
                <w:pPr>
                  <w:framePr w:hSpace="180" w:wrap="around" w:vAnchor="text" w:hAnchor="margin" w:xAlign="center" w:y="-4623"/>
                </w:pPr>
              </w:pPrChange>
            </w:pPr>
            <w:del w:id="20107" w:author="Rachel Shipsey" w:date="2025-06-23T15:21:00Z">
              <w:r w:rsidRPr="00AF6943"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579AF5" w14:textId="6387D2DD" w:rsidR="00256429" w:rsidRPr="002E5C79" w:rsidDel="008D26A9" w:rsidRDefault="00256429">
            <w:pPr>
              <w:pStyle w:val="ListParagraph"/>
              <w:spacing w:after="0" w:line="276" w:lineRule="auto"/>
              <w:jc w:val="both"/>
              <w:rPr>
                <w:del w:id="20108" w:author="Rachel Shipsey" w:date="2025-06-23T15:21:00Z"/>
                <w:rFonts w:eastAsia="Times New Roman" w:cs="Arial"/>
                <w:color w:val="000000"/>
                <w:sz w:val="18"/>
                <w:szCs w:val="18"/>
              </w:rPr>
              <w:pPrChange w:id="20109" w:author="Rachel Shipsey" w:date="2025-06-23T15:41:00Z">
                <w:pPr>
                  <w:framePr w:hSpace="180" w:wrap="around" w:vAnchor="text" w:hAnchor="margin" w:xAlign="center" w:y="-4623"/>
                  <w:jc w:val="right"/>
                </w:pPr>
              </w:pPrChange>
            </w:pPr>
            <w:del w:id="20110"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E06C9F" w14:textId="6CC317ED" w:rsidR="00256429" w:rsidRPr="002E5C79" w:rsidDel="008D26A9" w:rsidRDefault="00256429">
            <w:pPr>
              <w:pStyle w:val="ListParagraph"/>
              <w:spacing w:after="0" w:line="276" w:lineRule="auto"/>
              <w:jc w:val="both"/>
              <w:rPr>
                <w:del w:id="20111" w:author="Rachel Shipsey" w:date="2025-06-23T15:21:00Z"/>
                <w:rFonts w:eastAsia="Times New Roman" w:cs="Arial"/>
                <w:color w:val="000000"/>
                <w:sz w:val="20"/>
                <w:szCs w:val="20"/>
              </w:rPr>
              <w:pPrChange w:id="20112" w:author="Rachel Shipsey" w:date="2025-06-23T15:41:00Z">
                <w:pPr>
                  <w:framePr w:hSpace="180" w:wrap="around" w:vAnchor="text" w:hAnchor="margin" w:xAlign="center" w:y="-4623"/>
                  <w:jc w:val="right"/>
                </w:pPr>
              </w:pPrChange>
            </w:pPr>
            <w:del w:id="20113" w:author="Rachel Shipsey" w:date="2025-06-23T15:21:00Z">
              <w:r w:rsidRPr="002E5C79" w:rsidDel="008D26A9">
                <w:rPr>
                  <w:rFonts w:eastAsia="Times New Roman" w:cs="Arial"/>
                  <w:color w:val="000000"/>
                  <w:sz w:val="20"/>
                  <w:szCs w:val="20"/>
                </w:rPr>
                <w:delText>2.1</w:delText>
              </w:r>
            </w:del>
          </w:p>
        </w:tc>
      </w:tr>
      <w:tr w:rsidR="0042434B" w:rsidRPr="002E5C79" w:rsidDel="008D26A9" w14:paraId="081329CC" w14:textId="2222077C" w:rsidTr="006F14FD">
        <w:trPr>
          <w:trHeight w:val="264"/>
          <w:del w:id="2011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DCFFB7" w14:textId="32854581" w:rsidR="00256429" w:rsidRPr="002E5C79" w:rsidDel="008D26A9" w:rsidRDefault="00256429">
            <w:pPr>
              <w:pStyle w:val="ListParagraph"/>
              <w:spacing w:after="0" w:line="276" w:lineRule="auto"/>
              <w:jc w:val="both"/>
              <w:rPr>
                <w:del w:id="20115" w:author="Rachel Shipsey" w:date="2025-06-23T15:21:00Z"/>
                <w:rFonts w:eastAsia="Times New Roman" w:cs="Arial"/>
                <w:color w:val="000000"/>
                <w:sz w:val="18"/>
                <w:szCs w:val="18"/>
              </w:rPr>
              <w:pPrChange w:id="20116" w:author="Rachel Shipsey" w:date="2025-06-23T15:41:00Z">
                <w:pPr>
                  <w:framePr w:hSpace="180" w:wrap="around" w:vAnchor="text" w:hAnchor="margin" w:xAlign="center" w:y="-4623"/>
                </w:pPr>
              </w:pPrChange>
            </w:pPr>
            <w:del w:id="20117"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4ADA42" w14:textId="42809942" w:rsidR="00256429" w:rsidRPr="002E5C79" w:rsidDel="008D26A9" w:rsidRDefault="00256429">
            <w:pPr>
              <w:pStyle w:val="ListParagraph"/>
              <w:spacing w:after="0" w:line="276" w:lineRule="auto"/>
              <w:jc w:val="both"/>
              <w:rPr>
                <w:del w:id="20118" w:author="Rachel Shipsey" w:date="2025-06-23T15:21:00Z"/>
                <w:rFonts w:eastAsia="Times New Roman" w:cs="Arial"/>
                <w:color w:val="000000"/>
                <w:sz w:val="18"/>
                <w:szCs w:val="18"/>
              </w:rPr>
              <w:pPrChange w:id="20119" w:author="Rachel Shipsey" w:date="2025-06-23T15:41:00Z">
                <w:pPr>
                  <w:framePr w:hSpace="180" w:wrap="around" w:vAnchor="text" w:hAnchor="margin" w:xAlign="center" w:y="-4623"/>
                  <w:ind w:firstLineChars="178" w:firstLine="320"/>
                </w:pPr>
              </w:pPrChange>
            </w:pPr>
            <w:del w:id="20120" w:author="Rachel Shipsey" w:date="2025-06-23T15:21:00Z">
              <w:r w:rsidRPr="002E5C79" w:rsidDel="008D26A9">
                <w:rPr>
                  <w:rFonts w:eastAsia="Times New Roman" w:cs="Arial"/>
                  <w:color w:val="000000"/>
                  <w:sz w:val="18"/>
                  <w:szCs w:val="18"/>
                </w:rPr>
                <w:delText>Translate the Questionnaire into [xx] Local Languages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A3FA75" w14:textId="20A67665" w:rsidR="00256429" w:rsidRPr="002E5C79" w:rsidDel="008D26A9" w:rsidRDefault="00256429">
            <w:pPr>
              <w:pStyle w:val="ListParagraph"/>
              <w:spacing w:after="0" w:line="276" w:lineRule="auto"/>
              <w:jc w:val="both"/>
              <w:rPr>
                <w:del w:id="20121" w:author="Rachel Shipsey" w:date="2025-06-23T15:21:00Z"/>
                <w:rFonts w:eastAsia="Times New Roman" w:cs="Arial"/>
                <w:color w:val="000000"/>
                <w:sz w:val="18"/>
                <w:szCs w:val="18"/>
              </w:rPr>
              <w:pPrChange w:id="20122" w:author="Rachel Shipsey" w:date="2025-06-23T15:41:00Z">
                <w:pPr>
                  <w:framePr w:hSpace="180" w:wrap="around" w:vAnchor="text" w:hAnchor="margin" w:xAlign="center" w:y="-4623"/>
                </w:pPr>
              </w:pPrChange>
            </w:pPr>
            <w:del w:id="20123" w:author="Rachel Shipsey" w:date="2025-06-23T15:21:00Z">
              <w:r w:rsidDel="008D26A9">
                <w:rPr>
                  <w:rFonts w:eastAsia="Times New Roman" w:cs="Arial"/>
                  <w:color w:val="000000"/>
                  <w:sz w:val="18"/>
                  <w:szCs w:val="18"/>
                </w:rPr>
                <w:delText>Translated questionnaires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ECC243B" w14:textId="2973D3E5" w:rsidR="00256429" w:rsidRPr="002E5C79" w:rsidDel="008D26A9" w:rsidRDefault="00256429">
            <w:pPr>
              <w:pStyle w:val="ListParagraph"/>
              <w:spacing w:after="0" w:line="276" w:lineRule="auto"/>
              <w:jc w:val="both"/>
              <w:rPr>
                <w:del w:id="20124" w:author="Rachel Shipsey" w:date="2025-06-23T15:21:00Z"/>
                <w:rFonts w:eastAsia="Times New Roman" w:cs="Arial"/>
                <w:sz w:val="18"/>
                <w:szCs w:val="18"/>
              </w:rPr>
              <w:pPrChange w:id="20125" w:author="Rachel Shipsey" w:date="2025-06-23T15:41:00Z">
                <w:pPr>
                  <w:framePr w:hSpace="180" w:wrap="around" w:vAnchor="text" w:hAnchor="margin" w:xAlign="center" w:y="-4623"/>
                </w:pPr>
              </w:pPrChange>
            </w:pPr>
            <w:del w:id="20126" w:author="Rachel Shipsey" w:date="2025-06-23T15:21:00Z">
              <w:r w:rsidRPr="00AF6943" w:rsidDel="008D26A9">
                <w:rPr>
                  <w:rFonts w:eastAsia="Times New Roman" w:cs="Arial"/>
                  <w:sz w:val="18"/>
                  <w:szCs w:val="18"/>
                </w:rPr>
                <w:delText>Demography</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828599" w14:textId="769256DA" w:rsidR="00256429" w:rsidRPr="002E5C79" w:rsidDel="008D26A9" w:rsidRDefault="00256429">
            <w:pPr>
              <w:pStyle w:val="ListParagraph"/>
              <w:spacing w:after="0" w:line="276" w:lineRule="auto"/>
              <w:jc w:val="both"/>
              <w:rPr>
                <w:del w:id="20127" w:author="Rachel Shipsey" w:date="2025-06-23T15:21:00Z"/>
                <w:rFonts w:eastAsia="Times New Roman" w:cs="Arial"/>
                <w:color w:val="000000"/>
                <w:sz w:val="18"/>
                <w:szCs w:val="18"/>
              </w:rPr>
              <w:pPrChange w:id="20128" w:author="Rachel Shipsey" w:date="2025-06-23T15:41:00Z">
                <w:pPr>
                  <w:framePr w:hSpace="180" w:wrap="around" w:vAnchor="text" w:hAnchor="margin" w:xAlign="center" w:y="-4623"/>
                  <w:jc w:val="right"/>
                </w:pPr>
              </w:pPrChange>
            </w:pPr>
            <w:del w:id="20129" w:author="Rachel Shipsey" w:date="2025-06-23T15:21:00Z">
              <w:r w:rsidRPr="002E5C79" w:rsidDel="008D26A9">
                <w:rPr>
                  <w:rFonts w:eastAsia="Times New Roman" w:cs="Arial"/>
                  <w:color w:val="000000"/>
                  <w:sz w:val="18"/>
                  <w:szCs w:val="18"/>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4BFC1A" w14:textId="0DAF88DC" w:rsidR="00256429" w:rsidRPr="002E5C79" w:rsidDel="008D26A9" w:rsidRDefault="00256429">
            <w:pPr>
              <w:pStyle w:val="ListParagraph"/>
              <w:spacing w:after="0" w:line="276" w:lineRule="auto"/>
              <w:jc w:val="both"/>
              <w:rPr>
                <w:del w:id="20130" w:author="Rachel Shipsey" w:date="2025-06-23T15:21:00Z"/>
                <w:rFonts w:eastAsia="Times New Roman" w:cs="Arial"/>
                <w:color w:val="000000"/>
                <w:sz w:val="20"/>
                <w:szCs w:val="20"/>
              </w:rPr>
              <w:pPrChange w:id="20131" w:author="Rachel Shipsey" w:date="2025-06-23T15:41:00Z">
                <w:pPr>
                  <w:framePr w:hSpace="180" w:wrap="around" w:vAnchor="text" w:hAnchor="margin" w:xAlign="center" w:y="-4623"/>
                  <w:jc w:val="right"/>
                </w:pPr>
              </w:pPrChange>
            </w:pPr>
            <w:del w:id="20132" w:author="Rachel Shipsey" w:date="2025-06-23T15:21:00Z">
              <w:r w:rsidRPr="002E5C79" w:rsidDel="008D26A9">
                <w:rPr>
                  <w:rFonts w:eastAsia="Times New Roman" w:cs="Arial"/>
                  <w:color w:val="000000"/>
                  <w:sz w:val="20"/>
                  <w:szCs w:val="20"/>
                </w:rPr>
                <w:delText>2.0</w:delText>
              </w:r>
            </w:del>
          </w:p>
        </w:tc>
      </w:tr>
      <w:tr w:rsidR="0042434B" w:rsidRPr="002E5C79" w:rsidDel="008D26A9" w14:paraId="33C26976" w14:textId="557D3D31" w:rsidTr="006F14FD">
        <w:trPr>
          <w:trHeight w:val="264"/>
          <w:del w:id="20133"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371B00" w14:textId="44465158" w:rsidR="00256429" w:rsidRPr="002E5C79" w:rsidDel="008D26A9" w:rsidRDefault="00256429">
            <w:pPr>
              <w:pStyle w:val="ListParagraph"/>
              <w:spacing w:after="0" w:line="276" w:lineRule="auto"/>
              <w:jc w:val="both"/>
              <w:rPr>
                <w:del w:id="20134" w:author="Rachel Shipsey" w:date="2025-06-23T15:21:00Z"/>
                <w:rFonts w:eastAsia="Times New Roman" w:cs="Arial"/>
                <w:color w:val="000000"/>
                <w:sz w:val="18"/>
                <w:szCs w:val="18"/>
              </w:rPr>
              <w:pPrChange w:id="20135" w:author="Rachel Shipsey" w:date="2025-06-23T15:41:00Z">
                <w:pPr>
                  <w:framePr w:hSpace="180" w:wrap="around" w:vAnchor="text" w:hAnchor="margin" w:xAlign="center" w:y="-4623"/>
                  <w:jc w:val="right"/>
                </w:pPr>
              </w:pPrChange>
            </w:pPr>
            <w:del w:id="20136" w:author="Rachel Shipsey" w:date="2025-06-23T15:21:00Z">
              <w:r w:rsidRPr="002E5C79" w:rsidDel="008D26A9">
                <w:rPr>
                  <w:rFonts w:eastAsia="Times New Roman" w:cs="Arial"/>
                  <w:color w:val="000000"/>
                  <w:sz w:val="18"/>
                  <w:szCs w:val="18"/>
                </w:rPr>
                <w:delText>4</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13A910" w14:textId="45CE6B4D" w:rsidR="00256429" w:rsidRPr="002E5C79" w:rsidDel="008D26A9" w:rsidRDefault="00256429">
            <w:pPr>
              <w:pStyle w:val="ListParagraph"/>
              <w:spacing w:after="0" w:line="276" w:lineRule="auto"/>
              <w:jc w:val="both"/>
              <w:rPr>
                <w:del w:id="20137" w:author="Rachel Shipsey" w:date="2025-06-23T15:21:00Z"/>
                <w:rFonts w:eastAsia="Times New Roman" w:cs="Arial"/>
                <w:b/>
                <w:bCs/>
                <w:color w:val="000000"/>
                <w:sz w:val="18"/>
                <w:szCs w:val="18"/>
              </w:rPr>
              <w:pPrChange w:id="20138" w:author="Rachel Shipsey" w:date="2025-06-23T15:41:00Z">
                <w:pPr>
                  <w:framePr w:hSpace="180" w:wrap="around" w:vAnchor="text" w:hAnchor="margin" w:xAlign="center" w:y="-4623"/>
                </w:pPr>
              </w:pPrChange>
            </w:pPr>
            <w:del w:id="20139" w:author="Rachel Shipsey" w:date="2025-06-23T15:21:00Z">
              <w:r w:rsidRPr="002E5C79" w:rsidDel="008D26A9">
                <w:rPr>
                  <w:rFonts w:eastAsia="Times New Roman" w:cs="Arial"/>
                  <w:b/>
                  <w:bCs/>
                  <w:color w:val="000000"/>
                  <w:sz w:val="18"/>
                  <w:szCs w:val="18"/>
                </w:rPr>
                <w:delText>CAPI application development</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49B164" w14:textId="1B0474A7" w:rsidR="00256429" w:rsidRPr="002E5C79" w:rsidDel="008D26A9" w:rsidRDefault="00256429">
            <w:pPr>
              <w:pStyle w:val="ListParagraph"/>
              <w:spacing w:after="0" w:line="276" w:lineRule="auto"/>
              <w:jc w:val="both"/>
              <w:rPr>
                <w:del w:id="20140" w:author="Rachel Shipsey" w:date="2025-06-23T15:21:00Z"/>
                <w:rFonts w:eastAsia="Times New Roman" w:cs="Arial"/>
                <w:color w:val="000000"/>
                <w:sz w:val="18"/>
                <w:szCs w:val="18"/>
              </w:rPr>
              <w:pPrChange w:id="20141" w:author="Rachel Shipsey" w:date="2025-06-23T15:41:00Z">
                <w:pPr>
                  <w:framePr w:hSpace="180" w:wrap="around" w:vAnchor="text" w:hAnchor="margin" w:xAlign="center" w:y="-4623"/>
                </w:pPr>
              </w:pPrChange>
            </w:pPr>
            <w:del w:id="20142" w:author="Rachel Shipsey" w:date="2025-06-23T15:21:00Z">
              <w:r w:rsidRPr="005B00FD" w:rsidDel="008D26A9">
                <w:rPr>
                  <w:rFonts w:eastAsia="Times New Roman" w:cs="Arial"/>
                  <w:color w:val="000000"/>
                  <w:sz w:val="18"/>
                  <w:szCs w:val="18"/>
                </w:rPr>
                <w:delText>Data collection App</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27166E" w14:textId="1C9A4DB8" w:rsidR="00256429" w:rsidRPr="002E5C79" w:rsidDel="008D26A9" w:rsidRDefault="00256429">
            <w:pPr>
              <w:pStyle w:val="ListParagraph"/>
              <w:spacing w:after="0" w:line="276" w:lineRule="auto"/>
              <w:jc w:val="both"/>
              <w:rPr>
                <w:del w:id="20143" w:author="Rachel Shipsey" w:date="2025-06-23T15:21:00Z"/>
                <w:rFonts w:eastAsia="Times New Roman" w:cs="Arial"/>
                <w:sz w:val="18"/>
                <w:szCs w:val="18"/>
              </w:rPr>
              <w:pPrChange w:id="20144" w:author="Rachel Shipsey" w:date="2025-06-23T15:41:00Z">
                <w:pPr>
                  <w:framePr w:hSpace="180" w:wrap="around" w:vAnchor="text" w:hAnchor="margin" w:xAlign="center" w:y="-4623"/>
                </w:pPr>
              </w:pPrChange>
            </w:pPr>
            <w:del w:id="20145" w:author="Rachel Shipsey" w:date="2025-06-23T15:21:00Z">
              <w:r w:rsidDel="008D26A9">
                <w:rPr>
                  <w:rFonts w:eastAsia="Times New Roman" w:cs="Arial"/>
                  <w:sz w:val="18"/>
                  <w:szCs w:val="18"/>
                </w:rPr>
                <w:delText>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2E40F8" w14:textId="4AB2C9B2" w:rsidR="00256429" w:rsidRPr="002E5C79" w:rsidDel="008D26A9" w:rsidRDefault="00256429">
            <w:pPr>
              <w:pStyle w:val="ListParagraph"/>
              <w:spacing w:after="0" w:line="276" w:lineRule="auto"/>
              <w:jc w:val="both"/>
              <w:rPr>
                <w:del w:id="20146" w:author="Rachel Shipsey" w:date="2025-06-23T15:21:00Z"/>
                <w:rFonts w:eastAsia="Times New Roman" w:cs="Arial"/>
                <w:color w:val="000000"/>
                <w:sz w:val="18"/>
                <w:szCs w:val="18"/>
              </w:rPr>
              <w:pPrChange w:id="20147" w:author="Rachel Shipsey" w:date="2025-06-23T15:41:00Z">
                <w:pPr>
                  <w:framePr w:hSpace="180" w:wrap="around" w:vAnchor="text" w:hAnchor="margin" w:xAlign="center" w:y="-4623"/>
                  <w:jc w:val="right"/>
                </w:pPr>
              </w:pPrChange>
            </w:pPr>
            <w:del w:id="20148" w:author="Rachel Shipsey" w:date="2025-06-23T15:21:00Z">
              <w:r w:rsidRPr="002E5C79" w:rsidDel="008D26A9">
                <w:rPr>
                  <w:rFonts w:eastAsia="Times New Roman" w:cs="Arial"/>
                  <w:color w:val="000000"/>
                  <w:sz w:val="18"/>
                  <w:szCs w:val="18"/>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7F4D39" w14:textId="73105AED" w:rsidR="00256429" w:rsidRPr="002E5C79" w:rsidDel="008D26A9" w:rsidRDefault="00256429">
            <w:pPr>
              <w:pStyle w:val="ListParagraph"/>
              <w:spacing w:after="0" w:line="276" w:lineRule="auto"/>
              <w:jc w:val="both"/>
              <w:rPr>
                <w:del w:id="20149" w:author="Rachel Shipsey" w:date="2025-06-23T15:21:00Z"/>
                <w:rFonts w:eastAsia="Times New Roman" w:cs="Arial"/>
                <w:color w:val="000000"/>
                <w:sz w:val="20"/>
                <w:szCs w:val="20"/>
              </w:rPr>
              <w:pPrChange w:id="20150" w:author="Rachel Shipsey" w:date="2025-06-23T15:41:00Z">
                <w:pPr>
                  <w:framePr w:hSpace="180" w:wrap="around" w:vAnchor="text" w:hAnchor="margin" w:xAlign="center" w:y="-4623"/>
                  <w:jc w:val="right"/>
                </w:pPr>
              </w:pPrChange>
            </w:pPr>
            <w:del w:id="20151" w:author="Rachel Shipsey" w:date="2025-06-23T15:21:00Z">
              <w:r w:rsidRPr="002E5C79" w:rsidDel="008D26A9">
                <w:rPr>
                  <w:rFonts w:eastAsia="Times New Roman" w:cs="Arial"/>
                  <w:color w:val="000000"/>
                  <w:sz w:val="20"/>
                  <w:szCs w:val="20"/>
                </w:rPr>
                <w:delText>2.0</w:delText>
              </w:r>
            </w:del>
          </w:p>
        </w:tc>
      </w:tr>
      <w:tr w:rsidR="0042434B" w:rsidRPr="002E5C79" w:rsidDel="008D26A9" w14:paraId="437F6488" w14:textId="0DDB507F" w:rsidTr="006F14FD">
        <w:trPr>
          <w:trHeight w:val="264"/>
          <w:del w:id="2015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54A0F8" w14:textId="0BFEF625" w:rsidR="00256429" w:rsidRPr="002E5C79" w:rsidDel="008D26A9" w:rsidRDefault="00256429">
            <w:pPr>
              <w:pStyle w:val="ListParagraph"/>
              <w:spacing w:after="0" w:line="276" w:lineRule="auto"/>
              <w:jc w:val="both"/>
              <w:rPr>
                <w:del w:id="20153" w:author="Rachel Shipsey" w:date="2025-06-23T15:21:00Z"/>
                <w:rFonts w:eastAsia="Times New Roman" w:cs="Arial"/>
                <w:color w:val="000000"/>
                <w:sz w:val="18"/>
                <w:szCs w:val="18"/>
              </w:rPr>
              <w:pPrChange w:id="20154" w:author="Rachel Shipsey" w:date="2025-06-23T15:41:00Z">
                <w:pPr>
                  <w:framePr w:hSpace="180" w:wrap="around" w:vAnchor="text" w:hAnchor="margin" w:xAlign="center" w:y="-4623"/>
                  <w:jc w:val="right"/>
                </w:pPr>
              </w:pPrChange>
            </w:pPr>
            <w:del w:id="20155" w:author="Rachel Shipsey" w:date="2025-06-23T15:21:00Z">
              <w:r w:rsidRPr="002E5C79" w:rsidDel="008D26A9">
                <w:rPr>
                  <w:rFonts w:eastAsia="Times New Roman" w:cs="Arial"/>
                  <w:color w:val="000000"/>
                  <w:sz w:val="18"/>
                  <w:szCs w:val="18"/>
                </w:rPr>
                <w:delText>5</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B02068" w14:textId="76DEA90C" w:rsidR="00256429" w:rsidRPr="002E5C79" w:rsidDel="008D26A9" w:rsidRDefault="00256429">
            <w:pPr>
              <w:pStyle w:val="ListParagraph"/>
              <w:spacing w:after="0" w:line="276" w:lineRule="auto"/>
              <w:jc w:val="both"/>
              <w:rPr>
                <w:del w:id="20156" w:author="Rachel Shipsey" w:date="2025-06-23T15:21:00Z"/>
                <w:rFonts w:eastAsia="Times New Roman" w:cs="Arial"/>
                <w:b/>
                <w:bCs/>
                <w:color w:val="000000"/>
                <w:sz w:val="18"/>
                <w:szCs w:val="18"/>
              </w:rPr>
              <w:pPrChange w:id="20157" w:author="Rachel Shipsey" w:date="2025-06-23T15:41:00Z">
                <w:pPr>
                  <w:framePr w:hSpace="180" w:wrap="around" w:vAnchor="text" w:hAnchor="margin" w:xAlign="center" w:y="-4623"/>
                </w:pPr>
              </w:pPrChange>
            </w:pPr>
            <w:del w:id="20158" w:author="Rachel Shipsey" w:date="2025-06-23T15:21:00Z">
              <w:r w:rsidRPr="002E5C79" w:rsidDel="008D26A9">
                <w:rPr>
                  <w:rFonts w:eastAsia="Times New Roman" w:cs="Arial"/>
                  <w:b/>
                  <w:bCs/>
                  <w:color w:val="000000"/>
                  <w:sz w:val="18"/>
                  <w:szCs w:val="18"/>
                </w:rPr>
                <w:delText>Design manual for enumerators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D83F92" w14:textId="570836E1" w:rsidR="00256429" w:rsidRPr="002E5C79" w:rsidDel="008D26A9" w:rsidRDefault="00256429">
            <w:pPr>
              <w:pStyle w:val="ListParagraph"/>
              <w:spacing w:after="0" w:line="276" w:lineRule="auto"/>
              <w:jc w:val="both"/>
              <w:rPr>
                <w:del w:id="20159" w:author="Rachel Shipsey" w:date="2025-06-23T15:21:00Z"/>
                <w:rFonts w:eastAsia="Times New Roman" w:cs="Arial"/>
                <w:b/>
                <w:bCs/>
                <w:color w:val="000000"/>
                <w:sz w:val="18"/>
                <w:szCs w:val="18"/>
              </w:rPr>
              <w:pPrChange w:id="20160"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0BC5BD" w14:textId="712E49F3" w:rsidR="00256429" w:rsidRPr="002E5C79" w:rsidDel="008D26A9" w:rsidRDefault="00256429">
            <w:pPr>
              <w:pStyle w:val="ListParagraph"/>
              <w:spacing w:after="0" w:line="276" w:lineRule="auto"/>
              <w:jc w:val="both"/>
              <w:rPr>
                <w:del w:id="20161" w:author="Rachel Shipsey" w:date="2025-06-23T15:21:00Z"/>
                <w:rFonts w:eastAsia="Times New Roman" w:cs="Arial"/>
                <w:sz w:val="18"/>
                <w:szCs w:val="18"/>
              </w:rPr>
              <w:pPrChange w:id="20162"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C8C4DD" w14:textId="5075C5BD" w:rsidR="00256429" w:rsidRPr="002E5C79" w:rsidDel="008D26A9" w:rsidRDefault="00256429">
            <w:pPr>
              <w:pStyle w:val="ListParagraph"/>
              <w:spacing w:after="0" w:line="276" w:lineRule="auto"/>
              <w:jc w:val="both"/>
              <w:rPr>
                <w:del w:id="20163" w:author="Rachel Shipsey" w:date="2025-06-23T15:21:00Z"/>
                <w:rFonts w:eastAsia="Times New Roman" w:cs="Arial"/>
                <w:color w:val="000000"/>
                <w:sz w:val="18"/>
                <w:szCs w:val="18"/>
              </w:rPr>
              <w:pPrChange w:id="20164" w:author="Rachel Shipsey" w:date="2025-06-23T15:41:00Z">
                <w:pPr>
                  <w:framePr w:hSpace="180" w:wrap="around" w:vAnchor="text" w:hAnchor="margin" w:xAlign="center" w:y="-4623"/>
                  <w:jc w:val="right"/>
                </w:pPr>
              </w:pPrChange>
            </w:pPr>
            <w:del w:id="20165" w:author="Rachel Shipsey" w:date="2025-06-23T15:21:00Z">
              <w:r w:rsidRPr="002E5C79" w:rsidDel="008D26A9">
                <w:rPr>
                  <w:rFonts w:eastAsia="Times New Roman" w:cs="Arial"/>
                  <w:color w:val="000000"/>
                  <w:sz w:val="18"/>
                  <w:szCs w:val="18"/>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354AB3" w14:textId="3262A832" w:rsidR="00256429" w:rsidRPr="002E5C79" w:rsidDel="008D26A9" w:rsidRDefault="00256429">
            <w:pPr>
              <w:pStyle w:val="ListParagraph"/>
              <w:spacing w:after="0" w:line="276" w:lineRule="auto"/>
              <w:jc w:val="both"/>
              <w:rPr>
                <w:del w:id="20166" w:author="Rachel Shipsey" w:date="2025-06-23T15:21:00Z"/>
                <w:rFonts w:eastAsia="Times New Roman" w:cs="Arial"/>
                <w:color w:val="000000"/>
                <w:sz w:val="20"/>
                <w:szCs w:val="20"/>
              </w:rPr>
              <w:pPrChange w:id="20167" w:author="Rachel Shipsey" w:date="2025-06-23T15:41:00Z">
                <w:pPr>
                  <w:framePr w:hSpace="180" w:wrap="around" w:vAnchor="text" w:hAnchor="margin" w:xAlign="center" w:y="-4623"/>
                  <w:jc w:val="right"/>
                </w:pPr>
              </w:pPrChange>
            </w:pPr>
            <w:del w:id="20168" w:author="Rachel Shipsey" w:date="2025-06-23T15:21:00Z">
              <w:r w:rsidRPr="002E5C79" w:rsidDel="008D26A9">
                <w:rPr>
                  <w:rFonts w:eastAsia="Times New Roman" w:cs="Arial"/>
                  <w:color w:val="000000"/>
                  <w:sz w:val="20"/>
                  <w:szCs w:val="20"/>
                </w:rPr>
                <w:delText>2.0</w:delText>
              </w:r>
            </w:del>
          </w:p>
        </w:tc>
      </w:tr>
      <w:tr w:rsidR="0042434B" w:rsidRPr="002E5C79" w:rsidDel="008D26A9" w14:paraId="742A9E77" w14:textId="1AD4341A" w:rsidTr="006F14FD">
        <w:trPr>
          <w:trHeight w:val="264"/>
          <w:del w:id="2016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9409565" w14:textId="27C30B4B" w:rsidR="00256429" w:rsidRPr="002E5C79" w:rsidDel="008D26A9" w:rsidRDefault="00256429">
            <w:pPr>
              <w:pStyle w:val="ListParagraph"/>
              <w:spacing w:after="0" w:line="276" w:lineRule="auto"/>
              <w:jc w:val="both"/>
              <w:rPr>
                <w:del w:id="20170" w:author="Rachel Shipsey" w:date="2025-06-23T15:21:00Z"/>
                <w:rFonts w:eastAsia="Times New Roman" w:cs="Arial"/>
                <w:color w:val="000000"/>
                <w:sz w:val="18"/>
                <w:szCs w:val="18"/>
              </w:rPr>
              <w:pPrChange w:id="20171" w:author="Rachel Shipsey" w:date="2025-06-23T15:41:00Z">
                <w:pPr>
                  <w:framePr w:hSpace="180" w:wrap="around" w:vAnchor="text" w:hAnchor="margin" w:xAlign="center" w:y="-4623"/>
                </w:pPr>
              </w:pPrChange>
            </w:pPr>
            <w:del w:id="20172"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DAFEAF5" w14:textId="709FF121" w:rsidR="00256429" w:rsidRPr="002E5C79" w:rsidDel="008D26A9" w:rsidRDefault="00256429">
            <w:pPr>
              <w:pStyle w:val="ListParagraph"/>
              <w:spacing w:after="0" w:line="276" w:lineRule="auto"/>
              <w:jc w:val="both"/>
              <w:rPr>
                <w:del w:id="20173" w:author="Rachel Shipsey" w:date="2025-06-23T15:21:00Z"/>
                <w:rFonts w:eastAsia="Times New Roman" w:cs="Arial"/>
                <w:color w:val="000000"/>
                <w:sz w:val="18"/>
                <w:szCs w:val="18"/>
              </w:rPr>
              <w:pPrChange w:id="20174" w:author="Rachel Shipsey" w:date="2025-06-23T15:41:00Z">
                <w:pPr>
                  <w:framePr w:hSpace="180" w:wrap="around" w:vAnchor="text" w:hAnchor="margin" w:xAlign="center" w:y="-4623"/>
                  <w:ind w:left="328"/>
                </w:pPr>
              </w:pPrChange>
            </w:pPr>
            <w:del w:id="20175" w:author="Rachel Shipsey" w:date="2025-06-23T15:21:00Z">
              <w:r w:rsidRPr="002E5C79" w:rsidDel="008D26A9">
                <w:rPr>
                  <w:rFonts w:eastAsia="Times New Roman" w:cs="Arial"/>
                  <w:color w:val="000000"/>
                  <w:sz w:val="18"/>
                  <w:szCs w:val="18"/>
                </w:rPr>
                <w:delText xml:space="preserve">Develop a verbatim training guide based on the enumerator's manual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D57360" w14:textId="2920155D" w:rsidR="00256429" w:rsidRPr="002E5C79" w:rsidDel="008D26A9" w:rsidRDefault="00256429">
            <w:pPr>
              <w:pStyle w:val="ListParagraph"/>
              <w:spacing w:after="0" w:line="276" w:lineRule="auto"/>
              <w:jc w:val="both"/>
              <w:rPr>
                <w:del w:id="20176" w:author="Rachel Shipsey" w:date="2025-06-23T15:21:00Z"/>
                <w:rFonts w:eastAsia="Times New Roman" w:cs="Arial"/>
                <w:color w:val="000000"/>
                <w:sz w:val="18"/>
                <w:szCs w:val="18"/>
              </w:rPr>
              <w:pPrChange w:id="20177" w:author="Rachel Shipsey" w:date="2025-06-23T15:41:00Z">
                <w:pPr>
                  <w:framePr w:hSpace="180" w:wrap="around" w:vAnchor="text" w:hAnchor="margin" w:xAlign="center" w:y="-4623"/>
                </w:pPr>
              </w:pPrChange>
            </w:pPr>
            <w:del w:id="20178" w:author="Rachel Shipsey" w:date="2025-06-23T15:21:00Z">
              <w:r w:rsidDel="008D26A9">
                <w:rPr>
                  <w:rFonts w:eastAsia="Times New Roman" w:cs="Arial"/>
                  <w:color w:val="000000"/>
                  <w:sz w:val="18"/>
                  <w:szCs w:val="18"/>
                </w:rPr>
                <w:delText>E</w:delText>
              </w:r>
              <w:r w:rsidRPr="002E5C79" w:rsidDel="008D26A9">
                <w:rPr>
                  <w:rFonts w:eastAsia="Times New Roman" w:cs="Arial"/>
                  <w:color w:val="000000"/>
                  <w:sz w:val="18"/>
                  <w:szCs w:val="18"/>
                </w:rPr>
                <w:delText>numerator's manual</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B7F076" w14:textId="50340C2B" w:rsidR="00256429" w:rsidRPr="002E5C79" w:rsidDel="008D26A9" w:rsidRDefault="00256429">
            <w:pPr>
              <w:pStyle w:val="ListParagraph"/>
              <w:spacing w:after="0" w:line="276" w:lineRule="auto"/>
              <w:jc w:val="both"/>
              <w:rPr>
                <w:del w:id="20179" w:author="Rachel Shipsey" w:date="2025-06-23T15:21:00Z"/>
                <w:rFonts w:eastAsia="Times New Roman" w:cs="Arial"/>
                <w:sz w:val="18"/>
                <w:szCs w:val="18"/>
              </w:rPr>
              <w:pPrChange w:id="20180" w:author="Rachel Shipsey" w:date="2025-06-23T15:41:00Z">
                <w:pPr>
                  <w:framePr w:hSpace="180" w:wrap="around" w:vAnchor="text" w:hAnchor="margin" w:xAlign="center" w:y="-4623"/>
                </w:pPr>
              </w:pPrChange>
            </w:pPr>
            <w:del w:id="20181"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E4C211" w14:textId="2A82EE71" w:rsidR="00256429" w:rsidRPr="002E5C79" w:rsidDel="008D26A9" w:rsidRDefault="00256429">
            <w:pPr>
              <w:pStyle w:val="ListParagraph"/>
              <w:spacing w:after="0" w:line="276" w:lineRule="auto"/>
              <w:jc w:val="both"/>
              <w:rPr>
                <w:del w:id="20182" w:author="Rachel Shipsey" w:date="2025-06-23T15:21:00Z"/>
                <w:rFonts w:eastAsia="Times New Roman" w:cs="Arial"/>
                <w:color w:val="000000"/>
                <w:sz w:val="18"/>
                <w:szCs w:val="18"/>
              </w:rPr>
              <w:pPrChange w:id="20183" w:author="Rachel Shipsey" w:date="2025-06-23T15:41:00Z">
                <w:pPr>
                  <w:framePr w:hSpace="180" w:wrap="around" w:vAnchor="text" w:hAnchor="margin" w:xAlign="center" w:y="-4623"/>
                  <w:jc w:val="right"/>
                </w:pPr>
              </w:pPrChange>
            </w:pPr>
            <w:del w:id="20184" w:author="Rachel Shipsey" w:date="2025-06-23T15:21:00Z">
              <w:r w:rsidRPr="002E5C79" w:rsidDel="008D26A9">
                <w:rPr>
                  <w:rFonts w:eastAsia="Times New Roman" w:cs="Arial"/>
                  <w:color w:val="000000"/>
                  <w:sz w:val="18"/>
                  <w:szCs w:val="18"/>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F5C245" w14:textId="7C2B0E65" w:rsidR="00256429" w:rsidRPr="002E5C79" w:rsidDel="008D26A9" w:rsidRDefault="00256429">
            <w:pPr>
              <w:pStyle w:val="ListParagraph"/>
              <w:spacing w:after="0" w:line="276" w:lineRule="auto"/>
              <w:jc w:val="both"/>
              <w:rPr>
                <w:del w:id="20185" w:author="Rachel Shipsey" w:date="2025-06-23T15:21:00Z"/>
                <w:rFonts w:eastAsia="Times New Roman" w:cs="Arial"/>
                <w:color w:val="000000"/>
                <w:sz w:val="20"/>
                <w:szCs w:val="20"/>
              </w:rPr>
              <w:pPrChange w:id="20186" w:author="Rachel Shipsey" w:date="2025-06-23T15:41:00Z">
                <w:pPr>
                  <w:framePr w:hSpace="180" w:wrap="around" w:vAnchor="text" w:hAnchor="margin" w:xAlign="center" w:y="-4623"/>
                  <w:jc w:val="right"/>
                </w:pPr>
              </w:pPrChange>
            </w:pPr>
            <w:del w:id="20187" w:author="Rachel Shipsey" w:date="2025-06-23T15:21:00Z">
              <w:r w:rsidRPr="002E5C79" w:rsidDel="008D26A9">
                <w:rPr>
                  <w:rFonts w:eastAsia="Times New Roman" w:cs="Arial"/>
                  <w:color w:val="000000"/>
                  <w:sz w:val="20"/>
                  <w:szCs w:val="20"/>
                </w:rPr>
                <w:delText>2.0</w:delText>
              </w:r>
            </w:del>
          </w:p>
        </w:tc>
      </w:tr>
      <w:tr w:rsidR="0042434B" w:rsidRPr="002E5C79" w:rsidDel="008D26A9" w14:paraId="29DEF11E" w14:textId="1CC24C00" w:rsidTr="006F14FD">
        <w:trPr>
          <w:trHeight w:val="264"/>
          <w:del w:id="2018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0E2D6C" w14:textId="6EB9B08A" w:rsidR="00256429" w:rsidRPr="002E5C79" w:rsidDel="008D26A9" w:rsidRDefault="00256429">
            <w:pPr>
              <w:pStyle w:val="ListParagraph"/>
              <w:spacing w:after="0" w:line="276" w:lineRule="auto"/>
              <w:jc w:val="both"/>
              <w:rPr>
                <w:del w:id="20189" w:author="Rachel Shipsey" w:date="2025-06-23T15:21:00Z"/>
                <w:rFonts w:eastAsia="Times New Roman" w:cs="Arial"/>
                <w:color w:val="000000"/>
                <w:sz w:val="18"/>
                <w:szCs w:val="18"/>
              </w:rPr>
              <w:pPrChange w:id="20190" w:author="Rachel Shipsey" w:date="2025-06-23T15:41:00Z">
                <w:pPr>
                  <w:framePr w:hSpace="180" w:wrap="around" w:vAnchor="text" w:hAnchor="margin" w:xAlign="center" w:y="-4623"/>
                  <w:jc w:val="right"/>
                </w:pPr>
              </w:pPrChange>
            </w:pPr>
            <w:del w:id="20191" w:author="Rachel Shipsey" w:date="2025-06-23T15:21:00Z">
              <w:r w:rsidRPr="002E5C79" w:rsidDel="008D26A9">
                <w:rPr>
                  <w:rFonts w:eastAsia="Times New Roman" w:cs="Arial"/>
                  <w:color w:val="000000"/>
                  <w:sz w:val="18"/>
                  <w:szCs w:val="18"/>
                </w:rPr>
                <w:delText>6</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F15B2F" w14:textId="4CB15D51" w:rsidR="00256429" w:rsidRPr="002E5C79" w:rsidDel="008D26A9" w:rsidRDefault="00256429">
            <w:pPr>
              <w:pStyle w:val="ListParagraph"/>
              <w:spacing w:after="0" w:line="276" w:lineRule="auto"/>
              <w:jc w:val="both"/>
              <w:rPr>
                <w:del w:id="20192" w:author="Rachel Shipsey" w:date="2025-06-23T15:21:00Z"/>
                <w:rFonts w:eastAsia="Times New Roman" w:cs="Arial"/>
                <w:b/>
                <w:bCs/>
                <w:color w:val="000000"/>
                <w:sz w:val="18"/>
                <w:szCs w:val="18"/>
              </w:rPr>
              <w:pPrChange w:id="20193" w:author="Rachel Shipsey" w:date="2025-06-23T15:41:00Z">
                <w:pPr>
                  <w:framePr w:hSpace="180" w:wrap="around" w:vAnchor="text" w:hAnchor="margin" w:xAlign="center" w:y="-4623"/>
                </w:pPr>
              </w:pPrChange>
            </w:pPr>
            <w:del w:id="20194" w:author="Rachel Shipsey" w:date="2025-06-23T15:21:00Z">
              <w:r w:rsidRPr="002E5C79" w:rsidDel="008D26A9">
                <w:rPr>
                  <w:rFonts w:eastAsia="Times New Roman" w:cs="Arial"/>
                  <w:b/>
                  <w:bCs/>
                  <w:color w:val="000000"/>
                  <w:sz w:val="18"/>
                  <w:szCs w:val="18"/>
                </w:rPr>
                <w:delText>Development of census tabulation and analysis plan</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43D07A" w14:textId="4B55CA3C" w:rsidR="00256429" w:rsidRPr="002E5C79" w:rsidDel="008D26A9" w:rsidRDefault="00256429">
            <w:pPr>
              <w:pStyle w:val="ListParagraph"/>
              <w:spacing w:after="0" w:line="276" w:lineRule="auto"/>
              <w:jc w:val="both"/>
              <w:rPr>
                <w:del w:id="20195" w:author="Rachel Shipsey" w:date="2025-06-23T15:21:00Z"/>
                <w:rFonts w:eastAsia="Times New Roman" w:cs="Arial"/>
                <w:b/>
                <w:bCs/>
                <w:color w:val="000000"/>
                <w:sz w:val="18"/>
                <w:szCs w:val="18"/>
              </w:rPr>
              <w:pPrChange w:id="20196"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A186D9" w14:textId="353C4986" w:rsidR="00256429" w:rsidRPr="002E5C79" w:rsidDel="008D26A9" w:rsidRDefault="00256429">
            <w:pPr>
              <w:pStyle w:val="ListParagraph"/>
              <w:spacing w:after="0" w:line="276" w:lineRule="auto"/>
              <w:jc w:val="both"/>
              <w:rPr>
                <w:del w:id="20197" w:author="Rachel Shipsey" w:date="2025-06-23T15:21:00Z"/>
                <w:rFonts w:eastAsia="Times New Roman" w:cs="Arial"/>
                <w:sz w:val="18"/>
                <w:szCs w:val="18"/>
              </w:rPr>
              <w:pPrChange w:id="20198"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03A933" w14:textId="1A97D5AD" w:rsidR="00256429" w:rsidRPr="002E5C79" w:rsidDel="008D26A9" w:rsidRDefault="00256429">
            <w:pPr>
              <w:pStyle w:val="ListParagraph"/>
              <w:spacing w:after="0" w:line="276" w:lineRule="auto"/>
              <w:jc w:val="both"/>
              <w:rPr>
                <w:del w:id="20199" w:author="Rachel Shipsey" w:date="2025-06-23T15:21:00Z"/>
                <w:rFonts w:eastAsia="Times New Roman" w:cs="Arial"/>
                <w:color w:val="000000"/>
                <w:sz w:val="18"/>
                <w:szCs w:val="18"/>
              </w:rPr>
              <w:pPrChange w:id="20200" w:author="Rachel Shipsey" w:date="2025-06-23T15:41:00Z">
                <w:pPr>
                  <w:framePr w:hSpace="180" w:wrap="around" w:vAnchor="text" w:hAnchor="margin" w:xAlign="center" w:y="-4623"/>
                </w:pPr>
              </w:pPrChange>
            </w:pPr>
            <w:del w:id="20201" w:author="Rachel Shipsey" w:date="2025-06-23T15:21:00Z">
              <w:r w:rsidRPr="002E5C79" w:rsidDel="008D26A9">
                <w:rPr>
                  <w:rFonts w:eastAsia="Times New Roman" w:cs="Arial"/>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7EFDE4" w14:textId="4DED1EC5" w:rsidR="00256429" w:rsidRPr="002E5C79" w:rsidDel="008D26A9" w:rsidRDefault="00256429">
            <w:pPr>
              <w:pStyle w:val="ListParagraph"/>
              <w:spacing w:after="0" w:line="276" w:lineRule="auto"/>
              <w:jc w:val="both"/>
              <w:rPr>
                <w:del w:id="20202" w:author="Rachel Shipsey" w:date="2025-06-23T15:21:00Z"/>
                <w:rFonts w:eastAsia="Times New Roman" w:cs="Arial"/>
                <w:color w:val="000000"/>
                <w:sz w:val="20"/>
                <w:szCs w:val="20"/>
              </w:rPr>
              <w:pPrChange w:id="20203" w:author="Rachel Shipsey" w:date="2025-06-23T15:41:00Z">
                <w:pPr>
                  <w:framePr w:hSpace="180" w:wrap="around" w:vAnchor="text" w:hAnchor="margin" w:xAlign="center" w:y="-4623"/>
                </w:pPr>
              </w:pPrChange>
            </w:pPr>
          </w:p>
        </w:tc>
      </w:tr>
      <w:tr w:rsidR="0042434B" w:rsidRPr="002E5C79" w:rsidDel="008D26A9" w14:paraId="782DA70A" w14:textId="179A1309" w:rsidTr="006F14FD">
        <w:trPr>
          <w:trHeight w:val="264"/>
          <w:del w:id="2020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D4C4D7" w14:textId="106739E9" w:rsidR="00256429" w:rsidRPr="002E5C79" w:rsidDel="008D26A9" w:rsidRDefault="00256429">
            <w:pPr>
              <w:pStyle w:val="ListParagraph"/>
              <w:spacing w:after="0" w:line="276" w:lineRule="auto"/>
              <w:jc w:val="both"/>
              <w:rPr>
                <w:del w:id="20205" w:author="Rachel Shipsey" w:date="2025-06-23T15:21:00Z"/>
                <w:rFonts w:eastAsia="Times New Roman" w:cs="Arial"/>
                <w:color w:val="000000"/>
                <w:sz w:val="18"/>
                <w:szCs w:val="18"/>
              </w:rPr>
              <w:pPrChange w:id="20206" w:author="Rachel Shipsey" w:date="2025-06-23T15:41:00Z">
                <w:pPr>
                  <w:framePr w:hSpace="180" w:wrap="around" w:vAnchor="text" w:hAnchor="margin" w:xAlign="center" w:y="-4623"/>
                  <w:jc w:val="right"/>
                </w:pPr>
              </w:pPrChange>
            </w:pPr>
            <w:del w:id="20207" w:author="Rachel Shipsey" w:date="2025-06-23T15:21:00Z">
              <w:r w:rsidRPr="002E5C79" w:rsidDel="008D26A9">
                <w:rPr>
                  <w:rFonts w:eastAsia="Times New Roman" w:cs="Arial"/>
                  <w:color w:val="000000"/>
                  <w:sz w:val="18"/>
                  <w:szCs w:val="18"/>
                </w:rPr>
                <w:delText>7</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906E1B" w14:textId="2D25D914" w:rsidR="00256429" w:rsidRPr="002E5C79" w:rsidDel="008D26A9" w:rsidRDefault="00256429">
            <w:pPr>
              <w:pStyle w:val="ListParagraph"/>
              <w:spacing w:after="0" w:line="276" w:lineRule="auto"/>
              <w:jc w:val="both"/>
              <w:rPr>
                <w:del w:id="20208" w:author="Rachel Shipsey" w:date="2025-06-23T15:21:00Z"/>
                <w:rFonts w:eastAsia="Times New Roman" w:cs="Arial"/>
                <w:b/>
                <w:bCs/>
                <w:color w:val="000000"/>
                <w:sz w:val="18"/>
                <w:szCs w:val="18"/>
              </w:rPr>
              <w:pPrChange w:id="20209" w:author="Rachel Shipsey" w:date="2025-06-23T15:41:00Z">
                <w:pPr>
                  <w:framePr w:hSpace="180" w:wrap="around" w:vAnchor="text" w:hAnchor="margin" w:xAlign="center" w:y="-4623"/>
                </w:pPr>
              </w:pPrChange>
            </w:pPr>
            <w:del w:id="20210" w:author="Rachel Shipsey" w:date="2025-06-23T15:21:00Z">
              <w:r w:rsidRPr="002E5C79" w:rsidDel="008D26A9">
                <w:rPr>
                  <w:rFonts w:eastAsia="Times New Roman" w:cs="Arial"/>
                  <w:b/>
                  <w:bCs/>
                  <w:color w:val="000000"/>
                  <w:sz w:val="18"/>
                  <w:szCs w:val="18"/>
                </w:rPr>
                <w:delText>Design manual for supervisors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DCE144" w14:textId="2005960E" w:rsidR="00256429" w:rsidRPr="002E5C79" w:rsidDel="008D26A9" w:rsidRDefault="00256429">
            <w:pPr>
              <w:pStyle w:val="ListParagraph"/>
              <w:spacing w:after="0" w:line="276" w:lineRule="auto"/>
              <w:jc w:val="both"/>
              <w:rPr>
                <w:del w:id="20211" w:author="Rachel Shipsey" w:date="2025-06-23T15:21:00Z"/>
                <w:rFonts w:eastAsia="Times New Roman" w:cs="Arial"/>
                <w:b/>
                <w:bCs/>
                <w:color w:val="000000"/>
                <w:sz w:val="18"/>
                <w:szCs w:val="18"/>
              </w:rPr>
              <w:pPrChange w:id="20212"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BAD747" w14:textId="115A5CFF" w:rsidR="00256429" w:rsidRPr="002E5C79" w:rsidDel="008D26A9" w:rsidRDefault="00256429">
            <w:pPr>
              <w:pStyle w:val="ListParagraph"/>
              <w:spacing w:after="0" w:line="276" w:lineRule="auto"/>
              <w:jc w:val="both"/>
              <w:rPr>
                <w:del w:id="20213" w:author="Rachel Shipsey" w:date="2025-06-23T15:21:00Z"/>
                <w:rFonts w:eastAsia="Times New Roman" w:cs="Arial"/>
                <w:sz w:val="18"/>
                <w:szCs w:val="18"/>
              </w:rPr>
              <w:pPrChange w:id="20214"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E283E5" w14:textId="07DF290B" w:rsidR="00256429" w:rsidRPr="002E5C79" w:rsidDel="008D26A9" w:rsidRDefault="00256429">
            <w:pPr>
              <w:pStyle w:val="ListParagraph"/>
              <w:spacing w:after="0" w:line="276" w:lineRule="auto"/>
              <w:jc w:val="both"/>
              <w:rPr>
                <w:del w:id="20215" w:author="Rachel Shipsey" w:date="2025-06-23T15:21:00Z"/>
                <w:rFonts w:eastAsia="Times New Roman" w:cs="Arial"/>
                <w:color w:val="000000"/>
                <w:sz w:val="18"/>
                <w:szCs w:val="18"/>
              </w:rPr>
              <w:pPrChange w:id="20216" w:author="Rachel Shipsey" w:date="2025-06-23T15:41:00Z">
                <w:pPr>
                  <w:framePr w:hSpace="180" w:wrap="around" w:vAnchor="text" w:hAnchor="margin" w:xAlign="center" w:y="-4623"/>
                </w:pPr>
              </w:pPrChange>
            </w:pPr>
            <w:del w:id="20217" w:author="Rachel Shipsey" w:date="2025-06-23T15:21:00Z">
              <w:r w:rsidRPr="002E5C79" w:rsidDel="008D26A9">
                <w:rPr>
                  <w:rFonts w:eastAsia="Times New Roman" w:cs="Arial"/>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EACFAC" w14:textId="1736424C" w:rsidR="00256429" w:rsidRPr="002E5C79" w:rsidDel="008D26A9" w:rsidRDefault="00256429">
            <w:pPr>
              <w:pStyle w:val="ListParagraph"/>
              <w:spacing w:after="0" w:line="276" w:lineRule="auto"/>
              <w:jc w:val="both"/>
              <w:rPr>
                <w:del w:id="20218" w:author="Rachel Shipsey" w:date="2025-06-23T15:21:00Z"/>
                <w:rFonts w:eastAsia="Times New Roman" w:cs="Arial"/>
                <w:color w:val="000000"/>
                <w:sz w:val="20"/>
                <w:szCs w:val="20"/>
              </w:rPr>
              <w:pPrChange w:id="20219" w:author="Rachel Shipsey" w:date="2025-06-23T15:41:00Z">
                <w:pPr>
                  <w:framePr w:hSpace="180" w:wrap="around" w:vAnchor="text" w:hAnchor="margin" w:xAlign="center" w:y="-4623"/>
                </w:pPr>
              </w:pPrChange>
            </w:pPr>
          </w:p>
        </w:tc>
      </w:tr>
      <w:tr w:rsidR="0042434B" w:rsidRPr="002E5C79" w:rsidDel="008D26A9" w14:paraId="290F2366" w14:textId="75B469EF" w:rsidTr="006F14FD">
        <w:trPr>
          <w:trHeight w:val="264"/>
          <w:del w:id="20220"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6E1542" w14:textId="7CF9F64D" w:rsidR="00256429" w:rsidRPr="002E5C79" w:rsidDel="008D26A9" w:rsidRDefault="00256429">
            <w:pPr>
              <w:pStyle w:val="ListParagraph"/>
              <w:spacing w:after="0" w:line="276" w:lineRule="auto"/>
              <w:jc w:val="both"/>
              <w:rPr>
                <w:del w:id="20221" w:author="Rachel Shipsey" w:date="2025-06-23T15:21:00Z"/>
                <w:rFonts w:eastAsia="Times New Roman" w:cs="Arial"/>
                <w:color w:val="000000"/>
                <w:sz w:val="18"/>
                <w:szCs w:val="18"/>
              </w:rPr>
              <w:pPrChange w:id="20222" w:author="Rachel Shipsey" w:date="2025-06-23T15:41:00Z">
                <w:pPr>
                  <w:framePr w:hSpace="180" w:wrap="around" w:vAnchor="text" w:hAnchor="margin" w:xAlign="center" w:y="-4623"/>
                </w:pPr>
              </w:pPrChange>
            </w:pPr>
            <w:del w:id="20223"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324ABC" w14:textId="4C11FB67" w:rsidR="00256429" w:rsidRPr="002E5C79" w:rsidDel="008D26A9" w:rsidRDefault="00256429">
            <w:pPr>
              <w:pStyle w:val="ListParagraph"/>
              <w:spacing w:after="0" w:line="276" w:lineRule="auto"/>
              <w:jc w:val="both"/>
              <w:rPr>
                <w:del w:id="20224" w:author="Rachel Shipsey" w:date="2025-06-23T15:21:00Z"/>
                <w:rFonts w:eastAsia="Times New Roman" w:cs="Arial"/>
                <w:color w:val="000000"/>
                <w:sz w:val="18"/>
                <w:szCs w:val="18"/>
              </w:rPr>
              <w:pPrChange w:id="20225" w:author="Rachel Shipsey" w:date="2025-06-23T15:41:00Z">
                <w:pPr>
                  <w:framePr w:hSpace="180" w:wrap="around" w:vAnchor="text" w:hAnchor="margin" w:xAlign="center" w:y="-4623"/>
                  <w:ind w:left="328"/>
                </w:pPr>
              </w:pPrChange>
            </w:pPr>
            <w:del w:id="20226" w:author="Rachel Shipsey" w:date="2025-06-23T15:21:00Z">
              <w:r w:rsidRPr="002E5C79" w:rsidDel="008D26A9">
                <w:rPr>
                  <w:rFonts w:eastAsia="Times New Roman" w:cs="Arial"/>
                  <w:color w:val="000000"/>
                  <w:sz w:val="18"/>
                  <w:szCs w:val="18"/>
                </w:rPr>
                <w:delText xml:space="preserve">Update the Supervisor's manual and data transmittal procedures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69EC41" w14:textId="6CD6EB30" w:rsidR="00256429" w:rsidRPr="002E5C79" w:rsidDel="008D26A9" w:rsidRDefault="00256429">
            <w:pPr>
              <w:pStyle w:val="ListParagraph"/>
              <w:spacing w:after="0" w:line="276" w:lineRule="auto"/>
              <w:jc w:val="both"/>
              <w:rPr>
                <w:del w:id="20227" w:author="Rachel Shipsey" w:date="2025-06-23T15:21:00Z"/>
                <w:rFonts w:eastAsia="Times New Roman" w:cs="Arial"/>
                <w:color w:val="000000"/>
                <w:sz w:val="18"/>
                <w:szCs w:val="18"/>
              </w:rPr>
              <w:pPrChange w:id="20228" w:author="Rachel Shipsey" w:date="2025-06-23T15:41:00Z">
                <w:pPr>
                  <w:framePr w:hSpace="180" w:wrap="around" w:vAnchor="text" w:hAnchor="margin" w:xAlign="center" w:y="-4623"/>
                </w:pPr>
              </w:pPrChange>
            </w:pPr>
            <w:del w:id="20229" w:author="Rachel Shipsey" w:date="2025-06-23T15:21:00Z">
              <w:r w:rsidRPr="002E5C79" w:rsidDel="008D26A9">
                <w:rPr>
                  <w:rFonts w:eastAsia="Times New Roman" w:cs="Arial"/>
                  <w:color w:val="000000"/>
                  <w:sz w:val="18"/>
                  <w:szCs w:val="18"/>
                </w:rPr>
                <w:delText>Supervisor's manual</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997147" w14:textId="560F0697" w:rsidR="00256429" w:rsidRPr="002E5C79" w:rsidDel="008D26A9" w:rsidRDefault="00256429">
            <w:pPr>
              <w:pStyle w:val="ListParagraph"/>
              <w:spacing w:after="0" w:line="276" w:lineRule="auto"/>
              <w:jc w:val="both"/>
              <w:rPr>
                <w:del w:id="20230" w:author="Rachel Shipsey" w:date="2025-06-23T15:21:00Z"/>
                <w:rFonts w:eastAsia="Times New Roman" w:cs="Arial"/>
                <w:sz w:val="18"/>
                <w:szCs w:val="18"/>
              </w:rPr>
              <w:pPrChange w:id="20231" w:author="Rachel Shipsey" w:date="2025-06-23T15:41:00Z">
                <w:pPr>
                  <w:framePr w:hSpace="180" w:wrap="around" w:vAnchor="text" w:hAnchor="margin" w:xAlign="center" w:y="-4623"/>
                </w:pPr>
              </w:pPrChange>
            </w:pPr>
            <w:del w:id="20232"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E59775" w14:textId="60DEA9A0" w:rsidR="00256429" w:rsidRPr="002E5C79" w:rsidDel="008D26A9" w:rsidRDefault="00256429">
            <w:pPr>
              <w:pStyle w:val="ListParagraph"/>
              <w:spacing w:after="0" w:line="276" w:lineRule="auto"/>
              <w:jc w:val="both"/>
              <w:rPr>
                <w:del w:id="20233" w:author="Rachel Shipsey" w:date="2025-06-23T15:21:00Z"/>
                <w:rFonts w:eastAsia="Times New Roman" w:cs="Arial"/>
                <w:color w:val="000000"/>
                <w:sz w:val="18"/>
                <w:szCs w:val="18"/>
              </w:rPr>
              <w:pPrChange w:id="20234" w:author="Rachel Shipsey" w:date="2025-06-23T15:41:00Z">
                <w:pPr>
                  <w:framePr w:hSpace="180" w:wrap="around" w:vAnchor="text" w:hAnchor="margin" w:xAlign="center" w:y="-4623"/>
                  <w:jc w:val="right"/>
                </w:pPr>
              </w:pPrChange>
            </w:pPr>
            <w:del w:id="20235" w:author="Rachel Shipsey" w:date="2025-06-23T15:21:00Z">
              <w:r w:rsidRPr="002E5C79" w:rsidDel="008D26A9">
                <w:rPr>
                  <w:rFonts w:eastAsia="Times New Roman" w:cs="Arial"/>
                  <w:color w:val="000000"/>
                  <w:sz w:val="18"/>
                  <w:szCs w:val="18"/>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F04189" w14:textId="784B2416" w:rsidR="00256429" w:rsidRPr="002E5C79" w:rsidDel="008D26A9" w:rsidRDefault="00256429">
            <w:pPr>
              <w:pStyle w:val="ListParagraph"/>
              <w:spacing w:after="0" w:line="276" w:lineRule="auto"/>
              <w:jc w:val="both"/>
              <w:rPr>
                <w:del w:id="20236" w:author="Rachel Shipsey" w:date="2025-06-23T15:21:00Z"/>
                <w:rFonts w:eastAsia="Times New Roman" w:cs="Arial"/>
                <w:color w:val="000000"/>
                <w:sz w:val="20"/>
                <w:szCs w:val="20"/>
              </w:rPr>
              <w:pPrChange w:id="20237" w:author="Rachel Shipsey" w:date="2025-06-23T15:41:00Z">
                <w:pPr>
                  <w:framePr w:hSpace="180" w:wrap="around" w:vAnchor="text" w:hAnchor="margin" w:xAlign="center" w:y="-4623"/>
                  <w:jc w:val="right"/>
                </w:pPr>
              </w:pPrChange>
            </w:pPr>
            <w:del w:id="20238" w:author="Rachel Shipsey" w:date="2025-06-23T15:21:00Z">
              <w:r w:rsidRPr="002E5C79" w:rsidDel="008D26A9">
                <w:rPr>
                  <w:rFonts w:eastAsia="Times New Roman" w:cs="Arial"/>
                  <w:color w:val="000000"/>
                  <w:sz w:val="20"/>
                  <w:szCs w:val="20"/>
                </w:rPr>
                <w:delText>2.0</w:delText>
              </w:r>
            </w:del>
          </w:p>
        </w:tc>
      </w:tr>
      <w:tr w:rsidR="0042434B" w:rsidRPr="002E5C79" w:rsidDel="008D26A9" w14:paraId="172913A7" w14:textId="5AEA1A6A" w:rsidTr="006F14FD">
        <w:trPr>
          <w:trHeight w:val="264"/>
          <w:del w:id="2023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CDD8FF" w14:textId="2A8BA3DD" w:rsidR="00256429" w:rsidRPr="002E5C79" w:rsidDel="008D26A9" w:rsidRDefault="00256429">
            <w:pPr>
              <w:pStyle w:val="ListParagraph"/>
              <w:spacing w:after="0" w:line="276" w:lineRule="auto"/>
              <w:jc w:val="both"/>
              <w:rPr>
                <w:del w:id="20240" w:author="Rachel Shipsey" w:date="2025-06-23T15:21:00Z"/>
                <w:rFonts w:eastAsia="Times New Roman" w:cs="Arial"/>
                <w:color w:val="000000"/>
                <w:sz w:val="18"/>
                <w:szCs w:val="18"/>
              </w:rPr>
              <w:pPrChange w:id="20241" w:author="Rachel Shipsey" w:date="2025-06-23T15:41:00Z">
                <w:pPr>
                  <w:framePr w:hSpace="180" w:wrap="around" w:vAnchor="text" w:hAnchor="margin" w:xAlign="center" w:y="-4623"/>
                  <w:jc w:val="right"/>
                </w:pPr>
              </w:pPrChange>
            </w:pPr>
            <w:del w:id="20242" w:author="Rachel Shipsey" w:date="2025-06-23T15:21:00Z">
              <w:r w:rsidRPr="002E5C79" w:rsidDel="008D26A9">
                <w:rPr>
                  <w:rFonts w:eastAsia="Times New Roman" w:cs="Arial"/>
                  <w:color w:val="000000"/>
                  <w:sz w:val="18"/>
                  <w:szCs w:val="18"/>
                </w:rPr>
                <w:delText>8</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0A796B" w14:textId="69CB0D94" w:rsidR="00256429" w:rsidRPr="002E5C79" w:rsidDel="008D26A9" w:rsidRDefault="00256429">
            <w:pPr>
              <w:pStyle w:val="ListParagraph"/>
              <w:spacing w:after="0" w:line="276" w:lineRule="auto"/>
              <w:jc w:val="both"/>
              <w:rPr>
                <w:del w:id="20243" w:author="Rachel Shipsey" w:date="2025-06-23T15:21:00Z"/>
                <w:rFonts w:eastAsia="Times New Roman" w:cs="Arial"/>
                <w:b/>
                <w:bCs/>
                <w:color w:val="000000"/>
                <w:sz w:val="18"/>
                <w:szCs w:val="18"/>
              </w:rPr>
              <w:pPrChange w:id="20244" w:author="Rachel Shipsey" w:date="2025-06-23T15:41:00Z">
                <w:pPr>
                  <w:framePr w:hSpace="180" w:wrap="around" w:vAnchor="text" w:hAnchor="margin" w:xAlign="center" w:y="-4623"/>
                </w:pPr>
              </w:pPrChange>
            </w:pPr>
            <w:del w:id="20245" w:author="Rachel Shipsey" w:date="2025-06-23T15:21:00Z">
              <w:r w:rsidRPr="002E5C79" w:rsidDel="008D26A9">
                <w:rPr>
                  <w:rFonts w:eastAsia="Times New Roman" w:cs="Arial"/>
                  <w:b/>
                  <w:bCs/>
                  <w:color w:val="000000"/>
                  <w:sz w:val="18"/>
                  <w:szCs w:val="18"/>
                </w:rPr>
                <w:delText>Design manual for editors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E0BBFD" w14:textId="2DD4DCB4" w:rsidR="00256429" w:rsidRPr="002E5C79" w:rsidDel="008D26A9" w:rsidRDefault="00256429">
            <w:pPr>
              <w:pStyle w:val="ListParagraph"/>
              <w:spacing w:after="0" w:line="276" w:lineRule="auto"/>
              <w:jc w:val="both"/>
              <w:rPr>
                <w:del w:id="20246" w:author="Rachel Shipsey" w:date="2025-06-23T15:21:00Z"/>
                <w:rFonts w:eastAsia="Times New Roman" w:cs="Arial"/>
                <w:b/>
                <w:bCs/>
                <w:color w:val="000000"/>
                <w:sz w:val="18"/>
                <w:szCs w:val="18"/>
              </w:rPr>
              <w:pPrChange w:id="20247"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C98A2A4" w14:textId="5A23BB7B" w:rsidR="00256429" w:rsidRPr="002E5C79" w:rsidDel="008D26A9" w:rsidRDefault="00256429">
            <w:pPr>
              <w:pStyle w:val="ListParagraph"/>
              <w:spacing w:after="0" w:line="276" w:lineRule="auto"/>
              <w:jc w:val="both"/>
              <w:rPr>
                <w:del w:id="20248" w:author="Rachel Shipsey" w:date="2025-06-23T15:21:00Z"/>
                <w:rFonts w:eastAsia="Times New Roman" w:cs="Arial"/>
                <w:sz w:val="18"/>
                <w:szCs w:val="18"/>
              </w:rPr>
              <w:pPrChange w:id="20249"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F75DE9" w14:textId="4A5892AA" w:rsidR="00256429" w:rsidRPr="002E5C79" w:rsidDel="008D26A9" w:rsidRDefault="00256429">
            <w:pPr>
              <w:pStyle w:val="ListParagraph"/>
              <w:spacing w:after="0" w:line="276" w:lineRule="auto"/>
              <w:jc w:val="both"/>
              <w:rPr>
                <w:del w:id="20250" w:author="Rachel Shipsey" w:date="2025-06-23T15:21:00Z"/>
                <w:rFonts w:eastAsia="Times New Roman" w:cs="Arial"/>
                <w:color w:val="000000"/>
                <w:sz w:val="18"/>
                <w:szCs w:val="18"/>
              </w:rPr>
              <w:pPrChange w:id="20251" w:author="Rachel Shipsey" w:date="2025-06-23T15:41:00Z">
                <w:pPr>
                  <w:framePr w:hSpace="180" w:wrap="around" w:vAnchor="text" w:hAnchor="margin" w:xAlign="center" w:y="-4623"/>
                </w:pPr>
              </w:pPrChange>
            </w:pPr>
            <w:del w:id="20252" w:author="Rachel Shipsey" w:date="2025-06-23T15:21:00Z">
              <w:r w:rsidRPr="002E5C79" w:rsidDel="008D26A9">
                <w:rPr>
                  <w:rFonts w:eastAsia="Times New Roman" w:cs="Arial"/>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DA5CDB" w14:textId="42FF659D" w:rsidR="00256429" w:rsidRPr="002E5C79" w:rsidDel="008D26A9" w:rsidRDefault="00256429">
            <w:pPr>
              <w:pStyle w:val="ListParagraph"/>
              <w:spacing w:after="0" w:line="276" w:lineRule="auto"/>
              <w:jc w:val="both"/>
              <w:rPr>
                <w:del w:id="20253" w:author="Rachel Shipsey" w:date="2025-06-23T15:21:00Z"/>
                <w:rFonts w:eastAsia="Times New Roman" w:cs="Arial"/>
                <w:color w:val="000000"/>
                <w:sz w:val="20"/>
                <w:szCs w:val="20"/>
              </w:rPr>
              <w:pPrChange w:id="20254" w:author="Rachel Shipsey" w:date="2025-06-23T15:41:00Z">
                <w:pPr>
                  <w:framePr w:hSpace="180" w:wrap="around" w:vAnchor="text" w:hAnchor="margin" w:xAlign="center" w:y="-4623"/>
                </w:pPr>
              </w:pPrChange>
            </w:pPr>
          </w:p>
        </w:tc>
      </w:tr>
      <w:tr w:rsidR="0042434B" w:rsidRPr="002E5C79" w:rsidDel="008D26A9" w14:paraId="260761B6" w14:textId="165EE3E0" w:rsidTr="006F14FD">
        <w:trPr>
          <w:trHeight w:val="264"/>
          <w:del w:id="20255"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E3BC32" w14:textId="584A1D49" w:rsidR="00256429" w:rsidRPr="002E5C79" w:rsidDel="008D26A9" w:rsidRDefault="00256429">
            <w:pPr>
              <w:pStyle w:val="ListParagraph"/>
              <w:spacing w:after="0" w:line="276" w:lineRule="auto"/>
              <w:jc w:val="both"/>
              <w:rPr>
                <w:del w:id="20256" w:author="Rachel Shipsey" w:date="2025-06-23T15:21:00Z"/>
                <w:rFonts w:eastAsia="Times New Roman" w:cs="Arial"/>
                <w:color w:val="000000"/>
                <w:sz w:val="18"/>
                <w:szCs w:val="18"/>
              </w:rPr>
              <w:pPrChange w:id="20257" w:author="Rachel Shipsey" w:date="2025-06-23T15:41:00Z">
                <w:pPr>
                  <w:framePr w:hSpace="180" w:wrap="around" w:vAnchor="text" w:hAnchor="margin" w:xAlign="center" w:y="-4623"/>
                </w:pPr>
              </w:pPrChange>
            </w:pPr>
            <w:del w:id="20258"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B78B6D" w14:textId="263DEEA4" w:rsidR="00256429" w:rsidRPr="002E5C79" w:rsidDel="008D26A9" w:rsidRDefault="00256429">
            <w:pPr>
              <w:pStyle w:val="ListParagraph"/>
              <w:spacing w:after="0" w:line="276" w:lineRule="auto"/>
              <w:jc w:val="both"/>
              <w:rPr>
                <w:del w:id="20259" w:author="Rachel Shipsey" w:date="2025-06-23T15:21:00Z"/>
                <w:rFonts w:eastAsia="Times New Roman" w:cs="Arial"/>
                <w:color w:val="000000"/>
                <w:sz w:val="18"/>
                <w:szCs w:val="18"/>
              </w:rPr>
              <w:pPrChange w:id="20260" w:author="Rachel Shipsey" w:date="2025-06-23T15:41:00Z">
                <w:pPr>
                  <w:framePr w:hSpace="180" w:wrap="around" w:vAnchor="text" w:hAnchor="margin" w:xAlign="center" w:y="-4623"/>
                  <w:ind w:left="328"/>
                </w:pPr>
              </w:pPrChange>
            </w:pPr>
            <w:del w:id="20261" w:author="Rachel Shipsey" w:date="2025-06-23T15:21:00Z">
              <w:r w:rsidRPr="002E5C79" w:rsidDel="008D26A9">
                <w:rPr>
                  <w:rFonts w:eastAsia="Times New Roman" w:cs="Arial"/>
                  <w:color w:val="000000"/>
                  <w:sz w:val="18"/>
                  <w:szCs w:val="18"/>
                </w:rPr>
                <w:delText xml:space="preserve">Develop guidelines that will be used to qualitatively and quantitatively evaluate the questionnaire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6CB674" w14:textId="53D258BA" w:rsidR="00256429" w:rsidRPr="002E5C79" w:rsidDel="008D26A9" w:rsidRDefault="00256429">
            <w:pPr>
              <w:pStyle w:val="ListParagraph"/>
              <w:spacing w:after="0" w:line="276" w:lineRule="auto"/>
              <w:jc w:val="both"/>
              <w:rPr>
                <w:del w:id="20262" w:author="Rachel Shipsey" w:date="2025-06-23T15:21:00Z"/>
                <w:rFonts w:eastAsia="Times New Roman" w:cs="Arial"/>
                <w:color w:val="000000"/>
                <w:sz w:val="18"/>
                <w:szCs w:val="18"/>
              </w:rPr>
              <w:pPrChange w:id="20263" w:author="Rachel Shipsey" w:date="2025-06-23T15:41:00Z">
                <w:pPr>
                  <w:framePr w:hSpace="180" w:wrap="around" w:vAnchor="text" w:hAnchor="margin" w:xAlign="center" w:y="-4623"/>
                </w:pPr>
              </w:pPrChange>
            </w:pPr>
            <w:del w:id="20264" w:author="Rachel Shipsey" w:date="2025-06-23T15:21:00Z">
              <w:r w:rsidDel="008D26A9">
                <w:rPr>
                  <w:rFonts w:eastAsia="Times New Roman" w:cs="Arial"/>
                  <w:color w:val="000000"/>
                  <w:sz w:val="18"/>
                  <w:szCs w:val="18"/>
                </w:rPr>
                <w:delText>Editing guidelines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A06285" w14:textId="11871D40" w:rsidR="00256429" w:rsidRPr="002E5C79" w:rsidDel="008D26A9" w:rsidRDefault="00256429">
            <w:pPr>
              <w:pStyle w:val="ListParagraph"/>
              <w:spacing w:after="0" w:line="276" w:lineRule="auto"/>
              <w:jc w:val="both"/>
              <w:rPr>
                <w:del w:id="20265" w:author="Rachel Shipsey" w:date="2025-06-23T15:21:00Z"/>
                <w:rFonts w:eastAsia="Times New Roman" w:cs="Arial"/>
                <w:sz w:val="18"/>
                <w:szCs w:val="18"/>
              </w:rPr>
              <w:pPrChange w:id="20266" w:author="Rachel Shipsey" w:date="2025-06-23T15:41:00Z">
                <w:pPr>
                  <w:framePr w:hSpace="180" w:wrap="around" w:vAnchor="text" w:hAnchor="margin" w:xAlign="center" w:y="-4623"/>
                </w:pPr>
              </w:pPrChange>
            </w:pPr>
            <w:del w:id="20267"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77CC9E" w14:textId="69EFBEE4" w:rsidR="00256429" w:rsidRPr="002E5C79" w:rsidDel="008D26A9" w:rsidRDefault="00256429">
            <w:pPr>
              <w:pStyle w:val="ListParagraph"/>
              <w:spacing w:after="0" w:line="276" w:lineRule="auto"/>
              <w:jc w:val="both"/>
              <w:rPr>
                <w:del w:id="20268" w:author="Rachel Shipsey" w:date="2025-06-23T15:21:00Z"/>
                <w:rFonts w:eastAsia="Times New Roman" w:cs="Arial"/>
                <w:color w:val="000000"/>
                <w:sz w:val="18"/>
                <w:szCs w:val="18"/>
              </w:rPr>
              <w:pPrChange w:id="20269" w:author="Rachel Shipsey" w:date="2025-06-23T15:41:00Z">
                <w:pPr>
                  <w:framePr w:hSpace="180" w:wrap="around" w:vAnchor="text" w:hAnchor="margin" w:xAlign="center" w:y="-4623"/>
                  <w:jc w:val="right"/>
                </w:pPr>
              </w:pPrChange>
            </w:pPr>
            <w:del w:id="20270" w:author="Rachel Shipsey" w:date="2025-06-23T15:21:00Z">
              <w:r w:rsidRPr="002E5C79" w:rsidDel="008D26A9">
                <w:rPr>
                  <w:rFonts w:eastAsia="Times New Roman" w:cs="Arial"/>
                  <w:color w:val="000000"/>
                  <w:sz w:val="18"/>
                  <w:szCs w:val="18"/>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F1A9AE" w14:textId="69B315F9" w:rsidR="00256429" w:rsidRPr="002E5C79" w:rsidDel="008D26A9" w:rsidRDefault="00256429">
            <w:pPr>
              <w:pStyle w:val="ListParagraph"/>
              <w:spacing w:after="0" w:line="276" w:lineRule="auto"/>
              <w:jc w:val="both"/>
              <w:rPr>
                <w:del w:id="20271" w:author="Rachel Shipsey" w:date="2025-06-23T15:21:00Z"/>
                <w:rFonts w:eastAsia="Times New Roman" w:cs="Arial"/>
                <w:color w:val="000000"/>
                <w:sz w:val="20"/>
                <w:szCs w:val="20"/>
              </w:rPr>
              <w:pPrChange w:id="20272" w:author="Rachel Shipsey" w:date="2025-06-23T15:41:00Z">
                <w:pPr>
                  <w:framePr w:hSpace="180" w:wrap="around" w:vAnchor="text" w:hAnchor="margin" w:xAlign="center" w:y="-4623"/>
                  <w:jc w:val="right"/>
                </w:pPr>
              </w:pPrChange>
            </w:pPr>
            <w:del w:id="20273" w:author="Rachel Shipsey" w:date="2025-06-23T15:21:00Z">
              <w:r w:rsidRPr="002E5C79" w:rsidDel="008D26A9">
                <w:rPr>
                  <w:rFonts w:eastAsia="Times New Roman" w:cs="Arial"/>
                  <w:color w:val="000000"/>
                  <w:sz w:val="20"/>
                  <w:szCs w:val="20"/>
                </w:rPr>
                <w:delText>2.0</w:delText>
              </w:r>
            </w:del>
          </w:p>
        </w:tc>
      </w:tr>
      <w:tr w:rsidR="0042434B" w:rsidRPr="002E5C79" w:rsidDel="008D26A9" w14:paraId="542A0C62" w14:textId="4CB20327" w:rsidTr="006F14FD">
        <w:trPr>
          <w:trHeight w:val="264"/>
          <w:del w:id="2027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3C535F" w14:textId="5644F3AF" w:rsidR="00256429" w:rsidRPr="002E5C79" w:rsidDel="008D26A9" w:rsidRDefault="00256429">
            <w:pPr>
              <w:pStyle w:val="ListParagraph"/>
              <w:spacing w:after="0" w:line="276" w:lineRule="auto"/>
              <w:jc w:val="both"/>
              <w:rPr>
                <w:del w:id="20275" w:author="Rachel Shipsey" w:date="2025-06-23T15:21:00Z"/>
                <w:rFonts w:eastAsia="Times New Roman" w:cs="Arial"/>
                <w:color w:val="000000"/>
                <w:sz w:val="18"/>
                <w:szCs w:val="18"/>
              </w:rPr>
              <w:pPrChange w:id="20276" w:author="Rachel Shipsey" w:date="2025-06-23T15:41:00Z">
                <w:pPr>
                  <w:framePr w:hSpace="180" w:wrap="around" w:vAnchor="text" w:hAnchor="margin" w:xAlign="center" w:y="-4623"/>
                  <w:jc w:val="right"/>
                </w:pPr>
              </w:pPrChange>
            </w:pPr>
            <w:del w:id="20277" w:author="Rachel Shipsey" w:date="2025-06-23T15:21:00Z">
              <w:r w:rsidRPr="002E5C79" w:rsidDel="008D26A9">
                <w:rPr>
                  <w:rFonts w:eastAsia="Times New Roman" w:cs="Arial"/>
                  <w:color w:val="000000"/>
                  <w:sz w:val="18"/>
                  <w:szCs w:val="18"/>
                </w:rPr>
                <w:delText>9</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57053B" w14:textId="3517CCC7" w:rsidR="00256429" w:rsidRPr="002E5C79" w:rsidDel="008D26A9" w:rsidRDefault="00256429">
            <w:pPr>
              <w:pStyle w:val="ListParagraph"/>
              <w:spacing w:after="0" w:line="276" w:lineRule="auto"/>
              <w:jc w:val="both"/>
              <w:rPr>
                <w:del w:id="20278" w:author="Rachel Shipsey" w:date="2025-06-23T15:21:00Z"/>
                <w:rFonts w:eastAsia="Times New Roman" w:cs="Arial"/>
                <w:b/>
                <w:bCs/>
                <w:color w:val="000000"/>
                <w:sz w:val="18"/>
                <w:szCs w:val="18"/>
              </w:rPr>
              <w:pPrChange w:id="20279" w:author="Rachel Shipsey" w:date="2025-06-23T15:41:00Z">
                <w:pPr>
                  <w:framePr w:hSpace="180" w:wrap="around" w:vAnchor="text" w:hAnchor="margin" w:xAlign="center" w:y="-4623"/>
                </w:pPr>
              </w:pPrChange>
            </w:pPr>
            <w:del w:id="20280" w:author="Rachel Shipsey" w:date="2025-06-23T15:21:00Z">
              <w:r w:rsidRPr="002E5C79" w:rsidDel="008D26A9">
                <w:rPr>
                  <w:rFonts w:eastAsia="Times New Roman" w:cs="Arial"/>
                  <w:b/>
                  <w:bCs/>
                  <w:color w:val="000000"/>
                  <w:sz w:val="18"/>
                  <w:szCs w:val="18"/>
                </w:rPr>
                <w:delText>Selection of areas to be covered</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70783C" w14:textId="4154D554" w:rsidR="00256429" w:rsidRPr="002E5C79" w:rsidDel="008D26A9" w:rsidRDefault="00256429">
            <w:pPr>
              <w:pStyle w:val="ListParagraph"/>
              <w:spacing w:after="0" w:line="276" w:lineRule="auto"/>
              <w:jc w:val="both"/>
              <w:rPr>
                <w:del w:id="20281" w:author="Rachel Shipsey" w:date="2025-06-23T15:21:00Z"/>
                <w:rFonts w:eastAsia="Times New Roman" w:cs="Arial"/>
                <w:color w:val="000000"/>
                <w:sz w:val="18"/>
                <w:szCs w:val="18"/>
              </w:rPr>
              <w:pPrChange w:id="20282" w:author="Rachel Shipsey" w:date="2025-06-23T15:41:00Z">
                <w:pPr>
                  <w:framePr w:hSpace="180" w:wrap="around" w:vAnchor="text" w:hAnchor="margin" w:xAlign="center" w:y="-4623"/>
                </w:pPr>
              </w:pPrChange>
            </w:pPr>
            <w:del w:id="20283" w:author="Rachel Shipsey" w:date="2025-06-23T15:21:00Z">
              <w:r w:rsidRPr="00F13521" w:rsidDel="008D26A9">
                <w:rPr>
                  <w:rFonts w:eastAsia="Times New Roman" w:cs="Arial"/>
                  <w:color w:val="000000"/>
                  <w:sz w:val="18"/>
                  <w:szCs w:val="18"/>
                </w:rPr>
                <w:delText>Pretest sample EAs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C15A6F" w14:textId="64451E9C" w:rsidR="00256429" w:rsidRPr="002E5C79" w:rsidDel="008D26A9" w:rsidRDefault="00256429">
            <w:pPr>
              <w:pStyle w:val="ListParagraph"/>
              <w:spacing w:after="0" w:line="276" w:lineRule="auto"/>
              <w:jc w:val="both"/>
              <w:rPr>
                <w:del w:id="20284" w:author="Rachel Shipsey" w:date="2025-06-23T15:21:00Z"/>
                <w:rFonts w:eastAsia="Times New Roman" w:cs="Arial"/>
                <w:sz w:val="18"/>
                <w:szCs w:val="18"/>
              </w:rPr>
              <w:pPrChange w:id="20285" w:author="Rachel Shipsey" w:date="2025-06-23T15:41:00Z">
                <w:pPr>
                  <w:framePr w:hSpace="180" w:wrap="around" w:vAnchor="text" w:hAnchor="margin" w:xAlign="center" w:y="-4623"/>
                </w:pPr>
              </w:pPrChange>
            </w:pPr>
            <w:del w:id="20286"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281867" w14:textId="7CEB20C4" w:rsidR="00256429" w:rsidRPr="002E5C79" w:rsidDel="008D26A9" w:rsidRDefault="00256429">
            <w:pPr>
              <w:pStyle w:val="ListParagraph"/>
              <w:spacing w:after="0" w:line="276" w:lineRule="auto"/>
              <w:jc w:val="both"/>
              <w:rPr>
                <w:del w:id="20287" w:author="Rachel Shipsey" w:date="2025-06-23T15:21:00Z"/>
                <w:rFonts w:eastAsia="Times New Roman" w:cs="Arial"/>
                <w:color w:val="000000"/>
                <w:sz w:val="18"/>
                <w:szCs w:val="18"/>
              </w:rPr>
              <w:pPrChange w:id="20288" w:author="Rachel Shipsey" w:date="2025-06-23T15:41:00Z">
                <w:pPr>
                  <w:framePr w:hSpace="180" w:wrap="around" w:vAnchor="text" w:hAnchor="margin" w:xAlign="center" w:y="-4623"/>
                </w:pPr>
              </w:pPrChange>
            </w:pPr>
            <w:del w:id="20289" w:author="Rachel Shipsey" w:date="2025-06-23T15:21:00Z">
              <w:r w:rsidRPr="002E5C79" w:rsidDel="008D26A9">
                <w:rPr>
                  <w:rFonts w:eastAsia="Times New Roman" w:cs="Arial"/>
                  <w:color w:val="000000"/>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3CF25A" w14:textId="6354F118" w:rsidR="00256429" w:rsidRPr="002E5C79" w:rsidDel="008D26A9" w:rsidRDefault="00256429">
            <w:pPr>
              <w:pStyle w:val="ListParagraph"/>
              <w:spacing w:after="0" w:line="276" w:lineRule="auto"/>
              <w:jc w:val="both"/>
              <w:rPr>
                <w:del w:id="20290" w:author="Rachel Shipsey" w:date="2025-06-23T15:21:00Z"/>
                <w:rFonts w:eastAsia="Times New Roman" w:cs="Arial"/>
                <w:color w:val="000000"/>
                <w:sz w:val="20"/>
                <w:szCs w:val="20"/>
              </w:rPr>
              <w:pPrChange w:id="20291" w:author="Rachel Shipsey" w:date="2025-06-23T15:41:00Z">
                <w:pPr>
                  <w:framePr w:hSpace="180" w:wrap="around" w:vAnchor="text" w:hAnchor="margin" w:xAlign="center" w:y="-4623"/>
                </w:pPr>
              </w:pPrChange>
            </w:pPr>
          </w:p>
        </w:tc>
      </w:tr>
      <w:tr w:rsidR="0042434B" w:rsidRPr="00573A68" w:rsidDel="008D26A9" w14:paraId="0CDD34AE" w14:textId="63D852EB" w:rsidTr="006F14FD">
        <w:trPr>
          <w:trHeight w:val="620"/>
          <w:del w:id="20292" w:author="Rachel Shipsey" w:date="2025-06-23T15:21:00Z"/>
        </w:trPr>
        <w:tc>
          <w:tcPr>
            <w:tcW w:w="1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21946AF2" w14:textId="642FDC69" w:rsidR="0042434B" w:rsidRPr="00573A68" w:rsidDel="008D26A9" w:rsidRDefault="0042434B">
            <w:pPr>
              <w:pStyle w:val="ListParagraph"/>
              <w:spacing w:after="0" w:line="276" w:lineRule="auto"/>
              <w:jc w:val="both"/>
              <w:rPr>
                <w:del w:id="20293" w:author="Rachel Shipsey" w:date="2025-06-23T15:21:00Z"/>
                <w:rFonts w:eastAsia="Times New Roman" w:cs="Arial"/>
                <w:b/>
                <w:bCs/>
                <w:color w:val="000000"/>
                <w:sz w:val="18"/>
                <w:szCs w:val="18"/>
              </w:rPr>
              <w:pPrChange w:id="20294" w:author="Rachel Shipsey" w:date="2025-06-23T15:41:00Z">
                <w:pPr>
                  <w:framePr w:hSpace="180" w:wrap="around" w:vAnchor="text" w:hAnchor="margin" w:xAlign="center" w:y="-4623"/>
                </w:pPr>
              </w:pPrChange>
            </w:pPr>
          </w:p>
        </w:tc>
        <w:tc>
          <w:tcPr>
            <w:tcW w:w="2051"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55D78620" w14:textId="5A7AFB20" w:rsidR="0042434B" w:rsidRPr="00573A68" w:rsidDel="008D26A9" w:rsidRDefault="0042434B">
            <w:pPr>
              <w:pStyle w:val="ListParagraph"/>
              <w:spacing w:after="0" w:line="276" w:lineRule="auto"/>
              <w:jc w:val="both"/>
              <w:rPr>
                <w:del w:id="20295" w:author="Rachel Shipsey" w:date="2025-06-23T15:21:00Z"/>
                <w:rFonts w:eastAsia="Times New Roman" w:cs="Arial"/>
                <w:b/>
                <w:bCs/>
                <w:color w:val="000000"/>
                <w:sz w:val="18"/>
                <w:szCs w:val="18"/>
              </w:rPr>
              <w:pPrChange w:id="20296" w:author="Rachel Shipsey" w:date="2025-06-23T15:41:00Z">
                <w:pPr>
                  <w:framePr w:hSpace="180" w:wrap="around" w:vAnchor="text" w:hAnchor="margin" w:xAlign="center" w:y="-4623"/>
                </w:pPr>
              </w:pPrChange>
            </w:pPr>
            <w:del w:id="20297" w:author="Rachel Shipsey" w:date="2025-06-23T15:21:00Z">
              <w:r w:rsidRPr="00573A68" w:rsidDel="008D26A9">
                <w:rPr>
                  <w:rFonts w:eastAsia="Times New Roman" w:cs="Arial"/>
                  <w:b/>
                  <w:bCs/>
                  <w:color w:val="000000"/>
                  <w:sz w:val="18"/>
                  <w:szCs w:val="18"/>
                </w:rPr>
                <w:delText>Activity</w:delText>
              </w:r>
            </w:del>
          </w:p>
        </w:tc>
        <w:tc>
          <w:tcPr>
            <w:tcW w:w="1306"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8416D04" w14:textId="2B311BE7" w:rsidR="0042434B" w:rsidRPr="00573A68" w:rsidDel="008D26A9" w:rsidRDefault="0042434B">
            <w:pPr>
              <w:pStyle w:val="ListParagraph"/>
              <w:spacing w:after="0" w:line="276" w:lineRule="auto"/>
              <w:jc w:val="both"/>
              <w:rPr>
                <w:del w:id="20298" w:author="Rachel Shipsey" w:date="2025-06-23T15:21:00Z"/>
                <w:rFonts w:eastAsia="Times New Roman" w:cs="Arial"/>
                <w:b/>
                <w:bCs/>
                <w:color w:val="000000"/>
                <w:sz w:val="18"/>
                <w:szCs w:val="18"/>
              </w:rPr>
              <w:pPrChange w:id="20299" w:author="Rachel Shipsey" w:date="2025-06-23T15:41:00Z">
                <w:pPr>
                  <w:framePr w:hSpace="180" w:wrap="around" w:vAnchor="text" w:hAnchor="margin" w:xAlign="center" w:y="-4623"/>
                </w:pPr>
              </w:pPrChange>
            </w:pPr>
            <w:del w:id="20300" w:author="Rachel Shipsey" w:date="2025-06-23T15:21:00Z">
              <w:r w:rsidRPr="00573A68" w:rsidDel="008D26A9">
                <w:rPr>
                  <w:rFonts w:eastAsia="Times New Roman" w:cs="Arial"/>
                  <w:b/>
                  <w:bCs/>
                  <w:color w:val="000000"/>
                  <w:sz w:val="18"/>
                  <w:szCs w:val="18"/>
                </w:rPr>
                <w:delText>Output</w:delText>
              </w:r>
            </w:del>
          </w:p>
        </w:tc>
        <w:tc>
          <w:tcPr>
            <w:tcW w:w="6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110001CE" w14:textId="53D7B172" w:rsidR="0042434B" w:rsidRPr="00573A68" w:rsidDel="008D26A9" w:rsidRDefault="0042434B">
            <w:pPr>
              <w:pStyle w:val="ListParagraph"/>
              <w:spacing w:after="0" w:line="276" w:lineRule="auto"/>
              <w:jc w:val="both"/>
              <w:rPr>
                <w:del w:id="20301" w:author="Rachel Shipsey" w:date="2025-06-23T15:21:00Z"/>
                <w:rFonts w:eastAsia="Times New Roman" w:cs="Arial"/>
                <w:b/>
                <w:bCs/>
                <w:color w:val="000000"/>
                <w:sz w:val="18"/>
                <w:szCs w:val="18"/>
              </w:rPr>
              <w:pPrChange w:id="20302" w:author="Rachel Shipsey" w:date="2025-06-23T15:41:00Z">
                <w:pPr>
                  <w:framePr w:hSpace="180" w:wrap="around" w:vAnchor="text" w:hAnchor="margin" w:xAlign="center" w:y="-4623"/>
                </w:pPr>
              </w:pPrChange>
            </w:pPr>
            <w:del w:id="20303" w:author="Rachel Shipsey" w:date="2025-06-23T15:21:00Z">
              <w:r w:rsidRPr="00573A68" w:rsidDel="008D26A9">
                <w:rPr>
                  <w:rFonts w:eastAsia="Times New Roman" w:cs="Arial"/>
                  <w:b/>
                  <w:bCs/>
                  <w:color w:val="000000"/>
                  <w:sz w:val="18"/>
                  <w:szCs w:val="18"/>
                </w:rPr>
                <w:delText>Responsible party(ies)</w:delText>
              </w:r>
            </w:del>
          </w:p>
        </w:tc>
        <w:tc>
          <w:tcPr>
            <w:tcW w:w="372"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851FD06" w14:textId="402CAF3F" w:rsidR="0042434B" w:rsidRPr="00573A68" w:rsidDel="008D26A9" w:rsidRDefault="0042434B">
            <w:pPr>
              <w:pStyle w:val="ListParagraph"/>
              <w:spacing w:after="0" w:line="276" w:lineRule="auto"/>
              <w:jc w:val="both"/>
              <w:rPr>
                <w:del w:id="20304" w:author="Rachel Shipsey" w:date="2025-06-23T15:21:00Z"/>
                <w:rFonts w:eastAsia="Times New Roman" w:cs="Arial"/>
                <w:b/>
                <w:bCs/>
                <w:color w:val="000000"/>
                <w:sz w:val="18"/>
                <w:szCs w:val="18"/>
              </w:rPr>
              <w:pPrChange w:id="20305" w:author="Rachel Shipsey" w:date="2025-06-23T15:41:00Z">
                <w:pPr>
                  <w:framePr w:hSpace="180" w:wrap="around" w:vAnchor="text" w:hAnchor="margin" w:xAlign="center" w:y="-4623"/>
                  <w:ind w:right="-47"/>
                </w:pPr>
              </w:pPrChange>
            </w:pPr>
            <w:del w:id="20306"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 in </w:delText>
              </w:r>
              <w:r w:rsidRPr="00573A68" w:rsidDel="008D26A9">
                <w:rPr>
                  <w:rFonts w:eastAsia="Times New Roman" w:cs="Arial"/>
                  <w:b/>
                  <w:bCs/>
                  <w:color w:val="000000"/>
                  <w:sz w:val="18"/>
                  <w:szCs w:val="18"/>
                </w:rPr>
                <w:delText>Mths</w:delText>
              </w:r>
            </w:del>
          </w:p>
        </w:tc>
        <w:tc>
          <w:tcPr>
            <w:tcW w:w="465"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C64AA12" w14:textId="423AC65A" w:rsidR="0042434B" w:rsidRPr="00573A68" w:rsidDel="008D26A9" w:rsidRDefault="0042434B">
            <w:pPr>
              <w:pStyle w:val="ListParagraph"/>
              <w:spacing w:after="0" w:line="276" w:lineRule="auto"/>
              <w:jc w:val="both"/>
              <w:rPr>
                <w:del w:id="20307" w:author="Rachel Shipsey" w:date="2025-06-23T15:21:00Z"/>
                <w:rFonts w:eastAsia="Times New Roman" w:cs="Arial"/>
                <w:b/>
                <w:bCs/>
                <w:color w:val="000000"/>
                <w:sz w:val="18"/>
                <w:szCs w:val="18"/>
              </w:rPr>
              <w:pPrChange w:id="20308" w:author="Rachel Shipsey" w:date="2025-06-23T15:41:00Z">
                <w:pPr>
                  <w:framePr w:hSpace="180" w:wrap="around" w:vAnchor="text" w:hAnchor="margin" w:xAlign="center" w:y="-4623"/>
                  <w:jc w:val="right"/>
                </w:pPr>
              </w:pPrChange>
            </w:pPr>
            <w:del w:id="20309"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42434B" w:rsidRPr="002E5C79" w:rsidDel="008D26A9" w14:paraId="10ECA415" w14:textId="5BB85EF2" w:rsidTr="006F14FD">
        <w:trPr>
          <w:trHeight w:val="462"/>
          <w:del w:id="20310"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29F374" w14:textId="6941EC72" w:rsidR="00256429" w:rsidRPr="002E5C79" w:rsidDel="008D26A9" w:rsidRDefault="00256429">
            <w:pPr>
              <w:pStyle w:val="ListParagraph"/>
              <w:spacing w:after="0" w:line="276" w:lineRule="auto"/>
              <w:jc w:val="both"/>
              <w:rPr>
                <w:del w:id="20311" w:author="Rachel Shipsey" w:date="2025-06-23T15:21:00Z"/>
                <w:rFonts w:eastAsia="Times New Roman" w:cs="Arial"/>
                <w:color w:val="000000"/>
                <w:sz w:val="18"/>
                <w:szCs w:val="18"/>
              </w:rPr>
              <w:pPrChange w:id="20312" w:author="Rachel Shipsey" w:date="2025-06-23T15:41:00Z">
                <w:pPr>
                  <w:framePr w:hSpace="180" w:wrap="around" w:vAnchor="text" w:hAnchor="margin" w:xAlign="center" w:y="-4623"/>
                  <w:jc w:val="right"/>
                </w:pPr>
              </w:pPrChange>
            </w:pPr>
            <w:del w:id="20313" w:author="Rachel Shipsey" w:date="2025-06-23T15:21:00Z">
              <w:r w:rsidRPr="002E5C79" w:rsidDel="008D26A9">
                <w:rPr>
                  <w:rFonts w:eastAsia="Times New Roman" w:cs="Arial"/>
                  <w:color w:val="000000"/>
                  <w:sz w:val="18"/>
                  <w:szCs w:val="18"/>
                </w:rPr>
                <w:delText>10</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06D908B" w14:textId="4DBBC843" w:rsidR="00256429" w:rsidRPr="002E5C79" w:rsidDel="008D26A9" w:rsidRDefault="00256429">
            <w:pPr>
              <w:pStyle w:val="ListParagraph"/>
              <w:spacing w:after="0" w:line="276" w:lineRule="auto"/>
              <w:jc w:val="both"/>
              <w:rPr>
                <w:del w:id="20314" w:author="Rachel Shipsey" w:date="2025-06-23T15:21:00Z"/>
                <w:rFonts w:eastAsia="Times New Roman" w:cs="Arial"/>
                <w:b/>
                <w:bCs/>
                <w:color w:val="000000"/>
                <w:sz w:val="18"/>
                <w:szCs w:val="18"/>
              </w:rPr>
              <w:pPrChange w:id="20315" w:author="Rachel Shipsey" w:date="2025-06-23T15:41:00Z">
                <w:pPr>
                  <w:framePr w:hSpace="180" w:wrap="around" w:vAnchor="text" w:hAnchor="margin" w:xAlign="center" w:y="-4623"/>
                </w:pPr>
              </w:pPrChange>
            </w:pPr>
            <w:del w:id="20316" w:author="Rachel Shipsey" w:date="2025-06-23T15:21:00Z">
              <w:r w:rsidRPr="002E5C79" w:rsidDel="008D26A9">
                <w:rPr>
                  <w:rFonts w:eastAsia="Times New Roman" w:cs="Arial"/>
                  <w:b/>
                  <w:bCs/>
                  <w:color w:val="000000"/>
                  <w:sz w:val="18"/>
                  <w:szCs w:val="18"/>
                </w:rPr>
                <w:delText>Upload and test the CAPI version of the Questionnaire using the pretest tablets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4EF173" w14:textId="4FB69C40" w:rsidR="00256429" w:rsidRPr="002E5C79" w:rsidDel="008D26A9" w:rsidRDefault="00256429">
            <w:pPr>
              <w:pStyle w:val="ListParagraph"/>
              <w:spacing w:after="0" w:line="276" w:lineRule="auto"/>
              <w:jc w:val="both"/>
              <w:rPr>
                <w:del w:id="20317" w:author="Rachel Shipsey" w:date="2025-06-23T15:21:00Z"/>
                <w:rFonts w:eastAsia="Times New Roman" w:cs="Arial"/>
                <w:color w:val="000000"/>
                <w:sz w:val="18"/>
                <w:szCs w:val="18"/>
              </w:rPr>
              <w:pPrChange w:id="20318" w:author="Rachel Shipsey" w:date="2025-06-23T15:41:00Z">
                <w:pPr>
                  <w:framePr w:hSpace="180" w:wrap="around" w:vAnchor="text" w:hAnchor="margin" w:xAlign="center" w:y="-4623"/>
                </w:pPr>
              </w:pPrChange>
            </w:pPr>
            <w:del w:id="20319" w:author="Rachel Shipsey" w:date="2025-06-23T15:21:00Z">
              <w:r w:rsidRPr="00F13521" w:rsidDel="008D26A9">
                <w:rPr>
                  <w:rFonts w:eastAsia="Times New Roman" w:cs="Arial"/>
                  <w:color w:val="000000"/>
                  <w:sz w:val="18"/>
                  <w:szCs w:val="18"/>
                </w:rPr>
                <w:delText>Test report</w:delText>
              </w:r>
              <w:r w:rsidDel="008D26A9">
                <w:rPr>
                  <w:rFonts w:eastAsia="Times New Roman" w:cs="Arial"/>
                  <w:color w:val="000000"/>
                  <w:sz w:val="18"/>
                  <w:szCs w:val="18"/>
                </w:rPr>
                <w:delText>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919129" w14:textId="6B4FE021" w:rsidR="00256429" w:rsidRPr="002E5C79" w:rsidDel="008D26A9" w:rsidRDefault="00256429">
            <w:pPr>
              <w:pStyle w:val="ListParagraph"/>
              <w:spacing w:after="0" w:line="276" w:lineRule="auto"/>
              <w:jc w:val="both"/>
              <w:rPr>
                <w:del w:id="20320" w:author="Rachel Shipsey" w:date="2025-06-23T15:21:00Z"/>
                <w:rFonts w:eastAsia="Times New Roman" w:cs="Arial"/>
                <w:sz w:val="18"/>
                <w:szCs w:val="18"/>
              </w:rPr>
              <w:pPrChange w:id="20321" w:author="Rachel Shipsey" w:date="2025-06-23T15:41:00Z">
                <w:pPr>
                  <w:framePr w:hSpace="180" w:wrap="around" w:vAnchor="text" w:hAnchor="margin" w:xAlign="center" w:y="-4623"/>
                </w:pPr>
              </w:pPrChange>
            </w:pPr>
            <w:del w:id="20322"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D5D971" w14:textId="70D05F42" w:rsidR="00256429" w:rsidRPr="002E5C79" w:rsidDel="008D26A9" w:rsidRDefault="00256429">
            <w:pPr>
              <w:pStyle w:val="ListParagraph"/>
              <w:spacing w:after="0" w:line="276" w:lineRule="auto"/>
              <w:jc w:val="both"/>
              <w:rPr>
                <w:del w:id="20323" w:author="Rachel Shipsey" w:date="2025-06-23T15:21:00Z"/>
                <w:rFonts w:eastAsia="Times New Roman" w:cs="Arial"/>
                <w:color w:val="000000"/>
                <w:sz w:val="18"/>
                <w:szCs w:val="18"/>
              </w:rPr>
              <w:pPrChange w:id="20324" w:author="Rachel Shipsey" w:date="2025-06-23T15:41:00Z">
                <w:pPr>
                  <w:framePr w:hSpace="180" w:wrap="around" w:vAnchor="text" w:hAnchor="margin" w:xAlign="center" w:y="-4623"/>
                  <w:jc w:val="right"/>
                </w:pPr>
              </w:pPrChange>
            </w:pPr>
            <w:del w:id="20325" w:author="Rachel Shipsey" w:date="2025-06-23T15:21:00Z">
              <w:r w:rsidRPr="002E5C79" w:rsidDel="008D26A9">
                <w:rPr>
                  <w:rFonts w:eastAsia="Times New Roman" w:cs="Arial"/>
                  <w:color w:val="000000"/>
                  <w:sz w:val="18"/>
                  <w:szCs w:val="18"/>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039EB6" w14:textId="1FFD83DC" w:rsidR="00256429" w:rsidRPr="002E5C79" w:rsidDel="008D26A9" w:rsidRDefault="00256429">
            <w:pPr>
              <w:pStyle w:val="ListParagraph"/>
              <w:spacing w:after="0" w:line="276" w:lineRule="auto"/>
              <w:jc w:val="both"/>
              <w:rPr>
                <w:del w:id="20326" w:author="Rachel Shipsey" w:date="2025-06-23T15:21:00Z"/>
                <w:rFonts w:eastAsia="Times New Roman" w:cs="Arial"/>
                <w:color w:val="000000"/>
                <w:sz w:val="20"/>
                <w:szCs w:val="20"/>
              </w:rPr>
              <w:pPrChange w:id="20327" w:author="Rachel Shipsey" w:date="2025-06-23T15:41:00Z">
                <w:pPr>
                  <w:framePr w:hSpace="180" w:wrap="around" w:vAnchor="text" w:hAnchor="margin" w:xAlign="center" w:y="-4623"/>
                  <w:jc w:val="right"/>
                </w:pPr>
              </w:pPrChange>
            </w:pPr>
            <w:del w:id="20328" w:author="Rachel Shipsey" w:date="2025-06-23T15:21:00Z">
              <w:r w:rsidRPr="002E5C79" w:rsidDel="008D26A9">
                <w:rPr>
                  <w:rFonts w:eastAsia="Times New Roman" w:cs="Arial"/>
                  <w:color w:val="000000"/>
                  <w:sz w:val="20"/>
                  <w:szCs w:val="20"/>
                </w:rPr>
                <w:delText>1.8</w:delText>
              </w:r>
            </w:del>
          </w:p>
        </w:tc>
      </w:tr>
      <w:tr w:rsidR="0042434B" w:rsidRPr="002E5C79" w:rsidDel="008D26A9" w14:paraId="76934C6B" w14:textId="21CAEF50" w:rsidTr="006F14FD">
        <w:trPr>
          <w:trHeight w:val="264"/>
          <w:del w:id="2032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5F65AF" w14:textId="096B954E" w:rsidR="00256429" w:rsidRPr="002E5C79" w:rsidDel="008D26A9" w:rsidRDefault="00256429">
            <w:pPr>
              <w:pStyle w:val="ListParagraph"/>
              <w:spacing w:after="0" w:line="276" w:lineRule="auto"/>
              <w:jc w:val="both"/>
              <w:rPr>
                <w:del w:id="20330" w:author="Rachel Shipsey" w:date="2025-06-23T15:21:00Z"/>
                <w:rFonts w:eastAsia="Times New Roman" w:cs="Arial"/>
                <w:color w:val="000000"/>
                <w:sz w:val="18"/>
                <w:szCs w:val="18"/>
              </w:rPr>
              <w:pPrChange w:id="20331" w:author="Rachel Shipsey" w:date="2025-06-23T15:41:00Z">
                <w:pPr>
                  <w:framePr w:hSpace="180" w:wrap="around" w:vAnchor="text" w:hAnchor="margin" w:xAlign="center" w:y="-4623"/>
                  <w:jc w:val="right"/>
                </w:pPr>
              </w:pPrChange>
            </w:pPr>
            <w:del w:id="20332" w:author="Rachel Shipsey" w:date="2025-06-23T15:21:00Z">
              <w:r w:rsidRPr="002E5C79" w:rsidDel="008D26A9">
                <w:rPr>
                  <w:rFonts w:eastAsia="Times New Roman" w:cs="Arial"/>
                  <w:color w:val="000000"/>
                  <w:sz w:val="18"/>
                  <w:szCs w:val="18"/>
                </w:rPr>
                <w:delText>11</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3CCE349" w14:textId="119A1590" w:rsidR="00256429" w:rsidRPr="002E5C79" w:rsidDel="008D26A9" w:rsidRDefault="00256429">
            <w:pPr>
              <w:pStyle w:val="ListParagraph"/>
              <w:spacing w:after="0" w:line="276" w:lineRule="auto"/>
              <w:jc w:val="both"/>
              <w:rPr>
                <w:del w:id="20333" w:author="Rachel Shipsey" w:date="2025-06-23T15:21:00Z"/>
                <w:rFonts w:eastAsia="Times New Roman" w:cs="Arial"/>
                <w:b/>
                <w:bCs/>
                <w:color w:val="000000"/>
                <w:sz w:val="18"/>
                <w:szCs w:val="18"/>
              </w:rPr>
              <w:pPrChange w:id="20334" w:author="Rachel Shipsey" w:date="2025-06-23T15:41:00Z">
                <w:pPr>
                  <w:framePr w:hSpace="180" w:wrap="around" w:vAnchor="text" w:hAnchor="margin" w:xAlign="center" w:y="-4623"/>
                </w:pPr>
              </w:pPrChange>
            </w:pPr>
            <w:del w:id="20335" w:author="Rachel Shipsey" w:date="2025-06-23T15:21:00Z">
              <w:r w:rsidRPr="002E5C79" w:rsidDel="008D26A9">
                <w:rPr>
                  <w:rFonts w:eastAsia="Times New Roman" w:cs="Arial"/>
                  <w:b/>
                  <w:bCs/>
                  <w:color w:val="000000"/>
                  <w:sz w:val="18"/>
                  <w:szCs w:val="18"/>
                </w:rPr>
                <w:delText xml:space="preserve">Reproduce materials and identify NSO staff for pretest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3832E7" w14:textId="4BA45F0E" w:rsidR="00256429" w:rsidRPr="002E5C79" w:rsidDel="008D26A9" w:rsidRDefault="00256429">
            <w:pPr>
              <w:pStyle w:val="ListParagraph"/>
              <w:spacing w:after="0" w:line="276" w:lineRule="auto"/>
              <w:jc w:val="both"/>
              <w:rPr>
                <w:del w:id="20336" w:author="Rachel Shipsey" w:date="2025-06-23T15:21:00Z"/>
                <w:rFonts w:eastAsia="Times New Roman" w:cs="Arial"/>
                <w:color w:val="000000"/>
                <w:sz w:val="18"/>
                <w:szCs w:val="18"/>
              </w:rPr>
              <w:pPrChange w:id="20337" w:author="Rachel Shipsey" w:date="2025-06-23T15:41:00Z">
                <w:pPr>
                  <w:framePr w:hSpace="180" w:wrap="around" w:vAnchor="text" w:hAnchor="margin" w:xAlign="center" w:y="-4623"/>
                </w:pPr>
              </w:pPrChange>
            </w:pPr>
            <w:del w:id="20338" w:author="Rachel Shipsey" w:date="2025-06-23T15:21:00Z">
              <w:r w:rsidRPr="00F13521" w:rsidDel="008D26A9">
                <w:rPr>
                  <w:rFonts w:eastAsia="Times New Roman" w:cs="Arial"/>
                  <w:color w:val="000000"/>
                  <w:sz w:val="18"/>
                  <w:szCs w:val="18"/>
                </w:rPr>
                <w:delText>Pretest teams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05710E" w14:textId="1984A19D" w:rsidR="00256429" w:rsidRPr="002E5C79" w:rsidDel="008D26A9" w:rsidRDefault="00256429">
            <w:pPr>
              <w:pStyle w:val="ListParagraph"/>
              <w:spacing w:after="0" w:line="276" w:lineRule="auto"/>
              <w:jc w:val="both"/>
              <w:rPr>
                <w:del w:id="20339" w:author="Rachel Shipsey" w:date="2025-06-23T15:21:00Z"/>
                <w:rFonts w:eastAsia="Times New Roman" w:cs="Arial"/>
                <w:sz w:val="18"/>
                <w:szCs w:val="18"/>
              </w:rPr>
              <w:pPrChange w:id="20340" w:author="Rachel Shipsey" w:date="2025-06-23T15:41:00Z">
                <w:pPr>
                  <w:framePr w:hSpace="180" w:wrap="around" w:vAnchor="text" w:hAnchor="margin" w:xAlign="center" w:y="-4623"/>
                </w:pPr>
              </w:pPrChange>
            </w:pPr>
            <w:del w:id="20341"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HR</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CB5097" w14:textId="6E90E3F8" w:rsidR="00256429" w:rsidRPr="002E5C79" w:rsidDel="008D26A9" w:rsidRDefault="00256429">
            <w:pPr>
              <w:pStyle w:val="ListParagraph"/>
              <w:spacing w:after="0" w:line="276" w:lineRule="auto"/>
              <w:jc w:val="both"/>
              <w:rPr>
                <w:del w:id="20342" w:author="Rachel Shipsey" w:date="2025-06-23T15:21:00Z"/>
                <w:rFonts w:eastAsia="Times New Roman" w:cs="Arial"/>
                <w:color w:val="000000"/>
                <w:sz w:val="18"/>
                <w:szCs w:val="18"/>
              </w:rPr>
              <w:pPrChange w:id="20343" w:author="Rachel Shipsey" w:date="2025-06-23T15:41:00Z">
                <w:pPr>
                  <w:framePr w:hSpace="180" w:wrap="around" w:vAnchor="text" w:hAnchor="margin" w:xAlign="center" w:y="-4623"/>
                  <w:jc w:val="right"/>
                </w:pPr>
              </w:pPrChange>
            </w:pPr>
            <w:del w:id="20344" w:author="Rachel Shipsey" w:date="2025-06-23T15:21:00Z">
              <w:r w:rsidRPr="002E5C79" w:rsidDel="008D26A9">
                <w:rPr>
                  <w:rFonts w:eastAsia="Times New Roman" w:cs="Arial"/>
                  <w:color w:val="000000"/>
                  <w:sz w:val="18"/>
                  <w:szCs w:val="18"/>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DF963C" w14:textId="121A9B77" w:rsidR="00256429" w:rsidRPr="002E5C79" w:rsidDel="008D26A9" w:rsidRDefault="00256429">
            <w:pPr>
              <w:pStyle w:val="ListParagraph"/>
              <w:spacing w:after="0" w:line="276" w:lineRule="auto"/>
              <w:jc w:val="both"/>
              <w:rPr>
                <w:del w:id="20345" w:author="Rachel Shipsey" w:date="2025-06-23T15:21:00Z"/>
                <w:rFonts w:eastAsia="Times New Roman" w:cs="Arial"/>
                <w:color w:val="000000"/>
                <w:sz w:val="20"/>
                <w:szCs w:val="20"/>
              </w:rPr>
              <w:pPrChange w:id="20346" w:author="Rachel Shipsey" w:date="2025-06-23T15:41:00Z">
                <w:pPr>
                  <w:framePr w:hSpace="180" w:wrap="around" w:vAnchor="text" w:hAnchor="margin" w:xAlign="center" w:y="-4623"/>
                  <w:jc w:val="right"/>
                </w:pPr>
              </w:pPrChange>
            </w:pPr>
            <w:del w:id="20347" w:author="Rachel Shipsey" w:date="2025-06-23T15:21:00Z">
              <w:r w:rsidRPr="002E5C79" w:rsidDel="008D26A9">
                <w:rPr>
                  <w:rFonts w:eastAsia="Times New Roman" w:cs="Arial"/>
                  <w:color w:val="000000"/>
                  <w:sz w:val="20"/>
                  <w:szCs w:val="20"/>
                </w:rPr>
                <w:delText>1.8</w:delText>
              </w:r>
            </w:del>
          </w:p>
        </w:tc>
      </w:tr>
      <w:tr w:rsidR="0042434B" w:rsidRPr="002E5C79" w:rsidDel="008D26A9" w14:paraId="529D5BB6" w14:textId="7E81593A" w:rsidTr="006F14FD">
        <w:trPr>
          <w:trHeight w:val="264"/>
          <w:del w:id="2034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E78FCC" w14:textId="4907D68C" w:rsidR="00256429" w:rsidRPr="002E5C79" w:rsidDel="008D26A9" w:rsidRDefault="00256429">
            <w:pPr>
              <w:pStyle w:val="ListParagraph"/>
              <w:spacing w:after="0" w:line="276" w:lineRule="auto"/>
              <w:jc w:val="both"/>
              <w:rPr>
                <w:del w:id="20349" w:author="Rachel Shipsey" w:date="2025-06-23T15:21:00Z"/>
                <w:rFonts w:eastAsia="Times New Roman" w:cs="Arial"/>
                <w:color w:val="000000"/>
                <w:sz w:val="18"/>
                <w:szCs w:val="18"/>
              </w:rPr>
              <w:pPrChange w:id="20350" w:author="Rachel Shipsey" w:date="2025-06-23T15:41:00Z">
                <w:pPr>
                  <w:framePr w:hSpace="180" w:wrap="around" w:vAnchor="text" w:hAnchor="margin" w:xAlign="center" w:y="-4623"/>
                  <w:jc w:val="right"/>
                </w:pPr>
              </w:pPrChange>
            </w:pPr>
            <w:del w:id="20351" w:author="Rachel Shipsey" w:date="2025-06-23T15:21:00Z">
              <w:r w:rsidRPr="002E5C79" w:rsidDel="008D26A9">
                <w:rPr>
                  <w:rFonts w:eastAsia="Times New Roman" w:cs="Arial"/>
                  <w:color w:val="000000"/>
                  <w:sz w:val="18"/>
                  <w:szCs w:val="18"/>
                </w:rPr>
                <w:delText>12</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844061" w14:textId="44C1492A" w:rsidR="00256429" w:rsidRPr="002E5C79" w:rsidDel="008D26A9" w:rsidRDefault="00256429">
            <w:pPr>
              <w:pStyle w:val="ListParagraph"/>
              <w:spacing w:after="0" w:line="276" w:lineRule="auto"/>
              <w:jc w:val="both"/>
              <w:rPr>
                <w:del w:id="20352" w:author="Rachel Shipsey" w:date="2025-06-23T15:21:00Z"/>
                <w:rFonts w:eastAsia="Times New Roman" w:cs="Arial"/>
                <w:b/>
                <w:bCs/>
                <w:color w:val="000000"/>
                <w:sz w:val="18"/>
                <w:szCs w:val="18"/>
              </w:rPr>
              <w:pPrChange w:id="20353" w:author="Rachel Shipsey" w:date="2025-06-23T15:41:00Z">
                <w:pPr>
                  <w:framePr w:hSpace="180" w:wrap="around" w:vAnchor="text" w:hAnchor="margin" w:xAlign="center" w:y="-4623"/>
                </w:pPr>
              </w:pPrChange>
            </w:pPr>
            <w:del w:id="20354" w:author="Rachel Shipsey" w:date="2025-06-23T15:21:00Z">
              <w:r w:rsidRPr="002E5C79" w:rsidDel="008D26A9">
                <w:rPr>
                  <w:rFonts w:eastAsia="Times New Roman" w:cs="Arial"/>
                  <w:b/>
                  <w:bCs/>
                  <w:color w:val="000000"/>
                  <w:sz w:val="18"/>
                  <w:szCs w:val="18"/>
                </w:rPr>
                <w:delText xml:space="preserve">Train NSO staff who will conduct the pre-test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A696B6" w14:textId="6F8BE2D8" w:rsidR="00256429" w:rsidRPr="002E5C79" w:rsidDel="008D26A9" w:rsidRDefault="00256429">
            <w:pPr>
              <w:pStyle w:val="ListParagraph"/>
              <w:spacing w:after="0" w:line="276" w:lineRule="auto"/>
              <w:jc w:val="both"/>
              <w:rPr>
                <w:del w:id="20355" w:author="Rachel Shipsey" w:date="2025-06-23T15:21:00Z"/>
                <w:rFonts w:eastAsia="Times New Roman" w:cs="Arial"/>
                <w:color w:val="000000"/>
                <w:sz w:val="18"/>
                <w:szCs w:val="18"/>
              </w:rPr>
              <w:pPrChange w:id="20356" w:author="Rachel Shipsey" w:date="2025-06-23T15:41:00Z">
                <w:pPr>
                  <w:framePr w:hSpace="180" w:wrap="around" w:vAnchor="text" w:hAnchor="margin" w:xAlign="center" w:y="-4623"/>
                </w:pPr>
              </w:pPrChange>
            </w:pPr>
            <w:del w:id="20357" w:author="Rachel Shipsey" w:date="2025-06-23T15:21:00Z">
              <w:r w:rsidDel="008D26A9">
                <w:rPr>
                  <w:rFonts w:eastAsia="Times New Roman" w:cs="Arial"/>
                  <w:color w:val="000000"/>
                  <w:sz w:val="18"/>
                  <w:szCs w:val="18"/>
                </w:rPr>
                <w:delText>Training issues that arise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F0BD47" w14:textId="5C56B67E" w:rsidR="00256429" w:rsidRPr="002E5C79" w:rsidDel="008D26A9" w:rsidRDefault="00256429">
            <w:pPr>
              <w:pStyle w:val="ListParagraph"/>
              <w:spacing w:after="0" w:line="276" w:lineRule="auto"/>
              <w:jc w:val="both"/>
              <w:rPr>
                <w:del w:id="20358" w:author="Rachel Shipsey" w:date="2025-06-23T15:21:00Z"/>
                <w:rFonts w:eastAsia="Times New Roman" w:cs="Arial"/>
                <w:sz w:val="18"/>
                <w:szCs w:val="18"/>
              </w:rPr>
              <w:pPrChange w:id="20359" w:author="Rachel Shipsey" w:date="2025-06-23T15:41:00Z">
                <w:pPr>
                  <w:framePr w:hSpace="180" w:wrap="around" w:vAnchor="text" w:hAnchor="margin" w:xAlign="center" w:y="-4623"/>
                </w:pPr>
              </w:pPrChange>
            </w:pPr>
            <w:del w:id="20360"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D1AE25" w14:textId="7D2D47AF" w:rsidR="00256429" w:rsidRPr="002E5C79" w:rsidDel="008D26A9" w:rsidRDefault="00256429">
            <w:pPr>
              <w:pStyle w:val="ListParagraph"/>
              <w:spacing w:after="0" w:line="276" w:lineRule="auto"/>
              <w:jc w:val="both"/>
              <w:rPr>
                <w:del w:id="20361" w:author="Rachel Shipsey" w:date="2025-06-23T15:21:00Z"/>
                <w:rFonts w:eastAsia="Times New Roman" w:cs="Arial"/>
                <w:color w:val="000000"/>
                <w:sz w:val="18"/>
                <w:szCs w:val="18"/>
              </w:rPr>
              <w:pPrChange w:id="20362" w:author="Rachel Shipsey" w:date="2025-06-23T15:41:00Z">
                <w:pPr>
                  <w:framePr w:hSpace="180" w:wrap="around" w:vAnchor="text" w:hAnchor="margin" w:xAlign="center" w:y="-4623"/>
                  <w:jc w:val="right"/>
                </w:pPr>
              </w:pPrChange>
            </w:pPr>
            <w:del w:id="20363"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127EF6" w14:textId="766E3F5A" w:rsidR="00256429" w:rsidRPr="002E5C79" w:rsidDel="008D26A9" w:rsidRDefault="00256429">
            <w:pPr>
              <w:pStyle w:val="ListParagraph"/>
              <w:spacing w:after="0" w:line="276" w:lineRule="auto"/>
              <w:jc w:val="both"/>
              <w:rPr>
                <w:del w:id="20364" w:author="Rachel Shipsey" w:date="2025-06-23T15:21:00Z"/>
                <w:rFonts w:eastAsia="Times New Roman" w:cs="Arial"/>
                <w:color w:val="000000"/>
                <w:sz w:val="20"/>
                <w:szCs w:val="20"/>
              </w:rPr>
              <w:pPrChange w:id="20365" w:author="Rachel Shipsey" w:date="2025-06-23T15:41:00Z">
                <w:pPr>
                  <w:framePr w:hSpace="180" w:wrap="around" w:vAnchor="text" w:hAnchor="margin" w:xAlign="center" w:y="-4623"/>
                  <w:jc w:val="right"/>
                </w:pPr>
              </w:pPrChange>
            </w:pPr>
            <w:del w:id="20366" w:author="Rachel Shipsey" w:date="2025-06-23T15:21:00Z">
              <w:r w:rsidRPr="002E5C79" w:rsidDel="008D26A9">
                <w:rPr>
                  <w:rFonts w:eastAsia="Times New Roman" w:cs="Arial"/>
                  <w:color w:val="000000"/>
                  <w:sz w:val="20"/>
                  <w:szCs w:val="20"/>
                </w:rPr>
                <w:delText>1.7</w:delText>
              </w:r>
            </w:del>
          </w:p>
        </w:tc>
      </w:tr>
      <w:tr w:rsidR="006F14FD" w:rsidRPr="002E5C79" w:rsidDel="008D26A9" w14:paraId="3DBF97F1" w14:textId="0F240060" w:rsidTr="006F14FD">
        <w:trPr>
          <w:trHeight w:val="312"/>
          <w:del w:id="20367"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9D445BB" w14:textId="615A9601" w:rsidR="00256429" w:rsidRPr="002E5C79" w:rsidDel="008D26A9" w:rsidRDefault="00256429">
            <w:pPr>
              <w:pStyle w:val="ListParagraph"/>
              <w:spacing w:after="0" w:line="276" w:lineRule="auto"/>
              <w:jc w:val="both"/>
              <w:rPr>
                <w:del w:id="20368" w:author="Rachel Shipsey" w:date="2025-06-23T15:21:00Z"/>
                <w:rFonts w:eastAsia="Times New Roman" w:cs="Arial"/>
                <w:b/>
                <w:bCs/>
                <w:i/>
                <w:iCs/>
                <w:color w:val="375623"/>
                <w:sz w:val="18"/>
                <w:szCs w:val="18"/>
              </w:rPr>
              <w:pPrChange w:id="20369" w:author="Rachel Shipsey" w:date="2025-06-23T15:41:00Z">
                <w:pPr>
                  <w:framePr w:hSpace="180" w:wrap="around" w:vAnchor="text" w:hAnchor="margin" w:xAlign="center" w:y="-4623"/>
                </w:pPr>
              </w:pPrChange>
            </w:pPr>
            <w:del w:id="20370" w:author="Rachel Shipsey" w:date="2025-06-23T15:21:00Z">
              <w:r w:rsidRPr="002E5C79" w:rsidDel="008D26A9">
                <w:rPr>
                  <w:rFonts w:eastAsia="Times New Roman" w:cs="Arial"/>
                  <w:b/>
                  <w:bCs/>
                  <w:i/>
                  <w:iCs/>
                  <w:color w:val="375623"/>
                  <w:sz w:val="18"/>
                  <w:szCs w:val="18"/>
                </w:rPr>
                <w:delText> </w:delText>
              </w:r>
            </w:del>
          </w:p>
        </w:tc>
        <w:tc>
          <w:tcPr>
            <w:tcW w:w="3357"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5F84175C" w14:textId="76E36146" w:rsidR="00256429" w:rsidRPr="002E5C79" w:rsidDel="008D26A9" w:rsidRDefault="00256429">
            <w:pPr>
              <w:pStyle w:val="ListParagraph"/>
              <w:spacing w:after="0" w:line="276" w:lineRule="auto"/>
              <w:jc w:val="both"/>
              <w:rPr>
                <w:del w:id="20371" w:author="Rachel Shipsey" w:date="2025-06-23T15:21:00Z"/>
                <w:rFonts w:eastAsia="Times New Roman" w:cs="Arial"/>
                <w:b/>
                <w:bCs/>
                <w:i/>
                <w:iCs/>
                <w:color w:val="375623"/>
                <w:sz w:val="18"/>
                <w:szCs w:val="18"/>
              </w:rPr>
              <w:pPrChange w:id="20372" w:author="Rachel Shipsey" w:date="2025-06-23T15:41:00Z">
                <w:pPr>
                  <w:framePr w:hSpace="180" w:wrap="around" w:vAnchor="text" w:hAnchor="margin" w:xAlign="center" w:y="-4623"/>
                </w:pPr>
              </w:pPrChange>
            </w:pPr>
            <w:del w:id="20373" w:author="Rachel Shipsey" w:date="2025-06-23T15:21:00Z">
              <w:r w:rsidRPr="002E5C79" w:rsidDel="008D26A9">
                <w:rPr>
                  <w:rFonts w:eastAsia="Times New Roman" w:cs="Arial"/>
                  <w:b/>
                  <w:bCs/>
                  <w:i/>
                  <w:iCs/>
                  <w:color w:val="C00000"/>
                  <w:sz w:val="18"/>
                  <w:szCs w:val="18"/>
                </w:rPr>
                <w:delText xml:space="preserve">Milestone 2: </w:delText>
              </w:r>
              <w:r w:rsidRPr="002E5C79" w:rsidDel="008D26A9">
                <w:rPr>
                  <w:rFonts w:eastAsia="Times New Roman" w:cs="Arial"/>
                  <w:b/>
                  <w:bCs/>
                  <w:i/>
                  <w:iCs/>
                  <w:color w:val="375623"/>
                  <w:sz w:val="18"/>
                  <w:szCs w:val="18"/>
                </w:rPr>
                <w:delText xml:space="preserve">Carry out Census Questionnaire Pre-test </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69810B25" w14:textId="0488143A" w:rsidR="00256429" w:rsidRPr="002E5C79" w:rsidDel="008D26A9" w:rsidRDefault="00256429">
            <w:pPr>
              <w:pStyle w:val="ListParagraph"/>
              <w:spacing w:after="0" w:line="276" w:lineRule="auto"/>
              <w:jc w:val="both"/>
              <w:rPr>
                <w:del w:id="20374" w:author="Rachel Shipsey" w:date="2025-06-23T15:21:00Z"/>
                <w:rFonts w:eastAsia="Times New Roman" w:cs="Arial"/>
                <w:b/>
                <w:bCs/>
                <w:i/>
                <w:iCs/>
                <w:color w:val="375623"/>
                <w:sz w:val="18"/>
                <w:szCs w:val="18"/>
              </w:rPr>
              <w:pPrChange w:id="20375" w:author="Rachel Shipsey" w:date="2025-06-23T15:41:00Z">
                <w:pPr>
                  <w:framePr w:hSpace="180" w:wrap="around" w:vAnchor="text" w:hAnchor="margin" w:xAlign="center" w:y="-4623"/>
                </w:pPr>
              </w:pPrChange>
            </w:pPr>
            <w:del w:id="20376" w:author="Rachel Shipsey" w:date="2025-06-23T15:21:00Z">
              <w:r w:rsidRPr="002E5C79" w:rsidDel="008D26A9">
                <w:rPr>
                  <w:rFonts w:eastAsia="Times New Roman" w:cs="Arial"/>
                  <w:b/>
                  <w:bCs/>
                  <w:i/>
                  <w:iCs/>
                  <w:color w:val="375623"/>
                  <w:sz w:val="18"/>
                  <w:szCs w:val="18"/>
                </w:rPr>
                <w:delText> </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18D56DCA" w14:textId="109CF18F" w:rsidR="00256429" w:rsidRPr="002E5C79" w:rsidDel="008D26A9" w:rsidRDefault="00256429">
            <w:pPr>
              <w:pStyle w:val="ListParagraph"/>
              <w:spacing w:after="0" w:line="276" w:lineRule="auto"/>
              <w:jc w:val="both"/>
              <w:rPr>
                <w:del w:id="20377" w:author="Rachel Shipsey" w:date="2025-06-23T15:21:00Z"/>
                <w:rFonts w:eastAsia="Times New Roman" w:cs="Arial"/>
                <w:b/>
                <w:bCs/>
                <w:i/>
                <w:iCs/>
                <w:color w:val="375623"/>
                <w:sz w:val="18"/>
                <w:szCs w:val="18"/>
              </w:rPr>
              <w:pPrChange w:id="20378" w:author="Rachel Shipsey" w:date="2025-06-23T15:41:00Z">
                <w:pPr>
                  <w:framePr w:hSpace="180" w:wrap="around" w:vAnchor="text" w:hAnchor="margin" w:xAlign="center" w:y="-4623"/>
                  <w:jc w:val="right"/>
                </w:pPr>
              </w:pPrChange>
            </w:pPr>
            <w:del w:id="20379" w:author="Rachel Shipsey" w:date="2025-06-23T15:21:00Z">
              <w:r w:rsidRPr="002E5C79" w:rsidDel="008D26A9">
                <w:rPr>
                  <w:rFonts w:eastAsia="Times New Roman" w:cs="Arial"/>
                  <w:b/>
                  <w:bCs/>
                  <w:i/>
                  <w:iCs/>
                  <w:color w:val="375623"/>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4EE18BDE" w14:textId="428BFADE" w:rsidR="00256429" w:rsidRPr="002E5C79" w:rsidDel="008D26A9" w:rsidRDefault="00256429">
            <w:pPr>
              <w:pStyle w:val="ListParagraph"/>
              <w:spacing w:after="0" w:line="276" w:lineRule="auto"/>
              <w:jc w:val="both"/>
              <w:rPr>
                <w:del w:id="20380" w:author="Rachel Shipsey" w:date="2025-06-23T15:21:00Z"/>
                <w:rFonts w:eastAsia="Times New Roman" w:cs="Arial"/>
                <w:color w:val="000000"/>
                <w:sz w:val="20"/>
                <w:szCs w:val="20"/>
              </w:rPr>
              <w:pPrChange w:id="20381" w:author="Rachel Shipsey" w:date="2025-06-23T15:41:00Z">
                <w:pPr>
                  <w:framePr w:hSpace="180" w:wrap="around" w:vAnchor="text" w:hAnchor="margin" w:xAlign="center" w:y="-4623"/>
                  <w:jc w:val="right"/>
                </w:pPr>
              </w:pPrChange>
            </w:pPr>
            <w:del w:id="20382" w:author="Rachel Shipsey" w:date="2025-06-23T15:21:00Z">
              <w:r w:rsidRPr="002E5C79" w:rsidDel="008D26A9">
                <w:rPr>
                  <w:rFonts w:eastAsia="Times New Roman" w:cs="Arial"/>
                  <w:color w:val="000000"/>
                  <w:sz w:val="20"/>
                  <w:szCs w:val="20"/>
                </w:rPr>
                <w:delText>1.6</w:delText>
              </w:r>
            </w:del>
          </w:p>
        </w:tc>
      </w:tr>
      <w:tr w:rsidR="0042434B" w:rsidRPr="002E5C79" w:rsidDel="008D26A9" w14:paraId="7C1CC66C" w14:textId="1DC151C1" w:rsidTr="006F14FD">
        <w:trPr>
          <w:trHeight w:val="312"/>
          <w:del w:id="20383"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34DFA6" w14:textId="722B58D6" w:rsidR="00256429" w:rsidRPr="002E5C79" w:rsidDel="008D26A9" w:rsidRDefault="00256429">
            <w:pPr>
              <w:pStyle w:val="ListParagraph"/>
              <w:spacing w:after="0" w:line="276" w:lineRule="auto"/>
              <w:jc w:val="both"/>
              <w:rPr>
                <w:del w:id="20384" w:author="Rachel Shipsey" w:date="2025-06-23T15:21:00Z"/>
                <w:rFonts w:eastAsia="Times New Roman" w:cs="Arial"/>
                <w:color w:val="000000"/>
                <w:sz w:val="18"/>
                <w:szCs w:val="18"/>
              </w:rPr>
              <w:pPrChange w:id="20385" w:author="Rachel Shipsey" w:date="2025-06-23T15:41:00Z">
                <w:pPr>
                  <w:framePr w:hSpace="180" w:wrap="around" w:vAnchor="text" w:hAnchor="margin" w:xAlign="center" w:y="-4623"/>
                  <w:jc w:val="right"/>
                </w:pPr>
              </w:pPrChange>
            </w:pPr>
            <w:del w:id="20386" w:author="Rachel Shipsey" w:date="2025-06-23T15:21:00Z">
              <w:r w:rsidRPr="002E5C79" w:rsidDel="008D26A9">
                <w:rPr>
                  <w:rFonts w:eastAsia="Times New Roman" w:cs="Arial"/>
                  <w:color w:val="000000"/>
                  <w:sz w:val="18"/>
                  <w:szCs w:val="18"/>
                </w:rPr>
                <w:delText>13</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74E11C" w14:textId="75C329EB" w:rsidR="00256429" w:rsidRPr="002E5C79" w:rsidDel="008D26A9" w:rsidRDefault="00256429">
            <w:pPr>
              <w:pStyle w:val="ListParagraph"/>
              <w:spacing w:after="0" w:line="276" w:lineRule="auto"/>
              <w:jc w:val="both"/>
              <w:rPr>
                <w:del w:id="20387" w:author="Rachel Shipsey" w:date="2025-06-23T15:21:00Z"/>
                <w:rFonts w:eastAsia="Times New Roman" w:cs="Arial"/>
                <w:b/>
                <w:bCs/>
                <w:color w:val="000000"/>
                <w:sz w:val="18"/>
                <w:szCs w:val="18"/>
              </w:rPr>
              <w:pPrChange w:id="20388" w:author="Rachel Shipsey" w:date="2025-06-23T15:41:00Z">
                <w:pPr>
                  <w:framePr w:hSpace="180" w:wrap="around" w:vAnchor="text" w:hAnchor="margin" w:xAlign="center" w:y="-4623"/>
                </w:pPr>
              </w:pPrChange>
            </w:pPr>
            <w:del w:id="20389" w:author="Rachel Shipsey" w:date="2025-06-23T15:21:00Z">
              <w:r w:rsidRPr="002E5C79" w:rsidDel="008D26A9">
                <w:rPr>
                  <w:rFonts w:eastAsia="Times New Roman" w:cs="Arial"/>
                  <w:b/>
                  <w:bCs/>
                  <w:color w:val="000000"/>
                  <w:sz w:val="18"/>
                  <w:szCs w:val="18"/>
                </w:rPr>
                <w:delText>Data processing (coding, data entry, tabulations)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ECC81C" w14:textId="456DEF4A" w:rsidR="00256429" w:rsidRPr="002E5C79" w:rsidDel="008D26A9" w:rsidRDefault="00256429">
            <w:pPr>
              <w:pStyle w:val="ListParagraph"/>
              <w:spacing w:after="0" w:line="276" w:lineRule="auto"/>
              <w:jc w:val="both"/>
              <w:rPr>
                <w:del w:id="20390" w:author="Rachel Shipsey" w:date="2025-06-23T15:21:00Z"/>
                <w:rFonts w:eastAsia="Times New Roman" w:cs="Arial"/>
                <w:color w:val="000000"/>
                <w:sz w:val="18"/>
                <w:szCs w:val="18"/>
              </w:rPr>
              <w:pPrChange w:id="20391" w:author="Rachel Shipsey" w:date="2025-06-23T15:41:00Z">
                <w:pPr>
                  <w:framePr w:hSpace="180" w:wrap="around" w:vAnchor="text" w:hAnchor="margin" w:xAlign="center" w:y="-4623"/>
                </w:pPr>
              </w:pPrChange>
            </w:pPr>
            <w:del w:id="20392" w:author="Rachel Shipsey" w:date="2025-06-23T15:21:00Z">
              <w:r w:rsidRPr="003A5581" w:rsidDel="008D26A9">
                <w:rPr>
                  <w:rFonts w:eastAsia="Times New Roman" w:cs="Arial"/>
                  <w:color w:val="000000"/>
                  <w:sz w:val="18"/>
                  <w:szCs w:val="18"/>
                </w:rPr>
                <w:delText>Clean pretest dataset</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DC5CB50" w14:textId="00F8E275" w:rsidR="00256429" w:rsidRPr="002E5C79" w:rsidDel="008D26A9" w:rsidRDefault="00256429">
            <w:pPr>
              <w:pStyle w:val="ListParagraph"/>
              <w:spacing w:after="0" w:line="276" w:lineRule="auto"/>
              <w:jc w:val="both"/>
              <w:rPr>
                <w:del w:id="20393" w:author="Rachel Shipsey" w:date="2025-06-23T15:21:00Z"/>
                <w:rFonts w:eastAsia="Times New Roman" w:cs="Arial"/>
                <w:sz w:val="18"/>
                <w:szCs w:val="18"/>
              </w:rPr>
              <w:pPrChange w:id="20394" w:author="Rachel Shipsey" w:date="2025-06-23T15:41:00Z">
                <w:pPr>
                  <w:framePr w:hSpace="180" w:wrap="around" w:vAnchor="text" w:hAnchor="margin" w:xAlign="center" w:y="-4623"/>
                </w:pPr>
              </w:pPrChange>
            </w:pPr>
            <w:del w:id="20395" w:author="Rachel Shipsey" w:date="2025-06-23T15:21:00Z">
              <w:r w:rsidRPr="00425453"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675A81" w14:textId="1189B77D" w:rsidR="00256429" w:rsidRPr="002E5C79" w:rsidDel="008D26A9" w:rsidRDefault="00256429">
            <w:pPr>
              <w:pStyle w:val="ListParagraph"/>
              <w:spacing w:after="0" w:line="276" w:lineRule="auto"/>
              <w:jc w:val="both"/>
              <w:rPr>
                <w:del w:id="20396" w:author="Rachel Shipsey" w:date="2025-06-23T15:21:00Z"/>
                <w:rFonts w:eastAsia="Times New Roman" w:cs="Arial"/>
                <w:b/>
                <w:bCs/>
                <w:i/>
                <w:iCs/>
                <w:color w:val="375623"/>
                <w:sz w:val="18"/>
                <w:szCs w:val="18"/>
              </w:rPr>
              <w:pPrChange w:id="20397" w:author="Rachel Shipsey" w:date="2025-06-23T15:41:00Z">
                <w:pPr>
                  <w:framePr w:hSpace="180" w:wrap="around" w:vAnchor="text" w:hAnchor="margin" w:xAlign="center" w:y="-4623"/>
                </w:pPr>
              </w:pPrChange>
            </w:pPr>
            <w:del w:id="20398" w:author="Rachel Shipsey" w:date="2025-06-23T15:21:00Z">
              <w:r w:rsidRPr="002E5C79" w:rsidDel="008D26A9">
                <w:rPr>
                  <w:rFonts w:eastAsia="Times New Roman" w:cs="Arial"/>
                  <w:b/>
                  <w:bCs/>
                  <w:i/>
                  <w:iCs/>
                  <w:color w:val="375623"/>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07BE50" w14:textId="6B5101DC" w:rsidR="00256429" w:rsidRPr="002E5C79" w:rsidDel="008D26A9" w:rsidRDefault="00256429">
            <w:pPr>
              <w:pStyle w:val="ListParagraph"/>
              <w:spacing w:after="0" w:line="276" w:lineRule="auto"/>
              <w:jc w:val="both"/>
              <w:rPr>
                <w:del w:id="20399" w:author="Rachel Shipsey" w:date="2025-06-23T15:21:00Z"/>
                <w:rFonts w:eastAsia="Times New Roman" w:cs="Arial"/>
                <w:b/>
                <w:bCs/>
                <w:i/>
                <w:iCs/>
                <w:color w:val="375623"/>
              </w:rPr>
              <w:pPrChange w:id="20400" w:author="Rachel Shipsey" w:date="2025-06-23T15:41:00Z">
                <w:pPr>
                  <w:framePr w:hSpace="180" w:wrap="around" w:vAnchor="text" w:hAnchor="margin" w:xAlign="center" w:y="-4623"/>
                </w:pPr>
              </w:pPrChange>
            </w:pPr>
          </w:p>
        </w:tc>
      </w:tr>
      <w:tr w:rsidR="0042434B" w:rsidRPr="002E5C79" w:rsidDel="008D26A9" w14:paraId="45B7E1A0" w14:textId="6571CA6E" w:rsidTr="006F14FD">
        <w:trPr>
          <w:trHeight w:val="312"/>
          <w:del w:id="20401"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6F510C1" w14:textId="2EFE25A9" w:rsidR="00256429" w:rsidRPr="002E5C79" w:rsidDel="008D26A9" w:rsidRDefault="00256429">
            <w:pPr>
              <w:pStyle w:val="ListParagraph"/>
              <w:spacing w:after="0" w:line="276" w:lineRule="auto"/>
              <w:jc w:val="both"/>
              <w:rPr>
                <w:del w:id="20402" w:author="Rachel Shipsey" w:date="2025-06-23T15:21:00Z"/>
                <w:rFonts w:eastAsia="Times New Roman" w:cs="Arial"/>
                <w:color w:val="000000"/>
                <w:sz w:val="18"/>
                <w:szCs w:val="18"/>
              </w:rPr>
              <w:pPrChange w:id="20403" w:author="Rachel Shipsey" w:date="2025-06-23T15:41:00Z">
                <w:pPr>
                  <w:framePr w:hSpace="180" w:wrap="around" w:vAnchor="text" w:hAnchor="margin" w:xAlign="center" w:y="-4623"/>
                  <w:jc w:val="right"/>
                </w:pPr>
              </w:pPrChange>
            </w:pPr>
            <w:del w:id="20404" w:author="Rachel Shipsey" w:date="2025-06-23T15:21:00Z">
              <w:r w:rsidRPr="002E5C79" w:rsidDel="008D26A9">
                <w:rPr>
                  <w:rFonts w:eastAsia="Times New Roman" w:cs="Arial"/>
                  <w:color w:val="000000"/>
                  <w:sz w:val="18"/>
                  <w:szCs w:val="18"/>
                </w:rPr>
                <w:delText>14</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90A158" w14:textId="44BD72A0" w:rsidR="00256429" w:rsidRPr="002E5C79" w:rsidDel="008D26A9" w:rsidRDefault="00256429">
            <w:pPr>
              <w:pStyle w:val="ListParagraph"/>
              <w:spacing w:after="0" w:line="276" w:lineRule="auto"/>
              <w:jc w:val="both"/>
              <w:rPr>
                <w:del w:id="20405" w:author="Rachel Shipsey" w:date="2025-06-23T15:21:00Z"/>
                <w:rFonts w:eastAsia="Times New Roman" w:cs="Arial"/>
                <w:b/>
                <w:bCs/>
                <w:color w:val="000000"/>
                <w:sz w:val="18"/>
                <w:szCs w:val="18"/>
              </w:rPr>
              <w:pPrChange w:id="20406" w:author="Rachel Shipsey" w:date="2025-06-23T15:41:00Z">
                <w:pPr>
                  <w:framePr w:hSpace="180" w:wrap="around" w:vAnchor="text" w:hAnchor="margin" w:xAlign="center" w:y="-4623"/>
                </w:pPr>
              </w:pPrChange>
            </w:pPr>
            <w:del w:id="20407" w:author="Rachel Shipsey" w:date="2025-06-23T15:21:00Z">
              <w:r w:rsidRPr="002E5C79" w:rsidDel="008D26A9">
                <w:rPr>
                  <w:rFonts w:eastAsia="Times New Roman" w:cs="Arial"/>
                  <w:b/>
                  <w:bCs/>
                  <w:color w:val="000000"/>
                  <w:sz w:val="18"/>
                  <w:szCs w:val="18"/>
                </w:rPr>
                <w:delText>Analysis and evaluation of data and information</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8A6FBA" w14:textId="50A5173B" w:rsidR="00256429" w:rsidRPr="002E5C79" w:rsidDel="008D26A9" w:rsidRDefault="00256429">
            <w:pPr>
              <w:pStyle w:val="ListParagraph"/>
              <w:spacing w:after="0" w:line="276" w:lineRule="auto"/>
              <w:jc w:val="both"/>
              <w:rPr>
                <w:del w:id="20408" w:author="Rachel Shipsey" w:date="2025-06-23T15:21:00Z"/>
                <w:rFonts w:eastAsia="Times New Roman" w:cs="Arial"/>
                <w:color w:val="000000"/>
                <w:sz w:val="18"/>
                <w:szCs w:val="18"/>
              </w:rPr>
              <w:pPrChange w:id="20409" w:author="Rachel Shipsey" w:date="2025-06-23T15:41:00Z">
                <w:pPr>
                  <w:framePr w:hSpace="180" w:wrap="around" w:vAnchor="text" w:hAnchor="margin" w:xAlign="center" w:y="-4623"/>
                </w:pPr>
              </w:pPrChange>
            </w:pPr>
            <w:del w:id="20410" w:author="Rachel Shipsey" w:date="2025-06-23T15:21:00Z">
              <w:r w:rsidRPr="003A5581" w:rsidDel="008D26A9">
                <w:rPr>
                  <w:rFonts w:eastAsia="Times New Roman" w:cs="Arial"/>
                  <w:color w:val="000000"/>
                  <w:sz w:val="18"/>
                  <w:szCs w:val="18"/>
                </w:rPr>
                <w:delText>Tabulations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6ED2CB4" w14:textId="0A5F427F" w:rsidR="00256429" w:rsidRPr="002E5C79" w:rsidDel="008D26A9" w:rsidRDefault="00256429">
            <w:pPr>
              <w:pStyle w:val="ListParagraph"/>
              <w:spacing w:after="0" w:line="276" w:lineRule="auto"/>
              <w:jc w:val="both"/>
              <w:rPr>
                <w:del w:id="20411" w:author="Rachel Shipsey" w:date="2025-06-23T15:21:00Z"/>
                <w:rFonts w:eastAsia="Times New Roman" w:cs="Arial"/>
                <w:sz w:val="18"/>
                <w:szCs w:val="18"/>
              </w:rPr>
              <w:pPrChange w:id="20412" w:author="Rachel Shipsey" w:date="2025-06-23T15:41:00Z">
                <w:pPr>
                  <w:framePr w:hSpace="180" w:wrap="around" w:vAnchor="text" w:hAnchor="margin" w:xAlign="center" w:y="-4623"/>
                </w:pPr>
              </w:pPrChange>
            </w:pPr>
            <w:del w:id="20413" w:author="Rachel Shipsey" w:date="2025-06-23T15:21:00Z">
              <w:r w:rsidRPr="00425453"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135CD4" w14:textId="636D88A2" w:rsidR="00256429" w:rsidRPr="002E5C79" w:rsidDel="008D26A9" w:rsidRDefault="00256429">
            <w:pPr>
              <w:pStyle w:val="ListParagraph"/>
              <w:spacing w:after="0" w:line="276" w:lineRule="auto"/>
              <w:jc w:val="both"/>
              <w:rPr>
                <w:del w:id="20414" w:author="Rachel Shipsey" w:date="2025-06-23T15:21:00Z"/>
                <w:rFonts w:eastAsia="Times New Roman" w:cs="Arial"/>
                <w:b/>
                <w:bCs/>
                <w:i/>
                <w:iCs/>
                <w:color w:val="375623"/>
                <w:sz w:val="18"/>
                <w:szCs w:val="18"/>
              </w:rPr>
              <w:pPrChange w:id="20415" w:author="Rachel Shipsey" w:date="2025-06-23T15:41:00Z">
                <w:pPr>
                  <w:framePr w:hSpace="180" w:wrap="around" w:vAnchor="text" w:hAnchor="margin" w:xAlign="center" w:y="-4623"/>
                </w:pPr>
              </w:pPrChange>
            </w:pPr>
            <w:del w:id="20416" w:author="Rachel Shipsey" w:date="2025-06-23T15:21:00Z">
              <w:r w:rsidRPr="002E5C79" w:rsidDel="008D26A9">
                <w:rPr>
                  <w:rFonts w:eastAsia="Times New Roman" w:cs="Arial"/>
                  <w:b/>
                  <w:bCs/>
                  <w:i/>
                  <w:iCs/>
                  <w:color w:val="375623"/>
                  <w:sz w:val="18"/>
                  <w:szCs w:val="18"/>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DCE7DD" w14:textId="7C1FA7B5" w:rsidR="00256429" w:rsidRPr="002E5C79" w:rsidDel="008D26A9" w:rsidRDefault="00256429">
            <w:pPr>
              <w:pStyle w:val="ListParagraph"/>
              <w:spacing w:after="0" w:line="276" w:lineRule="auto"/>
              <w:jc w:val="both"/>
              <w:rPr>
                <w:del w:id="20417" w:author="Rachel Shipsey" w:date="2025-06-23T15:21:00Z"/>
                <w:rFonts w:eastAsia="Times New Roman" w:cs="Arial"/>
                <w:b/>
                <w:bCs/>
                <w:i/>
                <w:iCs/>
                <w:color w:val="375623"/>
              </w:rPr>
              <w:pPrChange w:id="20418" w:author="Rachel Shipsey" w:date="2025-06-23T15:41:00Z">
                <w:pPr>
                  <w:framePr w:hSpace="180" w:wrap="around" w:vAnchor="text" w:hAnchor="margin" w:xAlign="center" w:y="-4623"/>
                </w:pPr>
              </w:pPrChange>
            </w:pPr>
          </w:p>
        </w:tc>
      </w:tr>
      <w:tr w:rsidR="0042434B" w:rsidRPr="002E5C79" w:rsidDel="008D26A9" w14:paraId="39B7F4DC" w14:textId="51C4610F" w:rsidTr="006F14FD">
        <w:trPr>
          <w:trHeight w:val="264"/>
          <w:del w:id="2041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9E58D94" w14:textId="30E1E301" w:rsidR="00256429" w:rsidRPr="002E5C79" w:rsidDel="008D26A9" w:rsidRDefault="00256429">
            <w:pPr>
              <w:pStyle w:val="ListParagraph"/>
              <w:spacing w:after="0" w:line="276" w:lineRule="auto"/>
              <w:jc w:val="both"/>
              <w:rPr>
                <w:del w:id="20420" w:author="Rachel Shipsey" w:date="2025-06-23T15:21:00Z"/>
                <w:rFonts w:eastAsia="Times New Roman" w:cs="Arial"/>
                <w:color w:val="000000"/>
                <w:sz w:val="18"/>
                <w:szCs w:val="18"/>
              </w:rPr>
              <w:pPrChange w:id="20421" w:author="Rachel Shipsey" w:date="2025-06-23T15:41:00Z">
                <w:pPr>
                  <w:framePr w:hSpace="180" w:wrap="around" w:vAnchor="text" w:hAnchor="margin" w:xAlign="center" w:y="-4623"/>
                  <w:jc w:val="right"/>
                </w:pPr>
              </w:pPrChange>
            </w:pPr>
            <w:del w:id="20422" w:author="Rachel Shipsey" w:date="2025-06-23T15:21:00Z">
              <w:r w:rsidRPr="002E5C79" w:rsidDel="008D26A9">
                <w:rPr>
                  <w:rFonts w:eastAsia="Times New Roman" w:cs="Arial"/>
                  <w:color w:val="000000"/>
                  <w:sz w:val="18"/>
                  <w:szCs w:val="18"/>
                </w:rPr>
                <w:delText>15</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753272" w14:textId="588EA917" w:rsidR="00256429" w:rsidRPr="002E5C79" w:rsidDel="008D26A9" w:rsidRDefault="00256429">
            <w:pPr>
              <w:pStyle w:val="ListParagraph"/>
              <w:spacing w:after="0" w:line="276" w:lineRule="auto"/>
              <w:jc w:val="both"/>
              <w:rPr>
                <w:del w:id="20423" w:author="Rachel Shipsey" w:date="2025-06-23T15:21:00Z"/>
                <w:rFonts w:eastAsia="Times New Roman" w:cs="Arial"/>
                <w:b/>
                <w:bCs/>
                <w:color w:val="000000"/>
                <w:sz w:val="18"/>
                <w:szCs w:val="18"/>
              </w:rPr>
              <w:pPrChange w:id="20424" w:author="Rachel Shipsey" w:date="2025-06-23T15:41:00Z">
                <w:pPr>
                  <w:framePr w:hSpace="180" w:wrap="around" w:vAnchor="text" w:hAnchor="margin" w:xAlign="center" w:y="-4623"/>
                </w:pPr>
              </w:pPrChange>
            </w:pPr>
            <w:del w:id="20425" w:author="Rachel Shipsey" w:date="2025-06-23T15:21:00Z">
              <w:r w:rsidRPr="002E5C79" w:rsidDel="008D26A9">
                <w:rPr>
                  <w:rFonts w:eastAsia="Times New Roman" w:cs="Arial"/>
                  <w:b/>
                  <w:bCs/>
                  <w:color w:val="000000"/>
                  <w:sz w:val="18"/>
                  <w:szCs w:val="18"/>
                </w:rPr>
                <w:delText xml:space="preserve">Preparation of the detailed </w:delText>
              </w:r>
              <w:r w:rsidDel="008D26A9">
                <w:rPr>
                  <w:rFonts w:eastAsia="Times New Roman" w:cs="Arial"/>
                  <w:b/>
                  <w:bCs/>
                  <w:color w:val="000000"/>
                  <w:sz w:val="18"/>
                  <w:szCs w:val="18"/>
                </w:rPr>
                <w:delText xml:space="preserve">pretest </w:delText>
              </w:r>
              <w:r w:rsidRPr="002E5C79" w:rsidDel="008D26A9">
                <w:rPr>
                  <w:rFonts w:eastAsia="Times New Roman" w:cs="Arial"/>
                  <w:b/>
                  <w:bCs/>
                  <w:color w:val="000000"/>
                  <w:sz w:val="18"/>
                  <w:szCs w:val="18"/>
                </w:rPr>
                <w:delText xml:space="preserve">report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1D046C" w14:textId="4D7CD7EC" w:rsidR="00256429" w:rsidRPr="002E5C79" w:rsidDel="008D26A9" w:rsidRDefault="00256429">
            <w:pPr>
              <w:pStyle w:val="ListParagraph"/>
              <w:spacing w:after="0" w:line="276" w:lineRule="auto"/>
              <w:jc w:val="both"/>
              <w:rPr>
                <w:del w:id="20426" w:author="Rachel Shipsey" w:date="2025-06-23T15:21:00Z"/>
                <w:rFonts w:eastAsia="Times New Roman" w:cs="Arial"/>
                <w:color w:val="000000"/>
                <w:sz w:val="18"/>
                <w:szCs w:val="18"/>
              </w:rPr>
              <w:pPrChange w:id="20427" w:author="Rachel Shipsey" w:date="2025-06-23T15:41:00Z">
                <w:pPr>
                  <w:framePr w:hSpace="180" w:wrap="around" w:vAnchor="text" w:hAnchor="margin" w:xAlign="center" w:y="-4623"/>
                </w:pPr>
              </w:pPrChange>
            </w:pPr>
            <w:del w:id="20428" w:author="Rachel Shipsey" w:date="2025-06-23T15:21:00Z">
              <w:r w:rsidDel="008D26A9">
                <w:rPr>
                  <w:rFonts w:eastAsia="Times New Roman" w:cs="Arial"/>
                  <w:color w:val="000000"/>
                  <w:sz w:val="18"/>
                  <w:szCs w:val="18"/>
                </w:rPr>
                <w:delText>Report format</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793F883C" w14:textId="0E06A949" w:rsidR="00256429" w:rsidRPr="002E5C79" w:rsidDel="008D26A9" w:rsidRDefault="00256429">
            <w:pPr>
              <w:pStyle w:val="ListParagraph"/>
              <w:spacing w:after="0" w:line="276" w:lineRule="auto"/>
              <w:jc w:val="both"/>
              <w:rPr>
                <w:del w:id="20429" w:author="Rachel Shipsey" w:date="2025-06-23T15:21:00Z"/>
                <w:rFonts w:eastAsia="Times New Roman" w:cs="Arial"/>
                <w:sz w:val="18"/>
                <w:szCs w:val="18"/>
              </w:rPr>
              <w:pPrChange w:id="20430" w:author="Rachel Shipsey" w:date="2025-06-23T15:41:00Z">
                <w:pPr>
                  <w:framePr w:hSpace="180" w:wrap="around" w:vAnchor="text" w:hAnchor="margin" w:xAlign="center" w:y="-4623"/>
                </w:pPr>
              </w:pPrChange>
            </w:pPr>
            <w:del w:id="20431" w:author="Rachel Shipsey" w:date="2025-06-23T15:21:00Z">
              <w:r w:rsidRPr="00D36B2C"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38130E" w14:textId="7ACFA6BC" w:rsidR="00256429" w:rsidRPr="002E5C79" w:rsidDel="008D26A9" w:rsidRDefault="00256429">
            <w:pPr>
              <w:pStyle w:val="ListParagraph"/>
              <w:spacing w:after="0" w:line="276" w:lineRule="auto"/>
              <w:jc w:val="both"/>
              <w:rPr>
                <w:del w:id="20432" w:author="Rachel Shipsey" w:date="2025-06-23T15:21:00Z"/>
                <w:rFonts w:eastAsia="Times New Roman" w:cs="Arial"/>
                <w:color w:val="000000"/>
                <w:sz w:val="18"/>
                <w:szCs w:val="18"/>
              </w:rPr>
              <w:pPrChange w:id="20433" w:author="Rachel Shipsey" w:date="2025-06-23T15:41:00Z">
                <w:pPr>
                  <w:framePr w:hSpace="180" w:wrap="around" w:vAnchor="text" w:hAnchor="margin" w:xAlign="center" w:y="-4623"/>
                  <w:jc w:val="right"/>
                </w:pPr>
              </w:pPrChange>
            </w:pPr>
            <w:del w:id="20434"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3FD414" w14:textId="2A6DCFA9" w:rsidR="00256429" w:rsidRPr="002E5C79" w:rsidDel="008D26A9" w:rsidRDefault="00256429">
            <w:pPr>
              <w:pStyle w:val="ListParagraph"/>
              <w:spacing w:after="0" w:line="276" w:lineRule="auto"/>
              <w:jc w:val="both"/>
              <w:rPr>
                <w:del w:id="20435" w:author="Rachel Shipsey" w:date="2025-06-23T15:21:00Z"/>
                <w:rFonts w:eastAsia="Times New Roman" w:cs="Arial"/>
                <w:color w:val="000000"/>
                <w:sz w:val="20"/>
                <w:szCs w:val="20"/>
              </w:rPr>
              <w:pPrChange w:id="20436" w:author="Rachel Shipsey" w:date="2025-06-23T15:41:00Z">
                <w:pPr>
                  <w:framePr w:hSpace="180" w:wrap="around" w:vAnchor="text" w:hAnchor="margin" w:xAlign="center" w:y="-4623"/>
                  <w:jc w:val="right"/>
                </w:pPr>
              </w:pPrChange>
            </w:pPr>
            <w:del w:id="20437" w:author="Rachel Shipsey" w:date="2025-06-23T15:21:00Z">
              <w:r w:rsidRPr="002E5C79" w:rsidDel="008D26A9">
                <w:rPr>
                  <w:rFonts w:eastAsia="Times New Roman" w:cs="Arial"/>
                  <w:color w:val="000000"/>
                  <w:sz w:val="20"/>
                  <w:szCs w:val="20"/>
                </w:rPr>
                <w:delText>1.6</w:delText>
              </w:r>
            </w:del>
          </w:p>
        </w:tc>
      </w:tr>
      <w:tr w:rsidR="0042434B" w:rsidRPr="002E5C79" w:rsidDel="008D26A9" w14:paraId="0F2E8837" w14:textId="29056B5A" w:rsidTr="006F14FD">
        <w:trPr>
          <w:trHeight w:val="264"/>
          <w:del w:id="2043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395D7C" w14:textId="39DAF4C8" w:rsidR="00256429" w:rsidRPr="002E5C79" w:rsidDel="008D26A9" w:rsidRDefault="00256429">
            <w:pPr>
              <w:pStyle w:val="ListParagraph"/>
              <w:spacing w:after="0" w:line="276" w:lineRule="auto"/>
              <w:jc w:val="both"/>
              <w:rPr>
                <w:del w:id="20439" w:author="Rachel Shipsey" w:date="2025-06-23T15:21:00Z"/>
                <w:rFonts w:eastAsia="Times New Roman" w:cs="Arial"/>
                <w:color w:val="000000"/>
                <w:sz w:val="18"/>
                <w:szCs w:val="18"/>
              </w:rPr>
              <w:pPrChange w:id="20440" w:author="Rachel Shipsey" w:date="2025-06-23T15:41:00Z">
                <w:pPr>
                  <w:framePr w:hSpace="180" w:wrap="around" w:vAnchor="text" w:hAnchor="margin" w:xAlign="center" w:y="-4623"/>
                </w:pPr>
              </w:pPrChange>
            </w:pPr>
            <w:del w:id="20441"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C43569" w14:textId="72C844BD" w:rsidR="00256429" w:rsidRPr="002E5C79" w:rsidDel="008D26A9" w:rsidRDefault="00256429">
            <w:pPr>
              <w:pStyle w:val="ListParagraph"/>
              <w:spacing w:after="0" w:line="276" w:lineRule="auto"/>
              <w:jc w:val="both"/>
              <w:rPr>
                <w:del w:id="20442" w:author="Rachel Shipsey" w:date="2025-06-23T15:21:00Z"/>
                <w:rFonts w:eastAsia="Times New Roman" w:cs="Arial"/>
                <w:color w:val="000000"/>
                <w:sz w:val="18"/>
                <w:szCs w:val="18"/>
              </w:rPr>
              <w:pPrChange w:id="20443" w:author="Rachel Shipsey" w:date="2025-06-23T15:41:00Z">
                <w:pPr>
                  <w:framePr w:hSpace="180" w:wrap="around" w:vAnchor="text" w:hAnchor="margin" w:xAlign="center" w:y="-4623"/>
                  <w:ind w:firstLineChars="200" w:firstLine="360"/>
                </w:pPr>
              </w:pPrChange>
            </w:pPr>
            <w:del w:id="20444" w:author="Rachel Shipsey" w:date="2025-06-23T15:21:00Z">
              <w:r w:rsidRPr="002E5C79" w:rsidDel="008D26A9">
                <w:rPr>
                  <w:rFonts w:eastAsia="Times New Roman" w:cs="Arial"/>
                  <w:color w:val="000000"/>
                  <w:sz w:val="18"/>
                  <w:szCs w:val="18"/>
                </w:rPr>
                <w:delText>Questionnaire pre-test review meeting</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41F568" w14:textId="3EDE33D3" w:rsidR="00256429" w:rsidRPr="002E5C79" w:rsidDel="008D26A9" w:rsidRDefault="00256429">
            <w:pPr>
              <w:pStyle w:val="ListParagraph"/>
              <w:spacing w:after="0" w:line="276" w:lineRule="auto"/>
              <w:jc w:val="both"/>
              <w:rPr>
                <w:del w:id="20445" w:author="Rachel Shipsey" w:date="2025-06-23T15:21:00Z"/>
                <w:rFonts w:eastAsia="Times New Roman" w:cs="Arial"/>
                <w:color w:val="000000"/>
                <w:sz w:val="18"/>
                <w:szCs w:val="18"/>
              </w:rPr>
              <w:pPrChange w:id="20446" w:author="Rachel Shipsey" w:date="2025-06-23T15:41:00Z">
                <w:pPr>
                  <w:framePr w:hSpace="180" w:wrap="around" w:vAnchor="text" w:hAnchor="margin" w:xAlign="center" w:y="-4623"/>
                </w:pPr>
              </w:pPrChange>
            </w:pPr>
            <w:del w:id="20447" w:author="Rachel Shipsey" w:date="2025-06-23T15:21:00Z">
              <w:r w:rsidDel="008D26A9">
                <w:rPr>
                  <w:rFonts w:eastAsia="Times New Roman" w:cs="Arial"/>
                  <w:color w:val="000000"/>
                  <w:sz w:val="18"/>
                  <w:szCs w:val="18"/>
                </w:rPr>
                <w:delText>Detailed</w:delText>
              </w:r>
              <w:r w:rsidRPr="002E5C79" w:rsidDel="008D26A9">
                <w:rPr>
                  <w:rFonts w:eastAsia="Times New Roman" w:cs="Arial"/>
                  <w:color w:val="000000"/>
                  <w:sz w:val="18"/>
                  <w:szCs w:val="18"/>
                </w:rPr>
                <w:delText xml:space="preserve"> </w:delText>
              </w:r>
              <w:r w:rsidRPr="00CB03B4" w:rsidDel="008D26A9">
                <w:rPr>
                  <w:rFonts w:eastAsia="Times New Roman" w:cs="Arial"/>
                  <w:color w:val="000000"/>
                  <w:sz w:val="18"/>
                  <w:szCs w:val="18"/>
                </w:rPr>
                <w:delText>pretest report</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7705ECA" w14:textId="0AFD61E3" w:rsidR="00256429" w:rsidRPr="002E5C79" w:rsidDel="008D26A9" w:rsidRDefault="00256429">
            <w:pPr>
              <w:pStyle w:val="ListParagraph"/>
              <w:spacing w:after="0" w:line="276" w:lineRule="auto"/>
              <w:jc w:val="both"/>
              <w:rPr>
                <w:del w:id="20448" w:author="Rachel Shipsey" w:date="2025-06-23T15:21:00Z"/>
                <w:rFonts w:eastAsia="Times New Roman" w:cs="Arial"/>
                <w:sz w:val="18"/>
                <w:szCs w:val="18"/>
              </w:rPr>
              <w:pPrChange w:id="20449" w:author="Rachel Shipsey" w:date="2025-06-23T15:41:00Z">
                <w:pPr>
                  <w:framePr w:hSpace="180" w:wrap="around" w:vAnchor="text" w:hAnchor="margin" w:xAlign="center" w:y="-4623"/>
                </w:pPr>
              </w:pPrChange>
            </w:pPr>
            <w:del w:id="20450" w:author="Rachel Shipsey" w:date="2025-06-23T15:21:00Z">
              <w:r w:rsidRPr="00D36B2C"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761673" w14:textId="7A5D592B" w:rsidR="00256429" w:rsidRPr="002E5C79" w:rsidDel="008D26A9" w:rsidRDefault="00256429">
            <w:pPr>
              <w:pStyle w:val="ListParagraph"/>
              <w:spacing w:after="0" w:line="276" w:lineRule="auto"/>
              <w:jc w:val="both"/>
              <w:rPr>
                <w:del w:id="20451" w:author="Rachel Shipsey" w:date="2025-06-23T15:21:00Z"/>
                <w:rFonts w:eastAsia="Times New Roman" w:cs="Arial"/>
                <w:color w:val="000000"/>
                <w:sz w:val="18"/>
                <w:szCs w:val="18"/>
              </w:rPr>
              <w:pPrChange w:id="20452" w:author="Rachel Shipsey" w:date="2025-06-23T15:41:00Z">
                <w:pPr>
                  <w:framePr w:hSpace="180" w:wrap="around" w:vAnchor="text" w:hAnchor="margin" w:xAlign="center" w:y="-4623"/>
                  <w:jc w:val="right"/>
                </w:pPr>
              </w:pPrChange>
            </w:pPr>
            <w:del w:id="20453"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47FFD6" w14:textId="389AE30E" w:rsidR="00256429" w:rsidRPr="002E5C79" w:rsidDel="008D26A9" w:rsidRDefault="00256429">
            <w:pPr>
              <w:pStyle w:val="ListParagraph"/>
              <w:spacing w:after="0" w:line="276" w:lineRule="auto"/>
              <w:jc w:val="both"/>
              <w:rPr>
                <w:del w:id="20454" w:author="Rachel Shipsey" w:date="2025-06-23T15:21:00Z"/>
                <w:rFonts w:eastAsia="Times New Roman" w:cs="Arial"/>
                <w:color w:val="000000"/>
                <w:sz w:val="20"/>
                <w:szCs w:val="20"/>
              </w:rPr>
              <w:pPrChange w:id="20455" w:author="Rachel Shipsey" w:date="2025-06-23T15:41:00Z">
                <w:pPr>
                  <w:framePr w:hSpace="180" w:wrap="around" w:vAnchor="text" w:hAnchor="margin" w:xAlign="center" w:y="-4623"/>
                  <w:jc w:val="right"/>
                </w:pPr>
              </w:pPrChange>
            </w:pPr>
            <w:del w:id="20456" w:author="Rachel Shipsey" w:date="2025-06-23T15:21:00Z">
              <w:r w:rsidRPr="002E5C79" w:rsidDel="008D26A9">
                <w:rPr>
                  <w:rFonts w:eastAsia="Times New Roman" w:cs="Arial"/>
                  <w:color w:val="000000"/>
                  <w:sz w:val="20"/>
                  <w:szCs w:val="20"/>
                </w:rPr>
                <w:delText>1.6</w:delText>
              </w:r>
            </w:del>
          </w:p>
        </w:tc>
      </w:tr>
      <w:tr w:rsidR="0042434B" w:rsidRPr="002E5C79" w:rsidDel="008D26A9" w14:paraId="11B166E5" w14:textId="61CC66B7" w:rsidTr="006F14FD">
        <w:trPr>
          <w:trHeight w:val="264"/>
          <w:del w:id="20457"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2C66CC" w14:textId="62558CE0" w:rsidR="00256429" w:rsidRPr="002E5C79" w:rsidDel="008D26A9" w:rsidRDefault="00256429">
            <w:pPr>
              <w:pStyle w:val="ListParagraph"/>
              <w:spacing w:after="0" w:line="276" w:lineRule="auto"/>
              <w:jc w:val="both"/>
              <w:rPr>
                <w:del w:id="20458" w:author="Rachel Shipsey" w:date="2025-06-23T15:21:00Z"/>
                <w:rFonts w:eastAsia="Times New Roman" w:cs="Arial"/>
                <w:color w:val="000000"/>
                <w:sz w:val="18"/>
                <w:szCs w:val="18"/>
              </w:rPr>
              <w:pPrChange w:id="20459" w:author="Rachel Shipsey" w:date="2025-06-23T15:41:00Z">
                <w:pPr>
                  <w:framePr w:hSpace="180" w:wrap="around" w:vAnchor="text" w:hAnchor="margin" w:xAlign="center" w:y="-4623"/>
                  <w:jc w:val="right"/>
                </w:pPr>
              </w:pPrChange>
            </w:pPr>
            <w:del w:id="20460" w:author="Rachel Shipsey" w:date="2025-06-23T15:21:00Z">
              <w:r w:rsidRPr="002E5C79" w:rsidDel="008D26A9">
                <w:rPr>
                  <w:rFonts w:eastAsia="Times New Roman" w:cs="Arial"/>
                  <w:color w:val="000000"/>
                  <w:sz w:val="18"/>
                  <w:szCs w:val="18"/>
                </w:rPr>
                <w:delText>16</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705828" w14:textId="60BBD662" w:rsidR="00256429" w:rsidRPr="002E5C79" w:rsidDel="008D26A9" w:rsidRDefault="00256429">
            <w:pPr>
              <w:pStyle w:val="ListParagraph"/>
              <w:spacing w:after="0" w:line="276" w:lineRule="auto"/>
              <w:jc w:val="both"/>
              <w:rPr>
                <w:del w:id="20461" w:author="Rachel Shipsey" w:date="2025-06-23T15:21:00Z"/>
                <w:rFonts w:eastAsia="Times New Roman" w:cs="Arial"/>
                <w:b/>
                <w:bCs/>
                <w:color w:val="000000"/>
                <w:sz w:val="18"/>
                <w:szCs w:val="18"/>
              </w:rPr>
              <w:pPrChange w:id="20462" w:author="Rachel Shipsey" w:date="2025-06-23T15:41:00Z">
                <w:pPr>
                  <w:framePr w:hSpace="180" w:wrap="around" w:vAnchor="text" w:hAnchor="margin" w:xAlign="center" w:y="-4623"/>
                </w:pPr>
              </w:pPrChange>
            </w:pPr>
            <w:del w:id="20463" w:author="Rachel Shipsey" w:date="2025-06-23T15:21:00Z">
              <w:r w:rsidRPr="002E5C79" w:rsidDel="008D26A9">
                <w:rPr>
                  <w:rFonts w:eastAsia="Times New Roman" w:cs="Arial"/>
                  <w:b/>
                  <w:bCs/>
                  <w:color w:val="000000"/>
                  <w:sz w:val="18"/>
                  <w:szCs w:val="18"/>
                </w:rPr>
                <w:delText xml:space="preserve">Update of census </w:delText>
              </w:r>
              <w:r w:rsidDel="008D26A9">
                <w:rPr>
                  <w:rFonts w:eastAsia="Times New Roman" w:cs="Arial"/>
                  <w:b/>
                  <w:bCs/>
                  <w:color w:val="000000"/>
                  <w:sz w:val="18"/>
                  <w:szCs w:val="18"/>
                </w:rPr>
                <w:delText>t</w:delText>
              </w:r>
              <w:r w:rsidRPr="00C34EDA" w:rsidDel="008D26A9">
                <w:rPr>
                  <w:rFonts w:eastAsia="Times New Roman" w:cs="Arial"/>
                  <w:b/>
                  <w:bCs/>
                  <w:color w:val="000000"/>
                  <w:sz w:val="18"/>
                  <w:szCs w:val="18"/>
                </w:rPr>
                <w:delText>ools</w:delText>
              </w:r>
              <w:r w:rsidRPr="002E5C79" w:rsidDel="008D26A9">
                <w:rPr>
                  <w:rFonts w:eastAsia="Times New Roman" w:cs="Arial"/>
                  <w:b/>
                  <w:bCs/>
                  <w:color w:val="000000"/>
                  <w:sz w:val="18"/>
                  <w:szCs w:val="18"/>
                </w:rPr>
                <w:delText xml:space="preserve"> based on feedback from pretest</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vAlign w:val="bottom"/>
          </w:tcPr>
          <w:p w14:paraId="69F2CB46" w14:textId="76BCB2A1" w:rsidR="00256429" w:rsidRPr="002E5C79" w:rsidDel="008D26A9" w:rsidRDefault="00256429">
            <w:pPr>
              <w:pStyle w:val="ListParagraph"/>
              <w:spacing w:after="0" w:line="276" w:lineRule="auto"/>
              <w:jc w:val="both"/>
              <w:rPr>
                <w:del w:id="20464" w:author="Rachel Shipsey" w:date="2025-06-23T15:21:00Z"/>
                <w:rFonts w:eastAsia="Times New Roman" w:cs="Arial"/>
                <w:b/>
                <w:bCs/>
                <w:color w:val="000000"/>
                <w:sz w:val="18"/>
                <w:szCs w:val="18"/>
              </w:rPr>
              <w:pPrChange w:id="20465" w:author="Rachel Shipsey" w:date="2025-06-23T15:41:00Z">
                <w:pPr>
                  <w:framePr w:hSpace="180" w:wrap="around" w:vAnchor="text" w:hAnchor="margin" w:xAlign="center" w:y="-4623"/>
                </w:pPr>
              </w:pPrChange>
            </w:pPr>
            <w:del w:id="20466" w:author="Rachel Shipsey" w:date="2025-06-23T15:21:00Z">
              <w:r w:rsidDel="008D26A9">
                <w:rPr>
                  <w:rFonts w:eastAsia="Times New Roman" w:cs="Arial"/>
                  <w:color w:val="000000"/>
                  <w:sz w:val="18"/>
                  <w:szCs w:val="18"/>
                </w:rPr>
                <w:delText xml:space="preserve">Updated </w:delText>
              </w:r>
              <w:r w:rsidRPr="002E5C79" w:rsidDel="008D26A9">
                <w:rPr>
                  <w:rFonts w:eastAsia="Times New Roman" w:cs="Arial"/>
                  <w:color w:val="000000"/>
                  <w:sz w:val="18"/>
                  <w:szCs w:val="18"/>
                </w:rPr>
                <w:delText>CAPI application and enumerator's manuals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26D26FB" w14:textId="51C4DC52" w:rsidR="00256429" w:rsidRPr="002E5C79" w:rsidDel="008D26A9" w:rsidRDefault="00256429">
            <w:pPr>
              <w:pStyle w:val="ListParagraph"/>
              <w:spacing w:after="0" w:line="276" w:lineRule="auto"/>
              <w:jc w:val="both"/>
              <w:rPr>
                <w:del w:id="20467" w:author="Rachel Shipsey" w:date="2025-06-23T15:21:00Z"/>
                <w:rFonts w:eastAsia="Times New Roman" w:cs="Arial"/>
                <w:b/>
                <w:bCs/>
                <w:color w:val="000000"/>
                <w:sz w:val="18"/>
                <w:szCs w:val="18"/>
              </w:rPr>
              <w:pPrChange w:id="20468" w:author="Rachel Shipsey" w:date="2025-06-23T15:41:00Z">
                <w:pPr>
                  <w:framePr w:hSpace="180" w:wrap="around" w:vAnchor="text" w:hAnchor="margin" w:xAlign="center" w:y="-4623"/>
                </w:pPr>
              </w:pPrChange>
            </w:pPr>
            <w:del w:id="20469" w:author="Rachel Shipsey" w:date="2025-06-23T15:21:00Z">
              <w:r w:rsidRPr="00D36B2C"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0D702A" w14:textId="5D7AF964" w:rsidR="00256429" w:rsidRPr="002E5C79" w:rsidDel="008D26A9" w:rsidRDefault="00256429">
            <w:pPr>
              <w:pStyle w:val="ListParagraph"/>
              <w:spacing w:after="0" w:line="276" w:lineRule="auto"/>
              <w:jc w:val="both"/>
              <w:rPr>
                <w:del w:id="20470" w:author="Rachel Shipsey" w:date="2025-06-23T15:21:00Z"/>
                <w:rFonts w:eastAsia="Times New Roman" w:cs="Arial"/>
                <w:color w:val="000000"/>
                <w:sz w:val="18"/>
                <w:szCs w:val="18"/>
              </w:rPr>
              <w:pPrChange w:id="20471" w:author="Rachel Shipsey" w:date="2025-06-23T15:41:00Z">
                <w:pPr>
                  <w:framePr w:hSpace="180" w:wrap="around" w:vAnchor="text" w:hAnchor="margin" w:xAlign="center" w:y="-4623"/>
                  <w:jc w:val="right"/>
                </w:pPr>
              </w:pPrChange>
            </w:pPr>
            <w:del w:id="20472"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94DB64" w14:textId="0D8FD433" w:rsidR="00256429" w:rsidRPr="002E5C79" w:rsidDel="008D26A9" w:rsidRDefault="00256429">
            <w:pPr>
              <w:pStyle w:val="ListParagraph"/>
              <w:spacing w:after="0" w:line="276" w:lineRule="auto"/>
              <w:jc w:val="both"/>
              <w:rPr>
                <w:del w:id="20473" w:author="Rachel Shipsey" w:date="2025-06-23T15:21:00Z"/>
                <w:rFonts w:eastAsia="Times New Roman" w:cs="Arial"/>
                <w:color w:val="000000"/>
                <w:sz w:val="20"/>
                <w:szCs w:val="20"/>
              </w:rPr>
              <w:pPrChange w:id="20474" w:author="Rachel Shipsey" w:date="2025-06-23T15:41:00Z">
                <w:pPr>
                  <w:framePr w:hSpace="180" w:wrap="around" w:vAnchor="text" w:hAnchor="margin" w:xAlign="center" w:y="-4623"/>
                  <w:jc w:val="right"/>
                </w:pPr>
              </w:pPrChange>
            </w:pPr>
            <w:del w:id="20475" w:author="Rachel Shipsey" w:date="2025-06-23T15:21:00Z">
              <w:r w:rsidRPr="002E5C79" w:rsidDel="008D26A9">
                <w:rPr>
                  <w:rFonts w:eastAsia="Times New Roman" w:cs="Arial"/>
                  <w:color w:val="000000"/>
                  <w:sz w:val="20"/>
                  <w:szCs w:val="20"/>
                </w:rPr>
                <w:delText>1.6</w:delText>
              </w:r>
            </w:del>
          </w:p>
        </w:tc>
      </w:tr>
      <w:tr w:rsidR="0042434B" w:rsidRPr="002E5C79" w:rsidDel="008D26A9" w14:paraId="79ADBBE1" w14:textId="659D536C" w:rsidTr="006F14FD">
        <w:trPr>
          <w:trHeight w:val="264"/>
          <w:del w:id="20476"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C51151" w14:textId="4249AD06" w:rsidR="00256429" w:rsidRPr="002E5C79" w:rsidDel="008D26A9" w:rsidRDefault="00256429">
            <w:pPr>
              <w:pStyle w:val="ListParagraph"/>
              <w:spacing w:after="0" w:line="276" w:lineRule="auto"/>
              <w:jc w:val="both"/>
              <w:rPr>
                <w:del w:id="20477" w:author="Rachel Shipsey" w:date="2025-06-23T15:21:00Z"/>
                <w:rFonts w:eastAsia="Times New Roman" w:cs="Arial"/>
                <w:color w:val="000000"/>
                <w:sz w:val="18"/>
                <w:szCs w:val="18"/>
              </w:rPr>
              <w:pPrChange w:id="20478" w:author="Rachel Shipsey" w:date="2025-06-23T15:41:00Z">
                <w:pPr>
                  <w:framePr w:hSpace="180" w:wrap="around" w:vAnchor="text" w:hAnchor="margin" w:xAlign="center" w:y="-4623"/>
                  <w:jc w:val="right"/>
                </w:pPr>
              </w:pPrChange>
            </w:pPr>
            <w:del w:id="20479" w:author="Rachel Shipsey" w:date="2025-06-23T15:21:00Z">
              <w:r w:rsidRPr="002E5C79" w:rsidDel="008D26A9">
                <w:rPr>
                  <w:rFonts w:eastAsia="Times New Roman" w:cs="Arial"/>
                  <w:color w:val="000000"/>
                  <w:sz w:val="18"/>
                  <w:szCs w:val="18"/>
                </w:rPr>
                <w:delText>17</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363E1E" w14:textId="7DA82047" w:rsidR="00256429" w:rsidRPr="002E5C79" w:rsidDel="008D26A9" w:rsidRDefault="00256429">
            <w:pPr>
              <w:pStyle w:val="ListParagraph"/>
              <w:spacing w:after="0" w:line="276" w:lineRule="auto"/>
              <w:jc w:val="both"/>
              <w:rPr>
                <w:del w:id="20480" w:author="Rachel Shipsey" w:date="2025-06-23T15:21:00Z"/>
                <w:rFonts w:eastAsia="Times New Roman" w:cs="Arial"/>
                <w:b/>
                <w:bCs/>
                <w:color w:val="000000"/>
                <w:sz w:val="18"/>
                <w:szCs w:val="18"/>
              </w:rPr>
              <w:pPrChange w:id="20481" w:author="Rachel Shipsey" w:date="2025-06-23T15:41:00Z">
                <w:pPr>
                  <w:framePr w:hSpace="180" w:wrap="around" w:vAnchor="text" w:hAnchor="margin" w:xAlign="center" w:y="-4623"/>
                </w:pPr>
              </w:pPrChange>
            </w:pPr>
            <w:del w:id="20482" w:author="Rachel Shipsey" w:date="2025-06-23T15:21:00Z">
              <w:r w:rsidRPr="002E5C79" w:rsidDel="008D26A9">
                <w:rPr>
                  <w:rFonts w:eastAsia="Times New Roman" w:cs="Arial"/>
                  <w:b/>
                  <w:bCs/>
                  <w:color w:val="000000"/>
                  <w:sz w:val="18"/>
                  <w:szCs w:val="18"/>
                </w:rPr>
                <w:delText xml:space="preserve">Determine if there is need for another pretest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FA021A" w14:textId="075C805E" w:rsidR="00256429" w:rsidRPr="002E5C79" w:rsidDel="008D26A9" w:rsidRDefault="00256429">
            <w:pPr>
              <w:pStyle w:val="ListParagraph"/>
              <w:spacing w:after="0" w:line="276" w:lineRule="auto"/>
              <w:jc w:val="both"/>
              <w:rPr>
                <w:del w:id="20483" w:author="Rachel Shipsey" w:date="2025-06-23T15:21:00Z"/>
                <w:rFonts w:eastAsia="Times New Roman" w:cs="Arial"/>
                <w:color w:val="000000"/>
                <w:sz w:val="18"/>
                <w:szCs w:val="18"/>
              </w:rPr>
              <w:pPrChange w:id="20484" w:author="Rachel Shipsey" w:date="2025-06-23T15:41:00Z">
                <w:pPr>
                  <w:framePr w:hSpace="180" w:wrap="around" w:vAnchor="text" w:hAnchor="margin" w:xAlign="center" w:y="-4623"/>
                </w:pPr>
              </w:pPrChange>
            </w:pPr>
            <w:del w:id="20485" w:author="Rachel Shipsey" w:date="2025-06-23T15:21:00Z">
              <w:r w:rsidDel="008D26A9">
                <w:rPr>
                  <w:rFonts w:eastAsia="Times New Roman" w:cs="Arial"/>
                  <w:color w:val="000000"/>
                  <w:sz w:val="18"/>
                  <w:szCs w:val="18"/>
                </w:rPr>
                <w:delText>If yes,</w:delText>
              </w:r>
              <w:r w:rsidRPr="00CB03B4" w:rsidDel="008D26A9">
                <w:rPr>
                  <w:rFonts w:eastAsia="Times New Roman" w:cs="Arial"/>
                  <w:color w:val="000000"/>
                  <w:sz w:val="18"/>
                  <w:szCs w:val="18"/>
                </w:rPr>
                <w:delText xml:space="preserve"> repeat steps 9 to 18</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2F8D5D" w14:textId="7E666159" w:rsidR="00256429" w:rsidRPr="002E5C79" w:rsidDel="008D26A9" w:rsidRDefault="00256429">
            <w:pPr>
              <w:pStyle w:val="ListParagraph"/>
              <w:spacing w:after="0" w:line="276" w:lineRule="auto"/>
              <w:jc w:val="both"/>
              <w:rPr>
                <w:del w:id="20486" w:author="Rachel Shipsey" w:date="2025-06-23T15:21:00Z"/>
                <w:rFonts w:eastAsia="Times New Roman" w:cs="Arial"/>
                <w:sz w:val="18"/>
                <w:szCs w:val="18"/>
              </w:rPr>
              <w:pPrChange w:id="20487" w:author="Rachel Shipsey" w:date="2025-06-23T15:41:00Z">
                <w:pPr>
                  <w:framePr w:hSpace="180" w:wrap="around" w:vAnchor="text" w:hAnchor="margin" w:xAlign="center" w:y="-4623"/>
                </w:pPr>
              </w:pPrChange>
            </w:pPr>
            <w:del w:id="20488" w:author="Rachel Shipsey" w:date="2025-06-23T15:21:00Z">
              <w:r w:rsidDel="008D26A9">
                <w:rPr>
                  <w:rFonts w:eastAsia="Times New Roman" w:cs="Arial"/>
                  <w:sz w:val="18"/>
                  <w:szCs w:val="18"/>
                </w:rPr>
                <w:delText>Demography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310242" w14:textId="0DF4A8C7" w:rsidR="00256429" w:rsidRPr="002E5C79" w:rsidDel="008D26A9" w:rsidRDefault="00256429">
            <w:pPr>
              <w:pStyle w:val="ListParagraph"/>
              <w:spacing w:after="0" w:line="276" w:lineRule="auto"/>
              <w:jc w:val="both"/>
              <w:rPr>
                <w:del w:id="20489" w:author="Rachel Shipsey" w:date="2025-06-23T15:21:00Z"/>
                <w:rFonts w:eastAsia="Times New Roman" w:cs="Arial"/>
                <w:color w:val="000000"/>
                <w:sz w:val="18"/>
                <w:szCs w:val="18"/>
              </w:rPr>
              <w:pPrChange w:id="20490" w:author="Rachel Shipsey" w:date="2025-06-23T15:41:00Z">
                <w:pPr>
                  <w:framePr w:hSpace="180" w:wrap="around" w:vAnchor="text" w:hAnchor="margin" w:xAlign="center" w:y="-4623"/>
                  <w:jc w:val="right"/>
                </w:pPr>
              </w:pPrChange>
            </w:pPr>
            <w:del w:id="20491" w:author="Rachel Shipsey" w:date="2025-06-23T15:21:00Z">
              <w:r w:rsidRPr="002E5C79" w:rsidDel="008D26A9">
                <w:rPr>
                  <w:rFonts w:eastAsia="Times New Roman" w:cs="Arial"/>
                  <w:color w:val="000000"/>
                  <w:sz w:val="18"/>
                  <w:szCs w:val="18"/>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307963" w14:textId="3752268A" w:rsidR="00256429" w:rsidRPr="002E5C79" w:rsidDel="008D26A9" w:rsidRDefault="00256429">
            <w:pPr>
              <w:pStyle w:val="ListParagraph"/>
              <w:spacing w:after="0" w:line="276" w:lineRule="auto"/>
              <w:jc w:val="both"/>
              <w:rPr>
                <w:del w:id="20492" w:author="Rachel Shipsey" w:date="2025-06-23T15:21:00Z"/>
                <w:rFonts w:eastAsia="Times New Roman" w:cs="Arial"/>
                <w:color w:val="000000"/>
                <w:sz w:val="20"/>
                <w:szCs w:val="20"/>
              </w:rPr>
              <w:pPrChange w:id="20493" w:author="Rachel Shipsey" w:date="2025-06-23T15:41:00Z">
                <w:pPr>
                  <w:framePr w:hSpace="180" w:wrap="around" w:vAnchor="text" w:hAnchor="margin" w:xAlign="center" w:y="-4623"/>
                  <w:jc w:val="right"/>
                </w:pPr>
              </w:pPrChange>
            </w:pPr>
            <w:del w:id="20494" w:author="Rachel Shipsey" w:date="2025-06-23T15:21:00Z">
              <w:r w:rsidRPr="002E5C79" w:rsidDel="008D26A9">
                <w:rPr>
                  <w:rFonts w:eastAsia="Times New Roman" w:cs="Arial"/>
                  <w:color w:val="000000"/>
                  <w:sz w:val="20"/>
                  <w:szCs w:val="20"/>
                </w:rPr>
                <w:delText>1.6</w:delText>
              </w:r>
            </w:del>
          </w:p>
        </w:tc>
      </w:tr>
      <w:tr w:rsidR="0042434B" w:rsidRPr="002E5C79" w:rsidDel="008D26A9" w14:paraId="67F3E36C" w14:textId="4EDCE759" w:rsidTr="006F14FD">
        <w:trPr>
          <w:trHeight w:val="276"/>
          <w:del w:id="20495"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0D9CAE" w14:textId="2342D219" w:rsidR="00256429" w:rsidRPr="002E5C79" w:rsidDel="008D26A9" w:rsidRDefault="00256429">
            <w:pPr>
              <w:pStyle w:val="ListParagraph"/>
              <w:spacing w:after="0" w:line="276" w:lineRule="auto"/>
              <w:jc w:val="both"/>
              <w:rPr>
                <w:del w:id="20496" w:author="Rachel Shipsey" w:date="2025-06-23T15:21:00Z"/>
                <w:rFonts w:eastAsia="Times New Roman" w:cs="Arial"/>
                <w:color w:val="000000"/>
                <w:sz w:val="18"/>
                <w:szCs w:val="18"/>
              </w:rPr>
              <w:pPrChange w:id="20497" w:author="Rachel Shipsey" w:date="2025-06-23T15:41:00Z">
                <w:pPr>
                  <w:framePr w:hSpace="180" w:wrap="around" w:vAnchor="text" w:hAnchor="margin" w:xAlign="center" w:y="-4623"/>
                  <w:jc w:val="right"/>
                </w:pPr>
              </w:pPrChange>
            </w:pPr>
            <w:del w:id="20498" w:author="Rachel Shipsey" w:date="2025-06-23T15:21:00Z">
              <w:r w:rsidRPr="002E5C79" w:rsidDel="008D26A9">
                <w:rPr>
                  <w:rFonts w:eastAsia="Times New Roman" w:cs="Arial"/>
                  <w:color w:val="000000"/>
                  <w:sz w:val="18"/>
                  <w:szCs w:val="18"/>
                </w:rPr>
                <w:delText>18</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406F17" w14:textId="15A21371" w:rsidR="00256429" w:rsidRPr="002E5C79" w:rsidDel="008D26A9" w:rsidRDefault="00256429">
            <w:pPr>
              <w:pStyle w:val="ListParagraph"/>
              <w:spacing w:after="0" w:line="276" w:lineRule="auto"/>
              <w:jc w:val="both"/>
              <w:rPr>
                <w:del w:id="20499" w:author="Rachel Shipsey" w:date="2025-06-23T15:21:00Z"/>
                <w:rFonts w:eastAsia="Times New Roman" w:cs="Arial"/>
                <w:b/>
                <w:bCs/>
                <w:color w:val="000000"/>
                <w:sz w:val="18"/>
                <w:szCs w:val="18"/>
              </w:rPr>
              <w:pPrChange w:id="20500" w:author="Rachel Shipsey" w:date="2025-06-23T15:41:00Z">
                <w:pPr>
                  <w:framePr w:hSpace="180" w:wrap="around" w:vAnchor="text" w:hAnchor="margin" w:xAlign="center" w:y="-4623"/>
                </w:pPr>
              </w:pPrChange>
            </w:pPr>
            <w:del w:id="20501" w:author="Rachel Shipsey" w:date="2025-06-23T15:21:00Z">
              <w:r w:rsidRPr="002E5C79" w:rsidDel="008D26A9">
                <w:rPr>
                  <w:rFonts w:eastAsia="Times New Roman" w:cs="Arial"/>
                  <w:b/>
                  <w:bCs/>
                  <w:color w:val="000000"/>
                  <w:sz w:val="18"/>
                  <w:szCs w:val="18"/>
                </w:rPr>
                <w:delText xml:space="preserve">Update of the data editing instructions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F2A1D1" w14:textId="2BA63850" w:rsidR="00256429" w:rsidRPr="002E5C79" w:rsidDel="008D26A9" w:rsidRDefault="00256429">
            <w:pPr>
              <w:pStyle w:val="ListParagraph"/>
              <w:spacing w:after="0" w:line="276" w:lineRule="auto"/>
              <w:jc w:val="both"/>
              <w:rPr>
                <w:del w:id="20502" w:author="Rachel Shipsey" w:date="2025-06-23T15:21:00Z"/>
                <w:rFonts w:eastAsia="Times New Roman" w:cs="Arial"/>
                <w:color w:val="000000"/>
                <w:sz w:val="18"/>
                <w:szCs w:val="18"/>
              </w:rPr>
              <w:pPrChange w:id="20503" w:author="Rachel Shipsey" w:date="2025-06-23T15:41:00Z">
                <w:pPr>
                  <w:framePr w:hSpace="180" w:wrap="around" w:vAnchor="text" w:hAnchor="margin" w:xAlign="center" w:y="-4623"/>
                </w:pPr>
              </w:pPrChange>
            </w:pPr>
            <w:del w:id="20504" w:author="Rachel Shipsey" w:date="2025-06-23T15:21:00Z">
              <w:r w:rsidRPr="003A5581" w:rsidDel="008D26A9">
                <w:rPr>
                  <w:rFonts w:eastAsia="Times New Roman" w:cs="Arial"/>
                  <w:color w:val="000000"/>
                  <w:sz w:val="18"/>
                  <w:szCs w:val="18"/>
                </w:rPr>
                <w:delText>Final data editing guide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36AE4E" w14:textId="113EFF19" w:rsidR="00256429" w:rsidRPr="002E5C79" w:rsidDel="008D26A9" w:rsidRDefault="00256429">
            <w:pPr>
              <w:pStyle w:val="ListParagraph"/>
              <w:spacing w:after="0" w:line="276" w:lineRule="auto"/>
              <w:jc w:val="both"/>
              <w:rPr>
                <w:del w:id="20505" w:author="Rachel Shipsey" w:date="2025-06-23T15:21:00Z"/>
                <w:rFonts w:eastAsia="Times New Roman" w:cs="Arial"/>
                <w:sz w:val="18"/>
                <w:szCs w:val="18"/>
              </w:rPr>
              <w:pPrChange w:id="20506" w:author="Rachel Shipsey" w:date="2025-06-23T15:41:00Z">
                <w:pPr>
                  <w:framePr w:hSpace="180" w:wrap="around" w:vAnchor="text" w:hAnchor="margin" w:xAlign="center" w:y="-4623"/>
                </w:pPr>
              </w:pPrChange>
            </w:pPr>
            <w:del w:id="20507" w:author="Rachel Shipsey" w:date="2025-06-23T15:21:00Z">
              <w:r w:rsidRPr="00AF6943" w:rsidDel="008D26A9">
                <w:rPr>
                  <w:rFonts w:eastAsia="Times New Roman" w:cs="Arial"/>
                  <w:sz w:val="18"/>
                  <w:szCs w:val="18"/>
                </w:rPr>
                <w:delText>Demography</w:delText>
              </w:r>
              <w:r w:rsidDel="008D26A9">
                <w:rPr>
                  <w:rFonts w:eastAsia="Times New Roman" w:cs="Arial"/>
                  <w:sz w:val="18"/>
                  <w:szCs w:val="18"/>
                </w:rPr>
                <w:delText xml:space="preserve"> &amp; IT</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B2D682" w14:textId="2EEEDE8E" w:rsidR="00256429" w:rsidRPr="002E5C79" w:rsidDel="008D26A9" w:rsidRDefault="00256429">
            <w:pPr>
              <w:pStyle w:val="ListParagraph"/>
              <w:spacing w:after="0" w:line="276" w:lineRule="auto"/>
              <w:jc w:val="both"/>
              <w:rPr>
                <w:del w:id="20508" w:author="Rachel Shipsey" w:date="2025-06-23T15:21:00Z"/>
                <w:rFonts w:eastAsia="Times New Roman" w:cs="Arial"/>
                <w:color w:val="000000"/>
                <w:sz w:val="18"/>
                <w:szCs w:val="18"/>
              </w:rPr>
              <w:pPrChange w:id="20509" w:author="Rachel Shipsey" w:date="2025-06-23T15:41:00Z">
                <w:pPr>
                  <w:framePr w:hSpace="180" w:wrap="around" w:vAnchor="text" w:hAnchor="margin" w:xAlign="center" w:y="-4623"/>
                  <w:jc w:val="right"/>
                </w:pPr>
              </w:pPrChange>
            </w:pPr>
            <w:del w:id="20510" w:author="Rachel Shipsey" w:date="2025-06-23T15:21:00Z">
              <w:r w:rsidRPr="002E5C79" w:rsidDel="008D26A9">
                <w:rPr>
                  <w:rFonts w:eastAsia="Times New Roman" w:cs="Arial"/>
                  <w:color w:val="000000"/>
                  <w:sz w:val="18"/>
                  <w:szCs w:val="18"/>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DC13E3" w14:textId="58A862A3" w:rsidR="00256429" w:rsidRPr="002E5C79" w:rsidDel="008D26A9" w:rsidRDefault="00256429">
            <w:pPr>
              <w:pStyle w:val="ListParagraph"/>
              <w:spacing w:after="0" w:line="276" w:lineRule="auto"/>
              <w:jc w:val="both"/>
              <w:rPr>
                <w:del w:id="20511" w:author="Rachel Shipsey" w:date="2025-06-23T15:21:00Z"/>
                <w:rFonts w:eastAsia="Times New Roman" w:cs="Arial"/>
                <w:color w:val="000000"/>
                <w:sz w:val="20"/>
                <w:szCs w:val="20"/>
              </w:rPr>
              <w:pPrChange w:id="20512" w:author="Rachel Shipsey" w:date="2025-06-23T15:41:00Z">
                <w:pPr>
                  <w:framePr w:hSpace="180" w:wrap="around" w:vAnchor="text" w:hAnchor="margin" w:xAlign="center" w:y="-4623"/>
                  <w:jc w:val="right"/>
                </w:pPr>
              </w:pPrChange>
            </w:pPr>
            <w:del w:id="20513" w:author="Rachel Shipsey" w:date="2025-06-23T15:21:00Z">
              <w:r w:rsidRPr="002E5C79" w:rsidDel="008D26A9">
                <w:rPr>
                  <w:rFonts w:eastAsia="Times New Roman" w:cs="Arial"/>
                  <w:color w:val="000000"/>
                  <w:sz w:val="20"/>
                  <w:szCs w:val="20"/>
                </w:rPr>
                <w:delText>1.6</w:delText>
              </w:r>
            </w:del>
          </w:p>
        </w:tc>
      </w:tr>
      <w:tr w:rsidR="00CC28AB" w:rsidRPr="00B60FDD" w:rsidDel="008D26A9" w14:paraId="3E235C3A" w14:textId="2BE4E1E8" w:rsidTr="006F14FD">
        <w:trPr>
          <w:trHeight w:val="276"/>
          <w:del w:id="20514" w:author="Rachel Shipsey" w:date="2025-06-23T15:21:00Z"/>
        </w:trPr>
        <w:tc>
          <w:tcPr>
            <w:tcW w:w="5000" w:type="pct"/>
            <w:gridSpan w:val="6"/>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9E2F3" w:themeFill="accent1" w:themeFillTint="33"/>
            <w:noWrap/>
            <w:vAlign w:val="bottom"/>
          </w:tcPr>
          <w:p w14:paraId="7168020B" w14:textId="31F555AF" w:rsidR="00CC28AB" w:rsidRPr="00B60FDD" w:rsidDel="008D26A9" w:rsidRDefault="00B60FDD">
            <w:pPr>
              <w:pStyle w:val="ListParagraph"/>
              <w:spacing w:after="0" w:line="276" w:lineRule="auto"/>
              <w:jc w:val="both"/>
              <w:rPr>
                <w:del w:id="20515" w:author="Rachel Shipsey" w:date="2025-06-23T15:21:00Z"/>
                <w:rFonts w:eastAsia="Times New Roman" w:cs="Arial"/>
                <w:b/>
                <w:bCs/>
                <w:color w:val="000000"/>
                <w:sz w:val="18"/>
                <w:szCs w:val="18"/>
              </w:rPr>
              <w:pPrChange w:id="20516" w:author="Rachel Shipsey" w:date="2025-06-23T15:41:00Z">
                <w:pPr>
                  <w:framePr w:hSpace="180" w:wrap="around" w:vAnchor="text" w:hAnchor="margin" w:xAlign="center" w:y="-4623"/>
                  <w:jc w:val="center"/>
                </w:pPr>
              </w:pPrChange>
            </w:pPr>
            <w:del w:id="20517" w:author="Rachel Shipsey" w:date="2025-06-23T15:21:00Z">
              <w:r w:rsidRPr="00B60FDD" w:rsidDel="008D26A9">
                <w:rPr>
                  <w:rFonts w:eastAsia="Times New Roman" w:cs="Arial"/>
                  <w:b/>
                  <w:bCs/>
                  <w:color w:val="000000"/>
                  <w:sz w:val="18"/>
                  <w:szCs w:val="18"/>
                </w:rPr>
                <w:delText>PILOT CENSUS</w:delText>
              </w:r>
            </w:del>
          </w:p>
        </w:tc>
      </w:tr>
      <w:tr w:rsidR="00A62762" w:rsidRPr="002E5C79" w:rsidDel="008D26A9" w14:paraId="2F9C9086" w14:textId="5D8FA724" w:rsidTr="006F14FD">
        <w:trPr>
          <w:trHeight w:val="264"/>
          <w:del w:id="2051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5947EB" w14:textId="5C308B1B" w:rsidR="00A62762" w:rsidRPr="002E5C79" w:rsidDel="008D26A9" w:rsidRDefault="00A62762">
            <w:pPr>
              <w:pStyle w:val="ListParagraph"/>
              <w:spacing w:after="0" w:line="276" w:lineRule="auto"/>
              <w:jc w:val="both"/>
              <w:rPr>
                <w:del w:id="20519" w:author="Rachel Shipsey" w:date="2025-06-23T15:21:00Z"/>
                <w:rFonts w:eastAsia="Times New Roman" w:cs="Arial"/>
                <w:color w:val="000000"/>
                <w:sz w:val="18"/>
                <w:szCs w:val="18"/>
              </w:rPr>
              <w:pPrChange w:id="20520" w:author="Rachel Shipsey" w:date="2025-06-23T15:41:00Z">
                <w:pPr>
                  <w:framePr w:hSpace="180" w:wrap="around" w:vAnchor="text" w:hAnchor="margin" w:xAlign="center" w:y="-4623"/>
                  <w:jc w:val="right"/>
                </w:pPr>
              </w:pPrChange>
            </w:pPr>
            <w:del w:id="20521" w:author="Rachel Shipsey" w:date="2025-06-23T15:21:00Z">
              <w:r w:rsidRPr="002E5C79" w:rsidDel="008D26A9">
                <w:rPr>
                  <w:rFonts w:eastAsia="Times New Roman" w:cs="Arial"/>
                  <w:color w:val="000000"/>
                  <w:sz w:val="18"/>
                  <w:szCs w:val="18"/>
                </w:rPr>
                <w:delText>1</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28CDF9" w14:textId="61A6B318" w:rsidR="00A62762" w:rsidRPr="002E5C79" w:rsidDel="008D26A9" w:rsidRDefault="00A62762">
            <w:pPr>
              <w:pStyle w:val="ListParagraph"/>
              <w:spacing w:after="0" w:line="276" w:lineRule="auto"/>
              <w:jc w:val="both"/>
              <w:rPr>
                <w:del w:id="20522" w:author="Rachel Shipsey" w:date="2025-06-23T15:21:00Z"/>
                <w:rFonts w:eastAsia="Times New Roman" w:cs="Arial"/>
                <w:b/>
                <w:bCs/>
                <w:color w:val="000000"/>
                <w:sz w:val="18"/>
                <w:szCs w:val="18"/>
              </w:rPr>
              <w:pPrChange w:id="20523" w:author="Rachel Shipsey" w:date="2025-06-23T15:41:00Z">
                <w:pPr>
                  <w:framePr w:hSpace="180" w:wrap="around" w:vAnchor="text" w:hAnchor="margin" w:xAlign="center" w:y="-4623"/>
                </w:pPr>
              </w:pPrChange>
            </w:pPr>
            <w:del w:id="20524" w:author="Rachel Shipsey" w:date="2025-06-23T15:21:00Z">
              <w:r w:rsidRPr="002E5C79" w:rsidDel="008D26A9">
                <w:rPr>
                  <w:rFonts w:eastAsia="Times New Roman" w:cs="Arial"/>
                  <w:b/>
                  <w:bCs/>
                  <w:color w:val="000000"/>
                  <w:sz w:val="18"/>
                  <w:szCs w:val="18"/>
                </w:rPr>
                <w:delText>Development of concept note for pilot census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72ADDD" w14:textId="2DD1A073" w:rsidR="00A62762" w:rsidRPr="002E5C79" w:rsidDel="008D26A9" w:rsidRDefault="00A62762">
            <w:pPr>
              <w:pStyle w:val="ListParagraph"/>
              <w:spacing w:after="0" w:line="276" w:lineRule="auto"/>
              <w:jc w:val="both"/>
              <w:rPr>
                <w:del w:id="20525" w:author="Rachel Shipsey" w:date="2025-06-23T15:21:00Z"/>
                <w:rFonts w:eastAsia="Times New Roman" w:cs="Arial"/>
                <w:color w:val="000000"/>
                <w:sz w:val="18"/>
                <w:szCs w:val="18"/>
              </w:rPr>
              <w:pPrChange w:id="20526" w:author="Rachel Shipsey" w:date="2025-06-23T15:41:00Z">
                <w:pPr>
                  <w:framePr w:hSpace="180" w:wrap="around" w:vAnchor="text" w:hAnchor="margin" w:xAlign="center" w:y="-4623"/>
                  <w:ind w:right="-144"/>
                </w:pPr>
              </w:pPrChange>
            </w:pPr>
            <w:del w:id="20527" w:author="Rachel Shipsey" w:date="2025-06-23T15:21:00Z">
              <w:r w:rsidRPr="00FC3523" w:rsidDel="008D26A9">
                <w:rPr>
                  <w:rFonts w:eastAsia="Times New Roman" w:cs="Arial"/>
                  <w:color w:val="000000"/>
                  <w:sz w:val="16"/>
                  <w:szCs w:val="16"/>
                </w:rPr>
                <w:delText xml:space="preserve">Work plan, Procurement plan, Budget, training plan </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84BA0D" w14:textId="5E051818" w:rsidR="00A62762" w:rsidRPr="002E5C79" w:rsidDel="008D26A9" w:rsidRDefault="00A62762">
            <w:pPr>
              <w:pStyle w:val="ListParagraph"/>
              <w:spacing w:after="0" w:line="276" w:lineRule="auto"/>
              <w:jc w:val="both"/>
              <w:rPr>
                <w:del w:id="20528" w:author="Rachel Shipsey" w:date="2025-06-23T15:21:00Z"/>
                <w:rFonts w:eastAsia="Times New Roman" w:cs="Arial"/>
                <w:color w:val="000000"/>
                <w:sz w:val="18"/>
                <w:szCs w:val="18"/>
              </w:rPr>
              <w:pPrChange w:id="20529"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B5D2C5" w14:textId="5F045301" w:rsidR="00A62762" w:rsidRPr="002E5C79" w:rsidDel="008D26A9" w:rsidRDefault="00A62762">
            <w:pPr>
              <w:pStyle w:val="ListParagraph"/>
              <w:spacing w:after="0" w:line="276" w:lineRule="auto"/>
              <w:jc w:val="both"/>
              <w:rPr>
                <w:del w:id="20530" w:author="Rachel Shipsey" w:date="2025-06-23T15:21:00Z"/>
                <w:rFonts w:eastAsia="Times New Roman" w:cs="Arial"/>
                <w:color w:val="000000"/>
                <w:sz w:val="18"/>
                <w:szCs w:val="18"/>
              </w:rPr>
              <w:pPrChange w:id="20531" w:author="Rachel Shipsey" w:date="2025-06-23T15:41:00Z">
                <w:pPr>
                  <w:framePr w:hSpace="180" w:wrap="around" w:vAnchor="text" w:hAnchor="margin" w:xAlign="center" w:y="-4623"/>
                  <w:jc w:val="right"/>
                </w:pPr>
              </w:pPrChange>
            </w:pPr>
            <w:del w:id="20532" w:author="Rachel Shipsey" w:date="2025-06-23T15:21:00Z">
              <w:r w:rsidRPr="00FC3523" w:rsidDel="008D26A9">
                <w:rPr>
                  <w:rFonts w:eastAsia="Times New Roman" w:cs="Arial"/>
                  <w:color w:val="000000"/>
                  <w:sz w:val="16"/>
                  <w:szCs w:val="16"/>
                </w:rPr>
                <w:delText>4</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063CC2D" w14:textId="1A5C2F4F" w:rsidR="00A62762" w:rsidRPr="002E5C79" w:rsidDel="008D26A9" w:rsidRDefault="00A62762">
            <w:pPr>
              <w:pStyle w:val="ListParagraph"/>
              <w:spacing w:after="0" w:line="276" w:lineRule="auto"/>
              <w:jc w:val="both"/>
              <w:rPr>
                <w:del w:id="20533" w:author="Rachel Shipsey" w:date="2025-06-23T15:21:00Z"/>
                <w:rFonts w:eastAsia="Times New Roman" w:cs="Arial"/>
                <w:color w:val="000000"/>
                <w:sz w:val="20"/>
                <w:szCs w:val="20"/>
              </w:rPr>
              <w:pPrChange w:id="20534" w:author="Rachel Shipsey" w:date="2025-06-23T15:41:00Z">
                <w:pPr>
                  <w:framePr w:hSpace="180" w:wrap="around" w:vAnchor="text" w:hAnchor="margin" w:xAlign="center" w:y="-4623"/>
                  <w:jc w:val="right"/>
                </w:pPr>
              </w:pPrChange>
            </w:pPr>
            <w:del w:id="20535" w:author="Rachel Shipsey" w:date="2025-06-23T15:21:00Z">
              <w:r w:rsidRPr="00FC3523" w:rsidDel="008D26A9">
                <w:rPr>
                  <w:rFonts w:eastAsia="Times New Roman" w:cs="Arial"/>
                  <w:color w:val="000000"/>
                  <w:sz w:val="16"/>
                  <w:szCs w:val="16"/>
                </w:rPr>
                <w:delText>1.5</w:delText>
              </w:r>
            </w:del>
          </w:p>
        </w:tc>
      </w:tr>
      <w:tr w:rsidR="00A62762" w:rsidRPr="002E5C79" w:rsidDel="008D26A9" w14:paraId="5DFE9DD1" w14:textId="6E877AD8" w:rsidTr="006F14FD">
        <w:trPr>
          <w:trHeight w:val="264"/>
          <w:del w:id="20536"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6124AC" w14:textId="42C931AA" w:rsidR="00A62762" w:rsidRPr="002E5C79" w:rsidDel="008D26A9" w:rsidRDefault="00A62762">
            <w:pPr>
              <w:pStyle w:val="ListParagraph"/>
              <w:spacing w:after="0" w:line="276" w:lineRule="auto"/>
              <w:jc w:val="both"/>
              <w:rPr>
                <w:del w:id="20537" w:author="Rachel Shipsey" w:date="2025-06-23T15:21:00Z"/>
                <w:rFonts w:eastAsia="Times New Roman" w:cs="Arial"/>
                <w:color w:val="000000"/>
                <w:sz w:val="18"/>
                <w:szCs w:val="18"/>
              </w:rPr>
              <w:pPrChange w:id="20538" w:author="Rachel Shipsey" w:date="2025-06-23T15:41:00Z">
                <w:pPr>
                  <w:framePr w:hSpace="180" w:wrap="around" w:vAnchor="text" w:hAnchor="margin" w:xAlign="center" w:y="-4623"/>
                  <w:jc w:val="right"/>
                </w:pPr>
              </w:pPrChange>
            </w:pPr>
            <w:del w:id="20539" w:author="Rachel Shipsey" w:date="2025-06-23T15:21:00Z">
              <w:r w:rsidRPr="002E5C79" w:rsidDel="008D26A9">
                <w:rPr>
                  <w:rFonts w:eastAsia="Times New Roman" w:cs="Arial"/>
                  <w:color w:val="000000"/>
                  <w:sz w:val="18"/>
                  <w:szCs w:val="18"/>
                </w:rPr>
                <w:delText>2</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C8929B" w14:textId="30865F41" w:rsidR="00A62762" w:rsidRPr="002E5C79" w:rsidDel="008D26A9" w:rsidRDefault="00A62762">
            <w:pPr>
              <w:pStyle w:val="ListParagraph"/>
              <w:spacing w:after="0" w:line="276" w:lineRule="auto"/>
              <w:jc w:val="both"/>
              <w:rPr>
                <w:del w:id="20540" w:author="Rachel Shipsey" w:date="2025-06-23T15:21:00Z"/>
                <w:rFonts w:eastAsia="Times New Roman" w:cs="Arial"/>
                <w:b/>
                <w:bCs/>
                <w:color w:val="000000"/>
                <w:sz w:val="18"/>
                <w:szCs w:val="18"/>
              </w:rPr>
              <w:pPrChange w:id="20541" w:author="Rachel Shipsey" w:date="2025-06-23T15:41:00Z">
                <w:pPr>
                  <w:framePr w:hSpace="180" w:wrap="around" w:vAnchor="text" w:hAnchor="margin" w:xAlign="center" w:y="-4623"/>
                </w:pPr>
              </w:pPrChange>
            </w:pPr>
            <w:del w:id="20542" w:author="Rachel Shipsey" w:date="2025-06-23T15:21:00Z">
              <w:r w:rsidRPr="002E5C79" w:rsidDel="008D26A9">
                <w:rPr>
                  <w:rFonts w:eastAsia="Times New Roman" w:cs="Arial"/>
                  <w:b/>
                  <w:bCs/>
                  <w:color w:val="000000"/>
                  <w:sz w:val="18"/>
                  <w:szCs w:val="18"/>
                </w:rPr>
                <w:delText>Selection of areas to be covered</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AD2005" w14:textId="2E011A01" w:rsidR="00A62762" w:rsidRPr="002E5C79" w:rsidDel="008D26A9" w:rsidRDefault="00A62762">
            <w:pPr>
              <w:pStyle w:val="ListParagraph"/>
              <w:spacing w:after="0" w:line="276" w:lineRule="auto"/>
              <w:jc w:val="both"/>
              <w:rPr>
                <w:del w:id="20543" w:author="Rachel Shipsey" w:date="2025-06-23T15:21:00Z"/>
                <w:rFonts w:eastAsia="Times New Roman" w:cs="Arial"/>
                <w:b/>
                <w:bCs/>
                <w:color w:val="000000"/>
                <w:sz w:val="18"/>
                <w:szCs w:val="18"/>
              </w:rPr>
              <w:pPrChange w:id="20544"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B2463E" w14:textId="7B4F6696" w:rsidR="00A62762" w:rsidRPr="002E5C79" w:rsidDel="008D26A9" w:rsidRDefault="00A62762">
            <w:pPr>
              <w:pStyle w:val="ListParagraph"/>
              <w:spacing w:after="0" w:line="276" w:lineRule="auto"/>
              <w:jc w:val="both"/>
              <w:rPr>
                <w:del w:id="20545" w:author="Rachel Shipsey" w:date="2025-06-23T15:21:00Z"/>
                <w:rFonts w:eastAsia="Times New Roman" w:cs="Arial"/>
                <w:sz w:val="18"/>
                <w:szCs w:val="18"/>
              </w:rPr>
              <w:pPrChange w:id="20546"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403DF2" w14:textId="42AF7EB9" w:rsidR="00A62762" w:rsidRPr="002E5C79" w:rsidDel="008D26A9" w:rsidRDefault="00A62762">
            <w:pPr>
              <w:pStyle w:val="ListParagraph"/>
              <w:spacing w:after="0" w:line="276" w:lineRule="auto"/>
              <w:jc w:val="both"/>
              <w:rPr>
                <w:del w:id="20547" w:author="Rachel Shipsey" w:date="2025-06-23T15:21:00Z"/>
                <w:rFonts w:eastAsia="Times New Roman" w:cs="Arial"/>
                <w:color w:val="000000"/>
                <w:sz w:val="18"/>
                <w:szCs w:val="18"/>
              </w:rPr>
              <w:pPrChange w:id="20548" w:author="Rachel Shipsey" w:date="2025-06-23T15:41:00Z">
                <w:pPr>
                  <w:framePr w:hSpace="180" w:wrap="around" w:vAnchor="text" w:hAnchor="margin" w:xAlign="center" w:y="-4623"/>
                </w:pPr>
              </w:pPrChange>
            </w:pPr>
            <w:del w:id="20549" w:author="Rachel Shipsey" w:date="2025-06-23T15:21:00Z">
              <w:r w:rsidRPr="00FC3523" w:rsidDel="008D26A9">
                <w:rPr>
                  <w:rFonts w:eastAsia="Times New Roman" w:cs="Arial"/>
                  <w:color w:val="000000"/>
                  <w:sz w:val="16"/>
                  <w:szCs w:val="16"/>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954ED8" w14:textId="619D670E" w:rsidR="00A62762" w:rsidRPr="002E5C79" w:rsidDel="008D26A9" w:rsidRDefault="00A62762">
            <w:pPr>
              <w:pStyle w:val="ListParagraph"/>
              <w:spacing w:after="0" w:line="276" w:lineRule="auto"/>
              <w:jc w:val="both"/>
              <w:rPr>
                <w:del w:id="20550" w:author="Rachel Shipsey" w:date="2025-06-23T15:21:00Z"/>
                <w:rFonts w:eastAsia="Times New Roman" w:cs="Arial"/>
                <w:color w:val="000000"/>
                <w:sz w:val="20"/>
                <w:szCs w:val="20"/>
              </w:rPr>
              <w:pPrChange w:id="20551" w:author="Rachel Shipsey" w:date="2025-06-23T15:41:00Z">
                <w:pPr>
                  <w:framePr w:hSpace="180" w:wrap="around" w:vAnchor="text" w:hAnchor="margin" w:xAlign="center" w:y="-4623"/>
                </w:pPr>
              </w:pPrChange>
            </w:pPr>
          </w:p>
        </w:tc>
      </w:tr>
      <w:tr w:rsidR="00A62762" w:rsidRPr="002E5C79" w:rsidDel="008D26A9" w14:paraId="7546F2F8" w14:textId="099A6D2F" w:rsidTr="006F14FD">
        <w:trPr>
          <w:trHeight w:val="264"/>
          <w:del w:id="2055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F9439B" w14:textId="0973EEC1" w:rsidR="00A62762" w:rsidRPr="002E5C79" w:rsidDel="008D26A9" w:rsidRDefault="00A62762">
            <w:pPr>
              <w:pStyle w:val="ListParagraph"/>
              <w:spacing w:after="0" w:line="276" w:lineRule="auto"/>
              <w:jc w:val="both"/>
              <w:rPr>
                <w:del w:id="20553" w:author="Rachel Shipsey" w:date="2025-06-23T15:21:00Z"/>
                <w:rFonts w:eastAsia="Times New Roman" w:cs="Arial"/>
                <w:color w:val="000000"/>
                <w:sz w:val="18"/>
                <w:szCs w:val="18"/>
              </w:rPr>
              <w:pPrChange w:id="20554" w:author="Rachel Shipsey" w:date="2025-06-23T15:41:00Z">
                <w:pPr>
                  <w:framePr w:hSpace="180" w:wrap="around" w:vAnchor="text" w:hAnchor="margin" w:xAlign="center" w:y="-4623"/>
                </w:pPr>
              </w:pPrChange>
            </w:pPr>
            <w:del w:id="20555"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4A33B44" w14:textId="3E47149E" w:rsidR="00A62762" w:rsidRPr="002E5C79" w:rsidDel="008D26A9" w:rsidRDefault="00A62762">
            <w:pPr>
              <w:pStyle w:val="ListParagraph"/>
              <w:spacing w:after="0" w:line="276" w:lineRule="auto"/>
              <w:jc w:val="both"/>
              <w:rPr>
                <w:del w:id="20556" w:author="Rachel Shipsey" w:date="2025-06-23T15:21:00Z"/>
                <w:rFonts w:eastAsia="Times New Roman" w:cs="Arial"/>
                <w:color w:val="000000"/>
                <w:sz w:val="18"/>
                <w:szCs w:val="18"/>
              </w:rPr>
              <w:pPrChange w:id="20557" w:author="Rachel Shipsey" w:date="2025-06-23T15:41:00Z">
                <w:pPr>
                  <w:framePr w:hSpace="180" w:wrap="around" w:vAnchor="text" w:hAnchor="margin" w:xAlign="center" w:y="-4623"/>
                  <w:ind w:firstLineChars="200" w:firstLine="360"/>
                </w:pPr>
              </w:pPrChange>
            </w:pPr>
            <w:del w:id="20558" w:author="Rachel Shipsey" w:date="2025-06-23T15:21:00Z">
              <w:r w:rsidRPr="002E5C79" w:rsidDel="008D26A9">
                <w:rPr>
                  <w:rFonts w:eastAsia="Times New Roman" w:cs="Arial"/>
                  <w:color w:val="000000"/>
                  <w:sz w:val="18"/>
                  <w:szCs w:val="18"/>
                </w:rPr>
                <w:delText>Determination of EAs type and size for Pilot</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25951E" w14:textId="47EED74D" w:rsidR="00A62762" w:rsidRPr="002E5C79" w:rsidDel="008D26A9" w:rsidRDefault="00A62762">
            <w:pPr>
              <w:pStyle w:val="ListParagraph"/>
              <w:spacing w:after="0" w:line="276" w:lineRule="auto"/>
              <w:jc w:val="both"/>
              <w:rPr>
                <w:del w:id="20559" w:author="Rachel Shipsey" w:date="2025-06-23T15:21:00Z"/>
                <w:rFonts w:eastAsia="Times New Roman" w:cs="Arial"/>
                <w:color w:val="000000"/>
                <w:sz w:val="18"/>
                <w:szCs w:val="18"/>
              </w:rPr>
              <w:pPrChange w:id="20560" w:author="Rachel Shipsey" w:date="2025-06-23T15:41:00Z">
                <w:pPr>
                  <w:framePr w:hSpace="180" w:wrap="around" w:vAnchor="text" w:hAnchor="margin" w:xAlign="center" w:y="-4623"/>
                  <w:ind w:firstLineChars="200" w:firstLine="360"/>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D66BA6" w14:textId="4A29C12A" w:rsidR="00A62762" w:rsidRPr="002E5C79" w:rsidDel="008D26A9" w:rsidRDefault="00A62762">
            <w:pPr>
              <w:pStyle w:val="ListParagraph"/>
              <w:spacing w:after="0" w:line="276" w:lineRule="auto"/>
              <w:jc w:val="both"/>
              <w:rPr>
                <w:del w:id="20561" w:author="Rachel Shipsey" w:date="2025-06-23T15:21:00Z"/>
                <w:rFonts w:eastAsia="Times New Roman" w:cs="Arial"/>
                <w:sz w:val="18"/>
                <w:szCs w:val="18"/>
              </w:rPr>
              <w:pPrChange w:id="20562" w:author="Rachel Shipsey" w:date="2025-06-23T15:41:00Z">
                <w:pPr>
                  <w:framePr w:hSpace="180" w:wrap="around" w:vAnchor="text" w:hAnchor="margin" w:xAlign="center" w:y="-4623"/>
                </w:pPr>
              </w:pPrChange>
            </w:pPr>
            <w:del w:id="20563" w:author="Rachel Shipsey" w:date="2025-06-23T15:21:00Z">
              <w:r w:rsidRPr="00FC3523" w:rsidDel="008D26A9">
                <w:rPr>
                  <w:rFonts w:eastAsia="Times New Roman" w:cs="Arial"/>
                  <w:sz w:val="16"/>
                  <w:szCs w:val="16"/>
                </w:rPr>
                <w:delText>Demography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3B1DEA" w14:textId="575538E8" w:rsidR="00A62762" w:rsidRPr="002E5C79" w:rsidDel="008D26A9" w:rsidRDefault="00A62762">
            <w:pPr>
              <w:pStyle w:val="ListParagraph"/>
              <w:spacing w:after="0" w:line="276" w:lineRule="auto"/>
              <w:jc w:val="both"/>
              <w:rPr>
                <w:del w:id="20564" w:author="Rachel Shipsey" w:date="2025-06-23T15:21:00Z"/>
                <w:rFonts w:eastAsia="Times New Roman" w:cs="Arial"/>
                <w:color w:val="000000"/>
                <w:sz w:val="18"/>
                <w:szCs w:val="18"/>
              </w:rPr>
              <w:pPrChange w:id="20565" w:author="Rachel Shipsey" w:date="2025-06-23T15:41:00Z">
                <w:pPr>
                  <w:framePr w:hSpace="180" w:wrap="around" w:vAnchor="text" w:hAnchor="margin" w:xAlign="center" w:y="-4623"/>
                  <w:jc w:val="right"/>
                </w:pPr>
              </w:pPrChange>
            </w:pPr>
            <w:del w:id="20566" w:author="Rachel Shipsey" w:date="2025-06-23T15:21:00Z">
              <w:r w:rsidRPr="00FC3523" w:rsidDel="008D26A9">
                <w:rPr>
                  <w:rFonts w:eastAsia="Times New Roman" w:cs="Arial"/>
                  <w:color w:val="000000"/>
                  <w:sz w:val="16"/>
                  <w:szCs w:val="16"/>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F76768" w14:textId="52044A12" w:rsidR="00A62762" w:rsidRPr="002E5C79" w:rsidDel="008D26A9" w:rsidRDefault="00A62762">
            <w:pPr>
              <w:pStyle w:val="ListParagraph"/>
              <w:spacing w:after="0" w:line="276" w:lineRule="auto"/>
              <w:jc w:val="both"/>
              <w:rPr>
                <w:del w:id="20567" w:author="Rachel Shipsey" w:date="2025-06-23T15:21:00Z"/>
                <w:rFonts w:eastAsia="Times New Roman" w:cs="Arial"/>
                <w:color w:val="000000"/>
                <w:sz w:val="20"/>
                <w:szCs w:val="20"/>
              </w:rPr>
              <w:pPrChange w:id="20568" w:author="Rachel Shipsey" w:date="2025-06-23T15:41:00Z">
                <w:pPr>
                  <w:framePr w:hSpace="180" w:wrap="around" w:vAnchor="text" w:hAnchor="margin" w:xAlign="center" w:y="-4623"/>
                  <w:jc w:val="right"/>
                </w:pPr>
              </w:pPrChange>
            </w:pPr>
            <w:del w:id="20569" w:author="Rachel Shipsey" w:date="2025-06-23T15:21:00Z">
              <w:r w:rsidRPr="00FC3523" w:rsidDel="008D26A9">
                <w:rPr>
                  <w:rFonts w:eastAsia="Times New Roman" w:cs="Arial"/>
                  <w:color w:val="000000"/>
                  <w:sz w:val="16"/>
                  <w:szCs w:val="16"/>
                </w:rPr>
                <w:delText>1.5</w:delText>
              </w:r>
            </w:del>
          </w:p>
        </w:tc>
      </w:tr>
      <w:tr w:rsidR="00A62762" w:rsidRPr="002E5C79" w:rsidDel="008D26A9" w14:paraId="2881458F" w14:textId="44C59599" w:rsidTr="006F14FD">
        <w:trPr>
          <w:trHeight w:val="264"/>
          <w:del w:id="20570"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E40D67" w14:textId="3E8B35C9" w:rsidR="00A62762" w:rsidRPr="002E5C79" w:rsidDel="008D26A9" w:rsidRDefault="00A62762">
            <w:pPr>
              <w:pStyle w:val="ListParagraph"/>
              <w:spacing w:after="0" w:line="276" w:lineRule="auto"/>
              <w:jc w:val="both"/>
              <w:rPr>
                <w:del w:id="20571" w:author="Rachel Shipsey" w:date="2025-06-23T15:21:00Z"/>
                <w:rFonts w:eastAsia="Times New Roman" w:cs="Arial"/>
                <w:color w:val="000000"/>
                <w:sz w:val="18"/>
                <w:szCs w:val="18"/>
              </w:rPr>
              <w:pPrChange w:id="20572" w:author="Rachel Shipsey" w:date="2025-06-23T15:41:00Z">
                <w:pPr>
                  <w:framePr w:hSpace="180" w:wrap="around" w:vAnchor="text" w:hAnchor="margin" w:xAlign="center" w:y="-4623"/>
                  <w:jc w:val="right"/>
                </w:pPr>
              </w:pPrChange>
            </w:pPr>
            <w:del w:id="20573" w:author="Rachel Shipsey" w:date="2025-06-23T15:21:00Z">
              <w:r w:rsidRPr="002E5C79" w:rsidDel="008D26A9">
                <w:rPr>
                  <w:rFonts w:eastAsia="Times New Roman" w:cs="Arial"/>
                  <w:color w:val="000000"/>
                  <w:sz w:val="18"/>
                  <w:szCs w:val="18"/>
                </w:rPr>
                <w:delText>3</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E30540" w14:textId="4AED3260" w:rsidR="00A62762" w:rsidRPr="002E5C79" w:rsidDel="008D26A9" w:rsidRDefault="00A62762">
            <w:pPr>
              <w:pStyle w:val="ListParagraph"/>
              <w:spacing w:after="0" w:line="276" w:lineRule="auto"/>
              <w:jc w:val="both"/>
              <w:rPr>
                <w:del w:id="20574" w:author="Rachel Shipsey" w:date="2025-06-23T15:21:00Z"/>
                <w:rFonts w:eastAsia="Times New Roman" w:cs="Arial"/>
                <w:b/>
                <w:bCs/>
                <w:color w:val="000000"/>
                <w:sz w:val="18"/>
                <w:szCs w:val="18"/>
              </w:rPr>
              <w:pPrChange w:id="20575" w:author="Rachel Shipsey" w:date="2025-06-23T15:41:00Z">
                <w:pPr>
                  <w:framePr w:hSpace="180" w:wrap="around" w:vAnchor="text" w:hAnchor="margin" w:xAlign="center" w:y="-4623"/>
                </w:pPr>
              </w:pPrChange>
            </w:pPr>
            <w:del w:id="20576" w:author="Rachel Shipsey" w:date="2025-06-23T15:21:00Z">
              <w:r w:rsidRPr="002E5C79" w:rsidDel="008D26A9">
                <w:rPr>
                  <w:rFonts w:eastAsia="Times New Roman" w:cs="Arial"/>
                  <w:b/>
                  <w:bCs/>
                  <w:color w:val="000000"/>
                  <w:sz w:val="18"/>
                  <w:szCs w:val="18"/>
                </w:rPr>
                <w:delText>Setting up field operations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4D6A7A" w14:textId="08B27D1F" w:rsidR="00A62762" w:rsidRPr="002E5C79" w:rsidDel="008D26A9" w:rsidRDefault="00A62762">
            <w:pPr>
              <w:pStyle w:val="ListParagraph"/>
              <w:spacing w:after="0" w:line="276" w:lineRule="auto"/>
              <w:jc w:val="both"/>
              <w:rPr>
                <w:del w:id="20577" w:author="Rachel Shipsey" w:date="2025-06-23T15:21:00Z"/>
                <w:rFonts w:eastAsia="Times New Roman" w:cs="Arial"/>
                <w:b/>
                <w:bCs/>
                <w:color w:val="000000"/>
                <w:sz w:val="18"/>
                <w:szCs w:val="18"/>
              </w:rPr>
              <w:pPrChange w:id="20578"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FA9878" w14:textId="4276C57C" w:rsidR="00A62762" w:rsidRPr="002E5C79" w:rsidDel="008D26A9" w:rsidRDefault="00A62762">
            <w:pPr>
              <w:pStyle w:val="ListParagraph"/>
              <w:spacing w:after="0" w:line="276" w:lineRule="auto"/>
              <w:jc w:val="both"/>
              <w:rPr>
                <w:del w:id="20579" w:author="Rachel Shipsey" w:date="2025-06-23T15:21:00Z"/>
                <w:rFonts w:eastAsia="Times New Roman" w:cs="Arial"/>
                <w:sz w:val="18"/>
                <w:szCs w:val="18"/>
              </w:rPr>
              <w:pPrChange w:id="20580"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9C98C5" w14:textId="78DEE1CC" w:rsidR="00A62762" w:rsidRPr="002E5C79" w:rsidDel="008D26A9" w:rsidRDefault="00A62762">
            <w:pPr>
              <w:pStyle w:val="ListParagraph"/>
              <w:spacing w:after="0" w:line="276" w:lineRule="auto"/>
              <w:jc w:val="both"/>
              <w:rPr>
                <w:del w:id="20581" w:author="Rachel Shipsey" w:date="2025-06-23T15:21:00Z"/>
                <w:rFonts w:eastAsia="Times New Roman" w:cs="Arial"/>
                <w:color w:val="000000"/>
                <w:sz w:val="18"/>
                <w:szCs w:val="18"/>
              </w:rPr>
              <w:pPrChange w:id="20582" w:author="Rachel Shipsey" w:date="2025-06-23T15:41:00Z">
                <w:pPr>
                  <w:framePr w:hSpace="180" w:wrap="around" w:vAnchor="text" w:hAnchor="margin" w:xAlign="center" w:y="-4623"/>
                </w:pPr>
              </w:pPrChange>
            </w:pPr>
            <w:del w:id="20583" w:author="Rachel Shipsey" w:date="2025-06-23T15:21:00Z">
              <w:r w:rsidRPr="00FC3523" w:rsidDel="008D26A9">
                <w:rPr>
                  <w:rFonts w:eastAsia="Times New Roman" w:cs="Arial"/>
                  <w:color w:val="000000"/>
                  <w:sz w:val="16"/>
                  <w:szCs w:val="16"/>
                </w:rPr>
                <w:delText> </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9D959C" w14:textId="1989566F" w:rsidR="00A62762" w:rsidRPr="002E5C79" w:rsidDel="008D26A9" w:rsidRDefault="00A62762">
            <w:pPr>
              <w:pStyle w:val="ListParagraph"/>
              <w:spacing w:after="0" w:line="276" w:lineRule="auto"/>
              <w:jc w:val="both"/>
              <w:rPr>
                <w:del w:id="20584" w:author="Rachel Shipsey" w:date="2025-06-23T15:21:00Z"/>
                <w:rFonts w:eastAsia="Times New Roman" w:cs="Arial"/>
                <w:color w:val="000000"/>
                <w:sz w:val="20"/>
                <w:szCs w:val="20"/>
              </w:rPr>
              <w:pPrChange w:id="20585" w:author="Rachel Shipsey" w:date="2025-06-23T15:41:00Z">
                <w:pPr>
                  <w:framePr w:hSpace="180" w:wrap="around" w:vAnchor="text" w:hAnchor="margin" w:xAlign="center" w:y="-4623"/>
                </w:pPr>
              </w:pPrChange>
            </w:pPr>
          </w:p>
        </w:tc>
      </w:tr>
      <w:tr w:rsidR="00A62762" w:rsidRPr="002E5C79" w:rsidDel="008D26A9" w14:paraId="4E30D7FE" w14:textId="096FCE64" w:rsidTr="006F14FD">
        <w:trPr>
          <w:trHeight w:val="264"/>
          <w:del w:id="20586"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564829" w14:textId="50A0DF35" w:rsidR="00A62762" w:rsidRPr="002E5C79" w:rsidDel="008D26A9" w:rsidRDefault="00A62762">
            <w:pPr>
              <w:pStyle w:val="ListParagraph"/>
              <w:spacing w:after="0" w:line="276" w:lineRule="auto"/>
              <w:jc w:val="both"/>
              <w:rPr>
                <w:del w:id="20587" w:author="Rachel Shipsey" w:date="2025-06-23T15:21:00Z"/>
                <w:rFonts w:eastAsia="Times New Roman" w:cs="Arial"/>
                <w:color w:val="000000"/>
                <w:sz w:val="18"/>
                <w:szCs w:val="18"/>
              </w:rPr>
              <w:pPrChange w:id="20588" w:author="Rachel Shipsey" w:date="2025-06-23T15:41:00Z">
                <w:pPr>
                  <w:framePr w:hSpace="180" w:wrap="around" w:vAnchor="text" w:hAnchor="margin" w:xAlign="center" w:y="-4623"/>
                </w:pPr>
              </w:pPrChange>
            </w:pPr>
            <w:del w:id="20589"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1AEBC4" w14:textId="7B5084C9" w:rsidR="00A62762" w:rsidRPr="002E5C79" w:rsidDel="008D26A9" w:rsidRDefault="00A62762">
            <w:pPr>
              <w:pStyle w:val="ListParagraph"/>
              <w:spacing w:after="0" w:line="276" w:lineRule="auto"/>
              <w:jc w:val="both"/>
              <w:rPr>
                <w:del w:id="20590" w:author="Rachel Shipsey" w:date="2025-06-23T15:21:00Z"/>
                <w:rFonts w:eastAsia="Times New Roman" w:cs="Arial"/>
                <w:color w:val="000000"/>
                <w:sz w:val="18"/>
                <w:szCs w:val="18"/>
              </w:rPr>
              <w:pPrChange w:id="20591" w:author="Rachel Shipsey" w:date="2025-06-23T15:41:00Z">
                <w:pPr>
                  <w:framePr w:hSpace="180" w:wrap="around" w:vAnchor="text" w:hAnchor="margin" w:xAlign="center" w:y="-4623"/>
                  <w:ind w:left="328"/>
                </w:pPr>
              </w:pPrChange>
            </w:pPr>
            <w:del w:id="20592" w:author="Rachel Shipsey" w:date="2025-06-23T15:21:00Z">
              <w:r w:rsidRPr="002E5C79" w:rsidDel="008D26A9">
                <w:rPr>
                  <w:rFonts w:eastAsia="Times New Roman" w:cs="Arial"/>
                  <w:color w:val="000000"/>
                  <w:sz w:val="18"/>
                  <w:szCs w:val="18"/>
                </w:rPr>
                <w:delText>Determination of Field operation’s needs (tablets/smartphone and other field materials)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D391BF" w14:textId="1DF45B41" w:rsidR="00A62762" w:rsidRPr="002E5C79" w:rsidDel="008D26A9" w:rsidRDefault="00A62762">
            <w:pPr>
              <w:pStyle w:val="ListParagraph"/>
              <w:spacing w:after="0" w:line="276" w:lineRule="auto"/>
              <w:jc w:val="both"/>
              <w:rPr>
                <w:del w:id="20593" w:author="Rachel Shipsey" w:date="2025-06-23T15:21:00Z"/>
                <w:rFonts w:eastAsia="Times New Roman" w:cs="Arial"/>
                <w:color w:val="000000"/>
                <w:sz w:val="18"/>
                <w:szCs w:val="18"/>
              </w:rPr>
              <w:pPrChange w:id="20594" w:author="Rachel Shipsey" w:date="2025-06-23T15:41:00Z">
                <w:pPr>
                  <w:framePr w:hSpace="180" w:wrap="around" w:vAnchor="text" w:hAnchor="margin" w:xAlign="center" w:y="-4623"/>
                  <w:ind w:firstLineChars="200" w:firstLine="320"/>
                </w:pPr>
              </w:pPrChange>
            </w:pPr>
            <w:del w:id="20595" w:author="Rachel Shipsey" w:date="2025-06-23T15:21:00Z">
              <w:r w:rsidRPr="00FC3523" w:rsidDel="008D26A9">
                <w:rPr>
                  <w:rFonts w:eastAsia="Times New Roman" w:cs="Arial"/>
                  <w:color w:val="000000"/>
                  <w:sz w:val="16"/>
                  <w:szCs w:val="16"/>
                </w:rPr>
                <w:delText>Field work checklist</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8B5189" w14:textId="425D7D9E" w:rsidR="00A62762" w:rsidRPr="002E5C79" w:rsidDel="008D26A9" w:rsidRDefault="00A62762">
            <w:pPr>
              <w:pStyle w:val="ListParagraph"/>
              <w:spacing w:after="0" w:line="276" w:lineRule="auto"/>
              <w:jc w:val="both"/>
              <w:rPr>
                <w:del w:id="20596" w:author="Rachel Shipsey" w:date="2025-06-23T15:21:00Z"/>
                <w:rFonts w:eastAsia="Times New Roman" w:cs="Arial"/>
                <w:sz w:val="18"/>
                <w:szCs w:val="18"/>
              </w:rPr>
              <w:pPrChange w:id="20597"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23C9D2" w14:textId="45E4738A" w:rsidR="00A62762" w:rsidRPr="002E5C79" w:rsidDel="008D26A9" w:rsidRDefault="00A62762">
            <w:pPr>
              <w:pStyle w:val="ListParagraph"/>
              <w:spacing w:after="0" w:line="276" w:lineRule="auto"/>
              <w:jc w:val="both"/>
              <w:rPr>
                <w:del w:id="20598" w:author="Rachel Shipsey" w:date="2025-06-23T15:21:00Z"/>
                <w:rFonts w:eastAsia="Times New Roman" w:cs="Arial"/>
                <w:color w:val="000000"/>
                <w:sz w:val="18"/>
                <w:szCs w:val="18"/>
              </w:rPr>
              <w:pPrChange w:id="20599" w:author="Rachel Shipsey" w:date="2025-06-23T15:41:00Z">
                <w:pPr>
                  <w:framePr w:hSpace="180" w:wrap="around" w:vAnchor="text" w:hAnchor="margin" w:xAlign="center" w:y="-4623"/>
                  <w:jc w:val="right"/>
                </w:pPr>
              </w:pPrChange>
            </w:pPr>
            <w:del w:id="20600" w:author="Rachel Shipsey" w:date="2025-06-23T15:21:00Z">
              <w:r w:rsidRPr="00FC3523" w:rsidDel="008D26A9">
                <w:rPr>
                  <w:rFonts w:eastAsia="Times New Roman" w:cs="Arial"/>
                  <w:color w:val="000000"/>
                  <w:sz w:val="16"/>
                  <w:szCs w:val="16"/>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026D88" w14:textId="48D75F4C" w:rsidR="00A62762" w:rsidRPr="002E5C79" w:rsidDel="008D26A9" w:rsidRDefault="00A62762">
            <w:pPr>
              <w:pStyle w:val="ListParagraph"/>
              <w:spacing w:after="0" w:line="276" w:lineRule="auto"/>
              <w:jc w:val="both"/>
              <w:rPr>
                <w:del w:id="20601" w:author="Rachel Shipsey" w:date="2025-06-23T15:21:00Z"/>
                <w:rFonts w:eastAsia="Times New Roman" w:cs="Arial"/>
                <w:color w:val="000000"/>
                <w:sz w:val="20"/>
                <w:szCs w:val="20"/>
              </w:rPr>
              <w:pPrChange w:id="20602" w:author="Rachel Shipsey" w:date="2025-06-23T15:41:00Z">
                <w:pPr>
                  <w:framePr w:hSpace="180" w:wrap="around" w:vAnchor="text" w:hAnchor="margin" w:xAlign="center" w:y="-4623"/>
                  <w:jc w:val="right"/>
                </w:pPr>
              </w:pPrChange>
            </w:pPr>
            <w:del w:id="20603" w:author="Rachel Shipsey" w:date="2025-06-23T15:21:00Z">
              <w:r w:rsidRPr="00FC3523" w:rsidDel="008D26A9">
                <w:rPr>
                  <w:rFonts w:eastAsia="Times New Roman" w:cs="Arial"/>
                  <w:color w:val="000000"/>
                  <w:sz w:val="16"/>
                  <w:szCs w:val="16"/>
                </w:rPr>
                <w:delText>1.5</w:delText>
              </w:r>
            </w:del>
          </w:p>
        </w:tc>
      </w:tr>
      <w:tr w:rsidR="00A62762" w:rsidRPr="002E5C79" w:rsidDel="008D26A9" w14:paraId="3353A760" w14:textId="2CEAEEE0" w:rsidTr="006F14FD">
        <w:trPr>
          <w:trHeight w:val="264"/>
          <w:del w:id="2060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DB0018" w14:textId="339D7DD5" w:rsidR="00A62762" w:rsidRPr="002E5C79" w:rsidDel="008D26A9" w:rsidRDefault="00A62762">
            <w:pPr>
              <w:pStyle w:val="ListParagraph"/>
              <w:spacing w:after="0" w:line="276" w:lineRule="auto"/>
              <w:jc w:val="both"/>
              <w:rPr>
                <w:del w:id="20605" w:author="Rachel Shipsey" w:date="2025-06-23T15:21:00Z"/>
                <w:rFonts w:eastAsia="Times New Roman" w:cs="Arial"/>
                <w:color w:val="000000"/>
                <w:sz w:val="18"/>
                <w:szCs w:val="18"/>
              </w:rPr>
              <w:pPrChange w:id="20606" w:author="Rachel Shipsey" w:date="2025-06-23T15:41:00Z">
                <w:pPr>
                  <w:framePr w:hSpace="180" w:wrap="around" w:vAnchor="text" w:hAnchor="margin" w:xAlign="center" w:y="-4623"/>
                </w:pPr>
              </w:pPrChange>
            </w:pPr>
            <w:del w:id="20607"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9F63DF" w14:textId="70ECE034" w:rsidR="00A62762" w:rsidRPr="002E5C79" w:rsidDel="008D26A9" w:rsidRDefault="00A62762">
            <w:pPr>
              <w:pStyle w:val="ListParagraph"/>
              <w:spacing w:after="0" w:line="276" w:lineRule="auto"/>
              <w:jc w:val="both"/>
              <w:rPr>
                <w:del w:id="20608" w:author="Rachel Shipsey" w:date="2025-06-23T15:21:00Z"/>
                <w:rFonts w:eastAsia="Times New Roman" w:cs="Arial"/>
                <w:color w:val="000000"/>
                <w:sz w:val="18"/>
                <w:szCs w:val="18"/>
              </w:rPr>
              <w:pPrChange w:id="20609" w:author="Rachel Shipsey" w:date="2025-06-23T15:41:00Z">
                <w:pPr>
                  <w:framePr w:hSpace="180" w:wrap="around" w:vAnchor="text" w:hAnchor="margin" w:xAlign="center" w:y="-4623"/>
                  <w:ind w:left="328"/>
                </w:pPr>
              </w:pPrChange>
            </w:pPr>
            <w:del w:id="20610" w:author="Rachel Shipsey" w:date="2025-06-23T15:21:00Z">
              <w:r w:rsidRPr="002E5C79" w:rsidDel="008D26A9">
                <w:rPr>
                  <w:rFonts w:eastAsia="Times New Roman" w:cs="Arial"/>
                  <w:color w:val="000000"/>
                  <w:sz w:val="18"/>
                  <w:szCs w:val="18"/>
                </w:rPr>
                <w:delText>Determination of DP needs (Procedures, quality,</w:delText>
              </w:r>
              <w:r w:rsidDel="008D26A9">
                <w:rPr>
                  <w:rFonts w:eastAsia="Times New Roman" w:cs="Arial"/>
                  <w:color w:val="000000"/>
                  <w:sz w:val="18"/>
                  <w:szCs w:val="18"/>
                </w:rPr>
                <w:delText xml:space="preserve"> or </w:delText>
              </w:r>
              <w:r w:rsidRPr="002E5C79" w:rsidDel="008D26A9">
                <w:rPr>
                  <w:rFonts w:eastAsia="Times New Roman" w:cs="Arial"/>
                  <w:color w:val="000000"/>
                  <w:sz w:val="18"/>
                  <w:szCs w:val="18"/>
                </w:rPr>
                <w:delText>operational controls, editing, Tabulation)</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C742F9" w14:textId="67DCE4FE" w:rsidR="00A62762" w:rsidRPr="002E5C79" w:rsidDel="008D26A9" w:rsidRDefault="00A62762">
            <w:pPr>
              <w:pStyle w:val="ListParagraph"/>
              <w:spacing w:after="0" w:line="276" w:lineRule="auto"/>
              <w:jc w:val="both"/>
              <w:rPr>
                <w:del w:id="20611" w:author="Rachel Shipsey" w:date="2025-06-23T15:21:00Z"/>
                <w:rFonts w:eastAsia="Times New Roman" w:cs="Arial"/>
                <w:color w:val="000000"/>
                <w:sz w:val="18"/>
                <w:szCs w:val="18"/>
              </w:rPr>
              <w:pPrChange w:id="20612" w:author="Rachel Shipsey" w:date="2025-06-23T15:41:00Z">
                <w:pPr>
                  <w:framePr w:hSpace="180" w:wrap="around" w:vAnchor="text" w:hAnchor="margin" w:xAlign="center" w:y="-4623"/>
                  <w:ind w:firstLineChars="200" w:firstLine="320"/>
                </w:pPr>
              </w:pPrChange>
            </w:pPr>
            <w:del w:id="20613" w:author="Rachel Shipsey" w:date="2025-06-23T15:21:00Z">
              <w:r w:rsidRPr="00FC3523" w:rsidDel="008D26A9">
                <w:rPr>
                  <w:rFonts w:eastAsia="Times New Roman" w:cs="Arial"/>
                  <w:color w:val="000000"/>
                  <w:sz w:val="16"/>
                  <w:szCs w:val="16"/>
                </w:rPr>
                <w:delText>Data processing guide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660FF94" w14:textId="2049E1EE" w:rsidR="00A62762" w:rsidRPr="002E5C79" w:rsidDel="008D26A9" w:rsidRDefault="00A62762">
            <w:pPr>
              <w:pStyle w:val="ListParagraph"/>
              <w:spacing w:after="0" w:line="276" w:lineRule="auto"/>
              <w:jc w:val="both"/>
              <w:rPr>
                <w:del w:id="20614" w:author="Rachel Shipsey" w:date="2025-06-23T15:21:00Z"/>
                <w:rFonts w:eastAsia="Times New Roman" w:cs="Arial"/>
                <w:sz w:val="18"/>
                <w:szCs w:val="18"/>
              </w:rPr>
              <w:pPrChange w:id="20615"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00CDBB" w14:textId="7132F261" w:rsidR="00A62762" w:rsidRPr="002E5C79" w:rsidDel="008D26A9" w:rsidRDefault="00A62762">
            <w:pPr>
              <w:pStyle w:val="ListParagraph"/>
              <w:spacing w:after="0" w:line="276" w:lineRule="auto"/>
              <w:jc w:val="both"/>
              <w:rPr>
                <w:del w:id="20616" w:author="Rachel Shipsey" w:date="2025-06-23T15:21:00Z"/>
                <w:rFonts w:eastAsia="Times New Roman" w:cs="Arial"/>
                <w:color w:val="000000"/>
                <w:sz w:val="18"/>
                <w:szCs w:val="18"/>
              </w:rPr>
              <w:pPrChange w:id="20617" w:author="Rachel Shipsey" w:date="2025-06-23T15:41:00Z">
                <w:pPr>
                  <w:framePr w:hSpace="180" w:wrap="around" w:vAnchor="text" w:hAnchor="margin" w:xAlign="center" w:y="-4623"/>
                  <w:jc w:val="right"/>
                </w:pPr>
              </w:pPrChange>
            </w:pPr>
            <w:del w:id="20618" w:author="Rachel Shipsey" w:date="2025-06-23T15:21:00Z">
              <w:r w:rsidRPr="00FC3523" w:rsidDel="008D26A9">
                <w:rPr>
                  <w:rFonts w:eastAsia="Times New Roman" w:cs="Arial"/>
                  <w:color w:val="000000"/>
                  <w:sz w:val="16"/>
                  <w:szCs w:val="16"/>
                </w:rPr>
                <w:delText>3</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E16103" w14:textId="127851E8" w:rsidR="00A62762" w:rsidRPr="002E5C79" w:rsidDel="008D26A9" w:rsidRDefault="00A62762">
            <w:pPr>
              <w:pStyle w:val="ListParagraph"/>
              <w:spacing w:after="0" w:line="276" w:lineRule="auto"/>
              <w:jc w:val="both"/>
              <w:rPr>
                <w:del w:id="20619" w:author="Rachel Shipsey" w:date="2025-06-23T15:21:00Z"/>
                <w:rFonts w:eastAsia="Times New Roman" w:cs="Arial"/>
                <w:color w:val="000000"/>
                <w:sz w:val="20"/>
                <w:szCs w:val="20"/>
              </w:rPr>
              <w:pPrChange w:id="20620" w:author="Rachel Shipsey" w:date="2025-06-23T15:41:00Z">
                <w:pPr>
                  <w:framePr w:hSpace="180" w:wrap="around" w:vAnchor="text" w:hAnchor="margin" w:xAlign="center" w:y="-4623"/>
                  <w:jc w:val="right"/>
                </w:pPr>
              </w:pPrChange>
            </w:pPr>
            <w:del w:id="20621" w:author="Rachel Shipsey" w:date="2025-06-23T15:21:00Z">
              <w:r w:rsidRPr="00FC3523" w:rsidDel="008D26A9">
                <w:rPr>
                  <w:rFonts w:eastAsia="Times New Roman" w:cs="Arial"/>
                  <w:color w:val="000000"/>
                  <w:sz w:val="16"/>
                  <w:szCs w:val="16"/>
                </w:rPr>
                <w:delText>1.5</w:delText>
              </w:r>
            </w:del>
          </w:p>
        </w:tc>
      </w:tr>
      <w:tr w:rsidR="00A62762" w:rsidRPr="002E5C79" w:rsidDel="008D26A9" w14:paraId="367912F9" w14:textId="125DDD00" w:rsidTr="006F14FD">
        <w:trPr>
          <w:trHeight w:val="264"/>
          <w:del w:id="2062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48EE4F" w14:textId="23053A70" w:rsidR="00A62762" w:rsidRPr="002E5C79" w:rsidDel="008D26A9" w:rsidRDefault="00A62762">
            <w:pPr>
              <w:pStyle w:val="ListParagraph"/>
              <w:spacing w:after="0" w:line="276" w:lineRule="auto"/>
              <w:jc w:val="both"/>
              <w:rPr>
                <w:del w:id="20623" w:author="Rachel Shipsey" w:date="2025-06-23T15:21:00Z"/>
                <w:rFonts w:eastAsia="Times New Roman" w:cs="Arial"/>
                <w:color w:val="000000"/>
                <w:sz w:val="18"/>
                <w:szCs w:val="18"/>
              </w:rPr>
              <w:pPrChange w:id="20624" w:author="Rachel Shipsey" w:date="2025-06-23T15:41:00Z">
                <w:pPr>
                  <w:framePr w:hSpace="180" w:wrap="around" w:vAnchor="text" w:hAnchor="margin" w:xAlign="center" w:y="-4623"/>
                </w:pPr>
              </w:pPrChange>
            </w:pPr>
            <w:del w:id="20625"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EB1DC6" w14:textId="7634B1E4" w:rsidR="00A62762" w:rsidRPr="002E5C79" w:rsidDel="008D26A9" w:rsidRDefault="00A62762">
            <w:pPr>
              <w:pStyle w:val="ListParagraph"/>
              <w:spacing w:after="0" w:line="276" w:lineRule="auto"/>
              <w:jc w:val="both"/>
              <w:rPr>
                <w:del w:id="20626" w:author="Rachel Shipsey" w:date="2025-06-23T15:21:00Z"/>
                <w:rFonts w:eastAsia="Times New Roman" w:cs="Arial"/>
                <w:color w:val="000000"/>
                <w:sz w:val="18"/>
                <w:szCs w:val="18"/>
              </w:rPr>
              <w:pPrChange w:id="20627" w:author="Rachel Shipsey" w:date="2025-06-23T15:41:00Z">
                <w:pPr>
                  <w:framePr w:hSpace="180" w:wrap="around" w:vAnchor="text" w:hAnchor="margin" w:xAlign="center" w:y="-4623"/>
                  <w:ind w:left="328"/>
                </w:pPr>
              </w:pPrChange>
            </w:pPr>
            <w:del w:id="20628" w:author="Rachel Shipsey" w:date="2025-06-23T15:21:00Z">
              <w:r w:rsidRPr="002E5C79" w:rsidDel="008D26A9">
                <w:rPr>
                  <w:rFonts w:eastAsia="Times New Roman" w:cs="Arial"/>
                  <w:color w:val="000000"/>
                  <w:sz w:val="18"/>
                  <w:szCs w:val="18"/>
                </w:rPr>
                <w:delText xml:space="preserve">Selection of data processing software and appropriate NSO staff training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E1FCF1" w14:textId="415C541E" w:rsidR="00A62762" w:rsidRPr="002E5C79" w:rsidDel="008D26A9" w:rsidRDefault="00A62762">
            <w:pPr>
              <w:pStyle w:val="ListParagraph"/>
              <w:spacing w:after="0" w:line="276" w:lineRule="auto"/>
              <w:jc w:val="both"/>
              <w:rPr>
                <w:del w:id="20629" w:author="Rachel Shipsey" w:date="2025-06-23T15:21:00Z"/>
                <w:rFonts w:eastAsia="Times New Roman" w:cs="Arial"/>
                <w:color w:val="000000"/>
                <w:sz w:val="18"/>
                <w:szCs w:val="18"/>
              </w:rPr>
              <w:pPrChange w:id="20630" w:author="Rachel Shipsey" w:date="2025-06-23T15:41:00Z">
                <w:pPr>
                  <w:framePr w:hSpace="180" w:wrap="around" w:vAnchor="text" w:hAnchor="margin" w:xAlign="center" w:y="-4623"/>
                  <w:ind w:firstLineChars="200" w:firstLine="320"/>
                </w:pPr>
              </w:pPrChange>
            </w:pPr>
            <w:del w:id="20631" w:author="Rachel Shipsey" w:date="2025-06-23T15:21:00Z">
              <w:r w:rsidDel="008D26A9">
                <w:rPr>
                  <w:rFonts w:eastAsia="Times New Roman" w:cs="Arial"/>
                  <w:color w:val="000000"/>
                  <w:sz w:val="16"/>
                  <w:szCs w:val="16"/>
                </w:rPr>
                <w:delText>Staff trained on all software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B14C04" w14:textId="74040B9A" w:rsidR="00A62762" w:rsidRPr="002E5C79" w:rsidDel="008D26A9" w:rsidRDefault="00A62762">
            <w:pPr>
              <w:pStyle w:val="ListParagraph"/>
              <w:spacing w:after="0" w:line="276" w:lineRule="auto"/>
              <w:jc w:val="both"/>
              <w:rPr>
                <w:del w:id="20632" w:author="Rachel Shipsey" w:date="2025-06-23T15:21:00Z"/>
                <w:rFonts w:eastAsia="Times New Roman" w:cs="Arial"/>
                <w:sz w:val="18"/>
                <w:szCs w:val="18"/>
              </w:rPr>
              <w:pPrChange w:id="20633" w:author="Rachel Shipsey" w:date="2025-06-23T15:41:00Z">
                <w:pPr>
                  <w:framePr w:hSpace="180" w:wrap="around" w:vAnchor="text" w:hAnchor="margin" w:xAlign="center" w:y="-4623"/>
                </w:pPr>
              </w:pPrChange>
            </w:pPr>
            <w:del w:id="20634" w:author="Rachel Shipsey" w:date="2025-06-23T15:21:00Z">
              <w:r w:rsidRPr="00FC3523" w:rsidDel="008D26A9">
                <w:rPr>
                  <w:rFonts w:eastAsia="Times New Roman" w:cs="Arial"/>
                  <w:sz w:val="16"/>
                  <w:szCs w:val="16"/>
                </w:rPr>
                <w:delText xml:space="preserve">Demography &amp; </w:delText>
              </w:r>
              <w:r w:rsidDel="008D26A9">
                <w:rPr>
                  <w:rFonts w:eastAsia="Times New Roman" w:cs="Arial"/>
                  <w:sz w:val="16"/>
                  <w:szCs w:val="16"/>
                </w:rPr>
                <w:delText xml:space="preserve">IT &amp; </w:delText>
              </w:r>
              <w:r w:rsidRPr="00FC3523" w:rsidDel="008D26A9">
                <w:rPr>
                  <w:rFonts w:eastAsia="Times New Roman" w:cs="Arial"/>
                  <w:sz w:val="16"/>
                  <w:szCs w:val="16"/>
                </w:rPr>
                <w:delText>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DDDF02" w14:textId="19B0D325" w:rsidR="00A62762" w:rsidRPr="002E5C79" w:rsidDel="008D26A9" w:rsidRDefault="00A62762">
            <w:pPr>
              <w:pStyle w:val="ListParagraph"/>
              <w:spacing w:after="0" w:line="276" w:lineRule="auto"/>
              <w:jc w:val="both"/>
              <w:rPr>
                <w:del w:id="20635" w:author="Rachel Shipsey" w:date="2025-06-23T15:21:00Z"/>
                <w:rFonts w:eastAsia="Times New Roman" w:cs="Arial"/>
                <w:color w:val="000000"/>
                <w:sz w:val="18"/>
                <w:szCs w:val="18"/>
              </w:rPr>
              <w:pPrChange w:id="20636" w:author="Rachel Shipsey" w:date="2025-06-23T15:41:00Z">
                <w:pPr>
                  <w:framePr w:hSpace="180" w:wrap="around" w:vAnchor="text" w:hAnchor="margin" w:xAlign="center" w:y="-4623"/>
                  <w:jc w:val="right"/>
                </w:pPr>
              </w:pPrChange>
            </w:pPr>
            <w:del w:id="20637"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C11616" w14:textId="4BB24DC2" w:rsidR="00A62762" w:rsidRPr="002E5C79" w:rsidDel="008D26A9" w:rsidRDefault="00A62762">
            <w:pPr>
              <w:pStyle w:val="ListParagraph"/>
              <w:spacing w:after="0" w:line="276" w:lineRule="auto"/>
              <w:jc w:val="both"/>
              <w:rPr>
                <w:del w:id="20638" w:author="Rachel Shipsey" w:date="2025-06-23T15:21:00Z"/>
                <w:rFonts w:eastAsia="Times New Roman" w:cs="Arial"/>
                <w:color w:val="000000"/>
                <w:sz w:val="20"/>
                <w:szCs w:val="20"/>
              </w:rPr>
              <w:pPrChange w:id="20639" w:author="Rachel Shipsey" w:date="2025-06-23T15:41:00Z">
                <w:pPr>
                  <w:framePr w:hSpace="180" w:wrap="around" w:vAnchor="text" w:hAnchor="margin" w:xAlign="center" w:y="-4623"/>
                  <w:jc w:val="right"/>
                </w:pPr>
              </w:pPrChange>
            </w:pPr>
            <w:del w:id="20640" w:author="Rachel Shipsey" w:date="2025-06-23T15:21:00Z">
              <w:r w:rsidRPr="00FC3523" w:rsidDel="008D26A9">
                <w:rPr>
                  <w:rFonts w:eastAsia="Times New Roman" w:cs="Arial"/>
                  <w:color w:val="000000"/>
                  <w:sz w:val="16"/>
                  <w:szCs w:val="16"/>
                </w:rPr>
                <w:delText>1.3</w:delText>
              </w:r>
            </w:del>
          </w:p>
        </w:tc>
      </w:tr>
      <w:tr w:rsidR="00256BD1" w:rsidRPr="00573A68" w:rsidDel="008D26A9" w14:paraId="520953EC" w14:textId="61AB441D" w:rsidTr="006F14FD">
        <w:trPr>
          <w:trHeight w:val="276"/>
          <w:del w:id="20641" w:author="Rachel Shipsey" w:date="2025-06-23T15:21:00Z"/>
        </w:trPr>
        <w:tc>
          <w:tcPr>
            <w:tcW w:w="1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11076C50" w14:textId="35F41474" w:rsidR="00B60FDD" w:rsidRPr="00573A68" w:rsidDel="008D26A9" w:rsidRDefault="00B60FDD">
            <w:pPr>
              <w:pStyle w:val="ListParagraph"/>
              <w:spacing w:after="0" w:line="276" w:lineRule="auto"/>
              <w:jc w:val="both"/>
              <w:rPr>
                <w:del w:id="20642" w:author="Rachel Shipsey" w:date="2025-06-23T15:21:00Z"/>
                <w:rFonts w:eastAsia="Times New Roman" w:cs="Arial"/>
                <w:b/>
                <w:bCs/>
                <w:color w:val="000000"/>
                <w:sz w:val="18"/>
                <w:szCs w:val="18"/>
              </w:rPr>
              <w:pPrChange w:id="20643" w:author="Rachel Shipsey" w:date="2025-06-23T15:41:00Z">
                <w:pPr>
                  <w:framePr w:hSpace="180" w:wrap="around" w:vAnchor="text" w:hAnchor="margin" w:xAlign="center" w:y="-4623"/>
                </w:pPr>
              </w:pPrChange>
            </w:pPr>
            <w:bookmarkStart w:id="20644" w:name="_Hlk170294026"/>
          </w:p>
        </w:tc>
        <w:tc>
          <w:tcPr>
            <w:tcW w:w="2051"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64D2FA06" w14:textId="6CD637AC" w:rsidR="00B60FDD" w:rsidRPr="00573A68" w:rsidDel="008D26A9" w:rsidRDefault="00B60FDD">
            <w:pPr>
              <w:pStyle w:val="ListParagraph"/>
              <w:spacing w:after="0" w:line="276" w:lineRule="auto"/>
              <w:jc w:val="both"/>
              <w:rPr>
                <w:del w:id="20645" w:author="Rachel Shipsey" w:date="2025-06-23T15:21:00Z"/>
                <w:rFonts w:eastAsia="Times New Roman" w:cs="Arial"/>
                <w:b/>
                <w:bCs/>
                <w:color w:val="000000"/>
                <w:sz w:val="18"/>
                <w:szCs w:val="18"/>
              </w:rPr>
              <w:pPrChange w:id="20646" w:author="Rachel Shipsey" w:date="2025-06-23T15:41:00Z">
                <w:pPr>
                  <w:framePr w:hSpace="180" w:wrap="around" w:vAnchor="text" w:hAnchor="margin" w:xAlign="center" w:y="-4623"/>
                </w:pPr>
              </w:pPrChange>
            </w:pPr>
            <w:del w:id="20647" w:author="Rachel Shipsey" w:date="2025-06-23T15:21:00Z">
              <w:r w:rsidRPr="00573A68" w:rsidDel="008D26A9">
                <w:rPr>
                  <w:rFonts w:eastAsia="Times New Roman" w:cs="Arial"/>
                  <w:b/>
                  <w:bCs/>
                  <w:color w:val="000000"/>
                  <w:sz w:val="18"/>
                  <w:szCs w:val="18"/>
                </w:rPr>
                <w:delText>Activity</w:delText>
              </w:r>
            </w:del>
          </w:p>
        </w:tc>
        <w:tc>
          <w:tcPr>
            <w:tcW w:w="1306"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CCEA488" w14:textId="5C6A9A52" w:rsidR="00B60FDD" w:rsidRPr="00573A68" w:rsidDel="008D26A9" w:rsidRDefault="00B60FDD">
            <w:pPr>
              <w:pStyle w:val="ListParagraph"/>
              <w:spacing w:after="0" w:line="276" w:lineRule="auto"/>
              <w:jc w:val="both"/>
              <w:rPr>
                <w:del w:id="20648" w:author="Rachel Shipsey" w:date="2025-06-23T15:21:00Z"/>
                <w:rFonts w:eastAsia="Times New Roman" w:cs="Arial"/>
                <w:b/>
                <w:bCs/>
                <w:color w:val="000000"/>
                <w:sz w:val="18"/>
                <w:szCs w:val="18"/>
              </w:rPr>
              <w:pPrChange w:id="20649" w:author="Rachel Shipsey" w:date="2025-06-23T15:41:00Z">
                <w:pPr>
                  <w:framePr w:hSpace="180" w:wrap="around" w:vAnchor="text" w:hAnchor="margin" w:xAlign="center" w:y="-4623"/>
                </w:pPr>
              </w:pPrChange>
            </w:pPr>
            <w:del w:id="20650" w:author="Rachel Shipsey" w:date="2025-06-23T15:21:00Z">
              <w:r w:rsidRPr="00573A68" w:rsidDel="008D26A9">
                <w:rPr>
                  <w:rFonts w:eastAsia="Times New Roman" w:cs="Arial"/>
                  <w:b/>
                  <w:bCs/>
                  <w:color w:val="000000"/>
                  <w:sz w:val="18"/>
                  <w:szCs w:val="18"/>
                </w:rPr>
                <w:delText>Output</w:delText>
              </w:r>
            </w:del>
          </w:p>
        </w:tc>
        <w:tc>
          <w:tcPr>
            <w:tcW w:w="653"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6E8A9B8B" w14:textId="5CB19B8C" w:rsidR="00B60FDD" w:rsidRPr="00573A68" w:rsidDel="008D26A9" w:rsidRDefault="00B60FDD">
            <w:pPr>
              <w:pStyle w:val="ListParagraph"/>
              <w:spacing w:after="0" w:line="276" w:lineRule="auto"/>
              <w:jc w:val="both"/>
              <w:rPr>
                <w:del w:id="20651" w:author="Rachel Shipsey" w:date="2025-06-23T15:21:00Z"/>
                <w:rFonts w:eastAsia="Times New Roman" w:cs="Arial"/>
                <w:b/>
                <w:bCs/>
                <w:color w:val="000000"/>
                <w:sz w:val="18"/>
                <w:szCs w:val="18"/>
              </w:rPr>
              <w:pPrChange w:id="20652" w:author="Rachel Shipsey" w:date="2025-06-23T15:41:00Z">
                <w:pPr>
                  <w:framePr w:hSpace="180" w:wrap="around" w:vAnchor="text" w:hAnchor="margin" w:xAlign="center" w:y="-4623"/>
                  <w:ind w:right="-131"/>
                </w:pPr>
              </w:pPrChange>
            </w:pPr>
            <w:del w:id="20653" w:author="Rachel Shipsey" w:date="2025-06-23T15:21:00Z">
              <w:r w:rsidRPr="00573A68" w:rsidDel="008D26A9">
                <w:rPr>
                  <w:rFonts w:eastAsia="Times New Roman" w:cs="Arial"/>
                  <w:b/>
                  <w:bCs/>
                  <w:color w:val="000000"/>
                  <w:sz w:val="18"/>
                  <w:szCs w:val="18"/>
                </w:rPr>
                <w:delText>Responsible party(ies)</w:delText>
              </w:r>
            </w:del>
          </w:p>
        </w:tc>
        <w:tc>
          <w:tcPr>
            <w:tcW w:w="372"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567E0ECB" w14:textId="3C9AA669" w:rsidR="00B60FDD" w:rsidRPr="00573A68" w:rsidDel="008D26A9" w:rsidRDefault="00B60FDD">
            <w:pPr>
              <w:pStyle w:val="ListParagraph"/>
              <w:spacing w:after="0" w:line="276" w:lineRule="auto"/>
              <w:jc w:val="both"/>
              <w:rPr>
                <w:del w:id="20654" w:author="Rachel Shipsey" w:date="2025-06-23T15:21:00Z"/>
                <w:rFonts w:eastAsia="Times New Roman" w:cs="Arial"/>
                <w:b/>
                <w:bCs/>
                <w:color w:val="000000"/>
                <w:sz w:val="18"/>
                <w:szCs w:val="18"/>
              </w:rPr>
              <w:pPrChange w:id="20655" w:author="Rachel Shipsey" w:date="2025-06-23T15:41:00Z">
                <w:pPr>
                  <w:framePr w:hSpace="180" w:wrap="around" w:vAnchor="text" w:hAnchor="margin" w:xAlign="center" w:y="-4623"/>
                  <w:ind w:left="144" w:hanging="144"/>
                </w:pPr>
              </w:pPrChange>
            </w:pPr>
            <w:del w:id="20656" w:author="Rachel Shipsey" w:date="2025-06-23T15:21:00Z">
              <w:r w:rsidRPr="00573A68" w:rsidDel="008D26A9">
                <w:rPr>
                  <w:rFonts w:eastAsia="Times New Roman" w:cs="Arial"/>
                  <w:b/>
                  <w:bCs/>
                  <w:color w:val="000000"/>
                  <w:sz w:val="18"/>
                  <w:szCs w:val="18"/>
                </w:rPr>
                <w:delText>Duration</w:delText>
              </w:r>
              <w:r w:rsidR="006E2D1C" w:rsidDel="008D26A9">
                <w:rPr>
                  <w:rFonts w:eastAsia="Times New Roman" w:cs="Arial"/>
                  <w:b/>
                  <w:bCs/>
                  <w:color w:val="000000"/>
                  <w:sz w:val="18"/>
                  <w:szCs w:val="18"/>
                </w:rPr>
                <w:delText xml:space="preserve"> </w:delText>
              </w:r>
              <w:r w:rsidDel="008D26A9">
                <w:rPr>
                  <w:rFonts w:eastAsia="Times New Roman" w:cs="Arial"/>
                  <w:b/>
                  <w:bCs/>
                  <w:color w:val="000000"/>
                  <w:sz w:val="18"/>
                  <w:szCs w:val="18"/>
                </w:rPr>
                <w:delText xml:space="preserve">in </w:delText>
              </w:r>
              <w:r w:rsidRPr="00573A68" w:rsidDel="008D26A9">
                <w:rPr>
                  <w:rFonts w:eastAsia="Times New Roman" w:cs="Arial"/>
                  <w:b/>
                  <w:bCs/>
                  <w:color w:val="000000"/>
                  <w:sz w:val="18"/>
                  <w:szCs w:val="18"/>
                </w:rPr>
                <w:delText>Mths</w:delText>
              </w:r>
            </w:del>
          </w:p>
        </w:tc>
        <w:tc>
          <w:tcPr>
            <w:tcW w:w="465"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D0A5FC8" w14:textId="7930D6BF" w:rsidR="00B60FDD" w:rsidRPr="00573A68" w:rsidDel="008D26A9" w:rsidRDefault="00B60FDD">
            <w:pPr>
              <w:pStyle w:val="ListParagraph"/>
              <w:spacing w:after="0" w:line="276" w:lineRule="auto"/>
              <w:jc w:val="both"/>
              <w:rPr>
                <w:del w:id="20657" w:author="Rachel Shipsey" w:date="2025-06-23T15:21:00Z"/>
                <w:rFonts w:eastAsia="Times New Roman" w:cs="Arial"/>
                <w:b/>
                <w:bCs/>
                <w:color w:val="000000"/>
                <w:sz w:val="18"/>
                <w:szCs w:val="18"/>
              </w:rPr>
              <w:pPrChange w:id="20658" w:author="Rachel Shipsey" w:date="2025-06-23T15:41:00Z">
                <w:pPr>
                  <w:framePr w:hSpace="180" w:wrap="around" w:vAnchor="text" w:hAnchor="margin" w:xAlign="center" w:y="-4623"/>
                  <w:jc w:val="right"/>
                </w:pPr>
              </w:pPrChange>
            </w:pPr>
            <w:del w:id="20659"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bookmarkEnd w:id="20644"/>
      <w:tr w:rsidR="00B4603A" w:rsidRPr="002E5C79" w:rsidDel="008D26A9" w14:paraId="11503EC8" w14:textId="02556E12">
        <w:trPr>
          <w:trHeight w:val="264"/>
          <w:del w:id="20660"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3C3A80" w14:textId="64A2F439" w:rsidR="00B4603A" w:rsidRPr="002E5C79" w:rsidDel="008D26A9" w:rsidRDefault="00B4603A">
            <w:pPr>
              <w:pStyle w:val="ListParagraph"/>
              <w:spacing w:after="0" w:line="276" w:lineRule="auto"/>
              <w:jc w:val="both"/>
              <w:rPr>
                <w:del w:id="20661" w:author="Rachel Shipsey" w:date="2025-06-23T15:21:00Z"/>
                <w:rFonts w:eastAsia="Times New Roman" w:cs="Arial"/>
                <w:color w:val="000000"/>
                <w:sz w:val="18"/>
                <w:szCs w:val="18"/>
              </w:rPr>
              <w:pPrChange w:id="20662" w:author="Rachel Shipsey" w:date="2025-06-23T15:41:00Z">
                <w:pPr>
                  <w:framePr w:hSpace="180" w:wrap="around" w:vAnchor="text" w:hAnchor="margin" w:xAlign="center" w:y="-4623"/>
                </w:pPr>
              </w:pPrChange>
            </w:pPr>
            <w:del w:id="20663"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9D1578" w14:textId="7E72A1E8" w:rsidR="00B4603A" w:rsidRPr="002E5C79" w:rsidDel="008D26A9" w:rsidRDefault="00B4603A">
            <w:pPr>
              <w:pStyle w:val="ListParagraph"/>
              <w:spacing w:after="0" w:line="276" w:lineRule="auto"/>
              <w:jc w:val="both"/>
              <w:rPr>
                <w:del w:id="20664" w:author="Rachel Shipsey" w:date="2025-06-23T15:21:00Z"/>
                <w:rFonts w:eastAsia="Times New Roman" w:cs="Arial"/>
                <w:color w:val="000000"/>
                <w:sz w:val="18"/>
                <w:szCs w:val="18"/>
              </w:rPr>
              <w:pPrChange w:id="20665" w:author="Rachel Shipsey" w:date="2025-06-23T15:41:00Z">
                <w:pPr>
                  <w:framePr w:hSpace="180" w:wrap="around" w:vAnchor="text" w:hAnchor="margin" w:xAlign="center" w:y="-4623"/>
                  <w:ind w:left="328"/>
                </w:pPr>
              </w:pPrChange>
            </w:pPr>
            <w:del w:id="20666" w:author="Rachel Shipsey" w:date="2025-06-23T15:21:00Z">
              <w:r w:rsidRPr="002E5C79" w:rsidDel="008D26A9">
                <w:rPr>
                  <w:rFonts w:eastAsia="Times New Roman" w:cs="Arial"/>
                  <w:color w:val="000000"/>
                  <w:sz w:val="18"/>
                  <w:szCs w:val="18"/>
                </w:rPr>
                <w:delText>Development of the field operations plan/ logistical plan for deployment of personnel, devices, and materials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4D75B0" w14:textId="17ABE39C" w:rsidR="00B4603A" w:rsidRPr="002E5C79" w:rsidDel="008D26A9" w:rsidRDefault="00B4603A">
            <w:pPr>
              <w:pStyle w:val="ListParagraph"/>
              <w:spacing w:after="0" w:line="276" w:lineRule="auto"/>
              <w:jc w:val="both"/>
              <w:rPr>
                <w:del w:id="20667" w:author="Rachel Shipsey" w:date="2025-06-23T15:21:00Z"/>
                <w:rFonts w:eastAsia="Times New Roman" w:cs="Arial"/>
                <w:color w:val="000000"/>
                <w:sz w:val="18"/>
                <w:szCs w:val="18"/>
              </w:rPr>
              <w:pPrChange w:id="20668" w:author="Rachel Shipsey" w:date="2025-06-23T15:41:00Z">
                <w:pPr>
                  <w:framePr w:hSpace="180" w:wrap="around" w:vAnchor="text" w:hAnchor="margin" w:xAlign="center" w:y="-4623"/>
                  <w:ind w:firstLineChars="200" w:firstLine="320"/>
                </w:pPr>
              </w:pPrChange>
            </w:pPr>
            <w:del w:id="20669" w:author="Rachel Shipsey" w:date="2025-06-23T15:21:00Z">
              <w:r w:rsidDel="008D26A9">
                <w:rPr>
                  <w:rFonts w:eastAsia="Times New Roman" w:cs="Arial"/>
                  <w:color w:val="000000"/>
                  <w:sz w:val="16"/>
                  <w:szCs w:val="16"/>
                </w:rPr>
                <w:delText>Piloted field operations plan</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2A8934A" w14:textId="2F1EBB09" w:rsidR="00B4603A" w:rsidRPr="002E5C79" w:rsidDel="008D26A9" w:rsidRDefault="00B4603A">
            <w:pPr>
              <w:pStyle w:val="ListParagraph"/>
              <w:spacing w:after="0" w:line="276" w:lineRule="auto"/>
              <w:jc w:val="both"/>
              <w:rPr>
                <w:del w:id="20670" w:author="Rachel Shipsey" w:date="2025-06-23T15:21:00Z"/>
                <w:rFonts w:eastAsia="Times New Roman" w:cs="Arial"/>
                <w:sz w:val="18"/>
                <w:szCs w:val="18"/>
              </w:rPr>
              <w:pPrChange w:id="20671" w:author="Rachel Shipsey" w:date="2025-06-23T15:41:00Z">
                <w:pPr>
                  <w:framePr w:hSpace="180" w:wrap="around" w:vAnchor="text" w:hAnchor="margin" w:xAlign="center" w:y="-4623"/>
                </w:pPr>
              </w:pPrChange>
            </w:pPr>
            <w:del w:id="20672"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8275A1E" w14:textId="3A863130" w:rsidR="00B4603A" w:rsidRPr="002E5C79" w:rsidDel="008D26A9" w:rsidRDefault="00B4603A">
            <w:pPr>
              <w:pStyle w:val="ListParagraph"/>
              <w:spacing w:after="0" w:line="276" w:lineRule="auto"/>
              <w:jc w:val="both"/>
              <w:rPr>
                <w:del w:id="20673" w:author="Rachel Shipsey" w:date="2025-06-23T15:21:00Z"/>
                <w:rFonts w:eastAsia="Times New Roman" w:cs="Arial"/>
                <w:color w:val="000000"/>
                <w:sz w:val="18"/>
                <w:szCs w:val="18"/>
              </w:rPr>
              <w:pPrChange w:id="20674" w:author="Rachel Shipsey" w:date="2025-06-23T15:41:00Z">
                <w:pPr>
                  <w:framePr w:hSpace="180" w:wrap="around" w:vAnchor="text" w:hAnchor="margin" w:xAlign="center" w:y="-4623"/>
                  <w:jc w:val="right"/>
                </w:pPr>
              </w:pPrChange>
            </w:pPr>
            <w:del w:id="20675"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B921BE" w14:textId="7D7165A5" w:rsidR="00B4603A" w:rsidRPr="002E5C79" w:rsidDel="008D26A9" w:rsidRDefault="00B4603A">
            <w:pPr>
              <w:pStyle w:val="ListParagraph"/>
              <w:spacing w:after="0" w:line="276" w:lineRule="auto"/>
              <w:jc w:val="both"/>
              <w:rPr>
                <w:del w:id="20676" w:author="Rachel Shipsey" w:date="2025-06-23T15:21:00Z"/>
                <w:rFonts w:eastAsia="Times New Roman" w:cs="Arial"/>
                <w:color w:val="000000"/>
                <w:sz w:val="20"/>
                <w:szCs w:val="20"/>
              </w:rPr>
              <w:pPrChange w:id="20677" w:author="Rachel Shipsey" w:date="2025-06-23T15:41:00Z">
                <w:pPr>
                  <w:framePr w:hSpace="180" w:wrap="around" w:vAnchor="text" w:hAnchor="margin" w:xAlign="center" w:y="-4623"/>
                  <w:jc w:val="right"/>
                </w:pPr>
              </w:pPrChange>
            </w:pPr>
            <w:del w:id="20678" w:author="Rachel Shipsey" w:date="2025-06-23T15:21:00Z">
              <w:r w:rsidRPr="00FC3523" w:rsidDel="008D26A9">
                <w:rPr>
                  <w:rFonts w:eastAsia="Times New Roman" w:cs="Arial"/>
                  <w:color w:val="000000"/>
                  <w:sz w:val="16"/>
                  <w:szCs w:val="16"/>
                </w:rPr>
                <w:delText>1.3</w:delText>
              </w:r>
            </w:del>
          </w:p>
        </w:tc>
      </w:tr>
      <w:tr w:rsidR="00B4603A" w:rsidRPr="002E5C79" w:rsidDel="008D26A9" w14:paraId="58386FEB" w14:textId="5FF77749">
        <w:trPr>
          <w:trHeight w:val="264"/>
          <w:del w:id="2067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6ACF1D1" w14:textId="315ADF68" w:rsidR="00B4603A" w:rsidRPr="002E5C79" w:rsidDel="008D26A9" w:rsidRDefault="00B4603A">
            <w:pPr>
              <w:pStyle w:val="ListParagraph"/>
              <w:spacing w:after="0" w:line="276" w:lineRule="auto"/>
              <w:jc w:val="both"/>
              <w:rPr>
                <w:del w:id="20680" w:author="Rachel Shipsey" w:date="2025-06-23T15:21:00Z"/>
                <w:rFonts w:eastAsia="Times New Roman" w:cs="Arial"/>
                <w:color w:val="000000"/>
                <w:sz w:val="18"/>
                <w:szCs w:val="18"/>
              </w:rPr>
              <w:pPrChange w:id="20681" w:author="Rachel Shipsey" w:date="2025-06-23T15:41:00Z">
                <w:pPr>
                  <w:framePr w:hSpace="180" w:wrap="around" w:vAnchor="text" w:hAnchor="margin" w:xAlign="center" w:y="-4623"/>
                </w:pPr>
              </w:pPrChange>
            </w:pPr>
            <w:del w:id="20682"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C5C7BF" w14:textId="4C8C2EC8" w:rsidR="00B4603A" w:rsidRPr="002E5C79" w:rsidDel="008D26A9" w:rsidRDefault="00B4603A">
            <w:pPr>
              <w:pStyle w:val="ListParagraph"/>
              <w:spacing w:after="0" w:line="276" w:lineRule="auto"/>
              <w:jc w:val="both"/>
              <w:rPr>
                <w:del w:id="20683" w:author="Rachel Shipsey" w:date="2025-06-23T15:21:00Z"/>
                <w:rFonts w:eastAsia="Times New Roman" w:cs="Arial"/>
                <w:color w:val="000000"/>
                <w:sz w:val="18"/>
                <w:szCs w:val="18"/>
              </w:rPr>
              <w:pPrChange w:id="20684" w:author="Rachel Shipsey" w:date="2025-06-23T15:41:00Z">
                <w:pPr>
                  <w:framePr w:hSpace="180" w:wrap="around" w:vAnchor="text" w:hAnchor="margin" w:xAlign="center" w:y="-4623"/>
                  <w:ind w:left="328"/>
                </w:pPr>
              </w:pPrChange>
            </w:pPr>
            <w:del w:id="20685" w:author="Rachel Shipsey" w:date="2025-06-23T15:21:00Z">
              <w:r w:rsidRPr="002E5C79" w:rsidDel="008D26A9">
                <w:rPr>
                  <w:rFonts w:eastAsia="Times New Roman" w:cs="Arial"/>
                  <w:color w:val="000000"/>
                  <w:sz w:val="18"/>
                  <w:szCs w:val="18"/>
                </w:rPr>
                <w:delText>Procurement and Installation of Tablets and other DP devices/Equipment to use in the pilot census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58CEF04" w14:textId="3EF18108" w:rsidR="00B4603A" w:rsidRPr="002E5C79" w:rsidDel="008D26A9" w:rsidRDefault="00B4603A">
            <w:pPr>
              <w:pStyle w:val="ListParagraph"/>
              <w:spacing w:after="0" w:line="276" w:lineRule="auto"/>
              <w:jc w:val="both"/>
              <w:rPr>
                <w:del w:id="20686" w:author="Rachel Shipsey" w:date="2025-06-23T15:21:00Z"/>
                <w:rFonts w:eastAsia="Times New Roman" w:cs="Arial"/>
                <w:color w:val="000000"/>
                <w:sz w:val="18"/>
                <w:szCs w:val="18"/>
              </w:rPr>
              <w:pPrChange w:id="20687" w:author="Rachel Shipsey" w:date="2025-06-23T15:41:00Z">
                <w:pPr>
                  <w:framePr w:hSpace="180" w:wrap="around" w:vAnchor="text" w:hAnchor="margin" w:xAlign="center" w:y="-4623"/>
                  <w:ind w:firstLineChars="200" w:firstLine="320"/>
                </w:pPr>
              </w:pPrChange>
            </w:pPr>
            <w:del w:id="20688" w:author="Rachel Shipsey" w:date="2025-06-23T15:21:00Z">
              <w:r w:rsidDel="008D26A9">
                <w:rPr>
                  <w:rFonts w:eastAsia="Times New Roman" w:cs="Arial"/>
                  <w:color w:val="000000"/>
                  <w:sz w:val="16"/>
                  <w:szCs w:val="16"/>
                </w:rPr>
                <w:delText>All electronic devices in place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0ABA0D0D" w14:textId="7DE0FF4B" w:rsidR="00B4603A" w:rsidRPr="002E5C79" w:rsidDel="008D26A9" w:rsidRDefault="00B4603A">
            <w:pPr>
              <w:pStyle w:val="ListParagraph"/>
              <w:spacing w:after="0" w:line="276" w:lineRule="auto"/>
              <w:jc w:val="both"/>
              <w:rPr>
                <w:del w:id="20689" w:author="Rachel Shipsey" w:date="2025-06-23T15:21:00Z"/>
                <w:rFonts w:eastAsia="Times New Roman" w:cs="Arial"/>
                <w:sz w:val="18"/>
                <w:szCs w:val="18"/>
              </w:rPr>
              <w:pPrChange w:id="20690" w:author="Rachel Shipsey" w:date="2025-06-23T15:41:00Z">
                <w:pPr>
                  <w:framePr w:hSpace="180" w:wrap="around" w:vAnchor="text" w:hAnchor="margin" w:xAlign="center" w:y="-4623"/>
                </w:pPr>
              </w:pPrChange>
            </w:pPr>
            <w:del w:id="20691"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ECCD827" w14:textId="3F5E2818" w:rsidR="00B4603A" w:rsidRPr="002E5C79" w:rsidDel="008D26A9" w:rsidRDefault="00B4603A">
            <w:pPr>
              <w:pStyle w:val="ListParagraph"/>
              <w:spacing w:after="0" w:line="276" w:lineRule="auto"/>
              <w:jc w:val="both"/>
              <w:rPr>
                <w:del w:id="20692" w:author="Rachel Shipsey" w:date="2025-06-23T15:21:00Z"/>
                <w:rFonts w:eastAsia="Times New Roman" w:cs="Arial"/>
                <w:color w:val="000000"/>
                <w:sz w:val="18"/>
                <w:szCs w:val="18"/>
              </w:rPr>
              <w:pPrChange w:id="20693" w:author="Rachel Shipsey" w:date="2025-06-23T15:41:00Z">
                <w:pPr>
                  <w:framePr w:hSpace="180" w:wrap="around" w:vAnchor="text" w:hAnchor="margin" w:xAlign="center" w:y="-4623"/>
                  <w:jc w:val="right"/>
                </w:pPr>
              </w:pPrChange>
            </w:pPr>
            <w:del w:id="20694"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8D2105" w14:textId="7B860840" w:rsidR="00B4603A" w:rsidRPr="002E5C79" w:rsidDel="008D26A9" w:rsidRDefault="00B4603A">
            <w:pPr>
              <w:pStyle w:val="ListParagraph"/>
              <w:spacing w:after="0" w:line="276" w:lineRule="auto"/>
              <w:jc w:val="both"/>
              <w:rPr>
                <w:del w:id="20695" w:author="Rachel Shipsey" w:date="2025-06-23T15:21:00Z"/>
                <w:rFonts w:eastAsia="Times New Roman" w:cs="Arial"/>
                <w:color w:val="000000"/>
                <w:sz w:val="20"/>
                <w:szCs w:val="20"/>
              </w:rPr>
              <w:pPrChange w:id="20696" w:author="Rachel Shipsey" w:date="2025-06-23T15:41:00Z">
                <w:pPr>
                  <w:framePr w:hSpace="180" w:wrap="around" w:vAnchor="text" w:hAnchor="margin" w:xAlign="center" w:y="-4623"/>
                  <w:jc w:val="right"/>
                </w:pPr>
              </w:pPrChange>
            </w:pPr>
            <w:del w:id="20697" w:author="Rachel Shipsey" w:date="2025-06-23T15:21:00Z">
              <w:r w:rsidRPr="00FC3523" w:rsidDel="008D26A9">
                <w:rPr>
                  <w:rFonts w:eastAsia="Times New Roman" w:cs="Arial"/>
                  <w:color w:val="000000"/>
                  <w:sz w:val="16"/>
                  <w:szCs w:val="16"/>
                </w:rPr>
                <w:delText>1.3</w:delText>
              </w:r>
            </w:del>
          </w:p>
        </w:tc>
      </w:tr>
      <w:tr w:rsidR="00B4603A" w:rsidRPr="002E5C79" w:rsidDel="008D26A9" w14:paraId="411A6D03" w14:textId="3E4BADD9" w:rsidTr="006F14FD">
        <w:trPr>
          <w:trHeight w:val="264"/>
          <w:del w:id="20698"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2A5F91" w14:textId="4FD6EC9C" w:rsidR="00B4603A" w:rsidRPr="002E5C79" w:rsidDel="008D26A9" w:rsidRDefault="00B4603A">
            <w:pPr>
              <w:pStyle w:val="ListParagraph"/>
              <w:spacing w:after="0" w:line="276" w:lineRule="auto"/>
              <w:jc w:val="both"/>
              <w:rPr>
                <w:del w:id="20699" w:author="Rachel Shipsey" w:date="2025-06-23T15:21:00Z"/>
                <w:rFonts w:eastAsia="Times New Roman" w:cs="Arial"/>
                <w:color w:val="000000"/>
                <w:sz w:val="18"/>
                <w:szCs w:val="18"/>
              </w:rPr>
              <w:pPrChange w:id="20700" w:author="Rachel Shipsey" w:date="2025-06-23T15:41:00Z">
                <w:pPr>
                  <w:framePr w:hSpace="180" w:wrap="around" w:vAnchor="text" w:hAnchor="margin" w:xAlign="center" w:y="-4623"/>
                </w:pPr>
              </w:pPrChange>
            </w:pPr>
            <w:del w:id="20701"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A1054E" w14:textId="4A47F596" w:rsidR="00B4603A" w:rsidRPr="002E5C79" w:rsidDel="008D26A9" w:rsidRDefault="00B4603A">
            <w:pPr>
              <w:pStyle w:val="ListParagraph"/>
              <w:spacing w:after="0" w:line="276" w:lineRule="auto"/>
              <w:jc w:val="both"/>
              <w:rPr>
                <w:del w:id="20702" w:author="Rachel Shipsey" w:date="2025-06-23T15:21:00Z"/>
                <w:rFonts w:eastAsia="Times New Roman" w:cs="Arial"/>
                <w:color w:val="000000"/>
                <w:sz w:val="18"/>
                <w:szCs w:val="18"/>
              </w:rPr>
              <w:pPrChange w:id="20703" w:author="Rachel Shipsey" w:date="2025-06-23T15:41:00Z">
                <w:pPr>
                  <w:framePr w:hSpace="180" w:wrap="around" w:vAnchor="text" w:hAnchor="margin" w:xAlign="center" w:y="-4623"/>
                  <w:ind w:firstLineChars="200" w:firstLine="360"/>
                </w:pPr>
              </w:pPrChange>
            </w:pPr>
            <w:del w:id="20704" w:author="Rachel Shipsey" w:date="2025-06-23T15:21:00Z">
              <w:r w:rsidRPr="002E5C79" w:rsidDel="008D26A9">
                <w:rPr>
                  <w:rFonts w:eastAsia="Times New Roman" w:cs="Arial"/>
                  <w:color w:val="000000"/>
                  <w:sz w:val="18"/>
                  <w:szCs w:val="18"/>
                </w:rPr>
                <w:delText>Procurement of other field materials and accessories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55740E" w14:textId="72C7868D" w:rsidR="00B4603A" w:rsidRPr="002E5C79" w:rsidDel="008D26A9" w:rsidRDefault="00B4603A">
            <w:pPr>
              <w:pStyle w:val="ListParagraph"/>
              <w:spacing w:after="0" w:line="276" w:lineRule="auto"/>
              <w:jc w:val="both"/>
              <w:rPr>
                <w:del w:id="20705" w:author="Rachel Shipsey" w:date="2025-06-23T15:21:00Z"/>
                <w:rFonts w:eastAsia="Times New Roman" w:cs="Arial"/>
                <w:color w:val="000000"/>
                <w:sz w:val="18"/>
                <w:szCs w:val="18"/>
              </w:rPr>
              <w:pPrChange w:id="20706" w:author="Rachel Shipsey" w:date="2025-06-23T15:41:00Z">
                <w:pPr>
                  <w:framePr w:hSpace="180" w:wrap="around" w:vAnchor="text" w:hAnchor="margin" w:xAlign="center" w:y="-4623"/>
                  <w:ind w:firstLineChars="200" w:firstLine="320"/>
                </w:pPr>
              </w:pPrChange>
            </w:pPr>
            <w:del w:id="20707" w:author="Rachel Shipsey" w:date="2025-06-23T15:21:00Z">
              <w:r w:rsidDel="008D26A9">
                <w:rPr>
                  <w:rFonts w:eastAsia="Times New Roman" w:cs="Arial"/>
                  <w:color w:val="000000"/>
                  <w:sz w:val="16"/>
                  <w:szCs w:val="16"/>
                </w:rPr>
                <w:delText>Printed related &amp; training materials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51F415" w14:textId="6C924AB1" w:rsidR="00B4603A" w:rsidRPr="002E5C79" w:rsidDel="008D26A9" w:rsidRDefault="00B4603A">
            <w:pPr>
              <w:pStyle w:val="ListParagraph"/>
              <w:spacing w:after="0" w:line="276" w:lineRule="auto"/>
              <w:jc w:val="both"/>
              <w:rPr>
                <w:del w:id="20708" w:author="Rachel Shipsey" w:date="2025-06-23T15:21:00Z"/>
                <w:rFonts w:eastAsia="Times New Roman" w:cs="Arial"/>
                <w:sz w:val="18"/>
                <w:szCs w:val="18"/>
              </w:rPr>
              <w:pPrChange w:id="20709" w:author="Rachel Shipsey" w:date="2025-06-23T15:41:00Z">
                <w:pPr>
                  <w:framePr w:hSpace="180" w:wrap="around" w:vAnchor="text" w:hAnchor="margin" w:xAlign="center" w:y="-4623"/>
                </w:pPr>
              </w:pPrChange>
            </w:pPr>
            <w:del w:id="20710"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6D07E4" w14:textId="49C186EC" w:rsidR="00B4603A" w:rsidRPr="002E5C79" w:rsidDel="008D26A9" w:rsidRDefault="00B4603A">
            <w:pPr>
              <w:pStyle w:val="ListParagraph"/>
              <w:spacing w:after="0" w:line="276" w:lineRule="auto"/>
              <w:jc w:val="both"/>
              <w:rPr>
                <w:del w:id="20711" w:author="Rachel Shipsey" w:date="2025-06-23T15:21:00Z"/>
                <w:rFonts w:eastAsia="Times New Roman" w:cs="Arial"/>
                <w:color w:val="000000"/>
                <w:sz w:val="18"/>
                <w:szCs w:val="18"/>
              </w:rPr>
              <w:pPrChange w:id="20712" w:author="Rachel Shipsey" w:date="2025-06-23T15:41:00Z">
                <w:pPr>
                  <w:framePr w:hSpace="180" w:wrap="around" w:vAnchor="text" w:hAnchor="margin" w:xAlign="center" w:y="-4623"/>
                  <w:jc w:val="right"/>
                </w:pPr>
              </w:pPrChange>
            </w:pPr>
            <w:del w:id="20713"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D4785E" w14:textId="68CA91E3" w:rsidR="00B4603A" w:rsidRPr="002E5C79" w:rsidDel="008D26A9" w:rsidRDefault="00B4603A">
            <w:pPr>
              <w:pStyle w:val="ListParagraph"/>
              <w:spacing w:after="0" w:line="276" w:lineRule="auto"/>
              <w:jc w:val="both"/>
              <w:rPr>
                <w:del w:id="20714" w:author="Rachel Shipsey" w:date="2025-06-23T15:21:00Z"/>
                <w:rFonts w:eastAsia="Times New Roman" w:cs="Arial"/>
                <w:color w:val="000000"/>
                <w:sz w:val="20"/>
                <w:szCs w:val="20"/>
              </w:rPr>
              <w:pPrChange w:id="20715" w:author="Rachel Shipsey" w:date="2025-06-23T15:41:00Z">
                <w:pPr>
                  <w:framePr w:hSpace="180" w:wrap="around" w:vAnchor="text" w:hAnchor="margin" w:xAlign="center" w:y="-4623"/>
                  <w:jc w:val="right"/>
                </w:pPr>
              </w:pPrChange>
            </w:pPr>
            <w:del w:id="20716" w:author="Rachel Shipsey" w:date="2025-06-23T15:21:00Z">
              <w:r w:rsidRPr="00FC3523" w:rsidDel="008D26A9">
                <w:rPr>
                  <w:rFonts w:eastAsia="Times New Roman" w:cs="Arial"/>
                  <w:color w:val="000000"/>
                  <w:sz w:val="16"/>
                  <w:szCs w:val="16"/>
                </w:rPr>
                <w:delText>1.3</w:delText>
              </w:r>
            </w:del>
          </w:p>
        </w:tc>
      </w:tr>
      <w:tr w:rsidR="00B4603A" w:rsidRPr="002E5C79" w:rsidDel="008D26A9" w14:paraId="649ED1F4" w14:textId="0E538B8F" w:rsidTr="006F14FD">
        <w:trPr>
          <w:trHeight w:val="264"/>
          <w:del w:id="20717"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D4F524" w14:textId="0EFC32B7" w:rsidR="00B4603A" w:rsidRPr="002E5C79" w:rsidDel="008D26A9" w:rsidRDefault="00B4603A">
            <w:pPr>
              <w:pStyle w:val="ListParagraph"/>
              <w:spacing w:after="0" w:line="276" w:lineRule="auto"/>
              <w:jc w:val="both"/>
              <w:rPr>
                <w:del w:id="20718" w:author="Rachel Shipsey" w:date="2025-06-23T15:21:00Z"/>
                <w:rFonts w:eastAsia="Times New Roman" w:cs="Arial"/>
                <w:color w:val="000000"/>
                <w:sz w:val="18"/>
                <w:szCs w:val="18"/>
              </w:rPr>
              <w:pPrChange w:id="20719" w:author="Rachel Shipsey" w:date="2025-06-23T15:41:00Z">
                <w:pPr>
                  <w:framePr w:hSpace="180" w:wrap="around" w:vAnchor="text" w:hAnchor="margin" w:xAlign="center" w:y="-4623"/>
                  <w:jc w:val="right"/>
                </w:pPr>
              </w:pPrChange>
            </w:pPr>
            <w:del w:id="20720" w:author="Rachel Shipsey" w:date="2025-06-23T15:21:00Z">
              <w:r w:rsidRPr="002E5C79" w:rsidDel="008D26A9">
                <w:rPr>
                  <w:rFonts w:eastAsia="Times New Roman" w:cs="Arial"/>
                  <w:color w:val="000000"/>
                  <w:sz w:val="18"/>
                  <w:szCs w:val="18"/>
                </w:rPr>
                <w:delText>4</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CD32E1" w14:textId="3D508404" w:rsidR="00B4603A" w:rsidRPr="002E5C79" w:rsidDel="008D26A9" w:rsidRDefault="00B4603A">
            <w:pPr>
              <w:pStyle w:val="ListParagraph"/>
              <w:spacing w:after="0" w:line="276" w:lineRule="auto"/>
              <w:jc w:val="both"/>
              <w:rPr>
                <w:del w:id="20721" w:author="Rachel Shipsey" w:date="2025-06-23T15:21:00Z"/>
                <w:rFonts w:eastAsia="Times New Roman" w:cs="Arial"/>
                <w:b/>
                <w:bCs/>
                <w:color w:val="000000"/>
                <w:sz w:val="18"/>
                <w:szCs w:val="18"/>
              </w:rPr>
              <w:pPrChange w:id="20722" w:author="Rachel Shipsey" w:date="2025-06-23T15:41:00Z">
                <w:pPr>
                  <w:framePr w:hSpace="180" w:wrap="around" w:vAnchor="text" w:hAnchor="margin" w:xAlign="center" w:y="-4623"/>
                </w:pPr>
              </w:pPrChange>
            </w:pPr>
            <w:del w:id="20723" w:author="Rachel Shipsey" w:date="2025-06-23T15:21:00Z">
              <w:r w:rsidRPr="002E5C79" w:rsidDel="008D26A9">
                <w:rPr>
                  <w:rFonts w:eastAsia="Times New Roman" w:cs="Arial"/>
                  <w:b/>
                  <w:bCs/>
                  <w:color w:val="000000"/>
                  <w:sz w:val="18"/>
                  <w:szCs w:val="18"/>
                </w:rPr>
                <w:delText>Recruiting and training supervisors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25C28C" w14:textId="2FE4277F" w:rsidR="00B4603A" w:rsidRPr="002E5C79" w:rsidDel="008D26A9" w:rsidRDefault="00B4603A">
            <w:pPr>
              <w:pStyle w:val="ListParagraph"/>
              <w:spacing w:after="0" w:line="276" w:lineRule="auto"/>
              <w:jc w:val="both"/>
              <w:rPr>
                <w:del w:id="20724" w:author="Rachel Shipsey" w:date="2025-06-23T15:21:00Z"/>
                <w:rFonts w:eastAsia="Times New Roman" w:cs="Arial"/>
                <w:b/>
                <w:bCs/>
                <w:color w:val="000000"/>
                <w:sz w:val="18"/>
                <w:szCs w:val="18"/>
              </w:rPr>
              <w:pPrChange w:id="20725" w:author="Rachel Shipsey" w:date="2025-06-23T15:41:00Z">
                <w:pPr>
                  <w:framePr w:hSpace="180" w:wrap="around" w:vAnchor="text" w:hAnchor="margin" w:xAlign="center" w:y="-4623"/>
                </w:pPr>
              </w:pPrChange>
            </w:pPr>
            <w:del w:id="20726" w:author="Rachel Shipsey" w:date="2025-06-23T15:21:00Z">
              <w:r w:rsidRPr="00FC3523" w:rsidDel="008D26A9">
                <w:rPr>
                  <w:rFonts w:eastAsia="Times New Roman" w:cs="Arial"/>
                  <w:color w:val="000000"/>
                  <w:sz w:val="16"/>
                  <w:szCs w:val="16"/>
                </w:rPr>
                <w:delText>supervisors and enumerators</w:delText>
              </w:r>
              <w:r w:rsidDel="008D26A9">
                <w:rPr>
                  <w:rFonts w:eastAsia="Times New Roman" w:cs="Arial"/>
                  <w:color w:val="000000"/>
                  <w:sz w:val="16"/>
                  <w:szCs w:val="16"/>
                </w:rPr>
                <w:delText xml:space="preserve"> appointed</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A54269" w14:textId="5ECC0FF9" w:rsidR="00B4603A" w:rsidRPr="002E5C79" w:rsidDel="008D26A9" w:rsidRDefault="00B4603A">
            <w:pPr>
              <w:pStyle w:val="ListParagraph"/>
              <w:spacing w:after="0" w:line="276" w:lineRule="auto"/>
              <w:jc w:val="both"/>
              <w:rPr>
                <w:del w:id="20727" w:author="Rachel Shipsey" w:date="2025-06-23T15:21:00Z"/>
                <w:rFonts w:eastAsia="Times New Roman" w:cs="Arial"/>
                <w:sz w:val="18"/>
                <w:szCs w:val="18"/>
              </w:rPr>
              <w:pPrChange w:id="20728"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893BEB" w14:textId="374DC1F6" w:rsidR="00B4603A" w:rsidRPr="002E5C79" w:rsidDel="008D26A9" w:rsidRDefault="00B4603A">
            <w:pPr>
              <w:pStyle w:val="ListParagraph"/>
              <w:spacing w:after="0" w:line="276" w:lineRule="auto"/>
              <w:jc w:val="both"/>
              <w:rPr>
                <w:del w:id="20729" w:author="Rachel Shipsey" w:date="2025-06-23T15:21:00Z"/>
                <w:rFonts w:eastAsia="Times New Roman" w:cs="Arial"/>
                <w:color w:val="000000"/>
                <w:sz w:val="18"/>
                <w:szCs w:val="18"/>
              </w:rPr>
              <w:pPrChange w:id="20730" w:author="Rachel Shipsey" w:date="2025-06-23T15:41:00Z">
                <w:pPr>
                  <w:framePr w:hSpace="180" w:wrap="around" w:vAnchor="text" w:hAnchor="margin" w:xAlign="center" w:y="-4623"/>
                </w:pPr>
              </w:pPrChange>
            </w:pPr>
            <w:del w:id="20731"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CC7B30" w14:textId="2CC14A7E" w:rsidR="00B4603A" w:rsidRPr="002E5C79" w:rsidDel="008D26A9" w:rsidRDefault="00B4603A">
            <w:pPr>
              <w:pStyle w:val="ListParagraph"/>
              <w:spacing w:after="0" w:line="276" w:lineRule="auto"/>
              <w:jc w:val="both"/>
              <w:rPr>
                <w:del w:id="20732" w:author="Rachel Shipsey" w:date="2025-06-23T15:21:00Z"/>
                <w:rFonts w:eastAsia="Times New Roman" w:cs="Arial"/>
                <w:color w:val="000000"/>
                <w:sz w:val="20"/>
                <w:szCs w:val="20"/>
              </w:rPr>
              <w:pPrChange w:id="20733" w:author="Rachel Shipsey" w:date="2025-06-23T15:41:00Z">
                <w:pPr>
                  <w:framePr w:hSpace="180" w:wrap="around" w:vAnchor="text" w:hAnchor="margin" w:xAlign="center" w:y="-4623"/>
                </w:pPr>
              </w:pPrChange>
            </w:pPr>
            <w:del w:id="20734" w:author="Rachel Shipsey" w:date="2025-06-23T15:21:00Z">
              <w:r w:rsidRPr="00FC3523" w:rsidDel="008D26A9">
                <w:rPr>
                  <w:rFonts w:eastAsia="Times New Roman" w:cs="Arial"/>
                  <w:color w:val="000000"/>
                  <w:sz w:val="16"/>
                  <w:szCs w:val="16"/>
                </w:rPr>
                <w:delText>1.2</w:delText>
              </w:r>
            </w:del>
          </w:p>
        </w:tc>
      </w:tr>
      <w:tr w:rsidR="00B4603A" w:rsidRPr="002E5C79" w:rsidDel="008D26A9" w14:paraId="49B91E01" w14:textId="418C813C" w:rsidTr="006F14FD">
        <w:trPr>
          <w:trHeight w:val="264"/>
          <w:del w:id="20735"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E95E99" w14:textId="29B1867F" w:rsidR="00B4603A" w:rsidRPr="002E5C79" w:rsidDel="008D26A9" w:rsidRDefault="00B4603A">
            <w:pPr>
              <w:pStyle w:val="ListParagraph"/>
              <w:spacing w:after="0" w:line="276" w:lineRule="auto"/>
              <w:jc w:val="both"/>
              <w:rPr>
                <w:del w:id="20736" w:author="Rachel Shipsey" w:date="2025-06-23T15:21:00Z"/>
                <w:rFonts w:eastAsia="Times New Roman" w:cs="Arial"/>
                <w:color w:val="000000"/>
                <w:sz w:val="18"/>
                <w:szCs w:val="18"/>
              </w:rPr>
              <w:pPrChange w:id="20737" w:author="Rachel Shipsey" w:date="2025-06-23T15:41:00Z">
                <w:pPr>
                  <w:framePr w:hSpace="180" w:wrap="around" w:vAnchor="text" w:hAnchor="margin" w:xAlign="center" w:y="-4623"/>
                </w:pPr>
              </w:pPrChange>
            </w:pPr>
            <w:del w:id="20738"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DEEF13" w14:textId="73B766F1" w:rsidR="00B4603A" w:rsidRPr="002E5C79" w:rsidDel="008D26A9" w:rsidRDefault="00B4603A">
            <w:pPr>
              <w:pStyle w:val="ListParagraph"/>
              <w:spacing w:after="0" w:line="276" w:lineRule="auto"/>
              <w:jc w:val="both"/>
              <w:rPr>
                <w:del w:id="20739" w:author="Rachel Shipsey" w:date="2025-06-23T15:21:00Z"/>
                <w:rFonts w:eastAsia="Times New Roman" w:cs="Arial"/>
                <w:color w:val="000000"/>
                <w:sz w:val="18"/>
                <w:szCs w:val="18"/>
              </w:rPr>
              <w:pPrChange w:id="20740" w:author="Rachel Shipsey" w:date="2025-06-23T15:41:00Z">
                <w:pPr>
                  <w:framePr w:hSpace="180" w:wrap="around" w:vAnchor="text" w:hAnchor="margin" w:xAlign="center" w:y="-4623"/>
                  <w:ind w:left="328"/>
                </w:pPr>
              </w:pPrChange>
            </w:pPr>
            <w:del w:id="20741" w:author="Rachel Shipsey" w:date="2025-06-23T15:21:00Z">
              <w:r w:rsidRPr="002E5C79" w:rsidDel="008D26A9">
                <w:rPr>
                  <w:rFonts w:eastAsia="Times New Roman" w:cs="Arial"/>
                  <w:color w:val="000000"/>
                  <w:sz w:val="18"/>
                  <w:szCs w:val="18"/>
                </w:rPr>
                <w:delText>Identification of District Pilot Census Trainers/supervisors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865710" w14:textId="2215176E" w:rsidR="00B4603A" w:rsidRPr="002E5C79" w:rsidDel="008D26A9" w:rsidRDefault="00B4603A">
            <w:pPr>
              <w:pStyle w:val="ListParagraph"/>
              <w:spacing w:after="0" w:line="276" w:lineRule="auto"/>
              <w:jc w:val="both"/>
              <w:rPr>
                <w:del w:id="20742" w:author="Rachel Shipsey" w:date="2025-06-23T15:21:00Z"/>
                <w:rFonts w:eastAsia="Times New Roman" w:cs="Arial"/>
                <w:color w:val="000000"/>
                <w:sz w:val="18"/>
                <w:szCs w:val="18"/>
              </w:rPr>
              <w:pPrChange w:id="20743" w:author="Rachel Shipsey" w:date="2025-06-23T15:41:00Z">
                <w:pPr>
                  <w:framePr w:hSpace="180" w:wrap="around" w:vAnchor="text" w:hAnchor="margin" w:xAlign="center" w:y="-4623"/>
                  <w:ind w:firstLineChars="200" w:firstLine="320"/>
                </w:pPr>
              </w:pPrChange>
            </w:pPr>
            <w:del w:id="20744" w:author="Rachel Shipsey" w:date="2025-06-23T15:21:00Z">
              <w:r w:rsidDel="008D26A9">
                <w:rPr>
                  <w:rFonts w:eastAsia="Times New Roman" w:cs="Arial"/>
                  <w:color w:val="000000"/>
                  <w:sz w:val="16"/>
                  <w:szCs w:val="16"/>
                </w:rPr>
                <w:delText>District supervisor available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C6CC44" w14:textId="4B0470C7" w:rsidR="00B4603A" w:rsidRPr="002E5C79" w:rsidDel="008D26A9" w:rsidRDefault="00B4603A">
            <w:pPr>
              <w:pStyle w:val="ListParagraph"/>
              <w:spacing w:after="0" w:line="276" w:lineRule="auto"/>
              <w:jc w:val="both"/>
              <w:rPr>
                <w:del w:id="20745" w:author="Rachel Shipsey" w:date="2025-06-23T15:21:00Z"/>
                <w:rFonts w:eastAsia="Times New Roman" w:cs="Arial"/>
                <w:sz w:val="18"/>
                <w:szCs w:val="18"/>
              </w:rPr>
              <w:pPrChange w:id="20746" w:author="Rachel Shipsey" w:date="2025-06-23T15:41:00Z">
                <w:pPr>
                  <w:framePr w:hSpace="180" w:wrap="around" w:vAnchor="text" w:hAnchor="margin" w:xAlign="center" w:y="-4623"/>
                </w:pPr>
              </w:pPrChange>
            </w:pPr>
            <w:del w:id="20747" w:author="Rachel Shipsey" w:date="2025-06-23T15:21:00Z">
              <w:r w:rsidDel="008D26A9">
                <w:rPr>
                  <w:rFonts w:eastAsia="Times New Roman" w:cs="Arial"/>
                  <w:sz w:val="16"/>
                  <w:szCs w:val="16"/>
                </w:rPr>
                <w:delText>Census Management- HR</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BBCE5C" w14:textId="0B0D0420" w:rsidR="00B4603A" w:rsidRPr="002E5C79" w:rsidDel="008D26A9" w:rsidRDefault="00B4603A">
            <w:pPr>
              <w:pStyle w:val="ListParagraph"/>
              <w:spacing w:after="0" w:line="276" w:lineRule="auto"/>
              <w:jc w:val="both"/>
              <w:rPr>
                <w:del w:id="20748" w:author="Rachel Shipsey" w:date="2025-06-23T15:21:00Z"/>
                <w:rFonts w:eastAsia="Times New Roman" w:cs="Arial"/>
                <w:color w:val="000000"/>
                <w:sz w:val="18"/>
                <w:szCs w:val="18"/>
              </w:rPr>
              <w:pPrChange w:id="20749" w:author="Rachel Shipsey" w:date="2025-06-23T15:41:00Z">
                <w:pPr>
                  <w:framePr w:hSpace="180" w:wrap="around" w:vAnchor="text" w:hAnchor="margin" w:xAlign="center" w:y="-4623"/>
                  <w:jc w:val="right"/>
                </w:pPr>
              </w:pPrChange>
            </w:pPr>
            <w:del w:id="20750" w:author="Rachel Shipsey" w:date="2025-06-23T15:21:00Z">
              <w:r w:rsidRPr="00FC3523" w:rsidDel="008D26A9">
                <w:rPr>
                  <w:rFonts w:eastAsia="Times New Roman" w:cs="Arial"/>
                  <w:color w:val="000000"/>
                  <w:sz w:val="16"/>
                  <w:szCs w:val="16"/>
                </w:rPr>
                <w:delText>1</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5E8A972" w14:textId="4CB4722A" w:rsidR="00B4603A" w:rsidRPr="002E5C79" w:rsidDel="008D26A9" w:rsidRDefault="00B4603A">
            <w:pPr>
              <w:pStyle w:val="ListParagraph"/>
              <w:spacing w:after="0" w:line="276" w:lineRule="auto"/>
              <w:jc w:val="both"/>
              <w:rPr>
                <w:del w:id="20751" w:author="Rachel Shipsey" w:date="2025-06-23T15:21:00Z"/>
                <w:rFonts w:eastAsia="Times New Roman" w:cs="Arial"/>
                <w:color w:val="000000"/>
                <w:sz w:val="20"/>
                <w:szCs w:val="20"/>
              </w:rPr>
              <w:pPrChange w:id="20752" w:author="Rachel Shipsey" w:date="2025-06-23T15:41:00Z">
                <w:pPr>
                  <w:framePr w:hSpace="180" w:wrap="around" w:vAnchor="text" w:hAnchor="margin" w:xAlign="center" w:y="-4623"/>
                  <w:jc w:val="right"/>
                </w:pPr>
              </w:pPrChange>
            </w:pPr>
            <w:del w:id="20753" w:author="Rachel Shipsey" w:date="2025-06-23T15:21:00Z">
              <w:r w:rsidRPr="00FC3523" w:rsidDel="008D26A9">
                <w:rPr>
                  <w:rFonts w:eastAsia="Times New Roman" w:cs="Arial"/>
                  <w:color w:val="000000"/>
                  <w:sz w:val="16"/>
                  <w:szCs w:val="16"/>
                </w:rPr>
                <w:delText>1.3</w:delText>
              </w:r>
            </w:del>
          </w:p>
        </w:tc>
      </w:tr>
      <w:tr w:rsidR="00B4603A" w:rsidRPr="002E5C79" w:rsidDel="008D26A9" w14:paraId="168FC838" w14:textId="469EE071" w:rsidTr="006F14FD">
        <w:trPr>
          <w:trHeight w:val="264"/>
          <w:del w:id="2075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C0F0EA" w14:textId="229AD6BB" w:rsidR="00B4603A" w:rsidRPr="002E5C79" w:rsidDel="008D26A9" w:rsidRDefault="00B4603A">
            <w:pPr>
              <w:pStyle w:val="ListParagraph"/>
              <w:spacing w:after="0" w:line="276" w:lineRule="auto"/>
              <w:jc w:val="both"/>
              <w:rPr>
                <w:del w:id="20755" w:author="Rachel Shipsey" w:date="2025-06-23T15:21:00Z"/>
                <w:rFonts w:eastAsia="Times New Roman" w:cs="Arial"/>
                <w:color w:val="000000"/>
                <w:sz w:val="18"/>
                <w:szCs w:val="18"/>
              </w:rPr>
              <w:pPrChange w:id="20756" w:author="Rachel Shipsey" w:date="2025-06-23T15:41:00Z">
                <w:pPr>
                  <w:framePr w:hSpace="180" w:wrap="around" w:vAnchor="text" w:hAnchor="margin" w:xAlign="center" w:y="-4623"/>
                </w:pPr>
              </w:pPrChange>
            </w:pPr>
            <w:del w:id="20757"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E73811" w14:textId="0FAA7176" w:rsidR="00B4603A" w:rsidRPr="002E5C79" w:rsidDel="008D26A9" w:rsidRDefault="00B4603A">
            <w:pPr>
              <w:pStyle w:val="ListParagraph"/>
              <w:spacing w:after="0" w:line="276" w:lineRule="auto"/>
              <w:jc w:val="both"/>
              <w:rPr>
                <w:del w:id="20758" w:author="Rachel Shipsey" w:date="2025-06-23T15:21:00Z"/>
                <w:rFonts w:eastAsia="Times New Roman" w:cs="Arial"/>
                <w:color w:val="000000"/>
                <w:sz w:val="18"/>
                <w:szCs w:val="18"/>
              </w:rPr>
              <w:pPrChange w:id="20759" w:author="Rachel Shipsey" w:date="2025-06-23T15:41:00Z">
                <w:pPr>
                  <w:framePr w:hSpace="180" w:wrap="around" w:vAnchor="text" w:hAnchor="margin" w:xAlign="center" w:y="-4623"/>
                  <w:ind w:left="328"/>
                </w:pPr>
              </w:pPrChange>
            </w:pPr>
            <w:del w:id="20760" w:author="Rachel Shipsey" w:date="2025-06-23T15:21:00Z">
              <w:r w:rsidRPr="002E5C79" w:rsidDel="008D26A9">
                <w:rPr>
                  <w:rFonts w:eastAsia="Times New Roman" w:cs="Arial"/>
                  <w:color w:val="000000"/>
                  <w:sz w:val="18"/>
                  <w:szCs w:val="18"/>
                </w:rPr>
                <w:delText>Orientation of Pilot census district staff on census activities (recruitment, publicity etc)</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5ED611" w14:textId="69CCAAAE" w:rsidR="00B4603A" w:rsidRPr="002E5C79" w:rsidDel="008D26A9" w:rsidRDefault="00B4603A">
            <w:pPr>
              <w:pStyle w:val="ListParagraph"/>
              <w:spacing w:after="0" w:line="276" w:lineRule="auto"/>
              <w:jc w:val="both"/>
              <w:rPr>
                <w:del w:id="20761" w:author="Rachel Shipsey" w:date="2025-06-23T15:21:00Z"/>
                <w:rFonts w:eastAsia="Times New Roman" w:cs="Arial"/>
                <w:color w:val="000000"/>
                <w:sz w:val="18"/>
                <w:szCs w:val="18"/>
              </w:rPr>
              <w:pPrChange w:id="20762" w:author="Rachel Shipsey" w:date="2025-06-23T15:41:00Z">
                <w:pPr>
                  <w:framePr w:hSpace="180" w:wrap="around" w:vAnchor="text" w:hAnchor="margin" w:xAlign="center" w:y="-4623"/>
                  <w:ind w:firstLineChars="200" w:firstLine="320"/>
                </w:pPr>
              </w:pPrChange>
            </w:pPr>
            <w:del w:id="20763" w:author="Rachel Shipsey" w:date="2025-06-23T15:21:00Z">
              <w:r w:rsidDel="008D26A9">
                <w:rPr>
                  <w:rFonts w:eastAsia="Times New Roman" w:cs="Arial"/>
                  <w:color w:val="000000"/>
                  <w:sz w:val="16"/>
                  <w:szCs w:val="16"/>
                </w:rPr>
                <w:delText>District supervisors oriented</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47279C" w14:textId="44B347EF" w:rsidR="00B4603A" w:rsidRPr="002E5C79" w:rsidDel="008D26A9" w:rsidRDefault="00B4603A">
            <w:pPr>
              <w:pStyle w:val="ListParagraph"/>
              <w:spacing w:after="0" w:line="276" w:lineRule="auto"/>
              <w:jc w:val="both"/>
              <w:rPr>
                <w:del w:id="20764" w:author="Rachel Shipsey" w:date="2025-06-23T15:21:00Z"/>
                <w:rFonts w:eastAsia="Times New Roman" w:cs="Arial"/>
                <w:sz w:val="18"/>
                <w:szCs w:val="18"/>
              </w:rPr>
              <w:pPrChange w:id="20765" w:author="Rachel Shipsey" w:date="2025-06-23T15:41:00Z">
                <w:pPr>
                  <w:framePr w:hSpace="180" w:wrap="around" w:vAnchor="text" w:hAnchor="margin" w:xAlign="center" w:y="-4623"/>
                </w:pPr>
              </w:pPrChange>
            </w:pPr>
            <w:del w:id="20766"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4F1969" w14:textId="77BFA923" w:rsidR="00B4603A" w:rsidRPr="002E5C79" w:rsidDel="008D26A9" w:rsidRDefault="00B4603A">
            <w:pPr>
              <w:pStyle w:val="ListParagraph"/>
              <w:spacing w:after="0" w:line="276" w:lineRule="auto"/>
              <w:jc w:val="both"/>
              <w:rPr>
                <w:del w:id="20767" w:author="Rachel Shipsey" w:date="2025-06-23T15:21:00Z"/>
                <w:rFonts w:eastAsia="Times New Roman" w:cs="Arial"/>
                <w:color w:val="000000"/>
                <w:sz w:val="18"/>
                <w:szCs w:val="18"/>
              </w:rPr>
              <w:pPrChange w:id="20768" w:author="Rachel Shipsey" w:date="2025-06-23T15:41:00Z">
                <w:pPr>
                  <w:framePr w:hSpace="180" w:wrap="around" w:vAnchor="text" w:hAnchor="margin" w:xAlign="center" w:y="-4623"/>
                  <w:jc w:val="right"/>
                </w:pPr>
              </w:pPrChange>
            </w:pPr>
            <w:del w:id="20769"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8EB3AC" w14:textId="4153CAFB" w:rsidR="00B4603A" w:rsidRPr="002E5C79" w:rsidDel="008D26A9" w:rsidRDefault="00B4603A">
            <w:pPr>
              <w:pStyle w:val="ListParagraph"/>
              <w:spacing w:after="0" w:line="276" w:lineRule="auto"/>
              <w:jc w:val="both"/>
              <w:rPr>
                <w:del w:id="20770" w:author="Rachel Shipsey" w:date="2025-06-23T15:21:00Z"/>
                <w:rFonts w:eastAsia="Times New Roman" w:cs="Arial"/>
                <w:color w:val="000000"/>
                <w:sz w:val="20"/>
                <w:szCs w:val="20"/>
              </w:rPr>
              <w:pPrChange w:id="20771" w:author="Rachel Shipsey" w:date="2025-06-23T15:41:00Z">
                <w:pPr>
                  <w:framePr w:hSpace="180" w:wrap="around" w:vAnchor="text" w:hAnchor="margin" w:xAlign="center" w:y="-4623"/>
                  <w:jc w:val="right"/>
                </w:pPr>
              </w:pPrChange>
            </w:pPr>
            <w:del w:id="20772" w:author="Rachel Shipsey" w:date="2025-06-23T15:21:00Z">
              <w:r w:rsidRPr="00FC3523" w:rsidDel="008D26A9">
                <w:rPr>
                  <w:rFonts w:eastAsia="Times New Roman" w:cs="Arial"/>
                  <w:color w:val="000000"/>
                  <w:sz w:val="16"/>
                  <w:szCs w:val="16"/>
                </w:rPr>
                <w:delText>1.2</w:delText>
              </w:r>
            </w:del>
          </w:p>
        </w:tc>
      </w:tr>
      <w:tr w:rsidR="00B4603A" w:rsidRPr="002E5C79" w:rsidDel="008D26A9" w14:paraId="5612C081" w14:textId="35E67001" w:rsidTr="006F14FD">
        <w:trPr>
          <w:trHeight w:val="264"/>
          <w:del w:id="20773"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00D434" w14:textId="3D7B53C3" w:rsidR="00B4603A" w:rsidRPr="002E5C79" w:rsidDel="008D26A9" w:rsidRDefault="00B4603A">
            <w:pPr>
              <w:pStyle w:val="ListParagraph"/>
              <w:spacing w:after="0" w:line="276" w:lineRule="auto"/>
              <w:jc w:val="both"/>
              <w:rPr>
                <w:del w:id="20774" w:author="Rachel Shipsey" w:date="2025-06-23T15:21:00Z"/>
                <w:rFonts w:eastAsia="Times New Roman" w:cs="Arial"/>
                <w:color w:val="000000"/>
                <w:sz w:val="18"/>
                <w:szCs w:val="18"/>
              </w:rPr>
              <w:pPrChange w:id="20775" w:author="Rachel Shipsey" w:date="2025-06-23T15:41:00Z">
                <w:pPr>
                  <w:framePr w:hSpace="180" w:wrap="around" w:vAnchor="text" w:hAnchor="margin" w:xAlign="center" w:y="-4623"/>
                  <w:jc w:val="right"/>
                </w:pPr>
              </w:pPrChange>
            </w:pPr>
            <w:del w:id="20776" w:author="Rachel Shipsey" w:date="2025-06-23T15:21:00Z">
              <w:r w:rsidRPr="002E5C79" w:rsidDel="008D26A9">
                <w:rPr>
                  <w:rFonts w:eastAsia="Times New Roman" w:cs="Arial"/>
                  <w:color w:val="000000"/>
                  <w:sz w:val="18"/>
                  <w:szCs w:val="18"/>
                </w:rPr>
                <w:delText>5</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D989C9" w14:textId="75483020" w:rsidR="00B4603A" w:rsidRPr="002E5C79" w:rsidDel="008D26A9" w:rsidRDefault="00B4603A">
            <w:pPr>
              <w:pStyle w:val="ListParagraph"/>
              <w:spacing w:after="0" w:line="276" w:lineRule="auto"/>
              <w:jc w:val="both"/>
              <w:rPr>
                <w:del w:id="20777" w:author="Rachel Shipsey" w:date="2025-06-23T15:21:00Z"/>
                <w:rFonts w:eastAsia="Times New Roman" w:cs="Arial"/>
                <w:b/>
                <w:bCs/>
                <w:color w:val="000000"/>
                <w:sz w:val="18"/>
                <w:szCs w:val="18"/>
              </w:rPr>
              <w:pPrChange w:id="20778" w:author="Rachel Shipsey" w:date="2025-06-23T15:41:00Z">
                <w:pPr>
                  <w:framePr w:hSpace="180" w:wrap="around" w:vAnchor="text" w:hAnchor="margin" w:xAlign="center" w:y="-4623"/>
                </w:pPr>
              </w:pPrChange>
            </w:pPr>
            <w:del w:id="20779" w:author="Rachel Shipsey" w:date="2025-06-23T15:21:00Z">
              <w:r w:rsidRPr="002E5C79" w:rsidDel="008D26A9">
                <w:rPr>
                  <w:rFonts w:eastAsia="Times New Roman" w:cs="Arial"/>
                  <w:b/>
                  <w:bCs/>
                  <w:color w:val="000000"/>
                  <w:sz w:val="18"/>
                  <w:szCs w:val="18"/>
                </w:rPr>
                <w:delText>Recruiting and training enumerators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87B504" w14:textId="42CF6933" w:rsidR="00B4603A" w:rsidRPr="002E5C79" w:rsidDel="008D26A9" w:rsidRDefault="00B4603A">
            <w:pPr>
              <w:pStyle w:val="ListParagraph"/>
              <w:spacing w:after="0" w:line="276" w:lineRule="auto"/>
              <w:jc w:val="both"/>
              <w:rPr>
                <w:del w:id="20780" w:author="Rachel Shipsey" w:date="2025-06-23T15:21:00Z"/>
                <w:rFonts w:eastAsia="Times New Roman" w:cs="Arial"/>
                <w:b/>
                <w:bCs/>
                <w:color w:val="000000"/>
                <w:sz w:val="18"/>
                <w:szCs w:val="18"/>
              </w:rPr>
              <w:pPrChange w:id="20781" w:author="Rachel Shipsey" w:date="2025-06-23T15:41:00Z">
                <w:pPr>
                  <w:framePr w:hSpace="180" w:wrap="around" w:vAnchor="text" w:hAnchor="margin" w:xAlign="center" w:y="-4623"/>
                </w:pPr>
              </w:pPrChange>
            </w:pPr>
            <w:del w:id="20782" w:author="Rachel Shipsey" w:date="2025-06-23T15:21:00Z">
              <w:r w:rsidRPr="00FC3523" w:rsidDel="008D26A9">
                <w:rPr>
                  <w:rFonts w:eastAsia="Times New Roman" w:cs="Arial"/>
                  <w:color w:val="000000"/>
                  <w:sz w:val="16"/>
                  <w:szCs w:val="16"/>
                </w:rPr>
                <w:delText>Test reports</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3841DB" w14:textId="2A03943C" w:rsidR="00B4603A" w:rsidRPr="002E5C79" w:rsidDel="008D26A9" w:rsidRDefault="00B4603A">
            <w:pPr>
              <w:pStyle w:val="ListParagraph"/>
              <w:spacing w:after="0" w:line="276" w:lineRule="auto"/>
              <w:jc w:val="both"/>
              <w:rPr>
                <w:del w:id="20783" w:author="Rachel Shipsey" w:date="2025-06-23T15:21:00Z"/>
                <w:rFonts w:eastAsia="Times New Roman" w:cs="Arial"/>
                <w:sz w:val="18"/>
                <w:szCs w:val="18"/>
              </w:rPr>
              <w:pPrChange w:id="20784"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E68DC4" w14:textId="37DEA9C4" w:rsidR="00B4603A" w:rsidRPr="002E5C79" w:rsidDel="008D26A9" w:rsidRDefault="00B4603A">
            <w:pPr>
              <w:pStyle w:val="ListParagraph"/>
              <w:spacing w:after="0" w:line="276" w:lineRule="auto"/>
              <w:jc w:val="both"/>
              <w:rPr>
                <w:del w:id="20785" w:author="Rachel Shipsey" w:date="2025-06-23T15:21:00Z"/>
                <w:rFonts w:eastAsia="Times New Roman" w:cs="Arial"/>
                <w:color w:val="000000"/>
                <w:sz w:val="18"/>
                <w:szCs w:val="18"/>
              </w:rPr>
              <w:pPrChange w:id="20786" w:author="Rachel Shipsey" w:date="2025-06-23T15:41:00Z">
                <w:pPr>
                  <w:framePr w:hSpace="180" w:wrap="around" w:vAnchor="text" w:hAnchor="margin" w:xAlign="center" w:y="-4623"/>
                </w:pPr>
              </w:pPrChange>
            </w:pPr>
            <w:del w:id="20787"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D972B7" w14:textId="13DD8FE8" w:rsidR="00B4603A" w:rsidRPr="002E5C79" w:rsidDel="008D26A9" w:rsidRDefault="00B4603A">
            <w:pPr>
              <w:pStyle w:val="ListParagraph"/>
              <w:spacing w:after="0" w:line="276" w:lineRule="auto"/>
              <w:jc w:val="both"/>
              <w:rPr>
                <w:del w:id="20788" w:author="Rachel Shipsey" w:date="2025-06-23T15:21:00Z"/>
                <w:rFonts w:eastAsia="Times New Roman" w:cs="Arial"/>
                <w:color w:val="000000"/>
                <w:sz w:val="20"/>
                <w:szCs w:val="20"/>
              </w:rPr>
              <w:pPrChange w:id="20789" w:author="Rachel Shipsey" w:date="2025-06-23T15:41:00Z">
                <w:pPr>
                  <w:framePr w:hSpace="180" w:wrap="around" w:vAnchor="text" w:hAnchor="margin" w:xAlign="center" w:y="-4623"/>
                </w:pPr>
              </w:pPrChange>
            </w:pPr>
            <w:del w:id="20790" w:author="Rachel Shipsey" w:date="2025-06-23T15:21:00Z">
              <w:r w:rsidRPr="00FC3523" w:rsidDel="008D26A9">
                <w:rPr>
                  <w:rFonts w:eastAsia="Times New Roman" w:cs="Arial"/>
                  <w:color w:val="000000"/>
                  <w:sz w:val="16"/>
                  <w:szCs w:val="16"/>
                </w:rPr>
                <w:delText>1.1</w:delText>
              </w:r>
            </w:del>
          </w:p>
        </w:tc>
      </w:tr>
      <w:tr w:rsidR="00B4603A" w:rsidRPr="002E5C79" w:rsidDel="008D26A9" w14:paraId="2269A368" w14:textId="6BDA9F55" w:rsidTr="006F14FD">
        <w:trPr>
          <w:trHeight w:val="264"/>
          <w:del w:id="20791"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6FEF87" w14:textId="5C8E8D8A" w:rsidR="00B4603A" w:rsidRPr="002E5C79" w:rsidDel="008D26A9" w:rsidRDefault="00B4603A">
            <w:pPr>
              <w:pStyle w:val="ListParagraph"/>
              <w:spacing w:after="0" w:line="276" w:lineRule="auto"/>
              <w:jc w:val="both"/>
              <w:rPr>
                <w:del w:id="20792" w:author="Rachel Shipsey" w:date="2025-06-23T15:21:00Z"/>
                <w:rFonts w:eastAsia="Times New Roman" w:cs="Arial"/>
                <w:color w:val="000000"/>
                <w:sz w:val="18"/>
                <w:szCs w:val="18"/>
              </w:rPr>
              <w:pPrChange w:id="20793" w:author="Rachel Shipsey" w:date="2025-06-23T15:41:00Z">
                <w:pPr>
                  <w:framePr w:hSpace="180" w:wrap="around" w:vAnchor="text" w:hAnchor="margin" w:xAlign="center" w:y="-4623"/>
                </w:pPr>
              </w:pPrChange>
            </w:pPr>
            <w:del w:id="20794"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44DFA3" w14:textId="0FA068EA" w:rsidR="00B4603A" w:rsidRPr="002E5C79" w:rsidDel="008D26A9" w:rsidRDefault="00B4603A">
            <w:pPr>
              <w:pStyle w:val="ListParagraph"/>
              <w:spacing w:after="0" w:line="276" w:lineRule="auto"/>
              <w:jc w:val="both"/>
              <w:rPr>
                <w:del w:id="20795" w:author="Rachel Shipsey" w:date="2025-06-23T15:21:00Z"/>
                <w:rFonts w:eastAsia="Times New Roman" w:cs="Arial"/>
                <w:color w:val="000000"/>
                <w:sz w:val="18"/>
                <w:szCs w:val="18"/>
              </w:rPr>
              <w:pPrChange w:id="20796" w:author="Rachel Shipsey" w:date="2025-06-23T15:41:00Z">
                <w:pPr>
                  <w:framePr w:hSpace="180" w:wrap="around" w:vAnchor="text" w:hAnchor="margin" w:xAlign="center" w:y="-4623"/>
                  <w:ind w:firstLineChars="200" w:firstLine="360"/>
                </w:pPr>
              </w:pPrChange>
            </w:pPr>
            <w:del w:id="20797" w:author="Rachel Shipsey" w:date="2025-06-23T15:21:00Z">
              <w:r w:rsidRPr="002E5C79" w:rsidDel="008D26A9">
                <w:rPr>
                  <w:rFonts w:eastAsia="Times New Roman" w:cs="Arial"/>
                  <w:color w:val="000000"/>
                  <w:sz w:val="18"/>
                  <w:szCs w:val="18"/>
                </w:rPr>
                <w:delText>Recruitment of field staff (supervisors and enumerators)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446901" w14:textId="5C87A000" w:rsidR="00B4603A" w:rsidRPr="002E5C79" w:rsidDel="008D26A9" w:rsidRDefault="00B4603A">
            <w:pPr>
              <w:pStyle w:val="ListParagraph"/>
              <w:spacing w:after="0" w:line="276" w:lineRule="auto"/>
              <w:jc w:val="both"/>
              <w:rPr>
                <w:del w:id="20798" w:author="Rachel Shipsey" w:date="2025-06-23T15:21:00Z"/>
                <w:rFonts w:eastAsia="Times New Roman" w:cs="Arial"/>
                <w:color w:val="000000"/>
                <w:sz w:val="18"/>
                <w:szCs w:val="18"/>
              </w:rPr>
              <w:pPrChange w:id="20799" w:author="Rachel Shipsey" w:date="2025-06-23T15:41:00Z">
                <w:pPr>
                  <w:framePr w:hSpace="180" w:wrap="around" w:vAnchor="text" w:hAnchor="margin" w:xAlign="center" w:y="-4623"/>
                  <w:ind w:firstLineChars="200" w:firstLine="320"/>
                </w:pPr>
              </w:pPrChange>
            </w:pPr>
            <w:del w:id="20800" w:author="Rachel Shipsey" w:date="2025-06-23T15:21:00Z">
              <w:r w:rsidDel="008D26A9">
                <w:rPr>
                  <w:rFonts w:eastAsia="Times New Roman" w:cs="Arial"/>
                  <w:color w:val="000000"/>
                  <w:sz w:val="16"/>
                  <w:szCs w:val="16"/>
                </w:rPr>
                <w:delText xml:space="preserve">Training report </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7CF758" w14:textId="5A1215F0" w:rsidR="00B4603A" w:rsidRPr="002E5C79" w:rsidDel="008D26A9" w:rsidRDefault="00B4603A">
            <w:pPr>
              <w:pStyle w:val="ListParagraph"/>
              <w:spacing w:after="0" w:line="276" w:lineRule="auto"/>
              <w:jc w:val="both"/>
              <w:rPr>
                <w:del w:id="20801" w:author="Rachel Shipsey" w:date="2025-06-23T15:21:00Z"/>
                <w:rFonts w:eastAsia="Times New Roman" w:cs="Arial"/>
                <w:sz w:val="18"/>
                <w:szCs w:val="18"/>
              </w:rPr>
              <w:pPrChange w:id="20802"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1BD986" w14:textId="76F38EAE" w:rsidR="00B4603A" w:rsidRPr="002E5C79" w:rsidDel="008D26A9" w:rsidRDefault="00B4603A">
            <w:pPr>
              <w:pStyle w:val="ListParagraph"/>
              <w:spacing w:after="0" w:line="276" w:lineRule="auto"/>
              <w:jc w:val="both"/>
              <w:rPr>
                <w:del w:id="20803" w:author="Rachel Shipsey" w:date="2025-06-23T15:21:00Z"/>
                <w:rFonts w:eastAsia="Times New Roman" w:cs="Arial"/>
                <w:color w:val="000000"/>
                <w:sz w:val="18"/>
                <w:szCs w:val="18"/>
              </w:rPr>
              <w:pPrChange w:id="20804" w:author="Rachel Shipsey" w:date="2025-06-23T15:41:00Z">
                <w:pPr>
                  <w:framePr w:hSpace="180" w:wrap="around" w:vAnchor="text" w:hAnchor="margin" w:xAlign="center" w:y="-4623"/>
                  <w:jc w:val="right"/>
                </w:pPr>
              </w:pPrChange>
            </w:pPr>
            <w:del w:id="20805"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74BC54" w14:textId="68825A99" w:rsidR="00B4603A" w:rsidRPr="002E5C79" w:rsidDel="008D26A9" w:rsidRDefault="00B4603A">
            <w:pPr>
              <w:pStyle w:val="ListParagraph"/>
              <w:spacing w:after="0" w:line="276" w:lineRule="auto"/>
              <w:jc w:val="both"/>
              <w:rPr>
                <w:del w:id="20806" w:author="Rachel Shipsey" w:date="2025-06-23T15:21:00Z"/>
                <w:rFonts w:eastAsia="Times New Roman" w:cs="Arial"/>
                <w:color w:val="000000"/>
                <w:sz w:val="20"/>
                <w:szCs w:val="20"/>
              </w:rPr>
              <w:pPrChange w:id="20807" w:author="Rachel Shipsey" w:date="2025-06-23T15:41:00Z">
                <w:pPr>
                  <w:framePr w:hSpace="180" w:wrap="around" w:vAnchor="text" w:hAnchor="margin" w:xAlign="center" w:y="-4623"/>
                  <w:jc w:val="right"/>
                </w:pPr>
              </w:pPrChange>
            </w:pPr>
            <w:del w:id="20808" w:author="Rachel Shipsey" w:date="2025-06-23T15:21:00Z">
              <w:r w:rsidRPr="00FC3523" w:rsidDel="008D26A9">
                <w:rPr>
                  <w:rFonts w:eastAsia="Times New Roman" w:cs="Arial"/>
                  <w:color w:val="000000"/>
                  <w:sz w:val="16"/>
                  <w:szCs w:val="16"/>
                </w:rPr>
                <w:delText>1.1</w:delText>
              </w:r>
            </w:del>
          </w:p>
        </w:tc>
      </w:tr>
      <w:tr w:rsidR="00B4603A" w:rsidRPr="002E5C79" w:rsidDel="008D26A9" w14:paraId="3DD55AF3" w14:textId="16B564CF" w:rsidTr="006F14FD">
        <w:trPr>
          <w:trHeight w:val="264"/>
          <w:del w:id="20809"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AE8BCC" w14:textId="7AC3EB58" w:rsidR="00B4603A" w:rsidRPr="002E5C79" w:rsidDel="008D26A9" w:rsidRDefault="00B4603A">
            <w:pPr>
              <w:pStyle w:val="ListParagraph"/>
              <w:spacing w:after="0" w:line="276" w:lineRule="auto"/>
              <w:jc w:val="both"/>
              <w:rPr>
                <w:del w:id="20810" w:author="Rachel Shipsey" w:date="2025-06-23T15:21:00Z"/>
                <w:rFonts w:eastAsia="Times New Roman" w:cs="Arial"/>
                <w:color w:val="000000"/>
                <w:sz w:val="18"/>
                <w:szCs w:val="18"/>
              </w:rPr>
              <w:pPrChange w:id="20811" w:author="Rachel Shipsey" w:date="2025-06-23T15:41:00Z">
                <w:pPr>
                  <w:framePr w:hSpace="180" w:wrap="around" w:vAnchor="text" w:hAnchor="margin" w:xAlign="center" w:y="-4623"/>
                </w:pPr>
              </w:pPrChange>
            </w:pPr>
            <w:del w:id="20812"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35E1BB" w14:textId="3557AC64" w:rsidR="00B4603A" w:rsidRPr="002E5C79" w:rsidDel="008D26A9" w:rsidRDefault="00B4603A">
            <w:pPr>
              <w:pStyle w:val="ListParagraph"/>
              <w:spacing w:after="0" w:line="276" w:lineRule="auto"/>
              <w:jc w:val="both"/>
              <w:rPr>
                <w:del w:id="20813" w:author="Rachel Shipsey" w:date="2025-06-23T15:21:00Z"/>
                <w:rFonts w:eastAsia="Times New Roman" w:cs="Arial"/>
                <w:color w:val="000000"/>
                <w:sz w:val="18"/>
                <w:szCs w:val="18"/>
              </w:rPr>
              <w:pPrChange w:id="20814" w:author="Rachel Shipsey" w:date="2025-06-23T15:41:00Z">
                <w:pPr>
                  <w:framePr w:hSpace="180" w:wrap="around" w:vAnchor="text" w:hAnchor="margin" w:xAlign="center" w:y="-4623"/>
                  <w:ind w:left="328"/>
                </w:pPr>
              </w:pPrChange>
            </w:pPr>
            <w:del w:id="20815" w:author="Rachel Shipsey" w:date="2025-06-23T15:21:00Z">
              <w:r w:rsidRPr="002E5C79" w:rsidDel="008D26A9">
                <w:rPr>
                  <w:rFonts w:eastAsia="Times New Roman" w:cs="Arial"/>
                  <w:color w:val="000000"/>
                  <w:sz w:val="18"/>
                  <w:szCs w:val="18"/>
                </w:rPr>
                <w:delText>Upload and test run of the Questionnaires on the Tablets, census monitoring dashboard</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21ADDB" w14:textId="7F7D45BA" w:rsidR="00B4603A" w:rsidRPr="002E5C79" w:rsidDel="008D26A9" w:rsidRDefault="00B4603A">
            <w:pPr>
              <w:pStyle w:val="ListParagraph"/>
              <w:spacing w:after="0" w:line="276" w:lineRule="auto"/>
              <w:jc w:val="both"/>
              <w:rPr>
                <w:del w:id="20816" w:author="Rachel Shipsey" w:date="2025-06-23T15:21:00Z"/>
                <w:rFonts w:eastAsia="Times New Roman" w:cs="Arial"/>
                <w:color w:val="000000"/>
                <w:sz w:val="18"/>
                <w:szCs w:val="18"/>
              </w:rPr>
              <w:pPrChange w:id="20817" w:author="Rachel Shipsey" w:date="2025-06-23T15:41:00Z">
                <w:pPr>
                  <w:framePr w:hSpace="180" w:wrap="around" w:vAnchor="text" w:hAnchor="margin" w:xAlign="center" w:y="-4623"/>
                </w:pPr>
              </w:pPrChange>
            </w:pPr>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178C1D" w14:textId="03E8E2C4" w:rsidR="00B4603A" w:rsidRPr="002E5C79" w:rsidDel="008D26A9" w:rsidRDefault="00B4603A">
            <w:pPr>
              <w:pStyle w:val="ListParagraph"/>
              <w:spacing w:after="0" w:line="276" w:lineRule="auto"/>
              <w:jc w:val="both"/>
              <w:rPr>
                <w:del w:id="20818" w:author="Rachel Shipsey" w:date="2025-06-23T15:21:00Z"/>
                <w:rFonts w:eastAsia="Times New Roman" w:cs="Arial"/>
                <w:color w:val="000000"/>
                <w:sz w:val="18"/>
                <w:szCs w:val="18"/>
              </w:rPr>
              <w:pPrChange w:id="20819"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AD8C67A" w14:textId="55C66CC8" w:rsidR="00B4603A" w:rsidRPr="002E5C79" w:rsidDel="008D26A9" w:rsidRDefault="00B4603A">
            <w:pPr>
              <w:pStyle w:val="ListParagraph"/>
              <w:spacing w:after="0" w:line="276" w:lineRule="auto"/>
              <w:jc w:val="both"/>
              <w:rPr>
                <w:del w:id="20820" w:author="Rachel Shipsey" w:date="2025-06-23T15:21:00Z"/>
                <w:rFonts w:eastAsia="Times New Roman" w:cs="Arial"/>
                <w:color w:val="000000"/>
                <w:sz w:val="18"/>
                <w:szCs w:val="18"/>
              </w:rPr>
              <w:pPrChange w:id="20821" w:author="Rachel Shipsey" w:date="2025-06-23T15:41:00Z">
                <w:pPr>
                  <w:framePr w:hSpace="180" w:wrap="around" w:vAnchor="text" w:hAnchor="margin" w:xAlign="center" w:y="-4623"/>
                  <w:jc w:val="right"/>
                </w:pPr>
              </w:pPrChange>
            </w:pPr>
            <w:del w:id="20822"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4316FB" w14:textId="3EA33858" w:rsidR="00B4603A" w:rsidRPr="002E5C79" w:rsidDel="008D26A9" w:rsidRDefault="00B4603A">
            <w:pPr>
              <w:pStyle w:val="ListParagraph"/>
              <w:spacing w:after="0" w:line="276" w:lineRule="auto"/>
              <w:jc w:val="both"/>
              <w:rPr>
                <w:del w:id="20823" w:author="Rachel Shipsey" w:date="2025-06-23T15:21:00Z"/>
                <w:rFonts w:eastAsia="Times New Roman" w:cs="Arial"/>
                <w:color w:val="000000"/>
                <w:sz w:val="20"/>
                <w:szCs w:val="20"/>
              </w:rPr>
              <w:pPrChange w:id="20824" w:author="Rachel Shipsey" w:date="2025-06-23T15:41:00Z">
                <w:pPr>
                  <w:framePr w:hSpace="180" w:wrap="around" w:vAnchor="text" w:hAnchor="margin" w:xAlign="center" w:y="-4623"/>
                  <w:jc w:val="right"/>
                </w:pPr>
              </w:pPrChange>
            </w:pPr>
            <w:del w:id="20825" w:author="Rachel Shipsey" w:date="2025-06-23T15:21:00Z">
              <w:r w:rsidRPr="00FC3523" w:rsidDel="008D26A9">
                <w:rPr>
                  <w:rFonts w:eastAsia="Times New Roman" w:cs="Arial"/>
                  <w:color w:val="000000"/>
                  <w:sz w:val="16"/>
                  <w:szCs w:val="16"/>
                </w:rPr>
                <w:delText>1.0</w:delText>
              </w:r>
            </w:del>
          </w:p>
        </w:tc>
      </w:tr>
      <w:tr w:rsidR="00B4603A" w:rsidRPr="002E5C79" w:rsidDel="008D26A9" w14:paraId="033E8B77" w14:textId="715E45D3" w:rsidTr="006F14FD">
        <w:trPr>
          <w:trHeight w:val="264"/>
          <w:del w:id="20826"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0EE5DC" w14:textId="52E5B707" w:rsidR="00B4603A" w:rsidRPr="002E5C79" w:rsidDel="008D26A9" w:rsidRDefault="00B4603A">
            <w:pPr>
              <w:pStyle w:val="ListParagraph"/>
              <w:spacing w:after="0" w:line="276" w:lineRule="auto"/>
              <w:jc w:val="both"/>
              <w:rPr>
                <w:del w:id="20827" w:author="Rachel Shipsey" w:date="2025-06-23T15:21:00Z"/>
                <w:rFonts w:eastAsia="Times New Roman" w:cs="Arial"/>
                <w:color w:val="000000"/>
                <w:sz w:val="18"/>
                <w:szCs w:val="18"/>
              </w:rPr>
              <w:pPrChange w:id="20828" w:author="Rachel Shipsey" w:date="2025-06-23T15:41:00Z">
                <w:pPr>
                  <w:framePr w:hSpace="180" w:wrap="around" w:vAnchor="text" w:hAnchor="margin" w:xAlign="center" w:y="-4623"/>
                </w:pPr>
              </w:pPrChange>
            </w:pPr>
            <w:del w:id="20829"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94EAA1" w14:textId="37451874" w:rsidR="00B4603A" w:rsidRPr="002E5C79" w:rsidDel="008D26A9" w:rsidRDefault="00B4603A">
            <w:pPr>
              <w:pStyle w:val="ListParagraph"/>
              <w:spacing w:after="0" w:line="276" w:lineRule="auto"/>
              <w:jc w:val="both"/>
              <w:rPr>
                <w:del w:id="20830" w:author="Rachel Shipsey" w:date="2025-06-23T15:21:00Z"/>
                <w:rFonts w:eastAsia="Times New Roman" w:cs="Arial"/>
                <w:color w:val="000000"/>
                <w:sz w:val="18"/>
                <w:szCs w:val="18"/>
              </w:rPr>
              <w:pPrChange w:id="20831" w:author="Rachel Shipsey" w:date="2025-06-23T15:41:00Z">
                <w:pPr>
                  <w:framePr w:hSpace="180" w:wrap="around" w:vAnchor="text" w:hAnchor="margin" w:xAlign="center" w:y="-4623"/>
                  <w:ind w:firstLineChars="200" w:firstLine="360"/>
                </w:pPr>
              </w:pPrChange>
            </w:pPr>
            <w:del w:id="20832" w:author="Rachel Shipsey" w:date="2025-06-23T15:21:00Z">
              <w:r w:rsidRPr="002E5C79" w:rsidDel="008D26A9">
                <w:rPr>
                  <w:rFonts w:eastAsia="Times New Roman" w:cs="Arial"/>
                  <w:color w:val="000000"/>
                  <w:sz w:val="18"/>
                  <w:szCs w:val="18"/>
                </w:rPr>
                <w:delText xml:space="preserve">Training of field staff (supervisors and enumerators) </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FA2E28" w14:textId="42CACBA4" w:rsidR="00B4603A" w:rsidRPr="002E5C79" w:rsidDel="008D26A9" w:rsidRDefault="00B4603A">
            <w:pPr>
              <w:pStyle w:val="ListParagraph"/>
              <w:spacing w:after="0" w:line="276" w:lineRule="auto"/>
              <w:jc w:val="both"/>
              <w:rPr>
                <w:del w:id="20833" w:author="Rachel Shipsey" w:date="2025-06-23T15:21:00Z"/>
                <w:rFonts w:eastAsia="Times New Roman" w:cs="Arial"/>
                <w:color w:val="000000"/>
                <w:sz w:val="18"/>
                <w:szCs w:val="18"/>
              </w:rPr>
              <w:pPrChange w:id="20834" w:author="Rachel Shipsey" w:date="2025-06-23T15:41:00Z">
                <w:pPr>
                  <w:framePr w:hSpace="180" w:wrap="around" w:vAnchor="text" w:hAnchor="margin" w:xAlign="center" w:y="-4623"/>
                  <w:ind w:firstLineChars="200" w:firstLine="320"/>
                </w:pPr>
              </w:pPrChange>
            </w:pPr>
            <w:del w:id="20835" w:author="Rachel Shipsey" w:date="2025-06-23T15:21:00Z">
              <w:r w:rsidDel="008D26A9">
                <w:rPr>
                  <w:rFonts w:eastAsia="Times New Roman" w:cs="Arial"/>
                  <w:color w:val="000000"/>
                  <w:sz w:val="16"/>
                  <w:szCs w:val="16"/>
                </w:rPr>
                <w:delText>Clean pre-enumeration HH listing</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EC97E30" w14:textId="78F31962" w:rsidR="00B4603A" w:rsidRPr="002E5C79" w:rsidDel="008D26A9" w:rsidRDefault="00B4603A">
            <w:pPr>
              <w:pStyle w:val="ListParagraph"/>
              <w:spacing w:after="0" w:line="276" w:lineRule="auto"/>
              <w:jc w:val="both"/>
              <w:rPr>
                <w:del w:id="20836" w:author="Rachel Shipsey" w:date="2025-06-23T15:21:00Z"/>
                <w:rFonts w:eastAsia="Times New Roman" w:cs="Arial"/>
                <w:sz w:val="18"/>
                <w:szCs w:val="18"/>
              </w:rPr>
              <w:pPrChange w:id="20837" w:author="Rachel Shipsey" w:date="2025-06-23T15:41:00Z">
                <w:pPr>
                  <w:framePr w:hSpace="180" w:wrap="around" w:vAnchor="text" w:hAnchor="margin" w:xAlign="center" w:y="-4623"/>
                </w:pPr>
              </w:pPrChange>
            </w:pPr>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408FA9" w14:textId="25855BA9" w:rsidR="00B4603A" w:rsidRPr="002E5C79" w:rsidDel="008D26A9" w:rsidRDefault="00B4603A">
            <w:pPr>
              <w:pStyle w:val="ListParagraph"/>
              <w:spacing w:after="0" w:line="276" w:lineRule="auto"/>
              <w:jc w:val="both"/>
              <w:rPr>
                <w:del w:id="20838" w:author="Rachel Shipsey" w:date="2025-06-23T15:21:00Z"/>
                <w:rFonts w:eastAsia="Times New Roman" w:cs="Arial"/>
                <w:color w:val="000000"/>
                <w:sz w:val="18"/>
                <w:szCs w:val="18"/>
              </w:rPr>
              <w:pPrChange w:id="20839" w:author="Rachel Shipsey" w:date="2025-06-23T15:41:00Z">
                <w:pPr>
                  <w:framePr w:hSpace="180" w:wrap="around" w:vAnchor="text" w:hAnchor="margin" w:xAlign="center" w:y="-4623"/>
                  <w:jc w:val="right"/>
                </w:pPr>
              </w:pPrChange>
            </w:pPr>
            <w:del w:id="20840" w:author="Rachel Shipsey" w:date="2025-06-23T15:21:00Z">
              <w:r w:rsidRPr="00FC3523" w:rsidDel="008D26A9">
                <w:rPr>
                  <w:rFonts w:eastAsia="Times New Roman" w:cs="Arial"/>
                  <w:color w:val="000000"/>
                  <w:sz w:val="16"/>
                  <w:szCs w:val="16"/>
                </w:rPr>
                <w:delText>0</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D4228F" w14:textId="6D04EF53" w:rsidR="00B4603A" w:rsidRPr="002E5C79" w:rsidDel="008D26A9" w:rsidRDefault="00B4603A">
            <w:pPr>
              <w:pStyle w:val="ListParagraph"/>
              <w:spacing w:after="0" w:line="276" w:lineRule="auto"/>
              <w:jc w:val="both"/>
              <w:rPr>
                <w:del w:id="20841" w:author="Rachel Shipsey" w:date="2025-06-23T15:21:00Z"/>
                <w:rFonts w:eastAsia="Times New Roman" w:cs="Arial"/>
                <w:color w:val="000000"/>
                <w:sz w:val="20"/>
                <w:szCs w:val="20"/>
              </w:rPr>
              <w:pPrChange w:id="20842" w:author="Rachel Shipsey" w:date="2025-06-23T15:41:00Z">
                <w:pPr>
                  <w:framePr w:hSpace="180" w:wrap="around" w:vAnchor="text" w:hAnchor="margin" w:xAlign="center" w:y="-4623"/>
                  <w:jc w:val="right"/>
                </w:pPr>
              </w:pPrChange>
            </w:pPr>
            <w:del w:id="20843" w:author="Rachel Shipsey" w:date="2025-06-23T15:21:00Z">
              <w:r w:rsidRPr="00FC3523" w:rsidDel="008D26A9">
                <w:rPr>
                  <w:rFonts w:eastAsia="Times New Roman" w:cs="Arial"/>
                  <w:color w:val="000000"/>
                  <w:sz w:val="16"/>
                  <w:szCs w:val="16"/>
                </w:rPr>
                <w:delText>1.0</w:delText>
              </w:r>
            </w:del>
          </w:p>
        </w:tc>
      </w:tr>
      <w:tr w:rsidR="00B4603A" w:rsidRPr="002E5C79" w:rsidDel="008D26A9" w14:paraId="14F7AE0F" w14:textId="0251C02E">
        <w:trPr>
          <w:trHeight w:val="264"/>
          <w:del w:id="20844"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78FA99" w14:textId="2F8A44CB" w:rsidR="00B4603A" w:rsidRPr="002E5C79" w:rsidDel="008D26A9" w:rsidRDefault="00B4603A">
            <w:pPr>
              <w:pStyle w:val="ListParagraph"/>
              <w:spacing w:after="0" w:line="276" w:lineRule="auto"/>
              <w:jc w:val="both"/>
              <w:rPr>
                <w:del w:id="20845" w:author="Rachel Shipsey" w:date="2025-06-23T15:21:00Z"/>
                <w:rFonts w:eastAsia="Times New Roman" w:cs="Arial"/>
                <w:color w:val="000000"/>
                <w:sz w:val="18"/>
                <w:szCs w:val="18"/>
              </w:rPr>
              <w:pPrChange w:id="20846" w:author="Rachel Shipsey" w:date="2025-06-23T15:41:00Z">
                <w:pPr>
                  <w:framePr w:hSpace="180" w:wrap="around" w:vAnchor="text" w:hAnchor="margin" w:xAlign="center" w:y="-4623"/>
                  <w:jc w:val="right"/>
                </w:pPr>
              </w:pPrChange>
            </w:pPr>
            <w:del w:id="20847" w:author="Rachel Shipsey" w:date="2025-06-23T15:21:00Z">
              <w:r w:rsidRPr="002E5C79" w:rsidDel="008D26A9">
                <w:rPr>
                  <w:rFonts w:eastAsia="Times New Roman" w:cs="Arial"/>
                  <w:color w:val="000000"/>
                  <w:sz w:val="18"/>
                  <w:szCs w:val="18"/>
                </w:rPr>
                <w:delText>6</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32730F" w14:textId="466C145E" w:rsidR="00B4603A" w:rsidRPr="002E5C79" w:rsidDel="008D26A9" w:rsidRDefault="00B4603A">
            <w:pPr>
              <w:pStyle w:val="ListParagraph"/>
              <w:spacing w:after="0" w:line="276" w:lineRule="auto"/>
              <w:jc w:val="both"/>
              <w:rPr>
                <w:del w:id="20848" w:author="Rachel Shipsey" w:date="2025-06-23T15:21:00Z"/>
                <w:rFonts w:eastAsia="Times New Roman" w:cs="Arial"/>
                <w:b/>
                <w:bCs/>
                <w:color w:val="000000"/>
                <w:sz w:val="18"/>
                <w:szCs w:val="18"/>
              </w:rPr>
              <w:pPrChange w:id="20849" w:author="Rachel Shipsey" w:date="2025-06-23T15:41:00Z">
                <w:pPr>
                  <w:framePr w:hSpace="180" w:wrap="around" w:vAnchor="text" w:hAnchor="margin" w:xAlign="center" w:y="-4623"/>
                </w:pPr>
              </w:pPrChange>
            </w:pPr>
            <w:del w:id="20850" w:author="Rachel Shipsey" w:date="2025-06-23T15:21:00Z">
              <w:r w:rsidRPr="002E5C79" w:rsidDel="008D26A9">
                <w:rPr>
                  <w:rFonts w:eastAsia="Times New Roman" w:cs="Arial"/>
                  <w:b/>
                  <w:bCs/>
                  <w:color w:val="000000"/>
                  <w:sz w:val="18"/>
                  <w:szCs w:val="18"/>
                </w:rPr>
                <w:delText>Pilot Census Pre-enumeration listing and familiarization of EA boundaries</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F74EF20" w14:textId="7360563D" w:rsidR="00B4603A" w:rsidRPr="002E5C79" w:rsidDel="008D26A9" w:rsidRDefault="00B4603A">
            <w:pPr>
              <w:pStyle w:val="ListParagraph"/>
              <w:spacing w:after="0" w:line="276" w:lineRule="auto"/>
              <w:jc w:val="both"/>
              <w:rPr>
                <w:del w:id="20851" w:author="Rachel Shipsey" w:date="2025-06-23T15:21:00Z"/>
                <w:rFonts w:eastAsia="Times New Roman" w:cs="Arial"/>
                <w:b/>
                <w:bCs/>
                <w:color w:val="000000"/>
                <w:sz w:val="18"/>
                <w:szCs w:val="18"/>
              </w:rPr>
              <w:pPrChange w:id="20852" w:author="Rachel Shipsey" w:date="2025-06-23T15:41:00Z">
                <w:pPr>
                  <w:framePr w:hSpace="180" w:wrap="around" w:vAnchor="text" w:hAnchor="margin" w:xAlign="center" w:y="-4623"/>
                </w:pPr>
              </w:pPrChange>
            </w:pPr>
            <w:del w:id="20853" w:author="Rachel Shipsey" w:date="2025-06-23T15:21:00Z">
              <w:r w:rsidDel="008D26A9">
                <w:rPr>
                  <w:rFonts w:eastAsia="Times New Roman" w:cs="Arial"/>
                  <w:color w:val="000000"/>
                  <w:sz w:val="16"/>
                  <w:szCs w:val="16"/>
                </w:rPr>
                <w:delText>Piloted field operations plan</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4066EF2" w14:textId="17B148CC" w:rsidR="00B4603A" w:rsidRPr="002E5C79" w:rsidDel="008D26A9" w:rsidRDefault="00B4603A">
            <w:pPr>
              <w:pStyle w:val="ListParagraph"/>
              <w:spacing w:after="0" w:line="276" w:lineRule="auto"/>
              <w:jc w:val="both"/>
              <w:rPr>
                <w:del w:id="20854" w:author="Rachel Shipsey" w:date="2025-06-23T15:21:00Z"/>
                <w:rFonts w:eastAsia="Times New Roman" w:cs="Arial"/>
                <w:sz w:val="18"/>
                <w:szCs w:val="18"/>
              </w:rPr>
              <w:pPrChange w:id="20855" w:author="Rachel Shipsey" w:date="2025-06-23T15:41:00Z">
                <w:pPr>
                  <w:framePr w:hSpace="180" w:wrap="around" w:vAnchor="text" w:hAnchor="margin" w:xAlign="center" w:y="-4623"/>
                </w:pPr>
              </w:pPrChange>
            </w:pPr>
            <w:del w:id="20856"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A3C42C" w14:textId="1EDC9257" w:rsidR="00B4603A" w:rsidRPr="002E5C79" w:rsidDel="008D26A9" w:rsidRDefault="00B4603A">
            <w:pPr>
              <w:pStyle w:val="ListParagraph"/>
              <w:spacing w:after="0" w:line="276" w:lineRule="auto"/>
              <w:jc w:val="both"/>
              <w:rPr>
                <w:del w:id="20857" w:author="Rachel Shipsey" w:date="2025-06-23T15:21:00Z"/>
                <w:rFonts w:eastAsia="Times New Roman" w:cs="Arial"/>
                <w:color w:val="000000"/>
                <w:sz w:val="18"/>
                <w:szCs w:val="18"/>
              </w:rPr>
              <w:pPrChange w:id="20858" w:author="Rachel Shipsey" w:date="2025-06-23T15:41:00Z">
                <w:pPr>
                  <w:framePr w:hSpace="180" w:wrap="around" w:vAnchor="text" w:hAnchor="margin" w:xAlign="center" w:y="-4623"/>
                  <w:jc w:val="right"/>
                </w:pPr>
              </w:pPrChange>
            </w:pPr>
            <w:del w:id="20859"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A9B0FC" w14:textId="4ADFAF37" w:rsidR="00B4603A" w:rsidRPr="002E5C79" w:rsidDel="008D26A9" w:rsidRDefault="00B4603A">
            <w:pPr>
              <w:pStyle w:val="ListParagraph"/>
              <w:spacing w:after="0" w:line="276" w:lineRule="auto"/>
              <w:jc w:val="both"/>
              <w:rPr>
                <w:del w:id="20860" w:author="Rachel Shipsey" w:date="2025-06-23T15:21:00Z"/>
                <w:rFonts w:eastAsia="Times New Roman" w:cs="Arial"/>
                <w:color w:val="000000"/>
                <w:sz w:val="20"/>
                <w:szCs w:val="20"/>
              </w:rPr>
              <w:pPrChange w:id="20861" w:author="Rachel Shipsey" w:date="2025-06-23T15:41:00Z">
                <w:pPr>
                  <w:framePr w:hSpace="180" w:wrap="around" w:vAnchor="text" w:hAnchor="margin" w:xAlign="center" w:y="-4623"/>
                  <w:jc w:val="right"/>
                </w:pPr>
              </w:pPrChange>
            </w:pPr>
            <w:del w:id="20862" w:author="Rachel Shipsey" w:date="2025-06-23T15:21:00Z">
              <w:r w:rsidRPr="00FC3523" w:rsidDel="008D26A9">
                <w:rPr>
                  <w:rFonts w:eastAsia="Times New Roman" w:cs="Arial"/>
                  <w:color w:val="000000"/>
                  <w:sz w:val="16"/>
                  <w:szCs w:val="16"/>
                </w:rPr>
                <w:delText>1.3</w:delText>
              </w:r>
            </w:del>
          </w:p>
        </w:tc>
      </w:tr>
      <w:tr w:rsidR="00B4603A" w:rsidRPr="002E5C79" w:rsidDel="008D26A9" w14:paraId="3261B39B" w14:textId="6119B92E">
        <w:trPr>
          <w:trHeight w:val="264"/>
          <w:del w:id="20863"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DD2852" w14:textId="44229899" w:rsidR="00B4603A" w:rsidRPr="002E5C79" w:rsidDel="008D26A9" w:rsidRDefault="00B4603A">
            <w:pPr>
              <w:pStyle w:val="ListParagraph"/>
              <w:spacing w:after="0" w:line="276" w:lineRule="auto"/>
              <w:jc w:val="both"/>
              <w:rPr>
                <w:del w:id="20864" w:author="Rachel Shipsey" w:date="2025-06-23T15:21:00Z"/>
                <w:rFonts w:eastAsia="Times New Roman" w:cs="Arial"/>
                <w:color w:val="000000"/>
                <w:sz w:val="18"/>
                <w:szCs w:val="18"/>
              </w:rPr>
              <w:pPrChange w:id="20865" w:author="Rachel Shipsey" w:date="2025-06-23T15:41:00Z">
                <w:pPr>
                  <w:framePr w:hSpace="180" w:wrap="around" w:vAnchor="text" w:hAnchor="margin" w:xAlign="center" w:y="-4623"/>
                </w:pPr>
              </w:pPrChange>
            </w:pPr>
            <w:del w:id="20866" w:author="Rachel Shipsey" w:date="2025-06-23T15:21:00Z">
              <w:r w:rsidRPr="002E5C79" w:rsidDel="008D26A9">
                <w:rPr>
                  <w:rFonts w:eastAsia="Times New Roman" w:cs="Arial"/>
                  <w:color w:val="000000"/>
                  <w:sz w:val="18"/>
                  <w:szCs w:val="18"/>
                </w:rPr>
                <w:delText> </w:delText>
              </w:r>
            </w:del>
          </w:p>
        </w:tc>
        <w:tc>
          <w:tcPr>
            <w:tcW w:w="2051"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60DECE" w14:textId="387D7E9B" w:rsidR="00B4603A" w:rsidRPr="002E5C79" w:rsidDel="008D26A9" w:rsidRDefault="00B4603A">
            <w:pPr>
              <w:pStyle w:val="ListParagraph"/>
              <w:spacing w:after="0" w:line="276" w:lineRule="auto"/>
              <w:jc w:val="both"/>
              <w:rPr>
                <w:del w:id="20867" w:author="Rachel Shipsey" w:date="2025-06-23T15:21:00Z"/>
                <w:rFonts w:eastAsia="Times New Roman" w:cs="Arial"/>
                <w:color w:val="000000"/>
                <w:sz w:val="18"/>
                <w:szCs w:val="18"/>
              </w:rPr>
              <w:pPrChange w:id="20868" w:author="Rachel Shipsey" w:date="2025-06-23T15:41:00Z">
                <w:pPr>
                  <w:framePr w:hSpace="180" w:wrap="around" w:vAnchor="text" w:hAnchor="margin" w:xAlign="center" w:y="-4623"/>
                  <w:ind w:left="328"/>
                </w:pPr>
              </w:pPrChange>
            </w:pPr>
            <w:del w:id="20869" w:author="Rachel Shipsey" w:date="2025-06-23T15:21:00Z">
              <w:r w:rsidRPr="002E5C79" w:rsidDel="008D26A9">
                <w:rPr>
                  <w:rFonts w:eastAsia="Times New Roman" w:cs="Arial"/>
                  <w:color w:val="000000"/>
                  <w:sz w:val="18"/>
                  <w:szCs w:val="18"/>
                </w:rPr>
                <w:delText>Cleaning of the Results from Pre-enumeration listing and uploading</w:delText>
              </w:r>
            </w:del>
          </w:p>
        </w:tc>
        <w:tc>
          <w:tcPr>
            <w:tcW w:w="1306"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5058FB" w14:textId="525250E5" w:rsidR="00B4603A" w:rsidRPr="002E5C79" w:rsidDel="008D26A9" w:rsidRDefault="00B4603A">
            <w:pPr>
              <w:pStyle w:val="ListParagraph"/>
              <w:spacing w:after="0" w:line="276" w:lineRule="auto"/>
              <w:jc w:val="both"/>
              <w:rPr>
                <w:del w:id="20870" w:author="Rachel Shipsey" w:date="2025-06-23T15:21:00Z"/>
                <w:rFonts w:eastAsia="Times New Roman" w:cs="Arial"/>
                <w:color w:val="000000"/>
                <w:sz w:val="18"/>
                <w:szCs w:val="18"/>
              </w:rPr>
              <w:pPrChange w:id="20871" w:author="Rachel Shipsey" w:date="2025-06-23T15:41:00Z">
                <w:pPr>
                  <w:framePr w:hSpace="180" w:wrap="around" w:vAnchor="text" w:hAnchor="margin" w:xAlign="center" w:y="-4623"/>
                  <w:ind w:firstLineChars="200" w:firstLine="320"/>
                </w:pPr>
              </w:pPrChange>
            </w:pPr>
            <w:del w:id="20872" w:author="Rachel Shipsey" w:date="2025-06-23T15:21:00Z">
              <w:r w:rsidDel="008D26A9">
                <w:rPr>
                  <w:rFonts w:eastAsia="Times New Roman" w:cs="Arial"/>
                  <w:color w:val="000000"/>
                  <w:sz w:val="16"/>
                  <w:szCs w:val="16"/>
                </w:rPr>
                <w:delText>All electronic devices in place</w:delText>
              </w:r>
            </w:del>
          </w:p>
        </w:tc>
        <w:tc>
          <w:tcPr>
            <w:tcW w:w="653" w:type="pct"/>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4B726E59" w14:textId="11E4C35C" w:rsidR="00B4603A" w:rsidRPr="002E5C79" w:rsidDel="008D26A9" w:rsidRDefault="00B4603A">
            <w:pPr>
              <w:pStyle w:val="ListParagraph"/>
              <w:spacing w:after="0" w:line="276" w:lineRule="auto"/>
              <w:jc w:val="both"/>
              <w:rPr>
                <w:del w:id="20873" w:author="Rachel Shipsey" w:date="2025-06-23T15:21:00Z"/>
                <w:rFonts w:eastAsia="Times New Roman" w:cs="Arial"/>
                <w:sz w:val="18"/>
                <w:szCs w:val="18"/>
              </w:rPr>
              <w:pPrChange w:id="20874" w:author="Rachel Shipsey" w:date="2025-06-23T15:41:00Z">
                <w:pPr>
                  <w:framePr w:hSpace="180" w:wrap="around" w:vAnchor="text" w:hAnchor="margin" w:xAlign="center" w:y="-4623"/>
                </w:pPr>
              </w:pPrChange>
            </w:pPr>
            <w:del w:id="20875" w:author="Rachel Shipsey" w:date="2025-06-23T15:21:00Z">
              <w:r w:rsidRPr="00AF69AC" w:rsidDel="008D26A9">
                <w:rPr>
                  <w:rFonts w:eastAsia="Times New Roman" w:cs="Arial"/>
                  <w:sz w:val="16"/>
                  <w:szCs w:val="16"/>
                </w:rPr>
                <w:delText>Demography &amp; IT &amp; GIS</w:delText>
              </w:r>
            </w:del>
          </w:p>
        </w:tc>
        <w:tc>
          <w:tcPr>
            <w:tcW w:w="37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6944E4" w14:textId="50546A05" w:rsidR="00B4603A" w:rsidRPr="002E5C79" w:rsidDel="008D26A9" w:rsidRDefault="00B4603A">
            <w:pPr>
              <w:pStyle w:val="ListParagraph"/>
              <w:spacing w:after="0" w:line="276" w:lineRule="auto"/>
              <w:jc w:val="both"/>
              <w:rPr>
                <w:del w:id="20876" w:author="Rachel Shipsey" w:date="2025-06-23T15:21:00Z"/>
                <w:rFonts w:eastAsia="Times New Roman" w:cs="Arial"/>
                <w:color w:val="000000"/>
                <w:sz w:val="18"/>
                <w:szCs w:val="18"/>
              </w:rPr>
              <w:pPrChange w:id="20877" w:author="Rachel Shipsey" w:date="2025-06-23T15:41:00Z">
                <w:pPr>
                  <w:framePr w:hSpace="180" w:wrap="around" w:vAnchor="text" w:hAnchor="margin" w:xAlign="center" w:y="-4623"/>
                  <w:jc w:val="right"/>
                </w:pPr>
              </w:pPrChange>
            </w:pPr>
            <w:del w:id="20878" w:author="Rachel Shipsey" w:date="2025-06-23T15:21:00Z">
              <w:r w:rsidRPr="00FC3523" w:rsidDel="008D26A9">
                <w:rPr>
                  <w:rFonts w:eastAsia="Times New Roman" w:cs="Arial"/>
                  <w:color w:val="000000"/>
                  <w:sz w:val="16"/>
                  <w:szCs w:val="16"/>
                </w:rPr>
                <w:delText>2</w:delText>
              </w:r>
            </w:del>
          </w:p>
        </w:tc>
        <w:tc>
          <w:tcPr>
            <w:tcW w:w="465"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84D80F" w14:textId="6D5E98D3" w:rsidR="00B4603A" w:rsidRPr="002E5C79" w:rsidDel="008D26A9" w:rsidRDefault="00B4603A">
            <w:pPr>
              <w:pStyle w:val="ListParagraph"/>
              <w:spacing w:after="0" w:line="276" w:lineRule="auto"/>
              <w:jc w:val="both"/>
              <w:rPr>
                <w:del w:id="20879" w:author="Rachel Shipsey" w:date="2025-06-23T15:21:00Z"/>
                <w:rFonts w:eastAsia="Times New Roman" w:cs="Arial"/>
                <w:color w:val="000000"/>
                <w:sz w:val="20"/>
                <w:szCs w:val="20"/>
              </w:rPr>
              <w:pPrChange w:id="20880" w:author="Rachel Shipsey" w:date="2025-06-23T15:41:00Z">
                <w:pPr>
                  <w:framePr w:hSpace="180" w:wrap="around" w:vAnchor="text" w:hAnchor="margin" w:xAlign="center" w:y="-4623"/>
                  <w:jc w:val="right"/>
                </w:pPr>
              </w:pPrChange>
            </w:pPr>
            <w:del w:id="20881" w:author="Rachel Shipsey" w:date="2025-06-23T15:21:00Z">
              <w:r w:rsidRPr="00FC3523" w:rsidDel="008D26A9">
                <w:rPr>
                  <w:rFonts w:eastAsia="Times New Roman" w:cs="Arial"/>
                  <w:color w:val="000000"/>
                  <w:sz w:val="16"/>
                  <w:szCs w:val="16"/>
                </w:rPr>
                <w:delText>1.3</w:delText>
              </w:r>
            </w:del>
          </w:p>
        </w:tc>
      </w:tr>
      <w:tr w:rsidR="00B4603A" w:rsidRPr="002E5C79" w:rsidDel="008D26A9" w14:paraId="254CED59" w14:textId="29B1A4FA" w:rsidTr="00B4603A">
        <w:trPr>
          <w:trHeight w:val="312"/>
          <w:del w:id="20882" w:author="Rachel Shipsey" w:date="2025-06-23T15:21:00Z"/>
        </w:trPr>
        <w:tc>
          <w:tcPr>
            <w:tcW w:w="153"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341A65" w14:textId="263A00FE" w:rsidR="00B4603A" w:rsidRPr="002E5C79" w:rsidDel="008D26A9" w:rsidRDefault="00B4603A">
            <w:pPr>
              <w:pStyle w:val="ListParagraph"/>
              <w:spacing w:after="0" w:line="276" w:lineRule="auto"/>
              <w:jc w:val="both"/>
              <w:rPr>
                <w:del w:id="20883" w:author="Rachel Shipsey" w:date="2025-06-23T15:21:00Z"/>
                <w:rFonts w:eastAsia="Times New Roman" w:cs="Arial"/>
                <w:b/>
                <w:bCs/>
                <w:i/>
                <w:iCs/>
                <w:color w:val="375623"/>
                <w:sz w:val="18"/>
                <w:szCs w:val="18"/>
              </w:rPr>
              <w:pPrChange w:id="20884" w:author="Rachel Shipsey" w:date="2025-06-23T15:41:00Z">
                <w:pPr>
                  <w:framePr w:hSpace="180" w:wrap="around" w:vAnchor="text" w:hAnchor="margin" w:xAlign="center" w:y="-4623"/>
                </w:pPr>
              </w:pPrChange>
            </w:pPr>
            <w:del w:id="20885" w:author="Rachel Shipsey" w:date="2025-06-23T15:21:00Z">
              <w:r w:rsidRPr="002E5C79" w:rsidDel="008D26A9">
                <w:rPr>
                  <w:rFonts w:eastAsia="Times New Roman" w:cs="Arial"/>
                  <w:b/>
                  <w:bCs/>
                  <w:i/>
                  <w:iCs/>
                  <w:color w:val="375623"/>
                  <w:sz w:val="18"/>
                  <w:szCs w:val="18"/>
                </w:rPr>
                <w:delText> </w:delText>
              </w:r>
            </w:del>
          </w:p>
        </w:tc>
        <w:tc>
          <w:tcPr>
            <w:tcW w:w="4847" w:type="pct"/>
            <w:gridSpan w:val="5"/>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49FA604B" w14:textId="2DFEF960" w:rsidR="00B4603A" w:rsidRPr="00B4603A" w:rsidDel="008D26A9" w:rsidRDefault="00B4603A">
            <w:pPr>
              <w:pStyle w:val="ListParagraph"/>
              <w:spacing w:after="0" w:line="276" w:lineRule="auto"/>
              <w:jc w:val="both"/>
              <w:rPr>
                <w:del w:id="20886" w:author="Rachel Shipsey" w:date="2025-06-23T15:21:00Z"/>
                <w:rFonts w:eastAsia="Times New Roman" w:cs="Arial"/>
                <w:b/>
                <w:bCs/>
                <w:i/>
                <w:iCs/>
                <w:color w:val="375623"/>
                <w:sz w:val="18"/>
                <w:szCs w:val="18"/>
              </w:rPr>
              <w:pPrChange w:id="20887" w:author="Rachel Shipsey" w:date="2025-06-23T15:41:00Z">
                <w:pPr>
                  <w:framePr w:hSpace="180" w:wrap="around" w:vAnchor="text" w:hAnchor="margin" w:xAlign="center" w:y="-4623"/>
                </w:pPr>
              </w:pPrChange>
            </w:pPr>
            <w:del w:id="20888" w:author="Rachel Shipsey" w:date="2025-06-23T15:21:00Z">
              <w:r w:rsidRPr="002E5C79" w:rsidDel="008D26A9">
                <w:rPr>
                  <w:rFonts w:eastAsia="Times New Roman" w:cs="Arial"/>
                  <w:b/>
                  <w:bCs/>
                  <w:i/>
                  <w:iCs/>
                  <w:color w:val="C00000"/>
                  <w:sz w:val="18"/>
                  <w:szCs w:val="18"/>
                </w:rPr>
                <w:delText xml:space="preserve">Milestone 3: </w:delText>
              </w:r>
              <w:r w:rsidRPr="002E5C79" w:rsidDel="008D26A9">
                <w:rPr>
                  <w:rFonts w:eastAsia="Times New Roman" w:cs="Arial"/>
                  <w:b/>
                  <w:bCs/>
                  <w:i/>
                  <w:iCs/>
                  <w:color w:val="375623"/>
                  <w:sz w:val="18"/>
                  <w:szCs w:val="18"/>
                </w:rPr>
                <w:delText>Pilot Census enumeration</w:delText>
              </w:r>
            </w:del>
          </w:p>
        </w:tc>
      </w:tr>
    </w:tbl>
    <w:tbl>
      <w:tblPr>
        <w:tblW w:w="5434" w:type="pct"/>
        <w:tblInd w:w="-545" w:type="dxa"/>
        <w:tblLayout w:type="fixed"/>
        <w:tblLook w:val="04A0" w:firstRow="1" w:lastRow="0" w:firstColumn="1" w:lastColumn="0" w:noHBand="0" w:noVBand="1"/>
      </w:tblPr>
      <w:tblGrid>
        <w:gridCol w:w="442"/>
        <w:gridCol w:w="6582"/>
        <w:gridCol w:w="3961"/>
        <w:gridCol w:w="6"/>
        <w:gridCol w:w="6"/>
        <w:gridCol w:w="1697"/>
        <w:gridCol w:w="6"/>
        <w:gridCol w:w="6"/>
        <w:gridCol w:w="1063"/>
        <w:gridCol w:w="12"/>
        <w:gridCol w:w="269"/>
        <w:gridCol w:w="679"/>
        <w:gridCol w:w="12"/>
        <w:gridCol w:w="18"/>
      </w:tblGrid>
      <w:tr w:rsidR="008D4207" w:rsidRPr="002E5C79" w:rsidDel="008D26A9" w14:paraId="508836FA" w14:textId="4741BAB9" w:rsidTr="00D4265D">
        <w:trPr>
          <w:gridAfter w:val="1"/>
          <w:wAfter w:w="6" w:type="pct"/>
          <w:trHeight w:val="264"/>
          <w:del w:id="2088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3CF90E" w14:textId="3253DF25" w:rsidR="008D4207" w:rsidRPr="002E5C79" w:rsidDel="008D26A9" w:rsidRDefault="008D4207">
            <w:pPr>
              <w:pStyle w:val="ListParagraph"/>
              <w:spacing w:after="0" w:line="276" w:lineRule="auto"/>
              <w:jc w:val="both"/>
              <w:rPr>
                <w:del w:id="20890" w:author="Rachel Shipsey" w:date="2025-06-23T15:21:00Z"/>
                <w:rFonts w:eastAsia="Times New Roman" w:cs="Arial"/>
                <w:color w:val="000000"/>
                <w:sz w:val="18"/>
                <w:szCs w:val="18"/>
              </w:rPr>
              <w:pPrChange w:id="20891" w:author="Rachel Shipsey" w:date="2025-06-23T15:41:00Z">
                <w:pPr>
                  <w:jc w:val="right"/>
                </w:pPr>
              </w:pPrChange>
            </w:pPr>
            <w:del w:id="20892" w:author="Rachel Shipsey" w:date="2025-06-23T15:21:00Z">
              <w:r w:rsidRPr="002E5C79" w:rsidDel="008D26A9">
                <w:rPr>
                  <w:rFonts w:eastAsia="Times New Roman" w:cs="Arial"/>
                  <w:color w:val="000000"/>
                  <w:sz w:val="18"/>
                  <w:szCs w:val="18"/>
                </w:rPr>
                <w:delText>7</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2B7E1B" w14:textId="7C78015E" w:rsidR="008D4207" w:rsidRPr="002E5C79" w:rsidDel="008D26A9" w:rsidRDefault="008D4207">
            <w:pPr>
              <w:pStyle w:val="ListParagraph"/>
              <w:spacing w:after="0" w:line="276" w:lineRule="auto"/>
              <w:jc w:val="both"/>
              <w:rPr>
                <w:del w:id="20893" w:author="Rachel Shipsey" w:date="2025-06-23T15:21:00Z"/>
                <w:rFonts w:eastAsia="Times New Roman" w:cs="Arial"/>
                <w:b/>
                <w:bCs/>
                <w:color w:val="000000"/>
                <w:sz w:val="18"/>
                <w:szCs w:val="18"/>
              </w:rPr>
              <w:pPrChange w:id="20894" w:author="Rachel Shipsey" w:date="2025-06-23T15:41:00Z">
                <w:pPr/>
              </w:pPrChange>
            </w:pPr>
            <w:del w:id="20895" w:author="Rachel Shipsey" w:date="2025-06-23T15:21:00Z">
              <w:r w:rsidRPr="002E5C79" w:rsidDel="008D26A9">
                <w:rPr>
                  <w:rFonts w:eastAsia="Times New Roman" w:cs="Arial"/>
                  <w:b/>
                  <w:bCs/>
                  <w:color w:val="000000"/>
                  <w:sz w:val="18"/>
                  <w:szCs w:val="18"/>
                </w:rPr>
                <w:delText>Identification of Pilot census data editors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F919A90" w14:textId="0ADD78DD" w:rsidR="008D4207" w:rsidRPr="002E5C79" w:rsidDel="008D26A9" w:rsidRDefault="008D4207">
            <w:pPr>
              <w:pStyle w:val="ListParagraph"/>
              <w:spacing w:after="0" w:line="276" w:lineRule="auto"/>
              <w:jc w:val="both"/>
              <w:rPr>
                <w:del w:id="20896" w:author="Rachel Shipsey" w:date="2025-06-23T15:21:00Z"/>
                <w:rFonts w:eastAsia="Times New Roman" w:cs="Arial"/>
                <w:color w:val="000000"/>
                <w:sz w:val="18"/>
                <w:szCs w:val="18"/>
              </w:rPr>
              <w:pPrChange w:id="20897" w:author="Rachel Shipsey" w:date="2025-06-23T15:41:00Z">
                <w:pPr/>
              </w:pPrChange>
            </w:pPr>
            <w:del w:id="20898" w:author="Rachel Shipsey" w:date="2025-06-23T15:21:00Z">
              <w:r w:rsidDel="008D26A9">
                <w:rPr>
                  <w:rFonts w:eastAsia="Times New Roman" w:cs="Arial"/>
                  <w:color w:val="000000"/>
                  <w:sz w:val="16"/>
                  <w:szCs w:val="16"/>
                </w:rPr>
                <w:delText>Data editors identified for training</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E36E77" w14:textId="58AC56E2" w:rsidR="008D4207" w:rsidRPr="002E5C79" w:rsidDel="008D26A9" w:rsidRDefault="008D4207">
            <w:pPr>
              <w:pStyle w:val="ListParagraph"/>
              <w:spacing w:after="0" w:line="276" w:lineRule="auto"/>
              <w:jc w:val="both"/>
              <w:rPr>
                <w:del w:id="20899" w:author="Rachel Shipsey" w:date="2025-06-23T15:21:00Z"/>
                <w:rFonts w:eastAsia="Times New Roman" w:cs="Arial"/>
                <w:sz w:val="18"/>
                <w:szCs w:val="18"/>
              </w:rPr>
              <w:pPrChange w:id="20900" w:author="Rachel Shipsey" w:date="2025-06-23T15:41:00Z">
                <w:pPr/>
              </w:pPrChange>
            </w:pPr>
            <w:del w:id="20901" w:author="Rachel Shipsey" w:date="2025-06-23T15:21:00Z">
              <w:r w:rsidRPr="00AF69AC" w:rsidDel="008D26A9">
                <w:rPr>
                  <w:rFonts w:eastAsia="Times New Roman" w:cs="Arial"/>
                  <w:sz w:val="16"/>
                  <w:szCs w:val="16"/>
                </w:rPr>
                <w:delText xml:space="preserve">Demography &amp; IT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5E3EE0" w14:textId="6FC7A8B8" w:rsidR="008D4207" w:rsidRPr="002E5C79" w:rsidDel="008D26A9" w:rsidRDefault="008D4207">
            <w:pPr>
              <w:pStyle w:val="ListParagraph"/>
              <w:spacing w:after="0" w:line="276" w:lineRule="auto"/>
              <w:jc w:val="both"/>
              <w:rPr>
                <w:del w:id="20902" w:author="Rachel Shipsey" w:date="2025-06-23T15:21:00Z"/>
                <w:rFonts w:eastAsia="Times New Roman" w:cs="Arial"/>
                <w:color w:val="000000"/>
                <w:sz w:val="18"/>
                <w:szCs w:val="18"/>
              </w:rPr>
              <w:pPrChange w:id="20903" w:author="Rachel Shipsey" w:date="2025-06-23T15:41:00Z">
                <w:pPr>
                  <w:jc w:val="right"/>
                </w:pPr>
              </w:pPrChange>
            </w:pPr>
            <w:del w:id="20904"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9ECF6B" w14:textId="00047D26" w:rsidR="008D4207" w:rsidRPr="002E5C79" w:rsidDel="008D26A9" w:rsidRDefault="008D4207">
            <w:pPr>
              <w:pStyle w:val="ListParagraph"/>
              <w:spacing w:after="0" w:line="276" w:lineRule="auto"/>
              <w:jc w:val="both"/>
              <w:rPr>
                <w:del w:id="20905" w:author="Rachel Shipsey" w:date="2025-06-23T15:21:00Z"/>
                <w:rFonts w:eastAsia="Times New Roman" w:cs="Arial"/>
                <w:color w:val="000000"/>
                <w:sz w:val="20"/>
                <w:szCs w:val="20"/>
              </w:rPr>
              <w:pPrChange w:id="20906" w:author="Rachel Shipsey" w:date="2025-06-23T15:41:00Z">
                <w:pPr>
                  <w:jc w:val="right"/>
                </w:pPr>
              </w:pPrChange>
            </w:pPr>
            <w:del w:id="20907" w:author="Rachel Shipsey" w:date="2025-06-23T15:21:00Z">
              <w:r w:rsidRPr="00F84E7F" w:rsidDel="008D26A9">
                <w:rPr>
                  <w:rFonts w:eastAsia="Times New Roman" w:cs="Arial"/>
                  <w:color w:val="000000"/>
                  <w:sz w:val="16"/>
                  <w:szCs w:val="16"/>
                </w:rPr>
                <w:delText>1.0</w:delText>
              </w:r>
            </w:del>
          </w:p>
        </w:tc>
      </w:tr>
      <w:tr w:rsidR="008D4207" w:rsidRPr="002E5C79" w:rsidDel="008D26A9" w14:paraId="30E75B35" w14:textId="59B081CA" w:rsidTr="00D4265D">
        <w:trPr>
          <w:gridAfter w:val="1"/>
          <w:wAfter w:w="6" w:type="pct"/>
          <w:trHeight w:val="264"/>
          <w:del w:id="2090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B1FF72" w14:textId="3FB8C3CE" w:rsidR="008D4207" w:rsidRPr="002E5C79" w:rsidDel="008D26A9" w:rsidRDefault="008D4207">
            <w:pPr>
              <w:pStyle w:val="ListParagraph"/>
              <w:spacing w:after="0" w:line="276" w:lineRule="auto"/>
              <w:jc w:val="both"/>
              <w:rPr>
                <w:del w:id="20909" w:author="Rachel Shipsey" w:date="2025-06-23T15:21:00Z"/>
                <w:rFonts w:eastAsia="Times New Roman" w:cs="Arial"/>
                <w:color w:val="000000"/>
                <w:sz w:val="18"/>
                <w:szCs w:val="18"/>
              </w:rPr>
              <w:pPrChange w:id="20910" w:author="Rachel Shipsey" w:date="2025-06-23T15:41:00Z">
                <w:pPr>
                  <w:jc w:val="right"/>
                </w:pPr>
              </w:pPrChange>
            </w:pPr>
            <w:del w:id="20911" w:author="Rachel Shipsey" w:date="2025-06-23T15:21:00Z">
              <w:r w:rsidRPr="002E5C79" w:rsidDel="008D26A9">
                <w:rPr>
                  <w:rFonts w:eastAsia="Times New Roman" w:cs="Arial"/>
                  <w:color w:val="000000"/>
                  <w:sz w:val="18"/>
                  <w:szCs w:val="18"/>
                </w:rPr>
                <w:delText>8</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A17E1A" w14:textId="62F3A1F1" w:rsidR="008D4207" w:rsidRPr="002E5C79" w:rsidDel="008D26A9" w:rsidRDefault="008D4207">
            <w:pPr>
              <w:pStyle w:val="ListParagraph"/>
              <w:spacing w:after="0" w:line="276" w:lineRule="auto"/>
              <w:jc w:val="both"/>
              <w:rPr>
                <w:del w:id="20912" w:author="Rachel Shipsey" w:date="2025-06-23T15:21:00Z"/>
                <w:rFonts w:eastAsia="Times New Roman" w:cs="Arial"/>
                <w:b/>
                <w:bCs/>
                <w:color w:val="000000"/>
                <w:sz w:val="18"/>
                <w:szCs w:val="18"/>
              </w:rPr>
              <w:pPrChange w:id="20913" w:author="Rachel Shipsey" w:date="2025-06-23T15:41:00Z">
                <w:pPr/>
              </w:pPrChange>
            </w:pPr>
            <w:del w:id="20914" w:author="Rachel Shipsey" w:date="2025-06-23T15:21:00Z">
              <w:r w:rsidRPr="002E5C79" w:rsidDel="008D26A9">
                <w:rPr>
                  <w:rFonts w:eastAsia="Times New Roman" w:cs="Arial"/>
                  <w:b/>
                  <w:bCs/>
                  <w:color w:val="000000"/>
                  <w:sz w:val="18"/>
                  <w:szCs w:val="18"/>
                </w:rPr>
                <w:delText xml:space="preserve">Receipt of Pilot enumeration devices and materials at NSO HQ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6F5C13" w14:textId="37988C98" w:rsidR="008D4207" w:rsidRPr="002E5C79" w:rsidDel="008D26A9" w:rsidRDefault="008D4207">
            <w:pPr>
              <w:pStyle w:val="ListParagraph"/>
              <w:spacing w:after="0" w:line="276" w:lineRule="auto"/>
              <w:jc w:val="both"/>
              <w:rPr>
                <w:del w:id="20915" w:author="Rachel Shipsey" w:date="2025-06-23T15:21:00Z"/>
                <w:rFonts w:eastAsia="Times New Roman" w:cs="Arial"/>
                <w:color w:val="000000"/>
                <w:sz w:val="18"/>
                <w:szCs w:val="18"/>
              </w:rPr>
              <w:pPrChange w:id="20916"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2C1A52" w14:textId="7256683A" w:rsidR="008D4207" w:rsidRPr="002E5C79" w:rsidDel="008D26A9" w:rsidRDefault="008D4207">
            <w:pPr>
              <w:pStyle w:val="ListParagraph"/>
              <w:spacing w:after="0" w:line="276" w:lineRule="auto"/>
              <w:jc w:val="both"/>
              <w:rPr>
                <w:del w:id="20917" w:author="Rachel Shipsey" w:date="2025-06-23T15:21:00Z"/>
                <w:rFonts w:eastAsia="Times New Roman" w:cs="Arial"/>
                <w:sz w:val="18"/>
                <w:szCs w:val="18"/>
              </w:rPr>
              <w:pPrChange w:id="20918"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11C980" w14:textId="4ECAD30C" w:rsidR="008D4207" w:rsidRPr="002E5C79" w:rsidDel="008D26A9" w:rsidRDefault="008D4207">
            <w:pPr>
              <w:pStyle w:val="ListParagraph"/>
              <w:spacing w:after="0" w:line="276" w:lineRule="auto"/>
              <w:jc w:val="both"/>
              <w:rPr>
                <w:del w:id="20919" w:author="Rachel Shipsey" w:date="2025-06-23T15:21:00Z"/>
                <w:rFonts w:eastAsia="Times New Roman" w:cs="Arial"/>
                <w:color w:val="000000"/>
                <w:sz w:val="18"/>
                <w:szCs w:val="18"/>
              </w:rPr>
              <w:pPrChange w:id="20920" w:author="Rachel Shipsey" w:date="2025-06-23T15:41:00Z">
                <w:pPr>
                  <w:jc w:val="right"/>
                </w:pPr>
              </w:pPrChange>
            </w:pPr>
            <w:del w:id="2092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6BF6CA" w14:textId="23FA703C" w:rsidR="008D4207" w:rsidRPr="002E5C79" w:rsidDel="008D26A9" w:rsidRDefault="008D4207">
            <w:pPr>
              <w:pStyle w:val="ListParagraph"/>
              <w:spacing w:after="0" w:line="276" w:lineRule="auto"/>
              <w:jc w:val="both"/>
              <w:rPr>
                <w:del w:id="20922" w:author="Rachel Shipsey" w:date="2025-06-23T15:21:00Z"/>
                <w:rFonts w:eastAsia="Times New Roman" w:cs="Arial"/>
                <w:color w:val="000000"/>
                <w:sz w:val="20"/>
                <w:szCs w:val="20"/>
              </w:rPr>
              <w:pPrChange w:id="20923" w:author="Rachel Shipsey" w:date="2025-06-23T15:41:00Z">
                <w:pPr>
                  <w:jc w:val="right"/>
                </w:pPr>
              </w:pPrChange>
            </w:pPr>
            <w:del w:id="20924" w:author="Rachel Shipsey" w:date="2025-06-23T15:21:00Z">
              <w:r w:rsidRPr="00F84E7F" w:rsidDel="008D26A9">
                <w:rPr>
                  <w:rFonts w:eastAsia="Times New Roman" w:cs="Arial"/>
                  <w:color w:val="000000"/>
                  <w:sz w:val="16"/>
                  <w:szCs w:val="16"/>
                </w:rPr>
                <w:delText>1.0</w:delText>
              </w:r>
            </w:del>
          </w:p>
        </w:tc>
      </w:tr>
      <w:tr w:rsidR="008D4207" w:rsidRPr="002E5C79" w:rsidDel="008D26A9" w14:paraId="66E6B1BF" w14:textId="1B53CA1F" w:rsidTr="00D4265D">
        <w:trPr>
          <w:gridAfter w:val="1"/>
          <w:wAfter w:w="6" w:type="pct"/>
          <w:trHeight w:val="264"/>
          <w:del w:id="2092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A2C018" w14:textId="5DBB1F62" w:rsidR="008D4207" w:rsidRPr="002E5C79" w:rsidDel="008D26A9" w:rsidRDefault="008D4207">
            <w:pPr>
              <w:pStyle w:val="ListParagraph"/>
              <w:spacing w:after="0" w:line="276" w:lineRule="auto"/>
              <w:jc w:val="both"/>
              <w:rPr>
                <w:del w:id="20926" w:author="Rachel Shipsey" w:date="2025-06-23T15:21:00Z"/>
                <w:rFonts w:eastAsia="Times New Roman" w:cs="Arial"/>
                <w:color w:val="000000"/>
                <w:sz w:val="18"/>
                <w:szCs w:val="18"/>
              </w:rPr>
              <w:pPrChange w:id="20927" w:author="Rachel Shipsey" w:date="2025-06-23T15:41:00Z">
                <w:pPr>
                  <w:jc w:val="right"/>
                </w:pPr>
              </w:pPrChange>
            </w:pPr>
            <w:del w:id="20928" w:author="Rachel Shipsey" w:date="2025-06-23T15:21:00Z">
              <w:r w:rsidRPr="002E5C79" w:rsidDel="008D26A9">
                <w:rPr>
                  <w:rFonts w:eastAsia="Times New Roman" w:cs="Arial"/>
                  <w:color w:val="000000"/>
                  <w:sz w:val="18"/>
                  <w:szCs w:val="18"/>
                </w:rPr>
                <w:delText>9</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B02945" w14:textId="68E400FD" w:rsidR="008D4207" w:rsidRPr="002E5C79" w:rsidDel="008D26A9" w:rsidRDefault="008D4207">
            <w:pPr>
              <w:pStyle w:val="ListParagraph"/>
              <w:spacing w:after="0" w:line="276" w:lineRule="auto"/>
              <w:jc w:val="both"/>
              <w:rPr>
                <w:del w:id="20929" w:author="Rachel Shipsey" w:date="2025-06-23T15:21:00Z"/>
                <w:rFonts w:eastAsia="Times New Roman" w:cs="Arial"/>
                <w:b/>
                <w:bCs/>
                <w:color w:val="000000"/>
                <w:sz w:val="18"/>
                <w:szCs w:val="18"/>
              </w:rPr>
              <w:pPrChange w:id="20930" w:author="Rachel Shipsey" w:date="2025-06-23T15:41:00Z">
                <w:pPr/>
              </w:pPrChange>
            </w:pPr>
            <w:del w:id="20931" w:author="Rachel Shipsey" w:date="2025-06-23T15:21:00Z">
              <w:r w:rsidRPr="002E5C79" w:rsidDel="008D26A9">
                <w:rPr>
                  <w:rFonts w:eastAsia="Times New Roman" w:cs="Arial"/>
                  <w:b/>
                  <w:bCs/>
                  <w:color w:val="000000"/>
                  <w:sz w:val="18"/>
                  <w:szCs w:val="18"/>
                </w:rPr>
                <w:delText>Data processing (coding, data entry, tabulations)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2BF9A9" w14:textId="0E06D848" w:rsidR="008D4207" w:rsidRPr="002E5C79" w:rsidDel="008D26A9" w:rsidRDefault="008D4207">
            <w:pPr>
              <w:pStyle w:val="ListParagraph"/>
              <w:spacing w:after="0" w:line="276" w:lineRule="auto"/>
              <w:jc w:val="both"/>
              <w:rPr>
                <w:del w:id="20932" w:author="Rachel Shipsey" w:date="2025-06-23T15:21:00Z"/>
                <w:rFonts w:eastAsia="Times New Roman" w:cs="Arial"/>
                <w:b/>
                <w:bCs/>
                <w:color w:val="000000"/>
                <w:sz w:val="18"/>
                <w:szCs w:val="18"/>
              </w:rPr>
              <w:pPrChange w:id="20933"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1587B6" w14:textId="37A40AFD" w:rsidR="008D4207" w:rsidRPr="002E5C79" w:rsidDel="008D26A9" w:rsidRDefault="008D4207">
            <w:pPr>
              <w:pStyle w:val="ListParagraph"/>
              <w:spacing w:after="0" w:line="276" w:lineRule="auto"/>
              <w:jc w:val="both"/>
              <w:rPr>
                <w:del w:id="20934" w:author="Rachel Shipsey" w:date="2025-06-23T15:21:00Z"/>
                <w:rFonts w:eastAsia="Times New Roman" w:cs="Arial"/>
                <w:sz w:val="18"/>
                <w:szCs w:val="18"/>
              </w:rPr>
              <w:pPrChange w:id="20935"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455EFE" w14:textId="442AE5E9" w:rsidR="008D4207" w:rsidRPr="002E5C79" w:rsidDel="008D26A9" w:rsidRDefault="008D4207">
            <w:pPr>
              <w:pStyle w:val="ListParagraph"/>
              <w:spacing w:after="0" w:line="276" w:lineRule="auto"/>
              <w:jc w:val="both"/>
              <w:rPr>
                <w:del w:id="20936" w:author="Rachel Shipsey" w:date="2025-06-23T15:21:00Z"/>
                <w:rFonts w:eastAsia="Times New Roman" w:cs="Arial"/>
                <w:color w:val="000000"/>
                <w:sz w:val="18"/>
                <w:szCs w:val="18"/>
              </w:rPr>
              <w:pPrChange w:id="20937" w:author="Rachel Shipsey" w:date="2025-06-23T15:41:00Z">
                <w:pPr/>
              </w:pPrChange>
            </w:pPr>
            <w:del w:id="20938"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5A150F" w14:textId="3CC2E18E" w:rsidR="008D4207" w:rsidRPr="002E5C79" w:rsidDel="008D26A9" w:rsidRDefault="008D4207">
            <w:pPr>
              <w:pStyle w:val="ListParagraph"/>
              <w:spacing w:after="0" w:line="276" w:lineRule="auto"/>
              <w:jc w:val="both"/>
              <w:rPr>
                <w:del w:id="20939" w:author="Rachel Shipsey" w:date="2025-06-23T15:21:00Z"/>
                <w:rFonts w:eastAsia="Times New Roman" w:cs="Arial"/>
                <w:color w:val="000000"/>
                <w:sz w:val="20"/>
                <w:szCs w:val="20"/>
              </w:rPr>
              <w:pPrChange w:id="20940" w:author="Rachel Shipsey" w:date="2025-06-23T15:41:00Z">
                <w:pPr/>
              </w:pPrChange>
            </w:pPr>
          </w:p>
        </w:tc>
      </w:tr>
      <w:tr w:rsidR="008D4207" w:rsidRPr="002E5C79" w:rsidDel="008D26A9" w14:paraId="26302C9D" w14:textId="220AAF60" w:rsidTr="00D4265D">
        <w:trPr>
          <w:gridAfter w:val="1"/>
          <w:wAfter w:w="6" w:type="pct"/>
          <w:trHeight w:val="264"/>
          <w:del w:id="2094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3DC94C" w14:textId="0DAD9117" w:rsidR="008D4207" w:rsidRPr="002E5C79" w:rsidDel="008D26A9" w:rsidRDefault="008D4207">
            <w:pPr>
              <w:pStyle w:val="ListParagraph"/>
              <w:spacing w:after="0" w:line="276" w:lineRule="auto"/>
              <w:jc w:val="both"/>
              <w:rPr>
                <w:del w:id="20942" w:author="Rachel Shipsey" w:date="2025-06-23T15:21:00Z"/>
                <w:rFonts w:eastAsia="Times New Roman" w:cs="Arial"/>
                <w:color w:val="000000"/>
                <w:sz w:val="18"/>
                <w:szCs w:val="18"/>
              </w:rPr>
              <w:pPrChange w:id="20943" w:author="Rachel Shipsey" w:date="2025-06-23T15:41:00Z">
                <w:pPr/>
              </w:pPrChange>
            </w:pPr>
            <w:del w:id="20944"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604B70" w14:textId="662C836D" w:rsidR="008D4207" w:rsidRPr="002E5C79" w:rsidDel="008D26A9" w:rsidRDefault="008D4207">
            <w:pPr>
              <w:pStyle w:val="ListParagraph"/>
              <w:spacing w:after="0" w:line="276" w:lineRule="auto"/>
              <w:jc w:val="both"/>
              <w:rPr>
                <w:del w:id="20945" w:author="Rachel Shipsey" w:date="2025-06-23T15:21:00Z"/>
                <w:rFonts w:eastAsia="Times New Roman" w:cs="Arial"/>
                <w:color w:val="000000"/>
                <w:sz w:val="18"/>
                <w:szCs w:val="18"/>
              </w:rPr>
              <w:pPrChange w:id="20946" w:author="Rachel Shipsey" w:date="2025-06-23T15:41:00Z">
                <w:pPr>
                  <w:ind w:firstLineChars="200" w:firstLine="360"/>
                </w:pPr>
              </w:pPrChange>
            </w:pPr>
            <w:del w:id="20947" w:author="Rachel Shipsey" w:date="2025-06-23T15:21:00Z">
              <w:r w:rsidRPr="002E5C79" w:rsidDel="008D26A9">
                <w:rPr>
                  <w:rFonts w:eastAsia="Times New Roman" w:cs="Arial"/>
                  <w:color w:val="000000"/>
                  <w:sz w:val="18"/>
                  <w:szCs w:val="18"/>
                </w:rPr>
                <w:delText>Training of Pilot census data editors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3AF7EF" w14:textId="21FE8771" w:rsidR="008D4207" w:rsidRPr="002E5C79" w:rsidDel="008D26A9" w:rsidRDefault="008D4207">
            <w:pPr>
              <w:pStyle w:val="ListParagraph"/>
              <w:spacing w:after="0" w:line="276" w:lineRule="auto"/>
              <w:jc w:val="both"/>
              <w:rPr>
                <w:del w:id="20948" w:author="Rachel Shipsey" w:date="2025-06-23T15:21:00Z"/>
                <w:rFonts w:eastAsia="Times New Roman" w:cs="Arial"/>
                <w:color w:val="000000"/>
                <w:sz w:val="18"/>
                <w:szCs w:val="18"/>
              </w:rPr>
              <w:pPrChange w:id="20949" w:author="Rachel Shipsey" w:date="2025-06-23T15:41:00Z">
                <w:pPr>
                  <w:ind w:firstLineChars="200" w:firstLine="320"/>
                </w:pPr>
              </w:pPrChange>
            </w:pPr>
            <w:del w:id="20950" w:author="Rachel Shipsey" w:date="2025-06-23T15:21:00Z">
              <w:r w:rsidDel="008D26A9">
                <w:rPr>
                  <w:rFonts w:eastAsia="Times New Roman" w:cs="Arial"/>
                  <w:color w:val="000000"/>
                  <w:sz w:val="16"/>
                  <w:szCs w:val="16"/>
                </w:rPr>
                <w:delText>Data editing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46430B" w14:textId="2ECFE194" w:rsidR="008D4207" w:rsidRPr="002E5C79" w:rsidDel="008D26A9" w:rsidRDefault="008D4207">
            <w:pPr>
              <w:pStyle w:val="ListParagraph"/>
              <w:spacing w:after="0" w:line="276" w:lineRule="auto"/>
              <w:jc w:val="both"/>
              <w:rPr>
                <w:del w:id="20951" w:author="Rachel Shipsey" w:date="2025-06-23T15:21:00Z"/>
                <w:rFonts w:eastAsia="Times New Roman" w:cs="Arial"/>
                <w:sz w:val="18"/>
                <w:szCs w:val="18"/>
              </w:rPr>
              <w:pPrChange w:id="20952" w:author="Rachel Shipsey" w:date="2025-06-23T15:41:00Z">
                <w:pPr/>
              </w:pPrChange>
            </w:pPr>
            <w:del w:id="20953" w:author="Rachel Shipsey" w:date="2025-06-23T15:21:00Z">
              <w:r w:rsidRPr="00AF69AC" w:rsidDel="008D26A9">
                <w:rPr>
                  <w:rFonts w:eastAsia="Times New Roman" w:cs="Arial"/>
                  <w:sz w:val="16"/>
                  <w:szCs w:val="16"/>
                </w:rPr>
                <w:delText xml:space="preserve">Demography &amp; IT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5F4A3F" w14:textId="40A71DBA" w:rsidR="008D4207" w:rsidRPr="002E5C79" w:rsidDel="008D26A9" w:rsidRDefault="008D4207">
            <w:pPr>
              <w:pStyle w:val="ListParagraph"/>
              <w:spacing w:after="0" w:line="276" w:lineRule="auto"/>
              <w:jc w:val="both"/>
              <w:rPr>
                <w:del w:id="20954" w:author="Rachel Shipsey" w:date="2025-06-23T15:21:00Z"/>
                <w:rFonts w:eastAsia="Times New Roman" w:cs="Arial"/>
                <w:color w:val="000000"/>
                <w:sz w:val="18"/>
                <w:szCs w:val="18"/>
              </w:rPr>
              <w:pPrChange w:id="20955" w:author="Rachel Shipsey" w:date="2025-06-23T15:41:00Z">
                <w:pPr>
                  <w:jc w:val="right"/>
                </w:pPr>
              </w:pPrChange>
            </w:pPr>
            <w:del w:id="20956"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B00803" w14:textId="493C1BFE" w:rsidR="008D4207" w:rsidRPr="002E5C79" w:rsidDel="008D26A9" w:rsidRDefault="008D4207">
            <w:pPr>
              <w:pStyle w:val="ListParagraph"/>
              <w:spacing w:after="0" w:line="276" w:lineRule="auto"/>
              <w:jc w:val="both"/>
              <w:rPr>
                <w:del w:id="20957" w:author="Rachel Shipsey" w:date="2025-06-23T15:21:00Z"/>
                <w:rFonts w:eastAsia="Times New Roman" w:cs="Arial"/>
                <w:color w:val="000000"/>
                <w:sz w:val="20"/>
                <w:szCs w:val="20"/>
              </w:rPr>
              <w:pPrChange w:id="20958" w:author="Rachel Shipsey" w:date="2025-06-23T15:41:00Z">
                <w:pPr>
                  <w:jc w:val="right"/>
                </w:pPr>
              </w:pPrChange>
            </w:pPr>
            <w:del w:id="20959" w:author="Rachel Shipsey" w:date="2025-06-23T15:21:00Z">
              <w:r w:rsidRPr="00F84E7F" w:rsidDel="008D26A9">
                <w:rPr>
                  <w:rFonts w:eastAsia="Times New Roman" w:cs="Arial"/>
                  <w:color w:val="000000"/>
                  <w:sz w:val="16"/>
                  <w:szCs w:val="16"/>
                </w:rPr>
                <w:delText>1.0</w:delText>
              </w:r>
            </w:del>
          </w:p>
        </w:tc>
      </w:tr>
      <w:tr w:rsidR="008D4207" w:rsidRPr="002E5C79" w:rsidDel="008D26A9" w14:paraId="5D81D41D" w14:textId="19715FB7" w:rsidTr="00D4265D">
        <w:trPr>
          <w:gridAfter w:val="1"/>
          <w:wAfter w:w="6" w:type="pct"/>
          <w:trHeight w:val="264"/>
          <w:del w:id="2096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2C4E7D" w14:textId="28CB87DC" w:rsidR="008D4207" w:rsidRPr="002E5C79" w:rsidDel="008D26A9" w:rsidRDefault="008D4207">
            <w:pPr>
              <w:pStyle w:val="ListParagraph"/>
              <w:spacing w:after="0" w:line="276" w:lineRule="auto"/>
              <w:jc w:val="both"/>
              <w:rPr>
                <w:del w:id="20961" w:author="Rachel Shipsey" w:date="2025-06-23T15:21:00Z"/>
                <w:rFonts w:eastAsia="Times New Roman" w:cs="Arial"/>
                <w:color w:val="000000"/>
                <w:sz w:val="18"/>
                <w:szCs w:val="18"/>
              </w:rPr>
              <w:pPrChange w:id="20962" w:author="Rachel Shipsey" w:date="2025-06-23T15:41:00Z">
                <w:pPr/>
              </w:pPrChange>
            </w:pPr>
            <w:del w:id="2096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CBE7E1" w14:textId="4802BC67" w:rsidR="008D4207" w:rsidRPr="002E5C79" w:rsidDel="008D26A9" w:rsidRDefault="008D4207">
            <w:pPr>
              <w:pStyle w:val="ListParagraph"/>
              <w:spacing w:after="0" w:line="276" w:lineRule="auto"/>
              <w:jc w:val="both"/>
              <w:rPr>
                <w:del w:id="20964" w:author="Rachel Shipsey" w:date="2025-06-23T15:21:00Z"/>
                <w:rFonts w:eastAsia="Times New Roman" w:cs="Arial"/>
                <w:color w:val="000000"/>
                <w:sz w:val="18"/>
                <w:szCs w:val="18"/>
              </w:rPr>
              <w:pPrChange w:id="20965" w:author="Rachel Shipsey" w:date="2025-06-23T15:41:00Z">
                <w:pPr>
                  <w:ind w:firstLineChars="200" w:firstLine="360"/>
                </w:pPr>
              </w:pPrChange>
            </w:pPr>
            <w:del w:id="20966" w:author="Rachel Shipsey" w:date="2025-06-23T15:21:00Z">
              <w:r w:rsidRPr="002E5C79" w:rsidDel="008D26A9">
                <w:rPr>
                  <w:rFonts w:eastAsia="Times New Roman" w:cs="Arial"/>
                  <w:color w:val="000000"/>
                  <w:sz w:val="18"/>
                  <w:szCs w:val="18"/>
                </w:rPr>
                <w:delText>Editing of pilot census data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8B6DBF" w14:textId="2C02A704" w:rsidR="008D4207" w:rsidRPr="002E5C79" w:rsidDel="008D26A9" w:rsidRDefault="008D4207">
            <w:pPr>
              <w:pStyle w:val="ListParagraph"/>
              <w:spacing w:after="0" w:line="276" w:lineRule="auto"/>
              <w:jc w:val="both"/>
              <w:rPr>
                <w:del w:id="20967" w:author="Rachel Shipsey" w:date="2025-06-23T15:21:00Z"/>
                <w:rFonts w:eastAsia="Times New Roman" w:cs="Arial"/>
                <w:color w:val="000000"/>
                <w:sz w:val="18"/>
                <w:szCs w:val="18"/>
              </w:rPr>
              <w:pPrChange w:id="20968"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FDE50B" w14:textId="7CCE17FF" w:rsidR="008D4207" w:rsidRPr="002E5C79" w:rsidDel="008D26A9" w:rsidRDefault="008D4207">
            <w:pPr>
              <w:pStyle w:val="ListParagraph"/>
              <w:spacing w:after="0" w:line="276" w:lineRule="auto"/>
              <w:jc w:val="both"/>
              <w:rPr>
                <w:del w:id="20969" w:author="Rachel Shipsey" w:date="2025-06-23T15:21:00Z"/>
                <w:rFonts w:eastAsia="Times New Roman" w:cs="Arial"/>
                <w:sz w:val="18"/>
                <w:szCs w:val="18"/>
              </w:rPr>
              <w:pPrChange w:id="2097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6DFC76" w14:textId="61E1F618" w:rsidR="008D4207" w:rsidRPr="002E5C79" w:rsidDel="008D26A9" w:rsidRDefault="008D4207">
            <w:pPr>
              <w:pStyle w:val="ListParagraph"/>
              <w:spacing w:after="0" w:line="276" w:lineRule="auto"/>
              <w:jc w:val="both"/>
              <w:rPr>
                <w:del w:id="20971" w:author="Rachel Shipsey" w:date="2025-06-23T15:21:00Z"/>
                <w:rFonts w:eastAsia="Times New Roman" w:cs="Arial"/>
                <w:color w:val="000000"/>
                <w:sz w:val="18"/>
                <w:szCs w:val="18"/>
              </w:rPr>
              <w:pPrChange w:id="20972" w:author="Rachel Shipsey" w:date="2025-06-23T15:41:00Z">
                <w:pPr>
                  <w:jc w:val="right"/>
                </w:pPr>
              </w:pPrChange>
            </w:pPr>
            <w:del w:id="20973"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7B3A8B" w14:textId="34AAD9C6" w:rsidR="008D4207" w:rsidRPr="002E5C79" w:rsidDel="008D26A9" w:rsidRDefault="008D4207">
            <w:pPr>
              <w:pStyle w:val="ListParagraph"/>
              <w:spacing w:after="0" w:line="276" w:lineRule="auto"/>
              <w:jc w:val="both"/>
              <w:rPr>
                <w:del w:id="20974" w:author="Rachel Shipsey" w:date="2025-06-23T15:21:00Z"/>
                <w:rFonts w:eastAsia="Times New Roman" w:cs="Arial"/>
                <w:color w:val="000000"/>
                <w:sz w:val="20"/>
                <w:szCs w:val="20"/>
              </w:rPr>
              <w:pPrChange w:id="20975" w:author="Rachel Shipsey" w:date="2025-06-23T15:41:00Z">
                <w:pPr>
                  <w:jc w:val="right"/>
                </w:pPr>
              </w:pPrChange>
            </w:pPr>
          </w:p>
        </w:tc>
      </w:tr>
      <w:tr w:rsidR="008D4207" w:rsidRPr="002E5C79" w:rsidDel="008D26A9" w14:paraId="68B6D753" w14:textId="2326119D" w:rsidTr="00D4265D">
        <w:trPr>
          <w:gridAfter w:val="1"/>
          <w:wAfter w:w="6" w:type="pct"/>
          <w:trHeight w:val="264"/>
          <w:del w:id="2097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B352C5" w14:textId="7FFA8F54" w:rsidR="008D4207" w:rsidRPr="002E5C79" w:rsidDel="008D26A9" w:rsidRDefault="008D4207">
            <w:pPr>
              <w:pStyle w:val="ListParagraph"/>
              <w:spacing w:after="0" w:line="276" w:lineRule="auto"/>
              <w:jc w:val="both"/>
              <w:rPr>
                <w:del w:id="20977" w:author="Rachel Shipsey" w:date="2025-06-23T15:21:00Z"/>
                <w:rFonts w:eastAsia="Times New Roman" w:cs="Arial"/>
                <w:color w:val="000000"/>
                <w:sz w:val="18"/>
                <w:szCs w:val="18"/>
              </w:rPr>
              <w:pPrChange w:id="20978" w:author="Rachel Shipsey" w:date="2025-06-23T15:41:00Z">
                <w:pPr>
                  <w:jc w:val="right"/>
                </w:pPr>
              </w:pPrChange>
            </w:pPr>
            <w:del w:id="20979" w:author="Rachel Shipsey" w:date="2025-06-23T15:21:00Z">
              <w:r w:rsidRPr="002E5C79" w:rsidDel="008D26A9">
                <w:rPr>
                  <w:rFonts w:eastAsia="Times New Roman" w:cs="Arial"/>
                  <w:color w:val="000000"/>
                  <w:sz w:val="18"/>
                  <w:szCs w:val="18"/>
                </w:rPr>
                <w:delText>10</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27B4188" w14:textId="69FC3308" w:rsidR="008D4207" w:rsidRPr="002E5C79" w:rsidDel="008D26A9" w:rsidRDefault="008D4207">
            <w:pPr>
              <w:pStyle w:val="ListParagraph"/>
              <w:spacing w:after="0" w:line="276" w:lineRule="auto"/>
              <w:jc w:val="both"/>
              <w:rPr>
                <w:del w:id="20980" w:author="Rachel Shipsey" w:date="2025-06-23T15:21:00Z"/>
                <w:rFonts w:eastAsia="Times New Roman" w:cs="Arial"/>
                <w:b/>
                <w:bCs/>
                <w:color w:val="000000"/>
                <w:sz w:val="18"/>
                <w:szCs w:val="18"/>
              </w:rPr>
              <w:pPrChange w:id="20981" w:author="Rachel Shipsey" w:date="2025-06-23T15:41:00Z">
                <w:pPr/>
              </w:pPrChange>
            </w:pPr>
            <w:del w:id="20982" w:author="Rachel Shipsey" w:date="2025-06-23T15:21:00Z">
              <w:r w:rsidRPr="002E5C79" w:rsidDel="008D26A9">
                <w:rPr>
                  <w:rFonts w:eastAsia="Times New Roman" w:cs="Arial"/>
                  <w:b/>
                  <w:bCs/>
                  <w:color w:val="000000"/>
                  <w:sz w:val="18"/>
                  <w:szCs w:val="18"/>
                </w:rPr>
                <w:delText>Data Analysis and Report Writing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8DE2CF" w14:textId="0B3EA8F4" w:rsidR="008D4207" w:rsidRPr="002E5C79" w:rsidDel="008D26A9" w:rsidRDefault="008D4207">
            <w:pPr>
              <w:pStyle w:val="ListParagraph"/>
              <w:spacing w:after="0" w:line="276" w:lineRule="auto"/>
              <w:jc w:val="both"/>
              <w:rPr>
                <w:del w:id="20983" w:author="Rachel Shipsey" w:date="2025-06-23T15:21:00Z"/>
                <w:rFonts w:eastAsia="Times New Roman" w:cs="Arial"/>
                <w:b/>
                <w:bCs/>
                <w:color w:val="000000"/>
                <w:sz w:val="18"/>
                <w:szCs w:val="18"/>
              </w:rPr>
              <w:pPrChange w:id="20984"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430853" w14:textId="7DE45375" w:rsidR="008D4207" w:rsidRPr="002E5C79" w:rsidDel="008D26A9" w:rsidRDefault="008D4207">
            <w:pPr>
              <w:pStyle w:val="ListParagraph"/>
              <w:spacing w:after="0" w:line="276" w:lineRule="auto"/>
              <w:jc w:val="both"/>
              <w:rPr>
                <w:del w:id="20985" w:author="Rachel Shipsey" w:date="2025-06-23T15:21:00Z"/>
                <w:rFonts w:eastAsia="Times New Roman" w:cs="Arial"/>
                <w:sz w:val="18"/>
                <w:szCs w:val="18"/>
              </w:rPr>
              <w:pPrChange w:id="20986"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603C33" w14:textId="519CFFB6" w:rsidR="008D4207" w:rsidRPr="002E5C79" w:rsidDel="008D26A9" w:rsidRDefault="008D4207">
            <w:pPr>
              <w:pStyle w:val="ListParagraph"/>
              <w:spacing w:after="0" w:line="276" w:lineRule="auto"/>
              <w:jc w:val="both"/>
              <w:rPr>
                <w:del w:id="20987" w:author="Rachel Shipsey" w:date="2025-06-23T15:21:00Z"/>
                <w:rFonts w:eastAsia="Times New Roman" w:cs="Arial"/>
                <w:color w:val="000000"/>
                <w:sz w:val="18"/>
                <w:szCs w:val="18"/>
              </w:rPr>
              <w:pPrChange w:id="20988" w:author="Rachel Shipsey" w:date="2025-06-23T15:41:00Z">
                <w:pPr/>
              </w:pPrChange>
            </w:pPr>
            <w:del w:id="20989"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F25515" w14:textId="2EA8F75A" w:rsidR="008D4207" w:rsidRPr="002E5C79" w:rsidDel="008D26A9" w:rsidRDefault="008D4207">
            <w:pPr>
              <w:pStyle w:val="ListParagraph"/>
              <w:spacing w:after="0" w:line="276" w:lineRule="auto"/>
              <w:jc w:val="both"/>
              <w:rPr>
                <w:del w:id="20990" w:author="Rachel Shipsey" w:date="2025-06-23T15:21:00Z"/>
                <w:rFonts w:eastAsia="Times New Roman" w:cs="Arial"/>
                <w:color w:val="000000"/>
                <w:sz w:val="20"/>
                <w:szCs w:val="20"/>
              </w:rPr>
              <w:pPrChange w:id="20991" w:author="Rachel Shipsey" w:date="2025-06-23T15:41:00Z">
                <w:pPr/>
              </w:pPrChange>
            </w:pPr>
            <w:del w:id="20992" w:author="Rachel Shipsey" w:date="2025-06-23T15:21:00Z">
              <w:r w:rsidRPr="00F84E7F" w:rsidDel="008D26A9">
                <w:rPr>
                  <w:rFonts w:eastAsia="Times New Roman" w:cs="Arial"/>
                  <w:color w:val="000000"/>
                  <w:sz w:val="16"/>
                  <w:szCs w:val="16"/>
                </w:rPr>
                <w:delText>0.9</w:delText>
              </w:r>
            </w:del>
          </w:p>
        </w:tc>
      </w:tr>
      <w:tr w:rsidR="008D4207" w:rsidRPr="002E5C79" w:rsidDel="008D26A9" w14:paraId="0519BD46" w14:textId="60FC3544" w:rsidTr="00D4265D">
        <w:trPr>
          <w:gridAfter w:val="1"/>
          <w:wAfter w:w="6" w:type="pct"/>
          <w:trHeight w:val="444"/>
          <w:del w:id="2099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6F7D0B" w14:textId="3A27E055" w:rsidR="008D4207" w:rsidRPr="002E5C79" w:rsidDel="008D26A9" w:rsidRDefault="008D4207">
            <w:pPr>
              <w:pStyle w:val="ListParagraph"/>
              <w:spacing w:after="0" w:line="276" w:lineRule="auto"/>
              <w:jc w:val="both"/>
              <w:rPr>
                <w:del w:id="20994" w:author="Rachel Shipsey" w:date="2025-06-23T15:21:00Z"/>
                <w:rFonts w:eastAsia="Times New Roman" w:cs="Arial"/>
                <w:color w:val="000000"/>
                <w:sz w:val="18"/>
                <w:szCs w:val="18"/>
              </w:rPr>
              <w:pPrChange w:id="20995" w:author="Rachel Shipsey" w:date="2025-06-23T15:41:00Z">
                <w:pPr/>
              </w:pPrChange>
            </w:pPr>
            <w:del w:id="20996"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1CEC6E" w14:textId="77B795E9" w:rsidR="008D4207" w:rsidRPr="002E5C79" w:rsidDel="008D26A9" w:rsidRDefault="008D4207">
            <w:pPr>
              <w:pStyle w:val="ListParagraph"/>
              <w:spacing w:after="0" w:line="276" w:lineRule="auto"/>
              <w:jc w:val="both"/>
              <w:rPr>
                <w:del w:id="20997" w:author="Rachel Shipsey" w:date="2025-06-23T15:21:00Z"/>
                <w:rFonts w:eastAsia="Times New Roman" w:cs="Arial"/>
                <w:color w:val="000000"/>
                <w:sz w:val="18"/>
                <w:szCs w:val="18"/>
              </w:rPr>
              <w:pPrChange w:id="20998" w:author="Rachel Shipsey" w:date="2025-06-23T15:41:00Z">
                <w:pPr>
                  <w:ind w:left="328"/>
                </w:pPr>
              </w:pPrChange>
            </w:pPr>
            <w:del w:id="20999" w:author="Rachel Shipsey" w:date="2025-06-23T15:21:00Z">
              <w:r w:rsidRPr="002E5C79" w:rsidDel="008D26A9">
                <w:rPr>
                  <w:rFonts w:eastAsia="Times New Roman" w:cs="Arial"/>
                  <w:color w:val="000000"/>
                  <w:sz w:val="18"/>
                  <w:szCs w:val="18"/>
                </w:rPr>
                <w:delText xml:space="preserve">Debriefing meeting and review of District Technical Officers reports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A72535" w14:textId="58FF0FBE" w:rsidR="008D4207" w:rsidRPr="002E5C79" w:rsidDel="008D26A9" w:rsidRDefault="008D4207">
            <w:pPr>
              <w:pStyle w:val="ListParagraph"/>
              <w:spacing w:after="0" w:line="276" w:lineRule="auto"/>
              <w:jc w:val="both"/>
              <w:rPr>
                <w:del w:id="21000" w:author="Rachel Shipsey" w:date="2025-06-23T15:21:00Z"/>
                <w:rFonts w:eastAsia="Times New Roman" w:cs="Arial"/>
                <w:color w:val="000000"/>
                <w:sz w:val="18"/>
                <w:szCs w:val="18"/>
              </w:rPr>
              <w:pPrChange w:id="21001"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4B35A7" w14:textId="4C0BCEDA" w:rsidR="008D4207" w:rsidRPr="002E5C79" w:rsidDel="008D26A9" w:rsidRDefault="008D4207">
            <w:pPr>
              <w:pStyle w:val="ListParagraph"/>
              <w:spacing w:after="0" w:line="276" w:lineRule="auto"/>
              <w:jc w:val="both"/>
              <w:rPr>
                <w:del w:id="21002" w:author="Rachel Shipsey" w:date="2025-06-23T15:21:00Z"/>
                <w:rFonts w:eastAsia="Times New Roman" w:cs="Arial"/>
                <w:sz w:val="18"/>
                <w:szCs w:val="18"/>
              </w:rPr>
              <w:pPrChange w:id="2100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BD36A2" w14:textId="5E0BB345" w:rsidR="008D4207" w:rsidRPr="002E5C79" w:rsidDel="008D26A9" w:rsidRDefault="008D4207">
            <w:pPr>
              <w:pStyle w:val="ListParagraph"/>
              <w:spacing w:after="0" w:line="276" w:lineRule="auto"/>
              <w:jc w:val="both"/>
              <w:rPr>
                <w:del w:id="21004" w:author="Rachel Shipsey" w:date="2025-06-23T15:21:00Z"/>
                <w:rFonts w:eastAsia="Times New Roman" w:cs="Arial"/>
                <w:color w:val="000000"/>
                <w:sz w:val="18"/>
                <w:szCs w:val="18"/>
              </w:rPr>
              <w:pPrChange w:id="21005" w:author="Rachel Shipsey" w:date="2025-06-23T15:41:00Z">
                <w:pPr>
                  <w:jc w:val="right"/>
                </w:pPr>
              </w:pPrChange>
            </w:pPr>
            <w:del w:id="21006"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E5AC90" w14:textId="70149745" w:rsidR="008D4207" w:rsidRPr="002E5C79" w:rsidDel="008D26A9" w:rsidRDefault="008D4207">
            <w:pPr>
              <w:pStyle w:val="ListParagraph"/>
              <w:spacing w:after="0" w:line="276" w:lineRule="auto"/>
              <w:jc w:val="both"/>
              <w:rPr>
                <w:del w:id="21007" w:author="Rachel Shipsey" w:date="2025-06-23T15:21:00Z"/>
                <w:rFonts w:eastAsia="Times New Roman" w:cs="Arial"/>
                <w:color w:val="000000"/>
                <w:sz w:val="20"/>
                <w:szCs w:val="20"/>
              </w:rPr>
              <w:pPrChange w:id="21008" w:author="Rachel Shipsey" w:date="2025-06-23T15:41:00Z">
                <w:pPr>
                  <w:jc w:val="right"/>
                </w:pPr>
              </w:pPrChange>
            </w:pPr>
            <w:del w:id="21009" w:author="Rachel Shipsey" w:date="2025-06-23T15:21:00Z">
              <w:r w:rsidRPr="00F84E7F" w:rsidDel="008D26A9">
                <w:rPr>
                  <w:rFonts w:eastAsia="Times New Roman" w:cs="Arial"/>
                  <w:color w:val="000000"/>
                  <w:sz w:val="16"/>
                  <w:szCs w:val="16"/>
                </w:rPr>
                <w:delText>0.9</w:delText>
              </w:r>
            </w:del>
          </w:p>
        </w:tc>
      </w:tr>
      <w:tr w:rsidR="008D4207" w:rsidRPr="002E5C79" w:rsidDel="008D26A9" w14:paraId="037140E6" w14:textId="5317AEA9" w:rsidTr="00D4265D">
        <w:trPr>
          <w:gridAfter w:val="1"/>
          <w:wAfter w:w="6" w:type="pct"/>
          <w:trHeight w:val="264"/>
          <w:del w:id="2101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7ED94E" w14:textId="45E2F9F9" w:rsidR="008D4207" w:rsidRPr="002E5C79" w:rsidDel="008D26A9" w:rsidRDefault="008D4207">
            <w:pPr>
              <w:pStyle w:val="ListParagraph"/>
              <w:spacing w:after="0" w:line="276" w:lineRule="auto"/>
              <w:jc w:val="both"/>
              <w:rPr>
                <w:del w:id="21011" w:author="Rachel Shipsey" w:date="2025-06-23T15:21:00Z"/>
                <w:rFonts w:eastAsia="Times New Roman" w:cs="Arial"/>
                <w:color w:val="000000"/>
                <w:sz w:val="18"/>
                <w:szCs w:val="18"/>
              </w:rPr>
              <w:pPrChange w:id="21012" w:author="Rachel Shipsey" w:date="2025-06-23T15:41:00Z">
                <w:pPr/>
              </w:pPrChange>
            </w:pPr>
            <w:del w:id="2101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636BFC" w14:textId="2738F10A" w:rsidR="008D4207" w:rsidRPr="002E5C79" w:rsidDel="008D26A9" w:rsidRDefault="008D4207">
            <w:pPr>
              <w:pStyle w:val="ListParagraph"/>
              <w:spacing w:after="0" w:line="276" w:lineRule="auto"/>
              <w:jc w:val="both"/>
              <w:rPr>
                <w:del w:id="21014" w:author="Rachel Shipsey" w:date="2025-06-23T15:21:00Z"/>
                <w:rFonts w:eastAsia="Times New Roman" w:cs="Arial"/>
                <w:color w:val="000000"/>
                <w:sz w:val="18"/>
                <w:szCs w:val="18"/>
              </w:rPr>
              <w:pPrChange w:id="21015" w:author="Rachel Shipsey" w:date="2025-06-23T15:41:00Z">
                <w:pPr>
                  <w:ind w:firstLineChars="200" w:firstLine="360"/>
                </w:pPr>
              </w:pPrChange>
            </w:pPr>
            <w:del w:id="21016" w:author="Rachel Shipsey" w:date="2025-06-23T15:21:00Z">
              <w:r w:rsidRPr="002E5C79" w:rsidDel="008D26A9">
                <w:rPr>
                  <w:rFonts w:eastAsia="Times New Roman" w:cs="Arial"/>
                  <w:color w:val="000000"/>
                  <w:sz w:val="18"/>
                  <w:szCs w:val="18"/>
                </w:rPr>
                <w:delText>Analysis and evaluation of the Pilot census with a report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329CE8" w14:textId="5E5DE120" w:rsidR="008D4207" w:rsidRPr="002E5C79" w:rsidDel="008D26A9" w:rsidRDefault="008D4207">
            <w:pPr>
              <w:pStyle w:val="ListParagraph"/>
              <w:spacing w:after="0" w:line="276" w:lineRule="auto"/>
              <w:jc w:val="both"/>
              <w:rPr>
                <w:del w:id="21017" w:author="Rachel Shipsey" w:date="2025-06-23T15:21:00Z"/>
                <w:rFonts w:eastAsia="Times New Roman" w:cs="Arial"/>
                <w:color w:val="000000"/>
                <w:sz w:val="18"/>
                <w:szCs w:val="18"/>
              </w:rPr>
              <w:pPrChange w:id="21018" w:author="Rachel Shipsey" w:date="2025-06-23T15:41:00Z">
                <w:pPr>
                  <w:ind w:firstLineChars="200" w:firstLine="320"/>
                </w:pPr>
              </w:pPrChange>
            </w:pPr>
            <w:del w:id="21019" w:author="Rachel Shipsey" w:date="2025-06-23T15:21:00Z">
              <w:r w:rsidRPr="00CA009C" w:rsidDel="008D26A9">
                <w:rPr>
                  <w:rFonts w:eastAsia="Times New Roman" w:cs="Arial"/>
                  <w:color w:val="000000"/>
                  <w:sz w:val="16"/>
                  <w:szCs w:val="16"/>
                </w:rPr>
                <w:delText>Revised questionnaire</w:delText>
              </w:r>
              <w:r w:rsidDel="008D26A9">
                <w:rPr>
                  <w:rFonts w:eastAsia="Times New Roman" w:cs="Arial"/>
                  <w:color w:val="000000"/>
                  <w:sz w:val="16"/>
                  <w:szCs w:val="16"/>
                </w:rPr>
                <w:delText>, Apps</w:delText>
              </w:r>
              <w:r w:rsidRPr="00CA009C" w:rsidDel="008D26A9">
                <w:rPr>
                  <w:rFonts w:eastAsia="Times New Roman" w:cs="Arial"/>
                  <w:color w:val="000000"/>
                  <w:sz w:val="16"/>
                  <w:szCs w:val="16"/>
                </w:rPr>
                <w:delText xml:space="preserve"> &amp; manuals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BA3B83" w14:textId="545F8655" w:rsidR="008D4207" w:rsidRPr="002E5C79" w:rsidDel="008D26A9" w:rsidRDefault="008D4207">
            <w:pPr>
              <w:pStyle w:val="ListParagraph"/>
              <w:spacing w:after="0" w:line="276" w:lineRule="auto"/>
              <w:jc w:val="both"/>
              <w:rPr>
                <w:del w:id="21020" w:author="Rachel Shipsey" w:date="2025-06-23T15:21:00Z"/>
                <w:rFonts w:eastAsia="Times New Roman" w:cs="Arial"/>
                <w:sz w:val="18"/>
                <w:szCs w:val="18"/>
              </w:rPr>
              <w:pPrChange w:id="21021" w:author="Rachel Shipsey" w:date="2025-06-23T15:41:00Z">
                <w:pPr/>
              </w:pPrChange>
            </w:pPr>
            <w:del w:id="21022" w:author="Rachel Shipsey" w:date="2025-06-23T15:21:00Z">
              <w:r w:rsidRPr="00AF69AC"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24CEAA" w14:textId="0185F76A" w:rsidR="008D4207" w:rsidRPr="002E5C79" w:rsidDel="008D26A9" w:rsidRDefault="008D4207">
            <w:pPr>
              <w:pStyle w:val="ListParagraph"/>
              <w:spacing w:after="0" w:line="276" w:lineRule="auto"/>
              <w:jc w:val="both"/>
              <w:rPr>
                <w:del w:id="21023" w:author="Rachel Shipsey" w:date="2025-06-23T15:21:00Z"/>
                <w:rFonts w:eastAsia="Times New Roman" w:cs="Arial"/>
                <w:color w:val="000000"/>
                <w:sz w:val="18"/>
                <w:szCs w:val="18"/>
              </w:rPr>
              <w:pPrChange w:id="21024" w:author="Rachel Shipsey" w:date="2025-06-23T15:41:00Z">
                <w:pPr>
                  <w:jc w:val="right"/>
                </w:pPr>
              </w:pPrChange>
            </w:pPr>
            <w:del w:id="21025"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0193E21" w14:textId="125146D9" w:rsidR="008D4207" w:rsidRPr="002E5C79" w:rsidDel="008D26A9" w:rsidRDefault="008D4207">
            <w:pPr>
              <w:pStyle w:val="ListParagraph"/>
              <w:spacing w:after="0" w:line="276" w:lineRule="auto"/>
              <w:jc w:val="both"/>
              <w:rPr>
                <w:del w:id="21026" w:author="Rachel Shipsey" w:date="2025-06-23T15:21:00Z"/>
                <w:rFonts w:eastAsia="Times New Roman" w:cs="Arial"/>
                <w:color w:val="000000"/>
                <w:sz w:val="20"/>
                <w:szCs w:val="20"/>
              </w:rPr>
              <w:pPrChange w:id="21027" w:author="Rachel Shipsey" w:date="2025-06-23T15:41:00Z">
                <w:pPr>
                  <w:jc w:val="right"/>
                </w:pPr>
              </w:pPrChange>
            </w:pPr>
            <w:del w:id="21028" w:author="Rachel Shipsey" w:date="2025-06-23T15:21:00Z">
              <w:r w:rsidRPr="00F84E7F" w:rsidDel="008D26A9">
                <w:rPr>
                  <w:rFonts w:eastAsia="Times New Roman" w:cs="Arial"/>
                  <w:color w:val="000000"/>
                  <w:sz w:val="16"/>
                  <w:szCs w:val="16"/>
                </w:rPr>
                <w:delText>0.9</w:delText>
              </w:r>
            </w:del>
          </w:p>
        </w:tc>
      </w:tr>
      <w:tr w:rsidR="008D4207" w:rsidRPr="002E5C79" w:rsidDel="008D26A9" w14:paraId="141AA5C0" w14:textId="749966E5" w:rsidTr="00D4265D">
        <w:trPr>
          <w:gridAfter w:val="1"/>
          <w:wAfter w:w="6" w:type="pct"/>
          <w:trHeight w:val="264"/>
          <w:del w:id="2102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D360EB" w14:textId="30CA92AD" w:rsidR="008D4207" w:rsidRPr="002E5C79" w:rsidDel="008D26A9" w:rsidRDefault="008D4207">
            <w:pPr>
              <w:pStyle w:val="ListParagraph"/>
              <w:spacing w:after="0" w:line="276" w:lineRule="auto"/>
              <w:jc w:val="both"/>
              <w:rPr>
                <w:del w:id="21030" w:author="Rachel Shipsey" w:date="2025-06-23T15:21:00Z"/>
                <w:rFonts w:eastAsia="Times New Roman" w:cs="Arial"/>
                <w:color w:val="000000"/>
                <w:sz w:val="18"/>
                <w:szCs w:val="18"/>
              </w:rPr>
              <w:pPrChange w:id="21031" w:author="Rachel Shipsey" w:date="2025-06-23T15:41:00Z">
                <w:pPr>
                  <w:jc w:val="right"/>
                </w:pPr>
              </w:pPrChange>
            </w:pPr>
            <w:del w:id="21032" w:author="Rachel Shipsey" w:date="2025-06-23T15:21:00Z">
              <w:r w:rsidRPr="002E5C79" w:rsidDel="008D26A9">
                <w:rPr>
                  <w:rFonts w:eastAsia="Times New Roman" w:cs="Arial"/>
                  <w:color w:val="000000"/>
                  <w:sz w:val="18"/>
                  <w:szCs w:val="18"/>
                </w:rPr>
                <w:delText>11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39D50A" w14:textId="07F8EC1D" w:rsidR="008D4207" w:rsidRPr="002E5C79" w:rsidDel="008D26A9" w:rsidRDefault="008D4207">
            <w:pPr>
              <w:pStyle w:val="ListParagraph"/>
              <w:spacing w:after="0" w:line="276" w:lineRule="auto"/>
              <w:jc w:val="both"/>
              <w:rPr>
                <w:del w:id="21033" w:author="Rachel Shipsey" w:date="2025-06-23T15:21:00Z"/>
                <w:rFonts w:eastAsia="Times New Roman" w:cs="Arial"/>
                <w:b/>
                <w:bCs/>
                <w:color w:val="000000"/>
                <w:sz w:val="18"/>
                <w:szCs w:val="18"/>
              </w:rPr>
              <w:pPrChange w:id="21034" w:author="Rachel Shipsey" w:date="2025-06-23T15:41:00Z">
                <w:pPr/>
              </w:pPrChange>
            </w:pPr>
            <w:del w:id="21035" w:author="Rachel Shipsey" w:date="2025-06-23T15:21:00Z">
              <w:r w:rsidRPr="7B4121B4" w:rsidDel="008D26A9">
                <w:rPr>
                  <w:rFonts w:eastAsia="Times New Roman" w:cs="Arial"/>
                  <w:b/>
                  <w:bCs/>
                  <w:color w:val="000000" w:themeColor="text1"/>
                  <w:sz w:val="18"/>
                  <w:szCs w:val="18"/>
                </w:rPr>
                <w:delText>Update of census questionnaire &amp; other operations based on findings from Pilot Census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AEA6EA" w14:textId="7386BB92" w:rsidR="008D4207" w:rsidRPr="002E5C79" w:rsidDel="008D26A9" w:rsidRDefault="008D4207">
            <w:pPr>
              <w:pStyle w:val="ListParagraph"/>
              <w:spacing w:after="0" w:line="276" w:lineRule="auto"/>
              <w:jc w:val="both"/>
              <w:rPr>
                <w:del w:id="21036" w:author="Rachel Shipsey" w:date="2025-06-23T15:21:00Z"/>
                <w:rFonts w:eastAsia="Times New Roman" w:cs="Arial"/>
                <w:b/>
                <w:bCs/>
                <w:color w:val="000000"/>
                <w:sz w:val="18"/>
                <w:szCs w:val="18"/>
              </w:rPr>
              <w:pPrChange w:id="21037"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464762" w14:textId="12D6C23C" w:rsidR="008D4207" w:rsidRPr="002E5C79" w:rsidDel="008D26A9" w:rsidRDefault="008D4207">
            <w:pPr>
              <w:pStyle w:val="ListParagraph"/>
              <w:spacing w:after="0" w:line="276" w:lineRule="auto"/>
              <w:jc w:val="both"/>
              <w:rPr>
                <w:del w:id="21038" w:author="Rachel Shipsey" w:date="2025-06-23T15:21:00Z"/>
                <w:rFonts w:eastAsia="Times New Roman" w:cs="Arial"/>
                <w:sz w:val="18"/>
                <w:szCs w:val="18"/>
              </w:rPr>
              <w:pPrChange w:id="21039"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A5A72D" w14:textId="3F0E7A00" w:rsidR="008D4207" w:rsidRPr="002E5C79" w:rsidDel="008D26A9" w:rsidRDefault="008D4207">
            <w:pPr>
              <w:pStyle w:val="ListParagraph"/>
              <w:spacing w:after="0" w:line="276" w:lineRule="auto"/>
              <w:jc w:val="both"/>
              <w:rPr>
                <w:del w:id="21040" w:author="Rachel Shipsey" w:date="2025-06-23T15:21:00Z"/>
                <w:rFonts w:eastAsia="Times New Roman" w:cs="Arial"/>
                <w:color w:val="000000"/>
                <w:sz w:val="18"/>
                <w:szCs w:val="18"/>
              </w:rPr>
              <w:pPrChange w:id="21041" w:author="Rachel Shipsey" w:date="2025-06-23T15:41:00Z">
                <w:pPr>
                  <w:jc w:val="right"/>
                </w:pPr>
              </w:pPrChange>
            </w:pPr>
            <w:del w:id="21042"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0B3C71" w14:textId="0EBFF151" w:rsidR="008D4207" w:rsidRPr="002E5C79" w:rsidDel="008D26A9" w:rsidRDefault="008D4207">
            <w:pPr>
              <w:pStyle w:val="ListParagraph"/>
              <w:spacing w:after="0" w:line="276" w:lineRule="auto"/>
              <w:jc w:val="both"/>
              <w:rPr>
                <w:del w:id="21043" w:author="Rachel Shipsey" w:date="2025-06-23T15:21:00Z"/>
                <w:rFonts w:eastAsia="Times New Roman" w:cs="Arial"/>
                <w:color w:val="000000"/>
                <w:sz w:val="20"/>
                <w:szCs w:val="20"/>
              </w:rPr>
              <w:pPrChange w:id="21044" w:author="Rachel Shipsey" w:date="2025-06-23T15:41:00Z">
                <w:pPr>
                  <w:jc w:val="right"/>
                </w:pPr>
              </w:pPrChange>
            </w:pPr>
            <w:del w:id="21045" w:author="Rachel Shipsey" w:date="2025-06-23T15:21:00Z">
              <w:r w:rsidRPr="00F84E7F" w:rsidDel="008D26A9">
                <w:rPr>
                  <w:rFonts w:eastAsia="Times New Roman" w:cs="Arial"/>
                  <w:color w:val="000000"/>
                  <w:sz w:val="16"/>
                  <w:szCs w:val="16"/>
                </w:rPr>
                <w:delText>0.8</w:delText>
              </w:r>
            </w:del>
          </w:p>
        </w:tc>
      </w:tr>
      <w:tr w:rsidR="008D4207" w:rsidRPr="002E5C79" w:rsidDel="008D26A9" w14:paraId="23CD2EEB" w14:textId="65A550AC" w:rsidTr="00D4265D">
        <w:trPr>
          <w:gridAfter w:val="1"/>
          <w:wAfter w:w="6" w:type="pct"/>
          <w:trHeight w:val="264"/>
          <w:del w:id="2104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558366" w14:textId="685F1405" w:rsidR="008D4207" w:rsidRPr="002E5C79" w:rsidDel="008D26A9" w:rsidRDefault="008D4207">
            <w:pPr>
              <w:pStyle w:val="ListParagraph"/>
              <w:spacing w:after="0" w:line="276" w:lineRule="auto"/>
              <w:jc w:val="both"/>
              <w:rPr>
                <w:del w:id="21047" w:author="Rachel Shipsey" w:date="2025-06-23T15:21:00Z"/>
                <w:rFonts w:eastAsia="Times New Roman" w:cs="Arial"/>
                <w:color w:val="000000"/>
                <w:sz w:val="18"/>
                <w:szCs w:val="18"/>
              </w:rPr>
              <w:pPrChange w:id="21048" w:author="Rachel Shipsey" w:date="2025-06-23T15:41:00Z">
                <w:pPr>
                  <w:jc w:val="right"/>
                </w:pPr>
              </w:pPrChange>
            </w:pPr>
            <w:del w:id="21049" w:author="Rachel Shipsey" w:date="2025-06-23T15:21:00Z">
              <w:r w:rsidRPr="002E5C79" w:rsidDel="008D26A9">
                <w:rPr>
                  <w:rFonts w:eastAsia="Times New Roman" w:cs="Arial"/>
                  <w:color w:val="000000"/>
                  <w:sz w:val="18"/>
                  <w:szCs w:val="18"/>
                </w:rPr>
                <w:delText>12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9ED94A" w14:textId="06CF49D5" w:rsidR="008D4207" w:rsidRPr="002E5C79" w:rsidDel="008D26A9" w:rsidRDefault="008D4207">
            <w:pPr>
              <w:pStyle w:val="ListParagraph"/>
              <w:spacing w:after="0" w:line="276" w:lineRule="auto"/>
              <w:jc w:val="both"/>
              <w:rPr>
                <w:del w:id="21050" w:author="Rachel Shipsey" w:date="2025-06-23T15:21:00Z"/>
                <w:rFonts w:eastAsia="Times New Roman" w:cs="Arial"/>
                <w:b/>
                <w:bCs/>
                <w:color w:val="000000"/>
                <w:sz w:val="18"/>
                <w:szCs w:val="18"/>
              </w:rPr>
              <w:pPrChange w:id="21051" w:author="Rachel Shipsey" w:date="2025-06-23T15:41:00Z">
                <w:pPr/>
              </w:pPrChange>
            </w:pPr>
            <w:del w:id="21052" w:author="Rachel Shipsey" w:date="2025-06-23T15:21:00Z">
              <w:r w:rsidRPr="002E5C79" w:rsidDel="008D26A9">
                <w:rPr>
                  <w:rFonts w:eastAsia="Times New Roman" w:cs="Arial"/>
                  <w:b/>
                  <w:bCs/>
                  <w:color w:val="000000"/>
                  <w:sz w:val="18"/>
                  <w:szCs w:val="18"/>
                </w:rPr>
                <w:delText xml:space="preserve">Submission of Questionnaire to Cabinet for approval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02C1AD" w14:textId="59502A86" w:rsidR="008D4207" w:rsidRPr="002E5C79" w:rsidDel="008D26A9" w:rsidRDefault="008D4207">
            <w:pPr>
              <w:pStyle w:val="ListParagraph"/>
              <w:spacing w:after="0" w:line="276" w:lineRule="auto"/>
              <w:jc w:val="both"/>
              <w:rPr>
                <w:del w:id="21053" w:author="Rachel Shipsey" w:date="2025-06-23T15:21:00Z"/>
                <w:rFonts w:eastAsia="Times New Roman" w:cs="Arial"/>
                <w:b/>
                <w:bCs/>
                <w:color w:val="000000"/>
                <w:sz w:val="18"/>
                <w:szCs w:val="18"/>
              </w:rPr>
              <w:pPrChange w:id="21054"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CCE2DC" w14:textId="737C2EB8" w:rsidR="008D4207" w:rsidRPr="002E5C79" w:rsidDel="008D26A9" w:rsidRDefault="008D4207">
            <w:pPr>
              <w:pStyle w:val="ListParagraph"/>
              <w:spacing w:after="0" w:line="276" w:lineRule="auto"/>
              <w:jc w:val="both"/>
              <w:rPr>
                <w:del w:id="21055" w:author="Rachel Shipsey" w:date="2025-06-23T15:21:00Z"/>
                <w:rFonts w:eastAsia="Times New Roman" w:cs="Arial"/>
                <w:sz w:val="18"/>
                <w:szCs w:val="18"/>
              </w:rPr>
              <w:pPrChange w:id="21056"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DA9BAE" w14:textId="27C9E913" w:rsidR="008D4207" w:rsidRPr="002E5C79" w:rsidDel="008D26A9" w:rsidRDefault="008D4207">
            <w:pPr>
              <w:pStyle w:val="ListParagraph"/>
              <w:spacing w:after="0" w:line="276" w:lineRule="auto"/>
              <w:jc w:val="both"/>
              <w:rPr>
                <w:del w:id="21057" w:author="Rachel Shipsey" w:date="2025-06-23T15:21:00Z"/>
                <w:rFonts w:eastAsia="Times New Roman" w:cs="Arial"/>
                <w:color w:val="000000"/>
                <w:sz w:val="18"/>
                <w:szCs w:val="18"/>
              </w:rPr>
              <w:pPrChange w:id="21058" w:author="Rachel Shipsey" w:date="2025-06-23T15:41:00Z">
                <w:pPr>
                  <w:jc w:val="right"/>
                </w:pPr>
              </w:pPrChange>
            </w:pPr>
            <w:del w:id="21059"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932A5E" w14:textId="68D8F113" w:rsidR="008D4207" w:rsidRPr="002E5C79" w:rsidDel="008D26A9" w:rsidRDefault="008D4207">
            <w:pPr>
              <w:pStyle w:val="ListParagraph"/>
              <w:spacing w:after="0" w:line="276" w:lineRule="auto"/>
              <w:jc w:val="both"/>
              <w:rPr>
                <w:del w:id="21060" w:author="Rachel Shipsey" w:date="2025-06-23T15:21:00Z"/>
                <w:rFonts w:eastAsia="Times New Roman" w:cs="Arial"/>
                <w:color w:val="000000"/>
                <w:sz w:val="20"/>
                <w:szCs w:val="20"/>
              </w:rPr>
              <w:pPrChange w:id="21061" w:author="Rachel Shipsey" w:date="2025-06-23T15:41:00Z">
                <w:pPr>
                  <w:jc w:val="right"/>
                </w:pPr>
              </w:pPrChange>
            </w:pPr>
            <w:del w:id="21062" w:author="Rachel Shipsey" w:date="2025-06-23T15:21:00Z">
              <w:r w:rsidRPr="00F84E7F" w:rsidDel="008D26A9">
                <w:rPr>
                  <w:rFonts w:eastAsia="Times New Roman" w:cs="Arial"/>
                  <w:color w:val="000000"/>
                  <w:sz w:val="16"/>
                  <w:szCs w:val="16"/>
                </w:rPr>
                <w:delText>0.8</w:delText>
              </w:r>
            </w:del>
          </w:p>
        </w:tc>
      </w:tr>
      <w:tr w:rsidR="008D4207" w:rsidRPr="002E5C79" w:rsidDel="008D26A9" w14:paraId="2C4B7C01" w14:textId="21D28D97" w:rsidTr="00D4265D">
        <w:trPr>
          <w:gridAfter w:val="1"/>
          <w:wAfter w:w="6" w:type="pct"/>
          <w:trHeight w:val="264"/>
          <w:del w:id="2106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8DADE3" w14:textId="438E5A58" w:rsidR="008D4207" w:rsidRPr="002E5C79" w:rsidDel="008D26A9" w:rsidRDefault="008D4207">
            <w:pPr>
              <w:pStyle w:val="ListParagraph"/>
              <w:spacing w:after="0" w:line="276" w:lineRule="auto"/>
              <w:jc w:val="both"/>
              <w:rPr>
                <w:del w:id="21064" w:author="Rachel Shipsey" w:date="2025-06-23T15:21:00Z"/>
                <w:rFonts w:eastAsia="Times New Roman" w:cs="Arial"/>
                <w:color w:val="000000"/>
                <w:sz w:val="18"/>
                <w:szCs w:val="18"/>
              </w:rPr>
              <w:pPrChange w:id="21065" w:author="Rachel Shipsey" w:date="2025-06-23T15:41:00Z">
                <w:pPr>
                  <w:jc w:val="right"/>
                </w:pPr>
              </w:pPrChange>
            </w:pPr>
            <w:del w:id="21066" w:author="Rachel Shipsey" w:date="2025-06-23T15:21:00Z">
              <w:r w:rsidRPr="002E5C79" w:rsidDel="008D26A9">
                <w:rPr>
                  <w:rFonts w:eastAsia="Times New Roman" w:cs="Arial"/>
                  <w:color w:val="000000"/>
                  <w:sz w:val="18"/>
                  <w:szCs w:val="18"/>
                </w:rPr>
                <w:delText>13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54A001" w14:textId="19A0EC36" w:rsidR="008D4207" w:rsidRPr="002E5C79" w:rsidDel="008D26A9" w:rsidRDefault="008D4207">
            <w:pPr>
              <w:pStyle w:val="ListParagraph"/>
              <w:spacing w:after="0" w:line="276" w:lineRule="auto"/>
              <w:jc w:val="both"/>
              <w:rPr>
                <w:del w:id="21067" w:author="Rachel Shipsey" w:date="2025-06-23T15:21:00Z"/>
                <w:rFonts w:eastAsia="Times New Roman" w:cs="Arial"/>
                <w:b/>
                <w:bCs/>
                <w:color w:val="000000"/>
                <w:sz w:val="18"/>
                <w:szCs w:val="18"/>
              </w:rPr>
              <w:pPrChange w:id="21068" w:author="Rachel Shipsey" w:date="2025-06-23T15:41:00Z">
                <w:pPr/>
              </w:pPrChange>
            </w:pPr>
            <w:del w:id="21069" w:author="Rachel Shipsey" w:date="2025-06-23T15:21:00Z">
              <w:r w:rsidRPr="002E5C79" w:rsidDel="008D26A9">
                <w:rPr>
                  <w:rFonts w:eastAsia="Times New Roman" w:cs="Arial"/>
                  <w:b/>
                  <w:bCs/>
                  <w:color w:val="000000"/>
                  <w:sz w:val="18"/>
                  <w:szCs w:val="18"/>
                </w:rPr>
                <w:delText>Update of CAPI system based on findings from Pilot Census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8B053A" w14:textId="4D9290C2" w:rsidR="008D4207" w:rsidRPr="002E5C79" w:rsidDel="008D26A9" w:rsidRDefault="008D4207">
            <w:pPr>
              <w:pStyle w:val="ListParagraph"/>
              <w:spacing w:after="0" w:line="276" w:lineRule="auto"/>
              <w:jc w:val="both"/>
              <w:rPr>
                <w:del w:id="21070" w:author="Rachel Shipsey" w:date="2025-06-23T15:21:00Z"/>
                <w:rFonts w:eastAsia="Times New Roman" w:cs="Arial"/>
                <w:b/>
                <w:bCs/>
                <w:color w:val="000000"/>
                <w:sz w:val="18"/>
                <w:szCs w:val="18"/>
              </w:rPr>
              <w:pPrChange w:id="2107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546B1F" w14:textId="0AC844B6" w:rsidR="008D4207" w:rsidRPr="002E5C79" w:rsidDel="008D26A9" w:rsidRDefault="008D4207">
            <w:pPr>
              <w:pStyle w:val="ListParagraph"/>
              <w:spacing w:after="0" w:line="276" w:lineRule="auto"/>
              <w:jc w:val="both"/>
              <w:rPr>
                <w:del w:id="21072" w:author="Rachel Shipsey" w:date="2025-06-23T15:21:00Z"/>
                <w:rFonts w:eastAsia="Times New Roman" w:cs="Arial"/>
                <w:sz w:val="18"/>
                <w:szCs w:val="18"/>
              </w:rPr>
              <w:pPrChange w:id="2107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A0A4BF" w14:textId="75D10939" w:rsidR="008D4207" w:rsidRPr="002E5C79" w:rsidDel="008D26A9" w:rsidRDefault="008D4207">
            <w:pPr>
              <w:pStyle w:val="ListParagraph"/>
              <w:spacing w:after="0" w:line="276" w:lineRule="auto"/>
              <w:jc w:val="both"/>
              <w:rPr>
                <w:del w:id="21074" w:author="Rachel Shipsey" w:date="2025-06-23T15:21:00Z"/>
                <w:rFonts w:eastAsia="Times New Roman" w:cs="Arial"/>
                <w:color w:val="000000"/>
                <w:sz w:val="18"/>
                <w:szCs w:val="18"/>
              </w:rPr>
              <w:pPrChange w:id="21075" w:author="Rachel Shipsey" w:date="2025-06-23T15:41:00Z">
                <w:pPr>
                  <w:jc w:val="right"/>
                </w:pPr>
              </w:pPrChange>
            </w:pPr>
            <w:del w:id="21076"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DD0D14" w14:textId="2F105D28" w:rsidR="008D4207" w:rsidRPr="002E5C79" w:rsidDel="008D26A9" w:rsidRDefault="008D4207">
            <w:pPr>
              <w:pStyle w:val="ListParagraph"/>
              <w:spacing w:after="0" w:line="276" w:lineRule="auto"/>
              <w:jc w:val="both"/>
              <w:rPr>
                <w:del w:id="21077" w:author="Rachel Shipsey" w:date="2025-06-23T15:21:00Z"/>
                <w:rFonts w:eastAsia="Times New Roman" w:cs="Arial"/>
                <w:color w:val="000000"/>
                <w:sz w:val="20"/>
                <w:szCs w:val="20"/>
              </w:rPr>
              <w:pPrChange w:id="21078" w:author="Rachel Shipsey" w:date="2025-06-23T15:41:00Z">
                <w:pPr>
                  <w:jc w:val="right"/>
                </w:pPr>
              </w:pPrChange>
            </w:pPr>
            <w:del w:id="21079" w:author="Rachel Shipsey" w:date="2025-06-23T15:21:00Z">
              <w:r w:rsidRPr="00F84E7F" w:rsidDel="008D26A9">
                <w:rPr>
                  <w:rFonts w:eastAsia="Times New Roman" w:cs="Arial"/>
                  <w:color w:val="000000"/>
                  <w:sz w:val="16"/>
                  <w:szCs w:val="16"/>
                </w:rPr>
                <w:delText>0.5</w:delText>
              </w:r>
            </w:del>
          </w:p>
        </w:tc>
      </w:tr>
      <w:tr w:rsidR="008D4207" w:rsidRPr="002E5C79" w:rsidDel="008D26A9" w14:paraId="39E7F37C" w14:textId="0A3208AC" w:rsidTr="00D4265D">
        <w:trPr>
          <w:gridAfter w:val="1"/>
          <w:wAfter w:w="6" w:type="pct"/>
          <w:trHeight w:val="188"/>
          <w:del w:id="2108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E0EDA1" w14:textId="6D9C3053" w:rsidR="008D4207" w:rsidRPr="002E5C79" w:rsidDel="008D26A9" w:rsidRDefault="008D4207">
            <w:pPr>
              <w:pStyle w:val="ListParagraph"/>
              <w:spacing w:after="0" w:line="276" w:lineRule="auto"/>
              <w:jc w:val="both"/>
              <w:rPr>
                <w:del w:id="21081" w:author="Rachel Shipsey" w:date="2025-06-23T15:21:00Z"/>
                <w:rFonts w:eastAsia="Times New Roman" w:cs="Arial"/>
                <w:color w:val="000000"/>
                <w:sz w:val="18"/>
                <w:szCs w:val="18"/>
              </w:rPr>
              <w:pPrChange w:id="21082" w:author="Rachel Shipsey" w:date="2025-06-23T15:41:00Z">
                <w:pPr>
                  <w:jc w:val="right"/>
                </w:pPr>
              </w:pPrChange>
            </w:pPr>
            <w:del w:id="21083" w:author="Rachel Shipsey" w:date="2025-06-23T15:21:00Z">
              <w:r w:rsidRPr="002E5C79" w:rsidDel="008D26A9">
                <w:rPr>
                  <w:rFonts w:eastAsia="Times New Roman" w:cs="Arial"/>
                  <w:color w:val="000000"/>
                  <w:sz w:val="18"/>
                  <w:szCs w:val="18"/>
                </w:rPr>
                <w:delText>14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092D53" w14:textId="69B92CD7" w:rsidR="008D4207" w:rsidRPr="002E5C79" w:rsidDel="008D26A9" w:rsidRDefault="008D4207">
            <w:pPr>
              <w:pStyle w:val="ListParagraph"/>
              <w:spacing w:after="0" w:line="276" w:lineRule="auto"/>
              <w:jc w:val="both"/>
              <w:rPr>
                <w:del w:id="21084" w:author="Rachel Shipsey" w:date="2025-06-23T15:21:00Z"/>
                <w:rFonts w:eastAsia="Times New Roman" w:cs="Arial"/>
                <w:b/>
                <w:bCs/>
                <w:color w:val="000000"/>
                <w:sz w:val="18"/>
                <w:szCs w:val="18"/>
              </w:rPr>
              <w:pPrChange w:id="21085" w:author="Rachel Shipsey" w:date="2025-06-23T15:41:00Z">
                <w:pPr/>
              </w:pPrChange>
            </w:pPr>
            <w:del w:id="21086" w:author="Rachel Shipsey" w:date="2025-06-23T15:21:00Z">
              <w:r w:rsidRPr="002E5C79" w:rsidDel="008D26A9">
                <w:rPr>
                  <w:rFonts w:eastAsia="Times New Roman" w:cs="Arial"/>
                  <w:b/>
                  <w:bCs/>
                  <w:color w:val="000000"/>
                  <w:sz w:val="18"/>
                  <w:szCs w:val="18"/>
                </w:rPr>
                <w:delText>Gazetting of Census dates if not earlier done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1CC250" w14:textId="1E596794" w:rsidR="008D4207" w:rsidRPr="002E5C79" w:rsidDel="008D26A9" w:rsidRDefault="008D4207">
            <w:pPr>
              <w:pStyle w:val="ListParagraph"/>
              <w:spacing w:after="0" w:line="276" w:lineRule="auto"/>
              <w:jc w:val="both"/>
              <w:rPr>
                <w:del w:id="21087" w:author="Rachel Shipsey" w:date="2025-06-23T15:21:00Z"/>
                <w:rFonts w:eastAsia="Times New Roman" w:cs="Arial"/>
                <w:b/>
                <w:bCs/>
                <w:color w:val="000000"/>
                <w:sz w:val="18"/>
                <w:szCs w:val="18"/>
              </w:rPr>
              <w:pPrChange w:id="21088" w:author="Rachel Shipsey" w:date="2025-06-23T15:41:00Z">
                <w:pPr/>
              </w:pPrChange>
            </w:pPr>
            <w:del w:id="21089" w:author="Rachel Shipsey" w:date="2025-06-23T15:21:00Z">
              <w:r w:rsidDel="008D26A9">
                <w:rPr>
                  <w:rFonts w:eastAsia="Times New Roman" w:cs="Arial"/>
                  <w:color w:val="000000"/>
                  <w:sz w:val="16"/>
                  <w:szCs w:val="16"/>
                </w:rPr>
                <w:delText>Data editors identified for training</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5745E3" w14:textId="52B81472" w:rsidR="008D4207" w:rsidRPr="002E5C79" w:rsidDel="008D26A9" w:rsidRDefault="008D4207">
            <w:pPr>
              <w:pStyle w:val="ListParagraph"/>
              <w:spacing w:after="0" w:line="276" w:lineRule="auto"/>
              <w:jc w:val="both"/>
              <w:rPr>
                <w:del w:id="21090" w:author="Rachel Shipsey" w:date="2025-06-23T15:21:00Z"/>
                <w:rFonts w:eastAsia="Times New Roman" w:cs="Arial"/>
                <w:sz w:val="18"/>
                <w:szCs w:val="18"/>
              </w:rPr>
              <w:pPrChange w:id="21091" w:author="Rachel Shipsey" w:date="2025-06-23T15:41:00Z">
                <w:pPr/>
              </w:pPrChange>
            </w:pPr>
            <w:del w:id="21092" w:author="Rachel Shipsey" w:date="2025-06-23T15:21:00Z">
              <w:r w:rsidRPr="00AF69AC" w:rsidDel="008D26A9">
                <w:rPr>
                  <w:rFonts w:eastAsia="Times New Roman" w:cs="Arial"/>
                  <w:sz w:val="16"/>
                  <w:szCs w:val="16"/>
                </w:rPr>
                <w:delText xml:space="preserve">Demography &amp; IT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A93A4E" w14:textId="2B013EB1" w:rsidR="008D4207" w:rsidRPr="002E5C79" w:rsidDel="008D26A9" w:rsidRDefault="008D4207">
            <w:pPr>
              <w:pStyle w:val="ListParagraph"/>
              <w:spacing w:after="0" w:line="276" w:lineRule="auto"/>
              <w:jc w:val="both"/>
              <w:rPr>
                <w:del w:id="21093" w:author="Rachel Shipsey" w:date="2025-06-23T15:21:00Z"/>
                <w:rFonts w:eastAsia="Times New Roman" w:cs="Arial"/>
                <w:color w:val="000000"/>
                <w:sz w:val="18"/>
                <w:szCs w:val="18"/>
              </w:rPr>
              <w:pPrChange w:id="21094" w:author="Rachel Shipsey" w:date="2025-06-23T15:41:00Z">
                <w:pPr>
                  <w:jc w:val="right"/>
                </w:pPr>
              </w:pPrChange>
            </w:pPr>
            <w:del w:id="21095"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2EA120" w14:textId="41378690" w:rsidR="008D4207" w:rsidRPr="002E5C79" w:rsidDel="008D26A9" w:rsidRDefault="008D4207">
            <w:pPr>
              <w:pStyle w:val="ListParagraph"/>
              <w:spacing w:after="0" w:line="276" w:lineRule="auto"/>
              <w:jc w:val="both"/>
              <w:rPr>
                <w:del w:id="21096" w:author="Rachel Shipsey" w:date="2025-06-23T15:21:00Z"/>
                <w:rFonts w:eastAsia="Times New Roman" w:cs="Arial"/>
                <w:color w:val="000000"/>
                <w:sz w:val="20"/>
                <w:szCs w:val="20"/>
              </w:rPr>
              <w:pPrChange w:id="21097" w:author="Rachel Shipsey" w:date="2025-06-23T15:41:00Z">
                <w:pPr>
                  <w:jc w:val="right"/>
                </w:pPr>
              </w:pPrChange>
            </w:pPr>
            <w:del w:id="21098" w:author="Rachel Shipsey" w:date="2025-06-23T15:21:00Z">
              <w:r w:rsidRPr="00F84E7F" w:rsidDel="008D26A9">
                <w:rPr>
                  <w:rFonts w:eastAsia="Times New Roman" w:cs="Arial"/>
                  <w:color w:val="000000"/>
                  <w:sz w:val="16"/>
                  <w:szCs w:val="16"/>
                </w:rPr>
                <w:delText>1.0</w:delText>
              </w:r>
            </w:del>
          </w:p>
        </w:tc>
      </w:tr>
      <w:tr w:rsidR="0048674B" w:rsidRPr="00F84E7F" w:rsidDel="008D26A9" w14:paraId="4E6273CD" w14:textId="5DC9CBA4" w:rsidTr="00F71679">
        <w:trPr>
          <w:gridAfter w:val="1"/>
          <w:wAfter w:w="6" w:type="pct"/>
          <w:trHeight w:val="264"/>
          <w:del w:id="21099"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BDD6EE" w:themeFill="accent5" w:themeFillTint="66"/>
            <w:noWrap/>
            <w:vAlign w:val="bottom"/>
          </w:tcPr>
          <w:p w14:paraId="59528919" w14:textId="1A8AE6ED" w:rsidR="00C50814" w:rsidRPr="00F84E7F" w:rsidDel="008D26A9" w:rsidRDefault="00C50814">
            <w:pPr>
              <w:pStyle w:val="ListParagraph"/>
              <w:spacing w:after="0" w:line="276" w:lineRule="auto"/>
              <w:jc w:val="both"/>
              <w:rPr>
                <w:del w:id="21100" w:author="Rachel Shipsey" w:date="2025-06-23T15:21:00Z"/>
                <w:rFonts w:eastAsia="Times New Roman" w:cs="Arial"/>
                <w:b/>
                <w:bCs/>
                <w:color w:val="000000"/>
                <w:sz w:val="16"/>
                <w:szCs w:val="16"/>
              </w:rPr>
              <w:pPrChange w:id="21101" w:author="Rachel Shipsey" w:date="2025-06-23T15:41:00Z">
                <w:pPr>
                  <w:jc w:val="center"/>
                </w:pPr>
              </w:pPrChange>
            </w:pPr>
            <w:del w:id="21102" w:author="Rachel Shipsey" w:date="2025-06-23T15:21:00Z">
              <w:r w:rsidRPr="002E5C79" w:rsidDel="008D26A9">
                <w:rPr>
                  <w:rFonts w:eastAsia="Times New Roman" w:cs="Arial"/>
                  <w:b/>
                  <w:bCs/>
                  <w:color w:val="000000"/>
                  <w:sz w:val="18"/>
                  <w:szCs w:val="18"/>
                </w:rPr>
                <w:delText>CENSUS COMMUNICATION, PUBLICITY AND ADVOCACY</w:delText>
              </w:r>
            </w:del>
          </w:p>
        </w:tc>
      </w:tr>
      <w:tr w:rsidR="005B455A" w:rsidRPr="002E5C79" w:rsidDel="008D26A9" w14:paraId="0395ABB5" w14:textId="14BD7085" w:rsidTr="00D4265D">
        <w:trPr>
          <w:gridAfter w:val="1"/>
          <w:wAfter w:w="6" w:type="pct"/>
          <w:trHeight w:val="264"/>
          <w:del w:id="2110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26D67D" w14:textId="1C12B570" w:rsidR="00256429" w:rsidRPr="002E5C79" w:rsidDel="008D26A9" w:rsidRDefault="00256429">
            <w:pPr>
              <w:pStyle w:val="ListParagraph"/>
              <w:spacing w:after="0" w:line="276" w:lineRule="auto"/>
              <w:jc w:val="both"/>
              <w:rPr>
                <w:del w:id="21104" w:author="Rachel Shipsey" w:date="2025-06-23T15:21:00Z"/>
                <w:rFonts w:eastAsia="Times New Roman" w:cs="Arial"/>
                <w:color w:val="000000"/>
                <w:sz w:val="18"/>
                <w:szCs w:val="18"/>
              </w:rPr>
              <w:pPrChange w:id="21105" w:author="Rachel Shipsey" w:date="2025-06-23T15:41:00Z">
                <w:pPr>
                  <w:jc w:val="right"/>
                </w:pPr>
              </w:pPrChange>
            </w:pPr>
            <w:del w:id="21106" w:author="Rachel Shipsey" w:date="2025-06-23T15:21:00Z">
              <w:r w:rsidRPr="002E5C79" w:rsidDel="008D26A9">
                <w:rPr>
                  <w:rFonts w:eastAsia="Times New Roman" w:cs="Arial"/>
                  <w:color w:val="000000"/>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FF62D6" w14:textId="3D50E599" w:rsidR="00256429" w:rsidRPr="002E5C79" w:rsidDel="008D26A9" w:rsidRDefault="00256429">
            <w:pPr>
              <w:pStyle w:val="ListParagraph"/>
              <w:spacing w:after="0" w:line="276" w:lineRule="auto"/>
              <w:jc w:val="both"/>
              <w:rPr>
                <w:del w:id="21107" w:author="Rachel Shipsey" w:date="2025-06-23T15:21:00Z"/>
                <w:rFonts w:eastAsia="Times New Roman" w:cs="Arial"/>
                <w:b/>
                <w:bCs/>
                <w:color w:val="000000"/>
                <w:sz w:val="18"/>
                <w:szCs w:val="18"/>
              </w:rPr>
              <w:pPrChange w:id="21108" w:author="Rachel Shipsey" w:date="2025-06-23T15:41:00Z">
                <w:pPr/>
              </w:pPrChange>
            </w:pPr>
            <w:del w:id="21109" w:author="Rachel Shipsey" w:date="2025-06-23T15:21:00Z">
              <w:r w:rsidRPr="002E5C79" w:rsidDel="008D26A9">
                <w:rPr>
                  <w:rFonts w:eastAsia="Times New Roman" w:cs="Arial"/>
                  <w:b/>
                  <w:bCs/>
                  <w:color w:val="000000"/>
                  <w:sz w:val="18"/>
                  <w:szCs w:val="18"/>
                </w:rPr>
                <w:delText>Communication and publicity strategies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7F7506" w14:textId="6384FD84" w:rsidR="00256429" w:rsidRPr="002E5C79" w:rsidDel="008D26A9" w:rsidRDefault="00256429">
            <w:pPr>
              <w:pStyle w:val="ListParagraph"/>
              <w:spacing w:after="0" w:line="276" w:lineRule="auto"/>
              <w:jc w:val="both"/>
              <w:rPr>
                <w:del w:id="21110" w:author="Rachel Shipsey" w:date="2025-06-23T15:21:00Z"/>
                <w:rFonts w:eastAsia="Times New Roman" w:cs="Arial"/>
                <w:b/>
                <w:bCs/>
                <w:color w:val="000000"/>
                <w:sz w:val="18"/>
                <w:szCs w:val="18"/>
              </w:rPr>
              <w:pPrChange w:id="2111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B93362" w14:textId="7FFE901C" w:rsidR="00256429" w:rsidRPr="002E5C79" w:rsidDel="008D26A9" w:rsidRDefault="00256429">
            <w:pPr>
              <w:pStyle w:val="ListParagraph"/>
              <w:spacing w:after="0" w:line="276" w:lineRule="auto"/>
              <w:jc w:val="both"/>
              <w:rPr>
                <w:del w:id="21112" w:author="Rachel Shipsey" w:date="2025-06-23T15:21:00Z"/>
                <w:rFonts w:eastAsia="Times New Roman" w:cs="Arial"/>
                <w:sz w:val="18"/>
                <w:szCs w:val="18"/>
              </w:rPr>
              <w:pPrChange w:id="2111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7563DE" w14:textId="5B23C392" w:rsidR="00256429" w:rsidRPr="002E5C79" w:rsidDel="008D26A9" w:rsidRDefault="00256429">
            <w:pPr>
              <w:pStyle w:val="ListParagraph"/>
              <w:spacing w:after="0" w:line="276" w:lineRule="auto"/>
              <w:jc w:val="both"/>
              <w:rPr>
                <w:del w:id="21114" w:author="Rachel Shipsey" w:date="2025-06-23T15:21:00Z"/>
                <w:rFonts w:eastAsia="Times New Roman" w:cs="Arial"/>
                <w:b/>
                <w:bCs/>
                <w:color w:val="000000"/>
                <w:sz w:val="18"/>
                <w:szCs w:val="18"/>
              </w:rPr>
              <w:pPrChange w:id="21115" w:author="Rachel Shipsey" w:date="2025-06-23T15:41:00Z">
                <w:pPr/>
              </w:pPrChange>
            </w:pPr>
            <w:del w:id="21116" w:author="Rachel Shipsey" w:date="2025-06-23T15:21:00Z">
              <w:r w:rsidRPr="002E5C79" w:rsidDel="008D26A9">
                <w:rPr>
                  <w:rFonts w:eastAsia="Times New Roman" w:cs="Arial"/>
                  <w:b/>
                  <w:bCs/>
                  <w:color w:val="000000"/>
                  <w:sz w:val="18"/>
                  <w:szCs w:val="18"/>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85297F" w14:textId="0612A7D6" w:rsidR="00256429" w:rsidRPr="002E5C79" w:rsidDel="008D26A9" w:rsidRDefault="00256429">
            <w:pPr>
              <w:pStyle w:val="ListParagraph"/>
              <w:spacing w:after="0" w:line="276" w:lineRule="auto"/>
              <w:jc w:val="both"/>
              <w:rPr>
                <w:del w:id="21117" w:author="Rachel Shipsey" w:date="2025-06-23T15:21:00Z"/>
                <w:rFonts w:eastAsia="Times New Roman" w:cs="Arial"/>
                <w:b/>
                <w:bCs/>
                <w:color w:val="000000"/>
                <w:sz w:val="20"/>
                <w:szCs w:val="20"/>
              </w:rPr>
              <w:pPrChange w:id="21118" w:author="Rachel Shipsey" w:date="2025-06-23T15:41:00Z">
                <w:pPr/>
              </w:pPrChange>
            </w:pPr>
          </w:p>
        </w:tc>
      </w:tr>
      <w:tr w:rsidR="00BB0B82" w:rsidRPr="002E5C79" w:rsidDel="008D26A9" w14:paraId="3549DAD9" w14:textId="73DCB504" w:rsidTr="00D4265D">
        <w:trPr>
          <w:gridAfter w:val="1"/>
          <w:wAfter w:w="6" w:type="pct"/>
          <w:trHeight w:val="323"/>
          <w:del w:id="2111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E8E592" w14:textId="054CA869" w:rsidR="00BB0B82" w:rsidRPr="002E5C79" w:rsidDel="008D26A9" w:rsidRDefault="00BB0B82">
            <w:pPr>
              <w:pStyle w:val="ListParagraph"/>
              <w:spacing w:after="0" w:line="276" w:lineRule="auto"/>
              <w:jc w:val="both"/>
              <w:rPr>
                <w:del w:id="21120" w:author="Rachel Shipsey" w:date="2025-06-23T15:21:00Z"/>
                <w:rFonts w:eastAsia="Times New Roman" w:cs="Arial"/>
                <w:color w:val="000000"/>
                <w:sz w:val="18"/>
                <w:szCs w:val="18"/>
              </w:rPr>
              <w:pPrChange w:id="21121" w:author="Rachel Shipsey" w:date="2025-06-23T15:41:00Z">
                <w:pPr/>
              </w:pPrChange>
            </w:pPr>
            <w:del w:id="21122"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BBC8F6" w14:textId="76EB7E54" w:rsidR="00BB0B82" w:rsidRPr="002E5C79" w:rsidDel="008D26A9" w:rsidRDefault="00BB0B82">
            <w:pPr>
              <w:pStyle w:val="ListParagraph"/>
              <w:spacing w:after="0" w:line="276" w:lineRule="auto"/>
              <w:jc w:val="both"/>
              <w:rPr>
                <w:del w:id="21123" w:author="Rachel Shipsey" w:date="2025-06-23T15:21:00Z"/>
                <w:rFonts w:eastAsia="Times New Roman" w:cs="Arial"/>
                <w:color w:val="000000"/>
                <w:sz w:val="18"/>
                <w:szCs w:val="18"/>
              </w:rPr>
              <w:pPrChange w:id="21124" w:author="Rachel Shipsey" w:date="2025-06-23T15:41:00Z">
                <w:pPr>
                  <w:ind w:left="328"/>
                </w:pPr>
              </w:pPrChange>
            </w:pPr>
            <w:del w:id="21125" w:author="Rachel Shipsey" w:date="2025-06-23T15:21:00Z">
              <w:r w:rsidRPr="002E5C79" w:rsidDel="008D26A9">
                <w:rPr>
                  <w:rFonts w:eastAsia="Times New Roman" w:cs="Arial"/>
                  <w:color w:val="000000"/>
                  <w:sz w:val="18"/>
                  <w:szCs w:val="18"/>
                </w:rPr>
                <w:delText xml:space="preserve">Development of the publicity </w:delText>
              </w:r>
              <w:r w:rsidDel="008D26A9">
                <w:rPr>
                  <w:rFonts w:eastAsia="Times New Roman" w:cs="Arial"/>
                  <w:color w:val="000000"/>
                  <w:sz w:val="18"/>
                  <w:szCs w:val="18"/>
                </w:rPr>
                <w:delText>&amp;</w:delText>
              </w:r>
              <w:r w:rsidRPr="002E5C79" w:rsidDel="008D26A9">
                <w:rPr>
                  <w:rFonts w:eastAsia="Times New Roman" w:cs="Arial"/>
                  <w:color w:val="000000"/>
                  <w:sz w:val="18"/>
                  <w:szCs w:val="18"/>
                </w:rPr>
                <w:delText xml:space="preserve"> Advocacy Strategic Plan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1964AC" w14:textId="4D1691EC" w:rsidR="00BB0B82" w:rsidRPr="002E5C79" w:rsidDel="008D26A9" w:rsidRDefault="00BB0B82">
            <w:pPr>
              <w:pStyle w:val="ListParagraph"/>
              <w:spacing w:after="0" w:line="276" w:lineRule="auto"/>
              <w:jc w:val="both"/>
              <w:rPr>
                <w:del w:id="21126" w:author="Rachel Shipsey" w:date="2025-06-23T15:21:00Z"/>
                <w:rFonts w:eastAsia="Times New Roman" w:cs="Arial"/>
                <w:color w:val="000000"/>
                <w:sz w:val="18"/>
                <w:szCs w:val="18"/>
              </w:rPr>
              <w:pPrChange w:id="21127" w:author="Rachel Shipsey" w:date="2025-06-23T15:41:00Z">
                <w:pPr/>
              </w:pPrChange>
            </w:pPr>
            <w:del w:id="21128" w:author="Rachel Shipsey" w:date="2025-06-23T15:21:00Z">
              <w:r w:rsidRPr="00F84E7F" w:rsidDel="008D26A9">
                <w:rPr>
                  <w:rFonts w:eastAsia="Times New Roman" w:cs="Arial"/>
                  <w:color w:val="000000"/>
                  <w:sz w:val="16"/>
                  <w:szCs w:val="16"/>
                </w:rPr>
                <w:delText>Work plans, Procurement plan, Budgets, training plans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381C7C" w14:textId="0198B876" w:rsidR="00BB0B82" w:rsidRPr="002E5C79" w:rsidDel="008D26A9" w:rsidRDefault="00BB0B82">
            <w:pPr>
              <w:pStyle w:val="ListParagraph"/>
              <w:spacing w:after="0" w:line="276" w:lineRule="auto"/>
              <w:jc w:val="both"/>
              <w:rPr>
                <w:del w:id="21129" w:author="Rachel Shipsey" w:date="2025-06-23T15:21:00Z"/>
                <w:rFonts w:eastAsia="Times New Roman" w:cs="Arial"/>
                <w:color w:val="000000"/>
                <w:sz w:val="18"/>
                <w:szCs w:val="18"/>
              </w:rPr>
              <w:pPrChange w:id="21130" w:author="Rachel Shipsey" w:date="2025-06-23T15:41:00Z">
                <w:pPr/>
              </w:pPrChange>
            </w:pPr>
            <w:del w:id="21131"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9D2FF3" w14:textId="3D3FB85F" w:rsidR="00BB0B82" w:rsidRPr="002E5C79" w:rsidDel="008D26A9" w:rsidRDefault="00BB0B82">
            <w:pPr>
              <w:pStyle w:val="ListParagraph"/>
              <w:spacing w:after="0" w:line="276" w:lineRule="auto"/>
              <w:jc w:val="both"/>
              <w:rPr>
                <w:del w:id="21132" w:author="Rachel Shipsey" w:date="2025-06-23T15:21:00Z"/>
                <w:rFonts w:eastAsia="Times New Roman" w:cs="Arial"/>
                <w:color w:val="000000"/>
                <w:sz w:val="18"/>
                <w:szCs w:val="18"/>
              </w:rPr>
              <w:pPrChange w:id="21133" w:author="Rachel Shipsey" w:date="2025-06-23T15:41:00Z">
                <w:pPr>
                  <w:jc w:val="right"/>
                </w:pPr>
              </w:pPrChange>
            </w:pPr>
            <w:del w:id="21134" w:author="Rachel Shipsey" w:date="2025-06-23T15:21:00Z">
              <w:r w:rsidRPr="00F84E7F" w:rsidDel="008D26A9">
                <w:rPr>
                  <w:rFonts w:eastAsia="Times New Roman" w:cs="Arial"/>
                  <w:color w:val="000000"/>
                  <w:sz w:val="16"/>
                  <w:szCs w:val="16"/>
                </w:rPr>
                <w:delText>17</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45292F" w14:textId="61E6F1F2" w:rsidR="00BB0B82" w:rsidRPr="002E5C79" w:rsidDel="008D26A9" w:rsidRDefault="00BB0B82">
            <w:pPr>
              <w:pStyle w:val="ListParagraph"/>
              <w:spacing w:after="0" w:line="276" w:lineRule="auto"/>
              <w:jc w:val="both"/>
              <w:rPr>
                <w:del w:id="21135" w:author="Rachel Shipsey" w:date="2025-06-23T15:21:00Z"/>
                <w:rFonts w:eastAsia="Times New Roman" w:cs="Arial"/>
                <w:color w:val="000000"/>
                <w:sz w:val="20"/>
                <w:szCs w:val="20"/>
              </w:rPr>
              <w:pPrChange w:id="21136" w:author="Rachel Shipsey" w:date="2025-06-23T15:41:00Z">
                <w:pPr>
                  <w:jc w:val="right"/>
                </w:pPr>
              </w:pPrChange>
            </w:pPr>
            <w:del w:id="21137" w:author="Rachel Shipsey" w:date="2025-06-23T15:21:00Z">
              <w:r w:rsidRPr="00F84E7F" w:rsidDel="008D26A9">
                <w:rPr>
                  <w:rFonts w:eastAsia="Times New Roman" w:cs="Arial"/>
                  <w:color w:val="000000"/>
                  <w:sz w:val="16"/>
                  <w:szCs w:val="16"/>
                </w:rPr>
                <w:delText>3.9</w:delText>
              </w:r>
            </w:del>
          </w:p>
        </w:tc>
      </w:tr>
      <w:tr w:rsidR="00BB0B82" w:rsidRPr="002E5C79" w:rsidDel="008D26A9" w14:paraId="5CB61F88" w14:textId="0AACADD1" w:rsidTr="00D4265D">
        <w:trPr>
          <w:gridAfter w:val="1"/>
          <w:wAfter w:w="6" w:type="pct"/>
          <w:trHeight w:val="264"/>
          <w:del w:id="2113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5D8A73" w14:textId="66D4C681" w:rsidR="00BB0B82" w:rsidRPr="002E5C79" w:rsidDel="008D26A9" w:rsidRDefault="00BB0B82">
            <w:pPr>
              <w:pStyle w:val="ListParagraph"/>
              <w:spacing w:after="0" w:line="276" w:lineRule="auto"/>
              <w:jc w:val="both"/>
              <w:rPr>
                <w:del w:id="21139" w:author="Rachel Shipsey" w:date="2025-06-23T15:21:00Z"/>
                <w:rFonts w:eastAsia="Times New Roman" w:cs="Arial"/>
                <w:color w:val="000000"/>
                <w:sz w:val="18"/>
                <w:szCs w:val="18"/>
              </w:rPr>
              <w:pPrChange w:id="21140" w:author="Rachel Shipsey" w:date="2025-06-23T15:41:00Z">
                <w:pPr/>
              </w:pPrChange>
            </w:pPr>
            <w:del w:id="21141"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9552E4" w14:textId="4B2BE894" w:rsidR="00BB0B82" w:rsidRPr="002E5C79" w:rsidDel="008D26A9" w:rsidRDefault="00BB0B82">
            <w:pPr>
              <w:pStyle w:val="ListParagraph"/>
              <w:spacing w:after="0" w:line="276" w:lineRule="auto"/>
              <w:jc w:val="both"/>
              <w:rPr>
                <w:del w:id="21142" w:author="Rachel Shipsey" w:date="2025-06-23T15:21:00Z"/>
                <w:rFonts w:eastAsia="Times New Roman" w:cs="Arial"/>
                <w:color w:val="000000"/>
                <w:sz w:val="18"/>
                <w:szCs w:val="18"/>
              </w:rPr>
              <w:pPrChange w:id="21143" w:author="Rachel Shipsey" w:date="2025-06-23T15:41:00Z">
                <w:pPr>
                  <w:ind w:firstLineChars="200" w:firstLine="360"/>
                </w:pPr>
              </w:pPrChange>
            </w:pPr>
            <w:del w:id="21144" w:author="Rachel Shipsey" w:date="2025-06-23T15:21:00Z">
              <w:r w:rsidRPr="002E5C79" w:rsidDel="008D26A9">
                <w:rPr>
                  <w:rFonts w:eastAsia="Times New Roman" w:cs="Arial"/>
                  <w:color w:val="000000"/>
                  <w:sz w:val="18"/>
                  <w:szCs w:val="18"/>
                </w:rPr>
                <w:delText>Establishment of a communication &amp; coordination centre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99CB12" w14:textId="6E864DF4" w:rsidR="00BB0B82" w:rsidRPr="002E5C79" w:rsidDel="008D26A9" w:rsidRDefault="00BB0B82">
            <w:pPr>
              <w:pStyle w:val="ListParagraph"/>
              <w:spacing w:after="0" w:line="276" w:lineRule="auto"/>
              <w:jc w:val="both"/>
              <w:rPr>
                <w:del w:id="21145" w:author="Rachel Shipsey" w:date="2025-06-23T15:21:00Z"/>
                <w:rFonts w:eastAsia="Times New Roman" w:cs="Arial"/>
                <w:color w:val="000000"/>
                <w:sz w:val="18"/>
                <w:szCs w:val="18"/>
              </w:rPr>
              <w:pPrChange w:id="21146"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104E00" w14:textId="37A662FB" w:rsidR="00BB0B82" w:rsidRPr="002E5C79" w:rsidDel="008D26A9" w:rsidRDefault="00BB0B82">
            <w:pPr>
              <w:pStyle w:val="ListParagraph"/>
              <w:spacing w:after="0" w:line="276" w:lineRule="auto"/>
              <w:jc w:val="both"/>
              <w:rPr>
                <w:del w:id="21147" w:author="Rachel Shipsey" w:date="2025-06-23T15:21:00Z"/>
                <w:rFonts w:eastAsia="Times New Roman" w:cs="Arial"/>
                <w:color w:val="000000"/>
                <w:sz w:val="18"/>
                <w:szCs w:val="18"/>
              </w:rPr>
              <w:pPrChange w:id="21148" w:author="Rachel Shipsey" w:date="2025-06-23T15:41:00Z">
                <w:pPr/>
              </w:pPrChange>
            </w:pPr>
            <w:del w:id="21149"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C47398" w14:textId="1D102720" w:rsidR="00BB0B82" w:rsidRPr="002E5C79" w:rsidDel="008D26A9" w:rsidRDefault="00BB0B82">
            <w:pPr>
              <w:pStyle w:val="ListParagraph"/>
              <w:spacing w:after="0" w:line="276" w:lineRule="auto"/>
              <w:jc w:val="both"/>
              <w:rPr>
                <w:del w:id="21150" w:author="Rachel Shipsey" w:date="2025-06-23T15:21:00Z"/>
                <w:rFonts w:eastAsia="Times New Roman" w:cs="Arial"/>
                <w:color w:val="000000"/>
                <w:sz w:val="18"/>
                <w:szCs w:val="18"/>
              </w:rPr>
              <w:pPrChange w:id="21151" w:author="Rachel Shipsey" w:date="2025-06-23T15:41:00Z">
                <w:pPr>
                  <w:jc w:val="right"/>
                </w:pPr>
              </w:pPrChange>
            </w:pPr>
            <w:del w:id="21152"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9351CF" w14:textId="635D3AFB" w:rsidR="00BB0B82" w:rsidRPr="002E5C79" w:rsidDel="008D26A9" w:rsidRDefault="00BB0B82">
            <w:pPr>
              <w:pStyle w:val="ListParagraph"/>
              <w:spacing w:after="0" w:line="276" w:lineRule="auto"/>
              <w:jc w:val="both"/>
              <w:rPr>
                <w:del w:id="21153" w:author="Rachel Shipsey" w:date="2025-06-23T15:21:00Z"/>
                <w:rFonts w:eastAsia="Times New Roman" w:cs="Arial"/>
                <w:color w:val="000000"/>
                <w:sz w:val="20"/>
                <w:szCs w:val="20"/>
              </w:rPr>
              <w:pPrChange w:id="21154" w:author="Rachel Shipsey" w:date="2025-06-23T15:41:00Z">
                <w:pPr>
                  <w:jc w:val="right"/>
                </w:pPr>
              </w:pPrChange>
            </w:pPr>
            <w:del w:id="21155" w:author="Rachel Shipsey" w:date="2025-06-23T15:21:00Z">
              <w:r w:rsidRPr="00F84E7F" w:rsidDel="008D26A9">
                <w:rPr>
                  <w:rFonts w:eastAsia="Times New Roman" w:cs="Arial"/>
                  <w:color w:val="000000"/>
                  <w:sz w:val="16"/>
                  <w:szCs w:val="16"/>
                </w:rPr>
                <w:delText>2.1</w:delText>
              </w:r>
            </w:del>
          </w:p>
        </w:tc>
      </w:tr>
      <w:tr w:rsidR="00BB0B82" w:rsidRPr="002E5C79" w:rsidDel="008D26A9" w14:paraId="0234F32B" w14:textId="56E4F6AB" w:rsidTr="00D4265D">
        <w:trPr>
          <w:gridAfter w:val="1"/>
          <w:wAfter w:w="6" w:type="pct"/>
          <w:trHeight w:val="264"/>
          <w:del w:id="2115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E47A20" w14:textId="72FCA8E6" w:rsidR="00BB0B82" w:rsidRPr="002E5C79" w:rsidDel="008D26A9" w:rsidRDefault="00BB0B82">
            <w:pPr>
              <w:pStyle w:val="ListParagraph"/>
              <w:spacing w:after="0" w:line="276" w:lineRule="auto"/>
              <w:jc w:val="both"/>
              <w:rPr>
                <w:del w:id="21157" w:author="Rachel Shipsey" w:date="2025-06-23T15:21:00Z"/>
                <w:rFonts w:eastAsia="Times New Roman" w:cs="Arial"/>
                <w:color w:val="000000"/>
                <w:sz w:val="18"/>
                <w:szCs w:val="18"/>
              </w:rPr>
              <w:pPrChange w:id="21158" w:author="Rachel Shipsey" w:date="2025-06-23T15:41:00Z">
                <w:pPr>
                  <w:jc w:val="right"/>
                </w:pPr>
              </w:pPrChange>
            </w:pPr>
            <w:del w:id="21159" w:author="Rachel Shipsey" w:date="2025-06-23T15:21:00Z">
              <w:r w:rsidRPr="002E5C79" w:rsidDel="008D26A9">
                <w:rPr>
                  <w:rFonts w:eastAsia="Times New Roman" w:cs="Arial"/>
                  <w:color w:val="000000"/>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2DEFAC" w14:textId="2C8EA8D9" w:rsidR="00BB0B82" w:rsidRPr="002E5C79" w:rsidDel="008D26A9" w:rsidRDefault="00BB0B82">
            <w:pPr>
              <w:pStyle w:val="ListParagraph"/>
              <w:spacing w:after="0" w:line="276" w:lineRule="auto"/>
              <w:jc w:val="both"/>
              <w:rPr>
                <w:del w:id="21160" w:author="Rachel Shipsey" w:date="2025-06-23T15:21:00Z"/>
                <w:rFonts w:eastAsia="Times New Roman" w:cs="Arial"/>
                <w:b/>
                <w:bCs/>
                <w:color w:val="000000"/>
                <w:sz w:val="18"/>
                <w:szCs w:val="18"/>
              </w:rPr>
              <w:pPrChange w:id="21161" w:author="Rachel Shipsey" w:date="2025-06-23T15:41:00Z">
                <w:pPr/>
              </w:pPrChange>
            </w:pPr>
            <w:del w:id="21162" w:author="Rachel Shipsey" w:date="2025-06-23T15:21:00Z">
              <w:r w:rsidRPr="002E5C79" w:rsidDel="008D26A9">
                <w:rPr>
                  <w:rFonts w:eastAsia="Times New Roman" w:cs="Arial"/>
                  <w:b/>
                  <w:bCs/>
                  <w:color w:val="000000"/>
                  <w:sz w:val="18"/>
                  <w:szCs w:val="18"/>
                </w:rPr>
                <w:delText>Definition of census theme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506F5B" w14:textId="77F06A7D" w:rsidR="00BB0B82" w:rsidRPr="002E5C79" w:rsidDel="008D26A9" w:rsidRDefault="00BB0B82">
            <w:pPr>
              <w:pStyle w:val="ListParagraph"/>
              <w:spacing w:after="0" w:line="276" w:lineRule="auto"/>
              <w:jc w:val="both"/>
              <w:rPr>
                <w:del w:id="21163" w:author="Rachel Shipsey" w:date="2025-06-23T15:21:00Z"/>
                <w:rFonts w:eastAsia="Times New Roman" w:cs="Arial"/>
                <w:b/>
                <w:bCs/>
                <w:color w:val="000000"/>
                <w:sz w:val="18"/>
                <w:szCs w:val="18"/>
              </w:rPr>
              <w:pPrChange w:id="21164"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CCAFAE" w14:textId="5D323F8F" w:rsidR="00BB0B82" w:rsidRPr="002E5C79" w:rsidDel="008D26A9" w:rsidRDefault="00BB0B82">
            <w:pPr>
              <w:pStyle w:val="ListParagraph"/>
              <w:spacing w:after="0" w:line="276" w:lineRule="auto"/>
              <w:jc w:val="both"/>
              <w:rPr>
                <w:del w:id="21165" w:author="Rachel Shipsey" w:date="2025-06-23T15:21:00Z"/>
                <w:rFonts w:eastAsia="Times New Roman" w:cs="Arial"/>
                <w:sz w:val="18"/>
                <w:szCs w:val="18"/>
              </w:rPr>
              <w:pPrChange w:id="21166"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FC43E8" w14:textId="5610772C" w:rsidR="00BB0B82" w:rsidRPr="002E5C79" w:rsidDel="008D26A9" w:rsidRDefault="00BB0B82">
            <w:pPr>
              <w:pStyle w:val="ListParagraph"/>
              <w:spacing w:after="0" w:line="276" w:lineRule="auto"/>
              <w:jc w:val="both"/>
              <w:rPr>
                <w:del w:id="21167" w:author="Rachel Shipsey" w:date="2025-06-23T15:21:00Z"/>
                <w:rFonts w:eastAsia="Times New Roman" w:cs="Arial"/>
                <w:color w:val="000000"/>
                <w:sz w:val="18"/>
                <w:szCs w:val="18"/>
              </w:rPr>
              <w:pPrChange w:id="21168" w:author="Rachel Shipsey" w:date="2025-06-23T15:41:00Z">
                <w:pPr/>
              </w:pPrChange>
            </w:pPr>
            <w:del w:id="21169"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C5D2CE" w14:textId="50B8A6D4" w:rsidR="00BB0B82" w:rsidRPr="002E5C79" w:rsidDel="008D26A9" w:rsidRDefault="00BB0B82">
            <w:pPr>
              <w:pStyle w:val="ListParagraph"/>
              <w:spacing w:after="0" w:line="276" w:lineRule="auto"/>
              <w:jc w:val="both"/>
              <w:rPr>
                <w:del w:id="21170" w:author="Rachel Shipsey" w:date="2025-06-23T15:21:00Z"/>
                <w:rFonts w:eastAsia="Times New Roman" w:cs="Arial"/>
                <w:color w:val="000000"/>
                <w:sz w:val="20"/>
                <w:szCs w:val="20"/>
              </w:rPr>
              <w:pPrChange w:id="21171" w:author="Rachel Shipsey" w:date="2025-06-23T15:41:00Z">
                <w:pPr/>
              </w:pPrChange>
            </w:pPr>
          </w:p>
        </w:tc>
      </w:tr>
      <w:tr w:rsidR="00BB0B82" w:rsidRPr="002E5C79" w:rsidDel="008D26A9" w14:paraId="018F4B88" w14:textId="1AF53AED" w:rsidTr="00D4265D">
        <w:trPr>
          <w:gridAfter w:val="1"/>
          <w:wAfter w:w="6" w:type="pct"/>
          <w:trHeight w:val="264"/>
          <w:del w:id="2117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61734A" w14:textId="7EDD637F" w:rsidR="00BB0B82" w:rsidRPr="002E5C79" w:rsidDel="008D26A9" w:rsidRDefault="00BB0B82">
            <w:pPr>
              <w:pStyle w:val="ListParagraph"/>
              <w:spacing w:after="0" w:line="276" w:lineRule="auto"/>
              <w:jc w:val="both"/>
              <w:rPr>
                <w:del w:id="21173" w:author="Rachel Shipsey" w:date="2025-06-23T15:21:00Z"/>
                <w:rFonts w:eastAsia="Times New Roman" w:cs="Arial"/>
                <w:color w:val="000000"/>
                <w:sz w:val="18"/>
                <w:szCs w:val="18"/>
              </w:rPr>
              <w:pPrChange w:id="21174" w:author="Rachel Shipsey" w:date="2025-06-23T15:41:00Z">
                <w:pPr/>
              </w:pPrChange>
            </w:pPr>
            <w:del w:id="21175"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90C057" w14:textId="21B3FFE8" w:rsidR="00BB0B82" w:rsidRPr="002E5C79" w:rsidDel="008D26A9" w:rsidRDefault="00BB0B82">
            <w:pPr>
              <w:pStyle w:val="ListParagraph"/>
              <w:spacing w:after="0" w:line="276" w:lineRule="auto"/>
              <w:jc w:val="both"/>
              <w:rPr>
                <w:del w:id="21176" w:author="Rachel Shipsey" w:date="2025-06-23T15:21:00Z"/>
                <w:rFonts w:eastAsia="Times New Roman" w:cs="Arial"/>
                <w:color w:val="000000"/>
                <w:sz w:val="18"/>
                <w:szCs w:val="18"/>
              </w:rPr>
              <w:pPrChange w:id="21177" w:author="Rachel Shipsey" w:date="2025-06-23T15:41:00Z">
                <w:pPr>
                  <w:ind w:firstLineChars="200" w:firstLine="360"/>
                </w:pPr>
              </w:pPrChange>
            </w:pPr>
            <w:del w:id="21178" w:author="Rachel Shipsey" w:date="2025-06-23T15:21:00Z">
              <w:r w:rsidRPr="002E5C79" w:rsidDel="008D26A9">
                <w:rPr>
                  <w:rFonts w:eastAsia="Times New Roman" w:cs="Arial"/>
                  <w:color w:val="000000"/>
                  <w:sz w:val="18"/>
                  <w:szCs w:val="18"/>
                </w:rPr>
                <w:delText xml:space="preserve">Design the census publicity programme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2FAE02" w14:textId="244BD7C2" w:rsidR="00BB0B82" w:rsidRPr="002E5C79" w:rsidDel="008D26A9" w:rsidRDefault="00BB0B82">
            <w:pPr>
              <w:pStyle w:val="ListParagraph"/>
              <w:spacing w:after="0" w:line="276" w:lineRule="auto"/>
              <w:jc w:val="both"/>
              <w:rPr>
                <w:del w:id="21179" w:author="Rachel Shipsey" w:date="2025-06-23T15:21:00Z"/>
                <w:rFonts w:eastAsia="Times New Roman" w:cs="Arial"/>
                <w:color w:val="000000"/>
                <w:sz w:val="18"/>
                <w:szCs w:val="18"/>
              </w:rPr>
              <w:pPrChange w:id="21180" w:author="Rachel Shipsey" w:date="2025-06-23T15:41:00Z">
                <w:pPr>
                  <w:ind w:firstLineChars="200" w:firstLine="320"/>
                </w:pPr>
              </w:pPrChange>
            </w:pPr>
            <w:del w:id="21181" w:author="Rachel Shipsey" w:date="2025-06-23T15:21:00Z">
              <w:r w:rsidDel="008D26A9">
                <w:rPr>
                  <w:rFonts w:eastAsia="Times New Roman" w:cs="Arial"/>
                  <w:color w:val="000000"/>
                  <w:sz w:val="16"/>
                  <w:szCs w:val="16"/>
                </w:rPr>
                <w:delText>Launch of the census publicity</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336BDA" w14:textId="1729F10B" w:rsidR="00BB0B82" w:rsidRPr="002E5C79" w:rsidDel="008D26A9" w:rsidRDefault="00BB0B82">
            <w:pPr>
              <w:pStyle w:val="ListParagraph"/>
              <w:spacing w:after="0" w:line="276" w:lineRule="auto"/>
              <w:jc w:val="both"/>
              <w:rPr>
                <w:del w:id="21182" w:author="Rachel Shipsey" w:date="2025-06-23T15:21:00Z"/>
                <w:rFonts w:eastAsia="Times New Roman" w:cs="Arial"/>
                <w:sz w:val="18"/>
                <w:szCs w:val="18"/>
              </w:rPr>
              <w:pPrChange w:id="21183" w:author="Rachel Shipsey" w:date="2025-06-23T15:41:00Z">
                <w:pPr/>
              </w:pPrChange>
            </w:pPr>
            <w:del w:id="21184"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18A5B1" w14:textId="06BF9DA0" w:rsidR="00BB0B82" w:rsidRPr="002E5C79" w:rsidDel="008D26A9" w:rsidRDefault="00BB0B82">
            <w:pPr>
              <w:pStyle w:val="ListParagraph"/>
              <w:spacing w:after="0" w:line="276" w:lineRule="auto"/>
              <w:jc w:val="both"/>
              <w:rPr>
                <w:del w:id="21185" w:author="Rachel Shipsey" w:date="2025-06-23T15:21:00Z"/>
                <w:rFonts w:eastAsia="Times New Roman" w:cs="Arial"/>
                <w:color w:val="000000"/>
                <w:sz w:val="18"/>
                <w:szCs w:val="18"/>
              </w:rPr>
              <w:pPrChange w:id="21186" w:author="Rachel Shipsey" w:date="2025-06-23T15:41:00Z">
                <w:pPr>
                  <w:jc w:val="right"/>
                </w:pPr>
              </w:pPrChange>
            </w:pPr>
            <w:del w:id="21187" w:author="Rachel Shipsey" w:date="2025-06-23T15:21:00Z">
              <w:r w:rsidRPr="00F84E7F" w:rsidDel="008D26A9">
                <w:rPr>
                  <w:rFonts w:eastAsia="Times New Roman" w:cs="Arial"/>
                  <w:color w:val="000000"/>
                  <w:sz w:val="16"/>
                  <w:szCs w:val="16"/>
                </w:rPr>
                <w:delText>3</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99278F" w14:textId="4D88FA40" w:rsidR="00BB0B82" w:rsidRPr="002E5C79" w:rsidDel="008D26A9" w:rsidRDefault="00BB0B82">
            <w:pPr>
              <w:pStyle w:val="ListParagraph"/>
              <w:spacing w:after="0" w:line="276" w:lineRule="auto"/>
              <w:jc w:val="both"/>
              <w:rPr>
                <w:del w:id="21188" w:author="Rachel Shipsey" w:date="2025-06-23T15:21:00Z"/>
                <w:rFonts w:eastAsia="Times New Roman" w:cs="Arial"/>
                <w:color w:val="000000"/>
                <w:sz w:val="20"/>
                <w:szCs w:val="20"/>
              </w:rPr>
              <w:pPrChange w:id="21189" w:author="Rachel Shipsey" w:date="2025-06-23T15:41:00Z">
                <w:pPr>
                  <w:jc w:val="right"/>
                </w:pPr>
              </w:pPrChange>
            </w:pPr>
            <w:del w:id="21190" w:author="Rachel Shipsey" w:date="2025-06-23T15:21:00Z">
              <w:r w:rsidRPr="00F84E7F" w:rsidDel="008D26A9">
                <w:rPr>
                  <w:rFonts w:eastAsia="Times New Roman" w:cs="Arial"/>
                  <w:color w:val="000000"/>
                  <w:sz w:val="16"/>
                  <w:szCs w:val="16"/>
                </w:rPr>
                <w:delText>1.5</w:delText>
              </w:r>
            </w:del>
          </w:p>
        </w:tc>
      </w:tr>
      <w:tr w:rsidR="00BB0B82" w:rsidRPr="002E5C79" w:rsidDel="008D26A9" w14:paraId="3D292023" w14:textId="3145751E" w:rsidTr="00D4265D">
        <w:trPr>
          <w:gridAfter w:val="1"/>
          <w:wAfter w:w="6" w:type="pct"/>
          <w:trHeight w:val="264"/>
          <w:del w:id="2119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5144D2" w14:textId="22274751" w:rsidR="00BB0B82" w:rsidRPr="002E5C79" w:rsidDel="008D26A9" w:rsidRDefault="00BB0B82">
            <w:pPr>
              <w:pStyle w:val="ListParagraph"/>
              <w:spacing w:after="0" w:line="276" w:lineRule="auto"/>
              <w:jc w:val="both"/>
              <w:rPr>
                <w:del w:id="21192" w:author="Rachel Shipsey" w:date="2025-06-23T15:21:00Z"/>
                <w:rFonts w:eastAsia="Times New Roman" w:cs="Arial"/>
                <w:color w:val="000000"/>
                <w:sz w:val="18"/>
                <w:szCs w:val="18"/>
              </w:rPr>
              <w:pPrChange w:id="21193" w:author="Rachel Shipsey" w:date="2025-06-23T15:41:00Z">
                <w:pPr/>
              </w:pPrChange>
            </w:pPr>
            <w:del w:id="21194"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CA10C5" w14:textId="6CB3A728" w:rsidR="00BB0B82" w:rsidRPr="002E5C79" w:rsidDel="008D26A9" w:rsidRDefault="00BB0B82">
            <w:pPr>
              <w:pStyle w:val="ListParagraph"/>
              <w:spacing w:after="0" w:line="276" w:lineRule="auto"/>
              <w:jc w:val="both"/>
              <w:rPr>
                <w:del w:id="21195" w:author="Rachel Shipsey" w:date="2025-06-23T15:21:00Z"/>
                <w:rFonts w:eastAsia="Times New Roman" w:cs="Arial"/>
                <w:color w:val="000000"/>
                <w:sz w:val="18"/>
                <w:szCs w:val="18"/>
              </w:rPr>
              <w:pPrChange w:id="21196" w:author="Rachel Shipsey" w:date="2025-06-23T15:41:00Z">
                <w:pPr>
                  <w:ind w:firstLineChars="200" w:firstLine="360"/>
                </w:pPr>
              </w:pPrChange>
            </w:pPr>
            <w:del w:id="21197" w:author="Rachel Shipsey" w:date="2025-06-23T15:21:00Z">
              <w:r w:rsidRPr="002E5C79" w:rsidDel="008D26A9">
                <w:rPr>
                  <w:rFonts w:eastAsia="Times New Roman" w:cs="Arial"/>
                  <w:color w:val="000000"/>
                  <w:sz w:val="18"/>
                  <w:szCs w:val="18"/>
                </w:rPr>
                <w:delText>Undertake an Environment Analysis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F22AE9" w14:textId="432095A7" w:rsidR="00BB0B82" w:rsidRPr="002E5C79" w:rsidDel="008D26A9" w:rsidRDefault="00BB0B82">
            <w:pPr>
              <w:pStyle w:val="ListParagraph"/>
              <w:spacing w:after="0" w:line="276" w:lineRule="auto"/>
              <w:jc w:val="both"/>
              <w:rPr>
                <w:del w:id="21198" w:author="Rachel Shipsey" w:date="2025-06-23T15:21:00Z"/>
                <w:rFonts w:eastAsia="Times New Roman" w:cs="Arial"/>
                <w:color w:val="000000"/>
                <w:sz w:val="18"/>
                <w:szCs w:val="18"/>
              </w:rPr>
              <w:pPrChange w:id="21199"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650237" w14:textId="541A05B4" w:rsidR="00BB0B82" w:rsidRPr="002E5C79" w:rsidDel="008D26A9" w:rsidRDefault="00BB0B82">
            <w:pPr>
              <w:pStyle w:val="ListParagraph"/>
              <w:spacing w:after="0" w:line="276" w:lineRule="auto"/>
              <w:jc w:val="both"/>
              <w:rPr>
                <w:del w:id="21200" w:author="Rachel Shipsey" w:date="2025-06-23T15:21:00Z"/>
                <w:rFonts w:eastAsia="Times New Roman" w:cs="Arial"/>
                <w:sz w:val="18"/>
                <w:szCs w:val="18"/>
              </w:rPr>
              <w:pPrChange w:id="21201"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6D6076" w14:textId="5AC1DFD2" w:rsidR="00BB0B82" w:rsidRPr="002E5C79" w:rsidDel="008D26A9" w:rsidRDefault="00BB0B82">
            <w:pPr>
              <w:pStyle w:val="ListParagraph"/>
              <w:spacing w:after="0" w:line="276" w:lineRule="auto"/>
              <w:jc w:val="both"/>
              <w:rPr>
                <w:del w:id="21202" w:author="Rachel Shipsey" w:date="2025-06-23T15:21:00Z"/>
                <w:rFonts w:eastAsia="Times New Roman" w:cs="Arial"/>
                <w:color w:val="000000"/>
                <w:sz w:val="18"/>
                <w:szCs w:val="18"/>
              </w:rPr>
              <w:pPrChange w:id="21203" w:author="Rachel Shipsey" w:date="2025-06-23T15:41:00Z">
                <w:pPr>
                  <w:jc w:val="right"/>
                </w:pPr>
              </w:pPrChange>
            </w:pPr>
            <w:del w:id="21204"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1A89E6" w14:textId="5499F47E" w:rsidR="00BB0B82" w:rsidRPr="002E5C79" w:rsidDel="008D26A9" w:rsidRDefault="00BB0B82">
            <w:pPr>
              <w:pStyle w:val="ListParagraph"/>
              <w:spacing w:after="0" w:line="276" w:lineRule="auto"/>
              <w:jc w:val="both"/>
              <w:rPr>
                <w:del w:id="21205" w:author="Rachel Shipsey" w:date="2025-06-23T15:21:00Z"/>
                <w:rFonts w:eastAsia="Times New Roman" w:cs="Arial"/>
                <w:color w:val="000000"/>
                <w:sz w:val="20"/>
                <w:szCs w:val="20"/>
              </w:rPr>
              <w:pPrChange w:id="21206" w:author="Rachel Shipsey" w:date="2025-06-23T15:41:00Z">
                <w:pPr>
                  <w:jc w:val="right"/>
                </w:pPr>
              </w:pPrChange>
            </w:pPr>
            <w:del w:id="21207" w:author="Rachel Shipsey" w:date="2025-06-23T15:21:00Z">
              <w:r w:rsidRPr="00F84E7F" w:rsidDel="008D26A9">
                <w:rPr>
                  <w:rFonts w:eastAsia="Times New Roman" w:cs="Arial"/>
                  <w:color w:val="000000"/>
                  <w:sz w:val="16"/>
                  <w:szCs w:val="16"/>
                </w:rPr>
                <w:delText>1.5</w:delText>
              </w:r>
            </w:del>
          </w:p>
        </w:tc>
      </w:tr>
      <w:tr w:rsidR="00BB0B82" w:rsidRPr="002E5C79" w:rsidDel="008D26A9" w14:paraId="70D1D0F7" w14:textId="16BF15C7" w:rsidTr="00D4265D">
        <w:trPr>
          <w:gridAfter w:val="1"/>
          <w:wAfter w:w="6" w:type="pct"/>
          <w:trHeight w:val="264"/>
          <w:del w:id="2120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C2A18C" w14:textId="44F73EC4" w:rsidR="00BB0B82" w:rsidRPr="002E5C79" w:rsidDel="008D26A9" w:rsidRDefault="00BB0B82">
            <w:pPr>
              <w:pStyle w:val="ListParagraph"/>
              <w:spacing w:after="0" w:line="276" w:lineRule="auto"/>
              <w:jc w:val="both"/>
              <w:rPr>
                <w:del w:id="21209" w:author="Rachel Shipsey" w:date="2025-06-23T15:21:00Z"/>
                <w:rFonts w:eastAsia="Times New Roman" w:cs="Arial"/>
                <w:color w:val="000000"/>
                <w:sz w:val="18"/>
                <w:szCs w:val="18"/>
              </w:rPr>
              <w:pPrChange w:id="21210" w:author="Rachel Shipsey" w:date="2025-06-23T15:41:00Z">
                <w:pPr/>
              </w:pPrChange>
            </w:pPr>
            <w:del w:id="21211"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BC78F6" w14:textId="2BE0FBC7" w:rsidR="00BB0B82" w:rsidRPr="002E5C79" w:rsidDel="008D26A9" w:rsidRDefault="00BB0B82">
            <w:pPr>
              <w:pStyle w:val="ListParagraph"/>
              <w:spacing w:after="0" w:line="276" w:lineRule="auto"/>
              <w:jc w:val="both"/>
              <w:rPr>
                <w:del w:id="21212" w:author="Rachel Shipsey" w:date="2025-06-23T15:21:00Z"/>
                <w:rFonts w:eastAsia="Times New Roman" w:cs="Arial"/>
                <w:color w:val="000000"/>
                <w:sz w:val="18"/>
                <w:szCs w:val="18"/>
              </w:rPr>
              <w:pPrChange w:id="21213" w:author="Rachel Shipsey" w:date="2025-06-23T15:41:00Z">
                <w:pPr>
                  <w:ind w:firstLineChars="200" w:firstLine="360"/>
                </w:pPr>
              </w:pPrChange>
            </w:pPr>
            <w:del w:id="21214" w:author="Rachel Shipsey" w:date="2025-06-23T15:21:00Z">
              <w:r w:rsidRPr="002E5C79" w:rsidDel="008D26A9">
                <w:rPr>
                  <w:rFonts w:eastAsia="Times New Roman" w:cs="Arial"/>
                  <w:color w:val="000000"/>
                  <w:sz w:val="18"/>
                  <w:szCs w:val="18"/>
                </w:rPr>
                <w:delText>Professional Seminar on census publicity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794E01" w14:textId="1E1D5AE9" w:rsidR="00BB0B82" w:rsidRPr="002E5C79" w:rsidDel="008D26A9" w:rsidRDefault="00BB0B82">
            <w:pPr>
              <w:pStyle w:val="ListParagraph"/>
              <w:spacing w:after="0" w:line="276" w:lineRule="auto"/>
              <w:jc w:val="both"/>
              <w:rPr>
                <w:del w:id="21215" w:author="Rachel Shipsey" w:date="2025-06-23T15:21:00Z"/>
                <w:rFonts w:eastAsia="Times New Roman" w:cs="Arial"/>
                <w:color w:val="000000"/>
                <w:sz w:val="18"/>
                <w:szCs w:val="18"/>
              </w:rPr>
              <w:pPrChange w:id="21216" w:author="Rachel Shipsey" w:date="2025-06-23T15:41:00Z">
                <w:pPr>
                  <w:ind w:firstLineChars="200" w:firstLine="320"/>
                </w:pPr>
              </w:pPrChange>
            </w:pPr>
            <w:del w:id="21217" w:author="Rachel Shipsey" w:date="2025-06-23T15:21:00Z">
              <w:r w:rsidDel="008D26A9">
                <w:rPr>
                  <w:rFonts w:eastAsia="Times New Roman" w:cs="Arial"/>
                  <w:color w:val="000000"/>
                  <w:sz w:val="16"/>
                  <w:szCs w:val="16"/>
                </w:rPr>
                <w:delText>Logo, slogan, theme etc</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BB277FE" w14:textId="0412FE25" w:rsidR="00BB0B82" w:rsidRPr="002E5C79" w:rsidDel="008D26A9" w:rsidRDefault="00BB0B82">
            <w:pPr>
              <w:pStyle w:val="ListParagraph"/>
              <w:spacing w:after="0" w:line="276" w:lineRule="auto"/>
              <w:jc w:val="both"/>
              <w:rPr>
                <w:del w:id="21218" w:author="Rachel Shipsey" w:date="2025-06-23T15:21:00Z"/>
                <w:rFonts w:eastAsia="Times New Roman" w:cs="Arial"/>
                <w:sz w:val="18"/>
                <w:szCs w:val="18"/>
              </w:rPr>
              <w:pPrChange w:id="21219" w:author="Rachel Shipsey" w:date="2025-06-23T15:41:00Z">
                <w:pPr/>
              </w:pPrChange>
            </w:pPr>
            <w:del w:id="21220" w:author="Rachel Shipsey" w:date="2025-06-23T15:21:00Z">
              <w:r w:rsidRPr="00187F62"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DE89B7" w14:textId="5EA251FE" w:rsidR="00BB0B82" w:rsidRPr="002E5C79" w:rsidDel="008D26A9" w:rsidRDefault="00BB0B82">
            <w:pPr>
              <w:pStyle w:val="ListParagraph"/>
              <w:spacing w:after="0" w:line="276" w:lineRule="auto"/>
              <w:jc w:val="both"/>
              <w:rPr>
                <w:del w:id="21221" w:author="Rachel Shipsey" w:date="2025-06-23T15:21:00Z"/>
                <w:rFonts w:eastAsia="Times New Roman" w:cs="Arial"/>
                <w:color w:val="000000"/>
                <w:sz w:val="18"/>
                <w:szCs w:val="18"/>
              </w:rPr>
              <w:pPrChange w:id="21222" w:author="Rachel Shipsey" w:date="2025-06-23T15:41:00Z">
                <w:pPr>
                  <w:jc w:val="right"/>
                </w:pPr>
              </w:pPrChange>
            </w:pPr>
            <w:del w:id="21223"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5610DE" w14:textId="1FC9AB58" w:rsidR="00BB0B82" w:rsidRPr="002E5C79" w:rsidDel="008D26A9" w:rsidRDefault="00BB0B82">
            <w:pPr>
              <w:pStyle w:val="ListParagraph"/>
              <w:spacing w:after="0" w:line="276" w:lineRule="auto"/>
              <w:jc w:val="both"/>
              <w:rPr>
                <w:del w:id="21224" w:author="Rachel Shipsey" w:date="2025-06-23T15:21:00Z"/>
                <w:rFonts w:eastAsia="Times New Roman" w:cs="Arial"/>
                <w:color w:val="000000"/>
                <w:sz w:val="20"/>
                <w:szCs w:val="20"/>
              </w:rPr>
              <w:pPrChange w:id="21225" w:author="Rachel Shipsey" w:date="2025-06-23T15:41:00Z">
                <w:pPr>
                  <w:jc w:val="right"/>
                </w:pPr>
              </w:pPrChange>
            </w:pPr>
            <w:del w:id="21226" w:author="Rachel Shipsey" w:date="2025-06-23T15:21:00Z">
              <w:r w:rsidRPr="00F84E7F" w:rsidDel="008D26A9">
                <w:rPr>
                  <w:rFonts w:eastAsia="Times New Roman" w:cs="Arial"/>
                  <w:color w:val="000000"/>
                  <w:sz w:val="16"/>
                  <w:szCs w:val="16"/>
                </w:rPr>
                <w:delText>1.4</w:delText>
              </w:r>
            </w:del>
          </w:p>
        </w:tc>
      </w:tr>
      <w:tr w:rsidR="00BB0B82" w:rsidRPr="002E5C79" w:rsidDel="008D26A9" w14:paraId="2C104C67" w14:textId="20749CCE" w:rsidTr="00D4265D">
        <w:trPr>
          <w:gridAfter w:val="1"/>
          <w:wAfter w:w="6" w:type="pct"/>
          <w:trHeight w:val="264"/>
          <w:del w:id="2122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4A7609" w14:textId="66A05A2C" w:rsidR="00BB0B82" w:rsidRPr="002E5C79" w:rsidDel="008D26A9" w:rsidRDefault="00BB0B82">
            <w:pPr>
              <w:pStyle w:val="ListParagraph"/>
              <w:spacing w:after="0" w:line="276" w:lineRule="auto"/>
              <w:jc w:val="both"/>
              <w:rPr>
                <w:del w:id="21228" w:author="Rachel Shipsey" w:date="2025-06-23T15:21:00Z"/>
                <w:rFonts w:eastAsia="Times New Roman" w:cs="Arial"/>
                <w:color w:val="000000"/>
                <w:sz w:val="18"/>
                <w:szCs w:val="18"/>
              </w:rPr>
              <w:pPrChange w:id="21229" w:author="Rachel Shipsey" w:date="2025-06-23T15:41:00Z">
                <w:pPr/>
              </w:pPrChange>
            </w:pPr>
            <w:del w:id="21230"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9F1D1A" w14:textId="719A38F7" w:rsidR="00BB0B82" w:rsidRPr="002E5C79" w:rsidDel="008D26A9" w:rsidRDefault="00BB0B82">
            <w:pPr>
              <w:pStyle w:val="ListParagraph"/>
              <w:spacing w:after="0" w:line="276" w:lineRule="auto"/>
              <w:jc w:val="both"/>
              <w:rPr>
                <w:del w:id="21231" w:author="Rachel Shipsey" w:date="2025-06-23T15:21:00Z"/>
                <w:rFonts w:eastAsia="Times New Roman" w:cs="Arial"/>
                <w:color w:val="000000"/>
                <w:sz w:val="18"/>
                <w:szCs w:val="18"/>
              </w:rPr>
              <w:pPrChange w:id="21232" w:author="Rachel Shipsey" w:date="2025-06-23T15:41:00Z">
                <w:pPr>
                  <w:ind w:firstLineChars="200" w:firstLine="360"/>
                </w:pPr>
              </w:pPrChange>
            </w:pPr>
            <w:del w:id="21233" w:author="Rachel Shipsey" w:date="2025-06-23T15:21:00Z">
              <w:r w:rsidRPr="002E5C79" w:rsidDel="008D26A9">
                <w:rPr>
                  <w:rFonts w:eastAsia="Times New Roman" w:cs="Arial"/>
                  <w:color w:val="000000"/>
                  <w:sz w:val="18"/>
                  <w:szCs w:val="18"/>
                </w:rPr>
                <w:delText>Undertake Census Branding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2C1C26" w14:textId="3E9A8D3B" w:rsidR="00BB0B82" w:rsidRPr="002E5C79" w:rsidDel="008D26A9" w:rsidRDefault="00BB0B82">
            <w:pPr>
              <w:pStyle w:val="ListParagraph"/>
              <w:spacing w:after="0" w:line="276" w:lineRule="auto"/>
              <w:jc w:val="both"/>
              <w:rPr>
                <w:del w:id="21234" w:author="Rachel Shipsey" w:date="2025-06-23T15:21:00Z"/>
                <w:rFonts w:eastAsia="Times New Roman" w:cs="Arial"/>
                <w:color w:val="000000"/>
                <w:sz w:val="18"/>
                <w:szCs w:val="18"/>
              </w:rPr>
              <w:pPrChange w:id="21235" w:author="Rachel Shipsey" w:date="2025-06-23T15:41:00Z">
                <w:pPr>
                  <w:ind w:firstLineChars="200" w:firstLine="320"/>
                </w:pPr>
              </w:pPrChange>
            </w:pPr>
            <w:del w:id="21236" w:author="Rachel Shipsey" w:date="2025-06-23T15:21:00Z">
              <w:r w:rsidDel="008D26A9">
                <w:rPr>
                  <w:rFonts w:eastAsia="Times New Roman" w:cs="Arial"/>
                  <w:color w:val="000000"/>
                  <w:sz w:val="16"/>
                  <w:szCs w:val="16"/>
                </w:rPr>
                <w:delText>Guidance from media</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4540D65D" w14:textId="1B7D15F6" w:rsidR="00BB0B82" w:rsidRPr="002E5C79" w:rsidDel="008D26A9" w:rsidRDefault="00BB0B82">
            <w:pPr>
              <w:pStyle w:val="ListParagraph"/>
              <w:spacing w:after="0" w:line="276" w:lineRule="auto"/>
              <w:jc w:val="both"/>
              <w:rPr>
                <w:del w:id="21237" w:author="Rachel Shipsey" w:date="2025-06-23T15:21:00Z"/>
                <w:rFonts w:eastAsia="Times New Roman" w:cs="Arial"/>
                <w:sz w:val="18"/>
                <w:szCs w:val="18"/>
              </w:rPr>
              <w:pPrChange w:id="21238" w:author="Rachel Shipsey" w:date="2025-06-23T15:41:00Z">
                <w:pPr/>
              </w:pPrChange>
            </w:pPr>
            <w:del w:id="21239" w:author="Rachel Shipsey" w:date="2025-06-23T15:21:00Z">
              <w:r w:rsidRPr="00187F62"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212CF6" w14:textId="73BD352D" w:rsidR="00BB0B82" w:rsidRPr="002E5C79" w:rsidDel="008D26A9" w:rsidRDefault="00BB0B82">
            <w:pPr>
              <w:pStyle w:val="ListParagraph"/>
              <w:spacing w:after="0" w:line="276" w:lineRule="auto"/>
              <w:jc w:val="both"/>
              <w:rPr>
                <w:del w:id="21240" w:author="Rachel Shipsey" w:date="2025-06-23T15:21:00Z"/>
                <w:rFonts w:eastAsia="Times New Roman" w:cs="Arial"/>
                <w:color w:val="000000"/>
                <w:sz w:val="18"/>
                <w:szCs w:val="18"/>
              </w:rPr>
              <w:pPrChange w:id="21241" w:author="Rachel Shipsey" w:date="2025-06-23T15:41:00Z">
                <w:pPr>
                  <w:jc w:val="right"/>
                </w:pPr>
              </w:pPrChange>
            </w:pPr>
            <w:del w:id="21242" w:author="Rachel Shipsey" w:date="2025-06-23T15:21:00Z">
              <w:r w:rsidRPr="00F84E7F" w:rsidDel="008D26A9">
                <w:rPr>
                  <w:rFonts w:eastAsia="Times New Roman" w:cs="Arial"/>
                  <w:color w:val="000000"/>
                  <w:sz w:val="16"/>
                  <w:szCs w:val="16"/>
                </w:rPr>
                <w:delText>17</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C68CB2" w14:textId="7903C39F" w:rsidR="00BB0B82" w:rsidRPr="002E5C79" w:rsidDel="008D26A9" w:rsidRDefault="00BB0B82">
            <w:pPr>
              <w:pStyle w:val="ListParagraph"/>
              <w:spacing w:after="0" w:line="276" w:lineRule="auto"/>
              <w:jc w:val="both"/>
              <w:rPr>
                <w:del w:id="21243" w:author="Rachel Shipsey" w:date="2025-06-23T15:21:00Z"/>
                <w:rFonts w:eastAsia="Times New Roman" w:cs="Arial"/>
                <w:color w:val="000000"/>
                <w:sz w:val="20"/>
                <w:szCs w:val="20"/>
              </w:rPr>
              <w:pPrChange w:id="21244" w:author="Rachel Shipsey" w:date="2025-06-23T15:41:00Z">
                <w:pPr>
                  <w:jc w:val="right"/>
                </w:pPr>
              </w:pPrChange>
            </w:pPr>
            <w:del w:id="21245" w:author="Rachel Shipsey" w:date="2025-06-23T15:21:00Z">
              <w:r w:rsidRPr="00F84E7F" w:rsidDel="008D26A9">
                <w:rPr>
                  <w:rFonts w:eastAsia="Times New Roman" w:cs="Arial"/>
                  <w:color w:val="000000"/>
                  <w:sz w:val="16"/>
                  <w:szCs w:val="16"/>
                </w:rPr>
                <w:delText>1.4</w:delText>
              </w:r>
            </w:del>
          </w:p>
        </w:tc>
      </w:tr>
      <w:tr w:rsidR="00BB0B82" w:rsidRPr="002E5C79" w:rsidDel="008D26A9" w14:paraId="3EA47FB2" w14:textId="61F88405" w:rsidTr="00D4265D">
        <w:trPr>
          <w:gridAfter w:val="1"/>
          <w:wAfter w:w="6" w:type="pct"/>
          <w:trHeight w:val="264"/>
          <w:del w:id="2124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4FC6B1" w14:textId="6AF9B636" w:rsidR="00BB0B82" w:rsidRPr="002E5C79" w:rsidDel="008D26A9" w:rsidRDefault="00BB0B82">
            <w:pPr>
              <w:pStyle w:val="ListParagraph"/>
              <w:spacing w:after="0" w:line="276" w:lineRule="auto"/>
              <w:jc w:val="both"/>
              <w:rPr>
                <w:del w:id="21247" w:author="Rachel Shipsey" w:date="2025-06-23T15:21:00Z"/>
                <w:rFonts w:eastAsia="Times New Roman" w:cs="Arial"/>
                <w:color w:val="000000"/>
                <w:sz w:val="18"/>
                <w:szCs w:val="18"/>
              </w:rPr>
              <w:pPrChange w:id="21248" w:author="Rachel Shipsey" w:date="2025-06-23T15:41:00Z">
                <w:pPr/>
              </w:pPrChange>
            </w:pPr>
            <w:del w:id="21249"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861B69" w14:textId="3496E317" w:rsidR="00BB0B82" w:rsidRPr="002E5C79" w:rsidDel="008D26A9" w:rsidRDefault="00BB0B82">
            <w:pPr>
              <w:pStyle w:val="ListParagraph"/>
              <w:spacing w:after="0" w:line="276" w:lineRule="auto"/>
              <w:jc w:val="both"/>
              <w:rPr>
                <w:del w:id="21250" w:author="Rachel Shipsey" w:date="2025-06-23T15:21:00Z"/>
                <w:rFonts w:eastAsia="Times New Roman" w:cs="Arial"/>
                <w:color w:val="000000"/>
                <w:sz w:val="18"/>
                <w:szCs w:val="18"/>
              </w:rPr>
              <w:pPrChange w:id="21251" w:author="Rachel Shipsey" w:date="2025-06-23T15:41:00Z">
                <w:pPr>
                  <w:ind w:firstLineChars="200" w:firstLine="360"/>
                </w:pPr>
              </w:pPrChange>
            </w:pPr>
            <w:del w:id="21252" w:author="Rachel Shipsey" w:date="2025-06-23T15:21:00Z">
              <w:r w:rsidRPr="002E5C79" w:rsidDel="008D26A9">
                <w:rPr>
                  <w:rFonts w:eastAsia="Times New Roman" w:cs="Arial"/>
                  <w:color w:val="000000"/>
                  <w:sz w:val="18"/>
                  <w:szCs w:val="18"/>
                </w:rPr>
                <w:delText>Census message design, developing &amp; Pretesting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D6844D" w14:textId="1B92C8F7" w:rsidR="00BB0B82" w:rsidRPr="002E5C79" w:rsidDel="008D26A9" w:rsidRDefault="00BB0B82">
            <w:pPr>
              <w:pStyle w:val="ListParagraph"/>
              <w:spacing w:after="0" w:line="276" w:lineRule="auto"/>
              <w:jc w:val="both"/>
              <w:rPr>
                <w:del w:id="21253" w:author="Rachel Shipsey" w:date="2025-06-23T15:21:00Z"/>
                <w:rFonts w:eastAsia="Times New Roman" w:cs="Arial"/>
                <w:color w:val="000000"/>
                <w:sz w:val="18"/>
                <w:szCs w:val="18"/>
              </w:rPr>
              <w:pPrChange w:id="21254"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9E733D" w14:textId="69347CE0" w:rsidR="00BB0B82" w:rsidRPr="002E5C79" w:rsidDel="008D26A9" w:rsidRDefault="00BB0B82">
            <w:pPr>
              <w:pStyle w:val="ListParagraph"/>
              <w:spacing w:after="0" w:line="276" w:lineRule="auto"/>
              <w:jc w:val="both"/>
              <w:rPr>
                <w:del w:id="21255" w:author="Rachel Shipsey" w:date="2025-06-23T15:21:00Z"/>
                <w:rFonts w:eastAsia="Times New Roman" w:cs="Arial"/>
                <w:sz w:val="18"/>
                <w:szCs w:val="18"/>
              </w:rPr>
              <w:pPrChange w:id="21256"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B086C4" w14:textId="40B43B31" w:rsidR="00BB0B82" w:rsidRPr="002E5C79" w:rsidDel="008D26A9" w:rsidRDefault="00BB0B82">
            <w:pPr>
              <w:pStyle w:val="ListParagraph"/>
              <w:spacing w:after="0" w:line="276" w:lineRule="auto"/>
              <w:jc w:val="both"/>
              <w:rPr>
                <w:del w:id="21257" w:author="Rachel Shipsey" w:date="2025-06-23T15:21:00Z"/>
                <w:rFonts w:eastAsia="Times New Roman" w:cs="Arial"/>
                <w:color w:val="000000"/>
                <w:sz w:val="18"/>
                <w:szCs w:val="18"/>
              </w:rPr>
              <w:pPrChange w:id="21258" w:author="Rachel Shipsey" w:date="2025-06-23T15:41:00Z">
                <w:pPr>
                  <w:jc w:val="right"/>
                </w:pPr>
              </w:pPrChange>
            </w:pPr>
            <w:del w:id="21259"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2EE8C4" w14:textId="50518217" w:rsidR="00BB0B82" w:rsidRPr="002E5C79" w:rsidDel="008D26A9" w:rsidRDefault="00BB0B82">
            <w:pPr>
              <w:pStyle w:val="ListParagraph"/>
              <w:spacing w:after="0" w:line="276" w:lineRule="auto"/>
              <w:jc w:val="both"/>
              <w:rPr>
                <w:del w:id="21260" w:author="Rachel Shipsey" w:date="2025-06-23T15:21:00Z"/>
                <w:rFonts w:eastAsia="Times New Roman" w:cs="Arial"/>
                <w:color w:val="000000"/>
                <w:sz w:val="20"/>
                <w:szCs w:val="20"/>
              </w:rPr>
              <w:pPrChange w:id="21261" w:author="Rachel Shipsey" w:date="2025-06-23T15:41:00Z">
                <w:pPr>
                  <w:jc w:val="right"/>
                </w:pPr>
              </w:pPrChange>
            </w:pPr>
            <w:del w:id="21262" w:author="Rachel Shipsey" w:date="2025-06-23T15:21:00Z">
              <w:r w:rsidRPr="00F84E7F" w:rsidDel="008D26A9">
                <w:rPr>
                  <w:rFonts w:eastAsia="Times New Roman" w:cs="Arial"/>
                  <w:color w:val="000000"/>
                  <w:sz w:val="16"/>
                  <w:szCs w:val="16"/>
                </w:rPr>
                <w:delText>1.4</w:delText>
              </w:r>
            </w:del>
          </w:p>
        </w:tc>
      </w:tr>
      <w:tr w:rsidR="00BB0B82" w:rsidRPr="002E5C79" w:rsidDel="008D26A9" w14:paraId="32547E7E" w14:textId="310ED4EB" w:rsidTr="00D4265D">
        <w:trPr>
          <w:gridAfter w:val="1"/>
          <w:wAfter w:w="6" w:type="pct"/>
          <w:trHeight w:val="264"/>
          <w:del w:id="2126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C396FF" w14:textId="585CD54D" w:rsidR="00BB0B82" w:rsidRPr="002E5C79" w:rsidDel="008D26A9" w:rsidRDefault="00BB0B82">
            <w:pPr>
              <w:pStyle w:val="ListParagraph"/>
              <w:spacing w:after="0" w:line="276" w:lineRule="auto"/>
              <w:jc w:val="both"/>
              <w:rPr>
                <w:del w:id="21264" w:author="Rachel Shipsey" w:date="2025-06-23T15:21:00Z"/>
                <w:rFonts w:eastAsia="Times New Roman" w:cs="Arial"/>
                <w:color w:val="000000"/>
                <w:sz w:val="18"/>
                <w:szCs w:val="18"/>
              </w:rPr>
              <w:pPrChange w:id="21265" w:author="Rachel Shipsey" w:date="2025-06-23T15:41:00Z">
                <w:pPr/>
              </w:pPrChange>
            </w:pPr>
            <w:del w:id="21266"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848B7B" w14:textId="693F95D1" w:rsidR="00BB0B82" w:rsidRPr="002E5C79" w:rsidDel="008D26A9" w:rsidRDefault="00BB0B82">
            <w:pPr>
              <w:pStyle w:val="ListParagraph"/>
              <w:spacing w:after="0" w:line="276" w:lineRule="auto"/>
              <w:jc w:val="both"/>
              <w:rPr>
                <w:del w:id="21267" w:author="Rachel Shipsey" w:date="2025-06-23T15:21:00Z"/>
                <w:rFonts w:eastAsia="Times New Roman" w:cs="Arial"/>
                <w:color w:val="000000"/>
                <w:sz w:val="18"/>
                <w:szCs w:val="18"/>
              </w:rPr>
              <w:pPrChange w:id="21268" w:author="Rachel Shipsey" w:date="2025-06-23T15:41:00Z">
                <w:pPr>
                  <w:ind w:firstLineChars="200" w:firstLine="360"/>
                </w:pPr>
              </w:pPrChange>
            </w:pPr>
            <w:del w:id="21269" w:author="Rachel Shipsey" w:date="2025-06-23T15:21:00Z">
              <w:r w:rsidRPr="002E5C79" w:rsidDel="008D26A9">
                <w:rPr>
                  <w:rFonts w:eastAsia="Times New Roman" w:cs="Arial"/>
                  <w:color w:val="000000"/>
                  <w:sz w:val="18"/>
                  <w:szCs w:val="18"/>
                </w:rPr>
                <w:delText>Stakeholder Engagements- Media Consultations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E7B52A" w14:textId="48C6BE64" w:rsidR="00BB0B82" w:rsidRPr="002E5C79" w:rsidDel="008D26A9" w:rsidRDefault="00BB0B82">
            <w:pPr>
              <w:pStyle w:val="ListParagraph"/>
              <w:spacing w:after="0" w:line="276" w:lineRule="auto"/>
              <w:jc w:val="both"/>
              <w:rPr>
                <w:del w:id="21270" w:author="Rachel Shipsey" w:date="2025-06-23T15:21:00Z"/>
                <w:rFonts w:eastAsia="Times New Roman" w:cs="Arial"/>
                <w:color w:val="000000"/>
                <w:sz w:val="18"/>
                <w:szCs w:val="18"/>
              </w:rPr>
              <w:pPrChange w:id="21271" w:author="Rachel Shipsey" w:date="2025-06-23T15:41:00Z">
                <w:pPr>
                  <w:ind w:firstLineChars="200" w:firstLine="320"/>
                </w:pPr>
              </w:pPrChange>
            </w:pPr>
            <w:del w:id="21272" w:author="Rachel Shipsey" w:date="2025-06-23T15:21:00Z">
              <w:r w:rsidDel="008D26A9">
                <w:rPr>
                  <w:rFonts w:eastAsia="Times New Roman" w:cs="Arial"/>
                  <w:color w:val="000000"/>
                  <w:sz w:val="16"/>
                  <w:szCs w:val="16"/>
                </w:rPr>
                <w:delText>Print and electronic materials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C1DF10A" w14:textId="3605F224" w:rsidR="00BB0B82" w:rsidRPr="002E5C79" w:rsidDel="008D26A9" w:rsidRDefault="00BB0B82">
            <w:pPr>
              <w:pStyle w:val="ListParagraph"/>
              <w:spacing w:after="0" w:line="276" w:lineRule="auto"/>
              <w:jc w:val="both"/>
              <w:rPr>
                <w:del w:id="21273" w:author="Rachel Shipsey" w:date="2025-06-23T15:21:00Z"/>
                <w:rFonts w:eastAsia="Times New Roman" w:cs="Arial"/>
                <w:sz w:val="18"/>
                <w:szCs w:val="18"/>
              </w:rPr>
              <w:pPrChange w:id="21274" w:author="Rachel Shipsey" w:date="2025-06-23T15:41:00Z">
                <w:pPr/>
              </w:pPrChange>
            </w:pPr>
            <w:del w:id="21275"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A6FFB1" w14:textId="7E9F3BFA" w:rsidR="00BB0B82" w:rsidRPr="002E5C79" w:rsidDel="008D26A9" w:rsidRDefault="00BB0B82">
            <w:pPr>
              <w:pStyle w:val="ListParagraph"/>
              <w:spacing w:after="0" w:line="276" w:lineRule="auto"/>
              <w:jc w:val="both"/>
              <w:rPr>
                <w:del w:id="21276" w:author="Rachel Shipsey" w:date="2025-06-23T15:21:00Z"/>
                <w:rFonts w:eastAsia="Times New Roman" w:cs="Arial"/>
                <w:color w:val="000000"/>
                <w:sz w:val="18"/>
                <w:szCs w:val="18"/>
              </w:rPr>
              <w:pPrChange w:id="21277" w:author="Rachel Shipsey" w:date="2025-06-23T15:41:00Z">
                <w:pPr>
                  <w:jc w:val="right"/>
                </w:pPr>
              </w:pPrChange>
            </w:pPr>
            <w:del w:id="21278" w:author="Rachel Shipsey" w:date="2025-06-23T15:21:00Z">
              <w:r w:rsidRPr="00F84E7F" w:rsidDel="008D26A9">
                <w:rPr>
                  <w:rFonts w:eastAsia="Times New Roman" w:cs="Arial"/>
                  <w:color w:val="000000"/>
                  <w:sz w:val="16"/>
                  <w:szCs w:val="16"/>
                </w:rPr>
                <w:delText>12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AC0BFC" w14:textId="76A19CF2" w:rsidR="00BB0B82" w:rsidRPr="002E5C79" w:rsidDel="008D26A9" w:rsidRDefault="00BB0B82">
            <w:pPr>
              <w:pStyle w:val="ListParagraph"/>
              <w:spacing w:after="0" w:line="276" w:lineRule="auto"/>
              <w:jc w:val="both"/>
              <w:rPr>
                <w:del w:id="21279" w:author="Rachel Shipsey" w:date="2025-06-23T15:21:00Z"/>
                <w:rFonts w:eastAsia="Times New Roman" w:cs="Arial"/>
                <w:color w:val="000000"/>
                <w:sz w:val="20"/>
                <w:szCs w:val="20"/>
              </w:rPr>
              <w:pPrChange w:id="21280" w:author="Rachel Shipsey" w:date="2025-06-23T15:41:00Z">
                <w:pPr>
                  <w:jc w:val="right"/>
                </w:pPr>
              </w:pPrChange>
            </w:pPr>
            <w:del w:id="21281" w:author="Rachel Shipsey" w:date="2025-06-23T15:21:00Z">
              <w:r w:rsidRPr="00F84E7F" w:rsidDel="008D26A9">
                <w:rPr>
                  <w:rFonts w:eastAsia="Times New Roman" w:cs="Arial"/>
                  <w:color w:val="000000"/>
                  <w:sz w:val="16"/>
                  <w:szCs w:val="16"/>
                </w:rPr>
                <w:delText>1.3</w:delText>
              </w:r>
            </w:del>
          </w:p>
        </w:tc>
      </w:tr>
      <w:tr w:rsidR="00BB0B82" w:rsidRPr="002E5C79" w:rsidDel="008D26A9" w14:paraId="21AC97D7" w14:textId="7E25B363" w:rsidTr="00D4265D">
        <w:trPr>
          <w:gridAfter w:val="1"/>
          <w:wAfter w:w="6" w:type="pct"/>
          <w:trHeight w:val="264"/>
          <w:del w:id="2128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85673C" w14:textId="405F141E" w:rsidR="00BB0B82" w:rsidRPr="002E5C79" w:rsidDel="008D26A9" w:rsidRDefault="00BB0B82">
            <w:pPr>
              <w:pStyle w:val="ListParagraph"/>
              <w:spacing w:after="0" w:line="276" w:lineRule="auto"/>
              <w:jc w:val="both"/>
              <w:rPr>
                <w:del w:id="21283" w:author="Rachel Shipsey" w:date="2025-06-23T15:21:00Z"/>
                <w:rFonts w:eastAsia="Times New Roman" w:cs="Arial"/>
                <w:color w:val="000000"/>
                <w:sz w:val="18"/>
                <w:szCs w:val="18"/>
              </w:rPr>
              <w:pPrChange w:id="21284" w:author="Rachel Shipsey" w:date="2025-06-23T15:41:00Z">
                <w:pPr/>
              </w:pPrChange>
            </w:pPr>
            <w:del w:id="21285"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D6633C" w14:textId="2CD1063F" w:rsidR="00BB0B82" w:rsidRPr="002E5C79" w:rsidDel="008D26A9" w:rsidRDefault="00BB0B82">
            <w:pPr>
              <w:pStyle w:val="ListParagraph"/>
              <w:spacing w:after="0" w:line="276" w:lineRule="auto"/>
              <w:jc w:val="both"/>
              <w:rPr>
                <w:del w:id="21286" w:author="Rachel Shipsey" w:date="2025-06-23T15:21:00Z"/>
                <w:rFonts w:eastAsia="Times New Roman" w:cs="Arial"/>
                <w:color w:val="000000"/>
                <w:sz w:val="18"/>
                <w:szCs w:val="18"/>
              </w:rPr>
              <w:pPrChange w:id="21287" w:author="Rachel Shipsey" w:date="2025-06-23T15:41:00Z">
                <w:pPr>
                  <w:ind w:firstLineChars="200" w:firstLine="360"/>
                </w:pPr>
              </w:pPrChange>
            </w:pPr>
            <w:del w:id="21288" w:author="Rachel Shipsey" w:date="2025-06-23T15:21:00Z">
              <w:r w:rsidRPr="002E5C79" w:rsidDel="008D26A9">
                <w:rPr>
                  <w:rFonts w:eastAsia="Times New Roman" w:cs="Arial"/>
                  <w:color w:val="000000"/>
                  <w:sz w:val="18"/>
                  <w:szCs w:val="18"/>
                </w:rPr>
                <w:delText xml:space="preserve">Development of Field Monitoring tools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A9A0C7" w14:textId="69E969BD" w:rsidR="00BB0B82" w:rsidRPr="002E5C79" w:rsidDel="008D26A9" w:rsidRDefault="00BB0B82">
            <w:pPr>
              <w:pStyle w:val="ListParagraph"/>
              <w:spacing w:after="0" w:line="276" w:lineRule="auto"/>
              <w:jc w:val="both"/>
              <w:rPr>
                <w:del w:id="21289" w:author="Rachel Shipsey" w:date="2025-06-23T15:21:00Z"/>
                <w:rFonts w:eastAsia="Times New Roman" w:cs="Arial"/>
                <w:color w:val="000000"/>
                <w:sz w:val="18"/>
                <w:szCs w:val="18"/>
              </w:rPr>
              <w:pPrChange w:id="21290"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89E408" w14:textId="3A8A631C" w:rsidR="00BB0B82" w:rsidRPr="002E5C79" w:rsidDel="008D26A9" w:rsidRDefault="00BB0B82">
            <w:pPr>
              <w:pStyle w:val="ListParagraph"/>
              <w:spacing w:after="0" w:line="276" w:lineRule="auto"/>
              <w:jc w:val="both"/>
              <w:rPr>
                <w:del w:id="21291" w:author="Rachel Shipsey" w:date="2025-06-23T15:21:00Z"/>
                <w:rFonts w:eastAsia="Times New Roman" w:cs="Arial"/>
                <w:sz w:val="18"/>
                <w:szCs w:val="18"/>
              </w:rPr>
              <w:pPrChange w:id="21292"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7998D2" w14:textId="73BD3EAD" w:rsidR="00BB0B82" w:rsidRPr="002E5C79" w:rsidDel="008D26A9" w:rsidRDefault="00BB0B82">
            <w:pPr>
              <w:pStyle w:val="ListParagraph"/>
              <w:spacing w:after="0" w:line="276" w:lineRule="auto"/>
              <w:jc w:val="both"/>
              <w:rPr>
                <w:del w:id="21293" w:author="Rachel Shipsey" w:date="2025-06-23T15:21:00Z"/>
                <w:rFonts w:eastAsia="Times New Roman" w:cs="Arial"/>
                <w:color w:val="000000"/>
                <w:sz w:val="18"/>
                <w:szCs w:val="18"/>
              </w:rPr>
              <w:pPrChange w:id="21294" w:author="Rachel Shipsey" w:date="2025-06-23T15:41:00Z">
                <w:pPr>
                  <w:jc w:val="right"/>
                </w:pPr>
              </w:pPrChange>
            </w:pPr>
            <w:del w:id="21295" w:author="Rachel Shipsey" w:date="2025-06-23T15:21:00Z">
              <w:r w:rsidRPr="00F84E7F" w:rsidDel="008D26A9">
                <w:rPr>
                  <w:rFonts w:eastAsia="Times New Roman" w:cs="Arial"/>
                  <w:color w:val="000000"/>
                  <w:sz w:val="16"/>
                  <w:szCs w:val="16"/>
                </w:rPr>
                <w:delText>12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E86D0E" w14:textId="17B10BFD" w:rsidR="00BB0B82" w:rsidRPr="002E5C79" w:rsidDel="008D26A9" w:rsidRDefault="00BB0B82">
            <w:pPr>
              <w:pStyle w:val="ListParagraph"/>
              <w:spacing w:after="0" w:line="276" w:lineRule="auto"/>
              <w:jc w:val="both"/>
              <w:rPr>
                <w:del w:id="21296" w:author="Rachel Shipsey" w:date="2025-06-23T15:21:00Z"/>
                <w:rFonts w:eastAsia="Times New Roman" w:cs="Arial"/>
                <w:color w:val="000000"/>
                <w:sz w:val="20"/>
                <w:szCs w:val="20"/>
              </w:rPr>
              <w:pPrChange w:id="21297" w:author="Rachel Shipsey" w:date="2025-06-23T15:41:00Z">
                <w:pPr>
                  <w:jc w:val="right"/>
                </w:pPr>
              </w:pPrChange>
            </w:pPr>
            <w:del w:id="21298" w:author="Rachel Shipsey" w:date="2025-06-23T15:21:00Z">
              <w:r w:rsidRPr="00F84E7F" w:rsidDel="008D26A9">
                <w:rPr>
                  <w:rFonts w:eastAsia="Times New Roman" w:cs="Arial"/>
                  <w:color w:val="000000"/>
                  <w:sz w:val="16"/>
                  <w:szCs w:val="16"/>
                </w:rPr>
                <w:delText>1.3</w:delText>
              </w:r>
            </w:del>
          </w:p>
        </w:tc>
      </w:tr>
      <w:tr w:rsidR="00BB0B82" w:rsidRPr="002E5C79" w:rsidDel="008D26A9" w14:paraId="139F9B1A" w14:textId="60282756" w:rsidTr="00D4265D">
        <w:trPr>
          <w:gridAfter w:val="1"/>
          <w:wAfter w:w="6" w:type="pct"/>
          <w:trHeight w:val="264"/>
          <w:del w:id="2129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49E034" w14:textId="011F6A1E" w:rsidR="00BB0B82" w:rsidRPr="002E5C79" w:rsidDel="008D26A9" w:rsidRDefault="00BB0B82">
            <w:pPr>
              <w:pStyle w:val="ListParagraph"/>
              <w:spacing w:after="0" w:line="276" w:lineRule="auto"/>
              <w:jc w:val="both"/>
              <w:rPr>
                <w:del w:id="21300" w:author="Rachel Shipsey" w:date="2025-06-23T15:21:00Z"/>
                <w:rFonts w:eastAsia="Times New Roman" w:cs="Arial"/>
                <w:color w:val="000000"/>
                <w:sz w:val="18"/>
                <w:szCs w:val="18"/>
              </w:rPr>
              <w:pPrChange w:id="21301" w:author="Rachel Shipsey" w:date="2025-06-23T15:41:00Z">
                <w:pPr/>
              </w:pPrChange>
            </w:pPr>
            <w:del w:id="21302"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E2B2793" w14:textId="25FD80B3" w:rsidR="00BB0B82" w:rsidRPr="002E5C79" w:rsidDel="008D26A9" w:rsidRDefault="00BB0B82">
            <w:pPr>
              <w:pStyle w:val="ListParagraph"/>
              <w:spacing w:after="0" w:line="276" w:lineRule="auto"/>
              <w:jc w:val="both"/>
              <w:rPr>
                <w:del w:id="21303" w:author="Rachel Shipsey" w:date="2025-06-23T15:21:00Z"/>
                <w:rFonts w:eastAsia="Times New Roman" w:cs="Arial"/>
                <w:color w:val="000000"/>
                <w:sz w:val="18"/>
                <w:szCs w:val="18"/>
              </w:rPr>
              <w:pPrChange w:id="21304" w:author="Rachel Shipsey" w:date="2025-06-23T15:41:00Z">
                <w:pPr>
                  <w:ind w:firstLineChars="200" w:firstLine="360"/>
                </w:pPr>
              </w:pPrChange>
            </w:pPr>
            <w:del w:id="21305" w:author="Rachel Shipsey" w:date="2025-06-23T15:21:00Z">
              <w:r w:rsidRPr="002E5C79" w:rsidDel="008D26A9">
                <w:rPr>
                  <w:rFonts w:eastAsia="Times New Roman" w:cs="Arial"/>
                  <w:color w:val="000000"/>
                  <w:sz w:val="18"/>
                  <w:szCs w:val="18"/>
                </w:rPr>
                <w:delText>Development of Census Publicity tools and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99EF78" w14:textId="523B40D9" w:rsidR="00BB0B82" w:rsidRPr="002E5C79" w:rsidDel="008D26A9" w:rsidRDefault="00BB0B82">
            <w:pPr>
              <w:pStyle w:val="ListParagraph"/>
              <w:spacing w:after="0" w:line="276" w:lineRule="auto"/>
              <w:jc w:val="both"/>
              <w:rPr>
                <w:del w:id="21306" w:author="Rachel Shipsey" w:date="2025-06-23T15:21:00Z"/>
                <w:rFonts w:eastAsia="Times New Roman" w:cs="Arial"/>
                <w:color w:val="000000"/>
                <w:sz w:val="18"/>
                <w:szCs w:val="18"/>
              </w:rPr>
              <w:pPrChange w:id="21307" w:author="Rachel Shipsey" w:date="2025-06-23T15:41:00Z">
                <w:pPr>
                  <w:ind w:firstLineChars="200" w:firstLine="320"/>
                </w:pPr>
              </w:pPrChange>
            </w:pPr>
            <w:del w:id="21308" w:author="Rachel Shipsey" w:date="2025-06-23T15:21:00Z">
              <w:r w:rsidDel="008D26A9">
                <w:rPr>
                  <w:rFonts w:eastAsia="Times New Roman" w:cs="Arial"/>
                  <w:color w:val="000000"/>
                  <w:sz w:val="16"/>
                  <w:szCs w:val="16"/>
                </w:rPr>
                <w:delText>Census documentary</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484A9DB" w14:textId="47CF11DC" w:rsidR="00BB0B82" w:rsidRPr="002E5C79" w:rsidDel="008D26A9" w:rsidRDefault="00BB0B82">
            <w:pPr>
              <w:pStyle w:val="ListParagraph"/>
              <w:spacing w:after="0" w:line="276" w:lineRule="auto"/>
              <w:jc w:val="both"/>
              <w:rPr>
                <w:del w:id="21309" w:author="Rachel Shipsey" w:date="2025-06-23T15:21:00Z"/>
                <w:rFonts w:eastAsia="Times New Roman" w:cs="Arial"/>
                <w:sz w:val="18"/>
                <w:szCs w:val="18"/>
              </w:rPr>
              <w:pPrChange w:id="21310" w:author="Rachel Shipsey" w:date="2025-06-23T15:41:00Z">
                <w:pPr/>
              </w:pPrChange>
            </w:pPr>
            <w:del w:id="21311" w:author="Rachel Shipsey" w:date="2025-06-23T15:21:00Z">
              <w:r w:rsidRPr="00765946"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82319F" w14:textId="3A68F452" w:rsidR="00BB0B82" w:rsidRPr="002E5C79" w:rsidDel="008D26A9" w:rsidRDefault="00BB0B82">
            <w:pPr>
              <w:pStyle w:val="ListParagraph"/>
              <w:spacing w:after="0" w:line="276" w:lineRule="auto"/>
              <w:jc w:val="both"/>
              <w:rPr>
                <w:del w:id="21312" w:author="Rachel Shipsey" w:date="2025-06-23T15:21:00Z"/>
                <w:rFonts w:eastAsia="Times New Roman" w:cs="Arial"/>
                <w:color w:val="000000"/>
                <w:sz w:val="18"/>
                <w:szCs w:val="18"/>
              </w:rPr>
              <w:pPrChange w:id="21313" w:author="Rachel Shipsey" w:date="2025-06-23T15:41:00Z">
                <w:pPr>
                  <w:jc w:val="right"/>
                </w:pPr>
              </w:pPrChange>
            </w:pPr>
            <w:del w:id="21314" w:author="Rachel Shipsey" w:date="2025-06-23T15:21:00Z">
              <w:r w:rsidRPr="00F84E7F" w:rsidDel="008D26A9">
                <w:rPr>
                  <w:rFonts w:eastAsia="Times New Roman" w:cs="Arial"/>
                  <w:color w:val="000000"/>
                  <w:sz w:val="16"/>
                  <w:szCs w:val="16"/>
                </w:rPr>
                <w:delText>12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B681D5" w14:textId="108BD99D" w:rsidR="00BB0B82" w:rsidRPr="002E5C79" w:rsidDel="008D26A9" w:rsidRDefault="00BB0B82">
            <w:pPr>
              <w:pStyle w:val="ListParagraph"/>
              <w:spacing w:after="0" w:line="276" w:lineRule="auto"/>
              <w:jc w:val="both"/>
              <w:rPr>
                <w:del w:id="21315" w:author="Rachel Shipsey" w:date="2025-06-23T15:21:00Z"/>
                <w:rFonts w:eastAsia="Times New Roman" w:cs="Arial"/>
                <w:color w:val="000000"/>
                <w:sz w:val="20"/>
                <w:szCs w:val="20"/>
              </w:rPr>
              <w:pPrChange w:id="21316" w:author="Rachel Shipsey" w:date="2025-06-23T15:41:00Z">
                <w:pPr>
                  <w:jc w:val="right"/>
                </w:pPr>
              </w:pPrChange>
            </w:pPr>
            <w:del w:id="21317" w:author="Rachel Shipsey" w:date="2025-06-23T15:21:00Z">
              <w:r w:rsidRPr="00F84E7F" w:rsidDel="008D26A9">
                <w:rPr>
                  <w:rFonts w:eastAsia="Times New Roman" w:cs="Arial"/>
                  <w:color w:val="000000"/>
                  <w:sz w:val="16"/>
                  <w:szCs w:val="16"/>
                </w:rPr>
                <w:delText>1.0</w:delText>
              </w:r>
            </w:del>
          </w:p>
        </w:tc>
      </w:tr>
      <w:tr w:rsidR="00BB0B82" w:rsidRPr="002E5C79" w:rsidDel="008D26A9" w14:paraId="4D626950" w14:textId="7397C671" w:rsidTr="00D4265D">
        <w:trPr>
          <w:gridAfter w:val="1"/>
          <w:wAfter w:w="6" w:type="pct"/>
          <w:trHeight w:val="264"/>
          <w:del w:id="2131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0DFC4D" w14:textId="05F0FAF7" w:rsidR="00BB0B82" w:rsidRPr="002E5C79" w:rsidDel="008D26A9" w:rsidRDefault="00BB0B82">
            <w:pPr>
              <w:pStyle w:val="ListParagraph"/>
              <w:spacing w:after="0" w:line="276" w:lineRule="auto"/>
              <w:jc w:val="both"/>
              <w:rPr>
                <w:del w:id="21319" w:author="Rachel Shipsey" w:date="2025-06-23T15:21:00Z"/>
                <w:rFonts w:eastAsia="Times New Roman" w:cs="Arial"/>
                <w:color w:val="000000"/>
                <w:sz w:val="18"/>
                <w:szCs w:val="18"/>
              </w:rPr>
              <w:pPrChange w:id="21320" w:author="Rachel Shipsey" w:date="2025-06-23T15:41:00Z">
                <w:pPr/>
              </w:pPrChange>
            </w:pPr>
            <w:del w:id="21321"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94F73B" w14:textId="74F514DB" w:rsidR="00BB0B82" w:rsidRPr="002E5C79" w:rsidDel="008D26A9" w:rsidRDefault="00BB0B82">
            <w:pPr>
              <w:pStyle w:val="ListParagraph"/>
              <w:spacing w:after="0" w:line="276" w:lineRule="auto"/>
              <w:jc w:val="both"/>
              <w:rPr>
                <w:del w:id="21322" w:author="Rachel Shipsey" w:date="2025-06-23T15:21:00Z"/>
                <w:rFonts w:eastAsia="Times New Roman" w:cs="Arial"/>
                <w:color w:val="000000"/>
                <w:sz w:val="18"/>
                <w:szCs w:val="18"/>
              </w:rPr>
              <w:pPrChange w:id="21323" w:author="Rachel Shipsey" w:date="2025-06-23T15:41:00Z">
                <w:pPr>
                  <w:ind w:left="328"/>
                </w:pPr>
              </w:pPrChange>
            </w:pPr>
            <w:del w:id="21324" w:author="Rachel Shipsey" w:date="2025-06-23T15:21:00Z">
              <w:r w:rsidRPr="002E5C79" w:rsidDel="008D26A9">
                <w:rPr>
                  <w:rFonts w:eastAsia="Times New Roman" w:cs="Arial"/>
                  <w:color w:val="000000"/>
                  <w:sz w:val="18"/>
                  <w:szCs w:val="18"/>
                </w:rPr>
                <w:delText xml:space="preserve">Design and Reproduction of census publicity print products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9DD6396" w14:textId="7678FD6E" w:rsidR="00BB0B82" w:rsidRPr="002E5C79" w:rsidDel="008D26A9" w:rsidRDefault="00BB0B82">
            <w:pPr>
              <w:pStyle w:val="ListParagraph"/>
              <w:spacing w:after="0" w:line="276" w:lineRule="auto"/>
              <w:jc w:val="both"/>
              <w:rPr>
                <w:del w:id="21325" w:author="Rachel Shipsey" w:date="2025-06-23T15:21:00Z"/>
                <w:rFonts w:eastAsia="Times New Roman" w:cs="Arial"/>
                <w:color w:val="000000"/>
                <w:sz w:val="18"/>
                <w:szCs w:val="18"/>
              </w:rPr>
              <w:pPrChange w:id="21326" w:author="Rachel Shipsey" w:date="2025-06-23T15:41:00Z">
                <w:pPr>
                  <w:ind w:firstLineChars="200" w:firstLine="320"/>
                </w:pPr>
              </w:pPrChange>
            </w:pPr>
            <w:del w:id="21327" w:author="Rachel Shipsey" w:date="2025-06-23T15:21:00Z">
              <w:r w:rsidRPr="0098599F" w:rsidDel="008D26A9">
                <w:rPr>
                  <w:rFonts w:eastAsia="Times New Roman" w:cs="Arial"/>
                  <w:color w:val="000000"/>
                  <w:sz w:val="16"/>
                  <w:szCs w:val="16"/>
                </w:rPr>
                <w:delText>Census webpage, Toll-free service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0D421A1B" w14:textId="6FF30E43" w:rsidR="00BB0B82" w:rsidRPr="002E5C79" w:rsidDel="008D26A9" w:rsidRDefault="00BB0B82">
            <w:pPr>
              <w:pStyle w:val="ListParagraph"/>
              <w:spacing w:after="0" w:line="276" w:lineRule="auto"/>
              <w:jc w:val="both"/>
              <w:rPr>
                <w:del w:id="21328" w:author="Rachel Shipsey" w:date="2025-06-23T15:21:00Z"/>
                <w:rFonts w:eastAsia="Times New Roman" w:cs="Arial"/>
                <w:sz w:val="18"/>
                <w:szCs w:val="18"/>
              </w:rPr>
              <w:pPrChange w:id="21329" w:author="Rachel Shipsey" w:date="2025-06-23T15:41:00Z">
                <w:pPr/>
              </w:pPrChange>
            </w:pPr>
            <w:del w:id="21330" w:author="Rachel Shipsey" w:date="2025-06-23T15:21:00Z">
              <w:r w:rsidRPr="00765946"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88470A" w14:textId="239ECEE8" w:rsidR="00BB0B82" w:rsidRPr="002E5C79" w:rsidDel="008D26A9" w:rsidRDefault="00BB0B82">
            <w:pPr>
              <w:pStyle w:val="ListParagraph"/>
              <w:spacing w:after="0" w:line="276" w:lineRule="auto"/>
              <w:jc w:val="both"/>
              <w:rPr>
                <w:del w:id="21331" w:author="Rachel Shipsey" w:date="2025-06-23T15:21:00Z"/>
                <w:rFonts w:eastAsia="Times New Roman" w:cs="Arial"/>
                <w:color w:val="000000"/>
                <w:sz w:val="18"/>
                <w:szCs w:val="18"/>
              </w:rPr>
              <w:pPrChange w:id="21332" w:author="Rachel Shipsey" w:date="2025-06-23T15:41:00Z">
                <w:pPr>
                  <w:jc w:val="right"/>
                </w:pPr>
              </w:pPrChange>
            </w:pPr>
            <w:del w:id="21333"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1A48AA" w14:textId="1E746D74" w:rsidR="00BB0B82" w:rsidRPr="002E5C79" w:rsidDel="008D26A9" w:rsidRDefault="00BB0B82">
            <w:pPr>
              <w:pStyle w:val="ListParagraph"/>
              <w:spacing w:after="0" w:line="276" w:lineRule="auto"/>
              <w:jc w:val="both"/>
              <w:rPr>
                <w:del w:id="21334" w:author="Rachel Shipsey" w:date="2025-06-23T15:21:00Z"/>
                <w:rFonts w:eastAsia="Times New Roman" w:cs="Arial"/>
                <w:color w:val="000000"/>
                <w:sz w:val="20"/>
                <w:szCs w:val="20"/>
              </w:rPr>
              <w:pPrChange w:id="21335" w:author="Rachel Shipsey" w:date="2025-06-23T15:41:00Z">
                <w:pPr>
                  <w:jc w:val="right"/>
                </w:pPr>
              </w:pPrChange>
            </w:pPr>
          </w:p>
        </w:tc>
      </w:tr>
      <w:tr w:rsidR="00BB0B82" w:rsidRPr="002E5C79" w:rsidDel="008D26A9" w14:paraId="566BA262" w14:textId="2A1E17EC" w:rsidTr="00D4265D">
        <w:trPr>
          <w:gridAfter w:val="1"/>
          <w:wAfter w:w="6" w:type="pct"/>
          <w:trHeight w:val="264"/>
          <w:del w:id="2133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6F0DCF" w14:textId="6D30D628" w:rsidR="00BB0B82" w:rsidRPr="002E5C79" w:rsidDel="008D26A9" w:rsidRDefault="00BB0B82">
            <w:pPr>
              <w:pStyle w:val="ListParagraph"/>
              <w:spacing w:after="0" w:line="276" w:lineRule="auto"/>
              <w:jc w:val="both"/>
              <w:rPr>
                <w:del w:id="21337" w:author="Rachel Shipsey" w:date="2025-06-23T15:21:00Z"/>
                <w:rFonts w:eastAsia="Times New Roman" w:cs="Arial"/>
                <w:color w:val="000000"/>
                <w:sz w:val="18"/>
                <w:szCs w:val="18"/>
              </w:rPr>
              <w:pPrChange w:id="21338" w:author="Rachel Shipsey" w:date="2025-06-23T15:41:00Z">
                <w:pPr/>
              </w:pPrChange>
            </w:pPr>
            <w:del w:id="21339"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719FAE" w14:textId="34F6F72E" w:rsidR="00BB0B82" w:rsidRPr="002E5C79" w:rsidDel="008D26A9" w:rsidRDefault="00BB0B82">
            <w:pPr>
              <w:pStyle w:val="ListParagraph"/>
              <w:spacing w:after="0" w:line="276" w:lineRule="auto"/>
              <w:jc w:val="both"/>
              <w:rPr>
                <w:del w:id="21340" w:author="Rachel Shipsey" w:date="2025-06-23T15:21:00Z"/>
                <w:rFonts w:eastAsia="Times New Roman" w:cs="Arial"/>
                <w:color w:val="000000"/>
                <w:sz w:val="18"/>
                <w:szCs w:val="18"/>
              </w:rPr>
              <w:pPrChange w:id="21341" w:author="Rachel Shipsey" w:date="2025-06-23T15:41:00Z">
                <w:pPr>
                  <w:ind w:left="328"/>
                </w:pPr>
              </w:pPrChange>
            </w:pPr>
            <w:del w:id="21342" w:author="Rachel Shipsey" w:date="2025-06-23T15:21:00Z">
              <w:r w:rsidRPr="002E5C79" w:rsidDel="008D26A9">
                <w:rPr>
                  <w:rFonts w:eastAsia="Times New Roman" w:cs="Arial"/>
                  <w:color w:val="000000"/>
                  <w:sz w:val="18"/>
                  <w:szCs w:val="18"/>
                </w:rPr>
                <w:delText>Initiate procurement of publicity materials, equipment, tools and services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07BC1D" w14:textId="13ECFA94" w:rsidR="00BB0B82" w:rsidRPr="002E5C79" w:rsidDel="008D26A9" w:rsidRDefault="00BB0B82">
            <w:pPr>
              <w:pStyle w:val="ListParagraph"/>
              <w:spacing w:after="0" w:line="276" w:lineRule="auto"/>
              <w:jc w:val="both"/>
              <w:rPr>
                <w:del w:id="21343" w:author="Rachel Shipsey" w:date="2025-06-23T15:21:00Z"/>
                <w:rFonts w:eastAsia="Times New Roman" w:cs="Arial"/>
                <w:color w:val="000000"/>
                <w:sz w:val="18"/>
                <w:szCs w:val="18"/>
              </w:rPr>
              <w:pPrChange w:id="21344" w:author="Rachel Shipsey" w:date="2025-06-23T15:41:00Z">
                <w:pPr>
                  <w:ind w:firstLineChars="200" w:firstLine="320"/>
                </w:pPr>
              </w:pPrChange>
            </w:pPr>
            <w:del w:id="21345" w:author="Rachel Shipsey" w:date="2025-06-23T15:21:00Z">
              <w:r w:rsidRPr="00F84E7F" w:rsidDel="008D26A9">
                <w:rPr>
                  <w:rFonts w:eastAsia="Times New Roman" w:cs="Arial"/>
                  <w:color w:val="000000"/>
                  <w:sz w:val="16"/>
                  <w:szCs w:val="16"/>
                </w:rPr>
                <w:delText>Work plans, Procurement plan, Budgets, training plans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C87F93" w14:textId="71B428F7" w:rsidR="00BB0B82" w:rsidRPr="002E5C79" w:rsidDel="008D26A9" w:rsidRDefault="00BB0B82">
            <w:pPr>
              <w:pStyle w:val="ListParagraph"/>
              <w:spacing w:after="0" w:line="276" w:lineRule="auto"/>
              <w:jc w:val="both"/>
              <w:rPr>
                <w:del w:id="21346" w:author="Rachel Shipsey" w:date="2025-06-23T15:21:00Z"/>
                <w:rFonts w:eastAsia="Times New Roman" w:cs="Arial"/>
                <w:sz w:val="18"/>
                <w:szCs w:val="18"/>
              </w:rPr>
              <w:pPrChange w:id="21347" w:author="Rachel Shipsey" w:date="2025-06-23T15:41:00Z">
                <w:pPr/>
              </w:pPrChange>
            </w:pPr>
            <w:del w:id="21348"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B7B6B8" w14:textId="04E96E44" w:rsidR="00BB0B82" w:rsidRPr="002E5C79" w:rsidDel="008D26A9" w:rsidRDefault="00BB0B82">
            <w:pPr>
              <w:pStyle w:val="ListParagraph"/>
              <w:spacing w:after="0" w:line="276" w:lineRule="auto"/>
              <w:jc w:val="both"/>
              <w:rPr>
                <w:del w:id="21349" w:author="Rachel Shipsey" w:date="2025-06-23T15:21:00Z"/>
                <w:rFonts w:eastAsia="Times New Roman" w:cs="Arial"/>
                <w:color w:val="000000"/>
                <w:sz w:val="18"/>
                <w:szCs w:val="18"/>
              </w:rPr>
              <w:pPrChange w:id="21350" w:author="Rachel Shipsey" w:date="2025-06-23T15:41:00Z">
                <w:pPr>
                  <w:jc w:val="right"/>
                </w:pPr>
              </w:pPrChange>
            </w:pPr>
            <w:del w:id="21351" w:author="Rachel Shipsey" w:date="2025-06-23T15:21:00Z">
              <w:r w:rsidRPr="00F84E7F" w:rsidDel="008D26A9">
                <w:rPr>
                  <w:rFonts w:eastAsia="Times New Roman" w:cs="Arial"/>
                  <w:color w:val="000000"/>
                  <w:sz w:val="16"/>
                  <w:szCs w:val="16"/>
                </w:rPr>
                <w:delText>17</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E990F9" w14:textId="1E186D19" w:rsidR="00BB0B82" w:rsidRPr="002E5C79" w:rsidDel="008D26A9" w:rsidRDefault="00BB0B82">
            <w:pPr>
              <w:pStyle w:val="ListParagraph"/>
              <w:spacing w:after="0" w:line="276" w:lineRule="auto"/>
              <w:jc w:val="both"/>
              <w:rPr>
                <w:del w:id="21352" w:author="Rachel Shipsey" w:date="2025-06-23T15:21:00Z"/>
                <w:rFonts w:eastAsia="Times New Roman" w:cs="Arial"/>
                <w:color w:val="000000"/>
                <w:sz w:val="20"/>
                <w:szCs w:val="20"/>
              </w:rPr>
              <w:pPrChange w:id="21353" w:author="Rachel Shipsey" w:date="2025-06-23T15:41:00Z">
                <w:pPr>
                  <w:jc w:val="right"/>
                </w:pPr>
              </w:pPrChange>
            </w:pPr>
            <w:del w:id="21354" w:author="Rachel Shipsey" w:date="2025-06-23T15:21:00Z">
              <w:r w:rsidRPr="00F84E7F" w:rsidDel="008D26A9">
                <w:rPr>
                  <w:rFonts w:eastAsia="Times New Roman" w:cs="Arial"/>
                  <w:color w:val="000000"/>
                  <w:sz w:val="16"/>
                  <w:szCs w:val="16"/>
                </w:rPr>
                <w:delText>3.9</w:delText>
              </w:r>
            </w:del>
          </w:p>
        </w:tc>
      </w:tr>
      <w:tr w:rsidR="00BB0B82" w:rsidRPr="002E5C79" w:rsidDel="008D26A9" w14:paraId="2EB5CA09" w14:textId="3B3303AE" w:rsidTr="00D4265D">
        <w:trPr>
          <w:gridAfter w:val="1"/>
          <w:wAfter w:w="6" w:type="pct"/>
          <w:trHeight w:val="264"/>
          <w:del w:id="2135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41623D" w14:textId="1407731D" w:rsidR="00BB0B82" w:rsidRPr="002E5C79" w:rsidDel="008D26A9" w:rsidRDefault="00BB0B82">
            <w:pPr>
              <w:pStyle w:val="ListParagraph"/>
              <w:spacing w:after="0" w:line="276" w:lineRule="auto"/>
              <w:jc w:val="both"/>
              <w:rPr>
                <w:del w:id="21356" w:author="Rachel Shipsey" w:date="2025-06-23T15:21:00Z"/>
                <w:rFonts w:eastAsia="Times New Roman" w:cs="Arial"/>
                <w:color w:val="000000"/>
                <w:sz w:val="18"/>
                <w:szCs w:val="18"/>
              </w:rPr>
              <w:pPrChange w:id="21357" w:author="Rachel Shipsey" w:date="2025-06-23T15:41:00Z">
                <w:pPr/>
              </w:pPrChange>
            </w:pPr>
            <w:del w:id="21358"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962B9CB" w14:textId="008D1755" w:rsidR="00BB0B82" w:rsidRPr="002E5C79" w:rsidDel="008D26A9" w:rsidRDefault="00BB0B82">
            <w:pPr>
              <w:pStyle w:val="ListParagraph"/>
              <w:spacing w:after="0" w:line="276" w:lineRule="auto"/>
              <w:jc w:val="both"/>
              <w:rPr>
                <w:del w:id="21359" w:author="Rachel Shipsey" w:date="2025-06-23T15:21:00Z"/>
                <w:rFonts w:eastAsia="Times New Roman" w:cs="Arial"/>
                <w:color w:val="000000"/>
                <w:sz w:val="18"/>
                <w:szCs w:val="18"/>
              </w:rPr>
              <w:pPrChange w:id="21360" w:author="Rachel Shipsey" w:date="2025-06-23T15:41:00Z">
                <w:pPr>
                  <w:ind w:firstLineChars="200" w:firstLine="360"/>
                </w:pPr>
              </w:pPrChange>
            </w:pPr>
            <w:del w:id="21361" w:author="Rachel Shipsey" w:date="2025-06-23T15:21:00Z">
              <w:r w:rsidRPr="002E5C79" w:rsidDel="008D26A9">
                <w:rPr>
                  <w:rFonts w:eastAsia="Times New Roman" w:cs="Arial"/>
                  <w:color w:val="000000"/>
                  <w:sz w:val="18"/>
                  <w:szCs w:val="18"/>
                </w:rPr>
                <w:delText xml:space="preserve">Shooting and editing the Census Documentary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7E6F80" w14:textId="3FC4CBF4" w:rsidR="00BB0B82" w:rsidRPr="002E5C79" w:rsidDel="008D26A9" w:rsidRDefault="00BB0B82">
            <w:pPr>
              <w:pStyle w:val="ListParagraph"/>
              <w:spacing w:after="0" w:line="276" w:lineRule="auto"/>
              <w:jc w:val="both"/>
              <w:rPr>
                <w:del w:id="21362" w:author="Rachel Shipsey" w:date="2025-06-23T15:21:00Z"/>
                <w:rFonts w:eastAsia="Times New Roman" w:cs="Arial"/>
                <w:color w:val="000000"/>
                <w:sz w:val="18"/>
                <w:szCs w:val="18"/>
              </w:rPr>
              <w:pPrChange w:id="21363"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88314E" w14:textId="2392C0EA" w:rsidR="00BB0B82" w:rsidRPr="002E5C79" w:rsidDel="008D26A9" w:rsidRDefault="00BB0B82">
            <w:pPr>
              <w:pStyle w:val="ListParagraph"/>
              <w:spacing w:after="0" w:line="276" w:lineRule="auto"/>
              <w:jc w:val="both"/>
              <w:rPr>
                <w:del w:id="21364" w:author="Rachel Shipsey" w:date="2025-06-23T15:21:00Z"/>
                <w:rFonts w:eastAsia="Times New Roman" w:cs="Arial"/>
                <w:sz w:val="18"/>
                <w:szCs w:val="18"/>
              </w:rPr>
              <w:pPrChange w:id="21365" w:author="Rachel Shipsey" w:date="2025-06-23T15:41:00Z">
                <w:pPr/>
              </w:pPrChange>
            </w:pPr>
            <w:del w:id="21366"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AC3A8C" w14:textId="1BD1B4F5" w:rsidR="00BB0B82" w:rsidRPr="002E5C79" w:rsidDel="008D26A9" w:rsidRDefault="00BB0B82">
            <w:pPr>
              <w:pStyle w:val="ListParagraph"/>
              <w:spacing w:after="0" w:line="276" w:lineRule="auto"/>
              <w:jc w:val="both"/>
              <w:rPr>
                <w:del w:id="21367" w:author="Rachel Shipsey" w:date="2025-06-23T15:21:00Z"/>
                <w:rFonts w:eastAsia="Times New Roman" w:cs="Arial"/>
                <w:color w:val="000000"/>
                <w:sz w:val="18"/>
                <w:szCs w:val="18"/>
              </w:rPr>
              <w:pPrChange w:id="21368" w:author="Rachel Shipsey" w:date="2025-06-23T15:41:00Z">
                <w:pPr>
                  <w:jc w:val="right"/>
                </w:pPr>
              </w:pPrChange>
            </w:pPr>
            <w:del w:id="21369"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4EEBB8" w14:textId="4AEB2D3B" w:rsidR="00BB0B82" w:rsidRPr="002E5C79" w:rsidDel="008D26A9" w:rsidRDefault="00BB0B82">
            <w:pPr>
              <w:pStyle w:val="ListParagraph"/>
              <w:spacing w:after="0" w:line="276" w:lineRule="auto"/>
              <w:jc w:val="both"/>
              <w:rPr>
                <w:del w:id="21370" w:author="Rachel Shipsey" w:date="2025-06-23T15:21:00Z"/>
                <w:rFonts w:eastAsia="Times New Roman" w:cs="Arial"/>
                <w:color w:val="000000"/>
                <w:sz w:val="20"/>
                <w:szCs w:val="20"/>
              </w:rPr>
              <w:pPrChange w:id="21371" w:author="Rachel Shipsey" w:date="2025-06-23T15:41:00Z">
                <w:pPr>
                  <w:jc w:val="right"/>
                </w:pPr>
              </w:pPrChange>
            </w:pPr>
            <w:del w:id="21372" w:author="Rachel Shipsey" w:date="2025-06-23T15:21:00Z">
              <w:r w:rsidRPr="00F84E7F" w:rsidDel="008D26A9">
                <w:rPr>
                  <w:rFonts w:eastAsia="Times New Roman" w:cs="Arial"/>
                  <w:color w:val="000000"/>
                  <w:sz w:val="16"/>
                  <w:szCs w:val="16"/>
                </w:rPr>
                <w:delText>2.1</w:delText>
              </w:r>
            </w:del>
          </w:p>
        </w:tc>
      </w:tr>
      <w:tr w:rsidR="00BB0B82" w:rsidRPr="002E5C79" w:rsidDel="008D26A9" w14:paraId="53B41EAA" w14:textId="09A29DEB" w:rsidTr="00D4265D">
        <w:trPr>
          <w:gridAfter w:val="1"/>
          <w:wAfter w:w="6" w:type="pct"/>
          <w:trHeight w:val="264"/>
          <w:del w:id="2137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148D18" w14:textId="1F82E575" w:rsidR="00BB0B82" w:rsidRPr="002E5C79" w:rsidDel="008D26A9" w:rsidRDefault="00BB0B82">
            <w:pPr>
              <w:pStyle w:val="ListParagraph"/>
              <w:spacing w:after="0" w:line="276" w:lineRule="auto"/>
              <w:jc w:val="both"/>
              <w:rPr>
                <w:del w:id="21374" w:author="Rachel Shipsey" w:date="2025-06-23T15:21:00Z"/>
                <w:rFonts w:eastAsia="Times New Roman" w:cs="Arial"/>
                <w:color w:val="000000"/>
                <w:sz w:val="18"/>
                <w:szCs w:val="18"/>
              </w:rPr>
              <w:pPrChange w:id="21375" w:author="Rachel Shipsey" w:date="2025-06-23T15:41:00Z">
                <w:pPr/>
              </w:pPrChange>
            </w:pPr>
            <w:del w:id="21376"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7592AF" w14:textId="3297D360" w:rsidR="00BB0B82" w:rsidRPr="002E5C79" w:rsidDel="008D26A9" w:rsidRDefault="00BB0B82">
            <w:pPr>
              <w:pStyle w:val="ListParagraph"/>
              <w:spacing w:after="0" w:line="276" w:lineRule="auto"/>
              <w:jc w:val="both"/>
              <w:rPr>
                <w:del w:id="21377" w:author="Rachel Shipsey" w:date="2025-06-23T15:21:00Z"/>
                <w:rFonts w:eastAsia="Times New Roman" w:cs="Arial"/>
                <w:b/>
                <w:bCs/>
                <w:color w:val="000000"/>
                <w:sz w:val="18"/>
                <w:szCs w:val="18"/>
              </w:rPr>
              <w:pPrChange w:id="21378" w:author="Rachel Shipsey" w:date="2025-06-23T15:41:00Z">
                <w:pPr/>
              </w:pPrChange>
            </w:pPr>
            <w:del w:id="21379" w:author="Rachel Shipsey" w:date="2025-06-23T15:21:00Z">
              <w:r w:rsidRPr="002E5C79" w:rsidDel="008D26A9">
                <w:rPr>
                  <w:rFonts w:eastAsia="Times New Roman" w:cs="Arial"/>
                  <w:b/>
                  <w:bCs/>
                  <w:color w:val="000000"/>
                  <w:sz w:val="18"/>
                  <w:szCs w:val="18"/>
                </w:rPr>
                <w:delText>Census homepage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89098F" w14:textId="0594E01F" w:rsidR="00BB0B82" w:rsidRPr="002E5C79" w:rsidDel="008D26A9" w:rsidRDefault="00BB0B82">
            <w:pPr>
              <w:pStyle w:val="ListParagraph"/>
              <w:spacing w:after="0" w:line="276" w:lineRule="auto"/>
              <w:jc w:val="both"/>
              <w:rPr>
                <w:del w:id="21380" w:author="Rachel Shipsey" w:date="2025-06-23T15:21:00Z"/>
                <w:rFonts w:eastAsia="Times New Roman" w:cs="Arial"/>
                <w:b/>
                <w:bCs/>
                <w:color w:val="000000"/>
                <w:sz w:val="18"/>
                <w:szCs w:val="18"/>
              </w:rPr>
              <w:pPrChange w:id="2138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407F74" w14:textId="3B66BB5C" w:rsidR="00BB0B82" w:rsidRPr="002E5C79" w:rsidDel="008D26A9" w:rsidRDefault="00BB0B82">
            <w:pPr>
              <w:pStyle w:val="ListParagraph"/>
              <w:spacing w:after="0" w:line="276" w:lineRule="auto"/>
              <w:jc w:val="both"/>
              <w:rPr>
                <w:del w:id="21382" w:author="Rachel Shipsey" w:date="2025-06-23T15:21:00Z"/>
                <w:rFonts w:eastAsia="Times New Roman" w:cs="Arial"/>
                <w:sz w:val="18"/>
                <w:szCs w:val="18"/>
              </w:rPr>
              <w:pPrChange w:id="2138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DC0774" w14:textId="69829C70" w:rsidR="00BB0B82" w:rsidRPr="002E5C79" w:rsidDel="008D26A9" w:rsidRDefault="00BB0B82">
            <w:pPr>
              <w:pStyle w:val="ListParagraph"/>
              <w:spacing w:after="0" w:line="276" w:lineRule="auto"/>
              <w:jc w:val="both"/>
              <w:rPr>
                <w:del w:id="21384" w:author="Rachel Shipsey" w:date="2025-06-23T15:21:00Z"/>
                <w:rFonts w:eastAsia="Times New Roman" w:cs="Arial"/>
                <w:color w:val="000000"/>
                <w:sz w:val="18"/>
                <w:szCs w:val="18"/>
              </w:rPr>
              <w:pPrChange w:id="21385" w:author="Rachel Shipsey" w:date="2025-06-23T15:41:00Z">
                <w:pPr/>
              </w:pPrChange>
            </w:pPr>
            <w:del w:id="21386"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16C5EF" w14:textId="52B87663" w:rsidR="00BB0B82" w:rsidRPr="002E5C79" w:rsidDel="008D26A9" w:rsidRDefault="00BB0B82">
            <w:pPr>
              <w:pStyle w:val="ListParagraph"/>
              <w:spacing w:after="0" w:line="276" w:lineRule="auto"/>
              <w:jc w:val="both"/>
              <w:rPr>
                <w:del w:id="21387" w:author="Rachel Shipsey" w:date="2025-06-23T15:21:00Z"/>
                <w:rFonts w:eastAsia="Times New Roman" w:cs="Arial"/>
                <w:color w:val="000000"/>
                <w:sz w:val="20"/>
                <w:szCs w:val="20"/>
              </w:rPr>
              <w:pPrChange w:id="21388" w:author="Rachel Shipsey" w:date="2025-06-23T15:41:00Z">
                <w:pPr/>
              </w:pPrChange>
            </w:pPr>
          </w:p>
        </w:tc>
      </w:tr>
      <w:tr w:rsidR="005B455A" w:rsidRPr="002E5C79" w:rsidDel="008D26A9" w14:paraId="20D7D260" w14:textId="7D59BEA5" w:rsidTr="00D4265D">
        <w:trPr>
          <w:gridAfter w:val="1"/>
          <w:wAfter w:w="6" w:type="pct"/>
          <w:trHeight w:val="264"/>
          <w:del w:id="2138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20F454" w14:textId="58FBE81B" w:rsidR="00256429" w:rsidRPr="002E5C79" w:rsidDel="008D26A9" w:rsidRDefault="00256429">
            <w:pPr>
              <w:pStyle w:val="ListParagraph"/>
              <w:spacing w:after="0" w:line="276" w:lineRule="auto"/>
              <w:jc w:val="both"/>
              <w:rPr>
                <w:del w:id="21390" w:author="Rachel Shipsey" w:date="2025-06-23T15:21:00Z"/>
                <w:rFonts w:eastAsia="Times New Roman" w:cs="Arial"/>
                <w:color w:val="000000"/>
                <w:sz w:val="18"/>
                <w:szCs w:val="18"/>
              </w:rPr>
              <w:pPrChange w:id="21391" w:author="Rachel Shipsey" w:date="2025-06-23T15:41:00Z">
                <w:pPr/>
              </w:pPrChange>
            </w:pPr>
            <w:del w:id="21392"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44A45A8" w14:textId="66ECD636" w:rsidR="00256429" w:rsidRPr="002E5C79" w:rsidDel="008D26A9" w:rsidRDefault="00256429">
            <w:pPr>
              <w:pStyle w:val="ListParagraph"/>
              <w:spacing w:after="0" w:line="276" w:lineRule="auto"/>
              <w:jc w:val="both"/>
              <w:rPr>
                <w:del w:id="21393" w:author="Rachel Shipsey" w:date="2025-06-23T15:21:00Z"/>
                <w:rFonts w:eastAsia="Times New Roman" w:cs="Arial"/>
                <w:b/>
                <w:bCs/>
                <w:color w:val="000000"/>
                <w:sz w:val="18"/>
                <w:szCs w:val="18"/>
              </w:rPr>
              <w:pPrChange w:id="21394" w:author="Rachel Shipsey" w:date="2025-06-23T15:41:00Z">
                <w:pPr/>
              </w:pPrChange>
            </w:pPr>
            <w:del w:id="21395" w:author="Rachel Shipsey" w:date="2025-06-23T15:21:00Z">
              <w:r w:rsidRPr="002E5C79" w:rsidDel="008D26A9">
                <w:rPr>
                  <w:rFonts w:eastAsia="Times New Roman" w:cs="Arial"/>
                  <w:b/>
                  <w:bCs/>
                  <w:color w:val="000000"/>
                  <w:sz w:val="18"/>
                  <w:szCs w:val="18"/>
                </w:rPr>
                <w:delText>Toll-free service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5F23B5" w14:textId="26E2B59A" w:rsidR="00256429" w:rsidRPr="002E5C79" w:rsidDel="008D26A9" w:rsidRDefault="00256429">
            <w:pPr>
              <w:pStyle w:val="ListParagraph"/>
              <w:spacing w:after="0" w:line="276" w:lineRule="auto"/>
              <w:jc w:val="both"/>
              <w:rPr>
                <w:del w:id="21396" w:author="Rachel Shipsey" w:date="2025-06-23T15:21:00Z"/>
                <w:rFonts w:eastAsia="Times New Roman" w:cs="Arial"/>
                <w:b/>
                <w:bCs/>
                <w:color w:val="000000"/>
                <w:sz w:val="18"/>
                <w:szCs w:val="18"/>
              </w:rPr>
              <w:pPrChange w:id="21397"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E9C353" w14:textId="625DA292" w:rsidR="00256429" w:rsidRPr="002E5C79" w:rsidDel="008D26A9" w:rsidRDefault="00256429">
            <w:pPr>
              <w:pStyle w:val="ListParagraph"/>
              <w:spacing w:after="0" w:line="276" w:lineRule="auto"/>
              <w:jc w:val="both"/>
              <w:rPr>
                <w:del w:id="21398" w:author="Rachel Shipsey" w:date="2025-06-23T15:21:00Z"/>
                <w:rFonts w:eastAsia="Times New Roman" w:cs="Arial"/>
                <w:sz w:val="18"/>
                <w:szCs w:val="18"/>
              </w:rPr>
              <w:pPrChange w:id="21399"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82C155" w14:textId="598EC183" w:rsidR="00256429" w:rsidRPr="002E5C79" w:rsidDel="008D26A9" w:rsidRDefault="00256429">
            <w:pPr>
              <w:pStyle w:val="ListParagraph"/>
              <w:spacing w:after="0" w:line="276" w:lineRule="auto"/>
              <w:jc w:val="both"/>
              <w:rPr>
                <w:del w:id="21400" w:author="Rachel Shipsey" w:date="2025-06-23T15:21:00Z"/>
                <w:rFonts w:eastAsia="Times New Roman" w:cs="Arial"/>
                <w:color w:val="000000"/>
                <w:sz w:val="18"/>
                <w:szCs w:val="18"/>
              </w:rPr>
              <w:pPrChange w:id="21401" w:author="Rachel Shipsey" w:date="2025-06-23T15:41:00Z">
                <w:pPr/>
              </w:pPrChange>
            </w:pPr>
            <w:del w:id="21402" w:author="Rachel Shipsey" w:date="2025-06-23T15:21:00Z">
              <w:r w:rsidRPr="002E5C79" w:rsidDel="008D26A9">
                <w:rPr>
                  <w:rFonts w:eastAsia="Times New Roman" w:cs="Arial"/>
                  <w:color w:val="000000"/>
                  <w:sz w:val="18"/>
                  <w:szCs w:val="18"/>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93FD4E8" w14:textId="54A29C79" w:rsidR="00256429" w:rsidRPr="002E5C79" w:rsidDel="008D26A9" w:rsidRDefault="00256429">
            <w:pPr>
              <w:pStyle w:val="ListParagraph"/>
              <w:spacing w:after="0" w:line="276" w:lineRule="auto"/>
              <w:jc w:val="both"/>
              <w:rPr>
                <w:del w:id="21403" w:author="Rachel Shipsey" w:date="2025-06-23T15:21:00Z"/>
                <w:rFonts w:eastAsia="Times New Roman" w:cs="Arial"/>
                <w:color w:val="000000"/>
                <w:sz w:val="20"/>
                <w:szCs w:val="20"/>
              </w:rPr>
              <w:pPrChange w:id="21404" w:author="Rachel Shipsey" w:date="2025-06-23T15:41:00Z">
                <w:pPr/>
              </w:pPrChange>
            </w:pPr>
          </w:p>
        </w:tc>
      </w:tr>
      <w:tr w:rsidR="00C83785" w:rsidRPr="00573A68" w:rsidDel="008D26A9" w14:paraId="1ED571CE" w14:textId="2A57FDCE" w:rsidTr="00D4265D">
        <w:trPr>
          <w:gridAfter w:val="1"/>
          <w:wAfter w:w="6" w:type="pct"/>
          <w:trHeight w:val="431"/>
          <w:del w:id="21405" w:author="Rachel Shipsey" w:date="2025-06-23T15:21:00Z"/>
        </w:trPr>
        <w:tc>
          <w:tcPr>
            <w:tcW w:w="15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187C0914" w14:textId="76F3C755" w:rsidR="00390229" w:rsidRPr="00573A68" w:rsidDel="008D26A9" w:rsidRDefault="00390229">
            <w:pPr>
              <w:pStyle w:val="ListParagraph"/>
              <w:spacing w:after="0" w:line="276" w:lineRule="auto"/>
              <w:jc w:val="both"/>
              <w:rPr>
                <w:del w:id="21406" w:author="Rachel Shipsey" w:date="2025-06-23T15:21:00Z"/>
                <w:rFonts w:eastAsia="Times New Roman" w:cs="Arial"/>
                <w:b/>
                <w:bCs/>
                <w:color w:val="000000"/>
                <w:sz w:val="18"/>
                <w:szCs w:val="18"/>
              </w:rPr>
              <w:pPrChange w:id="21407" w:author="Rachel Shipsey" w:date="2025-06-23T15:41:00Z">
                <w:pPr/>
              </w:pPrChange>
            </w:pPr>
          </w:p>
        </w:tc>
        <w:tc>
          <w:tcPr>
            <w:tcW w:w="223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697503F4" w14:textId="1F175060" w:rsidR="00390229" w:rsidRPr="00573A68" w:rsidDel="008D26A9" w:rsidRDefault="00390229">
            <w:pPr>
              <w:pStyle w:val="ListParagraph"/>
              <w:spacing w:after="0" w:line="276" w:lineRule="auto"/>
              <w:jc w:val="both"/>
              <w:rPr>
                <w:del w:id="21408" w:author="Rachel Shipsey" w:date="2025-06-23T15:21:00Z"/>
                <w:rFonts w:eastAsia="Times New Roman" w:cs="Arial"/>
                <w:b/>
                <w:bCs/>
                <w:color w:val="000000"/>
                <w:sz w:val="18"/>
                <w:szCs w:val="18"/>
              </w:rPr>
              <w:pPrChange w:id="21409" w:author="Rachel Shipsey" w:date="2025-06-23T15:41:00Z">
                <w:pPr/>
              </w:pPrChange>
            </w:pPr>
            <w:del w:id="21410" w:author="Rachel Shipsey" w:date="2025-06-23T15:21:00Z">
              <w:r w:rsidRPr="00573A68" w:rsidDel="008D26A9">
                <w:rPr>
                  <w:rFonts w:eastAsia="Times New Roman" w:cs="Arial"/>
                  <w:b/>
                  <w:bCs/>
                  <w:color w:val="000000"/>
                  <w:sz w:val="18"/>
                  <w:szCs w:val="18"/>
                </w:rPr>
                <w:delText>Activity</w:delText>
              </w:r>
            </w:del>
          </w:p>
        </w:tc>
        <w:tc>
          <w:tcPr>
            <w:tcW w:w="1344" w:type="pct"/>
            <w:gridSpan w:val="2"/>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925909D" w14:textId="4CA698EC" w:rsidR="00390229" w:rsidRPr="00573A68" w:rsidDel="008D26A9" w:rsidRDefault="00390229">
            <w:pPr>
              <w:pStyle w:val="ListParagraph"/>
              <w:spacing w:after="0" w:line="276" w:lineRule="auto"/>
              <w:jc w:val="both"/>
              <w:rPr>
                <w:del w:id="21411" w:author="Rachel Shipsey" w:date="2025-06-23T15:21:00Z"/>
                <w:rFonts w:eastAsia="Times New Roman" w:cs="Arial"/>
                <w:b/>
                <w:bCs/>
                <w:color w:val="000000"/>
                <w:sz w:val="18"/>
                <w:szCs w:val="18"/>
              </w:rPr>
              <w:pPrChange w:id="21412" w:author="Rachel Shipsey" w:date="2025-06-23T15:41:00Z">
                <w:pPr/>
              </w:pPrChange>
            </w:pPr>
            <w:del w:id="21413" w:author="Rachel Shipsey" w:date="2025-06-23T15:21:00Z">
              <w:r w:rsidRPr="00573A68" w:rsidDel="008D26A9">
                <w:rPr>
                  <w:rFonts w:eastAsia="Times New Roman" w:cs="Arial"/>
                  <w:b/>
                  <w:bCs/>
                  <w:color w:val="000000"/>
                  <w:sz w:val="18"/>
                  <w:szCs w:val="18"/>
                </w:rPr>
                <w:delText>Output</w:delText>
              </w:r>
            </w:del>
          </w:p>
        </w:tc>
        <w:tc>
          <w:tcPr>
            <w:tcW w:w="579"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129C33B" w14:textId="3B00F31D" w:rsidR="00390229" w:rsidRPr="00573A68" w:rsidDel="008D26A9" w:rsidRDefault="00390229">
            <w:pPr>
              <w:pStyle w:val="ListParagraph"/>
              <w:spacing w:after="0" w:line="276" w:lineRule="auto"/>
              <w:jc w:val="both"/>
              <w:rPr>
                <w:del w:id="21414" w:author="Rachel Shipsey" w:date="2025-06-23T15:21:00Z"/>
                <w:rFonts w:eastAsia="Times New Roman" w:cs="Arial"/>
                <w:b/>
                <w:bCs/>
                <w:color w:val="000000"/>
                <w:sz w:val="18"/>
                <w:szCs w:val="18"/>
              </w:rPr>
              <w:pPrChange w:id="21415" w:author="Rachel Shipsey" w:date="2025-06-23T15:41:00Z">
                <w:pPr/>
              </w:pPrChange>
            </w:pPr>
            <w:del w:id="21416" w:author="Rachel Shipsey" w:date="2025-06-23T15:21:00Z">
              <w:r w:rsidRPr="00573A68" w:rsidDel="008D26A9">
                <w:rPr>
                  <w:rFonts w:eastAsia="Times New Roman" w:cs="Arial"/>
                  <w:b/>
                  <w:bCs/>
                  <w:color w:val="000000"/>
                  <w:sz w:val="18"/>
                  <w:szCs w:val="18"/>
                </w:rPr>
                <w:delText>Responsible party(ies)</w:delText>
              </w:r>
            </w:del>
          </w:p>
        </w:tc>
        <w:tc>
          <w:tcPr>
            <w:tcW w:w="366"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7A33935C" w14:textId="6F96A509" w:rsidR="00390229" w:rsidRPr="00573A68" w:rsidDel="008D26A9" w:rsidRDefault="00390229">
            <w:pPr>
              <w:pStyle w:val="ListParagraph"/>
              <w:spacing w:after="0" w:line="276" w:lineRule="auto"/>
              <w:jc w:val="both"/>
              <w:rPr>
                <w:del w:id="21417" w:author="Rachel Shipsey" w:date="2025-06-23T15:21:00Z"/>
                <w:rFonts w:eastAsia="Times New Roman" w:cs="Arial"/>
                <w:b/>
                <w:bCs/>
                <w:color w:val="000000"/>
                <w:sz w:val="18"/>
                <w:szCs w:val="18"/>
              </w:rPr>
              <w:pPrChange w:id="21418" w:author="Rachel Shipsey" w:date="2025-06-23T15:41:00Z">
                <w:pPr>
                  <w:ind w:left="144" w:hanging="144"/>
                </w:pPr>
              </w:pPrChange>
            </w:pPr>
            <w:del w:id="21419"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 in </w:delText>
              </w:r>
              <w:r w:rsidRPr="00573A68" w:rsidDel="008D26A9">
                <w:rPr>
                  <w:rFonts w:eastAsia="Times New Roman" w:cs="Arial"/>
                  <w:b/>
                  <w:bCs/>
                  <w:color w:val="000000"/>
                  <w:sz w:val="18"/>
                  <w:szCs w:val="18"/>
                </w:rPr>
                <w:delText>Mths</w:delText>
              </w:r>
            </w:del>
          </w:p>
        </w:tc>
        <w:tc>
          <w:tcPr>
            <w:tcW w:w="325"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7A923F7" w14:textId="1A181E88" w:rsidR="00390229" w:rsidRPr="00573A68" w:rsidDel="008D26A9" w:rsidRDefault="00390229">
            <w:pPr>
              <w:pStyle w:val="ListParagraph"/>
              <w:spacing w:after="0" w:line="276" w:lineRule="auto"/>
              <w:jc w:val="both"/>
              <w:rPr>
                <w:del w:id="21420" w:author="Rachel Shipsey" w:date="2025-06-23T15:21:00Z"/>
                <w:rFonts w:eastAsia="Times New Roman" w:cs="Arial"/>
                <w:b/>
                <w:bCs/>
                <w:color w:val="000000"/>
                <w:sz w:val="18"/>
                <w:szCs w:val="18"/>
              </w:rPr>
              <w:pPrChange w:id="21421" w:author="Rachel Shipsey" w:date="2025-06-23T15:41:00Z">
                <w:pPr>
                  <w:jc w:val="right"/>
                </w:pPr>
              </w:pPrChange>
            </w:pPr>
            <w:del w:id="21422"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A04886" w:rsidRPr="002E5C79" w:rsidDel="008D26A9" w14:paraId="028E0DB9" w14:textId="3E11ADC4" w:rsidTr="00D4265D">
        <w:trPr>
          <w:gridAfter w:val="1"/>
          <w:wAfter w:w="6" w:type="pct"/>
          <w:trHeight w:val="264"/>
          <w:del w:id="2142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AE7DBA" w14:textId="6E79840D" w:rsidR="00A04886" w:rsidRPr="002E5C79" w:rsidDel="008D26A9" w:rsidRDefault="00A04886">
            <w:pPr>
              <w:pStyle w:val="ListParagraph"/>
              <w:spacing w:after="0" w:line="276" w:lineRule="auto"/>
              <w:jc w:val="both"/>
              <w:rPr>
                <w:del w:id="21424" w:author="Rachel Shipsey" w:date="2025-06-23T15:21:00Z"/>
                <w:rFonts w:eastAsia="Times New Roman" w:cs="Arial"/>
                <w:color w:val="000000"/>
                <w:sz w:val="18"/>
                <w:szCs w:val="18"/>
              </w:rPr>
              <w:pPrChange w:id="21425" w:author="Rachel Shipsey" w:date="2025-06-23T15:41:00Z">
                <w:pPr>
                  <w:jc w:val="right"/>
                </w:pPr>
              </w:pPrChange>
            </w:pPr>
            <w:del w:id="21426" w:author="Rachel Shipsey" w:date="2025-06-23T15:21:00Z">
              <w:r w:rsidRPr="002E5C79" w:rsidDel="008D26A9">
                <w:rPr>
                  <w:rFonts w:eastAsia="Times New Roman" w:cs="Arial"/>
                  <w:color w:val="000000"/>
                  <w:sz w:val="18"/>
                  <w:szCs w:val="18"/>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19FBAC" w14:textId="17D9DEAD" w:rsidR="00A04886" w:rsidRPr="002E5C79" w:rsidDel="008D26A9" w:rsidRDefault="00A04886">
            <w:pPr>
              <w:pStyle w:val="ListParagraph"/>
              <w:spacing w:after="0" w:line="276" w:lineRule="auto"/>
              <w:jc w:val="both"/>
              <w:rPr>
                <w:del w:id="21427" w:author="Rachel Shipsey" w:date="2025-06-23T15:21:00Z"/>
                <w:rFonts w:eastAsia="Times New Roman" w:cs="Arial"/>
                <w:b/>
                <w:bCs/>
                <w:color w:val="000000"/>
                <w:sz w:val="18"/>
                <w:szCs w:val="18"/>
              </w:rPr>
              <w:pPrChange w:id="21428" w:author="Rachel Shipsey" w:date="2025-06-23T15:41:00Z">
                <w:pPr/>
              </w:pPrChange>
            </w:pPr>
            <w:del w:id="21429" w:author="Rachel Shipsey" w:date="2025-06-23T15:21:00Z">
              <w:r w:rsidRPr="002E5C79" w:rsidDel="008D26A9">
                <w:rPr>
                  <w:rFonts w:eastAsia="Times New Roman" w:cs="Arial"/>
                  <w:b/>
                  <w:bCs/>
                  <w:color w:val="000000"/>
                  <w:sz w:val="18"/>
                  <w:szCs w:val="18"/>
                </w:rPr>
                <w:delText xml:space="preserve">Conduct 1/2-day publicity workshops for Parliamentarians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D8CAAE" w14:textId="681BD83A" w:rsidR="00A04886" w:rsidRPr="002E5C79" w:rsidDel="008D26A9" w:rsidRDefault="00A04886">
            <w:pPr>
              <w:pStyle w:val="ListParagraph"/>
              <w:spacing w:after="0" w:line="276" w:lineRule="auto"/>
              <w:jc w:val="both"/>
              <w:rPr>
                <w:del w:id="21430" w:author="Rachel Shipsey" w:date="2025-06-23T15:21:00Z"/>
                <w:rFonts w:eastAsia="Times New Roman" w:cs="Arial"/>
                <w:b/>
                <w:bCs/>
                <w:color w:val="000000"/>
                <w:sz w:val="18"/>
                <w:szCs w:val="18"/>
              </w:rPr>
              <w:pPrChange w:id="21431" w:author="Rachel Shipsey" w:date="2025-06-23T15:41:00Z">
                <w:pPr/>
              </w:pPrChange>
            </w:pPr>
            <w:del w:id="21432" w:author="Rachel Shipsey" w:date="2025-06-23T15:21:00Z">
              <w:r w:rsidDel="008D26A9">
                <w:rPr>
                  <w:rFonts w:eastAsia="Times New Roman" w:cs="Arial"/>
                  <w:color w:val="000000"/>
                  <w:sz w:val="16"/>
                  <w:szCs w:val="16"/>
                </w:rPr>
                <w:delText>Reports affirming support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E43CD8" w14:textId="1E68160B" w:rsidR="00A04886" w:rsidRPr="002E5C79" w:rsidDel="008D26A9" w:rsidRDefault="00A04886">
            <w:pPr>
              <w:pStyle w:val="ListParagraph"/>
              <w:spacing w:after="0" w:line="276" w:lineRule="auto"/>
              <w:jc w:val="both"/>
              <w:rPr>
                <w:del w:id="21433" w:author="Rachel Shipsey" w:date="2025-06-23T15:21:00Z"/>
                <w:rFonts w:eastAsia="Times New Roman" w:cs="Arial"/>
                <w:sz w:val="18"/>
                <w:szCs w:val="18"/>
              </w:rPr>
              <w:pPrChange w:id="21434" w:author="Rachel Shipsey" w:date="2025-06-23T15:41:00Z">
                <w:pPr/>
              </w:pPrChange>
            </w:pPr>
            <w:del w:id="21435"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ABCD94" w14:textId="35F506ED" w:rsidR="00A04886" w:rsidRPr="002E5C79" w:rsidDel="008D26A9" w:rsidRDefault="00A04886">
            <w:pPr>
              <w:pStyle w:val="ListParagraph"/>
              <w:spacing w:after="0" w:line="276" w:lineRule="auto"/>
              <w:jc w:val="both"/>
              <w:rPr>
                <w:del w:id="21436" w:author="Rachel Shipsey" w:date="2025-06-23T15:21:00Z"/>
                <w:rFonts w:eastAsia="Times New Roman" w:cs="Arial"/>
                <w:color w:val="000000"/>
                <w:sz w:val="18"/>
                <w:szCs w:val="18"/>
              </w:rPr>
              <w:pPrChange w:id="21437" w:author="Rachel Shipsey" w:date="2025-06-23T15:41:00Z">
                <w:pPr>
                  <w:jc w:val="right"/>
                </w:pPr>
              </w:pPrChange>
            </w:pPr>
            <w:del w:id="21438"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FAA4B9" w14:textId="666EA736" w:rsidR="00A04886" w:rsidRPr="002E5C79" w:rsidDel="008D26A9" w:rsidRDefault="00A04886">
            <w:pPr>
              <w:pStyle w:val="ListParagraph"/>
              <w:spacing w:after="0" w:line="276" w:lineRule="auto"/>
              <w:jc w:val="both"/>
              <w:rPr>
                <w:del w:id="21439" w:author="Rachel Shipsey" w:date="2025-06-23T15:21:00Z"/>
                <w:rFonts w:eastAsia="Times New Roman" w:cs="Arial"/>
                <w:color w:val="000000"/>
                <w:sz w:val="20"/>
                <w:szCs w:val="20"/>
              </w:rPr>
              <w:pPrChange w:id="21440" w:author="Rachel Shipsey" w:date="2025-06-23T15:41:00Z">
                <w:pPr>
                  <w:jc w:val="right"/>
                </w:pPr>
              </w:pPrChange>
            </w:pPr>
            <w:del w:id="21441" w:author="Rachel Shipsey" w:date="2025-06-23T15:21:00Z">
              <w:r w:rsidRPr="00F84E7F" w:rsidDel="008D26A9">
                <w:rPr>
                  <w:rFonts w:eastAsia="Times New Roman" w:cs="Arial"/>
                  <w:color w:val="000000"/>
                  <w:sz w:val="16"/>
                  <w:szCs w:val="16"/>
                </w:rPr>
                <w:delText>0.6</w:delText>
              </w:r>
            </w:del>
          </w:p>
        </w:tc>
      </w:tr>
      <w:tr w:rsidR="00A04886" w:rsidRPr="002E5C79" w:rsidDel="008D26A9" w14:paraId="38E8FC44" w14:textId="51B3E8C5" w:rsidTr="00D4265D">
        <w:trPr>
          <w:gridAfter w:val="1"/>
          <w:wAfter w:w="6" w:type="pct"/>
          <w:trHeight w:val="264"/>
          <w:del w:id="2144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B134BF" w14:textId="17FF527C" w:rsidR="00A04886" w:rsidRPr="002E5C79" w:rsidDel="008D26A9" w:rsidRDefault="00A04886">
            <w:pPr>
              <w:pStyle w:val="ListParagraph"/>
              <w:spacing w:after="0" w:line="276" w:lineRule="auto"/>
              <w:jc w:val="both"/>
              <w:rPr>
                <w:del w:id="21443" w:author="Rachel Shipsey" w:date="2025-06-23T15:21:00Z"/>
                <w:rFonts w:eastAsia="Times New Roman" w:cs="Arial"/>
                <w:color w:val="000000"/>
                <w:sz w:val="18"/>
                <w:szCs w:val="18"/>
              </w:rPr>
              <w:pPrChange w:id="21444" w:author="Rachel Shipsey" w:date="2025-06-23T15:41:00Z">
                <w:pPr>
                  <w:jc w:val="right"/>
                </w:pPr>
              </w:pPrChange>
            </w:pPr>
            <w:del w:id="21445" w:author="Rachel Shipsey" w:date="2025-06-23T15:21:00Z">
              <w:r w:rsidRPr="002E5C79" w:rsidDel="008D26A9">
                <w:rPr>
                  <w:rFonts w:eastAsia="Times New Roman" w:cs="Arial"/>
                  <w:color w:val="000000"/>
                  <w:sz w:val="18"/>
                  <w:szCs w:val="18"/>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414242" w14:textId="1EEA7375" w:rsidR="00A04886" w:rsidRPr="002E5C79" w:rsidDel="008D26A9" w:rsidRDefault="00A04886">
            <w:pPr>
              <w:pStyle w:val="ListParagraph"/>
              <w:spacing w:after="0" w:line="276" w:lineRule="auto"/>
              <w:jc w:val="both"/>
              <w:rPr>
                <w:del w:id="21446" w:author="Rachel Shipsey" w:date="2025-06-23T15:21:00Z"/>
                <w:rFonts w:eastAsia="Times New Roman" w:cs="Arial"/>
                <w:b/>
                <w:bCs/>
                <w:color w:val="000000"/>
                <w:sz w:val="18"/>
                <w:szCs w:val="18"/>
              </w:rPr>
              <w:pPrChange w:id="21447" w:author="Rachel Shipsey" w:date="2025-06-23T15:41:00Z">
                <w:pPr/>
              </w:pPrChange>
            </w:pPr>
            <w:del w:id="21448" w:author="Rachel Shipsey" w:date="2025-06-23T15:21:00Z">
              <w:r w:rsidRPr="002E5C79" w:rsidDel="008D26A9">
                <w:rPr>
                  <w:rFonts w:eastAsia="Times New Roman" w:cs="Arial"/>
                  <w:b/>
                  <w:bCs/>
                  <w:color w:val="000000"/>
                  <w:sz w:val="18"/>
                  <w:szCs w:val="18"/>
                </w:rPr>
                <w:delText xml:space="preserve">Publicity campaign for Sub- County chiefs and opinion leaders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97914D" w14:textId="5EA13D4E" w:rsidR="00A04886" w:rsidRPr="002E5C79" w:rsidDel="008D26A9" w:rsidRDefault="00A04886">
            <w:pPr>
              <w:pStyle w:val="ListParagraph"/>
              <w:spacing w:after="0" w:line="276" w:lineRule="auto"/>
              <w:jc w:val="both"/>
              <w:rPr>
                <w:del w:id="21449" w:author="Rachel Shipsey" w:date="2025-06-23T15:21:00Z"/>
                <w:rFonts w:eastAsia="Times New Roman" w:cs="Arial"/>
                <w:b/>
                <w:bCs/>
                <w:color w:val="000000"/>
                <w:sz w:val="18"/>
                <w:szCs w:val="18"/>
              </w:rPr>
              <w:pPrChange w:id="21450" w:author="Rachel Shipsey" w:date="2025-06-23T15:41:00Z">
                <w:pPr/>
              </w:pPrChange>
            </w:pPr>
            <w:del w:id="21451" w:author="Rachel Shipsey" w:date="2025-06-23T15:21:00Z">
              <w:r w:rsidRPr="00F85348" w:rsidDel="008D26A9">
                <w:rPr>
                  <w:rFonts w:eastAsia="Times New Roman" w:cs="Arial"/>
                  <w:color w:val="000000"/>
                  <w:sz w:val="16"/>
                  <w:szCs w:val="16"/>
                </w:rPr>
                <w:delText xml:space="preserve">Feedback </w:delText>
              </w:r>
              <w:r w:rsidDel="008D26A9">
                <w:rPr>
                  <w:rFonts w:eastAsia="Times New Roman" w:cs="Arial"/>
                  <w:color w:val="000000"/>
                  <w:sz w:val="16"/>
                  <w:szCs w:val="16"/>
                </w:rPr>
                <w:delText xml:space="preserve">on ideal publicity </w:delText>
              </w:r>
              <w:r w:rsidRPr="00F85348" w:rsidDel="008D26A9">
                <w:rPr>
                  <w:rFonts w:eastAsia="Times New Roman" w:cs="Arial"/>
                  <w:color w:val="000000"/>
                  <w:sz w:val="16"/>
                  <w:szCs w:val="16"/>
                </w:rPr>
                <w:delText>strategies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AE2112" w14:textId="712CD63E" w:rsidR="00A04886" w:rsidRPr="002E5C79" w:rsidDel="008D26A9" w:rsidRDefault="00A04886">
            <w:pPr>
              <w:pStyle w:val="ListParagraph"/>
              <w:spacing w:after="0" w:line="276" w:lineRule="auto"/>
              <w:jc w:val="both"/>
              <w:rPr>
                <w:del w:id="21452" w:author="Rachel Shipsey" w:date="2025-06-23T15:21:00Z"/>
                <w:rFonts w:eastAsia="Times New Roman" w:cs="Arial"/>
                <w:sz w:val="18"/>
                <w:szCs w:val="18"/>
              </w:rPr>
              <w:pPrChange w:id="21453" w:author="Rachel Shipsey" w:date="2025-06-23T15:41:00Z">
                <w:pPr/>
              </w:pPrChange>
            </w:pPr>
            <w:del w:id="21454"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D60BAA" w14:textId="5DA9C4C5" w:rsidR="00A04886" w:rsidRPr="002E5C79" w:rsidDel="008D26A9" w:rsidRDefault="00A04886">
            <w:pPr>
              <w:pStyle w:val="ListParagraph"/>
              <w:spacing w:after="0" w:line="276" w:lineRule="auto"/>
              <w:jc w:val="both"/>
              <w:rPr>
                <w:del w:id="21455" w:author="Rachel Shipsey" w:date="2025-06-23T15:21:00Z"/>
                <w:rFonts w:eastAsia="Times New Roman" w:cs="Arial"/>
                <w:color w:val="000000"/>
                <w:sz w:val="18"/>
                <w:szCs w:val="18"/>
              </w:rPr>
              <w:pPrChange w:id="21456" w:author="Rachel Shipsey" w:date="2025-06-23T15:41:00Z">
                <w:pPr>
                  <w:jc w:val="right"/>
                </w:pPr>
              </w:pPrChange>
            </w:pPr>
            <w:del w:id="21457"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8A4796" w14:textId="611DDCFE" w:rsidR="00A04886" w:rsidRPr="002E5C79" w:rsidDel="008D26A9" w:rsidRDefault="00A04886">
            <w:pPr>
              <w:pStyle w:val="ListParagraph"/>
              <w:spacing w:after="0" w:line="276" w:lineRule="auto"/>
              <w:jc w:val="both"/>
              <w:rPr>
                <w:del w:id="21458" w:author="Rachel Shipsey" w:date="2025-06-23T15:21:00Z"/>
                <w:rFonts w:eastAsia="Times New Roman" w:cs="Arial"/>
                <w:color w:val="000000"/>
                <w:sz w:val="20"/>
                <w:szCs w:val="20"/>
              </w:rPr>
              <w:pPrChange w:id="21459" w:author="Rachel Shipsey" w:date="2025-06-23T15:41:00Z">
                <w:pPr>
                  <w:jc w:val="right"/>
                </w:pPr>
              </w:pPrChange>
            </w:pPr>
            <w:del w:id="21460" w:author="Rachel Shipsey" w:date="2025-06-23T15:21:00Z">
              <w:r w:rsidRPr="00F84E7F" w:rsidDel="008D26A9">
                <w:rPr>
                  <w:rFonts w:eastAsia="Times New Roman" w:cs="Arial"/>
                  <w:color w:val="000000"/>
                  <w:sz w:val="16"/>
                  <w:szCs w:val="16"/>
                </w:rPr>
                <w:delText>0.5</w:delText>
              </w:r>
            </w:del>
          </w:p>
        </w:tc>
      </w:tr>
      <w:tr w:rsidR="00A04886" w:rsidRPr="002E5C79" w:rsidDel="008D26A9" w14:paraId="1A224AB1" w14:textId="31DB0D96" w:rsidTr="00D4265D">
        <w:trPr>
          <w:gridAfter w:val="1"/>
          <w:wAfter w:w="6" w:type="pct"/>
          <w:trHeight w:val="264"/>
          <w:del w:id="2146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228E13" w14:textId="543B116B" w:rsidR="00A04886" w:rsidRPr="002E5C79" w:rsidDel="008D26A9" w:rsidRDefault="00A04886">
            <w:pPr>
              <w:pStyle w:val="ListParagraph"/>
              <w:spacing w:after="0" w:line="276" w:lineRule="auto"/>
              <w:jc w:val="both"/>
              <w:rPr>
                <w:del w:id="21462" w:author="Rachel Shipsey" w:date="2025-06-23T15:21:00Z"/>
                <w:rFonts w:eastAsia="Times New Roman" w:cs="Arial"/>
                <w:color w:val="000000"/>
                <w:sz w:val="18"/>
                <w:szCs w:val="18"/>
              </w:rPr>
              <w:pPrChange w:id="21463" w:author="Rachel Shipsey" w:date="2025-06-23T15:41:00Z">
                <w:pPr>
                  <w:jc w:val="right"/>
                </w:pPr>
              </w:pPrChange>
            </w:pPr>
            <w:del w:id="21464" w:author="Rachel Shipsey" w:date="2025-06-23T15:21:00Z">
              <w:r w:rsidRPr="002E5C79" w:rsidDel="008D26A9">
                <w:rPr>
                  <w:rFonts w:eastAsia="Times New Roman" w:cs="Arial"/>
                  <w:color w:val="000000"/>
                  <w:sz w:val="18"/>
                  <w:szCs w:val="18"/>
                </w:rPr>
                <w:delText>5</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B152C9" w14:textId="3ED0617D" w:rsidR="00A04886" w:rsidRPr="002E5C79" w:rsidDel="008D26A9" w:rsidRDefault="00A04886">
            <w:pPr>
              <w:pStyle w:val="ListParagraph"/>
              <w:spacing w:after="0" w:line="276" w:lineRule="auto"/>
              <w:jc w:val="both"/>
              <w:rPr>
                <w:del w:id="21465" w:author="Rachel Shipsey" w:date="2025-06-23T15:21:00Z"/>
                <w:rFonts w:eastAsia="Times New Roman" w:cs="Arial"/>
                <w:b/>
                <w:bCs/>
                <w:color w:val="000000"/>
                <w:sz w:val="18"/>
                <w:szCs w:val="18"/>
              </w:rPr>
              <w:pPrChange w:id="21466" w:author="Rachel Shipsey" w:date="2025-06-23T15:41:00Z">
                <w:pPr/>
              </w:pPrChange>
            </w:pPr>
            <w:del w:id="21467" w:author="Rachel Shipsey" w:date="2025-06-23T15:21:00Z">
              <w:r w:rsidRPr="002E5C79" w:rsidDel="008D26A9">
                <w:rPr>
                  <w:rFonts w:eastAsia="Times New Roman" w:cs="Arial"/>
                  <w:b/>
                  <w:bCs/>
                  <w:color w:val="000000"/>
                  <w:sz w:val="18"/>
                  <w:szCs w:val="18"/>
                </w:rPr>
                <w:delText>Preparation of Census publicity materials (jingles, charts, etc.)</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C1A15D" w14:textId="2C516529" w:rsidR="00A04886" w:rsidRPr="002E5C79" w:rsidDel="008D26A9" w:rsidRDefault="00A04886">
            <w:pPr>
              <w:pStyle w:val="ListParagraph"/>
              <w:spacing w:after="0" w:line="276" w:lineRule="auto"/>
              <w:jc w:val="both"/>
              <w:rPr>
                <w:del w:id="21468" w:author="Rachel Shipsey" w:date="2025-06-23T15:21:00Z"/>
                <w:rFonts w:eastAsia="Times New Roman" w:cs="Arial"/>
                <w:b/>
                <w:bCs/>
                <w:color w:val="000000"/>
                <w:sz w:val="18"/>
                <w:szCs w:val="18"/>
              </w:rPr>
              <w:pPrChange w:id="21469" w:author="Rachel Shipsey" w:date="2025-06-23T15:41:00Z">
                <w:pPr/>
              </w:pPrChange>
            </w:pPr>
            <w:del w:id="21470" w:author="Rachel Shipsey" w:date="2025-06-23T15:21:00Z">
              <w:r w:rsidRPr="00380EBA" w:rsidDel="008D26A9">
                <w:rPr>
                  <w:rFonts w:eastAsia="Times New Roman" w:cs="Arial"/>
                  <w:color w:val="000000"/>
                  <w:sz w:val="16"/>
                  <w:szCs w:val="16"/>
                </w:rPr>
                <w:delText>publicity materials reviewed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585D67" w14:textId="7C432A42" w:rsidR="00A04886" w:rsidRPr="002E5C79" w:rsidDel="008D26A9" w:rsidRDefault="00A04886">
            <w:pPr>
              <w:pStyle w:val="ListParagraph"/>
              <w:spacing w:after="0" w:line="276" w:lineRule="auto"/>
              <w:jc w:val="both"/>
              <w:rPr>
                <w:del w:id="21471" w:author="Rachel Shipsey" w:date="2025-06-23T15:21:00Z"/>
                <w:rFonts w:eastAsia="Times New Roman" w:cs="Arial"/>
                <w:sz w:val="18"/>
                <w:szCs w:val="18"/>
              </w:rPr>
              <w:pPrChange w:id="21472" w:author="Rachel Shipsey" w:date="2025-06-23T15:41:00Z">
                <w:pPr/>
              </w:pPrChange>
            </w:pPr>
            <w:del w:id="21473"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92DA5F" w14:textId="528AC098" w:rsidR="00A04886" w:rsidRPr="002E5C79" w:rsidDel="008D26A9" w:rsidRDefault="00A04886">
            <w:pPr>
              <w:pStyle w:val="ListParagraph"/>
              <w:spacing w:after="0" w:line="276" w:lineRule="auto"/>
              <w:jc w:val="both"/>
              <w:rPr>
                <w:del w:id="21474" w:author="Rachel Shipsey" w:date="2025-06-23T15:21:00Z"/>
                <w:rFonts w:eastAsia="Times New Roman" w:cs="Arial"/>
                <w:color w:val="000000"/>
                <w:sz w:val="18"/>
                <w:szCs w:val="18"/>
              </w:rPr>
              <w:pPrChange w:id="21475" w:author="Rachel Shipsey" w:date="2025-06-23T15:41:00Z">
                <w:pPr>
                  <w:jc w:val="right"/>
                </w:pPr>
              </w:pPrChange>
            </w:pPr>
            <w:del w:id="21476"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D01780" w14:textId="4365C248" w:rsidR="00A04886" w:rsidRPr="002E5C79" w:rsidDel="008D26A9" w:rsidRDefault="00A04886">
            <w:pPr>
              <w:pStyle w:val="ListParagraph"/>
              <w:spacing w:after="0" w:line="276" w:lineRule="auto"/>
              <w:jc w:val="both"/>
              <w:rPr>
                <w:del w:id="21477" w:author="Rachel Shipsey" w:date="2025-06-23T15:21:00Z"/>
                <w:rFonts w:eastAsia="Times New Roman" w:cs="Arial"/>
                <w:color w:val="000000"/>
                <w:sz w:val="20"/>
                <w:szCs w:val="20"/>
              </w:rPr>
              <w:pPrChange w:id="21478" w:author="Rachel Shipsey" w:date="2025-06-23T15:41:00Z">
                <w:pPr>
                  <w:jc w:val="right"/>
                </w:pPr>
              </w:pPrChange>
            </w:pPr>
            <w:del w:id="21479" w:author="Rachel Shipsey" w:date="2025-06-23T15:21:00Z">
              <w:r w:rsidRPr="00F84E7F" w:rsidDel="008D26A9">
                <w:rPr>
                  <w:rFonts w:eastAsia="Times New Roman" w:cs="Arial"/>
                  <w:color w:val="000000"/>
                  <w:sz w:val="16"/>
                  <w:szCs w:val="16"/>
                </w:rPr>
                <w:delText>0.5</w:delText>
              </w:r>
            </w:del>
          </w:p>
        </w:tc>
      </w:tr>
      <w:tr w:rsidR="00A04886" w:rsidRPr="002E5C79" w:rsidDel="008D26A9" w14:paraId="78AC445A" w14:textId="11A918A2" w:rsidTr="00D4265D">
        <w:trPr>
          <w:gridAfter w:val="1"/>
          <w:wAfter w:w="6" w:type="pct"/>
          <w:trHeight w:val="264"/>
          <w:del w:id="2148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981CD4" w14:textId="4608C709" w:rsidR="00A04886" w:rsidRPr="002E5C79" w:rsidDel="008D26A9" w:rsidRDefault="00A04886">
            <w:pPr>
              <w:pStyle w:val="ListParagraph"/>
              <w:spacing w:after="0" w:line="276" w:lineRule="auto"/>
              <w:jc w:val="both"/>
              <w:rPr>
                <w:del w:id="21481" w:author="Rachel Shipsey" w:date="2025-06-23T15:21:00Z"/>
                <w:rFonts w:eastAsia="Times New Roman" w:cs="Arial"/>
                <w:color w:val="000000"/>
                <w:sz w:val="18"/>
                <w:szCs w:val="18"/>
              </w:rPr>
              <w:pPrChange w:id="21482" w:author="Rachel Shipsey" w:date="2025-06-23T15:41:00Z">
                <w:pPr/>
              </w:pPrChange>
            </w:pPr>
            <w:del w:id="2148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96B127" w14:textId="79112711" w:rsidR="00A04886" w:rsidRPr="002E5C79" w:rsidDel="008D26A9" w:rsidRDefault="00A04886">
            <w:pPr>
              <w:pStyle w:val="ListParagraph"/>
              <w:spacing w:after="0" w:line="276" w:lineRule="auto"/>
              <w:jc w:val="both"/>
              <w:rPr>
                <w:del w:id="21484" w:author="Rachel Shipsey" w:date="2025-06-23T15:21:00Z"/>
                <w:rFonts w:eastAsia="Times New Roman" w:cs="Arial"/>
                <w:color w:val="000000"/>
                <w:sz w:val="18"/>
                <w:szCs w:val="18"/>
              </w:rPr>
              <w:pPrChange w:id="21485" w:author="Rachel Shipsey" w:date="2025-06-23T15:41:00Z">
                <w:pPr>
                  <w:ind w:firstLineChars="200" w:firstLine="360"/>
                </w:pPr>
              </w:pPrChange>
            </w:pPr>
            <w:del w:id="21486" w:author="Rachel Shipsey" w:date="2025-06-23T15:21:00Z">
              <w:r w:rsidRPr="002E5C79" w:rsidDel="008D26A9">
                <w:rPr>
                  <w:rFonts w:eastAsia="Times New Roman" w:cs="Arial"/>
                  <w:color w:val="000000"/>
                  <w:sz w:val="18"/>
                  <w:szCs w:val="18"/>
                </w:rPr>
                <w:delText xml:space="preserve">Radio and TV Programs in different languages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171196" w14:textId="2214C192" w:rsidR="00A04886" w:rsidRPr="002E5C79" w:rsidDel="008D26A9" w:rsidRDefault="00A04886">
            <w:pPr>
              <w:pStyle w:val="ListParagraph"/>
              <w:spacing w:after="0" w:line="276" w:lineRule="auto"/>
              <w:jc w:val="both"/>
              <w:rPr>
                <w:del w:id="21487" w:author="Rachel Shipsey" w:date="2025-06-23T15:21:00Z"/>
                <w:rFonts w:eastAsia="Times New Roman" w:cs="Arial"/>
                <w:color w:val="000000"/>
                <w:sz w:val="18"/>
                <w:szCs w:val="18"/>
              </w:rPr>
              <w:pPrChange w:id="21488"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0AA154" w14:textId="1152C466" w:rsidR="00A04886" w:rsidRPr="002E5C79" w:rsidDel="008D26A9" w:rsidRDefault="00A04886">
            <w:pPr>
              <w:pStyle w:val="ListParagraph"/>
              <w:spacing w:after="0" w:line="276" w:lineRule="auto"/>
              <w:jc w:val="both"/>
              <w:rPr>
                <w:del w:id="21489" w:author="Rachel Shipsey" w:date="2025-06-23T15:21:00Z"/>
                <w:rFonts w:eastAsia="Times New Roman" w:cs="Arial"/>
                <w:sz w:val="18"/>
                <w:szCs w:val="18"/>
              </w:rPr>
              <w:pPrChange w:id="2149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51C4A0" w14:textId="0F9C9DF7" w:rsidR="00A04886" w:rsidRPr="002E5C79" w:rsidDel="008D26A9" w:rsidRDefault="00A04886">
            <w:pPr>
              <w:pStyle w:val="ListParagraph"/>
              <w:spacing w:after="0" w:line="276" w:lineRule="auto"/>
              <w:jc w:val="both"/>
              <w:rPr>
                <w:del w:id="21491" w:author="Rachel Shipsey" w:date="2025-06-23T15:21:00Z"/>
                <w:rFonts w:eastAsia="Times New Roman" w:cs="Arial"/>
                <w:color w:val="000000"/>
                <w:sz w:val="18"/>
                <w:szCs w:val="18"/>
              </w:rPr>
              <w:pPrChange w:id="21492" w:author="Rachel Shipsey" w:date="2025-06-23T15:41:00Z">
                <w:pPr>
                  <w:jc w:val="right"/>
                </w:pPr>
              </w:pPrChange>
            </w:pPr>
            <w:del w:id="21493"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F0F323" w14:textId="63175873" w:rsidR="00A04886" w:rsidRPr="002E5C79" w:rsidDel="008D26A9" w:rsidRDefault="00A04886">
            <w:pPr>
              <w:pStyle w:val="ListParagraph"/>
              <w:spacing w:after="0" w:line="276" w:lineRule="auto"/>
              <w:jc w:val="both"/>
              <w:rPr>
                <w:del w:id="21494" w:author="Rachel Shipsey" w:date="2025-06-23T15:21:00Z"/>
                <w:rFonts w:eastAsia="Times New Roman" w:cs="Arial"/>
                <w:color w:val="000000"/>
                <w:sz w:val="20"/>
                <w:szCs w:val="20"/>
              </w:rPr>
              <w:pPrChange w:id="21495" w:author="Rachel Shipsey" w:date="2025-06-23T15:41:00Z">
                <w:pPr>
                  <w:jc w:val="right"/>
                </w:pPr>
              </w:pPrChange>
            </w:pPr>
            <w:del w:id="21496" w:author="Rachel Shipsey" w:date="2025-06-23T15:21:00Z">
              <w:r w:rsidRPr="00F84E7F" w:rsidDel="008D26A9">
                <w:rPr>
                  <w:rFonts w:eastAsia="Times New Roman" w:cs="Arial"/>
                  <w:color w:val="000000"/>
                  <w:sz w:val="16"/>
                  <w:szCs w:val="16"/>
                </w:rPr>
                <w:delText>0.4</w:delText>
              </w:r>
            </w:del>
          </w:p>
        </w:tc>
      </w:tr>
      <w:tr w:rsidR="00A04886" w:rsidRPr="002E5C79" w:rsidDel="008D26A9" w14:paraId="4904095C" w14:textId="33D6A317" w:rsidTr="00D4265D">
        <w:trPr>
          <w:gridAfter w:val="1"/>
          <w:wAfter w:w="6" w:type="pct"/>
          <w:trHeight w:val="264"/>
          <w:del w:id="2149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C72B35" w14:textId="13EEB1DC" w:rsidR="00A04886" w:rsidRPr="002E5C79" w:rsidDel="008D26A9" w:rsidRDefault="00A04886">
            <w:pPr>
              <w:pStyle w:val="ListParagraph"/>
              <w:spacing w:after="0" w:line="276" w:lineRule="auto"/>
              <w:jc w:val="both"/>
              <w:rPr>
                <w:del w:id="21498" w:author="Rachel Shipsey" w:date="2025-06-23T15:21:00Z"/>
                <w:rFonts w:eastAsia="Times New Roman" w:cs="Arial"/>
                <w:color w:val="000000"/>
                <w:sz w:val="18"/>
                <w:szCs w:val="18"/>
              </w:rPr>
              <w:pPrChange w:id="21499" w:author="Rachel Shipsey" w:date="2025-06-23T15:41:00Z">
                <w:pPr>
                  <w:jc w:val="right"/>
                </w:pPr>
              </w:pPrChange>
            </w:pPr>
            <w:del w:id="21500" w:author="Rachel Shipsey" w:date="2025-06-23T15:21:00Z">
              <w:r w:rsidRPr="002E5C79" w:rsidDel="008D26A9">
                <w:rPr>
                  <w:rFonts w:eastAsia="Times New Roman" w:cs="Arial"/>
                  <w:color w:val="000000"/>
                  <w:sz w:val="18"/>
                  <w:szCs w:val="18"/>
                </w:rPr>
                <w:delText>6</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D14322" w14:textId="30EEA9EF" w:rsidR="00A04886" w:rsidRPr="002E5C79" w:rsidDel="008D26A9" w:rsidRDefault="00A04886">
            <w:pPr>
              <w:pStyle w:val="ListParagraph"/>
              <w:spacing w:after="0" w:line="276" w:lineRule="auto"/>
              <w:jc w:val="both"/>
              <w:rPr>
                <w:del w:id="21501" w:author="Rachel Shipsey" w:date="2025-06-23T15:21:00Z"/>
                <w:rFonts w:eastAsia="Times New Roman" w:cs="Arial"/>
                <w:b/>
                <w:bCs/>
                <w:color w:val="000000"/>
                <w:sz w:val="18"/>
                <w:szCs w:val="18"/>
              </w:rPr>
              <w:pPrChange w:id="21502" w:author="Rachel Shipsey" w:date="2025-06-23T15:41:00Z">
                <w:pPr/>
              </w:pPrChange>
            </w:pPr>
            <w:del w:id="21503" w:author="Rachel Shipsey" w:date="2025-06-23T15:21:00Z">
              <w:r w:rsidRPr="002E5C79" w:rsidDel="008D26A9">
                <w:rPr>
                  <w:rFonts w:eastAsia="Times New Roman" w:cs="Arial"/>
                  <w:b/>
                  <w:bCs/>
                  <w:color w:val="000000"/>
                  <w:sz w:val="18"/>
                  <w:szCs w:val="18"/>
                </w:rPr>
                <w:delText>Conduct Press Conferences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092FA5" w14:textId="68661361" w:rsidR="00A04886" w:rsidRPr="002E5C79" w:rsidDel="008D26A9" w:rsidRDefault="00A04886">
            <w:pPr>
              <w:pStyle w:val="ListParagraph"/>
              <w:spacing w:after="0" w:line="276" w:lineRule="auto"/>
              <w:jc w:val="both"/>
              <w:rPr>
                <w:del w:id="21504" w:author="Rachel Shipsey" w:date="2025-06-23T15:21:00Z"/>
                <w:rFonts w:eastAsia="Times New Roman" w:cs="Arial"/>
                <w:b/>
                <w:bCs/>
                <w:color w:val="000000"/>
                <w:sz w:val="18"/>
                <w:szCs w:val="18"/>
              </w:rPr>
              <w:pPrChange w:id="21505" w:author="Rachel Shipsey" w:date="2025-06-23T15:41:00Z">
                <w:pPr/>
              </w:pPrChange>
            </w:pPr>
            <w:del w:id="21506" w:author="Rachel Shipsey" w:date="2025-06-23T15:21:00Z">
              <w:r w:rsidDel="008D26A9">
                <w:rPr>
                  <w:rFonts w:eastAsia="Times New Roman" w:cs="Arial"/>
                  <w:color w:val="000000"/>
                  <w:sz w:val="16"/>
                  <w:szCs w:val="16"/>
                </w:rPr>
                <w:delText>Consolidate feedback</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10757A93" w14:textId="081F9913" w:rsidR="00A04886" w:rsidRPr="002E5C79" w:rsidDel="008D26A9" w:rsidRDefault="00A04886">
            <w:pPr>
              <w:pStyle w:val="ListParagraph"/>
              <w:spacing w:after="0" w:line="276" w:lineRule="auto"/>
              <w:jc w:val="both"/>
              <w:rPr>
                <w:del w:id="21507" w:author="Rachel Shipsey" w:date="2025-06-23T15:21:00Z"/>
                <w:rFonts w:eastAsia="Times New Roman" w:cs="Arial"/>
                <w:sz w:val="18"/>
                <w:szCs w:val="18"/>
              </w:rPr>
              <w:pPrChange w:id="21508" w:author="Rachel Shipsey" w:date="2025-06-23T15:41:00Z">
                <w:pPr/>
              </w:pPrChange>
            </w:pPr>
            <w:del w:id="21509" w:author="Rachel Shipsey" w:date="2025-06-23T15:21:00Z">
              <w:r w:rsidRPr="0060077B"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FBCE5E0" w14:textId="1D32F68C" w:rsidR="00A04886" w:rsidRPr="002E5C79" w:rsidDel="008D26A9" w:rsidRDefault="00A04886">
            <w:pPr>
              <w:pStyle w:val="ListParagraph"/>
              <w:spacing w:after="0" w:line="276" w:lineRule="auto"/>
              <w:jc w:val="both"/>
              <w:rPr>
                <w:del w:id="21510" w:author="Rachel Shipsey" w:date="2025-06-23T15:21:00Z"/>
                <w:rFonts w:eastAsia="Times New Roman" w:cs="Arial"/>
                <w:color w:val="000000"/>
                <w:sz w:val="18"/>
                <w:szCs w:val="18"/>
              </w:rPr>
              <w:pPrChange w:id="21511" w:author="Rachel Shipsey" w:date="2025-06-23T15:41:00Z">
                <w:pPr>
                  <w:jc w:val="right"/>
                </w:pPr>
              </w:pPrChange>
            </w:pPr>
            <w:del w:id="21512"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CB9446" w14:textId="0E5D7ED0" w:rsidR="00A04886" w:rsidRPr="002E5C79" w:rsidDel="008D26A9" w:rsidRDefault="00A04886">
            <w:pPr>
              <w:pStyle w:val="ListParagraph"/>
              <w:spacing w:after="0" w:line="276" w:lineRule="auto"/>
              <w:jc w:val="both"/>
              <w:rPr>
                <w:del w:id="21513" w:author="Rachel Shipsey" w:date="2025-06-23T15:21:00Z"/>
                <w:rFonts w:eastAsia="Times New Roman" w:cs="Arial"/>
                <w:color w:val="000000"/>
                <w:sz w:val="20"/>
                <w:szCs w:val="20"/>
              </w:rPr>
              <w:pPrChange w:id="21514" w:author="Rachel Shipsey" w:date="2025-06-23T15:41:00Z">
                <w:pPr>
                  <w:jc w:val="right"/>
                </w:pPr>
              </w:pPrChange>
            </w:pPr>
            <w:del w:id="21515" w:author="Rachel Shipsey" w:date="2025-06-23T15:21:00Z">
              <w:r w:rsidRPr="00F84E7F" w:rsidDel="008D26A9">
                <w:rPr>
                  <w:rFonts w:eastAsia="Times New Roman" w:cs="Arial"/>
                  <w:color w:val="000000"/>
                  <w:sz w:val="16"/>
                  <w:szCs w:val="16"/>
                </w:rPr>
                <w:delText>0.4</w:delText>
              </w:r>
            </w:del>
          </w:p>
        </w:tc>
      </w:tr>
      <w:tr w:rsidR="00A04886" w:rsidRPr="002E5C79" w:rsidDel="008D26A9" w14:paraId="7E80648A" w14:textId="68645372" w:rsidTr="00D4265D">
        <w:trPr>
          <w:gridAfter w:val="1"/>
          <w:wAfter w:w="6" w:type="pct"/>
          <w:trHeight w:val="264"/>
          <w:del w:id="2151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E7F6A6" w14:textId="2283C292" w:rsidR="00A04886" w:rsidRPr="002E5C79" w:rsidDel="008D26A9" w:rsidRDefault="00A04886">
            <w:pPr>
              <w:pStyle w:val="ListParagraph"/>
              <w:spacing w:after="0" w:line="276" w:lineRule="auto"/>
              <w:jc w:val="both"/>
              <w:rPr>
                <w:del w:id="21517" w:author="Rachel Shipsey" w:date="2025-06-23T15:21:00Z"/>
                <w:rFonts w:eastAsia="Times New Roman" w:cs="Arial"/>
                <w:color w:val="000000"/>
                <w:sz w:val="18"/>
                <w:szCs w:val="18"/>
              </w:rPr>
              <w:pPrChange w:id="21518" w:author="Rachel Shipsey" w:date="2025-06-23T15:41:00Z">
                <w:pPr/>
              </w:pPrChange>
            </w:pPr>
            <w:del w:id="21519"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FEE0B2E" w14:textId="58AF4BB2" w:rsidR="00A04886" w:rsidRPr="002E5C79" w:rsidDel="008D26A9" w:rsidRDefault="00A04886">
            <w:pPr>
              <w:pStyle w:val="ListParagraph"/>
              <w:spacing w:after="0" w:line="276" w:lineRule="auto"/>
              <w:jc w:val="both"/>
              <w:rPr>
                <w:del w:id="21520" w:author="Rachel Shipsey" w:date="2025-06-23T15:21:00Z"/>
                <w:rFonts w:eastAsia="Times New Roman" w:cs="Arial"/>
                <w:color w:val="000000"/>
                <w:sz w:val="18"/>
                <w:szCs w:val="18"/>
              </w:rPr>
              <w:pPrChange w:id="21521" w:author="Rachel Shipsey" w:date="2025-06-23T15:41:00Z">
                <w:pPr>
                  <w:ind w:firstLineChars="200" w:firstLine="360"/>
                </w:pPr>
              </w:pPrChange>
            </w:pPr>
            <w:del w:id="21522" w:author="Rachel Shipsey" w:date="2025-06-23T15:21:00Z">
              <w:r w:rsidRPr="002E5C79" w:rsidDel="008D26A9">
                <w:rPr>
                  <w:rFonts w:eastAsia="Times New Roman" w:cs="Arial"/>
                  <w:color w:val="000000"/>
                  <w:sz w:val="18"/>
                  <w:szCs w:val="18"/>
                </w:rPr>
                <w:delText>Publicity Channels and Message review</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2FCB7D" w14:textId="56E23D39" w:rsidR="00A04886" w:rsidRPr="002E5C79" w:rsidDel="008D26A9" w:rsidRDefault="00A04886">
            <w:pPr>
              <w:pStyle w:val="ListParagraph"/>
              <w:spacing w:after="0" w:line="276" w:lineRule="auto"/>
              <w:jc w:val="both"/>
              <w:rPr>
                <w:del w:id="21523" w:author="Rachel Shipsey" w:date="2025-06-23T15:21:00Z"/>
                <w:rFonts w:eastAsia="Times New Roman" w:cs="Arial"/>
                <w:color w:val="000000"/>
                <w:sz w:val="18"/>
                <w:szCs w:val="18"/>
              </w:rPr>
              <w:pPrChange w:id="21524" w:author="Rachel Shipsey" w:date="2025-06-23T15:41:00Z">
                <w:pPr>
                  <w:ind w:firstLineChars="200" w:firstLine="320"/>
                </w:pPr>
              </w:pPrChange>
            </w:pPr>
            <w:del w:id="21525" w:author="Rachel Shipsey" w:date="2025-06-23T15:21:00Z">
              <w:r w:rsidRPr="00F85348" w:rsidDel="008D26A9">
                <w:rPr>
                  <w:rFonts w:eastAsia="Times New Roman" w:cs="Arial"/>
                  <w:color w:val="000000"/>
                  <w:sz w:val="16"/>
                  <w:szCs w:val="16"/>
                </w:rPr>
                <w:delText>Feedback strategies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369E43EA" w14:textId="64861632" w:rsidR="00A04886" w:rsidRPr="002E5C79" w:rsidDel="008D26A9" w:rsidRDefault="00A04886">
            <w:pPr>
              <w:pStyle w:val="ListParagraph"/>
              <w:spacing w:after="0" w:line="276" w:lineRule="auto"/>
              <w:jc w:val="both"/>
              <w:rPr>
                <w:del w:id="21526" w:author="Rachel Shipsey" w:date="2025-06-23T15:21:00Z"/>
                <w:rFonts w:eastAsia="Times New Roman" w:cs="Arial"/>
                <w:sz w:val="18"/>
                <w:szCs w:val="18"/>
              </w:rPr>
              <w:pPrChange w:id="21527" w:author="Rachel Shipsey" w:date="2025-06-23T15:41:00Z">
                <w:pPr/>
              </w:pPrChange>
            </w:pPr>
            <w:del w:id="21528" w:author="Rachel Shipsey" w:date="2025-06-23T15:21:00Z">
              <w:r w:rsidRPr="0060077B"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DA94B9" w14:textId="4FE3098C" w:rsidR="00A04886" w:rsidRPr="002E5C79" w:rsidDel="008D26A9" w:rsidRDefault="00A04886">
            <w:pPr>
              <w:pStyle w:val="ListParagraph"/>
              <w:spacing w:after="0" w:line="276" w:lineRule="auto"/>
              <w:jc w:val="both"/>
              <w:rPr>
                <w:del w:id="21529" w:author="Rachel Shipsey" w:date="2025-06-23T15:21:00Z"/>
                <w:rFonts w:eastAsia="Times New Roman" w:cs="Arial"/>
                <w:color w:val="000000"/>
                <w:sz w:val="18"/>
                <w:szCs w:val="18"/>
              </w:rPr>
              <w:pPrChange w:id="21530" w:author="Rachel Shipsey" w:date="2025-06-23T15:41:00Z">
                <w:pPr>
                  <w:jc w:val="right"/>
                </w:pPr>
              </w:pPrChange>
            </w:pPr>
            <w:del w:id="21531"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885060" w14:textId="0A047760" w:rsidR="00A04886" w:rsidRPr="002E5C79" w:rsidDel="008D26A9" w:rsidRDefault="00A04886">
            <w:pPr>
              <w:pStyle w:val="ListParagraph"/>
              <w:spacing w:after="0" w:line="276" w:lineRule="auto"/>
              <w:jc w:val="both"/>
              <w:rPr>
                <w:del w:id="21532" w:author="Rachel Shipsey" w:date="2025-06-23T15:21:00Z"/>
                <w:rFonts w:eastAsia="Times New Roman" w:cs="Arial"/>
                <w:color w:val="000000"/>
                <w:sz w:val="20"/>
                <w:szCs w:val="20"/>
              </w:rPr>
              <w:pPrChange w:id="21533" w:author="Rachel Shipsey" w:date="2025-06-23T15:41:00Z">
                <w:pPr>
                  <w:jc w:val="right"/>
                </w:pPr>
              </w:pPrChange>
            </w:pPr>
            <w:del w:id="21534" w:author="Rachel Shipsey" w:date="2025-06-23T15:21:00Z">
              <w:r w:rsidRPr="00F84E7F" w:rsidDel="008D26A9">
                <w:rPr>
                  <w:rFonts w:eastAsia="Times New Roman" w:cs="Arial"/>
                  <w:color w:val="000000"/>
                  <w:sz w:val="16"/>
                  <w:szCs w:val="16"/>
                </w:rPr>
                <w:delText>0.3</w:delText>
              </w:r>
            </w:del>
          </w:p>
        </w:tc>
      </w:tr>
      <w:tr w:rsidR="00A04886" w:rsidRPr="002E5C79" w:rsidDel="008D26A9" w14:paraId="22E20402" w14:textId="1AD8F572" w:rsidTr="00D4265D">
        <w:trPr>
          <w:gridAfter w:val="1"/>
          <w:wAfter w:w="6" w:type="pct"/>
          <w:trHeight w:val="264"/>
          <w:del w:id="2153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9DF11B" w14:textId="6081737A" w:rsidR="00A04886" w:rsidRPr="002E5C79" w:rsidDel="008D26A9" w:rsidRDefault="00A04886">
            <w:pPr>
              <w:pStyle w:val="ListParagraph"/>
              <w:spacing w:after="0" w:line="276" w:lineRule="auto"/>
              <w:jc w:val="both"/>
              <w:rPr>
                <w:del w:id="21536" w:author="Rachel Shipsey" w:date="2025-06-23T15:21:00Z"/>
                <w:rFonts w:eastAsia="Times New Roman" w:cs="Arial"/>
                <w:color w:val="000000"/>
                <w:sz w:val="18"/>
                <w:szCs w:val="18"/>
              </w:rPr>
              <w:pPrChange w:id="21537" w:author="Rachel Shipsey" w:date="2025-06-23T15:41:00Z">
                <w:pPr>
                  <w:jc w:val="right"/>
                </w:pPr>
              </w:pPrChange>
            </w:pPr>
            <w:del w:id="21538" w:author="Rachel Shipsey" w:date="2025-06-23T15:21:00Z">
              <w:r w:rsidRPr="002E5C79" w:rsidDel="008D26A9">
                <w:rPr>
                  <w:rFonts w:eastAsia="Times New Roman" w:cs="Arial"/>
                  <w:color w:val="000000"/>
                  <w:sz w:val="18"/>
                  <w:szCs w:val="18"/>
                </w:rPr>
                <w:delText>7</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C374CBC" w14:textId="38D05D61" w:rsidR="00A04886" w:rsidRPr="002E5C79" w:rsidDel="008D26A9" w:rsidRDefault="00A04886">
            <w:pPr>
              <w:pStyle w:val="ListParagraph"/>
              <w:spacing w:after="0" w:line="276" w:lineRule="auto"/>
              <w:jc w:val="both"/>
              <w:rPr>
                <w:del w:id="21539" w:author="Rachel Shipsey" w:date="2025-06-23T15:21:00Z"/>
                <w:rFonts w:eastAsia="Times New Roman" w:cs="Arial"/>
                <w:b/>
                <w:bCs/>
                <w:color w:val="000000"/>
                <w:sz w:val="18"/>
                <w:szCs w:val="18"/>
              </w:rPr>
              <w:pPrChange w:id="21540" w:author="Rachel Shipsey" w:date="2025-06-23T15:41:00Z">
                <w:pPr/>
              </w:pPrChange>
            </w:pPr>
            <w:del w:id="21541" w:author="Rachel Shipsey" w:date="2025-06-23T15:21:00Z">
              <w:r w:rsidRPr="002E5C79" w:rsidDel="008D26A9">
                <w:rPr>
                  <w:rFonts w:eastAsia="Times New Roman" w:cs="Arial"/>
                  <w:b/>
                  <w:bCs/>
                  <w:color w:val="000000"/>
                  <w:sz w:val="18"/>
                  <w:szCs w:val="18"/>
                </w:rPr>
                <w:delText>Conduct a publicity workshop for district leaders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879D6A" w14:textId="550B6E90" w:rsidR="00A04886" w:rsidRPr="002E5C79" w:rsidDel="008D26A9" w:rsidRDefault="00A04886">
            <w:pPr>
              <w:pStyle w:val="ListParagraph"/>
              <w:spacing w:after="0" w:line="276" w:lineRule="auto"/>
              <w:jc w:val="both"/>
              <w:rPr>
                <w:del w:id="21542" w:author="Rachel Shipsey" w:date="2025-06-23T15:21:00Z"/>
                <w:rFonts w:eastAsia="Times New Roman" w:cs="Arial"/>
                <w:b/>
                <w:bCs/>
                <w:color w:val="000000"/>
                <w:sz w:val="18"/>
                <w:szCs w:val="18"/>
              </w:rPr>
              <w:pPrChange w:id="21543" w:author="Rachel Shipsey" w:date="2025-06-23T15:41:00Z">
                <w:pPr/>
              </w:pPrChange>
            </w:pPr>
            <w:del w:id="21544" w:author="Rachel Shipsey" w:date="2025-06-23T15:21:00Z">
              <w:r w:rsidDel="008D26A9">
                <w:rPr>
                  <w:rFonts w:eastAsia="Times New Roman" w:cs="Arial"/>
                  <w:color w:val="000000"/>
                  <w:sz w:val="16"/>
                  <w:szCs w:val="16"/>
                </w:rPr>
                <w:delText>All areas receive materials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AED289" w14:textId="1F1E7FD9" w:rsidR="00A04886" w:rsidRPr="002E5C79" w:rsidDel="008D26A9" w:rsidRDefault="00A04886">
            <w:pPr>
              <w:pStyle w:val="ListParagraph"/>
              <w:spacing w:after="0" w:line="276" w:lineRule="auto"/>
              <w:jc w:val="both"/>
              <w:rPr>
                <w:del w:id="21545" w:author="Rachel Shipsey" w:date="2025-06-23T15:21:00Z"/>
                <w:rFonts w:eastAsia="Times New Roman" w:cs="Arial"/>
                <w:sz w:val="18"/>
                <w:szCs w:val="18"/>
              </w:rPr>
              <w:pPrChange w:id="21546" w:author="Rachel Shipsey" w:date="2025-06-23T15:41:00Z">
                <w:pPr/>
              </w:pPrChange>
            </w:pPr>
            <w:del w:id="21547" w:author="Rachel Shipsey" w:date="2025-06-23T15:21:00Z">
              <w:r w:rsidRPr="0060077B" w:rsidDel="008D26A9">
                <w:rPr>
                  <w:rFonts w:eastAsia="Times New Roman" w:cs="Arial"/>
                  <w:color w:val="000000"/>
                  <w:sz w:val="16"/>
                  <w:szCs w:val="16"/>
                </w:rPr>
                <w:delText xml:space="preserve">PR </w:delText>
              </w:r>
              <w:r w:rsidDel="008D26A9">
                <w:rPr>
                  <w:rFonts w:eastAsia="Times New Roman" w:cs="Arial"/>
                  <w:color w:val="000000"/>
                  <w:sz w:val="16"/>
                  <w:szCs w:val="16"/>
                </w:rPr>
                <w:delText xml:space="preserve">&amp; logistics </w:delText>
              </w:r>
              <w:r w:rsidRPr="0060077B" w:rsidDel="008D26A9">
                <w:rPr>
                  <w:rFonts w:eastAsia="Times New Roman" w:cs="Arial"/>
                  <w:color w:val="000000"/>
                  <w:sz w:val="16"/>
                  <w:szCs w:val="16"/>
                </w:rPr>
                <w:delText>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96C206" w14:textId="6759570A" w:rsidR="00A04886" w:rsidRPr="002E5C79" w:rsidDel="008D26A9" w:rsidRDefault="00A04886">
            <w:pPr>
              <w:pStyle w:val="ListParagraph"/>
              <w:spacing w:after="0" w:line="276" w:lineRule="auto"/>
              <w:jc w:val="both"/>
              <w:rPr>
                <w:del w:id="21548" w:author="Rachel Shipsey" w:date="2025-06-23T15:21:00Z"/>
                <w:rFonts w:eastAsia="Times New Roman" w:cs="Arial"/>
                <w:color w:val="000000"/>
                <w:sz w:val="18"/>
                <w:szCs w:val="18"/>
              </w:rPr>
              <w:pPrChange w:id="21549" w:author="Rachel Shipsey" w:date="2025-06-23T15:41:00Z">
                <w:pPr>
                  <w:jc w:val="right"/>
                </w:pPr>
              </w:pPrChange>
            </w:pPr>
            <w:del w:id="21550"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9E4C4E" w14:textId="14AF0ED6" w:rsidR="00A04886" w:rsidRPr="002E5C79" w:rsidDel="008D26A9" w:rsidRDefault="00A04886">
            <w:pPr>
              <w:pStyle w:val="ListParagraph"/>
              <w:spacing w:after="0" w:line="276" w:lineRule="auto"/>
              <w:jc w:val="both"/>
              <w:rPr>
                <w:del w:id="21551" w:author="Rachel Shipsey" w:date="2025-06-23T15:21:00Z"/>
                <w:rFonts w:eastAsia="Times New Roman" w:cs="Arial"/>
                <w:color w:val="000000"/>
                <w:sz w:val="20"/>
                <w:szCs w:val="20"/>
              </w:rPr>
              <w:pPrChange w:id="21552" w:author="Rachel Shipsey" w:date="2025-06-23T15:41:00Z">
                <w:pPr>
                  <w:jc w:val="right"/>
                </w:pPr>
              </w:pPrChange>
            </w:pPr>
            <w:del w:id="21553" w:author="Rachel Shipsey" w:date="2025-06-23T15:21:00Z">
              <w:r w:rsidRPr="00F84E7F" w:rsidDel="008D26A9">
                <w:rPr>
                  <w:rFonts w:eastAsia="Times New Roman" w:cs="Arial"/>
                  <w:color w:val="000000"/>
                  <w:sz w:val="16"/>
                  <w:szCs w:val="16"/>
                </w:rPr>
                <w:delText>0.3</w:delText>
              </w:r>
            </w:del>
          </w:p>
        </w:tc>
      </w:tr>
      <w:tr w:rsidR="00A04886" w:rsidRPr="002E5C79" w:rsidDel="008D26A9" w14:paraId="686077DC" w14:textId="46545C8A" w:rsidTr="00D4265D">
        <w:trPr>
          <w:gridAfter w:val="1"/>
          <w:wAfter w:w="6" w:type="pct"/>
          <w:trHeight w:val="264"/>
          <w:del w:id="2155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C098FE" w14:textId="6EFDC992" w:rsidR="00A04886" w:rsidRPr="002E5C79" w:rsidDel="008D26A9" w:rsidRDefault="00A04886">
            <w:pPr>
              <w:pStyle w:val="ListParagraph"/>
              <w:spacing w:after="0" w:line="276" w:lineRule="auto"/>
              <w:jc w:val="both"/>
              <w:rPr>
                <w:del w:id="21555" w:author="Rachel Shipsey" w:date="2025-06-23T15:21:00Z"/>
                <w:rFonts w:eastAsia="Times New Roman" w:cs="Arial"/>
                <w:color w:val="000000"/>
                <w:sz w:val="18"/>
                <w:szCs w:val="18"/>
              </w:rPr>
              <w:pPrChange w:id="21556" w:author="Rachel Shipsey" w:date="2025-06-23T15:41:00Z">
                <w:pPr>
                  <w:jc w:val="right"/>
                </w:pPr>
              </w:pPrChange>
            </w:pPr>
            <w:del w:id="21557" w:author="Rachel Shipsey" w:date="2025-06-23T15:21:00Z">
              <w:r w:rsidRPr="002E5C79" w:rsidDel="008D26A9">
                <w:rPr>
                  <w:rFonts w:eastAsia="Times New Roman" w:cs="Arial"/>
                  <w:color w:val="000000"/>
                  <w:sz w:val="18"/>
                  <w:szCs w:val="18"/>
                </w:rPr>
                <w:delText>8</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BA2111" w14:textId="1E7942B8" w:rsidR="00A04886" w:rsidRPr="002E5C79" w:rsidDel="008D26A9" w:rsidRDefault="00A04886">
            <w:pPr>
              <w:pStyle w:val="ListParagraph"/>
              <w:spacing w:after="0" w:line="276" w:lineRule="auto"/>
              <w:jc w:val="both"/>
              <w:rPr>
                <w:del w:id="21558" w:author="Rachel Shipsey" w:date="2025-06-23T15:21:00Z"/>
                <w:rFonts w:eastAsia="Times New Roman" w:cs="Arial"/>
                <w:b/>
                <w:bCs/>
                <w:color w:val="000000"/>
                <w:sz w:val="18"/>
                <w:szCs w:val="18"/>
              </w:rPr>
              <w:pPrChange w:id="21559" w:author="Rachel Shipsey" w:date="2025-06-23T15:41:00Z">
                <w:pPr/>
              </w:pPrChange>
            </w:pPr>
            <w:del w:id="21560" w:author="Rachel Shipsey" w:date="2025-06-23T15:21:00Z">
              <w:r w:rsidRPr="002E5C79" w:rsidDel="008D26A9">
                <w:rPr>
                  <w:rFonts w:eastAsia="Times New Roman" w:cs="Arial"/>
                  <w:b/>
                  <w:bCs/>
                  <w:color w:val="000000"/>
                  <w:sz w:val="18"/>
                  <w:szCs w:val="18"/>
                </w:rPr>
                <w:delText>Distribution of publicity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934604" w14:textId="2D0140D8" w:rsidR="00A04886" w:rsidRPr="002E5C79" w:rsidDel="008D26A9" w:rsidRDefault="00A04886">
            <w:pPr>
              <w:pStyle w:val="ListParagraph"/>
              <w:spacing w:after="0" w:line="276" w:lineRule="auto"/>
              <w:jc w:val="both"/>
              <w:rPr>
                <w:del w:id="21561" w:author="Rachel Shipsey" w:date="2025-06-23T15:21:00Z"/>
                <w:rFonts w:eastAsia="Times New Roman" w:cs="Arial"/>
                <w:b/>
                <w:bCs/>
                <w:color w:val="000000"/>
                <w:sz w:val="18"/>
                <w:szCs w:val="18"/>
              </w:rPr>
              <w:pPrChange w:id="21562"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F1F42C" w14:textId="33677C7E" w:rsidR="00A04886" w:rsidRPr="002E5C79" w:rsidDel="008D26A9" w:rsidRDefault="00A04886">
            <w:pPr>
              <w:pStyle w:val="ListParagraph"/>
              <w:spacing w:after="0" w:line="276" w:lineRule="auto"/>
              <w:jc w:val="both"/>
              <w:rPr>
                <w:del w:id="21563" w:author="Rachel Shipsey" w:date="2025-06-23T15:21:00Z"/>
                <w:rFonts w:eastAsia="Times New Roman" w:cs="Arial"/>
                <w:sz w:val="18"/>
                <w:szCs w:val="18"/>
              </w:rPr>
              <w:pPrChange w:id="21564" w:author="Rachel Shipsey" w:date="2025-06-23T15:41:00Z">
                <w:pPr/>
              </w:pPrChange>
            </w:pPr>
            <w:del w:id="21565" w:author="Rachel Shipsey" w:date="2025-06-23T15:21:00Z">
              <w:r w:rsidRPr="0060077B"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D92D2A" w14:textId="70E0B339" w:rsidR="00A04886" w:rsidRPr="002E5C79" w:rsidDel="008D26A9" w:rsidRDefault="00A04886">
            <w:pPr>
              <w:pStyle w:val="ListParagraph"/>
              <w:spacing w:after="0" w:line="276" w:lineRule="auto"/>
              <w:jc w:val="both"/>
              <w:rPr>
                <w:del w:id="21566" w:author="Rachel Shipsey" w:date="2025-06-23T15:21:00Z"/>
                <w:rFonts w:eastAsia="Times New Roman" w:cs="Arial"/>
                <w:color w:val="000000"/>
                <w:sz w:val="18"/>
                <w:szCs w:val="18"/>
              </w:rPr>
              <w:pPrChange w:id="21567" w:author="Rachel Shipsey" w:date="2025-06-23T15:41:00Z">
                <w:pPr>
                  <w:jc w:val="right"/>
                </w:pPr>
              </w:pPrChange>
            </w:pPr>
            <w:del w:id="21568" w:author="Rachel Shipsey" w:date="2025-06-23T15:21:00Z">
              <w:r w:rsidRPr="00F84E7F" w:rsidDel="008D26A9">
                <w:rPr>
                  <w:rFonts w:eastAsia="Times New Roman" w:cs="Arial"/>
                  <w:color w:val="000000"/>
                  <w:sz w:val="16"/>
                  <w:szCs w:val="16"/>
                </w:rPr>
                <w:delText>5</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A66AEB" w14:textId="35603169" w:rsidR="00A04886" w:rsidRPr="002E5C79" w:rsidDel="008D26A9" w:rsidRDefault="00A04886">
            <w:pPr>
              <w:pStyle w:val="ListParagraph"/>
              <w:spacing w:after="0" w:line="276" w:lineRule="auto"/>
              <w:jc w:val="both"/>
              <w:rPr>
                <w:del w:id="21569" w:author="Rachel Shipsey" w:date="2025-06-23T15:21:00Z"/>
                <w:rFonts w:eastAsia="Times New Roman" w:cs="Arial"/>
                <w:color w:val="000000"/>
                <w:sz w:val="20"/>
                <w:szCs w:val="20"/>
              </w:rPr>
              <w:pPrChange w:id="21570" w:author="Rachel Shipsey" w:date="2025-06-23T15:41:00Z">
                <w:pPr>
                  <w:jc w:val="right"/>
                </w:pPr>
              </w:pPrChange>
            </w:pPr>
            <w:del w:id="21571" w:author="Rachel Shipsey" w:date="2025-06-23T15:21:00Z">
              <w:r w:rsidRPr="00F84E7F" w:rsidDel="008D26A9">
                <w:rPr>
                  <w:rFonts w:eastAsia="Times New Roman" w:cs="Arial"/>
                  <w:color w:val="000000"/>
                  <w:sz w:val="16"/>
                  <w:szCs w:val="16"/>
                </w:rPr>
                <w:delText>0.3</w:delText>
              </w:r>
            </w:del>
          </w:p>
        </w:tc>
      </w:tr>
      <w:tr w:rsidR="00A04886" w:rsidRPr="002E5C79" w:rsidDel="008D26A9" w14:paraId="5DA9C0E7" w14:textId="6A960457" w:rsidTr="00D4265D">
        <w:trPr>
          <w:gridAfter w:val="1"/>
          <w:wAfter w:w="6" w:type="pct"/>
          <w:trHeight w:val="264"/>
          <w:del w:id="2157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E31F7E" w14:textId="1586BE24" w:rsidR="00A04886" w:rsidRPr="002E5C79" w:rsidDel="008D26A9" w:rsidRDefault="00A04886">
            <w:pPr>
              <w:pStyle w:val="ListParagraph"/>
              <w:spacing w:after="0" w:line="276" w:lineRule="auto"/>
              <w:jc w:val="both"/>
              <w:rPr>
                <w:del w:id="21573" w:author="Rachel Shipsey" w:date="2025-06-23T15:21:00Z"/>
                <w:rFonts w:eastAsia="Times New Roman" w:cs="Arial"/>
                <w:color w:val="000000"/>
                <w:sz w:val="18"/>
                <w:szCs w:val="18"/>
              </w:rPr>
              <w:pPrChange w:id="21574" w:author="Rachel Shipsey" w:date="2025-06-23T15:41:00Z">
                <w:pPr>
                  <w:jc w:val="right"/>
                </w:pPr>
              </w:pPrChange>
            </w:pPr>
            <w:del w:id="21575" w:author="Rachel Shipsey" w:date="2025-06-23T15:21:00Z">
              <w:r w:rsidRPr="002E5C79" w:rsidDel="008D26A9">
                <w:rPr>
                  <w:rFonts w:eastAsia="Times New Roman" w:cs="Arial"/>
                  <w:color w:val="000000"/>
                  <w:sz w:val="18"/>
                  <w:szCs w:val="18"/>
                </w:rPr>
                <w:delText>9</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3C11A5" w14:textId="631A2E6C" w:rsidR="00A04886" w:rsidRPr="002E5C79" w:rsidDel="008D26A9" w:rsidRDefault="00A04886">
            <w:pPr>
              <w:pStyle w:val="ListParagraph"/>
              <w:spacing w:after="0" w:line="276" w:lineRule="auto"/>
              <w:jc w:val="both"/>
              <w:rPr>
                <w:del w:id="21576" w:author="Rachel Shipsey" w:date="2025-06-23T15:21:00Z"/>
                <w:rFonts w:eastAsia="Times New Roman" w:cs="Arial"/>
                <w:b/>
                <w:bCs/>
                <w:color w:val="000000"/>
                <w:sz w:val="18"/>
                <w:szCs w:val="18"/>
              </w:rPr>
              <w:pPrChange w:id="21577" w:author="Rachel Shipsey" w:date="2025-06-23T15:41:00Z">
                <w:pPr/>
              </w:pPrChange>
            </w:pPr>
            <w:del w:id="21578" w:author="Rachel Shipsey" w:date="2025-06-23T15:21:00Z">
              <w:r w:rsidRPr="002E5C79" w:rsidDel="008D26A9">
                <w:rPr>
                  <w:rFonts w:eastAsia="Times New Roman" w:cs="Arial"/>
                  <w:b/>
                  <w:bCs/>
                  <w:color w:val="000000"/>
                  <w:sz w:val="18"/>
                  <w:szCs w:val="18"/>
                </w:rPr>
                <w:delText>Launching of census publicity activities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7DBDDB" w14:textId="3A6A6295" w:rsidR="00A04886" w:rsidRPr="002E5C79" w:rsidDel="008D26A9" w:rsidRDefault="00A04886">
            <w:pPr>
              <w:pStyle w:val="ListParagraph"/>
              <w:spacing w:after="0" w:line="276" w:lineRule="auto"/>
              <w:jc w:val="both"/>
              <w:rPr>
                <w:del w:id="21579" w:author="Rachel Shipsey" w:date="2025-06-23T15:21:00Z"/>
                <w:rFonts w:eastAsia="Times New Roman" w:cs="Arial"/>
                <w:b/>
                <w:bCs/>
                <w:color w:val="000000"/>
                <w:sz w:val="18"/>
                <w:szCs w:val="18"/>
              </w:rPr>
              <w:pPrChange w:id="21580" w:author="Rachel Shipsey" w:date="2025-06-23T15:41:00Z">
                <w:pPr/>
              </w:pPrChange>
            </w:pPr>
            <w:del w:id="21581" w:author="Rachel Shipsey" w:date="2025-06-23T15:21:00Z">
              <w:r w:rsidDel="008D26A9">
                <w:rPr>
                  <w:rFonts w:eastAsia="Times New Roman" w:cs="Arial"/>
                  <w:color w:val="000000"/>
                  <w:sz w:val="16"/>
                  <w:szCs w:val="16"/>
                </w:rPr>
                <w:delText>Implement all publicity activities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E96F5F" w14:textId="34B95014" w:rsidR="00A04886" w:rsidRPr="002E5C79" w:rsidDel="008D26A9" w:rsidRDefault="00A04886">
            <w:pPr>
              <w:pStyle w:val="ListParagraph"/>
              <w:spacing w:after="0" w:line="276" w:lineRule="auto"/>
              <w:jc w:val="both"/>
              <w:rPr>
                <w:del w:id="21582" w:author="Rachel Shipsey" w:date="2025-06-23T15:21:00Z"/>
                <w:rFonts w:eastAsia="Times New Roman" w:cs="Arial"/>
                <w:sz w:val="18"/>
                <w:szCs w:val="18"/>
              </w:rPr>
              <w:pPrChange w:id="21583" w:author="Rachel Shipsey" w:date="2025-06-23T15:41:00Z">
                <w:pPr/>
              </w:pPrChange>
            </w:pPr>
            <w:del w:id="21584" w:author="Rachel Shipsey" w:date="2025-06-23T15:21:00Z">
              <w:r w:rsidRPr="0060077B"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54C4A1" w14:textId="2E0054D9" w:rsidR="00A04886" w:rsidRPr="002E5C79" w:rsidDel="008D26A9" w:rsidRDefault="00A04886">
            <w:pPr>
              <w:pStyle w:val="ListParagraph"/>
              <w:spacing w:after="0" w:line="276" w:lineRule="auto"/>
              <w:jc w:val="both"/>
              <w:rPr>
                <w:del w:id="21585" w:author="Rachel Shipsey" w:date="2025-06-23T15:21:00Z"/>
                <w:rFonts w:eastAsia="Times New Roman" w:cs="Arial"/>
                <w:color w:val="000000"/>
                <w:sz w:val="18"/>
                <w:szCs w:val="18"/>
              </w:rPr>
              <w:pPrChange w:id="21586" w:author="Rachel Shipsey" w:date="2025-06-23T15:41:00Z">
                <w:pPr>
                  <w:jc w:val="right"/>
                </w:pPr>
              </w:pPrChange>
            </w:pPr>
            <w:del w:id="21587"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082CC2" w14:textId="3A806456" w:rsidR="00A04886" w:rsidRPr="002E5C79" w:rsidDel="008D26A9" w:rsidRDefault="00A04886">
            <w:pPr>
              <w:pStyle w:val="ListParagraph"/>
              <w:spacing w:after="0" w:line="276" w:lineRule="auto"/>
              <w:jc w:val="both"/>
              <w:rPr>
                <w:del w:id="21588" w:author="Rachel Shipsey" w:date="2025-06-23T15:21:00Z"/>
                <w:rFonts w:eastAsia="Times New Roman" w:cs="Arial"/>
                <w:color w:val="000000"/>
                <w:sz w:val="20"/>
                <w:szCs w:val="20"/>
              </w:rPr>
              <w:pPrChange w:id="21589" w:author="Rachel Shipsey" w:date="2025-06-23T15:41:00Z">
                <w:pPr>
                  <w:jc w:val="right"/>
                </w:pPr>
              </w:pPrChange>
            </w:pPr>
            <w:del w:id="21590" w:author="Rachel Shipsey" w:date="2025-06-23T15:21:00Z">
              <w:r w:rsidRPr="00F84E7F" w:rsidDel="008D26A9">
                <w:rPr>
                  <w:rFonts w:eastAsia="Times New Roman" w:cs="Arial"/>
                  <w:color w:val="000000"/>
                  <w:sz w:val="16"/>
                  <w:szCs w:val="16"/>
                </w:rPr>
                <w:delText>0.3</w:delText>
              </w:r>
            </w:del>
          </w:p>
        </w:tc>
      </w:tr>
      <w:tr w:rsidR="00A04886" w:rsidRPr="002E5C79" w:rsidDel="008D26A9" w14:paraId="5FA1BA29" w14:textId="33B680A1" w:rsidTr="00D4265D">
        <w:trPr>
          <w:gridAfter w:val="1"/>
          <w:wAfter w:w="6" w:type="pct"/>
          <w:trHeight w:val="264"/>
          <w:del w:id="2159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5A411F" w14:textId="3D2D25F3" w:rsidR="00A04886" w:rsidRPr="002E5C79" w:rsidDel="008D26A9" w:rsidRDefault="00A04886">
            <w:pPr>
              <w:pStyle w:val="ListParagraph"/>
              <w:spacing w:after="0" w:line="276" w:lineRule="auto"/>
              <w:jc w:val="both"/>
              <w:rPr>
                <w:del w:id="21592" w:author="Rachel Shipsey" w:date="2025-06-23T15:21:00Z"/>
                <w:rFonts w:eastAsia="Times New Roman" w:cs="Arial"/>
                <w:color w:val="000000"/>
                <w:sz w:val="18"/>
                <w:szCs w:val="18"/>
              </w:rPr>
              <w:pPrChange w:id="21593" w:author="Rachel Shipsey" w:date="2025-06-23T15:41:00Z">
                <w:pPr/>
              </w:pPrChange>
            </w:pPr>
            <w:del w:id="21594"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812EFC" w14:textId="4408AF1D" w:rsidR="00A04886" w:rsidRPr="002E5C79" w:rsidDel="008D26A9" w:rsidRDefault="00A04886">
            <w:pPr>
              <w:pStyle w:val="ListParagraph"/>
              <w:spacing w:after="0" w:line="276" w:lineRule="auto"/>
              <w:jc w:val="both"/>
              <w:rPr>
                <w:del w:id="21595" w:author="Rachel Shipsey" w:date="2025-06-23T15:21:00Z"/>
                <w:rFonts w:eastAsia="Times New Roman" w:cs="Arial"/>
                <w:color w:val="000000"/>
                <w:sz w:val="18"/>
                <w:szCs w:val="18"/>
              </w:rPr>
              <w:pPrChange w:id="21596" w:author="Rachel Shipsey" w:date="2025-06-23T15:41:00Z">
                <w:pPr>
                  <w:ind w:firstLineChars="200" w:firstLine="360"/>
                </w:pPr>
              </w:pPrChange>
            </w:pPr>
            <w:del w:id="21597" w:author="Rachel Shipsey" w:date="2025-06-23T15:21:00Z">
              <w:r w:rsidRPr="002E5C79" w:rsidDel="008D26A9">
                <w:rPr>
                  <w:rFonts w:eastAsia="Times New Roman" w:cs="Arial"/>
                  <w:color w:val="000000"/>
                  <w:sz w:val="18"/>
                  <w:szCs w:val="18"/>
                </w:rPr>
                <w:delText xml:space="preserve">Undertake census publicity in Schools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F44286" w14:textId="627D2909" w:rsidR="00A04886" w:rsidRPr="002E5C79" w:rsidDel="008D26A9" w:rsidRDefault="00A04886">
            <w:pPr>
              <w:pStyle w:val="ListParagraph"/>
              <w:spacing w:after="0" w:line="276" w:lineRule="auto"/>
              <w:jc w:val="both"/>
              <w:rPr>
                <w:del w:id="21598" w:author="Rachel Shipsey" w:date="2025-06-23T15:21:00Z"/>
                <w:rFonts w:eastAsia="Times New Roman" w:cs="Arial"/>
                <w:color w:val="000000"/>
                <w:sz w:val="18"/>
                <w:szCs w:val="18"/>
              </w:rPr>
              <w:pPrChange w:id="21599" w:author="Rachel Shipsey" w:date="2025-06-23T15:41:00Z">
                <w:pPr>
                  <w:ind w:firstLineChars="200" w:firstLine="320"/>
                </w:pPr>
              </w:pPrChange>
            </w:pPr>
            <w:del w:id="21600" w:author="Rachel Shipsey" w:date="2025-06-23T15:21:00Z">
              <w:r w:rsidDel="008D26A9">
                <w:rPr>
                  <w:rFonts w:eastAsia="Times New Roman" w:cs="Arial"/>
                  <w:color w:val="000000"/>
                  <w:sz w:val="16"/>
                  <w:szCs w:val="16"/>
                </w:rPr>
                <w:delText>Intensified publicity</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0A90BBD" w14:textId="6271A100" w:rsidR="00A04886" w:rsidRPr="002E5C79" w:rsidDel="008D26A9" w:rsidRDefault="00A04886">
            <w:pPr>
              <w:pStyle w:val="ListParagraph"/>
              <w:spacing w:after="0" w:line="276" w:lineRule="auto"/>
              <w:jc w:val="both"/>
              <w:rPr>
                <w:del w:id="21601" w:author="Rachel Shipsey" w:date="2025-06-23T15:21:00Z"/>
                <w:rFonts w:eastAsia="Times New Roman" w:cs="Arial"/>
                <w:sz w:val="18"/>
                <w:szCs w:val="18"/>
              </w:rPr>
              <w:pPrChange w:id="21602" w:author="Rachel Shipsey" w:date="2025-06-23T15:41:00Z">
                <w:pPr/>
              </w:pPrChange>
            </w:pPr>
            <w:del w:id="21603" w:author="Rachel Shipsey" w:date="2025-06-23T15:21:00Z">
              <w:r w:rsidRPr="0060077B"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DBED7F" w14:textId="25C90047" w:rsidR="00A04886" w:rsidRPr="002E5C79" w:rsidDel="008D26A9" w:rsidRDefault="00A04886">
            <w:pPr>
              <w:pStyle w:val="ListParagraph"/>
              <w:spacing w:after="0" w:line="276" w:lineRule="auto"/>
              <w:jc w:val="both"/>
              <w:rPr>
                <w:del w:id="21604" w:author="Rachel Shipsey" w:date="2025-06-23T15:21:00Z"/>
                <w:rFonts w:eastAsia="Times New Roman" w:cs="Arial"/>
                <w:color w:val="000000"/>
                <w:sz w:val="18"/>
                <w:szCs w:val="18"/>
              </w:rPr>
              <w:pPrChange w:id="21605" w:author="Rachel Shipsey" w:date="2025-06-23T15:41:00Z">
                <w:pPr>
                  <w:jc w:val="right"/>
                </w:pPr>
              </w:pPrChange>
            </w:pPr>
            <w:del w:id="21606"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330DB5" w14:textId="7DA8118E" w:rsidR="00A04886" w:rsidRPr="002E5C79" w:rsidDel="008D26A9" w:rsidRDefault="00A04886">
            <w:pPr>
              <w:pStyle w:val="ListParagraph"/>
              <w:spacing w:after="0" w:line="276" w:lineRule="auto"/>
              <w:jc w:val="both"/>
              <w:rPr>
                <w:del w:id="21607" w:author="Rachel Shipsey" w:date="2025-06-23T15:21:00Z"/>
                <w:rFonts w:eastAsia="Times New Roman" w:cs="Arial"/>
                <w:color w:val="000000"/>
                <w:sz w:val="20"/>
                <w:szCs w:val="20"/>
              </w:rPr>
              <w:pPrChange w:id="21608" w:author="Rachel Shipsey" w:date="2025-06-23T15:41:00Z">
                <w:pPr>
                  <w:jc w:val="right"/>
                </w:pPr>
              </w:pPrChange>
            </w:pPr>
            <w:del w:id="21609" w:author="Rachel Shipsey" w:date="2025-06-23T15:21:00Z">
              <w:r w:rsidRPr="00F84E7F" w:rsidDel="008D26A9">
                <w:rPr>
                  <w:rFonts w:eastAsia="Times New Roman" w:cs="Arial"/>
                  <w:color w:val="000000"/>
                  <w:sz w:val="16"/>
                  <w:szCs w:val="16"/>
                </w:rPr>
                <w:delText>0.1</w:delText>
              </w:r>
            </w:del>
          </w:p>
        </w:tc>
      </w:tr>
      <w:tr w:rsidR="00A04886" w:rsidRPr="002E5C79" w:rsidDel="008D26A9" w14:paraId="7E5C74E8" w14:textId="212BEF77" w:rsidTr="00D4265D">
        <w:trPr>
          <w:gridAfter w:val="1"/>
          <w:wAfter w:w="6" w:type="pct"/>
          <w:trHeight w:val="264"/>
          <w:del w:id="2161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6F95D4" w14:textId="487D9C12" w:rsidR="00A04886" w:rsidRPr="002E5C79" w:rsidDel="008D26A9" w:rsidRDefault="00A04886">
            <w:pPr>
              <w:pStyle w:val="ListParagraph"/>
              <w:spacing w:after="0" w:line="276" w:lineRule="auto"/>
              <w:jc w:val="both"/>
              <w:rPr>
                <w:del w:id="21611" w:author="Rachel Shipsey" w:date="2025-06-23T15:21:00Z"/>
                <w:rFonts w:eastAsia="Times New Roman" w:cs="Arial"/>
                <w:color w:val="000000"/>
                <w:sz w:val="18"/>
                <w:szCs w:val="18"/>
              </w:rPr>
              <w:pPrChange w:id="21612" w:author="Rachel Shipsey" w:date="2025-06-23T15:41:00Z">
                <w:pPr/>
              </w:pPrChange>
            </w:pPr>
            <w:del w:id="2161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5D3C52E" w14:textId="4A182A1E" w:rsidR="00A04886" w:rsidRPr="002E5C79" w:rsidDel="008D26A9" w:rsidRDefault="00A04886">
            <w:pPr>
              <w:pStyle w:val="ListParagraph"/>
              <w:spacing w:after="0" w:line="276" w:lineRule="auto"/>
              <w:jc w:val="both"/>
              <w:rPr>
                <w:del w:id="21614" w:author="Rachel Shipsey" w:date="2025-06-23T15:21:00Z"/>
                <w:rFonts w:eastAsia="Times New Roman" w:cs="Arial"/>
                <w:color w:val="000000"/>
                <w:sz w:val="18"/>
                <w:szCs w:val="18"/>
              </w:rPr>
              <w:pPrChange w:id="21615" w:author="Rachel Shipsey" w:date="2025-06-23T15:41:00Z">
                <w:pPr>
                  <w:ind w:left="328"/>
                </w:pPr>
              </w:pPrChange>
            </w:pPr>
            <w:del w:id="21616" w:author="Rachel Shipsey" w:date="2025-06-23T15:21:00Z">
              <w:r w:rsidRPr="002E5C79" w:rsidDel="008D26A9">
                <w:rPr>
                  <w:rFonts w:eastAsia="Times New Roman" w:cs="Arial"/>
                  <w:color w:val="000000"/>
                  <w:sz w:val="18"/>
                  <w:szCs w:val="18"/>
                </w:rPr>
                <w:delText>Playing jingles and adverts on radio and TV on all stations in Uganda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401D0D" w14:textId="1C148E9A" w:rsidR="00A04886" w:rsidRPr="002E5C79" w:rsidDel="008D26A9" w:rsidRDefault="00A04886">
            <w:pPr>
              <w:pStyle w:val="ListParagraph"/>
              <w:spacing w:after="0" w:line="276" w:lineRule="auto"/>
              <w:jc w:val="both"/>
              <w:rPr>
                <w:del w:id="21617" w:author="Rachel Shipsey" w:date="2025-06-23T15:21:00Z"/>
                <w:rFonts w:eastAsia="Times New Roman" w:cs="Arial"/>
                <w:color w:val="000000"/>
                <w:sz w:val="18"/>
                <w:szCs w:val="18"/>
              </w:rPr>
              <w:pPrChange w:id="21618"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A73D0F" w14:textId="5BAF6B48" w:rsidR="00A04886" w:rsidRPr="002E5C79" w:rsidDel="008D26A9" w:rsidRDefault="00A04886">
            <w:pPr>
              <w:pStyle w:val="ListParagraph"/>
              <w:spacing w:after="0" w:line="276" w:lineRule="auto"/>
              <w:jc w:val="both"/>
              <w:rPr>
                <w:del w:id="21619" w:author="Rachel Shipsey" w:date="2025-06-23T15:21:00Z"/>
                <w:rFonts w:eastAsia="Times New Roman" w:cs="Arial"/>
                <w:sz w:val="18"/>
                <w:szCs w:val="18"/>
              </w:rPr>
              <w:pPrChange w:id="2162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7FF51B" w14:textId="4AF42871" w:rsidR="00A04886" w:rsidRPr="002E5C79" w:rsidDel="008D26A9" w:rsidRDefault="00A04886">
            <w:pPr>
              <w:pStyle w:val="ListParagraph"/>
              <w:spacing w:after="0" w:line="276" w:lineRule="auto"/>
              <w:jc w:val="both"/>
              <w:rPr>
                <w:del w:id="21621" w:author="Rachel Shipsey" w:date="2025-06-23T15:21:00Z"/>
                <w:rFonts w:eastAsia="Times New Roman" w:cs="Arial"/>
                <w:color w:val="000000"/>
                <w:sz w:val="18"/>
                <w:szCs w:val="18"/>
              </w:rPr>
              <w:pPrChange w:id="21622" w:author="Rachel Shipsey" w:date="2025-06-23T15:41:00Z">
                <w:pPr>
                  <w:jc w:val="right"/>
                </w:pPr>
              </w:pPrChange>
            </w:pPr>
            <w:del w:id="21623"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EAFF9A" w14:textId="56D76AE0" w:rsidR="00A04886" w:rsidRPr="002E5C79" w:rsidDel="008D26A9" w:rsidRDefault="00A04886">
            <w:pPr>
              <w:pStyle w:val="ListParagraph"/>
              <w:spacing w:after="0" w:line="276" w:lineRule="auto"/>
              <w:jc w:val="both"/>
              <w:rPr>
                <w:del w:id="21624" w:author="Rachel Shipsey" w:date="2025-06-23T15:21:00Z"/>
                <w:rFonts w:eastAsia="Times New Roman" w:cs="Arial"/>
                <w:color w:val="000000"/>
                <w:sz w:val="20"/>
                <w:szCs w:val="20"/>
              </w:rPr>
              <w:pPrChange w:id="21625" w:author="Rachel Shipsey" w:date="2025-06-23T15:41:00Z">
                <w:pPr>
                  <w:jc w:val="right"/>
                </w:pPr>
              </w:pPrChange>
            </w:pPr>
            <w:del w:id="21626" w:author="Rachel Shipsey" w:date="2025-06-23T15:21:00Z">
              <w:r w:rsidRPr="00F84E7F" w:rsidDel="008D26A9">
                <w:rPr>
                  <w:rFonts w:eastAsia="Times New Roman" w:cs="Arial"/>
                  <w:color w:val="000000"/>
                  <w:sz w:val="16"/>
                  <w:szCs w:val="16"/>
                </w:rPr>
                <w:delText>0.1</w:delText>
              </w:r>
            </w:del>
          </w:p>
        </w:tc>
      </w:tr>
      <w:tr w:rsidR="00A04886" w:rsidRPr="002E5C79" w:rsidDel="008D26A9" w14:paraId="626597D0" w14:textId="0AD0C8D3" w:rsidTr="00D4265D">
        <w:trPr>
          <w:gridAfter w:val="1"/>
          <w:wAfter w:w="6" w:type="pct"/>
          <w:trHeight w:val="264"/>
          <w:del w:id="2162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FDF0CD" w14:textId="4ABCD0C7" w:rsidR="00A04886" w:rsidRPr="002E5C79" w:rsidDel="008D26A9" w:rsidRDefault="00A04886">
            <w:pPr>
              <w:pStyle w:val="ListParagraph"/>
              <w:spacing w:after="0" w:line="276" w:lineRule="auto"/>
              <w:jc w:val="both"/>
              <w:rPr>
                <w:del w:id="21628" w:author="Rachel Shipsey" w:date="2025-06-23T15:21:00Z"/>
                <w:rFonts w:eastAsia="Times New Roman" w:cs="Arial"/>
                <w:color w:val="000000"/>
                <w:sz w:val="18"/>
                <w:szCs w:val="18"/>
              </w:rPr>
              <w:pPrChange w:id="21629" w:author="Rachel Shipsey" w:date="2025-06-23T15:41:00Z">
                <w:pPr>
                  <w:jc w:val="right"/>
                </w:pPr>
              </w:pPrChange>
            </w:pPr>
            <w:del w:id="21630" w:author="Rachel Shipsey" w:date="2025-06-23T15:21:00Z">
              <w:r w:rsidRPr="002E5C79" w:rsidDel="008D26A9">
                <w:rPr>
                  <w:rFonts w:eastAsia="Times New Roman" w:cs="Arial"/>
                  <w:color w:val="000000"/>
                  <w:sz w:val="18"/>
                  <w:szCs w:val="18"/>
                </w:rPr>
                <w:delText>10</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0BC084" w14:textId="12DB56AC" w:rsidR="00A04886" w:rsidRPr="002E5C79" w:rsidDel="008D26A9" w:rsidRDefault="00A04886">
            <w:pPr>
              <w:pStyle w:val="ListParagraph"/>
              <w:spacing w:after="0" w:line="276" w:lineRule="auto"/>
              <w:jc w:val="both"/>
              <w:rPr>
                <w:del w:id="21631" w:author="Rachel Shipsey" w:date="2025-06-23T15:21:00Z"/>
                <w:rFonts w:eastAsia="Times New Roman" w:cs="Arial"/>
                <w:b/>
                <w:bCs/>
                <w:color w:val="000000"/>
                <w:sz w:val="18"/>
                <w:szCs w:val="18"/>
              </w:rPr>
              <w:pPrChange w:id="21632" w:author="Rachel Shipsey" w:date="2025-06-23T15:41:00Z">
                <w:pPr/>
              </w:pPrChange>
            </w:pPr>
            <w:del w:id="21633" w:author="Rachel Shipsey" w:date="2025-06-23T15:21:00Z">
              <w:r w:rsidRPr="002E5C79" w:rsidDel="008D26A9">
                <w:rPr>
                  <w:rFonts w:eastAsia="Times New Roman" w:cs="Arial"/>
                  <w:b/>
                  <w:bCs/>
                  <w:color w:val="000000"/>
                  <w:sz w:val="18"/>
                  <w:szCs w:val="18"/>
                </w:rPr>
                <w:delText xml:space="preserve">Carry out the "intensive" census publicity campaign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E54BD7" w14:textId="0398CC1F" w:rsidR="00A04886" w:rsidRPr="002E5C79" w:rsidDel="008D26A9" w:rsidRDefault="00A04886">
            <w:pPr>
              <w:pStyle w:val="ListParagraph"/>
              <w:spacing w:after="0" w:line="276" w:lineRule="auto"/>
              <w:jc w:val="both"/>
              <w:rPr>
                <w:del w:id="21634" w:author="Rachel Shipsey" w:date="2025-06-23T15:21:00Z"/>
                <w:rFonts w:eastAsia="Times New Roman" w:cs="Arial"/>
                <w:b/>
                <w:bCs/>
                <w:color w:val="000000"/>
                <w:sz w:val="18"/>
                <w:szCs w:val="18"/>
              </w:rPr>
              <w:pPrChange w:id="21635"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9B4050" w14:textId="17DB6741" w:rsidR="00A04886" w:rsidRPr="002E5C79" w:rsidDel="008D26A9" w:rsidRDefault="00A04886">
            <w:pPr>
              <w:pStyle w:val="ListParagraph"/>
              <w:spacing w:after="0" w:line="276" w:lineRule="auto"/>
              <w:jc w:val="both"/>
              <w:rPr>
                <w:del w:id="21636" w:author="Rachel Shipsey" w:date="2025-06-23T15:21:00Z"/>
                <w:rFonts w:eastAsia="Times New Roman" w:cs="Arial"/>
                <w:sz w:val="18"/>
                <w:szCs w:val="18"/>
              </w:rPr>
              <w:pPrChange w:id="2163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BB5350" w14:textId="56D349F3" w:rsidR="00A04886" w:rsidRPr="002E5C79" w:rsidDel="008D26A9" w:rsidRDefault="00A04886">
            <w:pPr>
              <w:pStyle w:val="ListParagraph"/>
              <w:spacing w:after="0" w:line="276" w:lineRule="auto"/>
              <w:jc w:val="both"/>
              <w:rPr>
                <w:del w:id="21638" w:author="Rachel Shipsey" w:date="2025-06-23T15:21:00Z"/>
                <w:rFonts w:eastAsia="Times New Roman" w:cs="Arial"/>
                <w:color w:val="000000"/>
                <w:sz w:val="18"/>
                <w:szCs w:val="18"/>
              </w:rPr>
              <w:pPrChange w:id="21639" w:author="Rachel Shipsey" w:date="2025-06-23T15:41:00Z">
                <w:pPr>
                  <w:jc w:val="right"/>
                </w:pPr>
              </w:pPrChange>
            </w:pPr>
            <w:del w:id="21640"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77FE5A" w14:textId="6B7F3994" w:rsidR="00A04886" w:rsidRPr="002E5C79" w:rsidDel="008D26A9" w:rsidRDefault="00A04886">
            <w:pPr>
              <w:pStyle w:val="ListParagraph"/>
              <w:spacing w:after="0" w:line="276" w:lineRule="auto"/>
              <w:jc w:val="both"/>
              <w:rPr>
                <w:del w:id="21641" w:author="Rachel Shipsey" w:date="2025-06-23T15:21:00Z"/>
                <w:rFonts w:eastAsia="Times New Roman" w:cs="Arial"/>
                <w:color w:val="000000"/>
                <w:sz w:val="20"/>
                <w:szCs w:val="20"/>
              </w:rPr>
              <w:pPrChange w:id="21642" w:author="Rachel Shipsey" w:date="2025-06-23T15:41:00Z">
                <w:pPr>
                  <w:jc w:val="right"/>
                </w:pPr>
              </w:pPrChange>
            </w:pPr>
            <w:del w:id="21643" w:author="Rachel Shipsey" w:date="2025-06-23T15:21:00Z">
              <w:r w:rsidRPr="00F84E7F" w:rsidDel="008D26A9">
                <w:rPr>
                  <w:rFonts w:eastAsia="Times New Roman" w:cs="Arial"/>
                  <w:color w:val="000000"/>
                  <w:sz w:val="16"/>
                  <w:szCs w:val="16"/>
                </w:rPr>
                <w:delText>0.1</w:delText>
              </w:r>
            </w:del>
          </w:p>
        </w:tc>
      </w:tr>
      <w:tr w:rsidR="00A04886" w:rsidRPr="002E5C79" w:rsidDel="008D26A9" w14:paraId="1BC89857" w14:textId="327C835C" w:rsidTr="00D4265D">
        <w:trPr>
          <w:gridAfter w:val="1"/>
          <w:wAfter w:w="6" w:type="pct"/>
          <w:trHeight w:val="264"/>
          <w:del w:id="2164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7DED96" w14:textId="67E6D5EB" w:rsidR="00A04886" w:rsidRPr="002E5C79" w:rsidDel="008D26A9" w:rsidRDefault="00A04886">
            <w:pPr>
              <w:pStyle w:val="ListParagraph"/>
              <w:spacing w:after="0" w:line="276" w:lineRule="auto"/>
              <w:jc w:val="both"/>
              <w:rPr>
                <w:del w:id="21645" w:author="Rachel Shipsey" w:date="2025-06-23T15:21:00Z"/>
                <w:rFonts w:eastAsia="Times New Roman" w:cs="Arial"/>
                <w:color w:val="000000"/>
                <w:sz w:val="18"/>
                <w:szCs w:val="18"/>
              </w:rPr>
              <w:pPrChange w:id="21646" w:author="Rachel Shipsey" w:date="2025-06-23T15:41:00Z">
                <w:pPr>
                  <w:jc w:val="right"/>
                </w:pPr>
              </w:pPrChange>
            </w:pPr>
            <w:del w:id="21647" w:author="Rachel Shipsey" w:date="2025-06-23T15:21:00Z">
              <w:r w:rsidRPr="002E5C79" w:rsidDel="008D26A9">
                <w:rPr>
                  <w:rFonts w:eastAsia="Times New Roman" w:cs="Arial"/>
                  <w:color w:val="000000"/>
                  <w:sz w:val="18"/>
                  <w:szCs w:val="18"/>
                </w:rPr>
                <w:delText>11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108A53" w14:textId="09BA45D8" w:rsidR="00A04886" w:rsidRPr="002E5C79" w:rsidDel="008D26A9" w:rsidRDefault="00A04886">
            <w:pPr>
              <w:pStyle w:val="ListParagraph"/>
              <w:spacing w:after="0" w:line="276" w:lineRule="auto"/>
              <w:jc w:val="both"/>
              <w:rPr>
                <w:del w:id="21648" w:author="Rachel Shipsey" w:date="2025-06-23T15:21:00Z"/>
                <w:rFonts w:eastAsia="Times New Roman" w:cs="Arial"/>
                <w:b/>
                <w:bCs/>
                <w:color w:val="000000"/>
                <w:sz w:val="18"/>
                <w:szCs w:val="18"/>
              </w:rPr>
              <w:pPrChange w:id="21649" w:author="Rachel Shipsey" w:date="2025-06-23T15:41:00Z">
                <w:pPr/>
              </w:pPrChange>
            </w:pPr>
            <w:del w:id="21650" w:author="Rachel Shipsey" w:date="2025-06-23T15:21:00Z">
              <w:r w:rsidRPr="002E5C79" w:rsidDel="008D26A9">
                <w:rPr>
                  <w:rFonts w:eastAsia="Times New Roman" w:cs="Arial"/>
                  <w:b/>
                  <w:bCs/>
                  <w:color w:val="000000"/>
                  <w:sz w:val="18"/>
                  <w:szCs w:val="18"/>
                </w:rPr>
                <w:delText xml:space="preserve">Airing the census documentary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9795A7" w14:textId="4A161BE7" w:rsidR="00A04886" w:rsidRPr="002E5C79" w:rsidDel="008D26A9" w:rsidRDefault="00A04886">
            <w:pPr>
              <w:pStyle w:val="ListParagraph"/>
              <w:spacing w:after="0" w:line="276" w:lineRule="auto"/>
              <w:jc w:val="both"/>
              <w:rPr>
                <w:del w:id="21651" w:author="Rachel Shipsey" w:date="2025-06-23T15:21:00Z"/>
                <w:rFonts w:eastAsia="Times New Roman" w:cs="Arial"/>
                <w:b/>
                <w:bCs/>
                <w:color w:val="000000"/>
                <w:sz w:val="18"/>
                <w:szCs w:val="18"/>
              </w:rPr>
              <w:pPrChange w:id="21652"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54F91D" w14:textId="4D393BBE" w:rsidR="00A04886" w:rsidRPr="002E5C79" w:rsidDel="008D26A9" w:rsidRDefault="00A04886">
            <w:pPr>
              <w:pStyle w:val="ListParagraph"/>
              <w:spacing w:after="0" w:line="276" w:lineRule="auto"/>
              <w:jc w:val="both"/>
              <w:rPr>
                <w:del w:id="21653" w:author="Rachel Shipsey" w:date="2025-06-23T15:21:00Z"/>
                <w:rFonts w:eastAsia="Times New Roman" w:cs="Arial"/>
                <w:sz w:val="18"/>
                <w:szCs w:val="18"/>
              </w:rPr>
              <w:pPrChange w:id="21654"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C6BC6F" w14:textId="03598745" w:rsidR="00A04886" w:rsidRPr="002E5C79" w:rsidDel="008D26A9" w:rsidRDefault="00A04886">
            <w:pPr>
              <w:pStyle w:val="ListParagraph"/>
              <w:spacing w:after="0" w:line="276" w:lineRule="auto"/>
              <w:jc w:val="both"/>
              <w:rPr>
                <w:del w:id="21655" w:author="Rachel Shipsey" w:date="2025-06-23T15:21:00Z"/>
                <w:rFonts w:eastAsia="Times New Roman" w:cs="Arial"/>
                <w:color w:val="000000"/>
                <w:sz w:val="18"/>
                <w:szCs w:val="18"/>
              </w:rPr>
              <w:pPrChange w:id="21656" w:author="Rachel Shipsey" w:date="2025-06-23T15:41:00Z">
                <w:pPr>
                  <w:jc w:val="right"/>
                </w:pPr>
              </w:pPrChange>
            </w:pPr>
            <w:del w:id="21657"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379E82" w14:textId="527375D6" w:rsidR="00A04886" w:rsidRPr="002E5C79" w:rsidDel="008D26A9" w:rsidRDefault="00A04886">
            <w:pPr>
              <w:pStyle w:val="ListParagraph"/>
              <w:spacing w:after="0" w:line="276" w:lineRule="auto"/>
              <w:jc w:val="both"/>
              <w:rPr>
                <w:del w:id="21658" w:author="Rachel Shipsey" w:date="2025-06-23T15:21:00Z"/>
                <w:rFonts w:eastAsia="Times New Roman" w:cs="Arial"/>
                <w:color w:val="000000"/>
                <w:sz w:val="20"/>
                <w:szCs w:val="20"/>
              </w:rPr>
              <w:pPrChange w:id="21659" w:author="Rachel Shipsey" w:date="2025-06-23T15:41:00Z">
                <w:pPr>
                  <w:jc w:val="right"/>
                </w:pPr>
              </w:pPrChange>
            </w:pPr>
            <w:del w:id="21660" w:author="Rachel Shipsey" w:date="2025-06-23T15:21:00Z">
              <w:r w:rsidRPr="00F84E7F" w:rsidDel="008D26A9">
                <w:rPr>
                  <w:rFonts w:eastAsia="Times New Roman" w:cs="Arial"/>
                  <w:color w:val="000000"/>
                  <w:sz w:val="16"/>
                  <w:szCs w:val="16"/>
                </w:rPr>
                <w:delText>0.1</w:delText>
              </w:r>
            </w:del>
          </w:p>
        </w:tc>
      </w:tr>
      <w:tr w:rsidR="00A04886" w:rsidRPr="002E5C79" w:rsidDel="008D26A9" w14:paraId="2C061C71" w14:textId="0594047E" w:rsidTr="00D4265D">
        <w:trPr>
          <w:gridAfter w:val="1"/>
          <w:wAfter w:w="6" w:type="pct"/>
          <w:trHeight w:val="264"/>
          <w:del w:id="2166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988F8C9" w14:textId="35788DA0" w:rsidR="00A04886" w:rsidRPr="002E5C79" w:rsidDel="008D26A9" w:rsidRDefault="00A04886">
            <w:pPr>
              <w:pStyle w:val="ListParagraph"/>
              <w:spacing w:after="0" w:line="276" w:lineRule="auto"/>
              <w:jc w:val="both"/>
              <w:rPr>
                <w:del w:id="21662" w:author="Rachel Shipsey" w:date="2025-06-23T15:21:00Z"/>
                <w:rFonts w:eastAsia="Times New Roman" w:cs="Arial"/>
                <w:color w:val="000000"/>
                <w:sz w:val="18"/>
                <w:szCs w:val="18"/>
              </w:rPr>
              <w:pPrChange w:id="21663" w:author="Rachel Shipsey" w:date="2025-06-23T15:41:00Z">
                <w:pPr>
                  <w:jc w:val="right"/>
                </w:pPr>
              </w:pPrChange>
            </w:pPr>
            <w:del w:id="21664" w:author="Rachel Shipsey" w:date="2025-06-23T15:21:00Z">
              <w:r w:rsidRPr="002E5C79" w:rsidDel="008D26A9">
                <w:rPr>
                  <w:rFonts w:eastAsia="Times New Roman" w:cs="Arial"/>
                  <w:color w:val="000000"/>
                  <w:sz w:val="18"/>
                  <w:szCs w:val="18"/>
                </w:rPr>
                <w:delText>12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6BD41E7" w14:textId="1BBB8764" w:rsidR="00A04886" w:rsidRPr="002E5C79" w:rsidDel="008D26A9" w:rsidRDefault="00A04886">
            <w:pPr>
              <w:pStyle w:val="ListParagraph"/>
              <w:spacing w:after="0" w:line="276" w:lineRule="auto"/>
              <w:jc w:val="both"/>
              <w:rPr>
                <w:del w:id="21665" w:author="Rachel Shipsey" w:date="2025-06-23T15:21:00Z"/>
                <w:rFonts w:eastAsia="Times New Roman" w:cs="Arial"/>
                <w:b/>
                <w:bCs/>
                <w:color w:val="000000"/>
                <w:sz w:val="18"/>
                <w:szCs w:val="18"/>
              </w:rPr>
              <w:pPrChange w:id="21666" w:author="Rachel Shipsey" w:date="2025-06-23T15:41:00Z">
                <w:pPr/>
              </w:pPrChange>
            </w:pPr>
            <w:del w:id="21667" w:author="Rachel Shipsey" w:date="2025-06-23T15:21:00Z">
              <w:r w:rsidRPr="002E5C79" w:rsidDel="008D26A9">
                <w:rPr>
                  <w:rFonts w:eastAsia="Times New Roman" w:cs="Arial"/>
                  <w:b/>
                  <w:bCs/>
                  <w:color w:val="000000"/>
                  <w:sz w:val="18"/>
                  <w:szCs w:val="18"/>
                </w:rPr>
                <w:delText>Carry out publicity and Advocacy programmes on social media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95F4FC" w14:textId="038C31F5" w:rsidR="00A04886" w:rsidRPr="002E5C79" w:rsidDel="008D26A9" w:rsidRDefault="00A04886">
            <w:pPr>
              <w:pStyle w:val="ListParagraph"/>
              <w:spacing w:after="0" w:line="276" w:lineRule="auto"/>
              <w:jc w:val="both"/>
              <w:rPr>
                <w:del w:id="21668" w:author="Rachel Shipsey" w:date="2025-06-23T15:21:00Z"/>
                <w:rFonts w:eastAsia="Times New Roman" w:cs="Arial"/>
                <w:b/>
                <w:bCs/>
                <w:color w:val="000000"/>
                <w:sz w:val="18"/>
                <w:szCs w:val="18"/>
              </w:rPr>
              <w:pPrChange w:id="21669" w:author="Rachel Shipsey" w:date="2025-06-23T15:41:00Z">
                <w:pPr/>
              </w:pPrChange>
            </w:pPr>
            <w:del w:id="21670" w:author="Rachel Shipsey" w:date="2025-06-23T15:21:00Z">
              <w:r w:rsidDel="008D26A9">
                <w:rPr>
                  <w:rFonts w:eastAsia="Times New Roman" w:cs="Arial"/>
                  <w:color w:val="000000"/>
                  <w:sz w:val="16"/>
                  <w:szCs w:val="16"/>
                </w:rPr>
                <w:delText>Reports affirming support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E45EFC" w14:textId="2B6CEB94" w:rsidR="00A04886" w:rsidRPr="002E5C79" w:rsidDel="008D26A9" w:rsidRDefault="00A04886">
            <w:pPr>
              <w:pStyle w:val="ListParagraph"/>
              <w:spacing w:after="0" w:line="276" w:lineRule="auto"/>
              <w:jc w:val="both"/>
              <w:rPr>
                <w:del w:id="21671" w:author="Rachel Shipsey" w:date="2025-06-23T15:21:00Z"/>
                <w:rFonts w:eastAsia="Times New Roman" w:cs="Arial"/>
                <w:sz w:val="18"/>
                <w:szCs w:val="18"/>
              </w:rPr>
              <w:pPrChange w:id="21672" w:author="Rachel Shipsey" w:date="2025-06-23T15:41:00Z">
                <w:pPr/>
              </w:pPrChange>
            </w:pPr>
            <w:del w:id="21673"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D9D6E69" w14:textId="003EA1BF" w:rsidR="00A04886" w:rsidRPr="002E5C79" w:rsidDel="008D26A9" w:rsidRDefault="00A04886">
            <w:pPr>
              <w:pStyle w:val="ListParagraph"/>
              <w:spacing w:after="0" w:line="276" w:lineRule="auto"/>
              <w:jc w:val="both"/>
              <w:rPr>
                <w:del w:id="21674" w:author="Rachel Shipsey" w:date="2025-06-23T15:21:00Z"/>
                <w:rFonts w:eastAsia="Times New Roman" w:cs="Arial"/>
                <w:color w:val="000000"/>
                <w:sz w:val="18"/>
                <w:szCs w:val="18"/>
              </w:rPr>
              <w:pPrChange w:id="21675" w:author="Rachel Shipsey" w:date="2025-06-23T15:41:00Z">
                <w:pPr>
                  <w:jc w:val="right"/>
                </w:pPr>
              </w:pPrChange>
            </w:pPr>
            <w:del w:id="21676"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A174AE" w14:textId="25248877" w:rsidR="00A04886" w:rsidRPr="002E5C79" w:rsidDel="008D26A9" w:rsidRDefault="00A04886">
            <w:pPr>
              <w:pStyle w:val="ListParagraph"/>
              <w:spacing w:after="0" w:line="276" w:lineRule="auto"/>
              <w:jc w:val="both"/>
              <w:rPr>
                <w:del w:id="21677" w:author="Rachel Shipsey" w:date="2025-06-23T15:21:00Z"/>
                <w:rFonts w:eastAsia="Times New Roman" w:cs="Arial"/>
                <w:color w:val="000000"/>
                <w:sz w:val="20"/>
                <w:szCs w:val="20"/>
              </w:rPr>
              <w:pPrChange w:id="21678" w:author="Rachel Shipsey" w:date="2025-06-23T15:41:00Z">
                <w:pPr>
                  <w:jc w:val="right"/>
                </w:pPr>
              </w:pPrChange>
            </w:pPr>
            <w:del w:id="21679" w:author="Rachel Shipsey" w:date="2025-06-23T15:21:00Z">
              <w:r w:rsidRPr="00F84E7F" w:rsidDel="008D26A9">
                <w:rPr>
                  <w:rFonts w:eastAsia="Times New Roman" w:cs="Arial"/>
                  <w:color w:val="000000"/>
                  <w:sz w:val="16"/>
                  <w:szCs w:val="16"/>
                </w:rPr>
                <w:delText>0.6</w:delText>
              </w:r>
            </w:del>
          </w:p>
        </w:tc>
      </w:tr>
      <w:tr w:rsidR="00A04886" w:rsidRPr="002E5C79" w:rsidDel="008D26A9" w14:paraId="60208223" w14:textId="51EA1C60" w:rsidTr="00D4265D">
        <w:trPr>
          <w:gridAfter w:val="1"/>
          <w:wAfter w:w="6" w:type="pct"/>
          <w:trHeight w:val="276"/>
          <w:del w:id="2168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7DDDD1" w14:textId="485A5F1F" w:rsidR="00A04886" w:rsidRPr="002E5C79" w:rsidDel="008D26A9" w:rsidRDefault="00A04886">
            <w:pPr>
              <w:pStyle w:val="ListParagraph"/>
              <w:spacing w:after="0" w:line="276" w:lineRule="auto"/>
              <w:jc w:val="both"/>
              <w:rPr>
                <w:del w:id="21681" w:author="Rachel Shipsey" w:date="2025-06-23T15:21:00Z"/>
                <w:rFonts w:eastAsia="Times New Roman" w:cs="Arial"/>
                <w:color w:val="000000"/>
                <w:sz w:val="18"/>
                <w:szCs w:val="18"/>
              </w:rPr>
              <w:pPrChange w:id="21682" w:author="Rachel Shipsey" w:date="2025-06-23T15:41:00Z">
                <w:pPr>
                  <w:jc w:val="right"/>
                </w:pPr>
              </w:pPrChange>
            </w:pPr>
            <w:del w:id="21683" w:author="Rachel Shipsey" w:date="2025-06-23T15:21:00Z">
              <w:r w:rsidRPr="002E5C79" w:rsidDel="008D26A9">
                <w:rPr>
                  <w:rFonts w:eastAsia="Times New Roman" w:cs="Arial"/>
                  <w:color w:val="000000"/>
                  <w:sz w:val="18"/>
                  <w:szCs w:val="18"/>
                </w:rPr>
                <w:delText>13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B34855" w14:textId="72F2BEE1" w:rsidR="00A04886" w:rsidRPr="002E5C79" w:rsidDel="008D26A9" w:rsidRDefault="00A04886">
            <w:pPr>
              <w:pStyle w:val="ListParagraph"/>
              <w:spacing w:after="0" w:line="276" w:lineRule="auto"/>
              <w:jc w:val="both"/>
              <w:rPr>
                <w:del w:id="21684" w:author="Rachel Shipsey" w:date="2025-06-23T15:21:00Z"/>
                <w:rFonts w:eastAsia="Times New Roman" w:cs="Arial"/>
                <w:b/>
                <w:bCs/>
                <w:color w:val="000000"/>
                <w:sz w:val="18"/>
                <w:szCs w:val="18"/>
              </w:rPr>
              <w:pPrChange w:id="21685" w:author="Rachel Shipsey" w:date="2025-06-23T15:41:00Z">
                <w:pPr/>
              </w:pPrChange>
            </w:pPr>
            <w:del w:id="21686" w:author="Rachel Shipsey" w:date="2025-06-23T15:21:00Z">
              <w:r w:rsidRPr="002E5C79" w:rsidDel="008D26A9">
                <w:rPr>
                  <w:rFonts w:eastAsia="Times New Roman" w:cs="Arial"/>
                  <w:b/>
                  <w:bCs/>
                  <w:color w:val="000000"/>
                  <w:sz w:val="18"/>
                  <w:szCs w:val="18"/>
                </w:rPr>
                <w:delText>Conduct Road shows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EAC190" w14:textId="5974ACAA" w:rsidR="00A04886" w:rsidRPr="002E5C79" w:rsidDel="008D26A9" w:rsidRDefault="00A04886">
            <w:pPr>
              <w:pStyle w:val="ListParagraph"/>
              <w:spacing w:after="0" w:line="276" w:lineRule="auto"/>
              <w:jc w:val="both"/>
              <w:rPr>
                <w:del w:id="21687" w:author="Rachel Shipsey" w:date="2025-06-23T15:21:00Z"/>
                <w:rFonts w:eastAsia="Times New Roman" w:cs="Arial"/>
                <w:b/>
                <w:bCs/>
                <w:color w:val="000000"/>
                <w:sz w:val="18"/>
                <w:szCs w:val="18"/>
              </w:rPr>
              <w:pPrChange w:id="21688" w:author="Rachel Shipsey" w:date="2025-06-23T15:41:00Z">
                <w:pPr/>
              </w:pPrChange>
            </w:pPr>
            <w:del w:id="21689" w:author="Rachel Shipsey" w:date="2025-06-23T15:21:00Z">
              <w:r w:rsidRPr="00F85348" w:rsidDel="008D26A9">
                <w:rPr>
                  <w:rFonts w:eastAsia="Times New Roman" w:cs="Arial"/>
                  <w:color w:val="000000"/>
                  <w:sz w:val="16"/>
                  <w:szCs w:val="16"/>
                </w:rPr>
                <w:delText xml:space="preserve">Feedback </w:delText>
              </w:r>
              <w:r w:rsidDel="008D26A9">
                <w:rPr>
                  <w:rFonts w:eastAsia="Times New Roman" w:cs="Arial"/>
                  <w:color w:val="000000"/>
                  <w:sz w:val="16"/>
                  <w:szCs w:val="16"/>
                </w:rPr>
                <w:delText xml:space="preserve">on ideal publicity </w:delText>
              </w:r>
              <w:r w:rsidRPr="00F85348" w:rsidDel="008D26A9">
                <w:rPr>
                  <w:rFonts w:eastAsia="Times New Roman" w:cs="Arial"/>
                  <w:color w:val="000000"/>
                  <w:sz w:val="16"/>
                  <w:szCs w:val="16"/>
                </w:rPr>
                <w:delText>strategies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510B110" w14:textId="5C7A4C6F" w:rsidR="00A04886" w:rsidRPr="002E5C79" w:rsidDel="008D26A9" w:rsidRDefault="00A04886">
            <w:pPr>
              <w:pStyle w:val="ListParagraph"/>
              <w:spacing w:after="0" w:line="276" w:lineRule="auto"/>
              <w:jc w:val="both"/>
              <w:rPr>
                <w:del w:id="21690" w:author="Rachel Shipsey" w:date="2025-06-23T15:21:00Z"/>
                <w:rFonts w:eastAsia="Times New Roman" w:cs="Arial"/>
                <w:sz w:val="18"/>
                <w:szCs w:val="18"/>
              </w:rPr>
              <w:pPrChange w:id="21691" w:author="Rachel Shipsey" w:date="2025-06-23T15:41:00Z">
                <w:pPr/>
              </w:pPrChange>
            </w:pPr>
            <w:del w:id="21692" w:author="Rachel Shipsey" w:date="2025-06-23T15:21:00Z">
              <w:r w:rsidRPr="00F84E7F" w:rsidDel="008D26A9">
                <w:rPr>
                  <w:rFonts w:eastAsia="Times New Roman" w:cs="Arial"/>
                  <w:color w:val="000000"/>
                  <w:sz w:val="16"/>
                  <w:szCs w:val="16"/>
                </w:rPr>
                <w:delText>PR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785BDA" w14:textId="7038CA95" w:rsidR="00A04886" w:rsidRPr="002E5C79" w:rsidDel="008D26A9" w:rsidRDefault="00A04886">
            <w:pPr>
              <w:pStyle w:val="ListParagraph"/>
              <w:spacing w:after="0" w:line="276" w:lineRule="auto"/>
              <w:jc w:val="both"/>
              <w:rPr>
                <w:del w:id="21693" w:author="Rachel Shipsey" w:date="2025-06-23T15:21:00Z"/>
                <w:rFonts w:eastAsia="Times New Roman" w:cs="Arial"/>
                <w:color w:val="000000"/>
                <w:sz w:val="18"/>
                <w:szCs w:val="18"/>
              </w:rPr>
              <w:pPrChange w:id="21694" w:author="Rachel Shipsey" w:date="2025-06-23T15:41:00Z">
                <w:pPr>
                  <w:jc w:val="right"/>
                </w:pPr>
              </w:pPrChange>
            </w:pPr>
            <w:del w:id="21695"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8689B73" w14:textId="71A494B7" w:rsidR="00A04886" w:rsidRPr="002E5C79" w:rsidDel="008D26A9" w:rsidRDefault="00A04886">
            <w:pPr>
              <w:pStyle w:val="ListParagraph"/>
              <w:spacing w:after="0" w:line="276" w:lineRule="auto"/>
              <w:jc w:val="both"/>
              <w:rPr>
                <w:del w:id="21696" w:author="Rachel Shipsey" w:date="2025-06-23T15:21:00Z"/>
                <w:rFonts w:eastAsia="Times New Roman" w:cs="Arial"/>
                <w:color w:val="000000"/>
                <w:sz w:val="20"/>
                <w:szCs w:val="20"/>
              </w:rPr>
              <w:pPrChange w:id="21697" w:author="Rachel Shipsey" w:date="2025-06-23T15:41:00Z">
                <w:pPr>
                  <w:jc w:val="right"/>
                </w:pPr>
              </w:pPrChange>
            </w:pPr>
            <w:del w:id="21698" w:author="Rachel Shipsey" w:date="2025-06-23T15:21:00Z">
              <w:r w:rsidRPr="00F84E7F" w:rsidDel="008D26A9">
                <w:rPr>
                  <w:rFonts w:eastAsia="Times New Roman" w:cs="Arial"/>
                  <w:color w:val="000000"/>
                  <w:sz w:val="16"/>
                  <w:szCs w:val="16"/>
                </w:rPr>
                <w:delText>0.5</w:delText>
              </w:r>
            </w:del>
          </w:p>
        </w:tc>
      </w:tr>
      <w:tr w:rsidR="00927EDB" w:rsidRPr="002E5C79" w:rsidDel="008D26A9" w14:paraId="5D5E7C77" w14:textId="0B387993" w:rsidTr="00F71679">
        <w:trPr>
          <w:gridAfter w:val="1"/>
          <w:wAfter w:w="6" w:type="pct"/>
          <w:trHeight w:val="288"/>
          <w:del w:id="21699"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5A2D6031" w14:textId="0DACE0E9" w:rsidR="00091682" w:rsidRPr="002E5C79" w:rsidDel="008D26A9" w:rsidRDefault="00091682">
            <w:pPr>
              <w:pStyle w:val="ListParagraph"/>
              <w:spacing w:after="0" w:line="276" w:lineRule="auto"/>
              <w:jc w:val="both"/>
              <w:rPr>
                <w:del w:id="21700" w:author="Rachel Shipsey" w:date="2025-06-23T15:21:00Z"/>
                <w:rFonts w:eastAsia="Times New Roman" w:cs="Arial"/>
                <w:b/>
                <w:bCs/>
                <w:color w:val="000000"/>
                <w:sz w:val="18"/>
                <w:szCs w:val="18"/>
              </w:rPr>
              <w:pPrChange w:id="21701" w:author="Rachel Shipsey" w:date="2025-06-23T15:41:00Z">
                <w:pPr>
                  <w:jc w:val="center"/>
                </w:pPr>
              </w:pPrChange>
            </w:pPr>
            <w:del w:id="21702" w:author="Rachel Shipsey" w:date="2025-06-23T15:21:00Z">
              <w:r w:rsidRPr="002E5C79" w:rsidDel="008D26A9">
                <w:rPr>
                  <w:rFonts w:eastAsia="Times New Roman" w:cs="Arial"/>
                  <w:b/>
                  <w:bCs/>
                  <w:color w:val="000000"/>
                  <w:sz w:val="18"/>
                  <w:szCs w:val="18"/>
                </w:rPr>
                <w:delText>PROCUREMENT AND PREPARATION OF ENUMERATION MATERIALS</w:delText>
              </w:r>
            </w:del>
          </w:p>
          <w:p w14:paraId="19D00BB9" w14:textId="3C3D0012" w:rsidR="00091682" w:rsidRPr="002E5C79" w:rsidDel="008D26A9" w:rsidRDefault="00091682">
            <w:pPr>
              <w:pStyle w:val="ListParagraph"/>
              <w:spacing w:after="0" w:line="276" w:lineRule="auto"/>
              <w:jc w:val="both"/>
              <w:rPr>
                <w:del w:id="21703" w:author="Rachel Shipsey" w:date="2025-06-23T15:21:00Z"/>
                <w:rFonts w:eastAsia="Times New Roman" w:cs="Arial"/>
                <w:b/>
                <w:bCs/>
                <w:color w:val="000000"/>
                <w:sz w:val="20"/>
                <w:szCs w:val="20"/>
              </w:rPr>
              <w:pPrChange w:id="21704" w:author="Rachel Shipsey" w:date="2025-06-23T15:41:00Z">
                <w:pPr>
                  <w:jc w:val="center"/>
                </w:pPr>
              </w:pPrChange>
            </w:pPr>
          </w:p>
        </w:tc>
      </w:tr>
      <w:tr w:rsidR="00D4265D" w:rsidRPr="002E5C79" w:rsidDel="008D26A9" w14:paraId="1040BB9F" w14:textId="6554AD14" w:rsidTr="00D4265D">
        <w:trPr>
          <w:gridAfter w:val="1"/>
          <w:wAfter w:w="6" w:type="pct"/>
          <w:trHeight w:val="264"/>
          <w:del w:id="2170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CD9CD48" w14:textId="67338F7A" w:rsidR="009662E7" w:rsidRPr="002E5C79" w:rsidDel="008D26A9" w:rsidRDefault="009662E7">
            <w:pPr>
              <w:pStyle w:val="ListParagraph"/>
              <w:spacing w:after="0" w:line="276" w:lineRule="auto"/>
              <w:jc w:val="both"/>
              <w:rPr>
                <w:del w:id="21706" w:author="Rachel Shipsey" w:date="2025-06-23T15:21:00Z"/>
                <w:rFonts w:eastAsia="Times New Roman" w:cs="Arial"/>
                <w:color w:val="000000"/>
                <w:sz w:val="18"/>
                <w:szCs w:val="18"/>
              </w:rPr>
              <w:pPrChange w:id="21707" w:author="Rachel Shipsey" w:date="2025-06-23T15:41:00Z">
                <w:pPr>
                  <w:jc w:val="right"/>
                </w:pPr>
              </w:pPrChange>
            </w:pPr>
            <w:del w:id="21708" w:author="Rachel Shipsey" w:date="2025-06-23T15:21:00Z">
              <w:r w:rsidRPr="00F84E7F" w:rsidDel="008D26A9">
                <w:rPr>
                  <w:rFonts w:eastAsia="Times New Roman" w:cs="Arial"/>
                  <w:color w:val="000000"/>
                  <w:sz w:val="16"/>
                  <w:szCs w:val="16"/>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AA4F3CA" w14:textId="5EE6C745" w:rsidR="009662E7" w:rsidRPr="002E5C79" w:rsidDel="008D26A9" w:rsidRDefault="009662E7">
            <w:pPr>
              <w:pStyle w:val="ListParagraph"/>
              <w:spacing w:after="0" w:line="276" w:lineRule="auto"/>
              <w:jc w:val="both"/>
              <w:rPr>
                <w:del w:id="21709" w:author="Rachel Shipsey" w:date="2025-06-23T15:21:00Z"/>
                <w:rFonts w:eastAsia="Times New Roman" w:cs="Arial"/>
                <w:b/>
                <w:bCs/>
                <w:color w:val="000000"/>
                <w:sz w:val="18"/>
                <w:szCs w:val="18"/>
              </w:rPr>
              <w:pPrChange w:id="21710" w:author="Rachel Shipsey" w:date="2025-06-23T15:41:00Z">
                <w:pPr/>
              </w:pPrChange>
            </w:pPr>
            <w:del w:id="21711" w:author="Rachel Shipsey" w:date="2025-06-23T15:21:00Z">
              <w:r w:rsidRPr="00F84E7F" w:rsidDel="008D26A9">
                <w:rPr>
                  <w:rFonts w:eastAsia="Times New Roman" w:cs="Arial"/>
                  <w:b/>
                  <w:bCs/>
                  <w:color w:val="000000"/>
                  <w:sz w:val="16"/>
                  <w:szCs w:val="16"/>
                </w:rPr>
                <w:delText>Use of technology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5293B70" w14:textId="56778D4A" w:rsidR="009662E7" w:rsidRPr="002E5C79" w:rsidDel="008D26A9" w:rsidRDefault="009662E7">
            <w:pPr>
              <w:pStyle w:val="ListParagraph"/>
              <w:spacing w:after="0" w:line="276" w:lineRule="auto"/>
              <w:jc w:val="both"/>
              <w:rPr>
                <w:del w:id="21712" w:author="Rachel Shipsey" w:date="2025-06-23T15:21:00Z"/>
                <w:rFonts w:eastAsia="Times New Roman" w:cs="Arial"/>
                <w:b/>
                <w:bCs/>
                <w:color w:val="000000"/>
                <w:sz w:val="18"/>
                <w:szCs w:val="18"/>
              </w:rPr>
              <w:pPrChange w:id="21713"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9DA1439" w14:textId="437426F3" w:rsidR="009662E7" w:rsidRPr="002E5C79" w:rsidDel="008D26A9" w:rsidRDefault="009662E7">
            <w:pPr>
              <w:pStyle w:val="ListParagraph"/>
              <w:spacing w:after="0" w:line="276" w:lineRule="auto"/>
              <w:jc w:val="both"/>
              <w:rPr>
                <w:del w:id="21714" w:author="Rachel Shipsey" w:date="2025-06-23T15:21:00Z"/>
                <w:rFonts w:eastAsia="Times New Roman" w:cs="Arial"/>
                <w:sz w:val="18"/>
                <w:szCs w:val="18"/>
              </w:rPr>
              <w:pPrChange w:id="21715"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221528A" w14:textId="5CB0962C" w:rsidR="009662E7" w:rsidRPr="002E5C79" w:rsidDel="008D26A9" w:rsidRDefault="009662E7">
            <w:pPr>
              <w:pStyle w:val="ListParagraph"/>
              <w:spacing w:after="0" w:line="276" w:lineRule="auto"/>
              <w:jc w:val="both"/>
              <w:rPr>
                <w:del w:id="21716" w:author="Rachel Shipsey" w:date="2025-06-23T15:21:00Z"/>
                <w:rFonts w:eastAsia="Times New Roman" w:cs="Arial"/>
                <w:b/>
                <w:bCs/>
                <w:color w:val="000000"/>
                <w:sz w:val="18"/>
                <w:szCs w:val="18"/>
              </w:rPr>
              <w:pPrChange w:id="21717" w:author="Rachel Shipsey" w:date="2025-06-23T15:41:00Z">
                <w:pPr>
                  <w:jc w:val="right"/>
                </w:pPr>
              </w:pPrChange>
            </w:pPr>
            <w:del w:id="21718" w:author="Rachel Shipsey" w:date="2025-06-23T15:21:00Z">
              <w:r w:rsidRPr="007C3DA8"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3683832" w14:textId="7D7DFCB5" w:rsidR="009662E7" w:rsidRPr="002E5C79" w:rsidDel="008D26A9" w:rsidRDefault="009662E7">
            <w:pPr>
              <w:pStyle w:val="ListParagraph"/>
              <w:spacing w:after="0" w:line="276" w:lineRule="auto"/>
              <w:jc w:val="both"/>
              <w:rPr>
                <w:del w:id="21719" w:author="Rachel Shipsey" w:date="2025-06-23T15:21:00Z"/>
                <w:rFonts w:eastAsia="Times New Roman" w:cs="Arial"/>
                <w:b/>
                <w:bCs/>
                <w:color w:val="000000"/>
                <w:sz w:val="20"/>
                <w:szCs w:val="20"/>
              </w:rPr>
              <w:pPrChange w:id="21720" w:author="Rachel Shipsey" w:date="2025-06-23T15:41:00Z">
                <w:pPr>
                  <w:jc w:val="right"/>
                </w:pPr>
              </w:pPrChange>
            </w:pPr>
          </w:p>
        </w:tc>
      </w:tr>
      <w:tr w:rsidR="00D4265D" w:rsidRPr="002E5C79" w:rsidDel="008D26A9" w14:paraId="4E7AF939" w14:textId="40CF8CF7" w:rsidTr="00D4265D">
        <w:trPr>
          <w:gridAfter w:val="1"/>
          <w:wAfter w:w="6" w:type="pct"/>
          <w:trHeight w:val="264"/>
          <w:del w:id="2172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E6A73FE" w14:textId="73346556" w:rsidR="009662E7" w:rsidRPr="002E5C79" w:rsidDel="008D26A9" w:rsidRDefault="009662E7">
            <w:pPr>
              <w:pStyle w:val="ListParagraph"/>
              <w:spacing w:after="0" w:line="276" w:lineRule="auto"/>
              <w:jc w:val="both"/>
              <w:rPr>
                <w:del w:id="21722" w:author="Rachel Shipsey" w:date="2025-06-23T15:21:00Z"/>
                <w:rFonts w:eastAsia="Times New Roman" w:cs="Arial"/>
                <w:color w:val="000000"/>
                <w:sz w:val="18"/>
                <w:szCs w:val="18"/>
              </w:rPr>
              <w:pPrChange w:id="21723" w:author="Rachel Shipsey" w:date="2025-06-23T15:41:00Z">
                <w:pPr/>
              </w:pPrChange>
            </w:pPr>
            <w:del w:id="2172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4F097B5" w14:textId="46CF4379" w:rsidR="009662E7" w:rsidRPr="002E5C79" w:rsidDel="008D26A9" w:rsidRDefault="009662E7">
            <w:pPr>
              <w:pStyle w:val="ListParagraph"/>
              <w:spacing w:after="0" w:line="276" w:lineRule="auto"/>
              <w:jc w:val="both"/>
              <w:rPr>
                <w:del w:id="21725" w:author="Rachel Shipsey" w:date="2025-06-23T15:21:00Z"/>
                <w:rFonts w:eastAsia="Times New Roman" w:cs="Arial"/>
                <w:color w:val="000000"/>
                <w:sz w:val="18"/>
                <w:szCs w:val="18"/>
              </w:rPr>
              <w:pPrChange w:id="21726" w:author="Rachel Shipsey" w:date="2025-06-23T15:41:00Z">
                <w:pPr>
                  <w:ind w:left="328"/>
                </w:pPr>
              </w:pPrChange>
            </w:pPr>
            <w:del w:id="21727" w:author="Rachel Shipsey" w:date="2025-06-23T15:21:00Z">
              <w:r w:rsidRPr="00F84E7F" w:rsidDel="008D26A9">
                <w:rPr>
                  <w:rFonts w:eastAsia="Times New Roman" w:cs="Arial"/>
                  <w:color w:val="000000"/>
                  <w:sz w:val="16"/>
                  <w:szCs w:val="16"/>
                </w:rPr>
                <w:delText>Consult and make decisions on specifications for all technological requirement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CF9030C" w14:textId="185C60CF" w:rsidR="009662E7" w:rsidRPr="002E5C79" w:rsidDel="008D26A9" w:rsidRDefault="009662E7">
            <w:pPr>
              <w:pStyle w:val="ListParagraph"/>
              <w:spacing w:after="0" w:line="276" w:lineRule="auto"/>
              <w:jc w:val="both"/>
              <w:rPr>
                <w:del w:id="21728" w:author="Rachel Shipsey" w:date="2025-06-23T15:21:00Z"/>
                <w:rFonts w:eastAsia="Times New Roman" w:cs="Arial"/>
                <w:color w:val="000000"/>
                <w:sz w:val="18"/>
                <w:szCs w:val="18"/>
              </w:rPr>
              <w:pPrChange w:id="21729"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7F6CCCA" w14:textId="278CCF81" w:rsidR="009662E7" w:rsidRPr="002E5C79" w:rsidDel="008D26A9" w:rsidRDefault="009662E7">
            <w:pPr>
              <w:pStyle w:val="ListParagraph"/>
              <w:spacing w:after="0" w:line="276" w:lineRule="auto"/>
              <w:jc w:val="both"/>
              <w:rPr>
                <w:del w:id="21730" w:author="Rachel Shipsey" w:date="2025-06-23T15:21:00Z"/>
                <w:rFonts w:eastAsia="Times New Roman" w:cs="Arial"/>
                <w:sz w:val="18"/>
                <w:szCs w:val="18"/>
              </w:rPr>
              <w:pPrChange w:id="21731" w:author="Rachel Shipsey" w:date="2025-06-23T15:41:00Z">
                <w:pPr/>
              </w:pPrChange>
            </w:pPr>
            <w:del w:id="21732" w:author="Rachel Shipsey" w:date="2025-06-23T15:21:00Z">
              <w:r w:rsidDel="008D26A9">
                <w:rPr>
                  <w:rFonts w:eastAsia="Times New Roman" w:cs="Arial"/>
                  <w:color w:val="000000"/>
                  <w:sz w:val="16"/>
                  <w:szCs w:val="16"/>
                </w:rPr>
                <w:delText>IT</w:delText>
              </w:r>
              <w:r w:rsidRPr="0060077B" w:rsidDel="008D26A9">
                <w:rPr>
                  <w:rFonts w:eastAsia="Times New Roman" w:cs="Arial"/>
                  <w:color w:val="000000"/>
                  <w:sz w:val="16"/>
                  <w:szCs w:val="16"/>
                </w:rPr>
                <w:delText xml:space="preserve"> division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4D8EFC6" w14:textId="2D002B3E" w:rsidR="009662E7" w:rsidRPr="002E5C79" w:rsidDel="008D26A9" w:rsidRDefault="009662E7">
            <w:pPr>
              <w:pStyle w:val="ListParagraph"/>
              <w:spacing w:after="0" w:line="276" w:lineRule="auto"/>
              <w:jc w:val="both"/>
              <w:rPr>
                <w:del w:id="21733" w:author="Rachel Shipsey" w:date="2025-06-23T15:21:00Z"/>
                <w:rFonts w:eastAsia="Times New Roman" w:cs="Arial"/>
                <w:b/>
                <w:bCs/>
                <w:color w:val="000000"/>
                <w:sz w:val="18"/>
                <w:szCs w:val="18"/>
              </w:rPr>
              <w:pPrChange w:id="21734" w:author="Rachel Shipsey" w:date="2025-06-23T15:41:00Z">
                <w:pPr>
                  <w:jc w:val="right"/>
                </w:pPr>
              </w:pPrChange>
            </w:pPr>
            <w:del w:id="21735" w:author="Rachel Shipsey" w:date="2025-06-23T15:21:00Z">
              <w:r w:rsidRPr="007C3DA8"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1734716" w14:textId="7A87A4F0" w:rsidR="009662E7" w:rsidRPr="002E5C79" w:rsidDel="008D26A9" w:rsidRDefault="009662E7">
            <w:pPr>
              <w:pStyle w:val="ListParagraph"/>
              <w:spacing w:after="0" w:line="276" w:lineRule="auto"/>
              <w:jc w:val="both"/>
              <w:rPr>
                <w:del w:id="21736" w:author="Rachel Shipsey" w:date="2025-06-23T15:21:00Z"/>
                <w:rFonts w:eastAsia="Times New Roman" w:cs="Arial"/>
                <w:b/>
                <w:bCs/>
                <w:color w:val="000000"/>
                <w:sz w:val="20"/>
                <w:szCs w:val="20"/>
              </w:rPr>
              <w:pPrChange w:id="21737" w:author="Rachel Shipsey" w:date="2025-06-23T15:41:00Z">
                <w:pPr>
                  <w:jc w:val="right"/>
                </w:pPr>
              </w:pPrChange>
            </w:pPr>
          </w:p>
        </w:tc>
      </w:tr>
      <w:tr w:rsidR="00D4265D" w:rsidRPr="002E5C79" w:rsidDel="008D26A9" w14:paraId="1534D9EE" w14:textId="495D5B80" w:rsidTr="00D4265D">
        <w:trPr>
          <w:gridAfter w:val="1"/>
          <w:wAfter w:w="6" w:type="pct"/>
          <w:trHeight w:val="264"/>
          <w:del w:id="2173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EB7DE91" w14:textId="72148217" w:rsidR="009662E7" w:rsidRPr="002E5C79" w:rsidDel="008D26A9" w:rsidRDefault="009662E7">
            <w:pPr>
              <w:pStyle w:val="ListParagraph"/>
              <w:spacing w:after="0" w:line="276" w:lineRule="auto"/>
              <w:jc w:val="both"/>
              <w:rPr>
                <w:del w:id="21739" w:author="Rachel Shipsey" w:date="2025-06-23T15:21:00Z"/>
                <w:rFonts w:eastAsia="Times New Roman" w:cs="Arial"/>
                <w:color w:val="000000"/>
                <w:sz w:val="18"/>
                <w:szCs w:val="18"/>
              </w:rPr>
              <w:pPrChange w:id="21740" w:author="Rachel Shipsey" w:date="2025-06-23T15:41:00Z">
                <w:pPr>
                  <w:jc w:val="right"/>
                </w:pPr>
              </w:pPrChange>
            </w:pPr>
            <w:del w:id="21741" w:author="Rachel Shipsey" w:date="2025-06-23T15:21:00Z">
              <w:r w:rsidDel="008D26A9">
                <w:rPr>
                  <w:rFonts w:eastAsia="Times New Roman" w:cs="Arial"/>
                  <w:color w:val="000000"/>
                  <w:sz w:val="16"/>
                  <w:szCs w:val="16"/>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EE238DE" w14:textId="1491C1E8" w:rsidR="009662E7" w:rsidRPr="002E5C79" w:rsidDel="008D26A9" w:rsidRDefault="009662E7">
            <w:pPr>
              <w:pStyle w:val="ListParagraph"/>
              <w:spacing w:after="0" w:line="276" w:lineRule="auto"/>
              <w:jc w:val="both"/>
              <w:rPr>
                <w:del w:id="21742" w:author="Rachel Shipsey" w:date="2025-06-23T15:21:00Z"/>
                <w:rFonts w:eastAsia="Times New Roman" w:cs="Arial"/>
                <w:b/>
                <w:bCs/>
                <w:color w:val="000000"/>
                <w:sz w:val="18"/>
                <w:szCs w:val="18"/>
              </w:rPr>
              <w:pPrChange w:id="21743" w:author="Rachel Shipsey" w:date="2025-06-23T15:41:00Z">
                <w:pPr/>
              </w:pPrChange>
            </w:pPr>
            <w:del w:id="21744" w:author="Rachel Shipsey" w:date="2025-06-23T15:21:00Z">
              <w:r w:rsidRPr="00F84E7F" w:rsidDel="008D26A9">
                <w:rPr>
                  <w:rFonts w:eastAsia="Times New Roman" w:cs="Arial"/>
                  <w:b/>
                  <w:bCs/>
                  <w:color w:val="000000"/>
                  <w:sz w:val="16"/>
                  <w:szCs w:val="16"/>
                </w:rPr>
                <w:delText>Contracting out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7AC6E78" w14:textId="0512E16A" w:rsidR="009662E7" w:rsidRPr="002E5C79" w:rsidDel="008D26A9" w:rsidRDefault="009662E7">
            <w:pPr>
              <w:pStyle w:val="ListParagraph"/>
              <w:spacing w:after="0" w:line="276" w:lineRule="auto"/>
              <w:jc w:val="both"/>
              <w:rPr>
                <w:del w:id="21745" w:author="Rachel Shipsey" w:date="2025-06-23T15:21:00Z"/>
                <w:rFonts w:eastAsia="Times New Roman" w:cs="Arial"/>
                <w:b/>
                <w:bCs/>
                <w:color w:val="000000"/>
                <w:sz w:val="18"/>
                <w:szCs w:val="18"/>
              </w:rPr>
              <w:pPrChange w:id="21746" w:author="Rachel Shipsey" w:date="2025-06-23T15:41:00Z">
                <w:pPr/>
              </w:pPrChange>
            </w:pPr>
            <w:del w:id="21747" w:author="Rachel Shipsey" w:date="2025-06-23T15:21:00Z">
              <w:r w:rsidDel="008D26A9">
                <w:rPr>
                  <w:rFonts w:eastAsia="Times New Roman" w:cs="Arial"/>
                  <w:color w:val="000000"/>
                  <w:sz w:val="16"/>
                  <w:szCs w:val="16"/>
                </w:rPr>
                <w:delText>A</w:delText>
              </w:r>
              <w:r w:rsidRPr="00045C1B" w:rsidDel="008D26A9">
                <w:rPr>
                  <w:rFonts w:eastAsia="Times New Roman" w:cs="Arial"/>
                  <w:color w:val="000000"/>
                  <w:sz w:val="16"/>
                  <w:szCs w:val="16"/>
                </w:rPr>
                <w:delText xml:space="preserve">ll </w:delText>
              </w:r>
              <w:r w:rsidDel="008D26A9">
                <w:rPr>
                  <w:rFonts w:eastAsia="Times New Roman" w:cs="Arial"/>
                  <w:color w:val="000000"/>
                  <w:sz w:val="16"/>
                  <w:szCs w:val="16"/>
                </w:rPr>
                <w:delText xml:space="preserve">accepted </w:delText>
              </w:r>
              <w:r w:rsidRPr="00045C1B" w:rsidDel="008D26A9">
                <w:rPr>
                  <w:rFonts w:eastAsia="Times New Roman" w:cs="Arial"/>
                  <w:color w:val="000000"/>
                  <w:sz w:val="16"/>
                  <w:szCs w:val="16"/>
                </w:rPr>
                <w:delText xml:space="preserve">agreements </w:delText>
              </w:r>
              <w:r w:rsidDel="008D26A9">
                <w:rPr>
                  <w:rFonts w:eastAsia="Times New Roman" w:cs="Arial"/>
                  <w:color w:val="000000"/>
                  <w:sz w:val="16"/>
                  <w:szCs w:val="16"/>
                </w:rPr>
                <w:delText>s</w:delText>
              </w:r>
              <w:r w:rsidRPr="00045C1B" w:rsidDel="008D26A9">
                <w:rPr>
                  <w:rFonts w:eastAsia="Times New Roman" w:cs="Arial"/>
                  <w:color w:val="000000"/>
                  <w:sz w:val="16"/>
                  <w:szCs w:val="16"/>
                </w:rPr>
                <w:delText>ign</w:delText>
              </w:r>
              <w:r w:rsidDel="008D26A9">
                <w:rPr>
                  <w:rFonts w:eastAsia="Times New Roman" w:cs="Arial"/>
                  <w:color w:val="000000"/>
                  <w:sz w:val="16"/>
                  <w:szCs w:val="16"/>
                </w:rPr>
                <w:delText>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D16D8EC" w14:textId="7C690D50" w:rsidR="009662E7" w:rsidRPr="002E5C79" w:rsidDel="008D26A9" w:rsidRDefault="009662E7">
            <w:pPr>
              <w:pStyle w:val="ListParagraph"/>
              <w:spacing w:after="0" w:line="276" w:lineRule="auto"/>
              <w:jc w:val="both"/>
              <w:rPr>
                <w:del w:id="21748" w:author="Rachel Shipsey" w:date="2025-06-23T15:21:00Z"/>
                <w:rFonts w:eastAsia="Times New Roman" w:cs="Arial"/>
                <w:sz w:val="18"/>
                <w:szCs w:val="18"/>
              </w:rPr>
              <w:pPrChange w:id="21749" w:author="Rachel Shipsey" w:date="2025-06-23T15:41:00Z">
                <w:pPr/>
              </w:pPrChange>
            </w:pPr>
            <w:del w:id="21750" w:author="Rachel Shipsey" w:date="2025-06-23T15:21:00Z">
              <w:r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8B35145" w14:textId="170F946C" w:rsidR="009662E7" w:rsidRPr="002E5C79" w:rsidDel="008D26A9" w:rsidRDefault="009662E7">
            <w:pPr>
              <w:pStyle w:val="ListParagraph"/>
              <w:spacing w:after="0" w:line="276" w:lineRule="auto"/>
              <w:jc w:val="both"/>
              <w:rPr>
                <w:del w:id="21751" w:author="Rachel Shipsey" w:date="2025-06-23T15:21:00Z"/>
                <w:rFonts w:eastAsia="Times New Roman" w:cs="Arial"/>
                <w:b/>
                <w:bCs/>
                <w:color w:val="000000"/>
                <w:sz w:val="18"/>
                <w:szCs w:val="18"/>
              </w:rPr>
              <w:pPrChange w:id="21752" w:author="Rachel Shipsey" w:date="2025-06-23T15:41:00Z">
                <w:pPr>
                  <w:jc w:val="right"/>
                </w:pPr>
              </w:pPrChange>
            </w:pPr>
            <w:del w:id="21753" w:author="Rachel Shipsey" w:date="2025-06-23T15:21:00Z">
              <w:r w:rsidRPr="007C3DA8"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2417BBD" w14:textId="4BBDBF36" w:rsidR="009662E7" w:rsidRPr="002E5C79" w:rsidDel="008D26A9" w:rsidRDefault="009662E7">
            <w:pPr>
              <w:pStyle w:val="ListParagraph"/>
              <w:spacing w:after="0" w:line="276" w:lineRule="auto"/>
              <w:jc w:val="both"/>
              <w:rPr>
                <w:del w:id="21754" w:author="Rachel Shipsey" w:date="2025-06-23T15:21:00Z"/>
                <w:rFonts w:eastAsia="Times New Roman" w:cs="Arial"/>
                <w:b/>
                <w:bCs/>
                <w:color w:val="000000"/>
                <w:sz w:val="20"/>
                <w:szCs w:val="20"/>
              </w:rPr>
              <w:pPrChange w:id="21755" w:author="Rachel Shipsey" w:date="2025-06-23T15:41:00Z">
                <w:pPr>
                  <w:jc w:val="right"/>
                </w:pPr>
              </w:pPrChange>
            </w:pPr>
          </w:p>
        </w:tc>
      </w:tr>
      <w:tr w:rsidR="00D4265D" w:rsidRPr="002E5C79" w:rsidDel="008D26A9" w14:paraId="08B9BC59" w14:textId="5DBB6EB1" w:rsidTr="00D4265D">
        <w:trPr>
          <w:gridAfter w:val="1"/>
          <w:wAfter w:w="6" w:type="pct"/>
          <w:trHeight w:val="264"/>
          <w:del w:id="2175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79931E4" w14:textId="1D8C1206" w:rsidR="009662E7" w:rsidRPr="002E5C79" w:rsidDel="008D26A9" w:rsidRDefault="009662E7">
            <w:pPr>
              <w:pStyle w:val="ListParagraph"/>
              <w:spacing w:after="0" w:line="276" w:lineRule="auto"/>
              <w:jc w:val="both"/>
              <w:rPr>
                <w:del w:id="21757" w:author="Rachel Shipsey" w:date="2025-06-23T15:21:00Z"/>
                <w:rFonts w:eastAsia="Times New Roman" w:cs="Arial"/>
                <w:color w:val="000000"/>
                <w:sz w:val="18"/>
                <w:szCs w:val="18"/>
              </w:rPr>
              <w:pPrChange w:id="21758" w:author="Rachel Shipsey" w:date="2025-06-23T15:41:00Z">
                <w:pPr>
                  <w:jc w:val="right"/>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B1BB4AC" w14:textId="7D6FBCF1" w:rsidR="009662E7" w:rsidRPr="002E5C79" w:rsidDel="008D26A9" w:rsidRDefault="009662E7">
            <w:pPr>
              <w:pStyle w:val="ListParagraph"/>
              <w:spacing w:after="0" w:line="276" w:lineRule="auto"/>
              <w:jc w:val="both"/>
              <w:rPr>
                <w:del w:id="21759" w:author="Rachel Shipsey" w:date="2025-06-23T15:21:00Z"/>
                <w:rFonts w:eastAsia="Times New Roman" w:cs="Arial"/>
                <w:b/>
                <w:bCs/>
                <w:color w:val="000000"/>
                <w:sz w:val="18"/>
                <w:szCs w:val="18"/>
              </w:rPr>
              <w:pPrChange w:id="21760" w:author="Rachel Shipsey" w:date="2025-06-23T15:41:00Z">
                <w:pPr>
                  <w:ind w:left="348"/>
                </w:pPr>
              </w:pPrChange>
            </w:pPr>
            <w:del w:id="21761" w:author="Rachel Shipsey" w:date="2025-06-23T15:21:00Z">
              <w:r w:rsidRPr="001A3EE5" w:rsidDel="008D26A9">
                <w:rPr>
                  <w:rFonts w:eastAsia="Times New Roman" w:cs="Arial"/>
                  <w:color w:val="000000"/>
                  <w:sz w:val="16"/>
                  <w:szCs w:val="16"/>
                </w:rPr>
                <w:delText>Selection and contracting census main office, logistic and processing centres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0EEF0D8" w14:textId="04DBA29B" w:rsidR="009662E7" w:rsidRPr="002E5C79" w:rsidDel="008D26A9" w:rsidRDefault="009662E7">
            <w:pPr>
              <w:pStyle w:val="ListParagraph"/>
              <w:spacing w:after="0" w:line="276" w:lineRule="auto"/>
              <w:jc w:val="both"/>
              <w:rPr>
                <w:del w:id="21762" w:author="Rachel Shipsey" w:date="2025-06-23T15:21:00Z"/>
                <w:rFonts w:eastAsia="Times New Roman" w:cs="Arial"/>
                <w:b/>
                <w:bCs/>
                <w:color w:val="000000"/>
                <w:sz w:val="18"/>
                <w:szCs w:val="18"/>
              </w:rPr>
              <w:pPrChange w:id="21763" w:author="Rachel Shipsey" w:date="2025-06-23T15:41:00Z">
                <w:pPr/>
              </w:pPrChange>
            </w:pPr>
            <w:del w:id="21764" w:author="Rachel Shipsey" w:date="2025-06-23T15:21:00Z">
              <w:r w:rsidRPr="004148E8" w:rsidDel="008D26A9">
                <w:rPr>
                  <w:rFonts w:eastAsia="Times New Roman" w:cs="Arial"/>
                  <w:color w:val="000000"/>
                  <w:sz w:val="16"/>
                  <w:szCs w:val="16"/>
                </w:rPr>
                <w:delText>Office structures available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599A5773" w14:textId="21301EAB" w:rsidR="009662E7" w:rsidRPr="002E5C79" w:rsidDel="008D26A9" w:rsidRDefault="009662E7">
            <w:pPr>
              <w:pStyle w:val="ListParagraph"/>
              <w:spacing w:after="0" w:line="276" w:lineRule="auto"/>
              <w:jc w:val="both"/>
              <w:rPr>
                <w:del w:id="21765" w:author="Rachel Shipsey" w:date="2025-06-23T15:21:00Z"/>
                <w:rFonts w:eastAsia="Times New Roman" w:cs="Arial"/>
                <w:sz w:val="18"/>
                <w:szCs w:val="18"/>
              </w:rPr>
              <w:pPrChange w:id="21766" w:author="Rachel Shipsey" w:date="2025-06-23T15:41:00Z">
                <w:pPr/>
              </w:pPrChange>
            </w:pPr>
            <w:del w:id="21767" w:author="Rachel Shipsey" w:date="2025-06-23T15:21:00Z">
              <w:r w:rsidRPr="00006C54"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EB97F84" w14:textId="21F5D5BC" w:rsidR="009662E7" w:rsidRPr="002E5C79" w:rsidDel="008D26A9" w:rsidRDefault="009662E7">
            <w:pPr>
              <w:pStyle w:val="ListParagraph"/>
              <w:spacing w:after="0" w:line="276" w:lineRule="auto"/>
              <w:jc w:val="both"/>
              <w:rPr>
                <w:del w:id="21768" w:author="Rachel Shipsey" w:date="2025-06-23T15:21:00Z"/>
                <w:rFonts w:eastAsia="Times New Roman" w:cs="Arial"/>
                <w:b/>
                <w:bCs/>
                <w:color w:val="000000"/>
                <w:sz w:val="18"/>
                <w:szCs w:val="18"/>
              </w:rPr>
              <w:pPrChange w:id="21769" w:author="Rachel Shipsey" w:date="2025-06-23T15:41:00Z">
                <w:pPr>
                  <w:jc w:val="right"/>
                </w:pPr>
              </w:pPrChange>
            </w:pPr>
            <w:del w:id="21770" w:author="Rachel Shipsey" w:date="2025-06-23T15:21:00Z">
              <w:r w:rsidRPr="007C3DA8" w:rsidDel="008D26A9">
                <w:rPr>
                  <w:rFonts w:eastAsia="Times New Roman" w:cs="Arial"/>
                  <w:color w:val="000000"/>
                  <w:sz w:val="16"/>
                  <w:szCs w:val="16"/>
                </w:rPr>
                <w:delText> 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D5DF62C" w14:textId="210BD372" w:rsidR="009662E7" w:rsidRPr="002E5C79" w:rsidDel="008D26A9" w:rsidRDefault="009662E7">
            <w:pPr>
              <w:pStyle w:val="ListParagraph"/>
              <w:spacing w:after="0" w:line="276" w:lineRule="auto"/>
              <w:jc w:val="both"/>
              <w:rPr>
                <w:del w:id="21771" w:author="Rachel Shipsey" w:date="2025-06-23T15:21:00Z"/>
                <w:rFonts w:eastAsia="Times New Roman" w:cs="Arial"/>
                <w:b/>
                <w:bCs/>
                <w:color w:val="000000"/>
                <w:sz w:val="20"/>
                <w:szCs w:val="20"/>
              </w:rPr>
              <w:pPrChange w:id="21772" w:author="Rachel Shipsey" w:date="2025-06-23T15:41:00Z">
                <w:pPr>
                  <w:jc w:val="right"/>
                </w:pPr>
              </w:pPrChange>
            </w:pPr>
            <w:del w:id="21773" w:author="Rachel Shipsey" w:date="2025-06-23T15:21:00Z">
              <w:r w:rsidRPr="007C3DA8" w:rsidDel="008D26A9">
                <w:rPr>
                  <w:rFonts w:eastAsia="Times New Roman" w:cs="Arial"/>
                  <w:color w:val="000000"/>
                  <w:sz w:val="16"/>
                  <w:szCs w:val="16"/>
                </w:rPr>
                <w:delText>2</w:delText>
              </w:r>
            </w:del>
          </w:p>
        </w:tc>
      </w:tr>
      <w:tr w:rsidR="00D4265D" w:rsidRPr="002E5C79" w:rsidDel="008D26A9" w14:paraId="1C3BAA53" w14:textId="28D37EB4" w:rsidTr="00D4265D">
        <w:trPr>
          <w:gridAfter w:val="1"/>
          <w:wAfter w:w="6" w:type="pct"/>
          <w:trHeight w:val="264"/>
          <w:del w:id="2177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87B44F3" w14:textId="7A925191" w:rsidR="009662E7" w:rsidRPr="002E5C79" w:rsidDel="008D26A9" w:rsidRDefault="009662E7">
            <w:pPr>
              <w:pStyle w:val="ListParagraph"/>
              <w:spacing w:after="0" w:line="276" w:lineRule="auto"/>
              <w:jc w:val="both"/>
              <w:rPr>
                <w:del w:id="21775" w:author="Rachel Shipsey" w:date="2025-06-23T15:21:00Z"/>
                <w:rFonts w:eastAsia="Times New Roman" w:cs="Arial"/>
                <w:color w:val="000000"/>
                <w:sz w:val="18"/>
                <w:szCs w:val="18"/>
              </w:rPr>
              <w:pPrChange w:id="21776" w:author="Rachel Shipsey" w:date="2025-06-23T15:41:00Z">
                <w:pPr>
                  <w:jc w:val="right"/>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C10F4F9" w14:textId="4E6787E2" w:rsidR="009662E7" w:rsidRPr="002E5C79" w:rsidDel="008D26A9" w:rsidRDefault="009662E7">
            <w:pPr>
              <w:pStyle w:val="ListParagraph"/>
              <w:spacing w:after="0" w:line="276" w:lineRule="auto"/>
              <w:jc w:val="both"/>
              <w:rPr>
                <w:del w:id="21777" w:author="Rachel Shipsey" w:date="2025-06-23T15:21:00Z"/>
                <w:rFonts w:eastAsia="Times New Roman" w:cs="Arial"/>
                <w:b/>
                <w:bCs/>
                <w:color w:val="000000"/>
                <w:sz w:val="18"/>
                <w:szCs w:val="18"/>
              </w:rPr>
              <w:pPrChange w:id="21778" w:author="Rachel Shipsey" w:date="2025-06-23T15:41:00Z">
                <w:pPr>
                  <w:ind w:left="348"/>
                </w:pPr>
              </w:pPrChange>
            </w:pPr>
            <w:del w:id="21779" w:author="Rachel Shipsey" w:date="2025-06-23T15:21:00Z">
              <w:r w:rsidRPr="001A3EE5" w:rsidDel="008D26A9">
                <w:rPr>
                  <w:rFonts w:eastAsia="Times New Roman" w:cs="Arial"/>
                  <w:color w:val="000000"/>
                  <w:sz w:val="16"/>
                  <w:szCs w:val="16"/>
                </w:rPr>
                <w:delText>Procurement of census furniture and other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192AE02" w14:textId="74D4CDCD" w:rsidR="009662E7" w:rsidRPr="002E5C79" w:rsidDel="008D26A9" w:rsidRDefault="009662E7">
            <w:pPr>
              <w:pStyle w:val="ListParagraph"/>
              <w:spacing w:after="0" w:line="276" w:lineRule="auto"/>
              <w:jc w:val="both"/>
              <w:rPr>
                <w:del w:id="21780" w:author="Rachel Shipsey" w:date="2025-06-23T15:21:00Z"/>
                <w:rFonts w:eastAsia="Times New Roman" w:cs="Arial"/>
                <w:b/>
                <w:bCs/>
                <w:color w:val="000000"/>
                <w:sz w:val="18"/>
                <w:szCs w:val="18"/>
              </w:rPr>
              <w:pPrChange w:id="2178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732A2305" w14:textId="417E8351" w:rsidR="009662E7" w:rsidRPr="002E5C79" w:rsidDel="008D26A9" w:rsidRDefault="009662E7">
            <w:pPr>
              <w:pStyle w:val="ListParagraph"/>
              <w:spacing w:after="0" w:line="276" w:lineRule="auto"/>
              <w:jc w:val="both"/>
              <w:rPr>
                <w:del w:id="21782" w:author="Rachel Shipsey" w:date="2025-06-23T15:21:00Z"/>
                <w:rFonts w:eastAsia="Times New Roman" w:cs="Arial"/>
                <w:sz w:val="18"/>
                <w:szCs w:val="18"/>
              </w:rPr>
              <w:pPrChange w:id="21783" w:author="Rachel Shipsey" w:date="2025-06-23T15:41:00Z">
                <w:pPr/>
              </w:pPrChange>
            </w:pPr>
            <w:del w:id="21784" w:author="Rachel Shipsey" w:date="2025-06-23T15:21:00Z">
              <w:r w:rsidRPr="00006C54"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29F62CA" w14:textId="7B839FC0" w:rsidR="009662E7" w:rsidRPr="002E5C79" w:rsidDel="008D26A9" w:rsidRDefault="009662E7">
            <w:pPr>
              <w:pStyle w:val="ListParagraph"/>
              <w:spacing w:after="0" w:line="276" w:lineRule="auto"/>
              <w:jc w:val="both"/>
              <w:rPr>
                <w:del w:id="21785" w:author="Rachel Shipsey" w:date="2025-06-23T15:21:00Z"/>
                <w:rFonts w:eastAsia="Times New Roman" w:cs="Arial"/>
                <w:b/>
                <w:bCs/>
                <w:color w:val="000000"/>
                <w:sz w:val="18"/>
                <w:szCs w:val="18"/>
              </w:rPr>
              <w:pPrChange w:id="21786" w:author="Rachel Shipsey" w:date="2025-06-23T15:41:00Z">
                <w:pPr>
                  <w:jc w:val="right"/>
                </w:pPr>
              </w:pPrChange>
            </w:pPr>
            <w:del w:id="21787" w:author="Rachel Shipsey" w:date="2025-06-23T15:21:00Z">
              <w:r w:rsidDel="008D26A9">
                <w:rPr>
                  <w:rFonts w:eastAsia="Times New Roman" w:cs="Arial"/>
                  <w:color w:val="000000"/>
                  <w:sz w:val="16"/>
                  <w:szCs w:val="16"/>
                </w:rPr>
                <w:delText>12</w:delText>
              </w:r>
              <w:r w:rsidRPr="007C3DA8"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79DCFDA" w14:textId="7553BF01" w:rsidR="009662E7" w:rsidRPr="002E5C79" w:rsidDel="008D26A9" w:rsidRDefault="009662E7">
            <w:pPr>
              <w:pStyle w:val="ListParagraph"/>
              <w:spacing w:after="0" w:line="276" w:lineRule="auto"/>
              <w:jc w:val="both"/>
              <w:rPr>
                <w:del w:id="21788" w:author="Rachel Shipsey" w:date="2025-06-23T15:21:00Z"/>
                <w:rFonts w:eastAsia="Times New Roman" w:cs="Arial"/>
                <w:b/>
                <w:bCs/>
                <w:color w:val="000000"/>
                <w:sz w:val="20"/>
                <w:szCs w:val="20"/>
              </w:rPr>
              <w:pPrChange w:id="21789" w:author="Rachel Shipsey" w:date="2025-06-23T15:41:00Z">
                <w:pPr>
                  <w:jc w:val="right"/>
                </w:pPr>
              </w:pPrChange>
            </w:pPr>
            <w:del w:id="21790" w:author="Rachel Shipsey" w:date="2025-06-23T15:21:00Z">
              <w:r w:rsidDel="008D26A9">
                <w:rPr>
                  <w:rFonts w:eastAsia="Times New Roman" w:cs="Arial"/>
                  <w:color w:val="000000"/>
                  <w:sz w:val="16"/>
                  <w:szCs w:val="16"/>
                </w:rPr>
                <w:delText>2</w:delText>
              </w:r>
            </w:del>
          </w:p>
        </w:tc>
      </w:tr>
      <w:tr w:rsidR="00D4265D" w:rsidRPr="002E5C79" w:rsidDel="008D26A9" w14:paraId="171D31DB" w14:textId="498178C9" w:rsidTr="00D4265D">
        <w:trPr>
          <w:gridAfter w:val="1"/>
          <w:wAfter w:w="6" w:type="pct"/>
          <w:trHeight w:val="264"/>
          <w:del w:id="2179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801FA9C" w14:textId="54B08440" w:rsidR="009662E7" w:rsidRPr="002E5C79" w:rsidDel="008D26A9" w:rsidRDefault="009662E7">
            <w:pPr>
              <w:pStyle w:val="ListParagraph"/>
              <w:spacing w:after="0" w:line="276" w:lineRule="auto"/>
              <w:jc w:val="both"/>
              <w:rPr>
                <w:del w:id="21792" w:author="Rachel Shipsey" w:date="2025-06-23T15:21:00Z"/>
                <w:rFonts w:eastAsia="Times New Roman" w:cs="Arial"/>
                <w:color w:val="000000"/>
                <w:sz w:val="18"/>
                <w:szCs w:val="18"/>
              </w:rPr>
              <w:pPrChange w:id="21793" w:author="Rachel Shipsey" w:date="2025-06-23T15:41:00Z">
                <w:pPr>
                  <w:jc w:val="right"/>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EF7FEF3" w14:textId="129E99D1" w:rsidR="009662E7" w:rsidRPr="002E5C79" w:rsidDel="008D26A9" w:rsidRDefault="009662E7">
            <w:pPr>
              <w:pStyle w:val="ListParagraph"/>
              <w:spacing w:after="0" w:line="276" w:lineRule="auto"/>
              <w:jc w:val="both"/>
              <w:rPr>
                <w:del w:id="21794" w:author="Rachel Shipsey" w:date="2025-06-23T15:21:00Z"/>
                <w:rFonts w:eastAsia="Times New Roman" w:cs="Arial"/>
                <w:b/>
                <w:bCs/>
                <w:color w:val="000000"/>
                <w:sz w:val="18"/>
                <w:szCs w:val="18"/>
              </w:rPr>
              <w:pPrChange w:id="21795" w:author="Rachel Shipsey" w:date="2025-06-23T15:41:00Z">
                <w:pPr>
                  <w:ind w:left="348"/>
                </w:pPr>
              </w:pPrChange>
            </w:pPr>
            <w:del w:id="21796" w:author="Rachel Shipsey" w:date="2025-06-23T15:21:00Z">
              <w:r w:rsidDel="008D26A9">
                <w:rPr>
                  <w:rFonts w:eastAsia="Times New Roman" w:cs="Arial"/>
                  <w:color w:val="000000"/>
                  <w:sz w:val="16"/>
                  <w:szCs w:val="16"/>
                </w:rPr>
                <w:delText>Partnership contract to borrow equipment (if necessary)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AFC86AB" w14:textId="5F1C958C" w:rsidR="009662E7" w:rsidRPr="002E5C79" w:rsidDel="008D26A9" w:rsidRDefault="009662E7">
            <w:pPr>
              <w:pStyle w:val="ListParagraph"/>
              <w:spacing w:after="0" w:line="276" w:lineRule="auto"/>
              <w:jc w:val="both"/>
              <w:rPr>
                <w:del w:id="21797" w:author="Rachel Shipsey" w:date="2025-06-23T15:21:00Z"/>
                <w:rFonts w:eastAsia="Times New Roman" w:cs="Arial"/>
                <w:b/>
                <w:bCs/>
                <w:color w:val="000000"/>
                <w:sz w:val="18"/>
                <w:szCs w:val="18"/>
              </w:rPr>
              <w:pPrChange w:id="21798" w:author="Rachel Shipsey" w:date="2025-06-23T15:41:00Z">
                <w:pPr/>
              </w:pPrChange>
            </w:pPr>
            <w:del w:id="21799" w:author="Rachel Shipsey" w:date="2025-06-23T15:21:00Z">
              <w:r w:rsidRPr="00554CEE" w:rsidDel="008D26A9">
                <w:rPr>
                  <w:rFonts w:eastAsia="Times New Roman" w:cs="Arial"/>
                  <w:color w:val="000000"/>
                  <w:sz w:val="16"/>
                  <w:szCs w:val="16"/>
                </w:rPr>
                <w:delText>Contract agreed and signed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54C73885" w14:textId="6E86C3C2" w:rsidR="009662E7" w:rsidRPr="002E5C79" w:rsidDel="008D26A9" w:rsidRDefault="009662E7">
            <w:pPr>
              <w:pStyle w:val="ListParagraph"/>
              <w:spacing w:after="0" w:line="276" w:lineRule="auto"/>
              <w:jc w:val="both"/>
              <w:rPr>
                <w:del w:id="21800" w:author="Rachel Shipsey" w:date="2025-06-23T15:21:00Z"/>
                <w:rFonts w:eastAsia="Times New Roman" w:cs="Arial"/>
                <w:sz w:val="18"/>
                <w:szCs w:val="18"/>
              </w:rPr>
              <w:pPrChange w:id="21801" w:author="Rachel Shipsey" w:date="2025-06-23T15:41:00Z">
                <w:pPr/>
              </w:pPrChange>
            </w:pPr>
            <w:del w:id="21802" w:author="Rachel Shipsey" w:date="2025-06-23T15:21:00Z">
              <w:r w:rsidRPr="00006C54"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5EC705D" w14:textId="774C9322" w:rsidR="009662E7" w:rsidRPr="002E5C79" w:rsidDel="008D26A9" w:rsidRDefault="009662E7">
            <w:pPr>
              <w:pStyle w:val="ListParagraph"/>
              <w:spacing w:after="0" w:line="276" w:lineRule="auto"/>
              <w:jc w:val="both"/>
              <w:rPr>
                <w:del w:id="21803" w:author="Rachel Shipsey" w:date="2025-06-23T15:21:00Z"/>
                <w:rFonts w:eastAsia="Times New Roman" w:cs="Arial"/>
                <w:b/>
                <w:bCs/>
                <w:color w:val="000000"/>
                <w:sz w:val="18"/>
                <w:szCs w:val="18"/>
              </w:rPr>
              <w:pPrChange w:id="21804" w:author="Rachel Shipsey" w:date="2025-06-23T15:41:00Z">
                <w:pPr>
                  <w:jc w:val="right"/>
                </w:pPr>
              </w:pPrChange>
            </w:pPr>
            <w:del w:id="21805" w:author="Rachel Shipsey" w:date="2025-06-23T15:21:00Z">
              <w:r w:rsidDel="008D26A9">
                <w:rPr>
                  <w:rFonts w:eastAsia="Times New Roman" w:cs="Arial"/>
                  <w:color w:val="000000"/>
                  <w:sz w:val="16"/>
                  <w:szCs w:val="16"/>
                </w:rPr>
                <w:delText>10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A9F94D3" w14:textId="0263CB78" w:rsidR="009662E7" w:rsidRPr="002E5C79" w:rsidDel="008D26A9" w:rsidRDefault="009662E7">
            <w:pPr>
              <w:pStyle w:val="ListParagraph"/>
              <w:spacing w:after="0" w:line="276" w:lineRule="auto"/>
              <w:jc w:val="both"/>
              <w:rPr>
                <w:del w:id="21806" w:author="Rachel Shipsey" w:date="2025-06-23T15:21:00Z"/>
                <w:rFonts w:eastAsia="Times New Roman" w:cs="Arial"/>
                <w:b/>
                <w:bCs/>
                <w:color w:val="000000"/>
                <w:sz w:val="20"/>
                <w:szCs w:val="20"/>
              </w:rPr>
              <w:pPrChange w:id="21807" w:author="Rachel Shipsey" w:date="2025-06-23T15:41:00Z">
                <w:pPr>
                  <w:jc w:val="right"/>
                </w:pPr>
              </w:pPrChange>
            </w:pPr>
            <w:del w:id="21808" w:author="Rachel Shipsey" w:date="2025-06-23T15:21:00Z">
              <w:r w:rsidDel="008D26A9">
                <w:rPr>
                  <w:rFonts w:eastAsia="Times New Roman" w:cs="Arial"/>
                  <w:color w:val="000000"/>
                  <w:sz w:val="16"/>
                  <w:szCs w:val="16"/>
                </w:rPr>
                <w:delText>1</w:delText>
              </w:r>
            </w:del>
          </w:p>
        </w:tc>
      </w:tr>
      <w:tr w:rsidR="00C83785" w:rsidRPr="00573A68" w:rsidDel="008D26A9" w14:paraId="5A01A13F" w14:textId="518B94D7" w:rsidTr="00D4265D">
        <w:trPr>
          <w:gridAfter w:val="1"/>
          <w:wAfter w:w="6" w:type="pct"/>
          <w:trHeight w:val="276"/>
          <w:del w:id="21809" w:author="Rachel Shipsey" w:date="2025-06-23T15:21:00Z"/>
        </w:trPr>
        <w:tc>
          <w:tcPr>
            <w:tcW w:w="15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18E88A8A" w14:textId="070387B9" w:rsidR="00917761" w:rsidRPr="00573A68" w:rsidDel="008D26A9" w:rsidRDefault="00917761">
            <w:pPr>
              <w:pStyle w:val="ListParagraph"/>
              <w:spacing w:after="0" w:line="276" w:lineRule="auto"/>
              <w:jc w:val="both"/>
              <w:rPr>
                <w:del w:id="21810" w:author="Rachel Shipsey" w:date="2025-06-23T15:21:00Z"/>
                <w:rFonts w:eastAsia="Times New Roman" w:cs="Arial"/>
                <w:b/>
                <w:bCs/>
                <w:color w:val="000000"/>
                <w:sz w:val="18"/>
                <w:szCs w:val="18"/>
              </w:rPr>
              <w:pPrChange w:id="21811" w:author="Rachel Shipsey" w:date="2025-06-23T15:41:00Z">
                <w:pPr/>
              </w:pPrChange>
            </w:pPr>
          </w:p>
        </w:tc>
        <w:tc>
          <w:tcPr>
            <w:tcW w:w="223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C179FC8" w14:textId="4F9BB73E" w:rsidR="00917761" w:rsidRPr="00573A68" w:rsidDel="008D26A9" w:rsidRDefault="00917761">
            <w:pPr>
              <w:pStyle w:val="ListParagraph"/>
              <w:spacing w:after="0" w:line="276" w:lineRule="auto"/>
              <w:jc w:val="both"/>
              <w:rPr>
                <w:del w:id="21812" w:author="Rachel Shipsey" w:date="2025-06-23T15:21:00Z"/>
                <w:rFonts w:eastAsia="Times New Roman" w:cs="Arial"/>
                <w:b/>
                <w:bCs/>
                <w:color w:val="000000"/>
                <w:sz w:val="18"/>
                <w:szCs w:val="18"/>
              </w:rPr>
              <w:pPrChange w:id="21813" w:author="Rachel Shipsey" w:date="2025-06-23T15:41:00Z">
                <w:pPr/>
              </w:pPrChange>
            </w:pPr>
            <w:del w:id="21814" w:author="Rachel Shipsey" w:date="2025-06-23T15:21:00Z">
              <w:r w:rsidRPr="00573A68" w:rsidDel="008D26A9">
                <w:rPr>
                  <w:rFonts w:eastAsia="Times New Roman" w:cs="Arial"/>
                  <w:b/>
                  <w:bCs/>
                  <w:color w:val="000000"/>
                  <w:sz w:val="18"/>
                  <w:szCs w:val="18"/>
                </w:rPr>
                <w:delText>Activity</w:delText>
              </w:r>
            </w:del>
          </w:p>
        </w:tc>
        <w:tc>
          <w:tcPr>
            <w:tcW w:w="1344" w:type="pct"/>
            <w:gridSpan w:val="2"/>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15998B8" w14:textId="3EE3A18A" w:rsidR="00917761" w:rsidRPr="00573A68" w:rsidDel="008D26A9" w:rsidRDefault="00917761">
            <w:pPr>
              <w:pStyle w:val="ListParagraph"/>
              <w:spacing w:after="0" w:line="276" w:lineRule="auto"/>
              <w:jc w:val="both"/>
              <w:rPr>
                <w:del w:id="21815" w:author="Rachel Shipsey" w:date="2025-06-23T15:21:00Z"/>
                <w:rFonts w:eastAsia="Times New Roman" w:cs="Arial"/>
                <w:b/>
                <w:bCs/>
                <w:color w:val="000000"/>
                <w:sz w:val="18"/>
                <w:szCs w:val="18"/>
              </w:rPr>
              <w:pPrChange w:id="21816" w:author="Rachel Shipsey" w:date="2025-06-23T15:41:00Z">
                <w:pPr/>
              </w:pPrChange>
            </w:pPr>
            <w:del w:id="21817" w:author="Rachel Shipsey" w:date="2025-06-23T15:21:00Z">
              <w:r w:rsidRPr="00573A68" w:rsidDel="008D26A9">
                <w:rPr>
                  <w:rFonts w:eastAsia="Times New Roman" w:cs="Arial"/>
                  <w:b/>
                  <w:bCs/>
                  <w:color w:val="000000"/>
                  <w:sz w:val="18"/>
                  <w:szCs w:val="18"/>
                </w:rPr>
                <w:delText>Output</w:delText>
              </w:r>
            </w:del>
          </w:p>
        </w:tc>
        <w:tc>
          <w:tcPr>
            <w:tcW w:w="579"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5449540" w14:textId="7DE99729" w:rsidR="00917761" w:rsidRPr="00573A68" w:rsidDel="008D26A9" w:rsidRDefault="00917761">
            <w:pPr>
              <w:pStyle w:val="ListParagraph"/>
              <w:spacing w:after="0" w:line="276" w:lineRule="auto"/>
              <w:jc w:val="both"/>
              <w:rPr>
                <w:del w:id="21818" w:author="Rachel Shipsey" w:date="2025-06-23T15:21:00Z"/>
                <w:rFonts w:eastAsia="Times New Roman" w:cs="Arial"/>
                <w:b/>
                <w:bCs/>
                <w:color w:val="000000"/>
                <w:sz w:val="18"/>
                <w:szCs w:val="18"/>
              </w:rPr>
              <w:pPrChange w:id="21819" w:author="Rachel Shipsey" w:date="2025-06-23T15:41:00Z">
                <w:pPr/>
              </w:pPrChange>
            </w:pPr>
            <w:del w:id="21820" w:author="Rachel Shipsey" w:date="2025-06-23T15:21:00Z">
              <w:r w:rsidRPr="00573A68" w:rsidDel="008D26A9">
                <w:rPr>
                  <w:rFonts w:eastAsia="Times New Roman" w:cs="Arial"/>
                  <w:b/>
                  <w:bCs/>
                  <w:color w:val="000000"/>
                  <w:sz w:val="18"/>
                  <w:szCs w:val="18"/>
                </w:rPr>
                <w:delText>Responsible party(ies)</w:delText>
              </w:r>
            </w:del>
          </w:p>
        </w:tc>
        <w:tc>
          <w:tcPr>
            <w:tcW w:w="366"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31E79E3" w14:textId="269EBE2A" w:rsidR="00917761" w:rsidRPr="00573A68" w:rsidDel="008D26A9" w:rsidRDefault="00917761">
            <w:pPr>
              <w:pStyle w:val="ListParagraph"/>
              <w:spacing w:after="0" w:line="276" w:lineRule="auto"/>
              <w:jc w:val="both"/>
              <w:rPr>
                <w:del w:id="21821" w:author="Rachel Shipsey" w:date="2025-06-23T15:21:00Z"/>
                <w:rFonts w:eastAsia="Times New Roman" w:cs="Arial"/>
                <w:b/>
                <w:bCs/>
                <w:color w:val="000000"/>
                <w:sz w:val="18"/>
                <w:szCs w:val="18"/>
              </w:rPr>
              <w:pPrChange w:id="21822" w:author="Rachel Shipsey" w:date="2025-06-23T15:41:00Z">
                <w:pPr>
                  <w:ind w:left="144" w:hanging="144"/>
                </w:pPr>
              </w:pPrChange>
            </w:pPr>
            <w:del w:id="21823"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in </w:delText>
              </w:r>
              <w:r w:rsidRPr="00573A68" w:rsidDel="008D26A9">
                <w:rPr>
                  <w:rFonts w:eastAsia="Times New Roman" w:cs="Arial"/>
                  <w:b/>
                  <w:bCs/>
                  <w:color w:val="000000"/>
                  <w:sz w:val="18"/>
                  <w:szCs w:val="18"/>
                </w:rPr>
                <w:delText>Mths</w:delText>
              </w:r>
            </w:del>
          </w:p>
        </w:tc>
        <w:tc>
          <w:tcPr>
            <w:tcW w:w="325"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336D7CD" w14:textId="6B12F69B" w:rsidR="00917761" w:rsidRPr="00573A68" w:rsidDel="008D26A9" w:rsidRDefault="00917761">
            <w:pPr>
              <w:pStyle w:val="ListParagraph"/>
              <w:spacing w:after="0" w:line="276" w:lineRule="auto"/>
              <w:jc w:val="both"/>
              <w:rPr>
                <w:del w:id="21824" w:author="Rachel Shipsey" w:date="2025-06-23T15:21:00Z"/>
                <w:rFonts w:eastAsia="Times New Roman" w:cs="Arial"/>
                <w:b/>
                <w:bCs/>
                <w:color w:val="000000"/>
                <w:sz w:val="18"/>
                <w:szCs w:val="18"/>
              </w:rPr>
              <w:pPrChange w:id="21825" w:author="Rachel Shipsey" w:date="2025-06-23T15:41:00Z">
                <w:pPr>
                  <w:jc w:val="right"/>
                </w:pPr>
              </w:pPrChange>
            </w:pPr>
            <w:del w:id="21826"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D4265D" w:rsidRPr="002E5C79" w:rsidDel="008D26A9" w14:paraId="061AC882" w14:textId="25E4EF9E" w:rsidTr="00D4265D">
        <w:trPr>
          <w:gridAfter w:val="1"/>
          <w:wAfter w:w="6" w:type="pct"/>
          <w:trHeight w:val="264"/>
          <w:del w:id="2182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60E51CF" w14:textId="29507DD4" w:rsidR="009662E7" w:rsidRPr="002E5C79" w:rsidDel="008D26A9" w:rsidRDefault="009662E7">
            <w:pPr>
              <w:pStyle w:val="ListParagraph"/>
              <w:spacing w:after="0" w:line="276" w:lineRule="auto"/>
              <w:jc w:val="both"/>
              <w:rPr>
                <w:del w:id="21828" w:author="Rachel Shipsey" w:date="2025-06-23T15:21:00Z"/>
                <w:rFonts w:eastAsia="Times New Roman" w:cs="Arial"/>
                <w:color w:val="000000"/>
                <w:sz w:val="18"/>
                <w:szCs w:val="18"/>
              </w:rPr>
              <w:pPrChange w:id="21829" w:author="Rachel Shipsey" w:date="2025-06-23T15:41:00Z">
                <w:pPr>
                  <w:jc w:val="right"/>
                </w:pPr>
              </w:pPrChange>
            </w:pPr>
            <w:del w:id="21830" w:author="Rachel Shipsey" w:date="2025-06-23T15:21:00Z">
              <w:r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E655553" w14:textId="395DADB7" w:rsidR="009662E7" w:rsidRPr="002E5C79" w:rsidDel="008D26A9" w:rsidRDefault="009662E7">
            <w:pPr>
              <w:pStyle w:val="ListParagraph"/>
              <w:spacing w:after="0" w:line="276" w:lineRule="auto"/>
              <w:jc w:val="both"/>
              <w:rPr>
                <w:del w:id="21831" w:author="Rachel Shipsey" w:date="2025-06-23T15:21:00Z"/>
                <w:rFonts w:eastAsia="Times New Roman" w:cs="Arial"/>
                <w:b/>
                <w:bCs/>
                <w:color w:val="000000"/>
                <w:sz w:val="18"/>
                <w:szCs w:val="18"/>
              </w:rPr>
              <w:pPrChange w:id="21832" w:author="Rachel Shipsey" w:date="2025-06-23T15:41:00Z">
                <w:pPr/>
              </w:pPrChange>
            </w:pPr>
            <w:del w:id="21833" w:author="Rachel Shipsey" w:date="2025-06-23T15:21:00Z">
              <w:r w:rsidRPr="00F84E7F" w:rsidDel="008D26A9">
                <w:rPr>
                  <w:rFonts w:eastAsia="Times New Roman" w:cs="Arial"/>
                  <w:b/>
                  <w:bCs/>
                  <w:color w:val="000000"/>
                  <w:sz w:val="16"/>
                  <w:szCs w:val="16"/>
                </w:rPr>
                <w:delText>Local and International Procurement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0875D45" w14:textId="59DE0E62" w:rsidR="009662E7" w:rsidRPr="002E5C79" w:rsidDel="008D26A9" w:rsidRDefault="009662E7">
            <w:pPr>
              <w:pStyle w:val="ListParagraph"/>
              <w:spacing w:after="0" w:line="276" w:lineRule="auto"/>
              <w:jc w:val="both"/>
              <w:rPr>
                <w:del w:id="21834" w:author="Rachel Shipsey" w:date="2025-06-23T15:21:00Z"/>
                <w:rFonts w:eastAsia="Times New Roman" w:cs="Arial"/>
                <w:b/>
                <w:bCs/>
                <w:color w:val="000000"/>
                <w:sz w:val="18"/>
                <w:szCs w:val="18"/>
              </w:rPr>
              <w:pPrChange w:id="21835"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3411ED52" w14:textId="005F32F9" w:rsidR="009662E7" w:rsidRPr="002E5C79" w:rsidDel="008D26A9" w:rsidRDefault="009662E7">
            <w:pPr>
              <w:pStyle w:val="ListParagraph"/>
              <w:spacing w:after="0" w:line="276" w:lineRule="auto"/>
              <w:jc w:val="both"/>
              <w:rPr>
                <w:del w:id="21836" w:author="Rachel Shipsey" w:date="2025-06-23T15:21:00Z"/>
                <w:rFonts w:eastAsia="Times New Roman" w:cs="Arial"/>
                <w:sz w:val="18"/>
                <w:szCs w:val="18"/>
              </w:rPr>
              <w:pPrChange w:id="21837" w:author="Rachel Shipsey" w:date="2025-06-23T15:41:00Z">
                <w:pPr/>
              </w:pPrChange>
            </w:pPr>
            <w:del w:id="21838" w:author="Rachel Shipsey" w:date="2025-06-23T15:21:00Z">
              <w:r w:rsidRPr="00006C54"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5E7BB12" w14:textId="60742973" w:rsidR="009662E7" w:rsidRPr="002E5C79" w:rsidDel="008D26A9" w:rsidRDefault="009662E7">
            <w:pPr>
              <w:pStyle w:val="ListParagraph"/>
              <w:spacing w:after="0" w:line="276" w:lineRule="auto"/>
              <w:jc w:val="both"/>
              <w:rPr>
                <w:del w:id="21839" w:author="Rachel Shipsey" w:date="2025-06-23T15:21:00Z"/>
                <w:rFonts w:eastAsia="Times New Roman" w:cs="Arial"/>
                <w:b/>
                <w:bCs/>
                <w:color w:val="000000"/>
                <w:sz w:val="18"/>
                <w:szCs w:val="18"/>
              </w:rPr>
              <w:pPrChange w:id="21840" w:author="Rachel Shipsey" w:date="2025-06-23T15:41:00Z">
                <w:pPr>
                  <w:jc w:val="right"/>
                </w:pPr>
              </w:pPrChange>
            </w:pPr>
            <w:del w:id="21841" w:author="Rachel Shipsey" w:date="2025-06-23T15:21:00Z">
              <w:r w:rsidDel="008D26A9">
                <w:rPr>
                  <w:rFonts w:eastAsia="Times New Roman" w:cs="Arial"/>
                  <w:color w:val="000000"/>
                  <w:sz w:val="16"/>
                  <w:szCs w:val="16"/>
                </w:rPr>
                <w:delText>12</w:delText>
              </w:r>
              <w:r w:rsidRPr="007C3DA8"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600571C" w14:textId="00CBCF86" w:rsidR="009662E7" w:rsidRPr="002E5C79" w:rsidDel="008D26A9" w:rsidRDefault="009662E7">
            <w:pPr>
              <w:pStyle w:val="ListParagraph"/>
              <w:spacing w:after="0" w:line="276" w:lineRule="auto"/>
              <w:jc w:val="both"/>
              <w:rPr>
                <w:del w:id="21842" w:author="Rachel Shipsey" w:date="2025-06-23T15:21:00Z"/>
                <w:rFonts w:eastAsia="Times New Roman" w:cs="Arial"/>
                <w:b/>
                <w:bCs/>
                <w:color w:val="000000"/>
                <w:sz w:val="20"/>
                <w:szCs w:val="20"/>
              </w:rPr>
              <w:pPrChange w:id="21843" w:author="Rachel Shipsey" w:date="2025-06-23T15:41:00Z">
                <w:pPr>
                  <w:jc w:val="right"/>
                </w:pPr>
              </w:pPrChange>
            </w:pPr>
            <w:del w:id="21844" w:author="Rachel Shipsey" w:date="2025-06-23T15:21:00Z">
              <w:r w:rsidDel="008D26A9">
                <w:rPr>
                  <w:rFonts w:eastAsia="Times New Roman" w:cs="Arial"/>
                  <w:color w:val="000000"/>
                  <w:sz w:val="16"/>
                  <w:szCs w:val="16"/>
                </w:rPr>
                <w:delText>1</w:delText>
              </w:r>
            </w:del>
          </w:p>
        </w:tc>
      </w:tr>
      <w:tr w:rsidR="00D4265D" w:rsidRPr="002E5C79" w:rsidDel="008D26A9" w14:paraId="64307D3E" w14:textId="1A036F07" w:rsidTr="00D4265D">
        <w:trPr>
          <w:gridAfter w:val="1"/>
          <w:wAfter w:w="6" w:type="pct"/>
          <w:trHeight w:val="264"/>
          <w:del w:id="2184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C8AD61A" w14:textId="5AC9531E" w:rsidR="009662E7" w:rsidRPr="002E5C79" w:rsidDel="008D26A9" w:rsidRDefault="009662E7">
            <w:pPr>
              <w:pStyle w:val="ListParagraph"/>
              <w:spacing w:after="0" w:line="276" w:lineRule="auto"/>
              <w:jc w:val="both"/>
              <w:rPr>
                <w:del w:id="21846" w:author="Rachel Shipsey" w:date="2025-06-23T15:21:00Z"/>
                <w:rFonts w:eastAsia="Times New Roman" w:cs="Arial"/>
                <w:color w:val="000000"/>
                <w:sz w:val="18"/>
                <w:szCs w:val="18"/>
              </w:rPr>
              <w:pPrChange w:id="21847" w:author="Rachel Shipsey" w:date="2025-06-23T15:41:00Z">
                <w:pPr>
                  <w:jc w:val="right"/>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5448A1A" w14:textId="5FA66057" w:rsidR="009662E7" w:rsidRPr="002E5C79" w:rsidDel="008D26A9" w:rsidRDefault="009662E7">
            <w:pPr>
              <w:pStyle w:val="ListParagraph"/>
              <w:spacing w:after="0" w:line="276" w:lineRule="auto"/>
              <w:jc w:val="both"/>
              <w:rPr>
                <w:del w:id="21848" w:author="Rachel Shipsey" w:date="2025-06-23T15:21:00Z"/>
                <w:rFonts w:eastAsia="Times New Roman" w:cs="Arial"/>
                <w:b/>
                <w:bCs/>
                <w:color w:val="000000"/>
                <w:sz w:val="18"/>
                <w:szCs w:val="18"/>
              </w:rPr>
              <w:pPrChange w:id="21849" w:author="Rachel Shipsey" w:date="2025-06-23T15:41:00Z">
                <w:pPr>
                  <w:ind w:left="348"/>
                </w:pPr>
              </w:pPrChange>
            </w:pPr>
            <w:del w:id="21850" w:author="Rachel Shipsey" w:date="2025-06-23T15:21:00Z">
              <w:r w:rsidRPr="00B4708B" w:rsidDel="008D26A9">
                <w:rPr>
                  <w:rFonts w:eastAsia="Times New Roman" w:cs="Arial"/>
                  <w:color w:val="000000"/>
                  <w:sz w:val="16"/>
                  <w:szCs w:val="16"/>
                </w:rPr>
                <w:delText>International logistics and customs clearance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172B514" w14:textId="5BE0A541" w:rsidR="009662E7" w:rsidRPr="002E5C79" w:rsidDel="008D26A9" w:rsidRDefault="009662E7">
            <w:pPr>
              <w:pStyle w:val="ListParagraph"/>
              <w:spacing w:after="0" w:line="276" w:lineRule="auto"/>
              <w:jc w:val="both"/>
              <w:rPr>
                <w:del w:id="21851" w:author="Rachel Shipsey" w:date="2025-06-23T15:21:00Z"/>
                <w:rFonts w:eastAsia="Times New Roman" w:cs="Arial"/>
                <w:b/>
                <w:bCs/>
                <w:color w:val="000000"/>
                <w:sz w:val="18"/>
                <w:szCs w:val="18"/>
              </w:rPr>
              <w:pPrChange w:id="21852" w:author="Rachel Shipsey" w:date="2025-06-23T15:41:00Z">
                <w:pPr/>
              </w:pPrChange>
            </w:pPr>
            <w:del w:id="21853" w:author="Rachel Shipsey" w:date="2025-06-23T15:21:00Z">
              <w:r w:rsidDel="008D26A9">
                <w:rPr>
                  <w:rFonts w:eastAsia="Times New Roman" w:cs="Arial"/>
                  <w:color w:val="000000"/>
                  <w:sz w:val="16"/>
                  <w:szCs w:val="16"/>
                </w:rPr>
                <w:delText>All procedure &amp; requirements identified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18998B7F" w14:textId="670643C1" w:rsidR="009662E7" w:rsidRPr="002E5C79" w:rsidDel="008D26A9" w:rsidRDefault="009662E7">
            <w:pPr>
              <w:pStyle w:val="ListParagraph"/>
              <w:spacing w:after="0" w:line="276" w:lineRule="auto"/>
              <w:jc w:val="both"/>
              <w:rPr>
                <w:del w:id="21854" w:author="Rachel Shipsey" w:date="2025-06-23T15:21:00Z"/>
                <w:rFonts w:eastAsia="Times New Roman" w:cs="Arial"/>
                <w:sz w:val="18"/>
                <w:szCs w:val="18"/>
              </w:rPr>
              <w:pPrChange w:id="21855" w:author="Rachel Shipsey" w:date="2025-06-23T15:41:00Z">
                <w:pPr/>
              </w:pPrChange>
            </w:pPr>
            <w:del w:id="21856" w:author="Rachel Shipsey" w:date="2025-06-23T15:21:00Z">
              <w:r w:rsidRPr="00006C54" w:rsidDel="008D26A9">
                <w:rPr>
                  <w:rFonts w:eastAsia="Times New Roman" w:cs="Arial"/>
                  <w:sz w:val="16"/>
                  <w:szCs w:val="16"/>
                </w:rPr>
                <w:delText xml:space="preserve">Procurement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6B23E97" w14:textId="5C36DC2F" w:rsidR="009662E7" w:rsidRPr="002E5C79" w:rsidDel="008D26A9" w:rsidRDefault="009662E7">
            <w:pPr>
              <w:pStyle w:val="ListParagraph"/>
              <w:spacing w:after="0" w:line="276" w:lineRule="auto"/>
              <w:jc w:val="both"/>
              <w:rPr>
                <w:del w:id="21857" w:author="Rachel Shipsey" w:date="2025-06-23T15:21:00Z"/>
                <w:rFonts w:eastAsia="Times New Roman" w:cs="Arial"/>
                <w:b/>
                <w:bCs/>
                <w:color w:val="000000"/>
                <w:sz w:val="18"/>
                <w:szCs w:val="18"/>
              </w:rPr>
              <w:pPrChange w:id="21858" w:author="Rachel Shipsey" w:date="2025-06-23T15:41:00Z">
                <w:pPr>
                  <w:jc w:val="right"/>
                </w:pPr>
              </w:pPrChange>
            </w:pPr>
            <w:del w:id="21859" w:author="Rachel Shipsey" w:date="2025-06-23T15:21:00Z">
              <w:r w:rsidRPr="007C3DA8" w:rsidDel="008D26A9">
                <w:rPr>
                  <w:rFonts w:eastAsia="Times New Roman" w:cs="Arial"/>
                  <w:color w:val="000000"/>
                  <w:sz w:val="16"/>
                  <w:szCs w:val="16"/>
                </w:rPr>
                <w:delText> </w:delText>
              </w:r>
              <w:r w:rsidDel="008D26A9">
                <w:rPr>
                  <w:rFonts w:eastAsia="Times New Roman" w:cs="Arial"/>
                  <w:color w:val="000000"/>
                  <w:sz w:val="16"/>
                  <w:szCs w:val="16"/>
                </w:rPr>
                <w:delText>12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F17EEC9" w14:textId="71530C15" w:rsidR="009662E7" w:rsidRPr="002E5C79" w:rsidDel="008D26A9" w:rsidRDefault="009662E7">
            <w:pPr>
              <w:pStyle w:val="ListParagraph"/>
              <w:spacing w:after="0" w:line="276" w:lineRule="auto"/>
              <w:jc w:val="both"/>
              <w:rPr>
                <w:del w:id="21860" w:author="Rachel Shipsey" w:date="2025-06-23T15:21:00Z"/>
                <w:rFonts w:eastAsia="Times New Roman" w:cs="Arial"/>
                <w:b/>
                <w:bCs/>
                <w:color w:val="000000"/>
                <w:sz w:val="20"/>
                <w:szCs w:val="20"/>
              </w:rPr>
              <w:pPrChange w:id="21861" w:author="Rachel Shipsey" w:date="2025-06-23T15:41:00Z">
                <w:pPr>
                  <w:jc w:val="right"/>
                </w:pPr>
              </w:pPrChange>
            </w:pPr>
            <w:del w:id="21862" w:author="Rachel Shipsey" w:date="2025-06-23T15:21:00Z">
              <w:r w:rsidRPr="004148E8" w:rsidDel="008D26A9">
                <w:rPr>
                  <w:rFonts w:eastAsia="Times New Roman" w:cs="Arial"/>
                  <w:color w:val="000000"/>
                  <w:sz w:val="16"/>
                  <w:szCs w:val="16"/>
                </w:rPr>
                <w:delText>2</w:delText>
              </w:r>
            </w:del>
          </w:p>
        </w:tc>
      </w:tr>
      <w:tr w:rsidR="00D4265D" w:rsidRPr="002E5C79" w:rsidDel="008D26A9" w14:paraId="24E47174" w14:textId="346A2C57" w:rsidTr="00D4265D">
        <w:trPr>
          <w:gridAfter w:val="1"/>
          <w:wAfter w:w="6" w:type="pct"/>
          <w:trHeight w:val="264"/>
          <w:del w:id="2186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341A6C4" w14:textId="4150EB8E" w:rsidR="009662E7" w:rsidRPr="002E5C79" w:rsidDel="008D26A9" w:rsidRDefault="009662E7">
            <w:pPr>
              <w:pStyle w:val="ListParagraph"/>
              <w:spacing w:after="0" w:line="276" w:lineRule="auto"/>
              <w:jc w:val="both"/>
              <w:rPr>
                <w:del w:id="21864" w:author="Rachel Shipsey" w:date="2025-06-23T15:21:00Z"/>
                <w:rFonts w:eastAsia="Times New Roman" w:cs="Arial"/>
                <w:color w:val="000000"/>
                <w:sz w:val="18"/>
                <w:szCs w:val="18"/>
              </w:rPr>
              <w:pPrChange w:id="21865" w:author="Rachel Shipsey" w:date="2025-06-23T15:41:00Z">
                <w:pPr/>
              </w:pPrChange>
            </w:pPr>
            <w:del w:id="21866"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8A76E9D" w14:textId="11F85F48" w:rsidR="009662E7" w:rsidRPr="002E5C79" w:rsidDel="008D26A9" w:rsidRDefault="009662E7">
            <w:pPr>
              <w:pStyle w:val="ListParagraph"/>
              <w:spacing w:after="0" w:line="276" w:lineRule="auto"/>
              <w:jc w:val="both"/>
              <w:rPr>
                <w:del w:id="21867" w:author="Rachel Shipsey" w:date="2025-06-23T15:21:00Z"/>
                <w:rFonts w:eastAsia="Times New Roman" w:cs="Arial"/>
                <w:color w:val="000000"/>
                <w:sz w:val="18"/>
                <w:szCs w:val="18"/>
              </w:rPr>
              <w:pPrChange w:id="21868" w:author="Rachel Shipsey" w:date="2025-06-23T15:41:00Z">
                <w:pPr>
                  <w:ind w:left="328"/>
                </w:pPr>
              </w:pPrChange>
            </w:pPr>
            <w:del w:id="21869" w:author="Rachel Shipsey" w:date="2025-06-23T15:21:00Z">
              <w:r w:rsidRPr="00F84E7F" w:rsidDel="008D26A9">
                <w:rPr>
                  <w:rFonts w:eastAsia="Times New Roman" w:cs="Arial"/>
                  <w:color w:val="000000"/>
                  <w:sz w:val="16"/>
                  <w:szCs w:val="16"/>
                </w:rPr>
                <w:delText>Make Advertisements of Census procurements</w:delText>
              </w:r>
              <w:r w:rsidDel="008D26A9">
                <w:rPr>
                  <w:rFonts w:eastAsia="Times New Roman" w:cs="Arial"/>
                  <w:color w:val="000000"/>
                  <w:sz w:val="16"/>
                  <w:szCs w:val="16"/>
                </w:rPr>
                <w:delText>/tender notices</w:delText>
              </w:r>
              <w:r w:rsidRPr="00F84E7F" w:rsidDel="008D26A9">
                <w:rPr>
                  <w:rFonts w:eastAsia="Times New Roman" w:cs="Arial"/>
                  <w:color w:val="000000"/>
                  <w:sz w:val="16"/>
                  <w:szCs w:val="16"/>
                </w:rPr>
                <w:delText xml:space="preserve"> in the Media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A4B6CD4" w14:textId="006C032F" w:rsidR="009662E7" w:rsidRPr="002E5C79" w:rsidDel="008D26A9" w:rsidRDefault="009662E7">
            <w:pPr>
              <w:pStyle w:val="ListParagraph"/>
              <w:spacing w:after="0" w:line="276" w:lineRule="auto"/>
              <w:jc w:val="both"/>
              <w:rPr>
                <w:del w:id="21870" w:author="Rachel Shipsey" w:date="2025-06-23T15:21:00Z"/>
                <w:rFonts w:eastAsia="Times New Roman" w:cs="Arial"/>
                <w:color w:val="000000"/>
                <w:sz w:val="18"/>
                <w:szCs w:val="18"/>
              </w:rPr>
              <w:pPrChange w:id="21871"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A9ADB27" w14:textId="4AC2D420" w:rsidR="009662E7" w:rsidRPr="002E5C79" w:rsidDel="008D26A9" w:rsidRDefault="009662E7">
            <w:pPr>
              <w:pStyle w:val="ListParagraph"/>
              <w:spacing w:after="0" w:line="276" w:lineRule="auto"/>
              <w:jc w:val="both"/>
              <w:rPr>
                <w:del w:id="21872" w:author="Rachel Shipsey" w:date="2025-06-23T15:21:00Z"/>
                <w:rFonts w:eastAsia="Times New Roman" w:cs="Arial"/>
                <w:sz w:val="18"/>
                <w:szCs w:val="18"/>
              </w:rPr>
              <w:pPrChange w:id="2187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9E0DAAF" w14:textId="4670811F" w:rsidR="009662E7" w:rsidRPr="002E5C79" w:rsidDel="008D26A9" w:rsidRDefault="009662E7">
            <w:pPr>
              <w:pStyle w:val="ListParagraph"/>
              <w:spacing w:after="0" w:line="276" w:lineRule="auto"/>
              <w:jc w:val="both"/>
              <w:rPr>
                <w:del w:id="21874" w:author="Rachel Shipsey" w:date="2025-06-23T15:21:00Z"/>
                <w:rFonts w:eastAsia="Times New Roman" w:cs="Arial"/>
                <w:color w:val="000000"/>
                <w:sz w:val="18"/>
                <w:szCs w:val="18"/>
              </w:rPr>
              <w:pPrChange w:id="21875" w:author="Rachel Shipsey" w:date="2025-06-23T15:41:00Z">
                <w:pPr>
                  <w:jc w:val="right"/>
                </w:pPr>
              </w:pPrChange>
            </w:pPr>
            <w:del w:id="21876"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23275F8" w14:textId="2795AF13" w:rsidR="009662E7" w:rsidRPr="002E5C79" w:rsidDel="008D26A9" w:rsidRDefault="009662E7">
            <w:pPr>
              <w:pStyle w:val="ListParagraph"/>
              <w:spacing w:after="0" w:line="276" w:lineRule="auto"/>
              <w:jc w:val="both"/>
              <w:rPr>
                <w:del w:id="21877" w:author="Rachel Shipsey" w:date="2025-06-23T15:21:00Z"/>
                <w:rFonts w:eastAsia="Times New Roman" w:cs="Arial"/>
                <w:color w:val="000000"/>
                <w:sz w:val="20"/>
                <w:szCs w:val="20"/>
              </w:rPr>
              <w:pPrChange w:id="21878" w:author="Rachel Shipsey" w:date="2025-06-23T15:41:00Z">
                <w:pPr>
                  <w:jc w:val="right"/>
                </w:pPr>
              </w:pPrChange>
            </w:pPr>
            <w:del w:id="21879" w:author="Rachel Shipsey" w:date="2025-06-23T15:21:00Z">
              <w:r w:rsidRPr="00F84E7F" w:rsidDel="008D26A9">
                <w:rPr>
                  <w:rFonts w:eastAsia="Times New Roman" w:cs="Arial"/>
                  <w:color w:val="000000"/>
                  <w:sz w:val="16"/>
                  <w:szCs w:val="16"/>
                </w:rPr>
                <w:delText>0.6</w:delText>
              </w:r>
            </w:del>
          </w:p>
        </w:tc>
      </w:tr>
      <w:tr w:rsidR="00D4265D" w:rsidRPr="002E5C79" w:rsidDel="008D26A9" w14:paraId="05836840" w14:textId="4446D5C2" w:rsidTr="00D4265D">
        <w:trPr>
          <w:gridAfter w:val="1"/>
          <w:wAfter w:w="6" w:type="pct"/>
          <w:trHeight w:val="264"/>
          <w:del w:id="2188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AE1381E" w14:textId="2A465C1F" w:rsidR="009662E7" w:rsidRPr="002E5C79" w:rsidDel="008D26A9" w:rsidRDefault="009662E7">
            <w:pPr>
              <w:pStyle w:val="ListParagraph"/>
              <w:spacing w:after="0" w:line="276" w:lineRule="auto"/>
              <w:jc w:val="both"/>
              <w:rPr>
                <w:del w:id="21881" w:author="Rachel Shipsey" w:date="2025-06-23T15:21:00Z"/>
                <w:rFonts w:eastAsia="Times New Roman" w:cs="Arial"/>
                <w:color w:val="000000"/>
                <w:sz w:val="18"/>
                <w:szCs w:val="18"/>
              </w:rPr>
              <w:pPrChange w:id="21882" w:author="Rachel Shipsey" w:date="2025-06-23T15:41:00Z">
                <w:pPr/>
              </w:pPrChange>
            </w:pPr>
            <w:del w:id="21883"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D32D3F4" w14:textId="0DC2A375" w:rsidR="009662E7" w:rsidRPr="002E5C79" w:rsidDel="008D26A9" w:rsidRDefault="009662E7">
            <w:pPr>
              <w:pStyle w:val="ListParagraph"/>
              <w:spacing w:after="0" w:line="276" w:lineRule="auto"/>
              <w:jc w:val="both"/>
              <w:rPr>
                <w:del w:id="21884" w:author="Rachel Shipsey" w:date="2025-06-23T15:21:00Z"/>
                <w:rFonts w:eastAsia="Times New Roman" w:cs="Arial"/>
                <w:color w:val="000000"/>
                <w:sz w:val="18"/>
                <w:szCs w:val="18"/>
              </w:rPr>
              <w:pPrChange w:id="21885" w:author="Rachel Shipsey" w:date="2025-06-23T15:41:00Z">
                <w:pPr>
                  <w:ind w:left="328"/>
                </w:pPr>
              </w:pPrChange>
            </w:pPr>
            <w:del w:id="21886" w:author="Rachel Shipsey" w:date="2025-06-23T15:21:00Z">
              <w:r w:rsidRPr="00F84E7F" w:rsidDel="008D26A9">
                <w:rPr>
                  <w:rFonts w:eastAsia="Times New Roman" w:cs="Arial"/>
                  <w:color w:val="000000"/>
                  <w:sz w:val="16"/>
                  <w:szCs w:val="16"/>
                </w:rPr>
                <w:delText xml:space="preserve">Make specifications for Tablets and other field devices and </w:delText>
              </w:r>
              <w:r w:rsidDel="008D26A9">
                <w:rPr>
                  <w:rFonts w:eastAsia="Times New Roman" w:cs="Arial"/>
                  <w:color w:val="000000"/>
                  <w:sz w:val="16"/>
                  <w:szCs w:val="16"/>
                </w:rPr>
                <w:delText>f</w:delText>
              </w:r>
              <w:r w:rsidRPr="00F84E7F" w:rsidDel="008D26A9">
                <w:rPr>
                  <w:rFonts w:eastAsia="Times New Roman" w:cs="Arial"/>
                  <w:color w:val="000000"/>
                  <w:sz w:val="16"/>
                  <w:szCs w:val="16"/>
                </w:rPr>
                <w:delText xml:space="preserve">ill </w:delText>
              </w:r>
              <w:r w:rsidDel="008D26A9">
                <w:rPr>
                  <w:rFonts w:eastAsia="Times New Roman" w:cs="Arial"/>
                  <w:color w:val="000000"/>
                  <w:sz w:val="16"/>
                  <w:szCs w:val="16"/>
                </w:rPr>
                <w:delText xml:space="preserve">in </w:delText>
              </w:r>
              <w:r w:rsidRPr="00F84E7F" w:rsidDel="008D26A9">
                <w:rPr>
                  <w:rFonts w:eastAsia="Times New Roman" w:cs="Arial"/>
                  <w:color w:val="000000"/>
                  <w:sz w:val="16"/>
                  <w:szCs w:val="16"/>
                </w:rPr>
                <w:delText>procurement forms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1FA17A1" w14:textId="7F056D48" w:rsidR="009662E7" w:rsidRPr="002E5C79" w:rsidDel="008D26A9" w:rsidRDefault="009662E7">
            <w:pPr>
              <w:pStyle w:val="ListParagraph"/>
              <w:spacing w:after="0" w:line="276" w:lineRule="auto"/>
              <w:jc w:val="both"/>
              <w:rPr>
                <w:del w:id="21887" w:author="Rachel Shipsey" w:date="2025-06-23T15:21:00Z"/>
                <w:rFonts w:eastAsia="Times New Roman" w:cs="Arial"/>
                <w:color w:val="000000"/>
                <w:sz w:val="18"/>
                <w:szCs w:val="18"/>
              </w:rPr>
              <w:pPrChange w:id="21888"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26922BF" w14:textId="0E3E62B0" w:rsidR="009662E7" w:rsidRPr="002E5C79" w:rsidDel="008D26A9" w:rsidRDefault="009662E7">
            <w:pPr>
              <w:pStyle w:val="ListParagraph"/>
              <w:spacing w:after="0" w:line="276" w:lineRule="auto"/>
              <w:jc w:val="both"/>
              <w:rPr>
                <w:del w:id="21889" w:author="Rachel Shipsey" w:date="2025-06-23T15:21:00Z"/>
                <w:rFonts w:eastAsia="Times New Roman" w:cs="Arial"/>
                <w:sz w:val="18"/>
                <w:szCs w:val="18"/>
              </w:rPr>
              <w:pPrChange w:id="2189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25C85AB" w14:textId="215B82D6" w:rsidR="009662E7" w:rsidRPr="002E5C79" w:rsidDel="008D26A9" w:rsidRDefault="009662E7">
            <w:pPr>
              <w:pStyle w:val="ListParagraph"/>
              <w:spacing w:after="0" w:line="276" w:lineRule="auto"/>
              <w:jc w:val="both"/>
              <w:rPr>
                <w:del w:id="21891" w:author="Rachel Shipsey" w:date="2025-06-23T15:21:00Z"/>
                <w:rFonts w:eastAsia="Times New Roman" w:cs="Arial"/>
                <w:color w:val="000000"/>
                <w:sz w:val="18"/>
                <w:szCs w:val="18"/>
              </w:rPr>
              <w:pPrChange w:id="21892" w:author="Rachel Shipsey" w:date="2025-06-23T15:41:00Z">
                <w:pPr>
                  <w:jc w:val="right"/>
                </w:pPr>
              </w:pPrChange>
            </w:pPr>
            <w:del w:id="21893"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280E2A3" w14:textId="5FAE7EE4" w:rsidR="009662E7" w:rsidRPr="002E5C79" w:rsidDel="008D26A9" w:rsidRDefault="009662E7">
            <w:pPr>
              <w:pStyle w:val="ListParagraph"/>
              <w:spacing w:after="0" w:line="276" w:lineRule="auto"/>
              <w:jc w:val="both"/>
              <w:rPr>
                <w:del w:id="21894" w:author="Rachel Shipsey" w:date="2025-06-23T15:21:00Z"/>
                <w:rFonts w:eastAsia="Times New Roman" w:cs="Arial"/>
                <w:color w:val="000000"/>
                <w:sz w:val="20"/>
                <w:szCs w:val="20"/>
              </w:rPr>
              <w:pPrChange w:id="21895" w:author="Rachel Shipsey" w:date="2025-06-23T15:41:00Z">
                <w:pPr>
                  <w:jc w:val="right"/>
                </w:pPr>
              </w:pPrChange>
            </w:pPr>
            <w:del w:id="21896" w:author="Rachel Shipsey" w:date="2025-06-23T15:21:00Z">
              <w:r w:rsidRPr="00F84E7F" w:rsidDel="008D26A9">
                <w:rPr>
                  <w:rFonts w:eastAsia="Times New Roman" w:cs="Arial"/>
                  <w:color w:val="000000"/>
                  <w:sz w:val="16"/>
                  <w:szCs w:val="16"/>
                </w:rPr>
                <w:delText>0.6</w:delText>
              </w:r>
            </w:del>
          </w:p>
        </w:tc>
      </w:tr>
      <w:tr w:rsidR="00D4265D" w:rsidRPr="00F84E7F" w:rsidDel="008D26A9" w14:paraId="6267A77F" w14:textId="3A1FD24A" w:rsidTr="00D4265D">
        <w:trPr>
          <w:trHeight w:val="264"/>
          <w:del w:id="2189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97F649" w14:textId="025423F5" w:rsidR="00D4265D" w:rsidRPr="00F84E7F" w:rsidDel="008D26A9" w:rsidRDefault="00D4265D">
            <w:pPr>
              <w:pStyle w:val="ListParagraph"/>
              <w:spacing w:after="0" w:line="276" w:lineRule="auto"/>
              <w:jc w:val="both"/>
              <w:rPr>
                <w:del w:id="21898" w:author="Rachel Shipsey" w:date="2025-06-23T15:21:00Z"/>
                <w:rFonts w:eastAsia="Times New Roman" w:cs="Arial"/>
                <w:color w:val="000000"/>
                <w:sz w:val="16"/>
                <w:szCs w:val="16"/>
              </w:rPr>
              <w:pPrChange w:id="21899" w:author="Rachel Shipsey" w:date="2025-06-23T15:41:00Z">
                <w:pPr/>
              </w:pPrChange>
            </w:pPr>
            <w:del w:id="2190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D04283" w14:textId="19EF1D68" w:rsidR="00D4265D" w:rsidRPr="00F84E7F" w:rsidDel="008D26A9" w:rsidRDefault="00D4265D">
            <w:pPr>
              <w:pStyle w:val="ListParagraph"/>
              <w:spacing w:after="0" w:line="276" w:lineRule="auto"/>
              <w:jc w:val="both"/>
              <w:rPr>
                <w:del w:id="21901" w:author="Rachel Shipsey" w:date="2025-06-23T15:21:00Z"/>
                <w:rFonts w:eastAsia="Times New Roman" w:cs="Arial"/>
                <w:color w:val="000000"/>
                <w:sz w:val="16"/>
                <w:szCs w:val="16"/>
              </w:rPr>
              <w:pPrChange w:id="21902" w:author="Rachel Shipsey" w:date="2025-06-23T15:41:00Z">
                <w:pPr>
                  <w:ind w:firstLineChars="200" w:firstLine="320"/>
                </w:pPr>
              </w:pPrChange>
            </w:pPr>
            <w:del w:id="21903" w:author="Rachel Shipsey" w:date="2025-06-23T15:21:00Z">
              <w:r w:rsidRPr="00F84E7F" w:rsidDel="008D26A9">
                <w:rPr>
                  <w:rFonts w:eastAsia="Times New Roman" w:cs="Arial"/>
                  <w:color w:val="000000"/>
                  <w:sz w:val="16"/>
                  <w:szCs w:val="16"/>
                </w:rPr>
                <w:delText xml:space="preserve">Procurement of field enumeration materials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rinting of enumeration documents</w:delText>
              </w:r>
              <w:r w:rsidDel="008D26A9">
                <w:rPr>
                  <w:rFonts w:eastAsia="Times New Roman" w:cs="Arial"/>
                  <w:color w:val="000000"/>
                  <w:sz w:val="16"/>
                  <w:szCs w:val="16"/>
                </w:rPr>
                <w:delText xml:space="preserve">, </w:delText>
              </w:r>
              <w:r w:rsidRPr="00F84E7F" w:rsidDel="008D26A9">
                <w:rPr>
                  <w:rFonts w:eastAsia="Times New Roman" w:cs="Arial"/>
                  <w:color w:val="000000"/>
                  <w:sz w:val="16"/>
                  <w:szCs w:val="16"/>
                </w:rPr>
                <w:delText>etc.)</w:delText>
              </w:r>
            </w:del>
          </w:p>
        </w:tc>
        <w:tc>
          <w:tcPr>
            <w:tcW w:w="1342"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94617F" w14:textId="325C5CFD" w:rsidR="00D4265D" w:rsidRPr="00F84E7F" w:rsidDel="008D26A9" w:rsidRDefault="00D4265D">
            <w:pPr>
              <w:pStyle w:val="ListParagraph"/>
              <w:spacing w:after="0" w:line="276" w:lineRule="auto"/>
              <w:jc w:val="both"/>
              <w:rPr>
                <w:del w:id="21904" w:author="Rachel Shipsey" w:date="2025-06-23T15:21:00Z"/>
                <w:rFonts w:eastAsia="Times New Roman" w:cs="Arial"/>
                <w:color w:val="000000"/>
                <w:sz w:val="16"/>
                <w:szCs w:val="16"/>
              </w:rPr>
              <w:pPrChange w:id="21905" w:author="Rachel Shipsey" w:date="2025-06-23T15:41:00Z">
                <w:pPr>
                  <w:ind w:firstLineChars="200" w:firstLine="320"/>
                </w:pPr>
              </w:pPrChange>
            </w:pPr>
            <w:del w:id="21906" w:author="Rachel Shipsey" w:date="2025-06-23T15:21:00Z">
              <w:r w:rsidDel="008D26A9">
                <w:rPr>
                  <w:rFonts w:eastAsia="Times New Roman" w:cs="Arial"/>
                  <w:color w:val="000000"/>
                  <w:sz w:val="16"/>
                  <w:szCs w:val="16"/>
                </w:rPr>
                <w:delText>Printed materials available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6D3108" w14:textId="1C683765" w:rsidR="00D4265D" w:rsidRPr="00F84E7F" w:rsidDel="008D26A9" w:rsidRDefault="00D4265D">
            <w:pPr>
              <w:pStyle w:val="ListParagraph"/>
              <w:spacing w:after="0" w:line="276" w:lineRule="auto"/>
              <w:jc w:val="both"/>
              <w:rPr>
                <w:del w:id="21907" w:author="Rachel Shipsey" w:date="2025-06-23T15:21:00Z"/>
                <w:rFonts w:eastAsia="Times New Roman" w:cs="Arial"/>
                <w:sz w:val="16"/>
                <w:szCs w:val="16"/>
              </w:rPr>
              <w:pPrChange w:id="21908" w:author="Rachel Shipsey" w:date="2025-06-23T15:41:00Z">
                <w:pPr/>
              </w:pPrChange>
            </w:pPr>
          </w:p>
        </w:tc>
        <w:tc>
          <w:tcPr>
            <w:tcW w:w="364"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FEEF52" w14:textId="5F30FB78" w:rsidR="00D4265D" w:rsidRPr="00F84E7F" w:rsidDel="008D26A9" w:rsidRDefault="00D4265D">
            <w:pPr>
              <w:pStyle w:val="ListParagraph"/>
              <w:spacing w:after="0" w:line="276" w:lineRule="auto"/>
              <w:jc w:val="both"/>
              <w:rPr>
                <w:del w:id="21909" w:author="Rachel Shipsey" w:date="2025-06-23T15:21:00Z"/>
                <w:rFonts w:eastAsia="Times New Roman" w:cs="Arial"/>
                <w:color w:val="000000"/>
                <w:sz w:val="16"/>
                <w:szCs w:val="16"/>
              </w:rPr>
              <w:pPrChange w:id="21910" w:author="Rachel Shipsey" w:date="2025-06-23T15:41:00Z">
                <w:pPr>
                  <w:jc w:val="right"/>
                </w:pPr>
              </w:pPrChange>
            </w:pPr>
            <w:del w:id="21911" w:author="Rachel Shipsey" w:date="2025-06-23T15:21:00Z">
              <w:r w:rsidRPr="00F84E7F" w:rsidDel="008D26A9">
                <w:rPr>
                  <w:rFonts w:eastAsia="Times New Roman" w:cs="Arial"/>
                  <w:color w:val="000000"/>
                  <w:sz w:val="16"/>
                  <w:szCs w:val="16"/>
                </w:rPr>
                <w:delText>2</w:delText>
              </w:r>
            </w:del>
          </w:p>
        </w:tc>
        <w:tc>
          <w:tcPr>
            <w:tcW w:w="335" w:type="pct"/>
            <w:gridSpan w:val="5"/>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3020D0" w14:textId="38AF5A16" w:rsidR="00D4265D" w:rsidRPr="00F84E7F" w:rsidDel="008D26A9" w:rsidRDefault="00D4265D">
            <w:pPr>
              <w:pStyle w:val="ListParagraph"/>
              <w:spacing w:after="0" w:line="276" w:lineRule="auto"/>
              <w:jc w:val="both"/>
              <w:rPr>
                <w:del w:id="21912" w:author="Rachel Shipsey" w:date="2025-06-23T15:21:00Z"/>
                <w:rFonts w:eastAsia="Times New Roman" w:cs="Arial"/>
                <w:color w:val="000000"/>
                <w:sz w:val="16"/>
                <w:szCs w:val="16"/>
              </w:rPr>
              <w:pPrChange w:id="21913" w:author="Rachel Shipsey" w:date="2025-06-23T15:41:00Z">
                <w:pPr>
                  <w:jc w:val="center"/>
                </w:pPr>
              </w:pPrChange>
            </w:pPr>
            <w:del w:id="21914" w:author="Rachel Shipsey" w:date="2025-06-23T15:21:00Z">
              <w:r w:rsidRPr="00F84E7F" w:rsidDel="008D26A9">
                <w:rPr>
                  <w:rFonts w:eastAsia="Times New Roman" w:cs="Arial"/>
                  <w:color w:val="000000"/>
                  <w:sz w:val="16"/>
                  <w:szCs w:val="16"/>
                </w:rPr>
                <w:delText>0.6</w:delText>
              </w:r>
            </w:del>
          </w:p>
        </w:tc>
      </w:tr>
      <w:tr w:rsidR="00D4265D" w:rsidRPr="002E5C79" w:rsidDel="008D26A9" w14:paraId="7158DDB8" w14:textId="760A4853" w:rsidTr="00D4265D">
        <w:trPr>
          <w:gridAfter w:val="1"/>
          <w:wAfter w:w="6" w:type="pct"/>
          <w:trHeight w:val="264"/>
          <w:del w:id="2191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D431B58" w14:textId="4BBDA834" w:rsidR="00015505" w:rsidRPr="002E5C79" w:rsidDel="008D26A9" w:rsidRDefault="00015505">
            <w:pPr>
              <w:pStyle w:val="ListParagraph"/>
              <w:spacing w:after="0" w:line="276" w:lineRule="auto"/>
              <w:jc w:val="both"/>
              <w:rPr>
                <w:del w:id="21916" w:author="Rachel Shipsey" w:date="2025-06-23T15:21:00Z"/>
                <w:rFonts w:eastAsia="Times New Roman" w:cs="Arial"/>
                <w:color w:val="000000"/>
                <w:sz w:val="18"/>
                <w:szCs w:val="18"/>
              </w:rPr>
              <w:pPrChange w:id="21917" w:author="Rachel Shipsey" w:date="2025-06-23T15:41:00Z">
                <w:pPr>
                  <w:jc w:val="right"/>
                </w:pPr>
              </w:pPrChange>
            </w:pPr>
            <w:del w:id="21918" w:author="Rachel Shipsey" w:date="2025-06-23T15:21:00Z">
              <w:r w:rsidDel="008D26A9">
                <w:rPr>
                  <w:rFonts w:eastAsia="Times New Roman" w:cs="Arial"/>
                  <w:color w:val="000000"/>
                  <w:sz w:val="16"/>
                  <w:szCs w:val="16"/>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27CCC5F" w14:textId="57D44402" w:rsidR="00015505" w:rsidRPr="002E5C79" w:rsidDel="008D26A9" w:rsidRDefault="00015505">
            <w:pPr>
              <w:pStyle w:val="ListParagraph"/>
              <w:spacing w:after="0" w:line="276" w:lineRule="auto"/>
              <w:jc w:val="both"/>
              <w:rPr>
                <w:del w:id="21919" w:author="Rachel Shipsey" w:date="2025-06-23T15:21:00Z"/>
                <w:rFonts w:eastAsia="Times New Roman" w:cs="Arial"/>
                <w:b/>
                <w:bCs/>
                <w:color w:val="000000"/>
                <w:sz w:val="18"/>
                <w:szCs w:val="18"/>
              </w:rPr>
              <w:pPrChange w:id="21920" w:author="Rachel Shipsey" w:date="2025-06-23T15:41:00Z">
                <w:pPr/>
              </w:pPrChange>
            </w:pPr>
            <w:del w:id="21921" w:author="Rachel Shipsey" w:date="2025-06-23T15:21:00Z">
              <w:r w:rsidRPr="00F84E7F" w:rsidDel="008D26A9">
                <w:rPr>
                  <w:rFonts w:eastAsia="Times New Roman" w:cs="Arial"/>
                  <w:b/>
                  <w:bCs/>
                  <w:color w:val="000000"/>
                  <w:sz w:val="16"/>
                  <w:szCs w:val="16"/>
                </w:rPr>
                <w:delText>Logistics for census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8B92456" w14:textId="0541F0D3" w:rsidR="00015505" w:rsidRPr="002E5C79" w:rsidDel="008D26A9" w:rsidRDefault="00015505">
            <w:pPr>
              <w:pStyle w:val="ListParagraph"/>
              <w:spacing w:after="0" w:line="276" w:lineRule="auto"/>
              <w:jc w:val="both"/>
              <w:rPr>
                <w:del w:id="21922" w:author="Rachel Shipsey" w:date="2025-06-23T15:21:00Z"/>
                <w:rFonts w:eastAsia="Times New Roman" w:cs="Arial"/>
                <w:b/>
                <w:bCs/>
                <w:color w:val="000000"/>
                <w:sz w:val="18"/>
                <w:szCs w:val="18"/>
              </w:rPr>
              <w:pPrChange w:id="21923"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1B3F08C" w14:textId="4DC077F0" w:rsidR="00015505" w:rsidRPr="002E5C79" w:rsidDel="008D26A9" w:rsidRDefault="00015505">
            <w:pPr>
              <w:pStyle w:val="ListParagraph"/>
              <w:spacing w:after="0" w:line="276" w:lineRule="auto"/>
              <w:jc w:val="both"/>
              <w:rPr>
                <w:del w:id="21924" w:author="Rachel Shipsey" w:date="2025-06-23T15:21:00Z"/>
                <w:rFonts w:eastAsia="Times New Roman" w:cs="Arial"/>
                <w:sz w:val="18"/>
                <w:szCs w:val="18"/>
              </w:rPr>
              <w:pPrChange w:id="21925"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1D497EF" w14:textId="2843D4A8" w:rsidR="00015505" w:rsidRPr="002E5C79" w:rsidDel="008D26A9" w:rsidRDefault="00015505">
            <w:pPr>
              <w:pStyle w:val="ListParagraph"/>
              <w:spacing w:after="0" w:line="276" w:lineRule="auto"/>
              <w:jc w:val="both"/>
              <w:rPr>
                <w:del w:id="21926" w:author="Rachel Shipsey" w:date="2025-06-23T15:21:00Z"/>
                <w:rFonts w:eastAsia="Times New Roman" w:cs="Arial"/>
                <w:color w:val="000000"/>
                <w:sz w:val="18"/>
                <w:szCs w:val="18"/>
              </w:rPr>
              <w:pPrChange w:id="21927" w:author="Rachel Shipsey" w:date="2025-06-23T15:41:00Z">
                <w:pPr>
                  <w:jc w:val="right"/>
                </w:pPr>
              </w:pPrChange>
            </w:pPr>
            <w:del w:id="21928"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3D584EA" w14:textId="4D41F2BE" w:rsidR="00015505" w:rsidRPr="002E5C79" w:rsidDel="008D26A9" w:rsidRDefault="00015505">
            <w:pPr>
              <w:pStyle w:val="ListParagraph"/>
              <w:spacing w:after="0" w:line="276" w:lineRule="auto"/>
              <w:jc w:val="both"/>
              <w:rPr>
                <w:del w:id="21929" w:author="Rachel Shipsey" w:date="2025-06-23T15:21:00Z"/>
                <w:rFonts w:eastAsia="Times New Roman" w:cs="Arial"/>
                <w:color w:val="000000"/>
                <w:sz w:val="20"/>
                <w:szCs w:val="20"/>
              </w:rPr>
              <w:pPrChange w:id="21930" w:author="Rachel Shipsey" w:date="2025-06-23T15:41:00Z">
                <w:pPr>
                  <w:jc w:val="right"/>
                </w:pPr>
              </w:pPrChange>
            </w:pPr>
          </w:p>
        </w:tc>
      </w:tr>
      <w:tr w:rsidR="00D4265D" w:rsidRPr="002E5C79" w:rsidDel="008D26A9" w14:paraId="3B1F52B9" w14:textId="3E161BAA" w:rsidTr="00D4265D">
        <w:trPr>
          <w:gridAfter w:val="1"/>
          <w:wAfter w:w="6" w:type="pct"/>
          <w:trHeight w:val="264"/>
          <w:del w:id="2193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7F5C8A0" w14:textId="34C5C8BE" w:rsidR="00015505" w:rsidRPr="002E5C79" w:rsidDel="008D26A9" w:rsidRDefault="00015505">
            <w:pPr>
              <w:pStyle w:val="ListParagraph"/>
              <w:spacing w:after="0" w:line="276" w:lineRule="auto"/>
              <w:jc w:val="both"/>
              <w:rPr>
                <w:del w:id="21932" w:author="Rachel Shipsey" w:date="2025-06-23T15:21:00Z"/>
                <w:rFonts w:eastAsia="Times New Roman" w:cs="Arial"/>
                <w:color w:val="000000"/>
                <w:sz w:val="18"/>
                <w:szCs w:val="18"/>
              </w:rPr>
              <w:pPrChange w:id="21933" w:author="Rachel Shipsey" w:date="2025-06-23T15:41:00Z">
                <w:pPr/>
              </w:pPrChange>
            </w:pPr>
            <w:del w:id="2193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B1E6F26" w14:textId="43B40B78" w:rsidR="00015505" w:rsidRPr="002E5C79" w:rsidDel="008D26A9" w:rsidRDefault="00015505">
            <w:pPr>
              <w:pStyle w:val="ListParagraph"/>
              <w:spacing w:after="0" w:line="276" w:lineRule="auto"/>
              <w:jc w:val="both"/>
              <w:rPr>
                <w:del w:id="21935" w:author="Rachel Shipsey" w:date="2025-06-23T15:21:00Z"/>
                <w:rFonts w:eastAsia="Times New Roman" w:cs="Arial"/>
                <w:color w:val="000000"/>
                <w:sz w:val="18"/>
                <w:szCs w:val="18"/>
              </w:rPr>
              <w:pPrChange w:id="21936" w:author="Rachel Shipsey" w:date="2025-06-23T15:41:00Z">
                <w:pPr>
                  <w:ind w:left="348"/>
                </w:pPr>
              </w:pPrChange>
            </w:pPr>
            <w:del w:id="21937" w:author="Rachel Shipsey" w:date="2025-06-23T15:21:00Z">
              <w:r w:rsidRPr="00F84E7F" w:rsidDel="008D26A9">
                <w:rPr>
                  <w:rFonts w:eastAsia="Times New Roman" w:cs="Arial"/>
                  <w:color w:val="000000"/>
                  <w:sz w:val="16"/>
                  <w:szCs w:val="16"/>
                </w:rPr>
                <w:delText>Packing of census enumeration materials into containers using the EA master list (excluding tablets)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99AFA85" w14:textId="551F38D4" w:rsidR="00015505" w:rsidRPr="002E5C79" w:rsidDel="008D26A9" w:rsidRDefault="00015505">
            <w:pPr>
              <w:pStyle w:val="ListParagraph"/>
              <w:spacing w:after="0" w:line="276" w:lineRule="auto"/>
              <w:jc w:val="both"/>
              <w:rPr>
                <w:del w:id="21938" w:author="Rachel Shipsey" w:date="2025-06-23T15:21:00Z"/>
                <w:rFonts w:eastAsia="Times New Roman" w:cs="Arial"/>
                <w:color w:val="000000"/>
                <w:sz w:val="18"/>
                <w:szCs w:val="18"/>
              </w:rPr>
              <w:pPrChange w:id="21939" w:author="Rachel Shipsey" w:date="2025-06-23T15:41:00Z">
                <w:pPr>
                  <w:ind w:firstLineChars="200" w:firstLine="320"/>
                </w:pPr>
              </w:pPrChange>
            </w:pPr>
            <w:del w:id="21940" w:author="Rachel Shipsey" w:date="2025-06-23T15:21:00Z">
              <w:r w:rsidDel="008D26A9">
                <w:rPr>
                  <w:rFonts w:eastAsia="Times New Roman" w:cs="Arial"/>
                  <w:color w:val="000000"/>
                  <w:sz w:val="16"/>
                  <w:szCs w:val="16"/>
                </w:rPr>
                <w:delText>A clear material tracking system</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9898195" w14:textId="44477A81" w:rsidR="00015505" w:rsidRPr="002E5C79" w:rsidDel="008D26A9" w:rsidRDefault="00015505">
            <w:pPr>
              <w:pStyle w:val="ListParagraph"/>
              <w:spacing w:after="0" w:line="276" w:lineRule="auto"/>
              <w:jc w:val="both"/>
              <w:rPr>
                <w:del w:id="21941" w:author="Rachel Shipsey" w:date="2025-06-23T15:21:00Z"/>
                <w:rFonts w:eastAsia="Times New Roman" w:cs="Arial"/>
                <w:sz w:val="18"/>
                <w:szCs w:val="18"/>
              </w:rPr>
              <w:pPrChange w:id="21942" w:author="Rachel Shipsey" w:date="2025-06-23T15:41:00Z">
                <w:pPr/>
              </w:pPrChange>
            </w:pPr>
            <w:del w:id="21943" w:author="Rachel Shipsey" w:date="2025-06-23T15:21:00Z">
              <w:r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B7DBBE1" w14:textId="262D706C" w:rsidR="00015505" w:rsidRPr="002E5C79" w:rsidDel="008D26A9" w:rsidRDefault="00015505">
            <w:pPr>
              <w:pStyle w:val="ListParagraph"/>
              <w:spacing w:after="0" w:line="276" w:lineRule="auto"/>
              <w:jc w:val="both"/>
              <w:rPr>
                <w:del w:id="21944" w:author="Rachel Shipsey" w:date="2025-06-23T15:21:00Z"/>
                <w:rFonts w:eastAsia="Times New Roman" w:cs="Arial"/>
                <w:color w:val="000000"/>
                <w:sz w:val="18"/>
                <w:szCs w:val="18"/>
              </w:rPr>
              <w:pPrChange w:id="21945" w:author="Rachel Shipsey" w:date="2025-06-23T15:41:00Z">
                <w:pPr>
                  <w:jc w:val="right"/>
                </w:pPr>
              </w:pPrChange>
            </w:pPr>
            <w:del w:id="21946"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19D5052" w14:textId="587FE8E2" w:rsidR="00015505" w:rsidRPr="002E5C79" w:rsidDel="008D26A9" w:rsidRDefault="00015505">
            <w:pPr>
              <w:pStyle w:val="ListParagraph"/>
              <w:spacing w:after="0" w:line="276" w:lineRule="auto"/>
              <w:jc w:val="both"/>
              <w:rPr>
                <w:del w:id="21947" w:author="Rachel Shipsey" w:date="2025-06-23T15:21:00Z"/>
                <w:rFonts w:eastAsia="Times New Roman" w:cs="Arial"/>
                <w:color w:val="000000"/>
                <w:sz w:val="20"/>
                <w:szCs w:val="20"/>
              </w:rPr>
              <w:pPrChange w:id="21948" w:author="Rachel Shipsey" w:date="2025-06-23T15:41:00Z">
                <w:pPr>
                  <w:jc w:val="right"/>
                </w:pPr>
              </w:pPrChange>
            </w:pPr>
            <w:del w:id="21949" w:author="Rachel Shipsey" w:date="2025-06-23T15:21:00Z">
              <w:r w:rsidRPr="00F84E7F" w:rsidDel="008D26A9">
                <w:rPr>
                  <w:rFonts w:eastAsia="Times New Roman" w:cs="Arial"/>
                  <w:color w:val="000000"/>
                  <w:sz w:val="16"/>
                  <w:szCs w:val="16"/>
                </w:rPr>
                <w:delText>0.6</w:delText>
              </w:r>
            </w:del>
          </w:p>
        </w:tc>
      </w:tr>
      <w:tr w:rsidR="00D4265D" w:rsidRPr="002E5C79" w:rsidDel="008D26A9" w14:paraId="2EB77E2F" w14:textId="23E217F8" w:rsidTr="00D4265D">
        <w:trPr>
          <w:gridAfter w:val="1"/>
          <w:wAfter w:w="6" w:type="pct"/>
          <w:trHeight w:val="264"/>
          <w:del w:id="2195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BB563A4" w14:textId="5EA379A4" w:rsidR="00015505" w:rsidRPr="002E5C79" w:rsidDel="008D26A9" w:rsidRDefault="00015505">
            <w:pPr>
              <w:pStyle w:val="ListParagraph"/>
              <w:spacing w:after="0" w:line="276" w:lineRule="auto"/>
              <w:jc w:val="both"/>
              <w:rPr>
                <w:del w:id="21951" w:author="Rachel Shipsey" w:date="2025-06-23T15:21:00Z"/>
                <w:rFonts w:eastAsia="Times New Roman" w:cs="Arial"/>
                <w:color w:val="000000"/>
                <w:sz w:val="18"/>
                <w:szCs w:val="18"/>
              </w:rPr>
              <w:pPrChange w:id="21952" w:author="Rachel Shipsey" w:date="2025-06-23T15:41:00Z">
                <w:pPr/>
              </w:pPrChange>
            </w:pPr>
            <w:del w:id="21953"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8BC5BA7" w14:textId="32477718" w:rsidR="00015505" w:rsidRPr="002E5C79" w:rsidDel="008D26A9" w:rsidRDefault="00015505">
            <w:pPr>
              <w:pStyle w:val="ListParagraph"/>
              <w:spacing w:after="0" w:line="276" w:lineRule="auto"/>
              <w:jc w:val="both"/>
              <w:rPr>
                <w:del w:id="21954" w:author="Rachel Shipsey" w:date="2025-06-23T15:21:00Z"/>
                <w:rFonts w:eastAsia="Times New Roman" w:cs="Arial"/>
                <w:color w:val="000000"/>
                <w:sz w:val="18"/>
                <w:szCs w:val="18"/>
              </w:rPr>
              <w:pPrChange w:id="21955" w:author="Rachel Shipsey" w:date="2025-06-23T15:41:00Z">
                <w:pPr>
                  <w:ind w:left="348"/>
                </w:pPr>
              </w:pPrChange>
            </w:pPr>
            <w:del w:id="21956" w:author="Rachel Shipsey" w:date="2025-06-23T15:21:00Z">
              <w:r w:rsidRPr="00F84E7F" w:rsidDel="008D26A9">
                <w:rPr>
                  <w:rFonts w:eastAsia="Times New Roman" w:cs="Arial"/>
                  <w:color w:val="000000"/>
                  <w:sz w:val="16"/>
                  <w:szCs w:val="16"/>
                </w:rPr>
                <w:delText xml:space="preserve">Provisioning,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acking of the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ablets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D14DDAD" w14:textId="66F958E1" w:rsidR="00015505" w:rsidRPr="002E5C79" w:rsidDel="008D26A9" w:rsidRDefault="00015505">
            <w:pPr>
              <w:pStyle w:val="ListParagraph"/>
              <w:spacing w:after="0" w:line="276" w:lineRule="auto"/>
              <w:jc w:val="both"/>
              <w:rPr>
                <w:del w:id="21957" w:author="Rachel Shipsey" w:date="2025-06-23T15:21:00Z"/>
                <w:rFonts w:eastAsia="Times New Roman" w:cs="Arial"/>
                <w:color w:val="000000"/>
                <w:sz w:val="18"/>
                <w:szCs w:val="18"/>
              </w:rPr>
              <w:pPrChange w:id="21958" w:author="Rachel Shipsey" w:date="2025-06-23T15:41:00Z">
                <w:pPr>
                  <w:ind w:firstLineChars="200" w:firstLine="320"/>
                </w:pPr>
              </w:pPrChange>
            </w:pPr>
            <w:del w:id="21959" w:author="Rachel Shipsey" w:date="2025-06-23T15:21:00Z">
              <w:r w:rsidDel="008D26A9">
                <w:rPr>
                  <w:rFonts w:eastAsia="Times New Roman" w:cs="Arial"/>
                  <w:color w:val="000000"/>
                  <w:sz w:val="16"/>
                  <w:szCs w:val="16"/>
                </w:rPr>
                <w:delText>All tablets installed with apps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1488FEAE" w14:textId="7D7CB6FC" w:rsidR="00015505" w:rsidRPr="002E5C79" w:rsidDel="008D26A9" w:rsidRDefault="00015505">
            <w:pPr>
              <w:pStyle w:val="ListParagraph"/>
              <w:spacing w:after="0" w:line="276" w:lineRule="auto"/>
              <w:jc w:val="both"/>
              <w:rPr>
                <w:del w:id="21960" w:author="Rachel Shipsey" w:date="2025-06-23T15:21:00Z"/>
                <w:rFonts w:eastAsia="Times New Roman" w:cs="Arial"/>
                <w:sz w:val="18"/>
                <w:szCs w:val="18"/>
              </w:rPr>
              <w:pPrChange w:id="21961" w:author="Rachel Shipsey" w:date="2025-06-23T15:41:00Z">
                <w:pPr/>
              </w:pPrChange>
            </w:pPr>
            <w:del w:id="21962" w:author="Rachel Shipsey" w:date="2025-06-23T15:21:00Z">
              <w:r w:rsidRPr="009D4405"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280EC03" w14:textId="67C720A7" w:rsidR="00015505" w:rsidRPr="002E5C79" w:rsidDel="008D26A9" w:rsidRDefault="00015505">
            <w:pPr>
              <w:pStyle w:val="ListParagraph"/>
              <w:spacing w:after="0" w:line="276" w:lineRule="auto"/>
              <w:jc w:val="both"/>
              <w:rPr>
                <w:del w:id="21963" w:author="Rachel Shipsey" w:date="2025-06-23T15:21:00Z"/>
                <w:rFonts w:eastAsia="Times New Roman" w:cs="Arial"/>
                <w:color w:val="000000"/>
                <w:sz w:val="18"/>
                <w:szCs w:val="18"/>
              </w:rPr>
              <w:pPrChange w:id="21964" w:author="Rachel Shipsey" w:date="2025-06-23T15:41:00Z">
                <w:pPr>
                  <w:jc w:val="right"/>
                </w:pPr>
              </w:pPrChange>
            </w:pPr>
            <w:del w:id="21965"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6EAF49F" w14:textId="76A49B2E" w:rsidR="00015505" w:rsidRPr="002E5C79" w:rsidDel="008D26A9" w:rsidRDefault="00015505">
            <w:pPr>
              <w:pStyle w:val="ListParagraph"/>
              <w:spacing w:after="0" w:line="276" w:lineRule="auto"/>
              <w:jc w:val="both"/>
              <w:rPr>
                <w:del w:id="21966" w:author="Rachel Shipsey" w:date="2025-06-23T15:21:00Z"/>
                <w:rFonts w:eastAsia="Times New Roman" w:cs="Arial"/>
                <w:color w:val="000000"/>
                <w:sz w:val="20"/>
                <w:szCs w:val="20"/>
              </w:rPr>
              <w:pPrChange w:id="21967" w:author="Rachel Shipsey" w:date="2025-06-23T15:41:00Z">
                <w:pPr>
                  <w:jc w:val="right"/>
                </w:pPr>
              </w:pPrChange>
            </w:pPr>
            <w:del w:id="21968" w:author="Rachel Shipsey" w:date="2025-06-23T15:21:00Z">
              <w:r w:rsidRPr="00F84E7F" w:rsidDel="008D26A9">
                <w:rPr>
                  <w:rFonts w:eastAsia="Times New Roman" w:cs="Arial"/>
                  <w:color w:val="000000"/>
                  <w:sz w:val="16"/>
                  <w:szCs w:val="16"/>
                </w:rPr>
                <w:delText>0.6</w:delText>
              </w:r>
            </w:del>
          </w:p>
        </w:tc>
      </w:tr>
      <w:tr w:rsidR="00D4265D" w:rsidRPr="002E5C79" w:rsidDel="008D26A9" w14:paraId="5DCB8735" w14:textId="7D98C372" w:rsidTr="00D4265D">
        <w:trPr>
          <w:gridAfter w:val="1"/>
          <w:wAfter w:w="6" w:type="pct"/>
          <w:trHeight w:val="264"/>
          <w:del w:id="2196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070A5D1" w14:textId="23C68820" w:rsidR="00015505" w:rsidRPr="002E5C79" w:rsidDel="008D26A9" w:rsidRDefault="00015505">
            <w:pPr>
              <w:pStyle w:val="ListParagraph"/>
              <w:spacing w:after="0" w:line="276" w:lineRule="auto"/>
              <w:jc w:val="both"/>
              <w:rPr>
                <w:del w:id="21970" w:author="Rachel Shipsey" w:date="2025-06-23T15:21:00Z"/>
                <w:rFonts w:eastAsia="Times New Roman" w:cs="Arial"/>
                <w:color w:val="000000"/>
                <w:sz w:val="18"/>
                <w:szCs w:val="18"/>
              </w:rPr>
              <w:pPrChange w:id="21971" w:author="Rachel Shipsey" w:date="2025-06-23T15:41:00Z">
                <w:pPr>
                  <w:jc w:val="right"/>
                </w:pPr>
              </w:pPrChange>
            </w:pPr>
            <w:del w:id="21972"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C962D7A" w14:textId="2F62AA82" w:rsidR="00015505" w:rsidRPr="002E5C79" w:rsidDel="008D26A9" w:rsidRDefault="00015505">
            <w:pPr>
              <w:pStyle w:val="ListParagraph"/>
              <w:spacing w:after="0" w:line="276" w:lineRule="auto"/>
              <w:jc w:val="both"/>
              <w:rPr>
                <w:del w:id="21973" w:author="Rachel Shipsey" w:date="2025-06-23T15:21:00Z"/>
                <w:rFonts w:eastAsia="Times New Roman" w:cs="Arial"/>
                <w:b/>
                <w:bCs/>
                <w:color w:val="000000"/>
                <w:sz w:val="18"/>
                <w:szCs w:val="18"/>
              </w:rPr>
              <w:pPrChange w:id="21974" w:author="Rachel Shipsey" w:date="2025-06-23T15:41:00Z">
                <w:pPr>
                  <w:ind w:left="348"/>
                </w:pPr>
              </w:pPrChange>
            </w:pPr>
            <w:del w:id="21975" w:author="Rachel Shipsey" w:date="2025-06-23T15:21:00Z">
              <w:r w:rsidRPr="00F84E7F" w:rsidDel="008D26A9">
                <w:rPr>
                  <w:rFonts w:eastAsia="Times New Roman" w:cs="Arial"/>
                  <w:color w:val="000000"/>
                  <w:sz w:val="16"/>
                  <w:szCs w:val="16"/>
                </w:rPr>
                <w:delText>Distribution of census enumeration materials in the field</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85B6008" w14:textId="233AC64D" w:rsidR="00015505" w:rsidRPr="002E5C79" w:rsidDel="008D26A9" w:rsidRDefault="00015505">
            <w:pPr>
              <w:pStyle w:val="ListParagraph"/>
              <w:spacing w:after="0" w:line="276" w:lineRule="auto"/>
              <w:jc w:val="both"/>
              <w:rPr>
                <w:del w:id="21976" w:author="Rachel Shipsey" w:date="2025-06-23T15:21:00Z"/>
                <w:rFonts w:eastAsia="Times New Roman" w:cs="Arial"/>
                <w:b/>
                <w:bCs/>
                <w:color w:val="000000"/>
                <w:sz w:val="18"/>
                <w:szCs w:val="18"/>
              </w:rPr>
              <w:pPrChange w:id="21977" w:author="Rachel Shipsey" w:date="2025-06-23T15:41:00Z">
                <w:pPr/>
              </w:pPrChange>
            </w:pPr>
            <w:del w:id="21978" w:author="Rachel Shipsey" w:date="2025-06-23T15:21:00Z">
              <w:r w:rsidDel="008D26A9">
                <w:rPr>
                  <w:rFonts w:eastAsia="Times New Roman" w:cs="Arial"/>
                  <w:color w:val="000000"/>
                  <w:sz w:val="16"/>
                  <w:szCs w:val="16"/>
                </w:rPr>
                <w:delText>All centers receive materials on time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tcPr>
          <w:p w14:paraId="64801461" w14:textId="543F2196" w:rsidR="00015505" w:rsidRPr="002E5C79" w:rsidDel="008D26A9" w:rsidRDefault="00015505">
            <w:pPr>
              <w:pStyle w:val="ListParagraph"/>
              <w:spacing w:after="0" w:line="276" w:lineRule="auto"/>
              <w:jc w:val="both"/>
              <w:rPr>
                <w:del w:id="21979" w:author="Rachel Shipsey" w:date="2025-06-23T15:21:00Z"/>
                <w:rFonts w:eastAsia="Times New Roman" w:cs="Arial"/>
                <w:sz w:val="18"/>
                <w:szCs w:val="18"/>
              </w:rPr>
              <w:pPrChange w:id="21980" w:author="Rachel Shipsey" w:date="2025-06-23T15:41:00Z">
                <w:pPr/>
              </w:pPrChange>
            </w:pPr>
            <w:del w:id="21981" w:author="Rachel Shipsey" w:date="2025-06-23T15:21:00Z">
              <w:r w:rsidRPr="009D4405"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3C0CE99" w14:textId="15213DE2" w:rsidR="00015505" w:rsidRPr="002E5C79" w:rsidDel="008D26A9" w:rsidRDefault="00015505">
            <w:pPr>
              <w:pStyle w:val="ListParagraph"/>
              <w:spacing w:after="0" w:line="276" w:lineRule="auto"/>
              <w:jc w:val="both"/>
              <w:rPr>
                <w:del w:id="21982" w:author="Rachel Shipsey" w:date="2025-06-23T15:21:00Z"/>
                <w:rFonts w:eastAsia="Times New Roman" w:cs="Arial"/>
                <w:color w:val="000000"/>
                <w:sz w:val="18"/>
                <w:szCs w:val="18"/>
              </w:rPr>
              <w:pPrChange w:id="21983" w:author="Rachel Shipsey" w:date="2025-06-23T15:41:00Z">
                <w:pPr>
                  <w:jc w:val="right"/>
                </w:pPr>
              </w:pPrChange>
            </w:pPr>
            <w:del w:id="21984"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6C279E8" w14:textId="0842969D" w:rsidR="00015505" w:rsidRPr="002E5C79" w:rsidDel="008D26A9" w:rsidRDefault="00015505">
            <w:pPr>
              <w:pStyle w:val="ListParagraph"/>
              <w:spacing w:after="0" w:line="276" w:lineRule="auto"/>
              <w:jc w:val="both"/>
              <w:rPr>
                <w:del w:id="21985" w:author="Rachel Shipsey" w:date="2025-06-23T15:21:00Z"/>
                <w:rFonts w:eastAsia="Times New Roman" w:cs="Arial"/>
                <w:color w:val="000000"/>
                <w:sz w:val="20"/>
                <w:szCs w:val="20"/>
              </w:rPr>
              <w:pPrChange w:id="21986" w:author="Rachel Shipsey" w:date="2025-06-23T15:41:00Z">
                <w:pPr>
                  <w:jc w:val="right"/>
                </w:pPr>
              </w:pPrChange>
            </w:pPr>
            <w:del w:id="21987" w:author="Rachel Shipsey" w:date="2025-06-23T15:21:00Z">
              <w:r w:rsidRPr="00F84E7F" w:rsidDel="008D26A9">
                <w:rPr>
                  <w:rFonts w:eastAsia="Times New Roman" w:cs="Arial"/>
                  <w:color w:val="000000"/>
                  <w:sz w:val="16"/>
                  <w:szCs w:val="16"/>
                </w:rPr>
                <w:delText>0.4</w:delText>
              </w:r>
            </w:del>
          </w:p>
        </w:tc>
      </w:tr>
      <w:tr w:rsidR="00927EDB" w:rsidRPr="002E5C79" w:rsidDel="008D26A9" w14:paraId="3DD9E9AF" w14:textId="7DDA7A84" w:rsidTr="00F71679">
        <w:trPr>
          <w:gridAfter w:val="1"/>
          <w:wAfter w:w="6" w:type="pct"/>
          <w:trHeight w:val="288"/>
          <w:del w:id="21988"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562AF82C" w14:textId="4FDB86C4" w:rsidR="00091682" w:rsidRPr="002E5C79" w:rsidDel="008D26A9" w:rsidRDefault="00091682">
            <w:pPr>
              <w:pStyle w:val="ListParagraph"/>
              <w:spacing w:after="0" w:line="276" w:lineRule="auto"/>
              <w:jc w:val="both"/>
              <w:rPr>
                <w:del w:id="21989" w:author="Rachel Shipsey" w:date="2025-06-23T15:21:00Z"/>
                <w:rFonts w:eastAsia="Times New Roman" w:cs="Arial"/>
                <w:b/>
                <w:bCs/>
                <w:color w:val="000000"/>
                <w:sz w:val="18"/>
                <w:szCs w:val="18"/>
              </w:rPr>
              <w:pPrChange w:id="21990" w:author="Rachel Shipsey" w:date="2025-06-23T15:41:00Z">
                <w:pPr>
                  <w:jc w:val="center"/>
                </w:pPr>
              </w:pPrChange>
            </w:pPr>
            <w:del w:id="21991" w:author="Rachel Shipsey" w:date="2025-06-23T15:21:00Z">
              <w:r w:rsidRPr="002E5C79" w:rsidDel="008D26A9">
                <w:rPr>
                  <w:rFonts w:eastAsia="Times New Roman" w:cs="Arial"/>
                  <w:b/>
                  <w:bCs/>
                  <w:color w:val="000000"/>
                  <w:sz w:val="18"/>
                  <w:szCs w:val="18"/>
                </w:rPr>
                <w:delText>FIELD OPERATIONS AND ENUMERATION</w:delText>
              </w:r>
            </w:del>
          </w:p>
          <w:p w14:paraId="497F9091" w14:textId="33CDEBC4" w:rsidR="00091682" w:rsidRPr="002E5C79" w:rsidDel="008D26A9" w:rsidRDefault="00091682">
            <w:pPr>
              <w:pStyle w:val="ListParagraph"/>
              <w:spacing w:after="0" w:line="276" w:lineRule="auto"/>
              <w:jc w:val="both"/>
              <w:rPr>
                <w:del w:id="21992" w:author="Rachel Shipsey" w:date="2025-06-23T15:21:00Z"/>
                <w:rFonts w:eastAsia="Times New Roman" w:cs="Arial"/>
                <w:b/>
                <w:bCs/>
                <w:color w:val="000000"/>
                <w:sz w:val="20"/>
                <w:szCs w:val="20"/>
              </w:rPr>
              <w:pPrChange w:id="21993" w:author="Rachel Shipsey" w:date="2025-06-23T15:41:00Z">
                <w:pPr>
                  <w:jc w:val="center"/>
                </w:pPr>
              </w:pPrChange>
            </w:pPr>
          </w:p>
        </w:tc>
      </w:tr>
      <w:tr w:rsidR="0048674B" w:rsidRPr="002E5C79" w:rsidDel="008D26A9" w14:paraId="7A44E63D" w14:textId="62152653" w:rsidTr="00F71679">
        <w:trPr>
          <w:gridAfter w:val="1"/>
          <w:wAfter w:w="6" w:type="pct"/>
          <w:trHeight w:val="264"/>
          <w:del w:id="2199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E6C4B3" w14:textId="778C1396" w:rsidR="00EF6865" w:rsidRPr="002E5C79" w:rsidDel="008D26A9" w:rsidRDefault="00EF6865">
            <w:pPr>
              <w:pStyle w:val="ListParagraph"/>
              <w:spacing w:after="0" w:line="276" w:lineRule="auto"/>
              <w:jc w:val="both"/>
              <w:rPr>
                <w:del w:id="21995" w:author="Rachel Shipsey" w:date="2025-06-23T15:21:00Z"/>
                <w:rFonts w:eastAsia="Times New Roman" w:cs="Arial"/>
                <w:color w:val="000000"/>
                <w:sz w:val="18"/>
                <w:szCs w:val="18"/>
              </w:rPr>
              <w:pPrChange w:id="21996" w:author="Rachel Shipsey" w:date="2025-06-23T15:41:00Z">
                <w:pPr>
                  <w:jc w:val="right"/>
                </w:pPr>
              </w:pPrChange>
            </w:pPr>
            <w:del w:id="21997" w:author="Rachel Shipsey" w:date="2025-06-23T15:21:00Z">
              <w:r w:rsidRPr="002E5C79" w:rsidDel="008D26A9">
                <w:rPr>
                  <w:rFonts w:eastAsia="Times New Roman" w:cs="Arial"/>
                  <w:color w:val="000000"/>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F14F6F9" w14:textId="2E4B6572" w:rsidR="00EF6865" w:rsidRPr="002E5C79" w:rsidDel="008D26A9" w:rsidRDefault="00EF6865">
            <w:pPr>
              <w:pStyle w:val="ListParagraph"/>
              <w:spacing w:after="0" w:line="276" w:lineRule="auto"/>
              <w:jc w:val="both"/>
              <w:rPr>
                <w:del w:id="21998" w:author="Rachel Shipsey" w:date="2025-06-23T15:21:00Z"/>
                <w:rFonts w:eastAsia="Times New Roman" w:cs="Arial"/>
                <w:b/>
                <w:bCs/>
                <w:color w:val="000000"/>
                <w:sz w:val="18"/>
                <w:szCs w:val="18"/>
              </w:rPr>
              <w:pPrChange w:id="21999" w:author="Rachel Shipsey" w:date="2025-06-23T15:41:00Z">
                <w:pPr/>
              </w:pPrChange>
            </w:pPr>
            <w:del w:id="22000" w:author="Rachel Shipsey" w:date="2025-06-23T15:21:00Z">
              <w:r w:rsidRPr="002E5C79" w:rsidDel="008D26A9">
                <w:rPr>
                  <w:rFonts w:eastAsia="Times New Roman" w:cs="Arial"/>
                  <w:b/>
                  <w:bCs/>
                  <w:color w:val="000000"/>
                  <w:sz w:val="18"/>
                  <w:szCs w:val="18"/>
                </w:rPr>
                <w:delText>Establishment of district census offices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537052" w14:textId="4208E83F" w:rsidR="00EF6865" w:rsidRPr="002E5C79" w:rsidDel="008D26A9" w:rsidRDefault="00EF6865">
            <w:pPr>
              <w:pStyle w:val="ListParagraph"/>
              <w:spacing w:after="0" w:line="276" w:lineRule="auto"/>
              <w:jc w:val="both"/>
              <w:rPr>
                <w:del w:id="22001" w:author="Rachel Shipsey" w:date="2025-06-23T15:21:00Z"/>
                <w:rFonts w:eastAsia="Times New Roman" w:cs="Arial"/>
                <w:b/>
                <w:bCs/>
                <w:color w:val="000000"/>
                <w:sz w:val="18"/>
                <w:szCs w:val="18"/>
              </w:rPr>
              <w:pPrChange w:id="22002" w:author="Rachel Shipsey" w:date="2025-06-23T15:41:00Z">
                <w:pPr/>
              </w:pPrChange>
            </w:pPr>
            <w:del w:id="22003" w:author="Rachel Shipsey" w:date="2025-06-23T15:21:00Z">
              <w:r w:rsidRPr="00C92917" w:rsidDel="008D26A9">
                <w:rPr>
                  <w:rFonts w:eastAsia="Times New Roman" w:cs="Arial"/>
                  <w:color w:val="000000"/>
                  <w:sz w:val="16"/>
                  <w:szCs w:val="16"/>
                </w:rPr>
                <w:delText xml:space="preserve"> Established district offices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608C6AA" w14:textId="43E8ADBC" w:rsidR="00EF6865" w:rsidRPr="002E5C79" w:rsidDel="008D26A9" w:rsidRDefault="00EF6865">
            <w:pPr>
              <w:pStyle w:val="ListParagraph"/>
              <w:spacing w:after="0" w:line="276" w:lineRule="auto"/>
              <w:jc w:val="both"/>
              <w:rPr>
                <w:del w:id="22004" w:author="Rachel Shipsey" w:date="2025-06-23T15:21:00Z"/>
                <w:rFonts w:eastAsia="Times New Roman" w:cs="Arial"/>
                <w:sz w:val="18"/>
                <w:szCs w:val="18"/>
              </w:rPr>
              <w:pPrChange w:id="22005" w:author="Rachel Shipsey" w:date="2025-06-23T15:41:00Z">
                <w:pPr/>
              </w:pPrChange>
            </w:pPr>
            <w:del w:id="22006" w:author="Rachel Shipsey" w:date="2025-06-23T15:21:00Z">
              <w:r w:rsidDel="008D26A9">
                <w:rPr>
                  <w:rFonts w:eastAsia="Times New Roman" w:cs="Arial"/>
                  <w:sz w:val="16"/>
                  <w:szCs w:val="16"/>
                </w:rPr>
                <w:delText>Administration</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CFF2AA" w14:textId="3E489C3D" w:rsidR="00EF6865" w:rsidRPr="002E5C79" w:rsidDel="008D26A9" w:rsidRDefault="00EF6865">
            <w:pPr>
              <w:pStyle w:val="ListParagraph"/>
              <w:spacing w:after="0" w:line="276" w:lineRule="auto"/>
              <w:jc w:val="both"/>
              <w:rPr>
                <w:del w:id="22007" w:author="Rachel Shipsey" w:date="2025-06-23T15:21:00Z"/>
                <w:rFonts w:eastAsia="Times New Roman" w:cs="Arial"/>
                <w:color w:val="000000"/>
                <w:sz w:val="18"/>
                <w:szCs w:val="18"/>
              </w:rPr>
              <w:pPrChange w:id="22008" w:author="Rachel Shipsey" w:date="2025-06-23T15:41:00Z">
                <w:pPr>
                  <w:jc w:val="right"/>
                </w:pPr>
              </w:pPrChange>
            </w:pPr>
            <w:del w:id="22009" w:author="Rachel Shipsey" w:date="2025-06-23T15:21:00Z">
              <w:r w:rsidRPr="00F84E7F" w:rsidDel="008D26A9">
                <w:rPr>
                  <w:rFonts w:eastAsia="Times New Roman" w:cs="Arial"/>
                  <w:color w:val="000000"/>
                  <w:sz w:val="16"/>
                  <w:szCs w:val="16"/>
                </w:rPr>
                <w:delText>1</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9D514E" w14:textId="1A8B0395" w:rsidR="00EF6865" w:rsidRPr="002E5C79" w:rsidDel="008D26A9" w:rsidRDefault="00EF6865">
            <w:pPr>
              <w:pStyle w:val="ListParagraph"/>
              <w:spacing w:after="0" w:line="276" w:lineRule="auto"/>
              <w:jc w:val="both"/>
              <w:rPr>
                <w:del w:id="22010" w:author="Rachel Shipsey" w:date="2025-06-23T15:21:00Z"/>
                <w:rFonts w:eastAsia="Times New Roman" w:cs="Arial"/>
                <w:color w:val="000000"/>
                <w:sz w:val="20"/>
                <w:szCs w:val="20"/>
              </w:rPr>
              <w:pPrChange w:id="22011" w:author="Rachel Shipsey" w:date="2025-06-23T15:41:00Z">
                <w:pPr>
                  <w:jc w:val="right"/>
                </w:pPr>
              </w:pPrChange>
            </w:pPr>
            <w:del w:id="22012" w:author="Rachel Shipsey" w:date="2025-06-23T15:21:00Z">
              <w:r w:rsidRPr="00F84E7F" w:rsidDel="008D26A9">
                <w:rPr>
                  <w:rFonts w:eastAsia="Times New Roman" w:cs="Arial"/>
                  <w:color w:val="000000"/>
                  <w:sz w:val="16"/>
                  <w:szCs w:val="16"/>
                </w:rPr>
                <w:delText>0.7</w:delText>
              </w:r>
            </w:del>
          </w:p>
        </w:tc>
      </w:tr>
      <w:tr w:rsidR="0048674B" w:rsidRPr="002E5C79" w:rsidDel="008D26A9" w14:paraId="32323A35" w14:textId="5C67159B" w:rsidTr="00F71679">
        <w:trPr>
          <w:gridAfter w:val="1"/>
          <w:wAfter w:w="6" w:type="pct"/>
          <w:trHeight w:val="264"/>
          <w:del w:id="2201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41A83F" w14:textId="2E6E169C" w:rsidR="00EF6865" w:rsidRPr="002E5C79" w:rsidDel="008D26A9" w:rsidRDefault="00EF6865">
            <w:pPr>
              <w:pStyle w:val="ListParagraph"/>
              <w:spacing w:after="0" w:line="276" w:lineRule="auto"/>
              <w:jc w:val="both"/>
              <w:rPr>
                <w:del w:id="22014" w:author="Rachel Shipsey" w:date="2025-06-23T15:21:00Z"/>
                <w:rFonts w:eastAsia="Times New Roman" w:cs="Arial"/>
                <w:color w:val="000000"/>
                <w:sz w:val="18"/>
                <w:szCs w:val="18"/>
              </w:rPr>
              <w:pPrChange w:id="22015" w:author="Rachel Shipsey" w:date="2025-06-23T15:41:00Z">
                <w:pPr>
                  <w:jc w:val="right"/>
                </w:pPr>
              </w:pPrChange>
            </w:pPr>
            <w:del w:id="22016" w:author="Rachel Shipsey" w:date="2025-06-23T15:21:00Z">
              <w:r w:rsidRPr="002E5C79" w:rsidDel="008D26A9">
                <w:rPr>
                  <w:rFonts w:eastAsia="Times New Roman" w:cs="Arial"/>
                  <w:color w:val="000000"/>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E05CEB" w14:textId="7AFD7D7E" w:rsidR="00EF6865" w:rsidRPr="002E5C79" w:rsidDel="008D26A9" w:rsidRDefault="00EF6865">
            <w:pPr>
              <w:pStyle w:val="ListParagraph"/>
              <w:spacing w:after="0" w:line="276" w:lineRule="auto"/>
              <w:jc w:val="both"/>
              <w:rPr>
                <w:del w:id="22017" w:author="Rachel Shipsey" w:date="2025-06-23T15:21:00Z"/>
                <w:rFonts w:eastAsia="Times New Roman" w:cs="Arial"/>
                <w:b/>
                <w:bCs/>
                <w:color w:val="000000"/>
                <w:sz w:val="18"/>
                <w:szCs w:val="18"/>
              </w:rPr>
              <w:pPrChange w:id="22018" w:author="Rachel Shipsey" w:date="2025-06-23T15:41:00Z">
                <w:pPr/>
              </w:pPrChange>
            </w:pPr>
            <w:del w:id="22019" w:author="Rachel Shipsey" w:date="2025-06-23T15:21:00Z">
              <w:r w:rsidRPr="002E5C79" w:rsidDel="008D26A9">
                <w:rPr>
                  <w:rFonts w:eastAsia="Times New Roman" w:cs="Arial"/>
                  <w:b/>
                  <w:bCs/>
                  <w:color w:val="000000"/>
                  <w:sz w:val="18"/>
                  <w:szCs w:val="18"/>
                </w:rPr>
                <w:delText>Establishing payment method for census staff in the whole country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5969A8" w14:textId="2B438192" w:rsidR="00EF6865" w:rsidRPr="002E5C79" w:rsidDel="008D26A9" w:rsidRDefault="00EF6865">
            <w:pPr>
              <w:pStyle w:val="ListParagraph"/>
              <w:spacing w:after="0" w:line="276" w:lineRule="auto"/>
              <w:jc w:val="both"/>
              <w:rPr>
                <w:del w:id="22020" w:author="Rachel Shipsey" w:date="2025-06-23T15:21:00Z"/>
                <w:rFonts w:eastAsia="Times New Roman" w:cs="Arial"/>
                <w:b/>
                <w:bCs/>
                <w:color w:val="000000"/>
                <w:sz w:val="18"/>
                <w:szCs w:val="18"/>
              </w:rPr>
              <w:pPrChange w:id="22021" w:author="Rachel Shipsey" w:date="2025-06-23T15:41:00Z">
                <w:pPr/>
              </w:pPrChange>
            </w:pPr>
            <w:del w:id="22022" w:author="Rachel Shipsey" w:date="2025-06-23T15:21:00Z">
              <w:r w:rsidDel="008D26A9">
                <w:rPr>
                  <w:rFonts w:eastAsia="Times New Roman" w:cs="Arial"/>
                  <w:color w:val="000000"/>
                  <w:sz w:val="16"/>
                  <w:szCs w:val="16"/>
                </w:rPr>
                <w:delText xml:space="preserve">Accountability &amp; finance management plan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C37140C" w14:textId="2935A07A" w:rsidR="00EF6865" w:rsidRPr="002E5C79" w:rsidDel="008D26A9" w:rsidRDefault="00EF6865">
            <w:pPr>
              <w:pStyle w:val="ListParagraph"/>
              <w:spacing w:after="0" w:line="276" w:lineRule="auto"/>
              <w:jc w:val="both"/>
              <w:rPr>
                <w:del w:id="22023" w:author="Rachel Shipsey" w:date="2025-06-23T15:21:00Z"/>
                <w:rFonts w:eastAsia="Times New Roman" w:cs="Arial"/>
                <w:sz w:val="18"/>
                <w:szCs w:val="18"/>
              </w:rPr>
              <w:pPrChange w:id="22024" w:author="Rachel Shipsey" w:date="2025-06-23T15:41:00Z">
                <w:pPr/>
              </w:pPrChange>
            </w:pPr>
            <w:del w:id="22025" w:author="Rachel Shipsey" w:date="2025-06-23T15:21:00Z">
              <w:r w:rsidDel="008D26A9">
                <w:rPr>
                  <w:rFonts w:eastAsia="Times New Roman" w:cs="Arial"/>
                  <w:sz w:val="16"/>
                  <w:szCs w:val="16"/>
                </w:rPr>
                <w:delText>Finance division</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88AE7A" w14:textId="62A0FEFE" w:rsidR="00EF6865" w:rsidRPr="002E5C79" w:rsidDel="008D26A9" w:rsidRDefault="00EF6865">
            <w:pPr>
              <w:pStyle w:val="ListParagraph"/>
              <w:spacing w:after="0" w:line="276" w:lineRule="auto"/>
              <w:jc w:val="both"/>
              <w:rPr>
                <w:del w:id="22026" w:author="Rachel Shipsey" w:date="2025-06-23T15:21:00Z"/>
                <w:rFonts w:eastAsia="Times New Roman" w:cs="Arial"/>
                <w:color w:val="000000"/>
                <w:sz w:val="18"/>
                <w:szCs w:val="18"/>
              </w:rPr>
              <w:pPrChange w:id="22027" w:author="Rachel Shipsey" w:date="2025-06-23T15:41:00Z">
                <w:pPr/>
              </w:pPrChange>
            </w:pPr>
            <w:del w:id="22028" w:author="Rachel Shipsey" w:date="2025-06-23T15:21:00Z">
              <w:r w:rsidRPr="00F84E7F" w:rsidDel="008D26A9">
                <w:rPr>
                  <w:rFonts w:eastAsia="Times New Roman" w:cs="Arial"/>
                  <w:color w:val="000000"/>
                  <w:sz w:val="16"/>
                  <w:szCs w:val="16"/>
                </w:rPr>
                <w:delText> </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9A516A" w14:textId="55634551" w:rsidR="00EF6865" w:rsidRPr="002E5C79" w:rsidDel="008D26A9" w:rsidRDefault="00EF6865">
            <w:pPr>
              <w:pStyle w:val="ListParagraph"/>
              <w:spacing w:after="0" w:line="276" w:lineRule="auto"/>
              <w:jc w:val="both"/>
              <w:rPr>
                <w:del w:id="22029" w:author="Rachel Shipsey" w:date="2025-06-23T15:21:00Z"/>
                <w:rFonts w:eastAsia="Times New Roman" w:cs="Arial"/>
                <w:color w:val="000000"/>
                <w:sz w:val="20"/>
                <w:szCs w:val="20"/>
              </w:rPr>
              <w:pPrChange w:id="22030" w:author="Rachel Shipsey" w:date="2025-06-23T15:41:00Z">
                <w:pPr/>
              </w:pPrChange>
            </w:pPr>
          </w:p>
        </w:tc>
      </w:tr>
      <w:tr w:rsidR="0048674B" w:rsidRPr="002E5C79" w:rsidDel="008D26A9" w14:paraId="19A2E051" w14:textId="64553430" w:rsidTr="00F71679">
        <w:trPr>
          <w:gridAfter w:val="1"/>
          <w:wAfter w:w="6" w:type="pct"/>
          <w:trHeight w:val="264"/>
          <w:del w:id="2203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EFCFE8" w14:textId="27F77D8D" w:rsidR="00EF6865" w:rsidRPr="002E5C79" w:rsidDel="008D26A9" w:rsidRDefault="00EF6865">
            <w:pPr>
              <w:pStyle w:val="ListParagraph"/>
              <w:spacing w:after="0" w:line="276" w:lineRule="auto"/>
              <w:jc w:val="both"/>
              <w:rPr>
                <w:del w:id="22032" w:author="Rachel Shipsey" w:date="2025-06-23T15:21:00Z"/>
                <w:rFonts w:eastAsia="Times New Roman" w:cs="Arial"/>
                <w:color w:val="000000"/>
                <w:sz w:val="18"/>
                <w:szCs w:val="18"/>
              </w:rPr>
              <w:pPrChange w:id="22033" w:author="Rachel Shipsey" w:date="2025-06-23T15:41:00Z">
                <w:pPr>
                  <w:jc w:val="right"/>
                </w:pPr>
              </w:pPrChange>
            </w:pPr>
            <w:del w:id="22034" w:author="Rachel Shipsey" w:date="2025-06-23T15:21:00Z">
              <w:r w:rsidRPr="002E5C79" w:rsidDel="008D26A9">
                <w:rPr>
                  <w:rFonts w:eastAsia="Times New Roman" w:cs="Arial"/>
                  <w:color w:val="000000"/>
                  <w:sz w:val="18"/>
                  <w:szCs w:val="18"/>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07CA27" w14:textId="5B49A23F" w:rsidR="00EF6865" w:rsidRPr="002E5C79" w:rsidDel="008D26A9" w:rsidRDefault="00EF6865">
            <w:pPr>
              <w:pStyle w:val="ListParagraph"/>
              <w:spacing w:after="0" w:line="276" w:lineRule="auto"/>
              <w:jc w:val="both"/>
              <w:rPr>
                <w:del w:id="22035" w:author="Rachel Shipsey" w:date="2025-06-23T15:21:00Z"/>
                <w:rFonts w:eastAsia="Times New Roman" w:cs="Arial"/>
                <w:b/>
                <w:bCs/>
                <w:color w:val="000000"/>
                <w:sz w:val="18"/>
                <w:szCs w:val="18"/>
              </w:rPr>
              <w:pPrChange w:id="22036" w:author="Rachel Shipsey" w:date="2025-06-23T15:41:00Z">
                <w:pPr/>
              </w:pPrChange>
            </w:pPr>
            <w:del w:id="22037" w:author="Rachel Shipsey" w:date="2025-06-23T15:21:00Z">
              <w:r w:rsidRPr="002E5C79" w:rsidDel="008D26A9">
                <w:rPr>
                  <w:rFonts w:eastAsia="Times New Roman" w:cs="Arial"/>
                  <w:b/>
                  <w:bCs/>
                  <w:color w:val="000000"/>
                  <w:sz w:val="18"/>
                  <w:szCs w:val="18"/>
                </w:rPr>
                <w:delText>Recruitment and training of field staff</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E30FF6" w14:textId="046C5ED2" w:rsidR="00EF6865" w:rsidRPr="002E5C79" w:rsidDel="008D26A9" w:rsidRDefault="00EF6865">
            <w:pPr>
              <w:pStyle w:val="ListParagraph"/>
              <w:spacing w:after="0" w:line="276" w:lineRule="auto"/>
              <w:jc w:val="both"/>
              <w:rPr>
                <w:del w:id="22038" w:author="Rachel Shipsey" w:date="2025-06-23T15:21:00Z"/>
                <w:rFonts w:eastAsia="Times New Roman" w:cs="Arial"/>
                <w:b/>
                <w:bCs/>
                <w:color w:val="000000"/>
                <w:sz w:val="18"/>
                <w:szCs w:val="18"/>
              </w:rPr>
              <w:pPrChange w:id="22039" w:author="Rachel Shipsey" w:date="2025-06-23T15:41:00Z">
                <w:pPr/>
              </w:pPrChange>
            </w:pPr>
            <w:del w:id="22040" w:author="Rachel Shipsey" w:date="2025-06-23T15:21:00Z">
              <w:r w:rsidDel="008D26A9">
                <w:rPr>
                  <w:rFonts w:eastAsia="Times New Roman" w:cs="Arial"/>
                  <w:color w:val="000000"/>
                  <w:sz w:val="16"/>
                  <w:szCs w:val="16"/>
                </w:rPr>
                <w:delText>All categories of staff recruited &amp; trained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E82962" w14:textId="260DB2A0" w:rsidR="00EF6865" w:rsidRPr="002E5C79" w:rsidDel="008D26A9" w:rsidRDefault="00EF6865">
            <w:pPr>
              <w:pStyle w:val="ListParagraph"/>
              <w:spacing w:after="0" w:line="276" w:lineRule="auto"/>
              <w:jc w:val="both"/>
              <w:rPr>
                <w:del w:id="22041" w:author="Rachel Shipsey" w:date="2025-06-23T15:21:00Z"/>
                <w:rFonts w:eastAsia="Times New Roman" w:cs="Arial"/>
                <w:sz w:val="18"/>
                <w:szCs w:val="18"/>
              </w:rPr>
              <w:pPrChange w:id="22042" w:author="Rachel Shipsey" w:date="2025-06-23T15:41:00Z">
                <w:pPr/>
              </w:pPrChange>
            </w:pPr>
            <w:del w:id="22043" w:author="Rachel Shipsey" w:date="2025-06-23T15:21:00Z">
              <w:r w:rsidDel="008D26A9">
                <w:rPr>
                  <w:rFonts w:eastAsia="Times New Roman" w:cs="Arial"/>
                  <w:sz w:val="16"/>
                  <w:szCs w:val="16"/>
                </w:rPr>
                <w:delText>Administration &amp; HR</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170468" w14:textId="38013612" w:rsidR="00EF6865" w:rsidRPr="002E5C79" w:rsidDel="008D26A9" w:rsidRDefault="00EF6865">
            <w:pPr>
              <w:pStyle w:val="ListParagraph"/>
              <w:spacing w:after="0" w:line="276" w:lineRule="auto"/>
              <w:jc w:val="both"/>
              <w:rPr>
                <w:del w:id="22044" w:author="Rachel Shipsey" w:date="2025-06-23T15:21:00Z"/>
                <w:rFonts w:eastAsia="Times New Roman" w:cs="Arial"/>
                <w:color w:val="000000"/>
                <w:sz w:val="18"/>
                <w:szCs w:val="18"/>
              </w:rPr>
              <w:pPrChange w:id="22045" w:author="Rachel Shipsey" w:date="2025-06-23T15:41:00Z">
                <w:pPr/>
              </w:pPrChange>
            </w:pPr>
            <w:del w:id="22046" w:author="Rachel Shipsey" w:date="2025-06-23T15:21:00Z">
              <w:r w:rsidRPr="00F84E7F" w:rsidDel="008D26A9">
                <w:rPr>
                  <w:rFonts w:eastAsia="Times New Roman" w:cs="Arial"/>
                  <w:color w:val="000000"/>
                  <w:sz w:val="16"/>
                  <w:szCs w:val="16"/>
                </w:rPr>
                <w:delText> </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10E15F" w14:textId="21841CE5" w:rsidR="00EF6865" w:rsidRPr="002E5C79" w:rsidDel="008D26A9" w:rsidRDefault="00EF6865">
            <w:pPr>
              <w:pStyle w:val="ListParagraph"/>
              <w:spacing w:after="0" w:line="276" w:lineRule="auto"/>
              <w:jc w:val="both"/>
              <w:rPr>
                <w:del w:id="22047" w:author="Rachel Shipsey" w:date="2025-06-23T15:21:00Z"/>
                <w:rFonts w:eastAsia="Times New Roman" w:cs="Arial"/>
                <w:color w:val="000000"/>
                <w:sz w:val="20"/>
                <w:szCs w:val="20"/>
              </w:rPr>
              <w:pPrChange w:id="22048" w:author="Rachel Shipsey" w:date="2025-06-23T15:41:00Z">
                <w:pPr/>
              </w:pPrChange>
            </w:pPr>
          </w:p>
        </w:tc>
      </w:tr>
      <w:tr w:rsidR="0048674B" w:rsidRPr="002E5C79" w:rsidDel="008D26A9" w14:paraId="3E0425DE" w14:textId="4D5C8DA0" w:rsidTr="00F71679">
        <w:trPr>
          <w:gridAfter w:val="1"/>
          <w:wAfter w:w="6" w:type="pct"/>
          <w:trHeight w:val="264"/>
          <w:del w:id="2204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843EFF" w14:textId="672872FF" w:rsidR="00EF6865" w:rsidRPr="002E5C79" w:rsidDel="008D26A9" w:rsidRDefault="00EF6865">
            <w:pPr>
              <w:pStyle w:val="ListParagraph"/>
              <w:spacing w:after="0" w:line="276" w:lineRule="auto"/>
              <w:jc w:val="both"/>
              <w:rPr>
                <w:del w:id="22050" w:author="Rachel Shipsey" w:date="2025-06-23T15:21:00Z"/>
                <w:rFonts w:eastAsia="Times New Roman" w:cs="Arial"/>
                <w:color w:val="000000"/>
                <w:sz w:val="18"/>
                <w:szCs w:val="18"/>
              </w:rPr>
              <w:pPrChange w:id="22051" w:author="Rachel Shipsey" w:date="2025-06-23T15:41:00Z">
                <w:pPr/>
              </w:pPrChange>
            </w:pPr>
            <w:del w:id="22052"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717FA0" w14:textId="7ADD61A5" w:rsidR="00EF6865" w:rsidRPr="002E5C79" w:rsidDel="008D26A9" w:rsidRDefault="00EF6865">
            <w:pPr>
              <w:pStyle w:val="ListParagraph"/>
              <w:spacing w:after="0" w:line="276" w:lineRule="auto"/>
              <w:jc w:val="both"/>
              <w:rPr>
                <w:del w:id="22053" w:author="Rachel Shipsey" w:date="2025-06-23T15:21:00Z"/>
                <w:rFonts w:eastAsia="Times New Roman" w:cs="Arial"/>
                <w:color w:val="000000"/>
                <w:sz w:val="18"/>
                <w:szCs w:val="18"/>
              </w:rPr>
              <w:pPrChange w:id="22054" w:author="Rachel Shipsey" w:date="2025-06-23T15:41:00Z">
                <w:pPr>
                  <w:ind w:firstLineChars="200" w:firstLine="360"/>
                </w:pPr>
              </w:pPrChange>
            </w:pPr>
            <w:del w:id="22055" w:author="Rachel Shipsey" w:date="2025-06-23T15:21:00Z">
              <w:r w:rsidRPr="002E5C79" w:rsidDel="008D26A9">
                <w:rPr>
                  <w:rFonts w:eastAsia="Times New Roman" w:cs="Arial"/>
                  <w:color w:val="000000"/>
                  <w:sz w:val="18"/>
                  <w:szCs w:val="18"/>
                </w:rPr>
                <w:delText>Recruitment of Sub- County ICT Supervisors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39DF70" w14:textId="19F7DFEB" w:rsidR="00EF6865" w:rsidRPr="002E5C79" w:rsidDel="008D26A9" w:rsidRDefault="00EF6865">
            <w:pPr>
              <w:pStyle w:val="ListParagraph"/>
              <w:spacing w:after="0" w:line="276" w:lineRule="auto"/>
              <w:jc w:val="both"/>
              <w:rPr>
                <w:del w:id="22056" w:author="Rachel Shipsey" w:date="2025-06-23T15:21:00Z"/>
                <w:rFonts w:eastAsia="Times New Roman" w:cs="Arial"/>
                <w:color w:val="000000"/>
                <w:sz w:val="18"/>
                <w:szCs w:val="18"/>
              </w:rPr>
              <w:pPrChange w:id="22057"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3D9C03" w14:textId="55560047" w:rsidR="00EF6865" w:rsidRPr="002E5C79" w:rsidDel="008D26A9" w:rsidRDefault="00EF6865">
            <w:pPr>
              <w:pStyle w:val="ListParagraph"/>
              <w:spacing w:after="0" w:line="276" w:lineRule="auto"/>
              <w:jc w:val="both"/>
              <w:rPr>
                <w:del w:id="22058" w:author="Rachel Shipsey" w:date="2025-06-23T15:21:00Z"/>
                <w:rFonts w:eastAsia="Times New Roman" w:cs="Arial"/>
                <w:sz w:val="18"/>
                <w:szCs w:val="18"/>
              </w:rPr>
              <w:pPrChange w:id="22059" w:author="Rachel Shipsey" w:date="2025-06-23T15:41:00Z">
                <w:pPr/>
              </w:pPrChange>
            </w:pPr>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1C257D" w14:textId="7076425A" w:rsidR="00EF6865" w:rsidRPr="002E5C79" w:rsidDel="008D26A9" w:rsidRDefault="00EF6865">
            <w:pPr>
              <w:pStyle w:val="ListParagraph"/>
              <w:spacing w:after="0" w:line="276" w:lineRule="auto"/>
              <w:jc w:val="both"/>
              <w:rPr>
                <w:del w:id="22060" w:author="Rachel Shipsey" w:date="2025-06-23T15:21:00Z"/>
                <w:rFonts w:eastAsia="Times New Roman" w:cs="Arial"/>
                <w:color w:val="000000"/>
                <w:sz w:val="18"/>
                <w:szCs w:val="18"/>
              </w:rPr>
              <w:pPrChange w:id="22061" w:author="Rachel Shipsey" w:date="2025-06-23T15:41:00Z">
                <w:pPr>
                  <w:jc w:val="right"/>
                </w:pPr>
              </w:pPrChange>
            </w:pPr>
            <w:del w:id="22062" w:author="Rachel Shipsey" w:date="2025-06-23T15:21:00Z">
              <w:r w:rsidRPr="00F84E7F" w:rsidDel="008D26A9">
                <w:rPr>
                  <w:rFonts w:eastAsia="Times New Roman" w:cs="Arial"/>
                  <w:color w:val="000000"/>
                  <w:sz w:val="16"/>
                  <w:szCs w:val="16"/>
                </w:rPr>
                <w:delText>1</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6D6EB0D" w14:textId="3C5CC0C8" w:rsidR="00EF6865" w:rsidRPr="002E5C79" w:rsidDel="008D26A9" w:rsidRDefault="00EF6865">
            <w:pPr>
              <w:pStyle w:val="ListParagraph"/>
              <w:spacing w:after="0" w:line="276" w:lineRule="auto"/>
              <w:jc w:val="both"/>
              <w:rPr>
                <w:del w:id="22063" w:author="Rachel Shipsey" w:date="2025-06-23T15:21:00Z"/>
                <w:rFonts w:eastAsia="Times New Roman" w:cs="Arial"/>
                <w:color w:val="000000"/>
                <w:sz w:val="20"/>
                <w:szCs w:val="20"/>
              </w:rPr>
              <w:pPrChange w:id="22064" w:author="Rachel Shipsey" w:date="2025-06-23T15:41:00Z">
                <w:pPr>
                  <w:jc w:val="right"/>
                </w:pPr>
              </w:pPrChange>
            </w:pPr>
            <w:del w:id="22065" w:author="Rachel Shipsey" w:date="2025-06-23T15:21:00Z">
              <w:r w:rsidRPr="00F84E7F" w:rsidDel="008D26A9">
                <w:rPr>
                  <w:rFonts w:eastAsia="Times New Roman" w:cs="Arial"/>
                  <w:color w:val="000000"/>
                  <w:sz w:val="16"/>
                  <w:szCs w:val="16"/>
                </w:rPr>
                <w:delText>0.5</w:delText>
              </w:r>
            </w:del>
          </w:p>
        </w:tc>
      </w:tr>
      <w:tr w:rsidR="0048674B" w:rsidRPr="002E5C79" w:rsidDel="008D26A9" w14:paraId="6C981D18" w14:textId="0DB4E05C" w:rsidTr="00F71679">
        <w:trPr>
          <w:gridAfter w:val="1"/>
          <w:wAfter w:w="6" w:type="pct"/>
          <w:trHeight w:val="264"/>
          <w:del w:id="2206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2D8ED0" w14:textId="338B72B2" w:rsidR="00EF6865" w:rsidRPr="002E5C79" w:rsidDel="008D26A9" w:rsidRDefault="00EF6865">
            <w:pPr>
              <w:pStyle w:val="ListParagraph"/>
              <w:spacing w:after="0" w:line="276" w:lineRule="auto"/>
              <w:jc w:val="both"/>
              <w:rPr>
                <w:del w:id="22067" w:author="Rachel Shipsey" w:date="2025-06-23T15:21:00Z"/>
                <w:rFonts w:eastAsia="Times New Roman" w:cs="Arial"/>
                <w:color w:val="000000"/>
                <w:sz w:val="18"/>
                <w:szCs w:val="18"/>
              </w:rPr>
              <w:pPrChange w:id="22068" w:author="Rachel Shipsey" w:date="2025-06-23T15:41:00Z">
                <w:pPr/>
              </w:pPrChange>
            </w:pPr>
            <w:del w:id="22069"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ECCA13F" w14:textId="50625265" w:rsidR="00EF6865" w:rsidRPr="002E5C79" w:rsidDel="008D26A9" w:rsidRDefault="00EF6865">
            <w:pPr>
              <w:pStyle w:val="ListParagraph"/>
              <w:spacing w:after="0" w:line="276" w:lineRule="auto"/>
              <w:jc w:val="both"/>
              <w:rPr>
                <w:del w:id="22070" w:author="Rachel Shipsey" w:date="2025-06-23T15:21:00Z"/>
                <w:rFonts w:eastAsia="Times New Roman" w:cs="Arial"/>
                <w:color w:val="000000"/>
                <w:sz w:val="18"/>
                <w:szCs w:val="18"/>
              </w:rPr>
              <w:pPrChange w:id="22071" w:author="Rachel Shipsey" w:date="2025-06-23T15:41:00Z">
                <w:pPr>
                  <w:ind w:firstLineChars="200" w:firstLine="360"/>
                </w:pPr>
              </w:pPrChange>
            </w:pPr>
            <w:del w:id="22072" w:author="Rachel Shipsey" w:date="2025-06-23T15:21:00Z">
              <w:r w:rsidRPr="002E5C79" w:rsidDel="008D26A9">
                <w:rPr>
                  <w:rFonts w:eastAsia="Times New Roman" w:cs="Arial"/>
                  <w:color w:val="000000"/>
                  <w:sz w:val="18"/>
                  <w:szCs w:val="18"/>
                </w:rPr>
                <w:delText xml:space="preserve">Recruitment of Parish supervisors and enumerators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52C600" w14:textId="66FFDBA8" w:rsidR="00EF6865" w:rsidRPr="002E5C79" w:rsidDel="008D26A9" w:rsidRDefault="00EF6865">
            <w:pPr>
              <w:pStyle w:val="ListParagraph"/>
              <w:spacing w:after="0" w:line="276" w:lineRule="auto"/>
              <w:jc w:val="both"/>
              <w:rPr>
                <w:del w:id="22073" w:author="Rachel Shipsey" w:date="2025-06-23T15:21:00Z"/>
                <w:rFonts w:eastAsia="Times New Roman" w:cs="Arial"/>
                <w:color w:val="000000"/>
                <w:sz w:val="18"/>
                <w:szCs w:val="18"/>
              </w:rPr>
              <w:pPrChange w:id="22074"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82DF38" w14:textId="009ABC9D" w:rsidR="00EF6865" w:rsidRPr="002E5C79" w:rsidDel="008D26A9" w:rsidRDefault="00EF6865">
            <w:pPr>
              <w:pStyle w:val="ListParagraph"/>
              <w:spacing w:after="0" w:line="276" w:lineRule="auto"/>
              <w:jc w:val="both"/>
              <w:rPr>
                <w:del w:id="22075" w:author="Rachel Shipsey" w:date="2025-06-23T15:21:00Z"/>
                <w:rFonts w:eastAsia="Times New Roman" w:cs="Arial"/>
                <w:sz w:val="18"/>
                <w:szCs w:val="18"/>
              </w:rPr>
              <w:pPrChange w:id="22076" w:author="Rachel Shipsey" w:date="2025-06-23T15:41:00Z">
                <w:pPr/>
              </w:pPrChange>
            </w:pPr>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5843F4" w14:textId="506EB570" w:rsidR="00EF6865" w:rsidRPr="002E5C79" w:rsidDel="008D26A9" w:rsidRDefault="00EF6865">
            <w:pPr>
              <w:pStyle w:val="ListParagraph"/>
              <w:spacing w:after="0" w:line="276" w:lineRule="auto"/>
              <w:jc w:val="both"/>
              <w:rPr>
                <w:del w:id="22077" w:author="Rachel Shipsey" w:date="2025-06-23T15:21:00Z"/>
                <w:rFonts w:eastAsia="Times New Roman" w:cs="Arial"/>
                <w:color w:val="000000"/>
                <w:sz w:val="18"/>
                <w:szCs w:val="18"/>
              </w:rPr>
              <w:pPrChange w:id="22078" w:author="Rachel Shipsey" w:date="2025-06-23T15:41:00Z">
                <w:pPr>
                  <w:jc w:val="right"/>
                </w:pPr>
              </w:pPrChange>
            </w:pPr>
            <w:del w:id="22079"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33C1A1" w14:textId="48C020BD" w:rsidR="00EF6865" w:rsidRPr="002E5C79" w:rsidDel="008D26A9" w:rsidRDefault="00EF6865">
            <w:pPr>
              <w:pStyle w:val="ListParagraph"/>
              <w:spacing w:after="0" w:line="276" w:lineRule="auto"/>
              <w:jc w:val="both"/>
              <w:rPr>
                <w:del w:id="22080" w:author="Rachel Shipsey" w:date="2025-06-23T15:21:00Z"/>
                <w:rFonts w:eastAsia="Times New Roman" w:cs="Arial"/>
                <w:color w:val="000000"/>
                <w:sz w:val="20"/>
                <w:szCs w:val="20"/>
              </w:rPr>
              <w:pPrChange w:id="22081" w:author="Rachel Shipsey" w:date="2025-06-23T15:41:00Z">
                <w:pPr>
                  <w:jc w:val="right"/>
                </w:pPr>
              </w:pPrChange>
            </w:pPr>
            <w:del w:id="22082" w:author="Rachel Shipsey" w:date="2025-06-23T15:21:00Z">
              <w:r w:rsidRPr="00F84E7F" w:rsidDel="008D26A9">
                <w:rPr>
                  <w:rFonts w:eastAsia="Times New Roman" w:cs="Arial"/>
                  <w:color w:val="000000"/>
                  <w:sz w:val="16"/>
                  <w:szCs w:val="16"/>
                </w:rPr>
                <w:delText>0.3</w:delText>
              </w:r>
            </w:del>
          </w:p>
        </w:tc>
      </w:tr>
      <w:tr w:rsidR="0048674B" w:rsidRPr="002E5C79" w:rsidDel="008D26A9" w14:paraId="50A77D76" w14:textId="4BE08AC4" w:rsidTr="00F71679">
        <w:trPr>
          <w:gridAfter w:val="1"/>
          <w:wAfter w:w="6" w:type="pct"/>
          <w:trHeight w:val="264"/>
          <w:del w:id="2208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A1193B" w14:textId="4E273A66" w:rsidR="00EF6865" w:rsidRPr="002E5C79" w:rsidDel="008D26A9" w:rsidRDefault="00EF6865">
            <w:pPr>
              <w:pStyle w:val="ListParagraph"/>
              <w:spacing w:after="0" w:line="276" w:lineRule="auto"/>
              <w:jc w:val="both"/>
              <w:rPr>
                <w:del w:id="22084" w:author="Rachel Shipsey" w:date="2025-06-23T15:21:00Z"/>
                <w:rFonts w:eastAsia="Times New Roman" w:cs="Arial"/>
                <w:color w:val="000000"/>
                <w:sz w:val="18"/>
                <w:szCs w:val="18"/>
              </w:rPr>
              <w:pPrChange w:id="22085" w:author="Rachel Shipsey" w:date="2025-06-23T15:41:00Z">
                <w:pPr/>
              </w:pPrChange>
            </w:pPr>
            <w:del w:id="22086"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51BB7C" w14:textId="3BBB73B9" w:rsidR="00EF6865" w:rsidRPr="002E5C79" w:rsidDel="008D26A9" w:rsidRDefault="00EF6865">
            <w:pPr>
              <w:pStyle w:val="ListParagraph"/>
              <w:spacing w:after="0" w:line="276" w:lineRule="auto"/>
              <w:jc w:val="both"/>
              <w:rPr>
                <w:del w:id="22087" w:author="Rachel Shipsey" w:date="2025-06-23T15:21:00Z"/>
                <w:rFonts w:eastAsia="Times New Roman" w:cs="Arial"/>
                <w:color w:val="000000"/>
                <w:sz w:val="18"/>
                <w:szCs w:val="18"/>
              </w:rPr>
              <w:pPrChange w:id="22088" w:author="Rachel Shipsey" w:date="2025-06-23T15:41:00Z">
                <w:pPr>
                  <w:ind w:firstLineChars="200" w:firstLine="360"/>
                </w:pPr>
              </w:pPrChange>
            </w:pPr>
            <w:del w:id="22089" w:author="Rachel Shipsey" w:date="2025-06-23T15:21:00Z">
              <w:r w:rsidRPr="002E5C79" w:rsidDel="008D26A9">
                <w:rPr>
                  <w:rFonts w:eastAsia="Times New Roman" w:cs="Arial"/>
                  <w:color w:val="000000"/>
                  <w:sz w:val="18"/>
                  <w:szCs w:val="18"/>
                </w:rPr>
                <w:delText>Training of District Census Officers and assistants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F924FB9" w14:textId="16368A16" w:rsidR="00EF6865" w:rsidRPr="002E5C79" w:rsidDel="008D26A9" w:rsidRDefault="00EF6865">
            <w:pPr>
              <w:pStyle w:val="ListParagraph"/>
              <w:spacing w:after="0" w:line="276" w:lineRule="auto"/>
              <w:jc w:val="both"/>
              <w:rPr>
                <w:del w:id="22090" w:author="Rachel Shipsey" w:date="2025-06-23T15:21:00Z"/>
                <w:rFonts w:eastAsia="Times New Roman" w:cs="Arial"/>
                <w:color w:val="000000"/>
                <w:sz w:val="18"/>
                <w:szCs w:val="18"/>
              </w:rPr>
              <w:pPrChange w:id="22091" w:author="Rachel Shipsey" w:date="2025-06-23T15:41:00Z">
                <w:pPr>
                  <w:ind w:firstLineChars="200" w:firstLine="320"/>
                </w:pPr>
              </w:pPrChange>
            </w:pPr>
            <w:del w:id="22092" w:author="Rachel Shipsey" w:date="2025-06-23T15:21:00Z">
              <w:r w:rsidDel="008D26A9">
                <w:rPr>
                  <w:rFonts w:eastAsia="Times New Roman" w:cs="Arial"/>
                  <w:color w:val="000000"/>
                  <w:sz w:val="16"/>
                  <w:szCs w:val="16"/>
                </w:rPr>
                <w:delText>Training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095794" w14:textId="7AC1C729" w:rsidR="00EF6865" w:rsidRPr="002E5C79" w:rsidDel="008D26A9" w:rsidRDefault="00EF6865">
            <w:pPr>
              <w:pStyle w:val="ListParagraph"/>
              <w:spacing w:after="0" w:line="276" w:lineRule="auto"/>
              <w:jc w:val="both"/>
              <w:rPr>
                <w:del w:id="22093" w:author="Rachel Shipsey" w:date="2025-06-23T15:21:00Z"/>
                <w:rFonts w:eastAsia="Times New Roman" w:cs="Arial"/>
                <w:sz w:val="18"/>
                <w:szCs w:val="18"/>
              </w:rPr>
              <w:pPrChange w:id="22094" w:author="Rachel Shipsey" w:date="2025-06-23T15:41:00Z">
                <w:pPr/>
              </w:pPrChange>
            </w:pPr>
            <w:del w:id="22095" w:author="Rachel Shipsey" w:date="2025-06-23T15:21:00Z">
              <w:r w:rsidDel="008D26A9">
                <w:rPr>
                  <w:rFonts w:eastAsia="Times New Roman" w:cs="Arial"/>
                  <w:sz w:val="16"/>
                  <w:szCs w:val="16"/>
                </w:rPr>
                <w:delText>Demography &amp; IT</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00B32D" w14:textId="302F27E3" w:rsidR="00EF6865" w:rsidRPr="002E5C79" w:rsidDel="008D26A9" w:rsidRDefault="00EF6865">
            <w:pPr>
              <w:pStyle w:val="ListParagraph"/>
              <w:spacing w:after="0" w:line="276" w:lineRule="auto"/>
              <w:jc w:val="both"/>
              <w:rPr>
                <w:del w:id="22096" w:author="Rachel Shipsey" w:date="2025-06-23T15:21:00Z"/>
                <w:rFonts w:eastAsia="Times New Roman" w:cs="Arial"/>
                <w:color w:val="000000"/>
                <w:sz w:val="18"/>
                <w:szCs w:val="18"/>
              </w:rPr>
              <w:pPrChange w:id="22097" w:author="Rachel Shipsey" w:date="2025-06-23T15:41:00Z">
                <w:pPr>
                  <w:jc w:val="right"/>
                </w:pPr>
              </w:pPrChange>
            </w:pPr>
            <w:del w:id="22098"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E67F1F" w14:textId="2BAAA09E" w:rsidR="00EF6865" w:rsidRPr="002E5C79" w:rsidDel="008D26A9" w:rsidRDefault="00EF6865">
            <w:pPr>
              <w:pStyle w:val="ListParagraph"/>
              <w:spacing w:after="0" w:line="276" w:lineRule="auto"/>
              <w:jc w:val="both"/>
              <w:rPr>
                <w:del w:id="22099" w:author="Rachel Shipsey" w:date="2025-06-23T15:21:00Z"/>
                <w:rFonts w:eastAsia="Times New Roman" w:cs="Arial"/>
                <w:color w:val="000000"/>
                <w:sz w:val="20"/>
                <w:szCs w:val="20"/>
              </w:rPr>
              <w:pPrChange w:id="22100" w:author="Rachel Shipsey" w:date="2025-06-23T15:41:00Z">
                <w:pPr>
                  <w:jc w:val="right"/>
                </w:pPr>
              </w:pPrChange>
            </w:pPr>
            <w:del w:id="22101" w:author="Rachel Shipsey" w:date="2025-06-23T15:21:00Z">
              <w:r w:rsidRPr="00F84E7F" w:rsidDel="008D26A9">
                <w:rPr>
                  <w:rFonts w:eastAsia="Times New Roman" w:cs="Arial"/>
                  <w:color w:val="000000"/>
                  <w:sz w:val="16"/>
                  <w:szCs w:val="16"/>
                </w:rPr>
                <w:delText>0.2</w:delText>
              </w:r>
            </w:del>
          </w:p>
        </w:tc>
      </w:tr>
      <w:tr w:rsidR="0048674B" w:rsidRPr="002E5C79" w:rsidDel="008D26A9" w14:paraId="2C6D5355" w14:textId="5A71EB97" w:rsidTr="00F71679">
        <w:trPr>
          <w:gridAfter w:val="1"/>
          <w:wAfter w:w="6" w:type="pct"/>
          <w:trHeight w:val="264"/>
          <w:del w:id="2210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84F05C" w14:textId="0BADB652" w:rsidR="00EF6865" w:rsidRPr="002E5C79" w:rsidDel="008D26A9" w:rsidRDefault="00EF6865">
            <w:pPr>
              <w:pStyle w:val="ListParagraph"/>
              <w:spacing w:after="0" w:line="276" w:lineRule="auto"/>
              <w:jc w:val="both"/>
              <w:rPr>
                <w:del w:id="22103" w:author="Rachel Shipsey" w:date="2025-06-23T15:21:00Z"/>
                <w:rFonts w:eastAsia="Times New Roman" w:cs="Arial"/>
                <w:color w:val="000000"/>
                <w:sz w:val="18"/>
                <w:szCs w:val="18"/>
              </w:rPr>
              <w:pPrChange w:id="22104" w:author="Rachel Shipsey" w:date="2025-06-23T15:41:00Z">
                <w:pPr/>
              </w:pPrChange>
            </w:pPr>
            <w:del w:id="22105"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05C0C1" w14:textId="5D66C0A8" w:rsidR="00EF6865" w:rsidRPr="002E5C79" w:rsidDel="008D26A9" w:rsidRDefault="00EF6865">
            <w:pPr>
              <w:pStyle w:val="ListParagraph"/>
              <w:spacing w:after="0" w:line="276" w:lineRule="auto"/>
              <w:jc w:val="both"/>
              <w:rPr>
                <w:del w:id="22106" w:author="Rachel Shipsey" w:date="2025-06-23T15:21:00Z"/>
                <w:rFonts w:eastAsia="Times New Roman" w:cs="Arial"/>
                <w:color w:val="000000"/>
                <w:sz w:val="18"/>
                <w:szCs w:val="18"/>
              </w:rPr>
              <w:pPrChange w:id="22107" w:author="Rachel Shipsey" w:date="2025-06-23T15:41:00Z">
                <w:pPr>
                  <w:ind w:firstLineChars="200" w:firstLine="360"/>
                </w:pPr>
              </w:pPrChange>
            </w:pPr>
            <w:del w:id="22108" w:author="Rachel Shipsey" w:date="2025-06-23T15:21:00Z">
              <w:r w:rsidRPr="002E5C79" w:rsidDel="008D26A9">
                <w:rPr>
                  <w:rFonts w:eastAsia="Times New Roman" w:cs="Arial"/>
                  <w:color w:val="000000"/>
                  <w:sz w:val="18"/>
                  <w:szCs w:val="18"/>
                </w:rPr>
                <w:delText xml:space="preserve">Training of Sub- County supervisors by District Officers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6C082F4" w14:textId="0F8FAC4E" w:rsidR="00EF6865" w:rsidRPr="002E5C79" w:rsidDel="008D26A9" w:rsidRDefault="00EF6865">
            <w:pPr>
              <w:pStyle w:val="ListParagraph"/>
              <w:spacing w:after="0" w:line="276" w:lineRule="auto"/>
              <w:jc w:val="both"/>
              <w:rPr>
                <w:del w:id="22109" w:author="Rachel Shipsey" w:date="2025-06-23T15:21:00Z"/>
                <w:rFonts w:eastAsia="Times New Roman" w:cs="Arial"/>
                <w:color w:val="000000"/>
                <w:sz w:val="18"/>
                <w:szCs w:val="18"/>
              </w:rPr>
              <w:pPrChange w:id="22110" w:author="Rachel Shipsey" w:date="2025-06-23T15:41:00Z">
                <w:pPr>
                  <w:ind w:firstLineChars="200" w:firstLine="320"/>
                </w:pPr>
              </w:pPrChange>
            </w:pPr>
            <w:del w:id="22111" w:author="Rachel Shipsey" w:date="2025-06-23T15:21:00Z">
              <w:r w:rsidRPr="00312651" w:rsidDel="008D26A9">
                <w:rPr>
                  <w:rFonts w:eastAsia="Times New Roman" w:cs="Arial"/>
                  <w:color w:val="000000"/>
                  <w:sz w:val="16"/>
                  <w:szCs w:val="16"/>
                </w:rPr>
                <w:delText>Training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026CB87D" w14:textId="30197983" w:rsidR="00EF6865" w:rsidRPr="002E5C79" w:rsidDel="008D26A9" w:rsidRDefault="00EF6865">
            <w:pPr>
              <w:pStyle w:val="ListParagraph"/>
              <w:spacing w:after="0" w:line="276" w:lineRule="auto"/>
              <w:jc w:val="both"/>
              <w:rPr>
                <w:del w:id="22112" w:author="Rachel Shipsey" w:date="2025-06-23T15:21:00Z"/>
                <w:rFonts w:eastAsia="Times New Roman" w:cs="Arial"/>
                <w:sz w:val="18"/>
                <w:szCs w:val="18"/>
              </w:rPr>
              <w:pPrChange w:id="22113" w:author="Rachel Shipsey" w:date="2025-06-23T15:41:00Z">
                <w:pPr/>
              </w:pPrChange>
            </w:pPr>
            <w:del w:id="22114" w:author="Rachel Shipsey" w:date="2025-06-23T15:21:00Z">
              <w:r w:rsidRPr="006A32BB" w:rsidDel="008D26A9">
                <w:rPr>
                  <w:rFonts w:eastAsia="Times New Roman" w:cs="Arial"/>
                  <w:sz w:val="16"/>
                  <w:szCs w:val="16"/>
                </w:rPr>
                <w:delText>Demography &amp; IT</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C54726" w14:textId="1E116535" w:rsidR="00EF6865" w:rsidRPr="002E5C79" w:rsidDel="008D26A9" w:rsidRDefault="00EF6865">
            <w:pPr>
              <w:pStyle w:val="ListParagraph"/>
              <w:spacing w:after="0" w:line="276" w:lineRule="auto"/>
              <w:jc w:val="both"/>
              <w:rPr>
                <w:del w:id="22115" w:author="Rachel Shipsey" w:date="2025-06-23T15:21:00Z"/>
                <w:rFonts w:eastAsia="Times New Roman" w:cs="Arial"/>
                <w:color w:val="000000"/>
                <w:sz w:val="18"/>
                <w:szCs w:val="18"/>
              </w:rPr>
              <w:pPrChange w:id="22116" w:author="Rachel Shipsey" w:date="2025-06-23T15:41:00Z">
                <w:pPr>
                  <w:jc w:val="right"/>
                </w:pPr>
              </w:pPrChange>
            </w:pPr>
            <w:del w:id="22117"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472BF0" w14:textId="552A7FB3" w:rsidR="00EF6865" w:rsidRPr="002E5C79" w:rsidDel="008D26A9" w:rsidRDefault="00EF6865">
            <w:pPr>
              <w:pStyle w:val="ListParagraph"/>
              <w:spacing w:after="0" w:line="276" w:lineRule="auto"/>
              <w:jc w:val="both"/>
              <w:rPr>
                <w:del w:id="22118" w:author="Rachel Shipsey" w:date="2025-06-23T15:21:00Z"/>
                <w:rFonts w:eastAsia="Times New Roman" w:cs="Arial"/>
                <w:color w:val="000000"/>
                <w:sz w:val="20"/>
                <w:szCs w:val="20"/>
              </w:rPr>
              <w:pPrChange w:id="22119" w:author="Rachel Shipsey" w:date="2025-06-23T15:41:00Z">
                <w:pPr>
                  <w:jc w:val="right"/>
                </w:pPr>
              </w:pPrChange>
            </w:pPr>
            <w:del w:id="22120" w:author="Rachel Shipsey" w:date="2025-06-23T15:21:00Z">
              <w:r w:rsidRPr="00F84E7F" w:rsidDel="008D26A9">
                <w:rPr>
                  <w:rFonts w:eastAsia="Times New Roman" w:cs="Arial"/>
                  <w:color w:val="000000"/>
                  <w:sz w:val="16"/>
                  <w:szCs w:val="16"/>
                </w:rPr>
                <w:delText>0.1</w:delText>
              </w:r>
            </w:del>
          </w:p>
        </w:tc>
      </w:tr>
      <w:tr w:rsidR="0048674B" w:rsidRPr="002E5C79" w:rsidDel="008D26A9" w14:paraId="1C337510" w14:textId="052DE5E5" w:rsidTr="00F71679">
        <w:trPr>
          <w:gridAfter w:val="1"/>
          <w:wAfter w:w="6" w:type="pct"/>
          <w:trHeight w:val="264"/>
          <w:del w:id="2212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9229FBE" w14:textId="2E0EB3BA" w:rsidR="00EF6865" w:rsidRPr="002E5C79" w:rsidDel="008D26A9" w:rsidRDefault="00EF6865">
            <w:pPr>
              <w:pStyle w:val="ListParagraph"/>
              <w:spacing w:after="0" w:line="276" w:lineRule="auto"/>
              <w:jc w:val="both"/>
              <w:rPr>
                <w:del w:id="22122" w:author="Rachel Shipsey" w:date="2025-06-23T15:21:00Z"/>
                <w:rFonts w:eastAsia="Times New Roman" w:cs="Arial"/>
                <w:color w:val="000000"/>
                <w:sz w:val="18"/>
                <w:szCs w:val="18"/>
              </w:rPr>
              <w:pPrChange w:id="22123" w:author="Rachel Shipsey" w:date="2025-06-23T15:41:00Z">
                <w:pPr/>
              </w:pPrChange>
            </w:pPr>
            <w:del w:id="22124"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57413F" w14:textId="11189B79" w:rsidR="00EF6865" w:rsidRPr="002E5C79" w:rsidDel="008D26A9" w:rsidRDefault="00EF6865">
            <w:pPr>
              <w:pStyle w:val="ListParagraph"/>
              <w:spacing w:after="0" w:line="276" w:lineRule="auto"/>
              <w:jc w:val="both"/>
              <w:rPr>
                <w:del w:id="22125" w:author="Rachel Shipsey" w:date="2025-06-23T15:21:00Z"/>
                <w:rFonts w:eastAsia="Times New Roman" w:cs="Arial"/>
                <w:color w:val="000000"/>
                <w:sz w:val="18"/>
                <w:szCs w:val="18"/>
              </w:rPr>
              <w:pPrChange w:id="22126" w:author="Rachel Shipsey" w:date="2025-06-23T15:41:00Z">
                <w:pPr>
                  <w:ind w:firstLineChars="200" w:firstLine="360"/>
                </w:pPr>
              </w:pPrChange>
            </w:pPr>
            <w:del w:id="22127" w:author="Rachel Shipsey" w:date="2025-06-23T15:21:00Z">
              <w:r w:rsidRPr="002E5C79" w:rsidDel="008D26A9">
                <w:rPr>
                  <w:rFonts w:eastAsia="Times New Roman" w:cs="Arial"/>
                  <w:color w:val="000000"/>
                  <w:sz w:val="18"/>
                  <w:szCs w:val="18"/>
                </w:rPr>
                <w:delText>Training of Parish supervisors and enumerators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E6EE63A" w14:textId="44286E13" w:rsidR="00EF6865" w:rsidRPr="002E5C79" w:rsidDel="008D26A9" w:rsidRDefault="00EF6865">
            <w:pPr>
              <w:pStyle w:val="ListParagraph"/>
              <w:spacing w:after="0" w:line="276" w:lineRule="auto"/>
              <w:jc w:val="both"/>
              <w:rPr>
                <w:del w:id="22128" w:author="Rachel Shipsey" w:date="2025-06-23T15:21:00Z"/>
                <w:rFonts w:eastAsia="Times New Roman" w:cs="Arial"/>
                <w:color w:val="000000"/>
                <w:sz w:val="18"/>
                <w:szCs w:val="18"/>
              </w:rPr>
              <w:pPrChange w:id="22129" w:author="Rachel Shipsey" w:date="2025-06-23T15:41:00Z">
                <w:pPr>
                  <w:ind w:firstLineChars="200" w:firstLine="320"/>
                </w:pPr>
              </w:pPrChange>
            </w:pPr>
            <w:del w:id="22130" w:author="Rachel Shipsey" w:date="2025-06-23T15:21:00Z">
              <w:r w:rsidRPr="00312651" w:rsidDel="008D26A9">
                <w:rPr>
                  <w:rFonts w:eastAsia="Times New Roman" w:cs="Arial"/>
                  <w:color w:val="000000"/>
                  <w:sz w:val="16"/>
                  <w:szCs w:val="16"/>
                </w:rPr>
                <w:delText>Training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F831ED4" w14:textId="3376D01C" w:rsidR="00EF6865" w:rsidRPr="002E5C79" w:rsidDel="008D26A9" w:rsidRDefault="00EF6865">
            <w:pPr>
              <w:pStyle w:val="ListParagraph"/>
              <w:spacing w:after="0" w:line="276" w:lineRule="auto"/>
              <w:jc w:val="both"/>
              <w:rPr>
                <w:del w:id="22131" w:author="Rachel Shipsey" w:date="2025-06-23T15:21:00Z"/>
                <w:rFonts w:eastAsia="Times New Roman" w:cs="Arial"/>
                <w:sz w:val="18"/>
                <w:szCs w:val="18"/>
              </w:rPr>
              <w:pPrChange w:id="22132" w:author="Rachel Shipsey" w:date="2025-06-23T15:41:00Z">
                <w:pPr/>
              </w:pPrChange>
            </w:pPr>
            <w:del w:id="22133" w:author="Rachel Shipsey" w:date="2025-06-23T15:21:00Z">
              <w:r w:rsidRPr="006A32BB" w:rsidDel="008D26A9">
                <w:rPr>
                  <w:rFonts w:eastAsia="Times New Roman" w:cs="Arial"/>
                  <w:sz w:val="16"/>
                  <w:szCs w:val="16"/>
                </w:rPr>
                <w:delText>Demography &amp; IT</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5753F4" w14:textId="46F43B5E" w:rsidR="00EF6865" w:rsidRPr="002E5C79" w:rsidDel="008D26A9" w:rsidRDefault="00EF6865">
            <w:pPr>
              <w:pStyle w:val="ListParagraph"/>
              <w:spacing w:after="0" w:line="276" w:lineRule="auto"/>
              <w:jc w:val="both"/>
              <w:rPr>
                <w:del w:id="22134" w:author="Rachel Shipsey" w:date="2025-06-23T15:21:00Z"/>
                <w:rFonts w:eastAsia="Times New Roman" w:cs="Arial"/>
                <w:color w:val="000000"/>
                <w:sz w:val="18"/>
                <w:szCs w:val="18"/>
              </w:rPr>
              <w:pPrChange w:id="22135" w:author="Rachel Shipsey" w:date="2025-06-23T15:41:00Z">
                <w:pPr>
                  <w:jc w:val="right"/>
                </w:pPr>
              </w:pPrChange>
            </w:pPr>
            <w:del w:id="22136"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3C7A7B" w14:textId="7C9BEF07" w:rsidR="00EF6865" w:rsidRPr="002E5C79" w:rsidDel="008D26A9" w:rsidRDefault="00EF6865">
            <w:pPr>
              <w:pStyle w:val="ListParagraph"/>
              <w:spacing w:after="0" w:line="276" w:lineRule="auto"/>
              <w:jc w:val="both"/>
              <w:rPr>
                <w:del w:id="22137" w:author="Rachel Shipsey" w:date="2025-06-23T15:21:00Z"/>
                <w:rFonts w:eastAsia="Times New Roman" w:cs="Arial"/>
                <w:color w:val="000000"/>
                <w:sz w:val="20"/>
                <w:szCs w:val="20"/>
              </w:rPr>
              <w:pPrChange w:id="22138" w:author="Rachel Shipsey" w:date="2025-06-23T15:41:00Z">
                <w:pPr>
                  <w:jc w:val="right"/>
                </w:pPr>
              </w:pPrChange>
            </w:pPr>
            <w:del w:id="22139" w:author="Rachel Shipsey" w:date="2025-06-23T15:21:00Z">
              <w:r w:rsidRPr="00F84E7F" w:rsidDel="008D26A9">
                <w:rPr>
                  <w:rFonts w:eastAsia="Times New Roman" w:cs="Arial"/>
                  <w:color w:val="000000"/>
                  <w:sz w:val="16"/>
                  <w:szCs w:val="16"/>
                </w:rPr>
                <w:delText>0.1</w:delText>
              </w:r>
            </w:del>
          </w:p>
        </w:tc>
      </w:tr>
      <w:tr w:rsidR="0048674B" w:rsidRPr="002E5C79" w:rsidDel="008D26A9" w14:paraId="43A88E56" w14:textId="6EF128F6" w:rsidTr="00F71679">
        <w:trPr>
          <w:gridAfter w:val="1"/>
          <w:wAfter w:w="6" w:type="pct"/>
          <w:trHeight w:val="264"/>
          <w:del w:id="2214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1E9903" w14:textId="421B07BE" w:rsidR="00EF6865" w:rsidRPr="002E5C79" w:rsidDel="008D26A9" w:rsidRDefault="00EF6865">
            <w:pPr>
              <w:pStyle w:val="ListParagraph"/>
              <w:spacing w:after="0" w:line="276" w:lineRule="auto"/>
              <w:jc w:val="both"/>
              <w:rPr>
                <w:del w:id="22141" w:author="Rachel Shipsey" w:date="2025-06-23T15:21:00Z"/>
                <w:rFonts w:eastAsia="Times New Roman" w:cs="Arial"/>
                <w:color w:val="000000"/>
                <w:sz w:val="18"/>
                <w:szCs w:val="18"/>
              </w:rPr>
              <w:pPrChange w:id="22142" w:author="Rachel Shipsey" w:date="2025-06-23T15:41:00Z">
                <w:pPr/>
              </w:pPrChange>
            </w:pPr>
            <w:del w:id="2214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E0FCC1" w14:textId="2358A287" w:rsidR="00EF6865" w:rsidRPr="002E5C79" w:rsidDel="008D26A9" w:rsidRDefault="00EF6865">
            <w:pPr>
              <w:pStyle w:val="ListParagraph"/>
              <w:spacing w:after="0" w:line="276" w:lineRule="auto"/>
              <w:jc w:val="both"/>
              <w:rPr>
                <w:del w:id="22144" w:author="Rachel Shipsey" w:date="2025-06-23T15:21:00Z"/>
                <w:rFonts w:eastAsia="Times New Roman" w:cs="Arial"/>
                <w:color w:val="000000"/>
                <w:sz w:val="18"/>
                <w:szCs w:val="18"/>
              </w:rPr>
              <w:pPrChange w:id="22145" w:author="Rachel Shipsey" w:date="2025-06-23T15:41:00Z">
                <w:pPr>
                  <w:ind w:left="328"/>
                </w:pPr>
              </w:pPrChange>
            </w:pPr>
            <w:del w:id="22146" w:author="Rachel Shipsey" w:date="2025-06-23T15:21:00Z">
              <w:r w:rsidRPr="002E5C79" w:rsidDel="008D26A9">
                <w:rPr>
                  <w:rFonts w:eastAsia="Times New Roman" w:cs="Arial"/>
                  <w:color w:val="000000"/>
                  <w:sz w:val="18"/>
                  <w:szCs w:val="18"/>
                </w:rPr>
                <w:delText>Pre-enumeration listing and familiarization of EA boundaries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4D4AE8" w14:textId="6B599CEC" w:rsidR="00EF6865" w:rsidRPr="002E5C79" w:rsidDel="008D26A9" w:rsidRDefault="00EF6865">
            <w:pPr>
              <w:pStyle w:val="ListParagraph"/>
              <w:spacing w:after="0" w:line="276" w:lineRule="auto"/>
              <w:jc w:val="both"/>
              <w:rPr>
                <w:del w:id="22147" w:author="Rachel Shipsey" w:date="2025-06-23T15:21:00Z"/>
                <w:rFonts w:eastAsia="Times New Roman" w:cs="Arial"/>
                <w:color w:val="000000"/>
                <w:sz w:val="18"/>
                <w:szCs w:val="18"/>
              </w:rPr>
              <w:pPrChange w:id="22148" w:author="Rachel Shipsey" w:date="2025-06-23T15:41:00Z">
                <w:pPr/>
              </w:pPrChange>
            </w:pPr>
            <w:del w:id="22149" w:author="Rachel Shipsey" w:date="2025-06-23T15:21:00Z">
              <w:r w:rsidRPr="00C92917" w:rsidDel="008D26A9">
                <w:rPr>
                  <w:rFonts w:eastAsia="Times New Roman" w:cs="Arial"/>
                  <w:color w:val="000000"/>
                  <w:sz w:val="16"/>
                  <w:szCs w:val="16"/>
                </w:rPr>
                <w:delText>Updated pre-enumeration household list by EA</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1B3F9B79" w14:textId="7A9761DE" w:rsidR="00EF6865" w:rsidRPr="002E5C79" w:rsidDel="008D26A9" w:rsidRDefault="00EF6865">
            <w:pPr>
              <w:pStyle w:val="ListParagraph"/>
              <w:spacing w:after="0" w:line="276" w:lineRule="auto"/>
              <w:jc w:val="both"/>
              <w:rPr>
                <w:del w:id="22150" w:author="Rachel Shipsey" w:date="2025-06-23T15:21:00Z"/>
                <w:rFonts w:eastAsia="Times New Roman" w:cs="Arial"/>
                <w:sz w:val="18"/>
                <w:szCs w:val="18"/>
              </w:rPr>
              <w:pPrChange w:id="22151" w:author="Rachel Shipsey" w:date="2025-06-23T15:41:00Z">
                <w:pPr/>
              </w:pPrChange>
            </w:pPr>
            <w:del w:id="22152" w:author="Rachel Shipsey" w:date="2025-06-23T15:21:00Z">
              <w:r w:rsidRPr="00C0504B" w:rsidDel="008D26A9">
                <w:rPr>
                  <w:rFonts w:eastAsia="Times New Roman" w:cs="Arial"/>
                  <w:sz w:val="16"/>
                  <w:szCs w:val="16"/>
                </w:rPr>
                <w:delText>Demography &amp; IT</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DE4E5E" w14:textId="38421FE9" w:rsidR="00EF6865" w:rsidRPr="002E5C79" w:rsidDel="008D26A9" w:rsidRDefault="00EF6865">
            <w:pPr>
              <w:pStyle w:val="ListParagraph"/>
              <w:spacing w:after="0" w:line="276" w:lineRule="auto"/>
              <w:jc w:val="both"/>
              <w:rPr>
                <w:del w:id="22153" w:author="Rachel Shipsey" w:date="2025-06-23T15:21:00Z"/>
                <w:rFonts w:eastAsia="Times New Roman" w:cs="Arial"/>
                <w:color w:val="000000"/>
                <w:sz w:val="18"/>
                <w:szCs w:val="18"/>
              </w:rPr>
              <w:pPrChange w:id="22154" w:author="Rachel Shipsey" w:date="2025-06-23T15:41:00Z">
                <w:pPr>
                  <w:jc w:val="right"/>
                </w:pPr>
              </w:pPrChange>
            </w:pPr>
            <w:del w:id="22155"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71326E" w14:textId="2F5F1D3B" w:rsidR="00EF6865" w:rsidRPr="002E5C79" w:rsidDel="008D26A9" w:rsidRDefault="00EF6865">
            <w:pPr>
              <w:pStyle w:val="ListParagraph"/>
              <w:spacing w:after="0" w:line="276" w:lineRule="auto"/>
              <w:jc w:val="both"/>
              <w:rPr>
                <w:del w:id="22156" w:author="Rachel Shipsey" w:date="2025-06-23T15:21:00Z"/>
                <w:rFonts w:eastAsia="Times New Roman" w:cs="Arial"/>
                <w:color w:val="000000"/>
                <w:sz w:val="20"/>
                <w:szCs w:val="20"/>
              </w:rPr>
              <w:pPrChange w:id="22157" w:author="Rachel Shipsey" w:date="2025-06-23T15:41:00Z">
                <w:pPr>
                  <w:jc w:val="right"/>
                </w:pPr>
              </w:pPrChange>
            </w:pPr>
            <w:del w:id="22158" w:author="Rachel Shipsey" w:date="2025-06-23T15:21:00Z">
              <w:r w:rsidRPr="00F84E7F" w:rsidDel="008D26A9">
                <w:rPr>
                  <w:rFonts w:eastAsia="Times New Roman" w:cs="Arial"/>
                  <w:color w:val="000000"/>
                  <w:sz w:val="16"/>
                  <w:szCs w:val="16"/>
                </w:rPr>
                <w:delText>0.0</w:delText>
              </w:r>
            </w:del>
          </w:p>
        </w:tc>
      </w:tr>
      <w:tr w:rsidR="0048674B" w:rsidRPr="002E5C79" w:rsidDel="008D26A9" w14:paraId="6C666800" w14:textId="6016CDBA" w:rsidTr="00F71679">
        <w:trPr>
          <w:gridAfter w:val="1"/>
          <w:wAfter w:w="6" w:type="pct"/>
          <w:trHeight w:val="264"/>
          <w:del w:id="2215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69540E" w14:textId="5FF16F2A" w:rsidR="00EF6865" w:rsidRPr="002E5C79" w:rsidDel="008D26A9" w:rsidRDefault="00EF6865">
            <w:pPr>
              <w:pStyle w:val="ListParagraph"/>
              <w:spacing w:after="0" w:line="276" w:lineRule="auto"/>
              <w:jc w:val="both"/>
              <w:rPr>
                <w:del w:id="22160" w:author="Rachel Shipsey" w:date="2025-06-23T15:21:00Z"/>
                <w:rFonts w:eastAsia="Times New Roman" w:cs="Arial"/>
                <w:color w:val="000000"/>
                <w:sz w:val="18"/>
                <w:szCs w:val="18"/>
              </w:rPr>
              <w:pPrChange w:id="22161" w:author="Rachel Shipsey" w:date="2025-06-23T15:41:00Z">
                <w:pPr/>
              </w:pPrChange>
            </w:pPr>
            <w:del w:id="22162"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CA7C9F" w14:textId="309B1F80" w:rsidR="00EF6865" w:rsidRPr="002E5C79" w:rsidDel="008D26A9" w:rsidRDefault="00EF6865">
            <w:pPr>
              <w:pStyle w:val="ListParagraph"/>
              <w:spacing w:after="0" w:line="276" w:lineRule="auto"/>
              <w:jc w:val="both"/>
              <w:rPr>
                <w:del w:id="22163" w:author="Rachel Shipsey" w:date="2025-06-23T15:21:00Z"/>
                <w:rFonts w:eastAsia="Times New Roman" w:cs="Arial"/>
                <w:color w:val="000000"/>
                <w:sz w:val="18"/>
                <w:szCs w:val="18"/>
              </w:rPr>
              <w:pPrChange w:id="22164" w:author="Rachel Shipsey" w:date="2025-06-23T15:41:00Z">
                <w:pPr>
                  <w:ind w:firstLineChars="200" w:firstLine="360"/>
                </w:pPr>
              </w:pPrChange>
            </w:pPr>
            <w:del w:id="22165" w:author="Rachel Shipsey" w:date="2025-06-23T15:21:00Z">
              <w:r w:rsidRPr="002E5C79" w:rsidDel="008D26A9">
                <w:rPr>
                  <w:rFonts w:eastAsia="Times New Roman" w:cs="Arial"/>
                  <w:color w:val="000000"/>
                  <w:sz w:val="18"/>
                  <w:szCs w:val="18"/>
                </w:rPr>
                <w:delText>Cleaning of the Results from the listing and uploading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1BA9F1" w14:textId="10455494" w:rsidR="00EF6865" w:rsidRPr="002E5C79" w:rsidDel="008D26A9" w:rsidRDefault="00EF6865">
            <w:pPr>
              <w:pStyle w:val="ListParagraph"/>
              <w:spacing w:after="0" w:line="276" w:lineRule="auto"/>
              <w:jc w:val="both"/>
              <w:rPr>
                <w:del w:id="22166" w:author="Rachel Shipsey" w:date="2025-06-23T15:21:00Z"/>
                <w:rFonts w:eastAsia="Times New Roman" w:cs="Arial"/>
                <w:color w:val="000000"/>
                <w:sz w:val="18"/>
                <w:szCs w:val="18"/>
              </w:rPr>
              <w:pPrChange w:id="22167" w:author="Rachel Shipsey" w:date="2025-06-23T15:41:00Z">
                <w:pPr/>
              </w:pPrChange>
            </w:pPr>
            <w:del w:id="22168" w:author="Rachel Shipsey" w:date="2025-06-23T15:21:00Z">
              <w:r w:rsidRPr="00F84E7F" w:rsidDel="008D26A9">
                <w:rPr>
                  <w:rFonts w:eastAsia="Times New Roman" w:cs="Arial"/>
                  <w:color w:val="000000"/>
                  <w:sz w:val="16"/>
                  <w:szCs w:val="16"/>
                </w:rPr>
                <w:delText xml:space="preserve">Clean </w:delText>
              </w:r>
              <w:bookmarkStart w:id="22169" w:name="_Hlk137987979"/>
              <w:r w:rsidRPr="00F84E7F" w:rsidDel="008D26A9">
                <w:rPr>
                  <w:rFonts w:eastAsia="Times New Roman" w:cs="Arial"/>
                  <w:color w:val="000000"/>
                  <w:sz w:val="16"/>
                  <w:szCs w:val="16"/>
                </w:rPr>
                <w:delText>pre-enumeration household list by EA</w:delText>
              </w:r>
              <w:bookmarkEnd w:id="22169"/>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465355A5" w14:textId="48FEE623" w:rsidR="00EF6865" w:rsidRPr="002E5C79" w:rsidDel="008D26A9" w:rsidRDefault="00EF6865">
            <w:pPr>
              <w:pStyle w:val="ListParagraph"/>
              <w:spacing w:after="0" w:line="276" w:lineRule="auto"/>
              <w:jc w:val="both"/>
              <w:rPr>
                <w:del w:id="22170" w:author="Rachel Shipsey" w:date="2025-06-23T15:21:00Z"/>
                <w:rFonts w:eastAsia="Times New Roman" w:cs="Arial"/>
                <w:color w:val="000000"/>
                <w:sz w:val="18"/>
                <w:szCs w:val="18"/>
              </w:rPr>
              <w:pPrChange w:id="22171" w:author="Rachel Shipsey" w:date="2025-06-23T15:41:00Z">
                <w:pPr/>
              </w:pPrChange>
            </w:pPr>
            <w:del w:id="22172" w:author="Rachel Shipsey" w:date="2025-06-23T15:21:00Z">
              <w:r w:rsidRPr="00C0504B" w:rsidDel="008D26A9">
                <w:rPr>
                  <w:rFonts w:eastAsia="Times New Roman" w:cs="Arial"/>
                  <w:sz w:val="16"/>
                  <w:szCs w:val="16"/>
                </w:rPr>
                <w:delText>Demography &amp; IT</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93F74F" w14:textId="3D5A430C" w:rsidR="00EF6865" w:rsidRPr="002E5C79" w:rsidDel="008D26A9" w:rsidRDefault="00EF6865">
            <w:pPr>
              <w:pStyle w:val="ListParagraph"/>
              <w:spacing w:after="0" w:line="276" w:lineRule="auto"/>
              <w:jc w:val="both"/>
              <w:rPr>
                <w:del w:id="22173" w:author="Rachel Shipsey" w:date="2025-06-23T15:21:00Z"/>
                <w:rFonts w:eastAsia="Times New Roman" w:cs="Arial"/>
                <w:color w:val="000000"/>
                <w:sz w:val="18"/>
                <w:szCs w:val="18"/>
              </w:rPr>
              <w:pPrChange w:id="22174" w:author="Rachel Shipsey" w:date="2025-06-23T15:41:00Z">
                <w:pPr>
                  <w:jc w:val="right"/>
                </w:pPr>
              </w:pPrChange>
            </w:pPr>
            <w:del w:id="22175"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E834121" w14:textId="67E1E4E3" w:rsidR="00EF6865" w:rsidRPr="002E5C79" w:rsidDel="008D26A9" w:rsidRDefault="00EF6865">
            <w:pPr>
              <w:pStyle w:val="ListParagraph"/>
              <w:spacing w:after="0" w:line="276" w:lineRule="auto"/>
              <w:jc w:val="both"/>
              <w:rPr>
                <w:del w:id="22176" w:author="Rachel Shipsey" w:date="2025-06-23T15:21:00Z"/>
                <w:rFonts w:eastAsia="Times New Roman" w:cs="Arial"/>
                <w:color w:val="000000"/>
                <w:sz w:val="20"/>
                <w:szCs w:val="20"/>
              </w:rPr>
              <w:pPrChange w:id="22177" w:author="Rachel Shipsey" w:date="2025-06-23T15:41:00Z">
                <w:pPr>
                  <w:jc w:val="right"/>
                </w:pPr>
              </w:pPrChange>
            </w:pPr>
            <w:del w:id="22178" w:author="Rachel Shipsey" w:date="2025-06-23T15:21:00Z">
              <w:r w:rsidRPr="00F84E7F" w:rsidDel="008D26A9">
                <w:rPr>
                  <w:rFonts w:eastAsia="Times New Roman" w:cs="Arial"/>
                  <w:color w:val="000000"/>
                  <w:sz w:val="16"/>
                  <w:szCs w:val="16"/>
                </w:rPr>
                <w:delText>0.0</w:delText>
              </w:r>
            </w:del>
          </w:p>
        </w:tc>
      </w:tr>
      <w:tr w:rsidR="00C83785" w:rsidRPr="002E5C79" w:rsidDel="008D26A9" w14:paraId="7F1747E2" w14:textId="5086D42C" w:rsidTr="00F71679">
        <w:trPr>
          <w:gridAfter w:val="1"/>
          <w:wAfter w:w="6" w:type="pct"/>
          <w:trHeight w:val="312"/>
          <w:del w:id="2217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B0C01D" w14:textId="40278619" w:rsidR="00015505" w:rsidRPr="002E5C79" w:rsidDel="008D26A9" w:rsidRDefault="00015505">
            <w:pPr>
              <w:pStyle w:val="ListParagraph"/>
              <w:spacing w:after="0" w:line="276" w:lineRule="auto"/>
              <w:jc w:val="both"/>
              <w:rPr>
                <w:del w:id="22180" w:author="Rachel Shipsey" w:date="2025-06-23T15:21:00Z"/>
                <w:rFonts w:eastAsia="Times New Roman" w:cs="Arial"/>
                <w:b/>
                <w:bCs/>
                <w:i/>
                <w:iCs/>
                <w:color w:val="375623"/>
                <w:sz w:val="18"/>
                <w:szCs w:val="18"/>
              </w:rPr>
              <w:pPrChange w:id="22181" w:author="Rachel Shipsey" w:date="2025-06-23T15:41:00Z">
                <w:pPr/>
              </w:pPrChange>
            </w:pPr>
            <w:del w:id="22182" w:author="Rachel Shipsey" w:date="2025-06-23T15:21:00Z">
              <w:r w:rsidRPr="002E5C79" w:rsidDel="008D26A9">
                <w:rPr>
                  <w:rFonts w:eastAsia="Times New Roman" w:cs="Arial"/>
                  <w:b/>
                  <w:bCs/>
                  <w:i/>
                  <w:iCs/>
                  <w:color w:val="375623"/>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2AC6D29B" w14:textId="7E87F6F8" w:rsidR="00015505" w:rsidRPr="002E5C79" w:rsidDel="008D26A9" w:rsidRDefault="00015505">
            <w:pPr>
              <w:pStyle w:val="ListParagraph"/>
              <w:spacing w:after="0" w:line="276" w:lineRule="auto"/>
              <w:jc w:val="both"/>
              <w:rPr>
                <w:del w:id="22183" w:author="Rachel Shipsey" w:date="2025-06-23T15:21:00Z"/>
                <w:rFonts w:eastAsia="Times New Roman" w:cs="Arial"/>
                <w:b/>
                <w:bCs/>
                <w:i/>
                <w:iCs/>
                <w:color w:val="375623"/>
                <w:sz w:val="18"/>
                <w:szCs w:val="18"/>
              </w:rPr>
              <w:pPrChange w:id="22184" w:author="Rachel Shipsey" w:date="2025-06-23T15:41:00Z">
                <w:pPr/>
              </w:pPrChange>
            </w:pPr>
            <w:del w:id="22185" w:author="Rachel Shipsey" w:date="2025-06-23T15:21:00Z">
              <w:r w:rsidRPr="002E5C79" w:rsidDel="008D26A9">
                <w:rPr>
                  <w:rFonts w:eastAsia="Times New Roman" w:cs="Arial"/>
                  <w:b/>
                  <w:bCs/>
                  <w:i/>
                  <w:iCs/>
                  <w:color w:val="C00000"/>
                  <w:sz w:val="18"/>
                  <w:szCs w:val="18"/>
                </w:rPr>
                <w:delText xml:space="preserve">Milestone 4: </w:delText>
              </w:r>
              <w:r w:rsidRPr="002E5C79" w:rsidDel="008D26A9">
                <w:rPr>
                  <w:rFonts w:eastAsia="Times New Roman" w:cs="Arial"/>
                  <w:b/>
                  <w:bCs/>
                  <w:i/>
                  <w:iCs/>
                  <w:color w:val="375623"/>
                  <w:sz w:val="18"/>
                  <w:szCs w:val="18"/>
                </w:rPr>
                <w:delText>Census Enumeration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288A5562" w14:textId="323C19BC" w:rsidR="00015505" w:rsidRPr="002E5C79" w:rsidDel="008D26A9" w:rsidRDefault="00015505">
            <w:pPr>
              <w:pStyle w:val="ListParagraph"/>
              <w:spacing w:after="0" w:line="276" w:lineRule="auto"/>
              <w:jc w:val="both"/>
              <w:rPr>
                <w:del w:id="22186" w:author="Rachel Shipsey" w:date="2025-06-23T15:21:00Z"/>
                <w:rFonts w:eastAsia="Times New Roman" w:cs="Arial"/>
                <w:b/>
                <w:bCs/>
                <w:i/>
                <w:iCs/>
                <w:color w:val="375623"/>
                <w:sz w:val="18"/>
                <w:szCs w:val="18"/>
              </w:rPr>
              <w:pPrChange w:id="22187" w:author="Rachel Shipsey" w:date="2025-06-23T15:41:00Z">
                <w:pPr/>
              </w:pPrChange>
            </w:pPr>
            <w:del w:id="22188" w:author="Rachel Shipsey" w:date="2025-06-23T15:21:00Z">
              <w:r w:rsidRPr="002E5C79" w:rsidDel="008D26A9">
                <w:rPr>
                  <w:rFonts w:eastAsia="Times New Roman" w:cs="Arial"/>
                  <w:b/>
                  <w:bCs/>
                  <w:i/>
                  <w:iCs/>
                  <w:color w:val="375623"/>
                  <w:sz w:val="18"/>
                  <w:szCs w:val="18"/>
                </w:rPr>
                <w:delText>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5DFA589B" w14:textId="077074A8" w:rsidR="00015505" w:rsidRPr="002E5C79" w:rsidDel="008D26A9" w:rsidRDefault="00015505">
            <w:pPr>
              <w:pStyle w:val="ListParagraph"/>
              <w:spacing w:after="0" w:line="276" w:lineRule="auto"/>
              <w:jc w:val="both"/>
              <w:rPr>
                <w:del w:id="22189" w:author="Rachel Shipsey" w:date="2025-06-23T15:21:00Z"/>
                <w:rFonts w:eastAsia="Times New Roman" w:cs="Arial"/>
                <w:b/>
                <w:bCs/>
                <w:i/>
                <w:iCs/>
                <w:color w:val="375623"/>
                <w:sz w:val="18"/>
                <w:szCs w:val="18"/>
              </w:rPr>
              <w:pPrChange w:id="22190" w:author="Rachel Shipsey" w:date="2025-06-23T15:41:00Z">
                <w:pPr/>
              </w:pPrChange>
            </w:pPr>
            <w:del w:id="22191" w:author="Rachel Shipsey" w:date="2025-06-23T15:21:00Z">
              <w:r w:rsidRPr="002E5C79" w:rsidDel="008D26A9">
                <w:rPr>
                  <w:rFonts w:eastAsia="Times New Roman" w:cs="Arial"/>
                  <w:b/>
                  <w:bCs/>
                  <w:i/>
                  <w:iCs/>
                  <w:color w:val="375623"/>
                  <w:sz w:val="18"/>
                  <w:szCs w:val="18"/>
                </w:rPr>
                <w:delText> </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456A078C" w14:textId="007C1C1E" w:rsidR="00015505" w:rsidRPr="002E5C79" w:rsidDel="008D26A9" w:rsidRDefault="00015505">
            <w:pPr>
              <w:pStyle w:val="ListParagraph"/>
              <w:spacing w:after="0" w:line="276" w:lineRule="auto"/>
              <w:jc w:val="both"/>
              <w:rPr>
                <w:del w:id="22192" w:author="Rachel Shipsey" w:date="2025-06-23T15:21:00Z"/>
                <w:rFonts w:eastAsia="Times New Roman" w:cs="Arial"/>
                <w:b/>
                <w:bCs/>
                <w:i/>
                <w:iCs/>
                <w:color w:val="375623"/>
                <w:sz w:val="18"/>
                <w:szCs w:val="18"/>
              </w:rPr>
              <w:pPrChange w:id="22193" w:author="Rachel Shipsey" w:date="2025-06-23T15:41:00Z">
                <w:pPr/>
              </w:pPrChange>
            </w:pPr>
            <w:del w:id="22194" w:author="Rachel Shipsey" w:date="2025-06-23T15:21:00Z">
              <w:r w:rsidRPr="002E5C79" w:rsidDel="008D26A9">
                <w:rPr>
                  <w:rFonts w:eastAsia="Times New Roman" w:cs="Arial"/>
                  <w:b/>
                  <w:bCs/>
                  <w:i/>
                  <w:iCs/>
                  <w:color w:val="375623"/>
                  <w:sz w:val="18"/>
                  <w:szCs w:val="18"/>
                </w:rPr>
                <w:delText> </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0FB07222" w14:textId="63F88803" w:rsidR="00015505" w:rsidRPr="002E5C79" w:rsidDel="008D26A9" w:rsidRDefault="00015505">
            <w:pPr>
              <w:pStyle w:val="ListParagraph"/>
              <w:spacing w:after="0" w:line="276" w:lineRule="auto"/>
              <w:jc w:val="both"/>
              <w:rPr>
                <w:del w:id="22195" w:author="Rachel Shipsey" w:date="2025-06-23T15:21:00Z"/>
                <w:rFonts w:eastAsia="Times New Roman" w:cs="Arial"/>
                <w:color w:val="000000"/>
                <w:sz w:val="20"/>
                <w:szCs w:val="20"/>
              </w:rPr>
              <w:pPrChange w:id="22196" w:author="Rachel Shipsey" w:date="2025-06-23T15:41:00Z">
                <w:pPr>
                  <w:jc w:val="right"/>
                </w:pPr>
              </w:pPrChange>
            </w:pPr>
            <w:del w:id="22197" w:author="Rachel Shipsey" w:date="2025-06-23T15:21:00Z">
              <w:r w:rsidRPr="002E5C79" w:rsidDel="008D26A9">
                <w:rPr>
                  <w:rFonts w:eastAsia="Times New Roman" w:cs="Arial"/>
                  <w:color w:val="000000"/>
                  <w:sz w:val="20"/>
                  <w:szCs w:val="20"/>
                </w:rPr>
                <w:delText>0.0</w:delText>
              </w:r>
            </w:del>
          </w:p>
        </w:tc>
      </w:tr>
      <w:tr w:rsidR="0048674B" w:rsidRPr="002E5C79" w:rsidDel="008D26A9" w14:paraId="7480A8B0" w14:textId="2B956604" w:rsidTr="00F71679">
        <w:trPr>
          <w:gridAfter w:val="1"/>
          <w:wAfter w:w="6" w:type="pct"/>
          <w:trHeight w:val="312"/>
          <w:del w:id="2219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2D9885" w14:textId="4770CE26" w:rsidR="00114838" w:rsidRPr="002E5C79" w:rsidDel="008D26A9" w:rsidRDefault="00114838">
            <w:pPr>
              <w:pStyle w:val="ListParagraph"/>
              <w:spacing w:after="0" w:line="276" w:lineRule="auto"/>
              <w:jc w:val="both"/>
              <w:rPr>
                <w:del w:id="22199" w:author="Rachel Shipsey" w:date="2025-06-23T15:21:00Z"/>
                <w:rFonts w:eastAsia="Times New Roman" w:cs="Arial"/>
                <w:color w:val="000000"/>
                <w:sz w:val="18"/>
                <w:szCs w:val="18"/>
              </w:rPr>
              <w:pPrChange w:id="22200" w:author="Rachel Shipsey" w:date="2025-06-23T15:41:00Z">
                <w:pPr>
                  <w:jc w:val="right"/>
                </w:pPr>
              </w:pPrChange>
            </w:pPr>
            <w:del w:id="22201" w:author="Rachel Shipsey" w:date="2025-06-23T15:21:00Z">
              <w:r w:rsidRPr="002E5C79" w:rsidDel="008D26A9">
                <w:rPr>
                  <w:rFonts w:eastAsia="Times New Roman" w:cs="Arial"/>
                  <w:color w:val="000000"/>
                  <w:sz w:val="18"/>
                  <w:szCs w:val="18"/>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41040D" w14:textId="41D897E0" w:rsidR="00114838" w:rsidRPr="002E5C79" w:rsidDel="008D26A9" w:rsidRDefault="00114838">
            <w:pPr>
              <w:pStyle w:val="ListParagraph"/>
              <w:spacing w:after="0" w:line="276" w:lineRule="auto"/>
              <w:jc w:val="both"/>
              <w:rPr>
                <w:del w:id="22202" w:author="Rachel Shipsey" w:date="2025-06-23T15:21:00Z"/>
                <w:rFonts w:eastAsia="Times New Roman" w:cs="Arial"/>
                <w:b/>
                <w:bCs/>
                <w:color w:val="000000"/>
                <w:sz w:val="18"/>
                <w:szCs w:val="18"/>
              </w:rPr>
              <w:pPrChange w:id="22203" w:author="Rachel Shipsey" w:date="2025-06-23T15:41:00Z">
                <w:pPr/>
              </w:pPrChange>
            </w:pPr>
            <w:del w:id="22204" w:author="Rachel Shipsey" w:date="2025-06-23T15:21:00Z">
              <w:r w:rsidRPr="002E5C79" w:rsidDel="008D26A9">
                <w:rPr>
                  <w:rFonts w:eastAsia="Times New Roman" w:cs="Arial"/>
                  <w:b/>
                  <w:bCs/>
                  <w:color w:val="000000"/>
                  <w:sz w:val="18"/>
                  <w:szCs w:val="18"/>
                </w:rPr>
                <w:delText>Assembling of field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45497A" w14:textId="2D473954" w:rsidR="00114838" w:rsidRPr="002E5C79" w:rsidDel="008D26A9" w:rsidRDefault="00114838">
            <w:pPr>
              <w:pStyle w:val="ListParagraph"/>
              <w:spacing w:after="0" w:line="276" w:lineRule="auto"/>
              <w:jc w:val="both"/>
              <w:rPr>
                <w:del w:id="22205" w:author="Rachel Shipsey" w:date="2025-06-23T15:21:00Z"/>
                <w:rFonts w:eastAsia="Times New Roman" w:cs="Arial"/>
                <w:b/>
                <w:bCs/>
                <w:color w:val="000000"/>
                <w:sz w:val="18"/>
                <w:szCs w:val="18"/>
              </w:rPr>
              <w:pPrChange w:id="22206"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20B698" w14:textId="206F13E6" w:rsidR="00114838" w:rsidRPr="002E5C79" w:rsidDel="008D26A9" w:rsidRDefault="00114838">
            <w:pPr>
              <w:pStyle w:val="ListParagraph"/>
              <w:spacing w:after="0" w:line="276" w:lineRule="auto"/>
              <w:jc w:val="both"/>
              <w:rPr>
                <w:del w:id="22207" w:author="Rachel Shipsey" w:date="2025-06-23T15:21:00Z"/>
                <w:rFonts w:eastAsia="Times New Roman" w:cs="Arial"/>
                <w:sz w:val="18"/>
                <w:szCs w:val="18"/>
              </w:rPr>
              <w:pPrChange w:id="22208" w:author="Rachel Shipsey" w:date="2025-06-23T15:41:00Z">
                <w:pPr/>
              </w:pPrChange>
            </w:pPr>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9C112C" w14:textId="237BAFCD" w:rsidR="00114838" w:rsidRPr="002E5C79" w:rsidDel="008D26A9" w:rsidRDefault="00114838">
            <w:pPr>
              <w:pStyle w:val="ListParagraph"/>
              <w:spacing w:after="0" w:line="276" w:lineRule="auto"/>
              <w:jc w:val="both"/>
              <w:rPr>
                <w:del w:id="22209" w:author="Rachel Shipsey" w:date="2025-06-23T15:21:00Z"/>
                <w:rFonts w:eastAsia="Times New Roman" w:cs="Arial"/>
                <w:b/>
                <w:bCs/>
                <w:i/>
                <w:iCs/>
                <w:color w:val="375623"/>
                <w:sz w:val="18"/>
                <w:szCs w:val="18"/>
              </w:rPr>
              <w:pPrChange w:id="22210" w:author="Rachel Shipsey" w:date="2025-06-23T15:41:00Z">
                <w:pPr/>
              </w:pPrChange>
            </w:pPr>
            <w:del w:id="22211" w:author="Rachel Shipsey" w:date="2025-06-23T15:21:00Z">
              <w:r w:rsidRPr="00F84E7F" w:rsidDel="008D26A9">
                <w:rPr>
                  <w:rFonts w:eastAsia="Times New Roman" w:cs="Arial"/>
                  <w:b/>
                  <w:bCs/>
                  <w:i/>
                  <w:iCs/>
                  <w:color w:val="375623"/>
                  <w:sz w:val="16"/>
                  <w:szCs w:val="16"/>
                </w:rPr>
                <w:delText> </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4B942F" w14:textId="5B140F22" w:rsidR="00114838" w:rsidRPr="002E5C79" w:rsidDel="008D26A9" w:rsidRDefault="00114838">
            <w:pPr>
              <w:pStyle w:val="ListParagraph"/>
              <w:spacing w:after="0" w:line="276" w:lineRule="auto"/>
              <w:jc w:val="both"/>
              <w:rPr>
                <w:del w:id="22212" w:author="Rachel Shipsey" w:date="2025-06-23T15:21:00Z"/>
                <w:rFonts w:eastAsia="Times New Roman" w:cs="Arial"/>
                <w:b/>
                <w:bCs/>
                <w:i/>
                <w:iCs/>
                <w:color w:val="375623"/>
              </w:rPr>
              <w:pPrChange w:id="22213" w:author="Rachel Shipsey" w:date="2025-06-23T15:41:00Z">
                <w:pPr/>
              </w:pPrChange>
            </w:pPr>
          </w:p>
        </w:tc>
      </w:tr>
      <w:tr w:rsidR="0048674B" w:rsidRPr="002E5C79" w:rsidDel="008D26A9" w14:paraId="60460681" w14:textId="05B63992" w:rsidTr="00F71679">
        <w:trPr>
          <w:gridAfter w:val="1"/>
          <w:wAfter w:w="6" w:type="pct"/>
          <w:trHeight w:val="264"/>
          <w:del w:id="2221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D44B12" w14:textId="0B6BBA26" w:rsidR="0064608C" w:rsidRPr="002E5C79" w:rsidDel="008D26A9" w:rsidRDefault="0064608C">
            <w:pPr>
              <w:pStyle w:val="ListParagraph"/>
              <w:spacing w:after="0" w:line="276" w:lineRule="auto"/>
              <w:jc w:val="both"/>
              <w:rPr>
                <w:del w:id="22215" w:author="Rachel Shipsey" w:date="2025-06-23T15:21:00Z"/>
                <w:rFonts w:eastAsia="Times New Roman" w:cs="Arial"/>
                <w:color w:val="000000"/>
                <w:sz w:val="18"/>
                <w:szCs w:val="18"/>
              </w:rPr>
              <w:pPrChange w:id="22216" w:author="Rachel Shipsey" w:date="2025-06-23T15:41:00Z">
                <w:pPr/>
              </w:pPrChange>
            </w:pPr>
            <w:del w:id="22217"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50B102" w14:textId="37FAFBCE" w:rsidR="0064608C" w:rsidRPr="002E5C79" w:rsidDel="008D26A9" w:rsidRDefault="0064608C">
            <w:pPr>
              <w:pStyle w:val="ListParagraph"/>
              <w:spacing w:after="0" w:line="276" w:lineRule="auto"/>
              <w:jc w:val="both"/>
              <w:rPr>
                <w:del w:id="22218" w:author="Rachel Shipsey" w:date="2025-06-23T15:21:00Z"/>
                <w:rFonts w:eastAsia="Times New Roman" w:cs="Arial"/>
                <w:color w:val="000000"/>
                <w:sz w:val="18"/>
                <w:szCs w:val="18"/>
              </w:rPr>
              <w:pPrChange w:id="22219" w:author="Rachel Shipsey" w:date="2025-06-23T15:41:00Z">
                <w:pPr>
                  <w:ind w:left="328"/>
                </w:pPr>
              </w:pPrChange>
            </w:pPr>
            <w:del w:id="22220" w:author="Rachel Shipsey" w:date="2025-06-23T15:21:00Z">
              <w:r w:rsidRPr="00F84E7F" w:rsidDel="008D26A9">
                <w:rPr>
                  <w:rFonts w:eastAsia="Times New Roman" w:cs="Arial"/>
                  <w:color w:val="000000"/>
                  <w:sz w:val="16"/>
                  <w:szCs w:val="16"/>
                </w:rPr>
                <w:delText xml:space="preserve">Collection of Tablets and other documents at Sub- County </w:delText>
              </w:r>
              <w:r w:rsidDel="008D26A9">
                <w:rPr>
                  <w:rFonts w:eastAsia="Times New Roman" w:cs="Arial"/>
                  <w:color w:val="000000"/>
                  <w:sz w:val="16"/>
                  <w:szCs w:val="16"/>
                </w:rPr>
                <w:delText xml:space="preserve">and district </w:delText>
              </w:r>
              <w:r w:rsidRPr="00F84E7F" w:rsidDel="008D26A9">
                <w:rPr>
                  <w:rFonts w:eastAsia="Times New Roman" w:cs="Arial"/>
                  <w:color w:val="000000"/>
                  <w:sz w:val="16"/>
                  <w:szCs w:val="16"/>
                </w:rPr>
                <w:delText>level offices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A3476F" w14:textId="329AE774" w:rsidR="0064608C" w:rsidRPr="002E5C79" w:rsidDel="008D26A9" w:rsidRDefault="0064608C">
            <w:pPr>
              <w:pStyle w:val="ListParagraph"/>
              <w:spacing w:after="0" w:line="276" w:lineRule="auto"/>
              <w:jc w:val="both"/>
              <w:rPr>
                <w:del w:id="22221" w:author="Rachel Shipsey" w:date="2025-06-23T15:21:00Z"/>
                <w:rFonts w:eastAsia="Times New Roman" w:cs="Arial"/>
                <w:color w:val="000000"/>
                <w:sz w:val="18"/>
                <w:szCs w:val="18"/>
              </w:rPr>
              <w:pPrChange w:id="22222"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DF83F85" w14:textId="5EBEEF08" w:rsidR="0064608C" w:rsidRPr="002E5C79" w:rsidDel="008D26A9" w:rsidRDefault="0064608C">
            <w:pPr>
              <w:pStyle w:val="ListParagraph"/>
              <w:spacing w:after="0" w:line="276" w:lineRule="auto"/>
              <w:jc w:val="both"/>
              <w:rPr>
                <w:del w:id="22223" w:author="Rachel Shipsey" w:date="2025-06-23T15:21:00Z"/>
                <w:rFonts w:eastAsia="Times New Roman" w:cs="Arial"/>
                <w:sz w:val="18"/>
                <w:szCs w:val="18"/>
              </w:rPr>
              <w:pPrChange w:id="22224" w:author="Rachel Shipsey" w:date="2025-06-23T15:41:00Z">
                <w:pPr/>
              </w:pPrChange>
            </w:pPr>
            <w:del w:id="22225" w:author="Rachel Shipsey" w:date="2025-06-23T15:21:00Z">
              <w:r w:rsidRPr="00D945B8" w:rsidDel="008D26A9">
                <w:rPr>
                  <w:rFonts w:eastAsia="Times New Roman" w:cs="Arial"/>
                  <w:sz w:val="16"/>
                  <w:szCs w:val="16"/>
                </w:rPr>
                <w:delText>Logistics</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2D57ABC" w14:textId="34454792" w:rsidR="0064608C" w:rsidRPr="002E5C79" w:rsidDel="008D26A9" w:rsidRDefault="0064608C">
            <w:pPr>
              <w:pStyle w:val="ListParagraph"/>
              <w:spacing w:after="0" w:line="276" w:lineRule="auto"/>
              <w:jc w:val="both"/>
              <w:rPr>
                <w:del w:id="22226" w:author="Rachel Shipsey" w:date="2025-06-23T15:21:00Z"/>
                <w:rFonts w:eastAsia="Times New Roman" w:cs="Arial"/>
                <w:color w:val="000000"/>
                <w:sz w:val="18"/>
                <w:szCs w:val="18"/>
              </w:rPr>
              <w:pPrChange w:id="22227" w:author="Rachel Shipsey" w:date="2025-06-23T15:41:00Z">
                <w:pPr>
                  <w:jc w:val="right"/>
                </w:pPr>
              </w:pPrChange>
            </w:pPr>
            <w:del w:id="22228"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D27E5A" w14:textId="476B9815" w:rsidR="0064608C" w:rsidRPr="002E5C79" w:rsidDel="008D26A9" w:rsidRDefault="0064608C">
            <w:pPr>
              <w:pStyle w:val="ListParagraph"/>
              <w:spacing w:after="0" w:line="276" w:lineRule="auto"/>
              <w:jc w:val="both"/>
              <w:rPr>
                <w:del w:id="22229" w:author="Rachel Shipsey" w:date="2025-06-23T15:21:00Z"/>
                <w:rFonts w:eastAsia="Times New Roman" w:cs="Arial"/>
                <w:color w:val="000000"/>
                <w:sz w:val="20"/>
                <w:szCs w:val="20"/>
              </w:rPr>
              <w:pPrChange w:id="22230" w:author="Rachel Shipsey" w:date="2025-06-23T15:41:00Z">
                <w:pPr>
                  <w:jc w:val="right"/>
                </w:pPr>
              </w:pPrChange>
            </w:pPr>
            <w:del w:id="22231" w:author="Rachel Shipsey" w:date="2025-06-23T15:21:00Z">
              <w:r w:rsidRPr="00F84E7F" w:rsidDel="008D26A9">
                <w:rPr>
                  <w:rFonts w:eastAsia="Times New Roman" w:cs="Arial"/>
                  <w:color w:val="000000"/>
                  <w:sz w:val="16"/>
                  <w:szCs w:val="16"/>
                </w:rPr>
                <w:delText>0.0</w:delText>
              </w:r>
            </w:del>
          </w:p>
        </w:tc>
      </w:tr>
      <w:tr w:rsidR="00C83785" w:rsidRPr="00573A68" w:rsidDel="008D26A9" w14:paraId="6A77AD3B" w14:textId="0169816E" w:rsidTr="00D4265D">
        <w:trPr>
          <w:gridAfter w:val="1"/>
          <w:wAfter w:w="6" w:type="pct"/>
          <w:trHeight w:val="276"/>
          <w:del w:id="22232" w:author="Rachel Shipsey" w:date="2025-06-23T15:21:00Z"/>
        </w:trPr>
        <w:tc>
          <w:tcPr>
            <w:tcW w:w="15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540A4C34" w14:textId="3ACB44A5" w:rsidR="00FE6DAD" w:rsidRPr="00573A68" w:rsidDel="008D26A9" w:rsidRDefault="00FE6DAD">
            <w:pPr>
              <w:pStyle w:val="ListParagraph"/>
              <w:spacing w:after="0" w:line="276" w:lineRule="auto"/>
              <w:jc w:val="both"/>
              <w:rPr>
                <w:del w:id="22233" w:author="Rachel Shipsey" w:date="2025-06-23T15:21:00Z"/>
                <w:rFonts w:eastAsia="Times New Roman" w:cs="Arial"/>
                <w:b/>
                <w:bCs/>
                <w:color w:val="000000"/>
                <w:sz w:val="18"/>
                <w:szCs w:val="18"/>
              </w:rPr>
              <w:pPrChange w:id="22234" w:author="Rachel Shipsey" w:date="2025-06-23T15:41:00Z">
                <w:pPr/>
              </w:pPrChange>
            </w:pPr>
          </w:p>
        </w:tc>
        <w:tc>
          <w:tcPr>
            <w:tcW w:w="223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A1A4574" w14:textId="0252D6A0" w:rsidR="00FE6DAD" w:rsidRPr="00573A68" w:rsidDel="008D26A9" w:rsidRDefault="00FE6DAD">
            <w:pPr>
              <w:pStyle w:val="ListParagraph"/>
              <w:spacing w:after="0" w:line="276" w:lineRule="auto"/>
              <w:jc w:val="both"/>
              <w:rPr>
                <w:del w:id="22235" w:author="Rachel Shipsey" w:date="2025-06-23T15:21:00Z"/>
                <w:rFonts w:eastAsia="Times New Roman" w:cs="Arial"/>
                <w:b/>
                <w:bCs/>
                <w:color w:val="000000"/>
                <w:sz w:val="18"/>
                <w:szCs w:val="18"/>
              </w:rPr>
              <w:pPrChange w:id="22236" w:author="Rachel Shipsey" w:date="2025-06-23T15:41:00Z">
                <w:pPr/>
              </w:pPrChange>
            </w:pPr>
            <w:del w:id="22237" w:author="Rachel Shipsey" w:date="2025-06-23T15:21:00Z">
              <w:r w:rsidRPr="00573A68" w:rsidDel="008D26A9">
                <w:rPr>
                  <w:rFonts w:eastAsia="Times New Roman" w:cs="Arial"/>
                  <w:b/>
                  <w:bCs/>
                  <w:color w:val="000000"/>
                  <w:sz w:val="18"/>
                  <w:szCs w:val="18"/>
                </w:rPr>
                <w:delText>Activity</w:delText>
              </w:r>
            </w:del>
          </w:p>
        </w:tc>
        <w:tc>
          <w:tcPr>
            <w:tcW w:w="1344" w:type="pct"/>
            <w:gridSpan w:val="2"/>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4CE72F75" w14:textId="0E88C07C" w:rsidR="00FE6DAD" w:rsidRPr="00573A68" w:rsidDel="008D26A9" w:rsidRDefault="00FE6DAD">
            <w:pPr>
              <w:pStyle w:val="ListParagraph"/>
              <w:spacing w:after="0" w:line="276" w:lineRule="auto"/>
              <w:jc w:val="both"/>
              <w:rPr>
                <w:del w:id="22238" w:author="Rachel Shipsey" w:date="2025-06-23T15:21:00Z"/>
                <w:rFonts w:eastAsia="Times New Roman" w:cs="Arial"/>
                <w:b/>
                <w:bCs/>
                <w:color w:val="000000"/>
                <w:sz w:val="18"/>
                <w:szCs w:val="18"/>
              </w:rPr>
              <w:pPrChange w:id="22239" w:author="Rachel Shipsey" w:date="2025-06-23T15:41:00Z">
                <w:pPr/>
              </w:pPrChange>
            </w:pPr>
            <w:del w:id="22240" w:author="Rachel Shipsey" w:date="2025-06-23T15:21:00Z">
              <w:r w:rsidRPr="00573A68" w:rsidDel="008D26A9">
                <w:rPr>
                  <w:rFonts w:eastAsia="Times New Roman" w:cs="Arial"/>
                  <w:b/>
                  <w:bCs/>
                  <w:color w:val="000000"/>
                  <w:sz w:val="18"/>
                  <w:szCs w:val="18"/>
                </w:rPr>
                <w:delText>Output</w:delText>
              </w:r>
            </w:del>
          </w:p>
        </w:tc>
        <w:tc>
          <w:tcPr>
            <w:tcW w:w="579"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5C147DCF" w14:textId="3A2A2465" w:rsidR="00FE6DAD" w:rsidRPr="00573A68" w:rsidDel="008D26A9" w:rsidRDefault="00FE6DAD">
            <w:pPr>
              <w:pStyle w:val="ListParagraph"/>
              <w:spacing w:after="0" w:line="276" w:lineRule="auto"/>
              <w:jc w:val="both"/>
              <w:rPr>
                <w:del w:id="22241" w:author="Rachel Shipsey" w:date="2025-06-23T15:21:00Z"/>
                <w:rFonts w:eastAsia="Times New Roman" w:cs="Arial"/>
                <w:b/>
                <w:bCs/>
                <w:color w:val="000000"/>
                <w:sz w:val="18"/>
                <w:szCs w:val="18"/>
              </w:rPr>
              <w:pPrChange w:id="22242" w:author="Rachel Shipsey" w:date="2025-06-23T15:41:00Z">
                <w:pPr/>
              </w:pPrChange>
            </w:pPr>
            <w:del w:id="22243" w:author="Rachel Shipsey" w:date="2025-06-23T15:21:00Z">
              <w:r w:rsidRPr="00573A68" w:rsidDel="008D26A9">
                <w:rPr>
                  <w:rFonts w:eastAsia="Times New Roman" w:cs="Arial"/>
                  <w:b/>
                  <w:bCs/>
                  <w:color w:val="000000"/>
                  <w:sz w:val="18"/>
                  <w:szCs w:val="18"/>
                </w:rPr>
                <w:delText>Responsible party(ies)</w:delText>
              </w:r>
            </w:del>
          </w:p>
        </w:tc>
        <w:tc>
          <w:tcPr>
            <w:tcW w:w="366"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192B5408" w14:textId="51C840BA" w:rsidR="00FE6DAD" w:rsidRPr="00573A68" w:rsidDel="008D26A9" w:rsidRDefault="00FE6DAD">
            <w:pPr>
              <w:pStyle w:val="ListParagraph"/>
              <w:spacing w:after="0" w:line="276" w:lineRule="auto"/>
              <w:jc w:val="both"/>
              <w:rPr>
                <w:del w:id="22244" w:author="Rachel Shipsey" w:date="2025-06-23T15:21:00Z"/>
                <w:rFonts w:eastAsia="Times New Roman" w:cs="Arial"/>
                <w:b/>
                <w:bCs/>
                <w:color w:val="000000"/>
                <w:sz w:val="18"/>
                <w:szCs w:val="18"/>
              </w:rPr>
              <w:pPrChange w:id="22245" w:author="Rachel Shipsey" w:date="2025-06-23T15:41:00Z">
                <w:pPr>
                  <w:ind w:left="144" w:hanging="144"/>
                </w:pPr>
              </w:pPrChange>
            </w:pPr>
            <w:del w:id="22246"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 in </w:delText>
              </w:r>
              <w:r w:rsidRPr="00573A68" w:rsidDel="008D26A9">
                <w:rPr>
                  <w:rFonts w:eastAsia="Times New Roman" w:cs="Arial"/>
                  <w:b/>
                  <w:bCs/>
                  <w:color w:val="000000"/>
                  <w:sz w:val="18"/>
                  <w:szCs w:val="18"/>
                </w:rPr>
                <w:delText>Mths</w:delText>
              </w:r>
            </w:del>
          </w:p>
        </w:tc>
        <w:tc>
          <w:tcPr>
            <w:tcW w:w="325"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E43649D" w14:textId="2D8FD19F" w:rsidR="00FE6DAD" w:rsidRPr="00573A68" w:rsidDel="008D26A9" w:rsidRDefault="00FE6DAD">
            <w:pPr>
              <w:pStyle w:val="ListParagraph"/>
              <w:spacing w:after="0" w:line="276" w:lineRule="auto"/>
              <w:jc w:val="both"/>
              <w:rPr>
                <w:del w:id="22247" w:author="Rachel Shipsey" w:date="2025-06-23T15:21:00Z"/>
                <w:rFonts w:eastAsia="Times New Roman" w:cs="Arial"/>
                <w:b/>
                <w:bCs/>
                <w:color w:val="000000"/>
                <w:sz w:val="18"/>
                <w:szCs w:val="18"/>
              </w:rPr>
              <w:pPrChange w:id="22248" w:author="Rachel Shipsey" w:date="2025-06-23T15:41:00Z">
                <w:pPr>
                  <w:jc w:val="right"/>
                </w:pPr>
              </w:pPrChange>
            </w:pPr>
            <w:del w:id="22249"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48674B" w:rsidRPr="002E5C79" w:rsidDel="008D26A9" w14:paraId="2A0CADF2" w14:textId="6EF9505C" w:rsidTr="00F71679">
        <w:trPr>
          <w:gridAfter w:val="1"/>
          <w:wAfter w:w="6" w:type="pct"/>
          <w:trHeight w:val="264"/>
          <w:del w:id="2225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041348" w14:textId="075DA688" w:rsidR="00326B61" w:rsidRPr="002E5C79" w:rsidDel="008D26A9" w:rsidRDefault="00326B61">
            <w:pPr>
              <w:pStyle w:val="ListParagraph"/>
              <w:spacing w:after="0" w:line="276" w:lineRule="auto"/>
              <w:jc w:val="both"/>
              <w:rPr>
                <w:del w:id="22251" w:author="Rachel Shipsey" w:date="2025-06-23T15:21:00Z"/>
                <w:rFonts w:eastAsia="Times New Roman" w:cs="Arial"/>
                <w:color w:val="000000"/>
                <w:sz w:val="18"/>
                <w:szCs w:val="18"/>
              </w:rPr>
              <w:pPrChange w:id="22252" w:author="Rachel Shipsey" w:date="2025-06-23T15:41:00Z">
                <w:pPr/>
              </w:pPrChange>
            </w:pPr>
            <w:del w:id="22253"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649423" w14:textId="239C9CA8" w:rsidR="00326B61" w:rsidRPr="002E5C79" w:rsidDel="008D26A9" w:rsidRDefault="00326B61">
            <w:pPr>
              <w:pStyle w:val="ListParagraph"/>
              <w:spacing w:after="0" w:line="276" w:lineRule="auto"/>
              <w:jc w:val="both"/>
              <w:rPr>
                <w:del w:id="22254" w:author="Rachel Shipsey" w:date="2025-06-23T15:21:00Z"/>
                <w:rFonts w:eastAsia="Times New Roman" w:cs="Arial"/>
                <w:color w:val="000000"/>
                <w:sz w:val="18"/>
                <w:szCs w:val="18"/>
              </w:rPr>
              <w:pPrChange w:id="22255" w:author="Rachel Shipsey" w:date="2025-06-23T15:41:00Z">
                <w:pPr>
                  <w:ind w:left="328"/>
                </w:pPr>
              </w:pPrChange>
            </w:pPr>
            <w:del w:id="22256" w:author="Rachel Shipsey" w:date="2025-06-23T15:21:00Z">
              <w:r w:rsidRPr="00F84E7F" w:rsidDel="008D26A9">
                <w:rPr>
                  <w:rFonts w:eastAsia="Times New Roman" w:cs="Arial"/>
                  <w:color w:val="000000"/>
                  <w:sz w:val="16"/>
                  <w:szCs w:val="16"/>
                </w:rPr>
                <w:delText xml:space="preserve">Dispatch of Census Tablets and other field materials to Census Head Office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93DA89" w14:textId="1421FC6A" w:rsidR="00326B61" w:rsidRPr="002E5C79" w:rsidDel="008D26A9" w:rsidRDefault="00326B61">
            <w:pPr>
              <w:pStyle w:val="ListParagraph"/>
              <w:spacing w:after="0" w:line="276" w:lineRule="auto"/>
              <w:jc w:val="both"/>
              <w:rPr>
                <w:del w:id="22257" w:author="Rachel Shipsey" w:date="2025-06-23T15:21:00Z"/>
                <w:rFonts w:eastAsia="Times New Roman" w:cs="Arial"/>
                <w:color w:val="000000"/>
                <w:sz w:val="18"/>
                <w:szCs w:val="18"/>
              </w:rPr>
              <w:pPrChange w:id="22258" w:author="Rachel Shipsey" w:date="2025-06-23T15:41:00Z">
                <w:pPr>
                  <w:ind w:firstLineChars="200" w:firstLine="320"/>
                </w:pPr>
              </w:pPrChange>
            </w:pPr>
            <w:del w:id="22259" w:author="Rachel Shipsey" w:date="2025-06-23T15:21:00Z">
              <w:r w:rsidDel="008D26A9">
                <w:rPr>
                  <w:rFonts w:eastAsia="Times New Roman" w:cs="Arial"/>
                  <w:color w:val="000000"/>
                  <w:sz w:val="16"/>
                  <w:szCs w:val="16"/>
                </w:rPr>
                <w:delText>Number of tablets returned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353368C0" w14:textId="1CA14FE5" w:rsidR="00326B61" w:rsidRPr="002E5C79" w:rsidDel="008D26A9" w:rsidRDefault="00326B61">
            <w:pPr>
              <w:pStyle w:val="ListParagraph"/>
              <w:spacing w:after="0" w:line="276" w:lineRule="auto"/>
              <w:jc w:val="both"/>
              <w:rPr>
                <w:del w:id="22260" w:author="Rachel Shipsey" w:date="2025-06-23T15:21:00Z"/>
                <w:rFonts w:eastAsia="Times New Roman" w:cs="Arial"/>
                <w:sz w:val="18"/>
                <w:szCs w:val="18"/>
              </w:rPr>
              <w:pPrChange w:id="22261" w:author="Rachel Shipsey" w:date="2025-06-23T15:41:00Z">
                <w:pPr/>
              </w:pPrChange>
            </w:pPr>
            <w:del w:id="22262" w:author="Rachel Shipsey" w:date="2025-06-23T15:21:00Z">
              <w:r w:rsidRPr="00D945B8" w:rsidDel="008D26A9">
                <w:rPr>
                  <w:rFonts w:eastAsia="Times New Roman" w:cs="Arial"/>
                  <w:sz w:val="16"/>
                  <w:szCs w:val="16"/>
                </w:rPr>
                <w:delText>Logistics</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691C9AA" w14:textId="791D692B" w:rsidR="00326B61" w:rsidRPr="002E5C79" w:rsidDel="008D26A9" w:rsidRDefault="00326B61">
            <w:pPr>
              <w:pStyle w:val="ListParagraph"/>
              <w:spacing w:after="0" w:line="276" w:lineRule="auto"/>
              <w:jc w:val="both"/>
              <w:rPr>
                <w:del w:id="22263" w:author="Rachel Shipsey" w:date="2025-06-23T15:21:00Z"/>
                <w:rFonts w:eastAsia="Times New Roman" w:cs="Arial"/>
                <w:color w:val="000000"/>
                <w:sz w:val="18"/>
                <w:szCs w:val="18"/>
              </w:rPr>
              <w:pPrChange w:id="22264" w:author="Rachel Shipsey" w:date="2025-06-23T15:41:00Z">
                <w:pPr>
                  <w:jc w:val="right"/>
                </w:pPr>
              </w:pPrChange>
            </w:pPr>
            <w:del w:id="22265" w:author="Rachel Shipsey" w:date="2025-06-23T15:21:00Z">
              <w:r w:rsidRPr="00F84E7F" w:rsidDel="008D26A9">
                <w:rPr>
                  <w:rFonts w:eastAsia="Times New Roman" w:cs="Arial"/>
                  <w:color w:val="000000"/>
                  <w:sz w:val="16"/>
                  <w:szCs w:val="16"/>
                </w:rPr>
                <w:delText>0</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F25DFD" w14:textId="7987EF6E" w:rsidR="00326B61" w:rsidRPr="002E5C79" w:rsidDel="008D26A9" w:rsidRDefault="00326B61">
            <w:pPr>
              <w:pStyle w:val="ListParagraph"/>
              <w:spacing w:after="0" w:line="276" w:lineRule="auto"/>
              <w:jc w:val="both"/>
              <w:rPr>
                <w:del w:id="22266" w:author="Rachel Shipsey" w:date="2025-06-23T15:21:00Z"/>
                <w:rFonts w:eastAsia="Times New Roman" w:cs="Arial"/>
                <w:color w:val="000000"/>
                <w:sz w:val="20"/>
                <w:szCs w:val="20"/>
              </w:rPr>
              <w:pPrChange w:id="22267" w:author="Rachel Shipsey" w:date="2025-06-23T15:41:00Z">
                <w:pPr>
                  <w:jc w:val="right"/>
                </w:pPr>
              </w:pPrChange>
            </w:pPr>
            <w:del w:id="22268" w:author="Rachel Shipsey" w:date="2025-06-23T15:21:00Z">
              <w:r w:rsidRPr="00F84E7F" w:rsidDel="008D26A9">
                <w:rPr>
                  <w:rFonts w:eastAsia="Times New Roman" w:cs="Arial"/>
                  <w:color w:val="000000"/>
                  <w:sz w:val="16"/>
                  <w:szCs w:val="16"/>
                </w:rPr>
                <w:delText>0.0</w:delText>
              </w:r>
            </w:del>
          </w:p>
        </w:tc>
      </w:tr>
      <w:tr w:rsidR="0048674B" w:rsidRPr="002E5C79" w:rsidDel="008D26A9" w14:paraId="16B8353D" w14:textId="649703AE" w:rsidTr="00F71679">
        <w:trPr>
          <w:gridAfter w:val="1"/>
          <w:wAfter w:w="6" w:type="pct"/>
          <w:trHeight w:val="276"/>
          <w:del w:id="2226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79DA21" w14:textId="4DC5350C" w:rsidR="000A66A9" w:rsidRPr="002E5C79" w:rsidDel="008D26A9" w:rsidRDefault="000A66A9">
            <w:pPr>
              <w:pStyle w:val="ListParagraph"/>
              <w:spacing w:after="0" w:line="276" w:lineRule="auto"/>
              <w:jc w:val="both"/>
              <w:rPr>
                <w:del w:id="22270" w:author="Rachel Shipsey" w:date="2025-06-23T15:21:00Z"/>
                <w:rFonts w:eastAsia="Times New Roman" w:cs="Arial"/>
                <w:color w:val="000000"/>
                <w:sz w:val="18"/>
                <w:szCs w:val="18"/>
              </w:rPr>
              <w:pPrChange w:id="22271" w:author="Rachel Shipsey" w:date="2025-06-23T15:41:00Z">
                <w:pPr>
                  <w:jc w:val="right"/>
                </w:pPr>
              </w:pPrChange>
            </w:pPr>
            <w:del w:id="22272" w:author="Rachel Shipsey" w:date="2025-06-23T15:21:00Z">
              <w:r w:rsidRPr="002E5C79" w:rsidDel="008D26A9">
                <w:rPr>
                  <w:rFonts w:eastAsia="Times New Roman" w:cs="Arial"/>
                  <w:color w:val="000000"/>
                  <w:sz w:val="18"/>
                  <w:szCs w:val="18"/>
                </w:rPr>
                <w:delText>5</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4B20D30" w14:textId="4E9AE5DB" w:rsidR="000A66A9" w:rsidRPr="002E5C79" w:rsidDel="008D26A9" w:rsidRDefault="000A66A9">
            <w:pPr>
              <w:pStyle w:val="ListParagraph"/>
              <w:spacing w:after="0" w:line="276" w:lineRule="auto"/>
              <w:jc w:val="both"/>
              <w:rPr>
                <w:del w:id="22273" w:author="Rachel Shipsey" w:date="2025-06-23T15:21:00Z"/>
                <w:rFonts w:eastAsia="Times New Roman" w:cs="Arial"/>
                <w:b/>
                <w:bCs/>
                <w:color w:val="000000"/>
                <w:sz w:val="18"/>
                <w:szCs w:val="18"/>
              </w:rPr>
              <w:pPrChange w:id="22274" w:author="Rachel Shipsey" w:date="2025-06-23T15:41:00Z">
                <w:pPr/>
              </w:pPrChange>
            </w:pPr>
            <w:del w:id="22275" w:author="Rachel Shipsey" w:date="2025-06-23T15:21:00Z">
              <w:r w:rsidRPr="002E5C79" w:rsidDel="008D26A9">
                <w:rPr>
                  <w:rFonts w:eastAsia="Times New Roman" w:cs="Arial"/>
                  <w:b/>
                  <w:bCs/>
                  <w:color w:val="000000"/>
                  <w:sz w:val="18"/>
                  <w:szCs w:val="18"/>
                </w:rPr>
                <w:delText>Writing of field operations report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B0C52D" w14:textId="2EEF504C" w:rsidR="000A66A9" w:rsidRPr="002E5C79" w:rsidDel="008D26A9" w:rsidRDefault="000A66A9">
            <w:pPr>
              <w:pStyle w:val="ListParagraph"/>
              <w:spacing w:after="0" w:line="276" w:lineRule="auto"/>
              <w:jc w:val="both"/>
              <w:rPr>
                <w:del w:id="22276" w:author="Rachel Shipsey" w:date="2025-06-23T15:21:00Z"/>
                <w:rFonts w:eastAsia="Times New Roman" w:cs="Arial"/>
                <w:b/>
                <w:bCs/>
                <w:color w:val="000000"/>
                <w:sz w:val="18"/>
                <w:szCs w:val="18"/>
              </w:rPr>
              <w:pPrChange w:id="22277" w:author="Rachel Shipsey" w:date="2025-06-23T15:41:00Z">
                <w:pPr/>
              </w:pPrChange>
            </w:pPr>
            <w:del w:id="22278" w:author="Rachel Shipsey" w:date="2025-06-23T15:21:00Z">
              <w:r w:rsidRPr="0076349F" w:rsidDel="008D26A9">
                <w:rPr>
                  <w:rFonts w:eastAsia="Times New Roman" w:cs="Arial"/>
                  <w:color w:val="000000"/>
                  <w:sz w:val="16"/>
                  <w:szCs w:val="16"/>
                </w:rPr>
                <w:delText>Field operations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8927E9" w14:textId="43940A96" w:rsidR="000A66A9" w:rsidRPr="002E5C79" w:rsidDel="008D26A9" w:rsidRDefault="000A66A9">
            <w:pPr>
              <w:pStyle w:val="ListParagraph"/>
              <w:spacing w:after="0" w:line="276" w:lineRule="auto"/>
              <w:jc w:val="both"/>
              <w:rPr>
                <w:del w:id="22279" w:author="Rachel Shipsey" w:date="2025-06-23T15:21:00Z"/>
                <w:rFonts w:eastAsia="Times New Roman" w:cs="Arial"/>
                <w:sz w:val="18"/>
                <w:szCs w:val="18"/>
              </w:rPr>
              <w:pPrChange w:id="22280" w:author="Rachel Shipsey" w:date="2025-06-23T15:41:00Z">
                <w:pPr/>
              </w:pPrChange>
            </w:pPr>
            <w:del w:id="22281" w:author="Rachel Shipsey" w:date="2025-06-23T15:21:00Z">
              <w:r w:rsidRPr="0076349F" w:rsidDel="008D26A9">
                <w:rPr>
                  <w:rFonts w:eastAsia="Times New Roman" w:cs="Arial"/>
                  <w:color w:val="000000"/>
                  <w:sz w:val="16"/>
                  <w:szCs w:val="16"/>
                </w:rPr>
                <w:delText xml:space="preserve">Field operations </w:delText>
              </w:r>
            </w:del>
          </w:p>
        </w:tc>
        <w:tc>
          <w:tcPr>
            <w:tcW w:w="457"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8A15F6" w14:textId="0877905D" w:rsidR="000A66A9" w:rsidRPr="002E5C79" w:rsidDel="008D26A9" w:rsidRDefault="000A66A9">
            <w:pPr>
              <w:pStyle w:val="ListParagraph"/>
              <w:spacing w:after="0" w:line="276" w:lineRule="auto"/>
              <w:jc w:val="both"/>
              <w:rPr>
                <w:del w:id="22282" w:author="Rachel Shipsey" w:date="2025-06-23T15:21:00Z"/>
                <w:rFonts w:eastAsia="Times New Roman" w:cs="Arial"/>
                <w:color w:val="000000"/>
                <w:sz w:val="18"/>
                <w:szCs w:val="18"/>
              </w:rPr>
              <w:pPrChange w:id="22283" w:author="Rachel Shipsey" w:date="2025-06-23T15:41:00Z">
                <w:pPr>
                  <w:jc w:val="right"/>
                </w:pPr>
              </w:pPrChange>
            </w:pPr>
            <w:del w:id="22284" w:author="Rachel Shipsey" w:date="2025-06-23T15:21:00Z">
              <w:r w:rsidRPr="00F84E7F" w:rsidDel="008D26A9">
                <w:rPr>
                  <w:rFonts w:eastAsia="Times New Roman" w:cs="Arial"/>
                  <w:color w:val="000000"/>
                  <w:sz w:val="16"/>
                  <w:szCs w:val="16"/>
                </w:rPr>
                <w:delText>1</w:delText>
              </w:r>
            </w:del>
          </w:p>
        </w:tc>
        <w:tc>
          <w:tcPr>
            <w:tcW w:w="23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795B81" w14:textId="40ADBF77" w:rsidR="000A66A9" w:rsidRPr="002E5C79" w:rsidDel="008D26A9" w:rsidRDefault="000A66A9">
            <w:pPr>
              <w:pStyle w:val="ListParagraph"/>
              <w:spacing w:after="0" w:line="276" w:lineRule="auto"/>
              <w:jc w:val="both"/>
              <w:rPr>
                <w:del w:id="22285" w:author="Rachel Shipsey" w:date="2025-06-23T15:21:00Z"/>
                <w:rFonts w:eastAsia="Times New Roman" w:cs="Arial"/>
                <w:color w:val="000000"/>
                <w:sz w:val="20"/>
                <w:szCs w:val="20"/>
              </w:rPr>
              <w:pPrChange w:id="22286" w:author="Rachel Shipsey" w:date="2025-06-23T15:41:00Z">
                <w:pPr>
                  <w:jc w:val="right"/>
                </w:pPr>
              </w:pPrChange>
            </w:pPr>
            <w:del w:id="22287" w:author="Rachel Shipsey" w:date="2025-06-23T15:21:00Z">
              <w:r w:rsidRPr="00F84E7F" w:rsidDel="008D26A9">
                <w:rPr>
                  <w:rFonts w:eastAsia="Times New Roman" w:cs="Arial"/>
                  <w:color w:val="000000"/>
                  <w:sz w:val="16"/>
                  <w:szCs w:val="16"/>
                </w:rPr>
                <w:delText>-0.1</w:delText>
              </w:r>
            </w:del>
          </w:p>
        </w:tc>
      </w:tr>
      <w:tr w:rsidR="00927EDB" w:rsidRPr="002E5C79" w:rsidDel="008D26A9" w14:paraId="0EA7A935" w14:textId="0A8DC68D" w:rsidTr="00F71679">
        <w:trPr>
          <w:gridAfter w:val="1"/>
          <w:wAfter w:w="6" w:type="pct"/>
          <w:trHeight w:val="288"/>
          <w:del w:id="22288"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33DF22AD" w14:textId="79679BFF" w:rsidR="00091682" w:rsidRPr="002E5C79" w:rsidDel="008D26A9" w:rsidRDefault="00091682">
            <w:pPr>
              <w:pStyle w:val="ListParagraph"/>
              <w:spacing w:after="0" w:line="276" w:lineRule="auto"/>
              <w:jc w:val="both"/>
              <w:rPr>
                <w:del w:id="22289" w:author="Rachel Shipsey" w:date="2025-06-23T15:21:00Z"/>
                <w:rFonts w:eastAsia="Times New Roman" w:cs="Arial"/>
                <w:b/>
                <w:bCs/>
                <w:color w:val="000000"/>
                <w:sz w:val="18"/>
                <w:szCs w:val="18"/>
              </w:rPr>
              <w:pPrChange w:id="22290" w:author="Rachel Shipsey" w:date="2025-06-23T15:41:00Z">
                <w:pPr>
                  <w:jc w:val="center"/>
                </w:pPr>
              </w:pPrChange>
            </w:pPr>
            <w:del w:id="22291" w:author="Rachel Shipsey" w:date="2025-06-23T15:21:00Z">
              <w:r w:rsidRPr="002E5C79" w:rsidDel="008D26A9">
                <w:rPr>
                  <w:rFonts w:eastAsia="Times New Roman" w:cs="Arial"/>
                  <w:b/>
                  <w:bCs/>
                  <w:color w:val="000000"/>
                  <w:sz w:val="18"/>
                  <w:szCs w:val="18"/>
                </w:rPr>
                <w:delText>RELEASE OF RESULTS</w:delText>
              </w:r>
            </w:del>
          </w:p>
          <w:p w14:paraId="1242258F" w14:textId="16D87F06" w:rsidR="00091682" w:rsidRPr="002E5C79" w:rsidDel="008D26A9" w:rsidRDefault="00091682">
            <w:pPr>
              <w:pStyle w:val="ListParagraph"/>
              <w:spacing w:after="0" w:line="276" w:lineRule="auto"/>
              <w:jc w:val="both"/>
              <w:rPr>
                <w:del w:id="22292" w:author="Rachel Shipsey" w:date="2025-06-23T15:21:00Z"/>
                <w:rFonts w:eastAsia="Times New Roman" w:cs="Arial"/>
                <w:b/>
                <w:bCs/>
                <w:color w:val="000000"/>
                <w:sz w:val="20"/>
                <w:szCs w:val="20"/>
              </w:rPr>
              <w:pPrChange w:id="22293" w:author="Rachel Shipsey" w:date="2025-06-23T15:41:00Z">
                <w:pPr>
                  <w:jc w:val="center"/>
                </w:pPr>
              </w:pPrChange>
            </w:pPr>
          </w:p>
        </w:tc>
      </w:tr>
      <w:tr w:rsidR="00D4265D" w:rsidRPr="002E5C79" w:rsidDel="008D26A9" w14:paraId="4B535C6C" w14:textId="22DDE6D6" w:rsidTr="00D4265D">
        <w:trPr>
          <w:gridAfter w:val="1"/>
          <w:wAfter w:w="6" w:type="pct"/>
          <w:trHeight w:val="264"/>
          <w:del w:id="2229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1309F4" w14:textId="290C4E59" w:rsidR="00DB4737" w:rsidRPr="002E5C79" w:rsidDel="008D26A9" w:rsidRDefault="00DB4737">
            <w:pPr>
              <w:pStyle w:val="ListParagraph"/>
              <w:spacing w:after="0" w:line="276" w:lineRule="auto"/>
              <w:jc w:val="both"/>
              <w:rPr>
                <w:del w:id="22295" w:author="Rachel Shipsey" w:date="2025-06-23T15:21:00Z"/>
                <w:rFonts w:eastAsia="Times New Roman" w:cs="Arial"/>
                <w:color w:val="000000"/>
                <w:sz w:val="18"/>
                <w:szCs w:val="18"/>
              </w:rPr>
              <w:pPrChange w:id="22296" w:author="Rachel Shipsey" w:date="2025-06-23T15:41:00Z">
                <w:pPr>
                  <w:jc w:val="right"/>
                </w:pPr>
              </w:pPrChange>
            </w:pPr>
            <w:del w:id="22297" w:author="Rachel Shipsey" w:date="2025-06-23T15:21:00Z">
              <w:r w:rsidRPr="00F84E7F" w:rsidDel="008D26A9">
                <w:rPr>
                  <w:rFonts w:eastAsia="Times New Roman" w:cs="Arial"/>
                  <w:color w:val="000000"/>
                  <w:sz w:val="16"/>
                  <w:szCs w:val="16"/>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71BC37" w14:textId="58E4D86E" w:rsidR="00DB4737" w:rsidRPr="002E5C79" w:rsidDel="008D26A9" w:rsidRDefault="00DB4737">
            <w:pPr>
              <w:pStyle w:val="ListParagraph"/>
              <w:spacing w:after="0" w:line="276" w:lineRule="auto"/>
              <w:jc w:val="both"/>
              <w:rPr>
                <w:del w:id="22298" w:author="Rachel Shipsey" w:date="2025-06-23T15:21:00Z"/>
                <w:rFonts w:eastAsia="Times New Roman" w:cs="Arial"/>
                <w:b/>
                <w:bCs/>
                <w:color w:val="000000"/>
                <w:sz w:val="18"/>
                <w:szCs w:val="18"/>
              </w:rPr>
              <w:pPrChange w:id="22299" w:author="Rachel Shipsey" w:date="2025-06-23T15:41:00Z">
                <w:pPr/>
              </w:pPrChange>
            </w:pPr>
            <w:del w:id="22300" w:author="Rachel Shipsey" w:date="2025-06-23T15:21:00Z">
              <w:r w:rsidRPr="00F84E7F" w:rsidDel="008D26A9">
                <w:rPr>
                  <w:rFonts w:eastAsia="Times New Roman" w:cs="Arial"/>
                  <w:b/>
                  <w:bCs/>
                  <w:color w:val="000000"/>
                  <w:sz w:val="16"/>
                  <w:szCs w:val="16"/>
                </w:rPr>
                <w:delText>Preliminary results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4E7D5F" w14:textId="76F9619D" w:rsidR="00DB4737" w:rsidRPr="002E5C79" w:rsidDel="008D26A9" w:rsidRDefault="00DB4737">
            <w:pPr>
              <w:pStyle w:val="ListParagraph"/>
              <w:spacing w:after="0" w:line="276" w:lineRule="auto"/>
              <w:jc w:val="both"/>
              <w:rPr>
                <w:del w:id="22301" w:author="Rachel Shipsey" w:date="2025-06-23T15:21:00Z"/>
                <w:rFonts w:eastAsia="Times New Roman" w:cs="Arial"/>
                <w:b/>
                <w:bCs/>
                <w:color w:val="000000"/>
                <w:sz w:val="18"/>
                <w:szCs w:val="18"/>
              </w:rPr>
              <w:pPrChange w:id="22302" w:author="Rachel Shipsey" w:date="2025-06-23T15:41:00Z">
                <w:pPr/>
              </w:pPrChange>
            </w:pPr>
            <w:del w:id="22303" w:author="Rachel Shipsey" w:date="2025-06-23T15:21:00Z">
              <w:r w:rsidDel="008D26A9">
                <w:rPr>
                  <w:rFonts w:eastAsia="Times New Roman" w:cs="Arial"/>
                  <w:color w:val="000000"/>
                  <w:sz w:val="16"/>
                  <w:szCs w:val="16"/>
                </w:rPr>
                <w:delText>Report on p</w:delText>
              </w:r>
              <w:r w:rsidRPr="001327FA" w:rsidDel="008D26A9">
                <w:rPr>
                  <w:rFonts w:eastAsia="Times New Roman" w:cs="Arial"/>
                  <w:color w:val="000000"/>
                  <w:sz w:val="16"/>
                  <w:szCs w:val="16"/>
                </w:rPr>
                <w:delText xml:space="preserve">reliminary </w:delText>
              </w:r>
              <w:r w:rsidDel="008D26A9">
                <w:rPr>
                  <w:rFonts w:eastAsia="Times New Roman" w:cs="Arial"/>
                  <w:color w:val="000000"/>
                  <w:sz w:val="16"/>
                  <w:szCs w:val="16"/>
                </w:rPr>
                <w:delText>counts</w:delText>
              </w:r>
              <w:r w:rsidRPr="001327FA" w:rsidDel="008D26A9">
                <w:rPr>
                  <w:rFonts w:eastAsia="Times New Roman" w:cs="Arial"/>
                  <w:color w:val="000000"/>
                  <w:sz w:val="16"/>
                  <w:szCs w:val="16"/>
                </w:rPr>
                <w:delText xml:space="preserve"> within 2 months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2C74DD" w14:textId="469BC341" w:rsidR="00DB4737" w:rsidRPr="002E5C79" w:rsidDel="008D26A9" w:rsidRDefault="00DB4737">
            <w:pPr>
              <w:pStyle w:val="ListParagraph"/>
              <w:spacing w:after="0" w:line="276" w:lineRule="auto"/>
              <w:jc w:val="both"/>
              <w:rPr>
                <w:del w:id="22304" w:author="Rachel Shipsey" w:date="2025-06-23T15:21:00Z"/>
                <w:rFonts w:eastAsia="Times New Roman" w:cs="Arial"/>
                <w:sz w:val="18"/>
                <w:szCs w:val="18"/>
              </w:rPr>
              <w:pPrChange w:id="22305" w:author="Rachel Shipsey" w:date="2025-06-23T15:41:00Z">
                <w:pPr/>
              </w:pPrChange>
            </w:pPr>
            <w:del w:id="22306"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FC2BF9" w14:textId="3A4ABAF1" w:rsidR="00DB4737" w:rsidRPr="002E5C79" w:rsidDel="008D26A9" w:rsidRDefault="00DB4737">
            <w:pPr>
              <w:pStyle w:val="ListParagraph"/>
              <w:spacing w:after="0" w:line="276" w:lineRule="auto"/>
              <w:jc w:val="both"/>
              <w:rPr>
                <w:del w:id="22307" w:author="Rachel Shipsey" w:date="2025-06-23T15:21:00Z"/>
                <w:rFonts w:eastAsia="Times New Roman" w:cs="Arial"/>
                <w:b/>
                <w:bCs/>
                <w:color w:val="000000"/>
                <w:sz w:val="18"/>
                <w:szCs w:val="18"/>
              </w:rPr>
              <w:pPrChange w:id="22308" w:author="Rachel Shipsey" w:date="2025-06-23T15:41:00Z">
                <w:pPr/>
              </w:pPrChange>
            </w:pPr>
            <w:del w:id="22309" w:author="Rachel Shipsey" w:date="2025-06-23T15:21:00Z">
              <w:r w:rsidRPr="00F81021" w:rsidDel="008D26A9">
                <w:rPr>
                  <w:rFonts w:eastAsia="Times New Roman" w:cs="Arial"/>
                  <w:color w:val="000000"/>
                  <w:sz w:val="16"/>
                  <w:szCs w:val="16"/>
                </w:rPr>
                <w:delText>2 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2FB585" w14:textId="74740B2E" w:rsidR="00DB4737" w:rsidRPr="002E5C79" w:rsidDel="008D26A9" w:rsidRDefault="00DB4737">
            <w:pPr>
              <w:pStyle w:val="ListParagraph"/>
              <w:spacing w:after="0" w:line="276" w:lineRule="auto"/>
              <w:jc w:val="both"/>
              <w:rPr>
                <w:del w:id="22310" w:author="Rachel Shipsey" w:date="2025-06-23T15:21:00Z"/>
                <w:rFonts w:eastAsia="Times New Roman" w:cs="Arial"/>
                <w:b/>
                <w:bCs/>
                <w:color w:val="000000"/>
                <w:sz w:val="20"/>
                <w:szCs w:val="20"/>
              </w:rPr>
              <w:pPrChange w:id="22311" w:author="Rachel Shipsey" w:date="2025-06-23T15:41:00Z">
                <w:pPr/>
              </w:pPrChange>
            </w:pPr>
            <w:del w:id="22312" w:author="Rachel Shipsey" w:date="2025-06-23T15:21:00Z">
              <w:r w:rsidRPr="001327FA" w:rsidDel="008D26A9">
                <w:rPr>
                  <w:rFonts w:eastAsia="Times New Roman" w:cs="Arial"/>
                  <w:color w:val="000000"/>
                  <w:sz w:val="16"/>
                  <w:szCs w:val="16"/>
                </w:rPr>
                <w:delText>-0.2</w:delText>
              </w:r>
            </w:del>
          </w:p>
        </w:tc>
      </w:tr>
      <w:tr w:rsidR="00D4265D" w:rsidRPr="002E5C79" w:rsidDel="008D26A9" w14:paraId="1A7C40DB" w14:textId="6027E80A" w:rsidTr="00D4265D">
        <w:trPr>
          <w:gridAfter w:val="1"/>
          <w:wAfter w:w="6" w:type="pct"/>
          <w:trHeight w:val="264"/>
          <w:del w:id="2231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0D8269" w14:textId="71A62313" w:rsidR="00DB4737" w:rsidRPr="002E5C79" w:rsidDel="008D26A9" w:rsidRDefault="00DB4737">
            <w:pPr>
              <w:pStyle w:val="ListParagraph"/>
              <w:spacing w:after="0" w:line="276" w:lineRule="auto"/>
              <w:jc w:val="both"/>
              <w:rPr>
                <w:del w:id="22314" w:author="Rachel Shipsey" w:date="2025-06-23T15:21:00Z"/>
                <w:rFonts w:eastAsia="Times New Roman" w:cs="Arial"/>
                <w:color w:val="000000"/>
                <w:sz w:val="18"/>
                <w:szCs w:val="18"/>
              </w:rPr>
              <w:pPrChange w:id="22315" w:author="Rachel Shipsey" w:date="2025-06-23T15:41:00Z">
                <w:pPr>
                  <w:jc w:val="right"/>
                </w:pPr>
              </w:pPrChange>
            </w:pPr>
            <w:del w:id="22316" w:author="Rachel Shipsey" w:date="2025-06-23T15:21:00Z">
              <w:r w:rsidRPr="00F84E7F" w:rsidDel="008D26A9">
                <w:rPr>
                  <w:rFonts w:eastAsia="Times New Roman" w:cs="Arial"/>
                  <w:color w:val="000000"/>
                  <w:sz w:val="16"/>
                  <w:szCs w:val="16"/>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50D48F" w14:textId="4987F69C" w:rsidR="00DB4737" w:rsidRPr="002E5C79" w:rsidDel="008D26A9" w:rsidRDefault="00DB4737">
            <w:pPr>
              <w:pStyle w:val="ListParagraph"/>
              <w:spacing w:after="0" w:line="276" w:lineRule="auto"/>
              <w:jc w:val="both"/>
              <w:rPr>
                <w:del w:id="22317" w:author="Rachel Shipsey" w:date="2025-06-23T15:21:00Z"/>
                <w:rFonts w:eastAsia="Times New Roman" w:cs="Arial"/>
                <w:b/>
                <w:bCs/>
                <w:color w:val="000000"/>
                <w:sz w:val="18"/>
                <w:szCs w:val="18"/>
              </w:rPr>
              <w:pPrChange w:id="22318" w:author="Rachel Shipsey" w:date="2025-06-23T15:41:00Z">
                <w:pPr/>
              </w:pPrChange>
            </w:pPr>
            <w:del w:id="22319" w:author="Rachel Shipsey" w:date="2025-06-23T15:21:00Z">
              <w:r w:rsidRPr="00F84E7F" w:rsidDel="008D26A9">
                <w:rPr>
                  <w:rFonts w:eastAsia="Times New Roman" w:cs="Arial"/>
                  <w:b/>
                  <w:bCs/>
                  <w:color w:val="000000"/>
                  <w:sz w:val="16"/>
                  <w:szCs w:val="16"/>
                </w:rPr>
                <w:delText>Provisional census results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F72054" w14:textId="000C8C9A" w:rsidR="00DB4737" w:rsidRPr="002E5C79" w:rsidDel="008D26A9" w:rsidRDefault="00DB4737">
            <w:pPr>
              <w:pStyle w:val="ListParagraph"/>
              <w:spacing w:after="0" w:line="276" w:lineRule="auto"/>
              <w:jc w:val="both"/>
              <w:rPr>
                <w:del w:id="22320" w:author="Rachel Shipsey" w:date="2025-06-23T15:21:00Z"/>
                <w:rFonts w:eastAsia="Times New Roman" w:cs="Arial"/>
                <w:b/>
                <w:bCs/>
                <w:color w:val="000000"/>
                <w:sz w:val="18"/>
                <w:szCs w:val="18"/>
              </w:rPr>
              <w:pPrChange w:id="2232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A02110" w14:textId="7C7A9FD2" w:rsidR="00DB4737" w:rsidRPr="002E5C79" w:rsidDel="008D26A9" w:rsidRDefault="00DB4737">
            <w:pPr>
              <w:pStyle w:val="ListParagraph"/>
              <w:spacing w:after="0" w:line="276" w:lineRule="auto"/>
              <w:jc w:val="both"/>
              <w:rPr>
                <w:del w:id="22322" w:author="Rachel Shipsey" w:date="2025-06-23T15:21:00Z"/>
                <w:rFonts w:eastAsia="Times New Roman" w:cs="Arial"/>
                <w:sz w:val="18"/>
                <w:szCs w:val="18"/>
              </w:rPr>
              <w:pPrChange w:id="2232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8F8298" w14:textId="7925CBB4" w:rsidR="00DB4737" w:rsidRPr="002E5C79" w:rsidDel="008D26A9" w:rsidRDefault="00DB4737">
            <w:pPr>
              <w:pStyle w:val="ListParagraph"/>
              <w:spacing w:after="0" w:line="276" w:lineRule="auto"/>
              <w:jc w:val="both"/>
              <w:rPr>
                <w:del w:id="22324" w:author="Rachel Shipsey" w:date="2025-06-23T15:21:00Z"/>
                <w:rFonts w:eastAsia="Times New Roman" w:cs="Arial"/>
                <w:b/>
                <w:bCs/>
                <w:color w:val="000000"/>
                <w:sz w:val="18"/>
                <w:szCs w:val="18"/>
              </w:rPr>
              <w:pPrChange w:id="22325" w:author="Rachel Shipsey" w:date="2025-06-23T15:41:00Z">
                <w:pPr/>
              </w:pPrChange>
            </w:pPr>
            <w:del w:id="22326" w:author="Rachel Shipsey" w:date="2025-06-23T15:21:00Z">
              <w:r w:rsidRPr="00F84E7F" w:rsidDel="008D26A9">
                <w:rPr>
                  <w:rFonts w:eastAsia="Times New Roman" w:cs="Arial"/>
                  <w:b/>
                  <w:bCs/>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91E146" w14:textId="3A04AB2E" w:rsidR="00DB4737" w:rsidRPr="002E5C79" w:rsidDel="008D26A9" w:rsidRDefault="00DB4737">
            <w:pPr>
              <w:pStyle w:val="ListParagraph"/>
              <w:spacing w:after="0" w:line="276" w:lineRule="auto"/>
              <w:jc w:val="both"/>
              <w:rPr>
                <w:del w:id="22327" w:author="Rachel Shipsey" w:date="2025-06-23T15:21:00Z"/>
                <w:rFonts w:eastAsia="Times New Roman" w:cs="Arial"/>
                <w:b/>
                <w:bCs/>
                <w:color w:val="000000"/>
                <w:sz w:val="20"/>
                <w:szCs w:val="20"/>
              </w:rPr>
              <w:pPrChange w:id="22328" w:author="Rachel Shipsey" w:date="2025-06-23T15:41:00Z">
                <w:pPr/>
              </w:pPrChange>
            </w:pPr>
          </w:p>
        </w:tc>
      </w:tr>
      <w:tr w:rsidR="00D4265D" w:rsidRPr="002E5C79" w:rsidDel="008D26A9" w14:paraId="33EC831D" w14:textId="78230250" w:rsidTr="00D4265D">
        <w:trPr>
          <w:gridAfter w:val="1"/>
          <w:wAfter w:w="6" w:type="pct"/>
          <w:trHeight w:val="264"/>
          <w:del w:id="2232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D0BFF1" w14:textId="1F678247" w:rsidR="00DB4737" w:rsidRPr="002E5C79" w:rsidDel="008D26A9" w:rsidRDefault="00DB4737">
            <w:pPr>
              <w:pStyle w:val="ListParagraph"/>
              <w:spacing w:after="0" w:line="276" w:lineRule="auto"/>
              <w:jc w:val="both"/>
              <w:rPr>
                <w:del w:id="22330" w:author="Rachel Shipsey" w:date="2025-06-23T15:21:00Z"/>
                <w:rFonts w:eastAsia="Times New Roman" w:cs="Arial"/>
                <w:color w:val="000000"/>
                <w:sz w:val="18"/>
                <w:szCs w:val="18"/>
              </w:rPr>
              <w:pPrChange w:id="22331" w:author="Rachel Shipsey" w:date="2025-06-23T15:41:00Z">
                <w:pPr/>
              </w:pPrChange>
            </w:pPr>
            <w:del w:id="22332"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6044BD" w14:textId="7B1C9156" w:rsidR="00DB4737" w:rsidRPr="002E5C79" w:rsidDel="008D26A9" w:rsidRDefault="00DB4737">
            <w:pPr>
              <w:pStyle w:val="ListParagraph"/>
              <w:spacing w:after="0" w:line="276" w:lineRule="auto"/>
              <w:jc w:val="both"/>
              <w:rPr>
                <w:del w:id="22333" w:author="Rachel Shipsey" w:date="2025-06-23T15:21:00Z"/>
                <w:rFonts w:eastAsia="Times New Roman" w:cs="Arial"/>
                <w:color w:val="000000"/>
                <w:sz w:val="18"/>
                <w:szCs w:val="18"/>
              </w:rPr>
              <w:pPrChange w:id="22334" w:author="Rachel Shipsey" w:date="2025-06-23T15:41:00Z">
                <w:pPr>
                  <w:ind w:firstLineChars="200" w:firstLine="320"/>
                </w:pPr>
              </w:pPrChange>
            </w:pPr>
            <w:del w:id="22335" w:author="Rachel Shipsey" w:date="2025-06-23T15:21:00Z">
              <w:r w:rsidRPr="00F84E7F" w:rsidDel="008D26A9">
                <w:rPr>
                  <w:rFonts w:eastAsia="Times New Roman" w:cs="Arial"/>
                  <w:color w:val="000000"/>
                  <w:sz w:val="16"/>
                  <w:szCs w:val="16"/>
                </w:rPr>
                <w:delText>Review of the Provisional Results Tabulation Plan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39C560" w14:textId="687873E3" w:rsidR="00DB4737" w:rsidRPr="002E5C79" w:rsidDel="008D26A9" w:rsidRDefault="00DB4737">
            <w:pPr>
              <w:pStyle w:val="ListParagraph"/>
              <w:spacing w:after="0" w:line="276" w:lineRule="auto"/>
              <w:jc w:val="both"/>
              <w:rPr>
                <w:del w:id="22336" w:author="Rachel Shipsey" w:date="2025-06-23T15:21:00Z"/>
                <w:rFonts w:eastAsia="Times New Roman" w:cs="Arial"/>
                <w:color w:val="000000"/>
                <w:sz w:val="18"/>
                <w:szCs w:val="18"/>
              </w:rPr>
              <w:pPrChange w:id="22337" w:author="Rachel Shipsey" w:date="2025-06-23T15:41:00Z">
                <w:pPr>
                  <w:ind w:firstLineChars="200" w:firstLine="320"/>
                </w:pPr>
              </w:pPrChange>
            </w:pPr>
            <w:del w:id="22338" w:author="Rachel Shipsey" w:date="2025-06-23T15:21:00Z">
              <w:r w:rsidRPr="00F84E7F" w:rsidDel="008D26A9">
                <w:rPr>
                  <w:rFonts w:eastAsia="Times New Roman" w:cs="Arial"/>
                  <w:color w:val="000000"/>
                  <w:sz w:val="16"/>
                  <w:szCs w:val="16"/>
                </w:rPr>
                <w:delText xml:space="preserve">Tabulation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lan </w:delText>
              </w:r>
              <w:r w:rsidDel="008D26A9">
                <w:rPr>
                  <w:rFonts w:eastAsia="Times New Roman" w:cs="Arial"/>
                  <w:color w:val="000000"/>
                  <w:sz w:val="16"/>
                  <w:szCs w:val="16"/>
                </w:rPr>
                <w:delText>for p</w:delText>
              </w:r>
              <w:r w:rsidRPr="00F84E7F" w:rsidDel="008D26A9">
                <w:rPr>
                  <w:rFonts w:eastAsia="Times New Roman" w:cs="Arial"/>
                  <w:color w:val="000000"/>
                  <w:sz w:val="16"/>
                  <w:szCs w:val="16"/>
                </w:rPr>
                <w:delText xml:space="preserve">rovisional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55CEFE" w14:textId="32FF16D1" w:rsidR="00DB4737" w:rsidRPr="002E5C79" w:rsidDel="008D26A9" w:rsidRDefault="00DB4737">
            <w:pPr>
              <w:pStyle w:val="ListParagraph"/>
              <w:spacing w:after="0" w:line="276" w:lineRule="auto"/>
              <w:jc w:val="both"/>
              <w:rPr>
                <w:del w:id="22339" w:author="Rachel Shipsey" w:date="2025-06-23T15:21:00Z"/>
                <w:rFonts w:eastAsia="Times New Roman" w:cs="Arial"/>
                <w:sz w:val="18"/>
                <w:szCs w:val="18"/>
              </w:rPr>
              <w:pPrChange w:id="22340" w:author="Rachel Shipsey" w:date="2025-06-23T15:41:00Z">
                <w:pPr/>
              </w:pPrChange>
            </w:pPr>
            <w:del w:id="22341"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E8880F" w14:textId="4DA5B253" w:rsidR="00DB4737" w:rsidRPr="002E5C79" w:rsidDel="008D26A9" w:rsidRDefault="00DB4737">
            <w:pPr>
              <w:pStyle w:val="ListParagraph"/>
              <w:spacing w:after="0" w:line="276" w:lineRule="auto"/>
              <w:jc w:val="both"/>
              <w:rPr>
                <w:del w:id="22342" w:author="Rachel Shipsey" w:date="2025-06-23T15:21:00Z"/>
                <w:rFonts w:eastAsia="Times New Roman" w:cs="Arial"/>
                <w:color w:val="000000"/>
                <w:sz w:val="18"/>
                <w:szCs w:val="18"/>
              </w:rPr>
              <w:pPrChange w:id="22343" w:author="Rachel Shipsey" w:date="2025-06-23T15:41:00Z">
                <w:pPr>
                  <w:jc w:val="right"/>
                </w:pPr>
              </w:pPrChange>
            </w:pPr>
            <w:del w:id="22344"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B85D9F" w14:textId="5152FF8F" w:rsidR="00DB4737" w:rsidRPr="002E5C79" w:rsidDel="008D26A9" w:rsidRDefault="00DB4737">
            <w:pPr>
              <w:pStyle w:val="ListParagraph"/>
              <w:spacing w:after="0" w:line="276" w:lineRule="auto"/>
              <w:jc w:val="both"/>
              <w:rPr>
                <w:del w:id="22345" w:author="Rachel Shipsey" w:date="2025-06-23T15:21:00Z"/>
                <w:rFonts w:eastAsia="Times New Roman" w:cs="Arial"/>
                <w:color w:val="000000"/>
                <w:sz w:val="20"/>
                <w:szCs w:val="20"/>
              </w:rPr>
              <w:pPrChange w:id="22346" w:author="Rachel Shipsey" w:date="2025-06-23T15:41:00Z">
                <w:pPr>
                  <w:jc w:val="right"/>
                </w:pPr>
              </w:pPrChange>
            </w:pPr>
            <w:del w:id="22347" w:author="Rachel Shipsey" w:date="2025-06-23T15:21:00Z">
              <w:r w:rsidRPr="00F84E7F" w:rsidDel="008D26A9">
                <w:rPr>
                  <w:rFonts w:eastAsia="Times New Roman" w:cs="Arial"/>
                  <w:color w:val="000000"/>
                  <w:sz w:val="16"/>
                  <w:szCs w:val="16"/>
                </w:rPr>
                <w:delText>0.0</w:delText>
              </w:r>
            </w:del>
          </w:p>
        </w:tc>
      </w:tr>
      <w:tr w:rsidR="00D4265D" w:rsidRPr="002E5C79" w:rsidDel="008D26A9" w14:paraId="2982F124" w14:textId="5658EF8D" w:rsidTr="00D4265D">
        <w:trPr>
          <w:gridAfter w:val="1"/>
          <w:wAfter w:w="6" w:type="pct"/>
          <w:trHeight w:val="264"/>
          <w:del w:id="2234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6ECE06" w14:textId="51A9E925" w:rsidR="00DB4737" w:rsidRPr="002E5C79" w:rsidDel="008D26A9" w:rsidRDefault="00DB4737">
            <w:pPr>
              <w:pStyle w:val="ListParagraph"/>
              <w:spacing w:after="0" w:line="276" w:lineRule="auto"/>
              <w:jc w:val="both"/>
              <w:rPr>
                <w:del w:id="22349" w:author="Rachel Shipsey" w:date="2025-06-23T15:21:00Z"/>
                <w:rFonts w:eastAsia="Times New Roman" w:cs="Arial"/>
                <w:color w:val="000000"/>
                <w:sz w:val="18"/>
                <w:szCs w:val="18"/>
              </w:rPr>
              <w:pPrChange w:id="22350" w:author="Rachel Shipsey" w:date="2025-06-23T15:41:00Z">
                <w:pPr/>
              </w:pPrChange>
            </w:pPr>
            <w:del w:id="22351"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E27188" w14:textId="069AB45B" w:rsidR="00DB4737" w:rsidRPr="002E5C79" w:rsidDel="008D26A9" w:rsidRDefault="00DB4737">
            <w:pPr>
              <w:pStyle w:val="ListParagraph"/>
              <w:spacing w:after="0" w:line="276" w:lineRule="auto"/>
              <w:jc w:val="both"/>
              <w:rPr>
                <w:del w:id="22352" w:author="Rachel Shipsey" w:date="2025-06-23T15:21:00Z"/>
                <w:rFonts w:eastAsia="Times New Roman" w:cs="Arial"/>
                <w:color w:val="000000"/>
                <w:sz w:val="18"/>
                <w:szCs w:val="18"/>
              </w:rPr>
              <w:pPrChange w:id="22353" w:author="Rachel Shipsey" w:date="2025-06-23T15:41:00Z">
                <w:pPr>
                  <w:ind w:left="328"/>
                </w:pPr>
              </w:pPrChange>
            </w:pPr>
            <w:del w:id="22354" w:author="Rachel Shipsey" w:date="2025-06-23T15:21:00Z">
              <w:r w:rsidRPr="00F84E7F" w:rsidDel="008D26A9">
                <w:rPr>
                  <w:rFonts w:eastAsia="Times New Roman" w:cs="Arial"/>
                  <w:color w:val="000000"/>
                  <w:sz w:val="16"/>
                  <w:szCs w:val="16"/>
                </w:rPr>
                <w:delText xml:space="preserve">Review of the computer programs </w:delText>
              </w:r>
              <w:r w:rsidDel="008D26A9">
                <w:rPr>
                  <w:rFonts w:eastAsia="Times New Roman" w:cs="Arial"/>
                  <w:color w:val="000000"/>
                  <w:sz w:val="16"/>
                  <w:szCs w:val="16"/>
                </w:rPr>
                <w:delText xml:space="preserve">to generate tables </w:delText>
              </w:r>
              <w:r w:rsidRPr="00F84E7F" w:rsidDel="008D26A9">
                <w:rPr>
                  <w:rFonts w:eastAsia="Times New Roman" w:cs="Arial"/>
                  <w:color w:val="000000"/>
                  <w:sz w:val="16"/>
                  <w:szCs w:val="16"/>
                </w:rPr>
                <w:delText xml:space="preserve">for the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rovisional results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2A2E79" w14:textId="365C1584" w:rsidR="00DB4737" w:rsidRPr="002E5C79" w:rsidDel="008D26A9" w:rsidRDefault="00DB4737">
            <w:pPr>
              <w:pStyle w:val="ListParagraph"/>
              <w:spacing w:after="0" w:line="276" w:lineRule="auto"/>
              <w:jc w:val="both"/>
              <w:rPr>
                <w:del w:id="22355" w:author="Rachel Shipsey" w:date="2025-06-23T15:21:00Z"/>
                <w:rFonts w:eastAsia="Times New Roman" w:cs="Arial"/>
                <w:color w:val="000000"/>
                <w:sz w:val="18"/>
                <w:szCs w:val="18"/>
              </w:rPr>
              <w:pPrChange w:id="22356" w:author="Rachel Shipsey" w:date="2025-06-23T15:41:00Z">
                <w:pPr>
                  <w:ind w:firstLineChars="200" w:firstLine="320"/>
                </w:pPr>
              </w:pPrChange>
            </w:pPr>
            <w:del w:id="22357" w:author="Rachel Shipsey" w:date="2025-06-23T15:21:00Z">
              <w:r w:rsidDel="008D26A9">
                <w:rPr>
                  <w:rFonts w:eastAsia="Times New Roman" w:cs="Arial"/>
                  <w:color w:val="000000"/>
                  <w:sz w:val="16"/>
                  <w:szCs w:val="16"/>
                </w:rPr>
                <w:delText>C</w:delText>
              </w:r>
              <w:r w:rsidRPr="00F84E7F" w:rsidDel="008D26A9">
                <w:rPr>
                  <w:rFonts w:eastAsia="Times New Roman" w:cs="Arial"/>
                  <w:color w:val="000000"/>
                  <w:sz w:val="16"/>
                  <w:szCs w:val="16"/>
                </w:rPr>
                <w:delText xml:space="preserve">omputer programs for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rovisional results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45970D" w14:textId="21AB0394" w:rsidR="00DB4737" w:rsidRPr="002E5C79" w:rsidDel="008D26A9" w:rsidRDefault="00DB4737">
            <w:pPr>
              <w:pStyle w:val="ListParagraph"/>
              <w:spacing w:after="0" w:line="276" w:lineRule="auto"/>
              <w:jc w:val="both"/>
              <w:rPr>
                <w:del w:id="22358" w:author="Rachel Shipsey" w:date="2025-06-23T15:21:00Z"/>
                <w:rFonts w:eastAsia="Times New Roman" w:cs="Arial"/>
                <w:sz w:val="18"/>
                <w:szCs w:val="18"/>
              </w:rPr>
              <w:pPrChange w:id="22359" w:author="Rachel Shipsey" w:date="2025-06-23T15:41:00Z">
                <w:pPr/>
              </w:pPrChange>
            </w:pPr>
            <w:del w:id="22360"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293C33" w14:textId="1222AE82" w:rsidR="00DB4737" w:rsidRPr="002E5C79" w:rsidDel="008D26A9" w:rsidRDefault="00DB4737">
            <w:pPr>
              <w:pStyle w:val="ListParagraph"/>
              <w:spacing w:after="0" w:line="276" w:lineRule="auto"/>
              <w:jc w:val="both"/>
              <w:rPr>
                <w:del w:id="22361" w:author="Rachel Shipsey" w:date="2025-06-23T15:21:00Z"/>
                <w:rFonts w:eastAsia="Times New Roman" w:cs="Arial"/>
                <w:color w:val="000000"/>
                <w:sz w:val="18"/>
                <w:szCs w:val="18"/>
              </w:rPr>
              <w:pPrChange w:id="22362" w:author="Rachel Shipsey" w:date="2025-06-23T15:41:00Z">
                <w:pPr>
                  <w:jc w:val="right"/>
                </w:pPr>
              </w:pPrChange>
            </w:pPr>
            <w:del w:id="22363"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F73396" w14:textId="67DE4DBB" w:rsidR="00DB4737" w:rsidRPr="002E5C79" w:rsidDel="008D26A9" w:rsidRDefault="00DB4737">
            <w:pPr>
              <w:pStyle w:val="ListParagraph"/>
              <w:spacing w:after="0" w:line="276" w:lineRule="auto"/>
              <w:jc w:val="both"/>
              <w:rPr>
                <w:del w:id="22364" w:author="Rachel Shipsey" w:date="2025-06-23T15:21:00Z"/>
                <w:rFonts w:eastAsia="Times New Roman" w:cs="Arial"/>
                <w:color w:val="000000"/>
                <w:sz w:val="20"/>
                <w:szCs w:val="20"/>
              </w:rPr>
              <w:pPrChange w:id="22365" w:author="Rachel Shipsey" w:date="2025-06-23T15:41:00Z">
                <w:pPr>
                  <w:jc w:val="right"/>
                </w:pPr>
              </w:pPrChange>
            </w:pPr>
            <w:del w:id="22366" w:author="Rachel Shipsey" w:date="2025-06-23T15:21:00Z">
              <w:r w:rsidRPr="00F84E7F" w:rsidDel="008D26A9">
                <w:rPr>
                  <w:rFonts w:eastAsia="Times New Roman" w:cs="Arial"/>
                  <w:color w:val="000000"/>
                  <w:sz w:val="16"/>
                  <w:szCs w:val="16"/>
                </w:rPr>
                <w:delText>0.0</w:delText>
              </w:r>
            </w:del>
          </w:p>
        </w:tc>
      </w:tr>
      <w:tr w:rsidR="00D4265D" w:rsidRPr="002E5C79" w:rsidDel="008D26A9" w14:paraId="76A4EEDA" w14:textId="1E7FE48F" w:rsidTr="00D4265D">
        <w:trPr>
          <w:gridAfter w:val="1"/>
          <w:wAfter w:w="6" w:type="pct"/>
          <w:trHeight w:val="264"/>
          <w:del w:id="2236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7A2639" w14:textId="46F8AD19" w:rsidR="005E3C1F" w:rsidRPr="002E5C79" w:rsidDel="008D26A9" w:rsidRDefault="005E3C1F">
            <w:pPr>
              <w:pStyle w:val="ListParagraph"/>
              <w:spacing w:after="0" w:line="276" w:lineRule="auto"/>
              <w:jc w:val="both"/>
              <w:rPr>
                <w:del w:id="22368" w:author="Rachel Shipsey" w:date="2025-06-23T15:21:00Z"/>
                <w:rFonts w:eastAsia="Times New Roman" w:cs="Arial"/>
                <w:color w:val="000000"/>
                <w:sz w:val="18"/>
                <w:szCs w:val="18"/>
              </w:rPr>
              <w:pPrChange w:id="22369" w:author="Rachel Shipsey" w:date="2025-06-23T15:41:00Z">
                <w:pPr/>
              </w:pPrChange>
            </w:pPr>
            <w:del w:id="2237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191255" w14:textId="581A5365" w:rsidR="005E3C1F" w:rsidRPr="002E5C79" w:rsidDel="008D26A9" w:rsidRDefault="005E3C1F">
            <w:pPr>
              <w:pStyle w:val="ListParagraph"/>
              <w:spacing w:after="0" w:line="276" w:lineRule="auto"/>
              <w:jc w:val="both"/>
              <w:rPr>
                <w:del w:id="22371" w:author="Rachel Shipsey" w:date="2025-06-23T15:21:00Z"/>
                <w:rFonts w:eastAsia="Times New Roman" w:cs="Arial"/>
                <w:color w:val="000000"/>
                <w:sz w:val="18"/>
                <w:szCs w:val="18"/>
              </w:rPr>
              <w:pPrChange w:id="22372" w:author="Rachel Shipsey" w:date="2025-06-23T15:41:00Z">
                <w:pPr>
                  <w:ind w:firstLineChars="200" w:firstLine="320"/>
                </w:pPr>
              </w:pPrChange>
            </w:pPr>
            <w:del w:id="22373" w:author="Rachel Shipsey" w:date="2025-06-23T15:21:00Z">
              <w:r w:rsidRPr="00F84E7F" w:rsidDel="008D26A9">
                <w:rPr>
                  <w:rFonts w:eastAsia="Times New Roman" w:cs="Arial"/>
                  <w:color w:val="000000"/>
                  <w:sz w:val="16"/>
                  <w:szCs w:val="16"/>
                </w:rPr>
                <w:delText xml:space="preserve">Generation of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 xml:space="preserve">ables for the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rovisional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 xml:space="preserve">esults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E0EE24" w14:textId="2743ABF2" w:rsidR="005E3C1F" w:rsidRPr="002E5C79" w:rsidDel="008D26A9" w:rsidRDefault="005E3C1F">
            <w:pPr>
              <w:pStyle w:val="ListParagraph"/>
              <w:spacing w:after="0" w:line="276" w:lineRule="auto"/>
              <w:jc w:val="both"/>
              <w:rPr>
                <w:del w:id="22374" w:author="Rachel Shipsey" w:date="2025-06-23T15:21:00Z"/>
                <w:rFonts w:eastAsia="Times New Roman" w:cs="Arial"/>
                <w:color w:val="000000"/>
                <w:sz w:val="18"/>
                <w:szCs w:val="18"/>
              </w:rPr>
              <w:pPrChange w:id="22375" w:author="Rachel Shipsey" w:date="2025-06-23T15:41:00Z">
                <w:pPr>
                  <w:ind w:firstLineChars="200" w:firstLine="320"/>
                </w:pPr>
              </w:pPrChange>
            </w:pPr>
            <w:del w:id="22376" w:author="Rachel Shipsey" w:date="2025-06-23T15:21:00Z">
              <w:r w:rsidDel="008D26A9">
                <w:rPr>
                  <w:rFonts w:eastAsia="Times New Roman" w:cs="Arial"/>
                  <w:color w:val="000000"/>
                  <w:sz w:val="16"/>
                  <w:szCs w:val="16"/>
                </w:rPr>
                <w:delText>Tables of key indicators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1CBBD0" w14:textId="717F0DB4" w:rsidR="005E3C1F" w:rsidRPr="002E5C79" w:rsidDel="008D26A9" w:rsidRDefault="005E3C1F">
            <w:pPr>
              <w:pStyle w:val="ListParagraph"/>
              <w:spacing w:after="0" w:line="276" w:lineRule="auto"/>
              <w:jc w:val="both"/>
              <w:rPr>
                <w:del w:id="22377" w:author="Rachel Shipsey" w:date="2025-06-23T15:21:00Z"/>
                <w:rFonts w:eastAsia="Times New Roman" w:cs="Arial"/>
                <w:sz w:val="18"/>
                <w:szCs w:val="18"/>
              </w:rPr>
              <w:pPrChange w:id="22378" w:author="Rachel Shipsey" w:date="2025-06-23T15:41:00Z">
                <w:pPr/>
              </w:pPrChange>
            </w:pPr>
            <w:del w:id="22379"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4176F2" w14:textId="010DE498" w:rsidR="005E3C1F" w:rsidRPr="002E5C79" w:rsidDel="008D26A9" w:rsidRDefault="005E3C1F">
            <w:pPr>
              <w:pStyle w:val="ListParagraph"/>
              <w:spacing w:after="0" w:line="276" w:lineRule="auto"/>
              <w:jc w:val="both"/>
              <w:rPr>
                <w:del w:id="22380" w:author="Rachel Shipsey" w:date="2025-06-23T15:21:00Z"/>
                <w:rFonts w:eastAsia="Times New Roman" w:cs="Arial"/>
                <w:color w:val="000000"/>
                <w:sz w:val="18"/>
                <w:szCs w:val="18"/>
              </w:rPr>
              <w:pPrChange w:id="22381" w:author="Rachel Shipsey" w:date="2025-06-23T15:41:00Z">
                <w:pPr>
                  <w:jc w:val="right"/>
                </w:pPr>
              </w:pPrChange>
            </w:pPr>
            <w:del w:id="22382"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7CFA8F" w14:textId="6CF56DBD" w:rsidR="005E3C1F" w:rsidRPr="002E5C79" w:rsidDel="008D26A9" w:rsidRDefault="005E3C1F">
            <w:pPr>
              <w:pStyle w:val="ListParagraph"/>
              <w:spacing w:after="0" w:line="276" w:lineRule="auto"/>
              <w:jc w:val="both"/>
              <w:rPr>
                <w:del w:id="22383" w:author="Rachel Shipsey" w:date="2025-06-23T15:21:00Z"/>
                <w:rFonts w:eastAsia="Times New Roman" w:cs="Arial"/>
                <w:color w:val="000000"/>
                <w:sz w:val="20"/>
                <w:szCs w:val="20"/>
              </w:rPr>
              <w:pPrChange w:id="22384" w:author="Rachel Shipsey" w:date="2025-06-23T15:41:00Z">
                <w:pPr>
                  <w:jc w:val="right"/>
                </w:pPr>
              </w:pPrChange>
            </w:pPr>
            <w:del w:id="22385" w:author="Rachel Shipsey" w:date="2025-06-23T15:21:00Z">
              <w:r w:rsidRPr="00F84E7F" w:rsidDel="008D26A9">
                <w:rPr>
                  <w:rFonts w:eastAsia="Times New Roman" w:cs="Arial"/>
                  <w:color w:val="000000"/>
                  <w:sz w:val="16"/>
                  <w:szCs w:val="16"/>
                </w:rPr>
                <w:delText>0.0</w:delText>
              </w:r>
            </w:del>
          </w:p>
        </w:tc>
      </w:tr>
      <w:tr w:rsidR="00D4265D" w:rsidRPr="002E5C79" w:rsidDel="008D26A9" w14:paraId="1FF1B431" w14:textId="17EE83D5" w:rsidTr="00D4265D">
        <w:trPr>
          <w:gridAfter w:val="1"/>
          <w:wAfter w:w="6" w:type="pct"/>
          <w:trHeight w:val="264"/>
          <w:del w:id="2238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6C1629" w14:textId="047A01FE" w:rsidR="005E3C1F" w:rsidRPr="002E5C79" w:rsidDel="008D26A9" w:rsidRDefault="005E3C1F">
            <w:pPr>
              <w:pStyle w:val="ListParagraph"/>
              <w:spacing w:after="0" w:line="276" w:lineRule="auto"/>
              <w:jc w:val="both"/>
              <w:rPr>
                <w:del w:id="22387" w:author="Rachel Shipsey" w:date="2025-06-23T15:21:00Z"/>
                <w:rFonts w:eastAsia="Times New Roman" w:cs="Arial"/>
                <w:color w:val="000000"/>
                <w:sz w:val="18"/>
                <w:szCs w:val="18"/>
              </w:rPr>
              <w:pPrChange w:id="22388" w:author="Rachel Shipsey" w:date="2025-06-23T15:41:00Z">
                <w:pPr/>
              </w:pPrChange>
            </w:pPr>
            <w:del w:id="22389"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9AEB33" w14:textId="6C7BE3A9" w:rsidR="005E3C1F" w:rsidRPr="002E5C79" w:rsidDel="008D26A9" w:rsidRDefault="005E3C1F">
            <w:pPr>
              <w:pStyle w:val="ListParagraph"/>
              <w:spacing w:after="0" w:line="276" w:lineRule="auto"/>
              <w:jc w:val="both"/>
              <w:rPr>
                <w:del w:id="22390" w:author="Rachel Shipsey" w:date="2025-06-23T15:21:00Z"/>
                <w:rFonts w:eastAsia="Times New Roman" w:cs="Arial"/>
                <w:color w:val="000000"/>
                <w:sz w:val="18"/>
                <w:szCs w:val="18"/>
              </w:rPr>
              <w:pPrChange w:id="22391" w:author="Rachel Shipsey" w:date="2025-06-23T15:41:00Z">
                <w:pPr>
                  <w:ind w:firstLineChars="200" w:firstLine="320"/>
                </w:pPr>
              </w:pPrChange>
            </w:pPr>
            <w:del w:id="22392" w:author="Rachel Shipsey" w:date="2025-06-23T15:21:00Z">
              <w:r w:rsidRPr="00F84E7F" w:rsidDel="008D26A9">
                <w:rPr>
                  <w:rFonts w:eastAsia="Times New Roman" w:cs="Arial"/>
                  <w:color w:val="000000"/>
                  <w:sz w:val="16"/>
                  <w:szCs w:val="16"/>
                </w:rPr>
                <w:delText xml:space="preserve">Drafting of the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 xml:space="preserve">eport </w:delText>
              </w:r>
              <w:r w:rsidDel="008D26A9">
                <w:rPr>
                  <w:rFonts w:eastAsia="Times New Roman" w:cs="Arial"/>
                  <w:color w:val="000000"/>
                  <w:sz w:val="16"/>
                  <w:szCs w:val="16"/>
                </w:rPr>
                <w:delText>&amp; r</w:delText>
              </w:r>
              <w:r w:rsidRPr="00F84E7F" w:rsidDel="008D26A9">
                <w:rPr>
                  <w:rFonts w:eastAsia="Times New Roman" w:cs="Arial"/>
                  <w:color w:val="000000"/>
                  <w:sz w:val="16"/>
                  <w:szCs w:val="16"/>
                </w:rPr>
                <w:delText>eview of draft report by select committee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3DE83A" w14:textId="245BB983" w:rsidR="005E3C1F" w:rsidRPr="002E5C79" w:rsidDel="008D26A9" w:rsidRDefault="005E3C1F">
            <w:pPr>
              <w:pStyle w:val="ListParagraph"/>
              <w:spacing w:after="0" w:line="276" w:lineRule="auto"/>
              <w:jc w:val="both"/>
              <w:rPr>
                <w:del w:id="22393" w:author="Rachel Shipsey" w:date="2025-06-23T15:21:00Z"/>
                <w:rFonts w:eastAsia="Times New Roman" w:cs="Arial"/>
                <w:color w:val="000000"/>
                <w:sz w:val="18"/>
                <w:szCs w:val="18"/>
              </w:rPr>
              <w:pPrChange w:id="22394" w:author="Rachel Shipsey" w:date="2025-06-23T15:41:00Z">
                <w:pPr>
                  <w:ind w:firstLineChars="200" w:firstLine="320"/>
                </w:pPr>
              </w:pPrChange>
            </w:pPr>
            <w:del w:id="22395" w:author="Rachel Shipsey" w:date="2025-06-23T15:21:00Z">
              <w:r w:rsidDel="008D26A9">
                <w:rPr>
                  <w:rFonts w:eastAsia="Times New Roman" w:cs="Arial"/>
                  <w:color w:val="000000"/>
                  <w:sz w:val="16"/>
                  <w:szCs w:val="16"/>
                </w:rPr>
                <w:delText>Draft report of provisional results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1102FE12" w14:textId="11247063" w:rsidR="005E3C1F" w:rsidRPr="002E5C79" w:rsidDel="008D26A9" w:rsidRDefault="005E3C1F">
            <w:pPr>
              <w:pStyle w:val="ListParagraph"/>
              <w:spacing w:after="0" w:line="276" w:lineRule="auto"/>
              <w:jc w:val="both"/>
              <w:rPr>
                <w:del w:id="22396" w:author="Rachel Shipsey" w:date="2025-06-23T15:21:00Z"/>
                <w:rFonts w:eastAsia="Times New Roman" w:cs="Arial"/>
                <w:sz w:val="18"/>
                <w:szCs w:val="18"/>
              </w:rPr>
              <w:pPrChange w:id="22397" w:author="Rachel Shipsey" w:date="2025-06-23T15:41:00Z">
                <w:pPr/>
              </w:pPrChange>
            </w:pPr>
            <w:del w:id="22398" w:author="Rachel Shipsey" w:date="2025-06-23T15:21:00Z">
              <w:r w:rsidRPr="00B23EE6"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0740D5" w14:textId="7A021037" w:rsidR="005E3C1F" w:rsidRPr="002E5C79" w:rsidDel="008D26A9" w:rsidRDefault="005E3C1F">
            <w:pPr>
              <w:pStyle w:val="ListParagraph"/>
              <w:spacing w:after="0" w:line="276" w:lineRule="auto"/>
              <w:jc w:val="both"/>
              <w:rPr>
                <w:del w:id="22399" w:author="Rachel Shipsey" w:date="2025-06-23T15:21:00Z"/>
                <w:rFonts w:eastAsia="Times New Roman" w:cs="Arial"/>
                <w:color w:val="000000"/>
                <w:sz w:val="18"/>
                <w:szCs w:val="18"/>
              </w:rPr>
              <w:pPrChange w:id="22400" w:author="Rachel Shipsey" w:date="2025-06-23T15:41:00Z">
                <w:pPr>
                  <w:jc w:val="right"/>
                </w:pPr>
              </w:pPrChange>
            </w:pPr>
            <w:del w:id="2240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4F22AA" w14:textId="597C7DAF" w:rsidR="005E3C1F" w:rsidRPr="002E5C79" w:rsidDel="008D26A9" w:rsidRDefault="005E3C1F">
            <w:pPr>
              <w:pStyle w:val="ListParagraph"/>
              <w:spacing w:after="0" w:line="276" w:lineRule="auto"/>
              <w:jc w:val="both"/>
              <w:rPr>
                <w:del w:id="22402" w:author="Rachel Shipsey" w:date="2025-06-23T15:21:00Z"/>
                <w:rFonts w:eastAsia="Times New Roman" w:cs="Arial"/>
                <w:color w:val="000000"/>
                <w:sz w:val="20"/>
                <w:szCs w:val="20"/>
              </w:rPr>
              <w:pPrChange w:id="22403" w:author="Rachel Shipsey" w:date="2025-06-23T15:41:00Z">
                <w:pPr>
                  <w:jc w:val="right"/>
                </w:pPr>
              </w:pPrChange>
            </w:pPr>
            <w:del w:id="22404" w:author="Rachel Shipsey" w:date="2025-06-23T15:21:00Z">
              <w:r w:rsidRPr="00F84E7F" w:rsidDel="008D26A9">
                <w:rPr>
                  <w:rFonts w:eastAsia="Times New Roman" w:cs="Arial"/>
                  <w:color w:val="000000"/>
                  <w:sz w:val="16"/>
                  <w:szCs w:val="16"/>
                </w:rPr>
                <w:delText>-0.1</w:delText>
              </w:r>
            </w:del>
          </w:p>
        </w:tc>
      </w:tr>
      <w:tr w:rsidR="00D4265D" w:rsidRPr="002E5C79" w:rsidDel="008D26A9" w14:paraId="53143A38" w14:textId="2D101EA1" w:rsidTr="00D4265D">
        <w:trPr>
          <w:gridAfter w:val="1"/>
          <w:wAfter w:w="6" w:type="pct"/>
          <w:trHeight w:val="264"/>
          <w:del w:id="2240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69A8CE0" w14:textId="3C3F7147" w:rsidR="005E3C1F" w:rsidRPr="002E5C79" w:rsidDel="008D26A9" w:rsidRDefault="005E3C1F">
            <w:pPr>
              <w:pStyle w:val="ListParagraph"/>
              <w:spacing w:after="0" w:line="276" w:lineRule="auto"/>
              <w:jc w:val="both"/>
              <w:rPr>
                <w:del w:id="22406" w:author="Rachel Shipsey" w:date="2025-06-23T15:21:00Z"/>
                <w:rFonts w:eastAsia="Times New Roman" w:cs="Arial"/>
                <w:color w:val="000000"/>
                <w:sz w:val="18"/>
                <w:szCs w:val="18"/>
              </w:rPr>
              <w:pPrChange w:id="22407" w:author="Rachel Shipsey" w:date="2025-06-23T15:41:00Z">
                <w:pPr/>
              </w:pPrChange>
            </w:pPr>
            <w:del w:id="22408"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1B3562" w14:textId="7B4B9DE3" w:rsidR="005E3C1F" w:rsidRPr="002E5C79" w:rsidDel="008D26A9" w:rsidRDefault="005E3C1F">
            <w:pPr>
              <w:pStyle w:val="ListParagraph"/>
              <w:spacing w:after="0" w:line="276" w:lineRule="auto"/>
              <w:jc w:val="both"/>
              <w:rPr>
                <w:del w:id="22409" w:author="Rachel Shipsey" w:date="2025-06-23T15:21:00Z"/>
                <w:rFonts w:eastAsia="Times New Roman" w:cs="Arial"/>
                <w:color w:val="000000"/>
                <w:sz w:val="18"/>
                <w:szCs w:val="18"/>
              </w:rPr>
              <w:pPrChange w:id="22410" w:author="Rachel Shipsey" w:date="2025-06-23T15:41:00Z">
                <w:pPr>
                  <w:ind w:firstLineChars="200" w:firstLine="320"/>
                </w:pPr>
              </w:pPrChange>
            </w:pPr>
            <w:del w:id="22411" w:author="Rachel Shipsey" w:date="2025-06-23T15:21:00Z">
              <w:r w:rsidRPr="00F84E7F" w:rsidDel="008D26A9">
                <w:rPr>
                  <w:rFonts w:eastAsia="Times New Roman" w:cs="Arial"/>
                  <w:color w:val="000000"/>
                  <w:sz w:val="16"/>
                  <w:szCs w:val="16"/>
                </w:rPr>
                <w:delText xml:space="preserve">Finalization </w:delText>
              </w:r>
              <w:r w:rsidDel="008D26A9">
                <w:rPr>
                  <w:rFonts w:eastAsia="Times New Roman" w:cs="Arial"/>
                  <w:color w:val="000000"/>
                  <w:sz w:val="16"/>
                  <w:szCs w:val="16"/>
                </w:rPr>
                <w:delText>and p</w:delText>
              </w:r>
              <w:r w:rsidRPr="00F84E7F" w:rsidDel="008D26A9">
                <w:rPr>
                  <w:rFonts w:eastAsia="Times New Roman" w:cs="Arial"/>
                  <w:color w:val="000000"/>
                  <w:sz w:val="16"/>
                  <w:szCs w:val="16"/>
                </w:rPr>
                <w:delText>rinting publication of provisional results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DBB96F" w14:textId="36C75126" w:rsidR="005E3C1F" w:rsidRPr="002E5C79" w:rsidDel="008D26A9" w:rsidRDefault="005E3C1F">
            <w:pPr>
              <w:pStyle w:val="ListParagraph"/>
              <w:spacing w:after="0" w:line="276" w:lineRule="auto"/>
              <w:jc w:val="both"/>
              <w:rPr>
                <w:del w:id="22412" w:author="Rachel Shipsey" w:date="2025-06-23T15:21:00Z"/>
                <w:rFonts w:eastAsia="Times New Roman" w:cs="Arial"/>
                <w:color w:val="000000"/>
                <w:sz w:val="18"/>
                <w:szCs w:val="18"/>
              </w:rPr>
              <w:pPrChange w:id="22413" w:author="Rachel Shipsey" w:date="2025-06-23T15:41:00Z">
                <w:pPr>
                  <w:ind w:firstLineChars="200" w:firstLine="320"/>
                </w:pPr>
              </w:pPrChange>
            </w:pPr>
            <w:del w:id="22414" w:author="Rachel Shipsey" w:date="2025-06-23T15:21:00Z">
              <w:r w:rsidDel="008D26A9">
                <w:rPr>
                  <w:rFonts w:eastAsia="Times New Roman" w:cs="Arial"/>
                  <w:color w:val="000000"/>
                  <w:sz w:val="16"/>
                  <w:szCs w:val="16"/>
                </w:rPr>
                <w:delText>Report of provisional results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1065A015" w14:textId="499EC5D0" w:rsidR="005E3C1F" w:rsidRPr="002E5C79" w:rsidDel="008D26A9" w:rsidRDefault="005E3C1F">
            <w:pPr>
              <w:pStyle w:val="ListParagraph"/>
              <w:spacing w:after="0" w:line="276" w:lineRule="auto"/>
              <w:jc w:val="both"/>
              <w:rPr>
                <w:del w:id="22415" w:author="Rachel Shipsey" w:date="2025-06-23T15:21:00Z"/>
                <w:rFonts w:eastAsia="Times New Roman" w:cs="Arial"/>
                <w:sz w:val="18"/>
                <w:szCs w:val="18"/>
              </w:rPr>
              <w:pPrChange w:id="22416" w:author="Rachel Shipsey" w:date="2025-06-23T15:41:00Z">
                <w:pPr/>
              </w:pPrChange>
            </w:pPr>
            <w:del w:id="22417" w:author="Rachel Shipsey" w:date="2025-06-23T15:21:00Z">
              <w:r w:rsidRPr="00B23EE6"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391331" w14:textId="01E0AB61" w:rsidR="005E3C1F" w:rsidRPr="002E5C79" w:rsidDel="008D26A9" w:rsidRDefault="005E3C1F">
            <w:pPr>
              <w:pStyle w:val="ListParagraph"/>
              <w:spacing w:after="0" w:line="276" w:lineRule="auto"/>
              <w:jc w:val="both"/>
              <w:rPr>
                <w:del w:id="22418" w:author="Rachel Shipsey" w:date="2025-06-23T15:21:00Z"/>
                <w:rFonts w:eastAsia="Times New Roman" w:cs="Arial"/>
                <w:color w:val="000000"/>
                <w:sz w:val="18"/>
                <w:szCs w:val="18"/>
              </w:rPr>
              <w:pPrChange w:id="22419" w:author="Rachel Shipsey" w:date="2025-06-23T15:41:00Z">
                <w:pPr>
                  <w:jc w:val="right"/>
                </w:pPr>
              </w:pPrChange>
            </w:pPr>
            <w:del w:id="22420"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A207DB" w14:textId="6CB9C038" w:rsidR="005E3C1F" w:rsidRPr="002E5C79" w:rsidDel="008D26A9" w:rsidRDefault="005E3C1F">
            <w:pPr>
              <w:pStyle w:val="ListParagraph"/>
              <w:spacing w:after="0" w:line="276" w:lineRule="auto"/>
              <w:jc w:val="both"/>
              <w:rPr>
                <w:del w:id="22421" w:author="Rachel Shipsey" w:date="2025-06-23T15:21:00Z"/>
                <w:rFonts w:eastAsia="Times New Roman" w:cs="Arial"/>
                <w:color w:val="000000"/>
                <w:sz w:val="20"/>
                <w:szCs w:val="20"/>
              </w:rPr>
              <w:pPrChange w:id="22422" w:author="Rachel Shipsey" w:date="2025-06-23T15:41:00Z">
                <w:pPr>
                  <w:jc w:val="right"/>
                </w:pPr>
              </w:pPrChange>
            </w:pPr>
            <w:del w:id="22423" w:author="Rachel Shipsey" w:date="2025-06-23T15:21:00Z">
              <w:r w:rsidRPr="00F84E7F" w:rsidDel="008D26A9">
                <w:rPr>
                  <w:rFonts w:eastAsia="Times New Roman" w:cs="Arial"/>
                  <w:color w:val="000000"/>
                  <w:sz w:val="16"/>
                  <w:szCs w:val="16"/>
                </w:rPr>
                <w:delText>-0.1</w:delText>
              </w:r>
            </w:del>
          </w:p>
        </w:tc>
      </w:tr>
      <w:tr w:rsidR="00D4265D" w:rsidRPr="002E5C79" w:rsidDel="008D26A9" w14:paraId="404180EE" w14:textId="36A3A124" w:rsidTr="00D4265D">
        <w:trPr>
          <w:gridAfter w:val="1"/>
          <w:wAfter w:w="6" w:type="pct"/>
          <w:trHeight w:val="264"/>
          <w:del w:id="2242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0A5221" w14:textId="1B35ED70" w:rsidR="005E3C1F" w:rsidRPr="002E5C79" w:rsidDel="008D26A9" w:rsidRDefault="005E3C1F">
            <w:pPr>
              <w:pStyle w:val="ListParagraph"/>
              <w:spacing w:after="0" w:line="276" w:lineRule="auto"/>
              <w:jc w:val="both"/>
              <w:rPr>
                <w:del w:id="22425" w:author="Rachel Shipsey" w:date="2025-06-23T15:21:00Z"/>
                <w:rFonts w:eastAsia="Times New Roman" w:cs="Arial"/>
                <w:color w:val="000000"/>
                <w:sz w:val="18"/>
                <w:szCs w:val="18"/>
              </w:rPr>
              <w:pPrChange w:id="22426" w:author="Rachel Shipsey" w:date="2025-06-23T15:41:00Z">
                <w:pPr/>
              </w:pPrChange>
            </w:pPr>
            <w:del w:id="22427" w:author="Rachel Shipsey" w:date="2025-06-23T15:21:00Z">
              <w:r w:rsidRPr="00F84E7F"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FDA963" w14:textId="551402D8" w:rsidR="005E3C1F" w:rsidRPr="002E5C79" w:rsidDel="008D26A9" w:rsidRDefault="005E3C1F">
            <w:pPr>
              <w:pStyle w:val="ListParagraph"/>
              <w:spacing w:after="0" w:line="276" w:lineRule="auto"/>
              <w:jc w:val="both"/>
              <w:rPr>
                <w:del w:id="22428" w:author="Rachel Shipsey" w:date="2025-06-23T15:21:00Z"/>
                <w:rFonts w:eastAsia="Times New Roman" w:cs="Arial"/>
                <w:color w:val="000000"/>
                <w:sz w:val="18"/>
                <w:szCs w:val="18"/>
              </w:rPr>
              <w:pPrChange w:id="22429" w:author="Rachel Shipsey" w:date="2025-06-23T15:41:00Z">
                <w:pPr>
                  <w:ind w:firstLineChars="200" w:firstLine="321"/>
                </w:pPr>
              </w:pPrChange>
            </w:pPr>
            <w:del w:id="22430" w:author="Rachel Shipsey" w:date="2025-06-23T15:21:00Z">
              <w:r w:rsidRPr="00F84E7F" w:rsidDel="008D26A9">
                <w:rPr>
                  <w:rFonts w:eastAsia="Times New Roman" w:cs="Arial"/>
                  <w:b/>
                  <w:bCs/>
                  <w:color w:val="000000"/>
                  <w:sz w:val="16"/>
                  <w:szCs w:val="16"/>
                </w:rPr>
                <w:delText xml:space="preserve">Launch of provisional results of Census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57F5F0" w14:textId="416D0DB7" w:rsidR="005E3C1F" w:rsidRPr="002E5C79" w:rsidDel="008D26A9" w:rsidRDefault="005E3C1F">
            <w:pPr>
              <w:pStyle w:val="ListParagraph"/>
              <w:spacing w:after="0" w:line="276" w:lineRule="auto"/>
              <w:jc w:val="both"/>
              <w:rPr>
                <w:del w:id="22431" w:author="Rachel Shipsey" w:date="2025-06-23T15:21:00Z"/>
                <w:rFonts w:eastAsia="Times New Roman" w:cs="Arial"/>
                <w:color w:val="000000"/>
                <w:sz w:val="18"/>
                <w:szCs w:val="18"/>
              </w:rPr>
              <w:pPrChange w:id="22432" w:author="Rachel Shipsey" w:date="2025-06-23T15:41:00Z">
                <w:pPr>
                  <w:ind w:firstLineChars="200" w:firstLine="320"/>
                </w:pPr>
              </w:pPrChange>
            </w:pPr>
            <w:del w:id="22433" w:author="Rachel Shipsey" w:date="2025-06-23T15:21:00Z">
              <w:r w:rsidRPr="00CA2787" w:rsidDel="008D26A9">
                <w:rPr>
                  <w:rFonts w:eastAsia="Times New Roman" w:cs="Arial"/>
                  <w:color w:val="000000"/>
                  <w:sz w:val="16"/>
                  <w:szCs w:val="16"/>
                </w:rPr>
                <w:delText>Feedback about the results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82A9C9" w14:textId="080EB630" w:rsidR="005E3C1F" w:rsidRPr="002E5C79" w:rsidDel="008D26A9" w:rsidRDefault="005E3C1F">
            <w:pPr>
              <w:pStyle w:val="ListParagraph"/>
              <w:spacing w:after="0" w:line="276" w:lineRule="auto"/>
              <w:jc w:val="both"/>
              <w:rPr>
                <w:del w:id="22434" w:author="Rachel Shipsey" w:date="2025-06-23T15:21:00Z"/>
                <w:rFonts w:eastAsia="Times New Roman" w:cs="Arial"/>
                <w:sz w:val="18"/>
                <w:szCs w:val="18"/>
              </w:rPr>
              <w:pPrChange w:id="22435" w:author="Rachel Shipsey" w:date="2025-06-23T15:41:00Z">
                <w:pPr/>
              </w:pPrChange>
            </w:pPr>
            <w:del w:id="22436"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8470B8" w14:textId="5FD3552D" w:rsidR="005E3C1F" w:rsidRPr="002E5C79" w:rsidDel="008D26A9" w:rsidRDefault="005E3C1F">
            <w:pPr>
              <w:pStyle w:val="ListParagraph"/>
              <w:spacing w:after="0" w:line="276" w:lineRule="auto"/>
              <w:jc w:val="both"/>
              <w:rPr>
                <w:del w:id="22437" w:author="Rachel Shipsey" w:date="2025-06-23T15:21:00Z"/>
                <w:rFonts w:eastAsia="Times New Roman" w:cs="Arial"/>
                <w:color w:val="000000"/>
                <w:sz w:val="18"/>
                <w:szCs w:val="18"/>
              </w:rPr>
              <w:pPrChange w:id="22438" w:author="Rachel Shipsey" w:date="2025-06-23T15:41:00Z">
                <w:pPr>
                  <w:jc w:val="right"/>
                </w:pPr>
              </w:pPrChange>
            </w:pPr>
            <w:del w:id="22439"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E53C27" w14:textId="0BCC45EF" w:rsidR="005E3C1F" w:rsidRPr="002E5C79" w:rsidDel="008D26A9" w:rsidRDefault="005E3C1F">
            <w:pPr>
              <w:pStyle w:val="ListParagraph"/>
              <w:spacing w:after="0" w:line="276" w:lineRule="auto"/>
              <w:jc w:val="both"/>
              <w:rPr>
                <w:del w:id="22440" w:author="Rachel Shipsey" w:date="2025-06-23T15:21:00Z"/>
                <w:rFonts w:eastAsia="Times New Roman" w:cs="Arial"/>
                <w:color w:val="000000"/>
                <w:sz w:val="20"/>
                <w:szCs w:val="20"/>
              </w:rPr>
              <w:pPrChange w:id="22441" w:author="Rachel Shipsey" w:date="2025-06-23T15:41:00Z">
                <w:pPr>
                  <w:jc w:val="right"/>
                </w:pPr>
              </w:pPrChange>
            </w:pPr>
            <w:del w:id="22442" w:author="Rachel Shipsey" w:date="2025-06-23T15:21:00Z">
              <w:r w:rsidRPr="00F84E7F" w:rsidDel="008D26A9">
                <w:rPr>
                  <w:rFonts w:eastAsia="Times New Roman" w:cs="Arial"/>
                  <w:color w:val="000000"/>
                  <w:sz w:val="16"/>
                  <w:szCs w:val="16"/>
                </w:rPr>
                <w:delText>-0.2</w:delText>
              </w:r>
            </w:del>
          </w:p>
        </w:tc>
      </w:tr>
      <w:tr w:rsidR="00D4265D" w:rsidRPr="002E5C79" w:rsidDel="008D26A9" w14:paraId="0D62751A" w14:textId="4BEF90CB" w:rsidTr="00D4265D">
        <w:trPr>
          <w:gridAfter w:val="1"/>
          <w:wAfter w:w="6" w:type="pct"/>
          <w:trHeight w:val="264"/>
          <w:del w:id="2244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FBFF5B" w14:textId="7666FA0D" w:rsidR="005E3C1F" w:rsidRPr="002E5C79" w:rsidDel="008D26A9" w:rsidRDefault="005E3C1F">
            <w:pPr>
              <w:pStyle w:val="ListParagraph"/>
              <w:spacing w:after="0" w:line="276" w:lineRule="auto"/>
              <w:jc w:val="both"/>
              <w:rPr>
                <w:del w:id="22444" w:author="Rachel Shipsey" w:date="2025-06-23T15:21:00Z"/>
                <w:rFonts w:eastAsia="Times New Roman" w:cs="Arial"/>
                <w:color w:val="000000"/>
                <w:sz w:val="18"/>
                <w:szCs w:val="18"/>
              </w:rPr>
              <w:pPrChange w:id="22445" w:author="Rachel Shipsey" w:date="2025-06-23T15:41:00Z">
                <w:pPr/>
              </w:pPrChange>
            </w:pPr>
            <w:del w:id="22446"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80182D" w14:textId="56763E78" w:rsidR="005E3C1F" w:rsidRPr="002E5C79" w:rsidDel="008D26A9" w:rsidRDefault="005E3C1F">
            <w:pPr>
              <w:pStyle w:val="ListParagraph"/>
              <w:spacing w:after="0" w:line="276" w:lineRule="auto"/>
              <w:jc w:val="both"/>
              <w:rPr>
                <w:del w:id="22447" w:author="Rachel Shipsey" w:date="2025-06-23T15:21:00Z"/>
                <w:rFonts w:eastAsia="Times New Roman" w:cs="Arial"/>
                <w:color w:val="000000"/>
                <w:sz w:val="18"/>
                <w:szCs w:val="18"/>
              </w:rPr>
              <w:pPrChange w:id="22448" w:author="Rachel Shipsey" w:date="2025-06-23T15:41:00Z">
                <w:pPr>
                  <w:ind w:firstLineChars="200" w:firstLine="320"/>
                </w:pPr>
              </w:pPrChange>
            </w:pPr>
            <w:del w:id="22449" w:author="Rachel Shipsey" w:date="2025-06-23T15:21:00Z">
              <w:r w:rsidRPr="00F84E7F" w:rsidDel="008D26A9">
                <w:rPr>
                  <w:rFonts w:eastAsia="Times New Roman" w:cs="Arial"/>
                  <w:color w:val="000000"/>
                  <w:sz w:val="16"/>
                  <w:szCs w:val="16"/>
                </w:rPr>
                <w:delText xml:space="preserve">Generation of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 xml:space="preserve">ables for the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rovisional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 xml:space="preserve">esults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2C798C" w14:textId="7ACA94A3" w:rsidR="005E3C1F" w:rsidRPr="002E5C79" w:rsidDel="008D26A9" w:rsidRDefault="005E3C1F">
            <w:pPr>
              <w:pStyle w:val="ListParagraph"/>
              <w:spacing w:after="0" w:line="276" w:lineRule="auto"/>
              <w:jc w:val="both"/>
              <w:rPr>
                <w:del w:id="22450" w:author="Rachel Shipsey" w:date="2025-06-23T15:21:00Z"/>
                <w:rFonts w:eastAsia="Times New Roman" w:cs="Arial"/>
                <w:color w:val="000000"/>
                <w:sz w:val="18"/>
                <w:szCs w:val="18"/>
              </w:rPr>
              <w:pPrChange w:id="22451" w:author="Rachel Shipsey" w:date="2025-06-23T15:41:00Z">
                <w:pPr>
                  <w:ind w:firstLineChars="200" w:firstLine="320"/>
                </w:pPr>
              </w:pPrChange>
            </w:pPr>
            <w:del w:id="22452" w:author="Rachel Shipsey" w:date="2025-06-23T15:21:00Z">
              <w:r w:rsidDel="008D26A9">
                <w:rPr>
                  <w:rFonts w:eastAsia="Times New Roman" w:cs="Arial"/>
                  <w:color w:val="000000"/>
                  <w:sz w:val="16"/>
                  <w:szCs w:val="16"/>
                </w:rPr>
                <w:delText>Tables of key indicators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3FCBCB" w14:textId="6A948346" w:rsidR="005E3C1F" w:rsidRPr="002E5C79" w:rsidDel="008D26A9" w:rsidRDefault="005E3C1F">
            <w:pPr>
              <w:pStyle w:val="ListParagraph"/>
              <w:spacing w:after="0" w:line="276" w:lineRule="auto"/>
              <w:jc w:val="both"/>
              <w:rPr>
                <w:del w:id="22453" w:author="Rachel Shipsey" w:date="2025-06-23T15:21:00Z"/>
                <w:rFonts w:eastAsia="Times New Roman" w:cs="Arial"/>
                <w:sz w:val="18"/>
                <w:szCs w:val="18"/>
              </w:rPr>
              <w:pPrChange w:id="22454" w:author="Rachel Shipsey" w:date="2025-06-23T15:41:00Z">
                <w:pPr/>
              </w:pPrChange>
            </w:pPr>
            <w:del w:id="22455"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E1C9C7" w14:textId="7C5A2161" w:rsidR="005E3C1F" w:rsidRPr="002E5C79" w:rsidDel="008D26A9" w:rsidRDefault="005E3C1F">
            <w:pPr>
              <w:pStyle w:val="ListParagraph"/>
              <w:spacing w:after="0" w:line="276" w:lineRule="auto"/>
              <w:jc w:val="both"/>
              <w:rPr>
                <w:del w:id="22456" w:author="Rachel Shipsey" w:date="2025-06-23T15:21:00Z"/>
                <w:rFonts w:eastAsia="Times New Roman" w:cs="Arial"/>
                <w:color w:val="000000"/>
                <w:sz w:val="18"/>
                <w:szCs w:val="18"/>
              </w:rPr>
              <w:pPrChange w:id="22457" w:author="Rachel Shipsey" w:date="2025-06-23T15:41:00Z">
                <w:pPr>
                  <w:jc w:val="right"/>
                </w:pPr>
              </w:pPrChange>
            </w:pPr>
            <w:del w:id="22458"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3068D2A" w14:textId="544DE8FA" w:rsidR="005E3C1F" w:rsidRPr="002E5C79" w:rsidDel="008D26A9" w:rsidRDefault="005E3C1F">
            <w:pPr>
              <w:pStyle w:val="ListParagraph"/>
              <w:spacing w:after="0" w:line="276" w:lineRule="auto"/>
              <w:jc w:val="both"/>
              <w:rPr>
                <w:del w:id="22459" w:author="Rachel Shipsey" w:date="2025-06-23T15:21:00Z"/>
                <w:rFonts w:eastAsia="Times New Roman" w:cs="Arial"/>
                <w:color w:val="000000"/>
                <w:sz w:val="20"/>
                <w:szCs w:val="20"/>
              </w:rPr>
              <w:pPrChange w:id="22460" w:author="Rachel Shipsey" w:date="2025-06-23T15:41:00Z">
                <w:pPr>
                  <w:jc w:val="right"/>
                </w:pPr>
              </w:pPrChange>
            </w:pPr>
            <w:del w:id="22461" w:author="Rachel Shipsey" w:date="2025-06-23T15:21:00Z">
              <w:r w:rsidRPr="00F84E7F" w:rsidDel="008D26A9">
                <w:rPr>
                  <w:rFonts w:eastAsia="Times New Roman" w:cs="Arial"/>
                  <w:color w:val="000000"/>
                  <w:sz w:val="16"/>
                  <w:szCs w:val="16"/>
                </w:rPr>
                <w:delText>0.0</w:delText>
              </w:r>
            </w:del>
          </w:p>
        </w:tc>
      </w:tr>
      <w:tr w:rsidR="00D4265D" w:rsidRPr="002E5C79" w:rsidDel="008D26A9" w14:paraId="4E6E54D5" w14:textId="61E17557" w:rsidTr="00D4265D">
        <w:trPr>
          <w:gridAfter w:val="1"/>
          <w:wAfter w:w="6" w:type="pct"/>
          <w:trHeight w:val="276"/>
          <w:del w:id="2246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332F0E" w14:textId="50DDC00B" w:rsidR="005E3C1F" w:rsidRPr="002E5C79" w:rsidDel="008D26A9" w:rsidRDefault="005E3C1F">
            <w:pPr>
              <w:pStyle w:val="ListParagraph"/>
              <w:spacing w:after="0" w:line="276" w:lineRule="auto"/>
              <w:jc w:val="both"/>
              <w:rPr>
                <w:del w:id="22463" w:author="Rachel Shipsey" w:date="2025-06-23T15:21:00Z"/>
                <w:rFonts w:eastAsia="Times New Roman" w:cs="Arial"/>
                <w:color w:val="000000"/>
                <w:sz w:val="18"/>
                <w:szCs w:val="18"/>
              </w:rPr>
              <w:pPrChange w:id="22464" w:author="Rachel Shipsey" w:date="2025-06-23T15:41:00Z">
                <w:pPr>
                  <w:jc w:val="right"/>
                </w:pPr>
              </w:pPrChange>
            </w:pPr>
            <w:del w:id="22465"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A0DFEF" w14:textId="7E9C5946" w:rsidR="005E3C1F" w:rsidRPr="002E5C79" w:rsidDel="008D26A9" w:rsidRDefault="005E3C1F">
            <w:pPr>
              <w:pStyle w:val="ListParagraph"/>
              <w:spacing w:after="0" w:line="276" w:lineRule="auto"/>
              <w:jc w:val="both"/>
              <w:rPr>
                <w:del w:id="22466" w:author="Rachel Shipsey" w:date="2025-06-23T15:21:00Z"/>
                <w:rFonts w:eastAsia="Times New Roman" w:cs="Arial"/>
                <w:b/>
                <w:bCs/>
                <w:color w:val="000000"/>
                <w:sz w:val="18"/>
                <w:szCs w:val="18"/>
              </w:rPr>
              <w:pPrChange w:id="22467" w:author="Rachel Shipsey" w:date="2025-06-23T15:41:00Z">
                <w:pPr/>
              </w:pPrChange>
            </w:pPr>
            <w:del w:id="22468" w:author="Rachel Shipsey" w:date="2025-06-23T15:21:00Z">
              <w:r w:rsidRPr="00F84E7F" w:rsidDel="008D26A9">
                <w:rPr>
                  <w:rFonts w:eastAsia="Times New Roman" w:cs="Arial"/>
                  <w:color w:val="000000"/>
                  <w:sz w:val="16"/>
                  <w:szCs w:val="16"/>
                </w:rPr>
                <w:delText xml:space="preserve">Drafting of the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 xml:space="preserve">eport </w:delText>
              </w:r>
              <w:r w:rsidDel="008D26A9">
                <w:rPr>
                  <w:rFonts w:eastAsia="Times New Roman" w:cs="Arial"/>
                  <w:color w:val="000000"/>
                  <w:sz w:val="16"/>
                  <w:szCs w:val="16"/>
                </w:rPr>
                <w:delText>&amp; r</w:delText>
              </w:r>
              <w:r w:rsidRPr="00F84E7F" w:rsidDel="008D26A9">
                <w:rPr>
                  <w:rFonts w:eastAsia="Times New Roman" w:cs="Arial"/>
                  <w:color w:val="000000"/>
                  <w:sz w:val="16"/>
                  <w:szCs w:val="16"/>
                </w:rPr>
                <w:delText>eview of draft report by select committee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BBC857" w14:textId="2C874477" w:rsidR="005E3C1F" w:rsidRPr="002E5C79" w:rsidDel="008D26A9" w:rsidRDefault="005E3C1F">
            <w:pPr>
              <w:pStyle w:val="ListParagraph"/>
              <w:spacing w:after="0" w:line="276" w:lineRule="auto"/>
              <w:jc w:val="both"/>
              <w:rPr>
                <w:del w:id="22469" w:author="Rachel Shipsey" w:date="2025-06-23T15:21:00Z"/>
                <w:rFonts w:eastAsia="Times New Roman" w:cs="Arial"/>
                <w:b/>
                <w:bCs/>
                <w:color w:val="000000"/>
                <w:sz w:val="18"/>
                <w:szCs w:val="18"/>
              </w:rPr>
              <w:pPrChange w:id="22470" w:author="Rachel Shipsey" w:date="2025-06-23T15:41:00Z">
                <w:pPr/>
              </w:pPrChange>
            </w:pPr>
            <w:del w:id="22471" w:author="Rachel Shipsey" w:date="2025-06-23T15:21:00Z">
              <w:r w:rsidDel="008D26A9">
                <w:rPr>
                  <w:rFonts w:eastAsia="Times New Roman" w:cs="Arial"/>
                  <w:color w:val="000000"/>
                  <w:sz w:val="16"/>
                  <w:szCs w:val="16"/>
                </w:rPr>
                <w:delText>Draft report of provisional results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3C017664" w14:textId="104A35BA" w:rsidR="005E3C1F" w:rsidRPr="002E5C79" w:rsidDel="008D26A9" w:rsidRDefault="005E3C1F">
            <w:pPr>
              <w:pStyle w:val="ListParagraph"/>
              <w:spacing w:after="0" w:line="276" w:lineRule="auto"/>
              <w:jc w:val="both"/>
              <w:rPr>
                <w:del w:id="22472" w:author="Rachel Shipsey" w:date="2025-06-23T15:21:00Z"/>
                <w:rFonts w:eastAsia="Times New Roman" w:cs="Arial"/>
                <w:sz w:val="18"/>
                <w:szCs w:val="18"/>
              </w:rPr>
              <w:pPrChange w:id="22473" w:author="Rachel Shipsey" w:date="2025-06-23T15:41:00Z">
                <w:pPr/>
              </w:pPrChange>
            </w:pPr>
            <w:del w:id="22474" w:author="Rachel Shipsey" w:date="2025-06-23T15:21:00Z">
              <w:r w:rsidRPr="00B23EE6"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57FBD9" w14:textId="1D110163" w:rsidR="005E3C1F" w:rsidRPr="002E5C79" w:rsidDel="008D26A9" w:rsidRDefault="005E3C1F">
            <w:pPr>
              <w:pStyle w:val="ListParagraph"/>
              <w:spacing w:after="0" w:line="276" w:lineRule="auto"/>
              <w:jc w:val="both"/>
              <w:rPr>
                <w:del w:id="22475" w:author="Rachel Shipsey" w:date="2025-06-23T15:21:00Z"/>
                <w:rFonts w:eastAsia="Times New Roman" w:cs="Arial"/>
                <w:color w:val="000000"/>
                <w:sz w:val="18"/>
                <w:szCs w:val="18"/>
              </w:rPr>
              <w:pPrChange w:id="22476" w:author="Rachel Shipsey" w:date="2025-06-23T15:41:00Z">
                <w:pPr>
                  <w:jc w:val="right"/>
                </w:pPr>
              </w:pPrChange>
            </w:pPr>
            <w:del w:id="22477"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659E14" w14:textId="2C2350DA" w:rsidR="005E3C1F" w:rsidRPr="002E5C79" w:rsidDel="008D26A9" w:rsidRDefault="005E3C1F">
            <w:pPr>
              <w:pStyle w:val="ListParagraph"/>
              <w:spacing w:after="0" w:line="276" w:lineRule="auto"/>
              <w:jc w:val="both"/>
              <w:rPr>
                <w:del w:id="22478" w:author="Rachel Shipsey" w:date="2025-06-23T15:21:00Z"/>
                <w:rFonts w:eastAsia="Times New Roman" w:cs="Arial"/>
                <w:color w:val="000000"/>
                <w:sz w:val="20"/>
                <w:szCs w:val="20"/>
              </w:rPr>
              <w:pPrChange w:id="22479" w:author="Rachel Shipsey" w:date="2025-06-23T15:41:00Z">
                <w:pPr>
                  <w:jc w:val="right"/>
                </w:pPr>
              </w:pPrChange>
            </w:pPr>
            <w:del w:id="22480" w:author="Rachel Shipsey" w:date="2025-06-23T15:21:00Z">
              <w:r w:rsidRPr="00F84E7F" w:rsidDel="008D26A9">
                <w:rPr>
                  <w:rFonts w:eastAsia="Times New Roman" w:cs="Arial"/>
                  <w:color w:val="000000"/>
                  <w:sz w:val="16"/>
                  <w:szCs w:val="16"/>
                </w:rPr>
                <w:delText>-0.1</w:delText>
              </w:r>
            </w:del>
          </w:p>
        </w:tc>
      </w:tr>
      <w:tr w:rsidR="00927EDB" w:rsidRPr="002E5C79" w:rsidDel="008D26A9" w14:paraId="56E3FC5D" w14:textId="4B56A701" w:rsidTr="00F71679">
        <w:trPr>
          <w:gridAfter w:val="1"/>
          <w:wAfter w:w="6" w:type="pct"/>
          <w:trHeight w:val="288"/>
          <w:del w:id="22481"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79B95AF9" w14:textId="63583E30" w:rsidR="00091682" w:rsidRPr="002E5C79" w:rsidDel="008D26A9" w:rsidRDefault="00091682">
            <w:pPr>
              <w:pStyle w:val="ListParagraph"/>
              <w:spacing w:after="0" w:line="276" w:lineRule="auto"/>
              <w:jc w:val="both"/>
              <w:rPr>
                <w:del w:id="22482" w:author="Rachel Shipsey" w:date="2025-06-23T15:21:00Z"/>
                <w:rFonts w:eastAsia="Times New Roman" w:cs="Arial"/>
                <w:b/>
                <w:bCs/>
                <w:color w:val="000000"/>
                <w:sz w:val="20"/>
                <w:szCs w:val="20"/>
              </w:rPr>
              <w:pPrChange w:id="22483" w:author="Rachel Shipsey" w:date="2025-06-23T15:41:00Z">
                <w:pPr>
                  <w:jc w:val="center"/>
                </w:pPr>
              </w:pPrChange>
            </w:pPr>
            <w:del w:id="22484" w:author="Rachel Shipsey" w:date="2025-06-23T15:21:00Z">
              <w:r w:rsidRPr="002E5C79" w:rsidDel="008D26A9">
                <w:rPr>
                  <w:rFonts w:eastAsia="Times New Roman" w:cs="Arial"/>
                  <w:b/>
                  <w:bCs/>
                  <w:color w:val="000000"/>
                  <w:sz w:val="18"/>
                  <w:szCs w:val="18"/>
                </w:rPr>
                <w:delText>POST-ENUMERATION SURVEY</w:delText>
              </w:r>
            </w:del>
          </w:p>
        </w:tc>
      </w:tr>
      <w:tr w:rsidR="005B455A" w:rsidRPr="002E5C79" w:rsidDel="008D26A9" w14:paraId="60EB0356" w14:textId="2BF39153" w:rsidTr="00D4265D">
        <w:trPr>
          <w:gridAfter w:val="1"/>
          <w:wAfter w:w="6" w:type="pct"/>
          <w:trHeight w:val="264"/>
          <w:del w:id="2248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556A02" w14:textId="18CAFCEA" w:rsidR="00542B3E" w:rsidRPr="002E5C79" w:rsidDel="008D26A9" w:rsidRDefault="00542B3E">
            <w:pPr>
              <w:pStyle w:val="ListParagraph"/>
              <w:spacing w:after="0" w:line="276" w:lineRule="auto"/>
              <w:jc w:val="both"/>
              <w:rPr>
                <w:del w:id="22486" w:author="Rachel Shipsey" w:date="2025-06-23T15:21:00Z"/>
                <w:rFonts w:eastAsia="Times New Roman" w:cs="Arial"/>
                <w:color w:val="000000"/>
                <w:sz w:val="18"/>
                <w:szCs w:val="18"/>
              </w:rPr>
              <w:pPrChange w:id="22487" w:author="Rachel Shipsey" w:date="2025-06-23T15:41:00Z">
                <w:pPr>
                  <w:jc w:val="right"/>
                </w:pPr>
              </w:pPrChange>
            </w:pPr>
            <w:del w:id="22488" w:author="Rachel Shipsey" w:date="2025-06-23T15:21:00Z">
              <w:r w:rsidRPr="00F84E7F" w:rsidDel="008D26A9">
                <w:rPr>
                  <w:rFonts w:eastAsia="Times New Roman" w:cs="Arial"/>
                  <w:color w:val="000000"/>
                  <w:sz w:val="16"/>
                  <w:szCs w:val="16"/>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D0899E" w14:textId="6D0873AB" w:rsidR="00542B3E" w:rsidRPr="002E5C79" w:rsidDel="008D26A9" w:rsidRDefault="00542B3E">
            <w:pPr>
              <w:pStyle w:val="ListParagraph"/>
              <w:spacing w:after="0" w:line="276" w:lineRule="auto"/>
              <w:jc w:val="both"/>
              <w:rPr>
                <w:del w:id="22489" w:author="Rachel Shipsey" w:date="2025-06-23T15:21:00Z"/>
                <w:rFonts w:eastAsia="Times New Roman" w:cs="Arial"/>
                <w:b/>
                <w:bCs/>
                <w:color w:val="000000"/>
                <w:sz w:val="18"/>
                <w:szCs w:val="18"/>
              </w:rPr>
              <w:pPrChange w:id="22490" w:author="Rachel Shipsey" w:date="2025-06-23T15:41:00Z">
                <w:pPr/>
              </w:pPrChange>
            </w:pPr>
            <w:del w:id="22491" w:author="Rachel Shipsey" w:date="2025-06-23T15:21:00Z">
              <w:r w:rsidRPr="00F84E7F" w:rsidDel="008D26A9">
                <w:rPr>
                  <w:rFonts w:eastAsia="Times New Roman" w:cs="Arial"/>
                  <w:b/>
                  <w:bCs/>
                  <w:color w:val="000000"/>
                  <w:sz w:val="16"/>
                  <w:szCs w:val="16"/>
                </w:rPr>
                <w:delText>Development of a comprehensive plan of procedures and processes for the PES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3C69C4" w14:textId="71F7F8F6" w:rsidR="00542B3E" w:rsidRPr="002E5C79" w:rsidDel="008D26A9" w:rsidRDefault="00542B3E">
            <w:pPr>
              <w:pStyle w:val="ListParagraph"/>
              <w:spacing w:after="0" w:line="276" w:lineRule="auto"/>
              <w:jc w:val="both"/>
              <w:rPr>
                <w:del w:id="22492" w:author="Rachel Shipsey" w:date="2025-06-23T15:21:00Z"/>
                <w:rFonts w:eastAsia="Times New Roman" w:cs="Arial"/>
                <w:color w:val="000000"/>
                <w:sz w:val="18"/>
                <w:szCs w:val="18"/>
              </w:rPr>
              <w:pPrChange w:id="22493" w:author="Rachel Shipsey" w:date="2025-06-23T15:41:00Z">
                <w:pPr/>
              </w:pPrChange>
            </w:pPr>
            <w:del w:id="22494" w:author="Rachel Shipsey" w:date="2025-06-23T15:21:00Z">
              <w:r w:rsidRPr="00F84E7F" w:rsidDel="008D26A9">
                <w:rPr>
                  <w:rFonts w:eastAsia="Times New Roman" w:cs="Arial"/>
                  <w:color w:val="000000"/>
                  <w:sz w:val="16"/>
                  <w:szCs w:val="16"/>
                </w:rPr>
                <w:delText xml:space="preserve">Work plan,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rocurement plan, </w:delText>
              </w:r>
              <w:r w:rsidDel="008D26A9">
                <w:rPr>
                  <w:rFonts w:eastAsia="Times New Roman" w:cs="Arial"/>
                  <w:color w:val="000000"/>
                  <w:sz w:val="16"/>
                  <w:szCs w:val="16"/>
                </w:rPr>
                <w:delText>b</w:delText>
              </w:r>
              <w:r w:rsidRPr="00F84E7F" w:rsidDel="008D26A9">
                <w:rPr>
                  <w:rFonts w:eastAsia="Times New Roman" w:cs="Arial"/>
                  <w:color w:val="000000"/>
                  <w:sz w:val="16"/>
                  <w:szCs w:val="16"/>
                </w:rPr>
                <w:delText>udget</w:delText>
              </w:r>
              <w:r w:rsidDel="008D26A9">
                <w:rPr>
                  <w:rFonts w:eastAsia="Times New Roman" w:cs="Arial"/>
                  <w:color w:val="000000"/>
                  <w:sz w:val="16"/>
                  <w:szCs w:val="16"/>
                </w:rPr>
                <w:delText>,</w:delText>
              </w:r>
              <w:r w:rsidRPr="00F84E7F" w:rsidDel="008D26A9">
                <w:rPr>
                  <w:rFonts w:eastAsia="Times New Roman" w:cs="Arial"/>
                  <w:color w:val="000000"/>
                  <w:sz w:val="16"/>
                  <w:szCs w:val="16"/>
                </w:rPr>
                <w:delText xml:space="preserve"> training plan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B235E2" w14:textId="799B2AFD" w:rsidR="00542B3E" w:rsidRPr="002E5C79" w:rsidDel="008D26A9" w:rsidRDefault="00542B3E">
            <w:pPr>
              <w:pStyle w:val="ListParagraph"/>
              <w:spacing w:after="0" w:line="276" w:lineRule="auto"/>
              <w:jc w:val="both"/>
              <w:rPr>
                <w:del w:id="22495" w:author="Rachel Shipsey" w:date="2025-06-23T15:21:00Z"/>
                <w:rFonts w:eastAsia="Times New Roman" w:cs="Arial"/>
                <w:color w:val="000000"/>
                <w:sz w:val="18"/>
                <w:szCs w:val="18"/>
              </w:rPr>
              <w:pPrChange w:id="22496" w:author="Rachel Shipsey" w:date="2025-06-23T15:41:00Z">
                <w:pPr/>
              </w:pPrChange>
            </w:pPr>
            <w:del w:id="22497"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6ABD23" w14:textId="695BCF47" w:rsidR="00542B3E" w:rsidRPr="002E5C79" w:rsidDel="008D26A9" w:rsidRDefault="00542B3E">
            <w:pPr>
              <w:pStyle w:val="ListParagraph"/>
              <w:spacing w:after="0" w:line="276" w:lineRule="auto"/>
              <w:jc w:val="both"/>
              <w:rPr>
                <w:del w:id="22498" w:author="Rachel Shipsey" w:date="2025-06-23T15:21:00Z"/>
                <w:rFonts w:eastAsia="Times New Roman" w:cs="Arial"/>
                <w:color w:val="000000"/>
                <w:sz w:val="18"/>
                <w:szCs w:val="18"/>
              </w:rPr>
              <w:pPrChange w:id="22499" w:author="Rachel Shipsey" w:date="2025-06-23T15:41:00Z">
                <w:pPr>
                  <w:jc w:val="right"/>
                </w:pPr>
              </w:pPrChange>
            </w:pPr>
            <w:del w:id="22500"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E694E6" w14:textId="6587F5F4" w:rsidR="00542B3E" w:rsidRPr="002E5C79" w:rsidDel="008D26A9" w:rsidRDefault="00542B3E">
            <w:pPr>
              <w:pStyle w:val="ListParagraph"/>
              <w:spacing w:after="0" w:line="276" w:lineRule="auto"/>
              <w:jc w:val="both"/>
              <w:rPr>
                <w:del w:id="22501" w:author="Rachel Shipsey" w:date="2025-06-23T15:21:00Z"/>
                <w:rFonts w:eastAsia="Times New Roman" w:cs="Arial"/>
                <w:color w:val="000000"/>
                <w:sz w:val="20"/>
                <w:szCs w:val="20"/>
              </w:rPr>
              <w:pPrChange w:id="22502" w:author="Rachel Shipsey" w:date="2025-06-23T15:41:00Z">
                <w:pPr>
                  <w:jc w:val="right"/>
                </w:pPr>
              </w:pPrChange>
            </w:pPr>
            <w:del w:id="22503" w:author="Rachel Shipsey" w:date="2025-06-23T15:21:00Z">
              <w:r w:rsidRPr="00F84E7F" w:rsidDel="008D26A9">
                <w:rPr>
                  <w:rFonts w:eastAsia="Times New Roman" w:cs="Arial"/>
                  <w:color w:val="000000"/>
                  <w:sz w:val="16"/>
                  <w:szCs w:val="16"/>
                </w:rPr>
                <w:delText>0.7</w:delText>
              </w:r>
            </w:del>
          </w:p>
        </w:tc>
      </w:tr>
      <w:tr w:rsidR="005B455A" w:rsidRPr="002E5C79" w:rsidDel="008D26A9" w14:paraId="4B13909F" w14:textId="202DF364" w:rsidTr="00D4265D">
        <w:trPr>
          <w:gridAfter w:val="1"/>
          <w:wAfter w:w="6" w:type="pct"/>
          <w:trHeight w:val="264"/>
          <w:del w:id="2250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EBD488" w14:textId="326C1A88" w:rsidR="00542B3E" w:rsidRPr="002E5C79" w:rsidDel="008D26A9" w:rsidRDefault="00542B3E">
            <w:pPr>
              <w:pStyle w:val="ListParagraph"/>
              <w:spacing w:after="0" w:line="276" w:lineRule="auto"/>
              <w:jc w:val="both"/>
              <w:rPr>
                <w:del w:id="22505" w:author="Rachel Shipsey" w:date="2025-06-23T15:21:00Z"/>
                <w:rFonts w:eastAsia="Times New Roman" w:cs="Arial"/>
                <w:color w:val="000000"/>
                <w:sz w:val="18"/>
                <w:szCs w:val="18"/>
              </w:rPr>
              <w:pPrChange w:id="22506" w:author="Rachel Shipsey" w:date="2025-06-23T15:41:00Z">
                <w:pPr>
                  <w:jc w:val="right"/>
                </w:pPr>
              </w:pPrChange>
            </w:pPr>
            <w:del w:id="22507" w:author="Rachel Shipsey" w:date="2025-06-23T15:21:00Z">
              <w:r w:rsidRPr="00F84E7F" w:rsidDel="008D26A9">
                <w:rPr>
                  <w:rFonts w:eastAsia="Times New Roman" w:cs="Arial"/>
                  <w:color w:val="000000"/>
                  <w:sz w:val="16"/>
                  <w:szCs w:val="16"/>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453A87" w14:textId="2EFA92B6" w:rsidR="00542B3E" w:rsidRPr="002E5C79" w:rsidDel="008D26A9" w:rsidRDefault="00542B3E">
            <w:pPr>
              <w:pStyle w:val="ListParagraph"/>
              <w:spacing w:after="0" w:line="276" w:lineRule="auto"/>
              <w:jc w:val="both"/>
              <w:rPr>
                <w:del w:id="22508" w:author="Rachel Shipsey" w:date="2025-06-23T15:21:00Z"/>
                <w:rFonts w:eastAsia="Times New Roman" w:cs="Arial"/>
                <w:b/>
                <w:bCs/>
                <w:color w:val="000000"/>
                <w:sz w:val="18"/>
                <w:szCs w:val="18"/>
              </w:rPr>
              <w:pPrChange w:id="22509" w:author="Rachel Shipsey" w:date="2025-06-23T15:41:00Z">
                <w:pPr/>
              </w:pPrChange>
            </w:pPr>
            <w:del w:id="22510" w:author="Rachel Shipsey" w:date="2025-06-23T15:21:00Z">
              <w:r w:rsidRPr="00F84E7F" w:rsidDel="008D26A9">
                <w:rPr>
                  <w:rFonts w:eastAsia="Times New Roman" w:cs="Arial"/>
                  <w:b/>
                  <w:bCs/>
                  <w:color w:val="000000"/>
                  <w:sz w:val="16"/>
                  <w:szCs w:val="16"/>
                </w:rPr>
                <w:delText>Design of the PES questionnaires and manuals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E30DB5" w14:textId="5DDB0BFC" w:rsidR="00542B3E" w:rsidRPr="002E5C79" w:rsidDel="008D26A9" w:rsidRDefault="00542B3E">
            <w:pPr>
              <w:pStyle w:val="ListParagraph"/>
              <w:spacing w:after="0" w:line="276" w:lineRule="auto"/>
              <w:jc w:val="both"/>
              <w:rPr>
                <w:del w:id="22511" w:author="Rachel Shipsey" w:date="2025-06-23T15:21:00Z"/>
                <w:rFonts w:eastAsia="Times New Roman" w:cs="Arial"/>
                <w:b/>
                <w:bCs/>
                <w:color w:val="000000"/>
                <w:sz w:val="18"/>
                <w:szCs w:val="18"/>
              </w:rPr>
              <w:pPrChange w:id="22512"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F91A939" w14:textId="3767A168" w:rsidR="00542B3E" w:rsidRPr="002E5C79" w:rsidDel="008D26A9" w:rsidRDefault="00542B3E">
            <w:pPr>
              <w:pStyle w:val="ListParagraph"/>
              <w:spacing w:after="0" w:line="276" w:lineRule="auto"/>
              <w:jc w:val="both"/>
              <w:rPr>
                <w:del w:id="22513" w:author="Rachel Shipsey" w:date="2025-06-23T15:21:00Z"/>
                <w:rFonts w:eastAsia="Times New Roman" w:cs="Arial"/>
                <w:sz w:val="18"/>
                <w:szCs w:val="18"/>
              </w:rPr>
              <w:pPrChange w:id="22514"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942F19" w14:textId="4DEE2447" w:rsidR="00542B3E" w:rsidRPr="002E5C79" w:rsidDel="008D26A9" w:rsidRDefault="00542B3E">
            <w:pPr>
              <w:pStyle w:val="ListParagraph"/>
              <w:spacing w:after="0" w:line="276" w:lineRule="auto"/>
              <w:jc w:val="both"/>
              <w:rPr>
                <w:del w:id="22515" w:author="Rachel Shipsey" w:date="2025-06-23T15:21:00Z"/>
                <w:rFonts w:eastAsia="Times New Roman" w:cs="Arial"/>
                <w:color w:val="000000"/>
                <w:sz w:val="18"/>
                <w:szCs w:val="18"/>
              </w:rPr>
              <w:pPrChange w:id="22516" w:author="Rachel Shipsey" w:date="2025-06-23T15:41:00Z">
                <w:pPr>
                  <w:jc w:val="right"/>
                </w:pPr>
              </w:pPrChange>
            </w:pPr>
            <w:del w:id="22517"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DF858E" w14:textId="4DCF2E3F" w:rsidR="00542B3E" w:rsidRPr="002E5C79" w:rsidDel="008D26A9" w:rsidRDefault="00542B3E">
            <w:pPr>
              <w:pStyle w:val="ListParagraph"/>
              <w:spacing w:after="0" w:line="276" w:lineRule="auto"/>
              <w:jc w:val="both"/>
              <w:rPr>
                <w:del w:id="22518" w:author="Rachel Shipsey" w:date="2025-06-23T15:21:00Z"/>
                <w:rFonts w:eastAsia="Times New Roman" w:cs="Arial"/>
                <w:color w:val="000000"/>
                <w:sz w:val="20"/>
                <w:szCs w:val="20"/>
              </w:rPr>
              <w:pPrChange w:id="22519" w:author="Rachel Shipsey" w:date="2025-06-23T15:41:00Z">
                <w:pPr>
                  <w:jc w:val="right"/>
                </w:pPr>
              </w:pPrChange>
            </w:pPr>
            <w:del w:id="22520" w:author="Rachel Shipsey" w:date="2025-06-23T15:21:00Z">
              <w:r w:rsidRPr="00F84E7F" w:rsidDel="008D26A9">
                <w:rPr>
                  <w:rFonts w:eastAsia="Times New Roman" w:cs="Arial"/>
                  <w:color w:val="000000"/>
                  <w:sz w:val="16"/>
                  <w:szCs w:val="16"/>
                </w:rPr>
                <w:delText>0.6</w:delText>
              </w:r>
            </w:del>
          </w:p>
        </w:tc>
      </w:tr>
      <w:tr w:rsidR="005B455A" w:rsidRPr="002E5C79" w:rsidDel="008D26A9" w14:paraId="56FFCF7D" w14:textId="75C98F90" w:rsidTr="00D4265D">
        <w:trPr>
          <w:gridAfter w:val="1"/>
          <w:wAfter w:w="6" w:type="pct"/>
          <w:trHeight w:val="264"/>
          <w:del w:id="2252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9FFD27" w14:textId="104CD061" w:rsidR="00542B3E" w:rsidRPr="002E5C79" w:rsidDel="008D26A9" w:rsidRDefault="00542B3E">
            <w:pPr>
              <w:pStyle w:val="ListParagraph"/>
              <w:spacing w:after="0" w:line="276" w:lineRule="auto"/>
              <w:jc w:val="both"/>
              <w:rPr>
                <w:del w:id="22522" w:author="Rachel Shipsey" w:date="2025-06-23T15:21:00Z"/>
                <w:rFonts w:eastAsia="Times New Roman" w:cs="Arial"/>
                <w:color w:val="000000"/>
                <w:sz w:val="18"/>
                <w:szCs w:val="18"/>
              </w:rPr>
              <w:pPrChange w:id="22523" w:author="Rachel Shipsey" w:date="2025-06-23T15:41:00Z">
                <w:pPr/>
              </w:pPrChange>
            </w:pPr>
            <w:del w:id="2252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BF8F65" w14:textId="3097FCDF" w:rsidR="00542B3E" w:rsidRPr="002E5C79" w:rsidDel="008D26A9" w:rsidRDefault="00542B3E">
            <w:pPr>
              <w:pStyle w:val="ListParagraph"/>
              <w:spacing w:after="0" w:line="276" w:lineRule="auto"/>
              <w:jc w:val="both"/>
              <w:rPr>
                <w:del w:id="22525" w:author="Rachel Shipsey" w:date="2025-06-23T15:21:00Z"/>
                <w:rFonts w:eastAsia="Times New Roman" w:cs="Arial"/>
                <w:color w:val="000000"/>
                <w:sz w:val="18"/>
                <w:szCs w:val="18"/>
              </w:rPr>
              <w:pPrChange w:id="22526" w:author="Rachel Shipsey" w:date="2025-06-23T15:41:00Z">
                <w:pPr>
                  <w:ind w:firstLineChars="200" w:firstLine="320"/>
                </w:pPr>
              </w:pPrChange>
            </w:pPr>
            <w:del w:id="22527" w:author="Rachel Shipsey" w:date="2025-06-23T15:21:00Z">
              <w:r w:rsidRPr="00F84E7F" w:rsidDel="008D26A9">
                <w:rPr>
                  <w:rFonts w:eastAsia="Times New Roman" w:cs="Arial"/>
                  <w:color w:val="000000"/>
                  <w:sz w:val="16"/>
                  <w:szCs w:val="16"/>
                </w:rPr>
                <w:delText xml:space="preserve">Design of the data processing system for the PES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ECE172" w14:textId="351F7ECA" w:rsidR="00542B3E" w:rsidRPr="002E5C79" w:rsidDel="008D26A9" w:rsidRDefault="00542B3E">
            <w:pPr>
              <w:pStyle w:val="ListParagraph"/>
              <w:spacing w:after="0" w:line="276" w:lineRule="auto"/>
              <w:jc w:val="both"/>
              <w:rPr>
                <w:del w:id="22528" w:author="Rachel Shipsey" w:date="2025-06-23T15:21:00Z"/>
                <w:rFonts w:eastAsia="Times New Roman" w:cs="Arial"/>
                <w:color w:val="000000"/>
                <w:sz w:val="18"/>
                <w:szCs w:val="18"/>
              </w:rPr>
              <w:pPrChange w:id="22529" w:author="Rachel Shipsey" w:date="2025-06-23T15:41:00Z">
                <w:pPr>
                  <w:ind w:firstLineChars="200" w:firstLine="320"/>
                </w:pPr>
              </w:pPrChange>
            </w:pPr>
            <w:del w:id="22530" w:author="Rachel Shipsey" w:date="2025-06-23T15:21:00Z">
              <w:r w:rsidDel="008D26A9">
                <w:rPr>
                  <w:rFonts w:eastAsia="Times New Roman" w:cs="Arial"/>
                  <w:color w:val="000000"/>
                  <w:sz w:val="16"/>
                  <w:szCs w:val="16"/>
                </w:rPr>
                <w:delText>Questionnaire &amp; CAPI App</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919E64" w14:textId="54F4B197" w:rsidR="00542B3E" w:rsidRPr="002E5C79" w:rsidDel="008D26A9" w:rsidRDefault="00542B3E">
            <w:pPr>
              <w:pStyle w:val="ListParagraph"/>
              <w:spacing w:after="0" w:line="276" w:lineRule="auto"/>
              <w:jc w:val="both"/>
              <w:rPr>
                <w:del w:id="22531" w:author="Rachel Shipsey" w:date="2025-06-23T15:21:00Z"/>
                <w:rFonts w:eastAsia="Times New Roman" w:cs="Arial"/>
                <w:sz w:val="18"/>
                <w:szCs w:val="18"/>
              </w:rPr>
              <w:pPrChange w:id="22532" w:author="Rachel Shipsey" w:date="2025-06-23T15:41:00Z">
                <w:pPr/>
              </w:pPrChange>
            </w:pPr>
            <w:del w:id="22533"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056B5B" w14:textId="255484F1" w:rsidR="00542B3E" w:rsidRPr="002E5C79" w:rsidDel="008D26A9" w:rsidRDefault="00542B3E">
            <w:pPr>
              <w:pStyle w:val="ListParagraph"/>
              <w:spacing w:after="0" w:line="276" w:lineRule="auto"/>
              <w:jc w:val="both"/>
              <w:rPr>
                <w:del w:id="22534" w:author="Rachel Shipsey" w:date="2025-06-23T15:21:00Z"/>
                <w:rFonts w:eastAsia="Times New Roman" w:cs="Arial"/>
                <w:color w:val="000000"/>
                <w:sz w:val="18"/>
                <w:szCs w:val="18"/>
              </w:rPr>
              <w:pPrChange w:id="22535" w:author="Rachel Shipsey" w:date="2025-06-23T15:41:00Z">
                <w:pPr>
                  <w:jc w:val="right"/>
                </w:pPr>
              </w:pPrChange>
            </w:pPr>
            <w:del w:id="22536"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F47380" w14:textId="6D8DD8F8" w:rsidR="00542B3E" w:rsidRPr="002E5C79" w:rsidDel="008D26A9" w:rsidRDefault="00542B3E">
            <w:pPr>
              <w:pStyle w:val="ListParagraph"/>
              <w:spacing w:after="0" w:line="276" w:lineRule="auto"/>
              <w:jc w:val="both"/>
              <w:rPr>
                <w:del w:id="22537" w:author="Rachel Shipsey" w:date="2025-06-23T15:21:00Z"/>
                <w:rFonts w:eastAsia="Times New Roman" w:cs="Arial"/>
                <w:color w:val="000000"/>
                <w:sz w:val="20"/>
                <w:szCs w:val="20"/>
              </w:rPr>
              <w:pPrChange w:id="22538" w:author="Rachel Shipsey" w:date="2025-06-23T15:41:00Z">
                <w:pPr>
                  <w:jc w:val="right"/>
                </w:pPr>
              </w:pPrChange>
            </w:pPr>
            <w:del w:id="22539" w:author="Rachel Shipsey" w:date="2025-06-23T15:21:00Z">
              <w:r w:rsidRPr="00F84E7F" w:rsidDel="008D26A9">
                <w:rPr>
                  <w:rFonts w:eastAsia="Times New Roman" w:cs="Arial"/>
                  <w:color w:val="000000"/>
                  <w:sz w:val="16"/>
                  <w:szCs w:val="16"/>
                </w:rPr>
                <w:delText>0.6</w:delText>
              </w:r>
            </w:del>
          </w:p>
        </w:tc>
      </w:tr>
      <w:tr w:rsidR="005B455A" w:rsidRPr="002E5C79" w:rsidDel="008D26A9" w14:paraId="1CD6D31C" w14:textId="261DD077" w:rsidTr="00D4265D">
        <w:trPr>
          <w:gridAfter w:val="1"/>
          <w:wAfter w:w="6" w:type="pct"/>
          <w:trHeight w:val="264"/>
          <w:del w:id="2254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EC7CE05" w14:textId="0FEA8DD4" w:rsidR="00542B3E" w:rsidRPr="002E5C79" w:rsidDel="008D26A9" w:rsidRDefault="00542B3E">
            <w:pPr>
              <w:pStyle w:val="ListParagraph"/>
              <w:spacing w:after="0" w:line="276" w:lineRule="auto"/>
              <w:jc w:val="both"/>
              <w:rPr>
                <w:del w:id="22541" w:author="Rachel Shipsey" w:date="2025-06-23T15:21:00Z"/>
                <w:rFonts w:eastAsia="Times New Roman" w:cs="Arial"/>
                <w:color w:val="000000"/>
                <w:sz w:val="18"/>
                <w:szCs w:val="18"/>
              </w:rPr>
              <w:pPrChange w:id="22542" w:author="Rachel Shipsey" w:date="2025-06-23T15:41:00Z">
                <w:pPr/>
              </w:pPrChange>
            </w:pPr>
            <w:del w:id="22543"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3766F7" w14:textId="7EA1157A" w:rsidR="00542B3E" w:rsidRPr="002E5C79" w:rsidDel="008D26A9" w:rsidRDefault="00542B3E">
            <w:pPr>
              <w:pStyle w:val="ListParagraph"/>
              <w:spacing w:after="0" w:line="276" w:lineRule="auto"/>
              <w:jc w:val="both"/>
              <w:rPr>
                <w:del w:id="22544" w:author="Rachel Shipsey" w:date="2025-06-23T15:21:00Z"/>
                <w:rFonts w:eastAsia="Times New Roman" w:cs="Arial"/>
                <w:color w:val="000000"/>
                <w:sz w:val="18"/>
                <w:szCs w:val="18"/>
              </w:rPr>
              <w:pPrChange w:id="22545" w:author="Rachel Shipsey" w:date="2025-06-23T15:41:00Z">
                <w:pPr>
                  <w:ind w:left="328"/>
                </w:pPr>
              </w:pPrChange>
            </w:pPr>
            <w:del w:id="22546" w:author="Rachel Shipsey" w:date="2025-06-23T15:21:00Z">
              <w:r w:rsidRPr="00F84E7F" w:rsidDel="008D26A9">
                <w:rPr>
                  <w:rFonts w:eastAsia="Times New Roman" w:cs="Arial"/>
                  <w:color w:val="000000"/>
                  <w:sz w:val="16"/>
                  <w:szCs w:val="16"/>
                </w:rPr>
                <w:delText xml:space="preserve">Reproduction </w:delText>
              </w:r>
              <w:r w:rsidDel="008D26A9">
                <w:rPr>
                  <w:rFonts w:eastAsia="Times New Roman" w:cs="Arial"/>
                  <w:color w:val="000000"/>
                  <w:sz w:val="16"/>
                  <w:szCs w:val="16"/>
                </w:rPr>
                <w:delText>&amp;</w:delText>
              </w:r>
              <w:r w:rsidRPr="00F84E7F" w:rsidDel="008D26A9">
                <w:rPr>
                  <w:rFonts w:eastAsia="Times New Roman" w:cs="Arial"/>
                  <w:color w:val="000000"/>
                  <w:sz w:val="16"/>
                  <w:szCs w:val="16"/>
                </w:rPr>
                <w:delText xml:space="preserve"> delivery of PES materials (manuals &amp; training guides) to Census HQ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75E0B4" w14:textId="04C1D5BF" w:rsidR="00542B3E" w:rsidRPr="002E5C79" w:rsidDel="008D26A9" w:rsidRDefault="00542B3E">
            <w:pPr>
              <w:pStyle w:val="ListParagraph"/>
              <w:spacing w:after="0" w:line="276" w:lineRule="auto"/>
              <w:jc w:val="both"/>
              <w:rPr>
                <w:del w:id="22547" w:author="Rachel Shipsey" w:date="2025-06-23T15:21:00Z"/>
                <w:rFonts w:eastAsia="Times New Roman" w:cs="Arial"/>
                <w:color w:val="000000"/>
                <w:sz w:val="18"/>
                <w:szCs w:val="18"/>
              </w:rPr>
              <w:pPrChange w:id="22548"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3A4476" w14:textId="1B31AD92" w:rsidR="00542B3E" w:rsidRPr="002E5C79" w:rsidDel="008D26A9" w:rsidRDefault="00542B3E">
            <w:pPr>
              <w:pStyle w:val="ListParagraph"/>
              <w:spacing w:after="0" w:line="276" w:lineRule="auto"/>
              <w:jc w:val="both"/>
              <w:rPr>
                <w:del w:id="22549" w:author="Rachel Shipsey" w:date="2025-06-23T15:21:00Z"/>
                <w:rFonts w:eastAsia="Times New Roman" w:cs="Arial"/>
                <w:sz w:val="18"/>
                <w:szCs w:val="18"/>
              </w:rPr>
              <w:pPrChange w:id="2255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876264" w14:textId="356D2F94" w:rsidR="00542B3E" w:rsidRPr="002E5C79" w:rsidDel="008D26A9" w:rsidRDefault="00542B3E">
            <w:pPr>
              <w:pStyle w:val="ListParagraph"/>
              <w:spacing w:after="0" w:line="276" w:lineRule="auto"/>
              <w:jc w:val="both"/>
              <w:rPr>
                <w:del w:id="22551" w:author="Rachel Shipsey" w:date="2025-06-23T15:21:00Z"/>
                <w:rFonts w:eastAsia="Times New Roman" w:cs="Arial"/>
                <w:color w:val="000000"/>
                <w:sz w:val="18"/>
                <w:szCs w:val="18"/>
              </w:rPr>
              <w:pPrChange w:id="22552" w:author="Rachel Shipsey" w:date="2025-06-23T15:41:00Z">
                <w:pPr>
                  <w:jc w:val="right"/>
                </w:pPr>
              </w:pPrChange>
            </w:pPr>
            <w:del w:id="22553"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D65DBC" w14:textId="489F6621" w:rsidR="00542B3E" w:rsidRPr="002E5C79" w:rsidDel="008D26A9" w:rsidRDefault="00542B3E">
            <w:pPr>
              <w:pStyle w:val="ListParagraph"/>
              <w:spacing w:after="0" w:line="276" w:lineRule="auto"/>
              <w:jc w:val="both"/>
              <w:rPr>
                <w:del w:id="22554" w:author="Rachel Shipsey" w:date="2025-06-23T15:21:00Z"/>
                <w:rFonts w:eastAsia="Times New Roman" w:cs="Arial"/>
                <w:color w:val="000000"/>
                <w:sz w:val="20"/>
                <w:szCs w:val="20"/>
              </w:rPr>
              <w:pPrChange w:id="22555" w:author="Rachel Shipsey" w:date="2025-06-23T15:41:00Z">
                <w:pPr>
                  <w:jc w:val="right"/>
                </w:pPr>
              </w:pPrChange>
            </w:pPr>
            <w:del w:id="22556" w:author="Rachel Shipsey" w:date="2025-06-23T15:21:00Z">
              <w:r w:rsidRPr="00F84E7F" w:rsidDel="008D26A9">
                <w:rPr>
                  <w:rFonts w:eastAsia="Times New Roman" w:cs="Arial"/>
                  <w:color w:val="000000"/>
                  <w:sz w:val="16"/>
                  <w:szCs w:val="16"/>
                </w:rPr>
                <w:delText>0.4</w:delText>
              </w:r>
            </w:del>
          </w:p>
        </w:tc>
      </w:tr>
      <w:tr w:rsidR="005B455A" w:rsidRPr="002E5C79" w:rsidDel="008D26A9" w14:paraId="3C6A1646" w14:textId="7090D655" w:rsidTr="00D4265D">
        <w:trPr>
          <w:gridAfter w:val="1"/>
          <w:wAfter w:w="6" w:type="pct"/>
          <w:trHeight w:val="264"/>
          <w:del w:id="2255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86D9C87" w14:textId="1DE063FF" w:rsidR="00542B3E" w:rsidRPr="002E5C79" w:rsidDel="008D26A9" w:rsidRDefault="00542B3E">
            <w:pPr>
              <w:pStyle w:val="ListParagraph"/>
              <w:spacing w:after="0" w:line="276" w:lineRule="auto"/>
              <w:jc w:val="both"/>
              <w:rPr>
                <w:del w:id="22558" w:author="Rachel Shipsey" w:date="2025-06-23T15:21:00Z"/>
                <w:rFonts w:eastAsia="Times New Roman" w:cs="Arial"/>
                <w:color w:val="000000"/>
                <w:sz w:val="18"/>
                <w:szCs w:val="18"/>
              </w:rPr>
              <w:pPrChange w:id="22559" w:author="Rachel Shipsey" w:date="2025-06-23T15:41:00Z">
                <w:pPr/>
              </w:pPrChange>
            </w:pPr>
            <w:del w:id="22560" w:author="Rachel Shipsey" w:date="2025-06-23T15:21:00Z">
              <w:r w:rsidRPr="00F84E7F"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01AF290" w14:textId="094E47A8" w:rsidR="00542B3E" w:rsidRPr="002E5C79" w:rsidDel="008D26A9" w:rsidRDefault="00542B3E">
            <w:pPr>
              <w:pStyle w:val="ListParagraph"/>
              <w:spacing w:after="0" w:line="276" w:lineRule="auto"/>
              <w:jc w:val="both"/>
              <w:rPr>
                <w:del w:id="22561" w:author="Rachel Shipsey" w:date="2025-06-23T15:21:00Z"/>
                <w:rFonts w:eastAsia="Times New Roman" w:cs="Arial"/>
                <w:color w:val="000000"/>
                <w:sz w:val="18"/>
                <w:szCs w:val="18"/>
              </w:rPr>
              <w:pPrChange w:id="22562" w:author="Rachel Shipsey" w:date="2025-06-23T15:41:00Z">
                <w:pPr>
                  <w:ind w:left="328"/>
                </w:pPr>
              </w:pPrChange>
            </w:pPr>
            <w:del w:id="22563" w:author="Rachel Shipsey" w:date="2025-06-23T15:21:00Z">
              <w:r w:rsidRPr="00F84E7F" w:rsidDel="008D26A9">
                <w:rPr>
                  <w:rFonts w:eastAsia="Times New Roman" w:cs="Arial"/>
                  <w:b/>
                  <w:bCs/>
                  <w:color w:val="000000"/>
                  <w:sz w:val="16"/>
                  <w:szCs w:val="16"/>
                </w:rPr>
                <w:delText>PES IT Matching System</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D83A2E" w14:textId="1B1FA2F8" w:rsidR="00542B3E" w:rsidRPr="002E5C79" w:rsidDel="008D26A9" w:rsidRDefault="00542B3E">
            <w:pPr>
              <w:pStyle w:val="ListParagraph"/>
              <w:spacing w:after="0" w:line="276" w:lineRule="auto"/>
              <w:jc w:val="both"/>
              <w:rPr>
                <w:del w:id="22564" w:author="Rachel Shipsey" w:date="2025-06-23T15:21:00Z"/>
                <w:rFonts w:eastAsia="Times New Roman" w:cs="Arial"/>
                <w:color w:val="000000"/>
                <w:sz w:val="18"/>
                <w:szCs w:val="18"/>
              </w:rPr>
              <w:pPrChange w:id="22565"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3CD592" w14:textId="27BBBAA5" w:rsidR="00542B3E" w:rsidRPr="002E5C79" w:rsidDel="008D26A9" w:rsidRDefault="00542B3E">
            <w:pPr>
              <w:pStyle w:val="ListParagraph"/>
              <w:spacing w:after="0" w:line="276" w:lineRule="auto"/>
              <w:jc w:val="both"/>
              <w:rPr>
                <w:del w:id="22566" w:author="Rachel Shipsey" w:date="2025-06-23T15:21:00Z"/>
                <w:rFonts w:eastAsia="Times New Roman" w:cs="Arial"/>
                <w:sz w:val="18"/>
                <w:szCs w:val="18"/>
              </w:rPr>
              <w:pPrChange w:id="2256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7B73F0" w14:textId="17F36E07" w:rsidR="00542B3E" w:rsidRPr="002E5C79" w:rsidDel="008D26A9" w:rsidRDefault="00542B3E">
            <w:pPr>
              <w:pStyle w:val="ListParagraph"/>
              <w:spacing w:after="0" w:line="276" w:lineRule="auto"/>
              <w:jc w:val="both"/>
              <w:rPr>
                <w:del w:id="22568" w:author="Rachel Shipsey" w:date="2025-06-23T15:21:00Z"/>
                <w:rFonts w:eastAsia="Times New Roman" w:cs="Arial"/>
                <w:color w:val="000000"/>
                <w:sz w:val="18"/>
                <w:szCs w:val="18"/>
              </w:rPr>
              <w:pPrChange w:id="22569" w:author="Rachel Shipsey" w:date="2025-06-23T15:41:00Z">
                <w:pPr>
                  <w:jc w:val="right"/>
                </w:pPr>
              </w:pPrChange>
            </w:pPr>
            <w:del w:id="22570"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C1BAA89" w14:textId="12736906" w:rsidR="00542B3E" w:rsidRPr="002E5C79" w:rsidDel="008D26A9" w:rsidRDefault="00542B3E">
            <w:pPr>
              <w:pStyle w:val="ListParagraph"/>
              <w:spacing w:after="0" w:line="276" w:lineRule="auto"/>
              <w:jc w:val="both"/>
              <w:rPr>
                <w:del w:id="22571" w:author="Rachel Shipsey" w:date="2025-06-23T15:21:00Z"/>
                <w:rFonts w:eastAsia="Times New Roman" w:cs="Arial"/>
                <w:color w:val="000000"/>
                <w:sz w:val="20"/>
                <w:szCs w:val="20"/>
              </w:rPr>
              <w:pPrChange w:id="22572" w:author="Rachel Shipsey" w:date="2025-06-23T15:41:00Z">
                <w:pPr>
                  <w:jc w:val="right"/>
                </w:pPr>
              </w:pPrChange>
            </w:pPr>
            <w:del w:id="22573" w:author="Rachel Shipsey" w:date="2025-06-23T15:21:00Z">
              <w:r w:rsidRPr="00F84E7F" w:rsidDel="008D26A9">
                <w:rPr>
                  <w:rFonts w:eastAsia="Times New Roman" w:cs="Arial"/>
                  <w:color w:val="000000"/>
                  <w:sz w:val="16"/>
                  <w:szCs w:val="16"/>
                </w:rPr>
                <w:delText>0.6</w:delText>
              </w:r>
            </w:del>
          </w:p>
        </w:tc>
      </w:tr>
      <w:tr w:rsidR="005B455A" w:rsidRPr="002E5C79" w:rsidDel="008D26A9" w14:paraId="3CF62B3A" w14:textId="7EB7BC92" w:rsidTr="00D4265D">
        <w:trPr>
          <w:gridAfter w:val="1"/>
          <w:wAfter w:w="6" w:type="pct"/>
          <w:trHeight w:val="264"/>
          <w:del w:id="2257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E5405D" w14:textId="3A7EFC61" w:rsidR="00542B3E" w:rsidRPr="002E5C79" w:rsidDel="008D26A9" w:rsidRDefault="00542B3E">
            <w:pPr>
              <w:pStyle w:val="ListParagraph"/>
              <w:spacing w:after="0" w:line="276" w:lineRule="auto"/>
              <w:jc w:val="both"/>
              <w:rPr>
                <w:del w:id="22575" w:author="Rachel Shipsey" w:date="2025-06-23T15:21:00Z"/>
                <w:rFonts w:eastAsia="Times New Roman" w:cs="Arial"/>
                <w:color w:val="000000"/>
                <w:sz w:val="18"/>
                <w:szCs w:val="18"/>
              </w:rPr>
              <w:pPrChange w:id="22576" w:author="Rachel Shipsey" w:date="2025-06-23T15:41:00Z">
                <w:pPr>
                  <w:jc w:val="right"/>
                </w:pPr>
              </w:pPrChange>
            </w:pPr>
            <w:del w:id="22577"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E30DD3" w14:textId="374F1A1C" w:rsidR="00542B3E" w:rsidRPr="002E5C79" w:rsidDel="008D26A9" w:rsidRDefault="00542B3E">
            <w:pPr>
              <w:pStyle w:val="ListParagraph"/>
              <w:spacing w:after="0" w:line="276" w:lineRule="auto"/>
              <w:jc w:val="both"/>
              <w:rPr>
                <w:del w:id="22578" w:author="Rachel Shipsey" w:date="2025-06-23T15:21:00Z"/>
                <w:rFonts w:eastAsia="Times New Roman" w:cs="Arial"/>
                <w:b/>
                <w:bCs/>
                <w:color w:val="000000"/>
                <w:sz w:val="18"/>
                <w:szCs w:val="18"/>
              </w:rPr>
              <w:pPrChange w:id="22579" w:author="Rachel Shipsey" w:date="2025-06-23T15:41:00Z">
                <w:pPr/>
              </w:pPrChange>
            </w:pPr>
            <w:del w:id="22580" w:author="Rachel Shipsey" w:date="2025-06-23T15:21:00Z">
              <w:r w:rsidRPr="00F84E7F" w:rsidDel="008D26A9">
                <w:rPr>
                  <w:rFonts w:eastAsia="Times New Roman" w:cs="Arial"/>
                  <w:color w:val="000000"/>
                  <w:sz w:val="16"/>
                  <w:szCs w:val="16"/>
                </w:rPr>
                <w:delText xml:space="preserve">Finalization of the PES Matching guidelines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96098E" w14:textId="30515667" w:rsidR="00542B3E" w:rsidRPr="002E5C79" w:rsidDel="008D26A9" w:rsidRDefault="00542B3E">
            <w:pPr>
              <w:pStyle w:val="ListParagraph"/>
              <w:spacing w:after="0" w:line="276" w:lineRule="auto"/>
              <w:jc w:val="both"/>
              <w:rPr>
                <w:del w:id="22581" w:author="Rachel Shipsey" w:date="2025-06-23T15:21:00Z"/>
                <w:rFonts w:eastAsia="Times New Roman" w:cs="Arial"/>
                <w:b/>
                <w:bCs/>
                <w:color w:val="000000"/>
                <w:sz w:val="18"/>
                <w:szCs w:val="18"/>
              </w:rPr>
              <w:pPrChange w:id="22582" w:author="Rachel Shipsey" w:date="2025-06-23T15:41:00Z">
                <w:pPr/>
              </w:pPrChange>
            </w:pPr>
            <w:del w:id="22583" w:author="Rachel Shipsey" w:date="2025-06-23T15:21:00Z">
              <w:r w:rsidRPr="00F84E7F" w:rsidDel="008D26A9">
                <w:rPr>
                  <w:rFonts w:eastAsia="Times New Roman" w:cs="Arial"/>
                  <w:color w:val="000000"/>
                  <w:sz w:val="16"/>
                  <w:szCs w:val="16"/>
                </w:rPr>
                <w:delText>Matching &amp; field reconciliation guide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F96560" w14:textId="4B93D769" w:rsidR="00542B3E" w:rsidRPr="002E5C79" w:rsidDel="008D26A9" w:rsidRDefault="00542B3E">
            <w:pPr>
              <w:pStyle w:val="ListParagraph"/>
              <w:spacing w:after="0" w:line="276" w:lineRule="auto"/>
              <w:jc w:val="both"/>
              <w:rPr>
                <w:del w:id="22584" w:author="Rachel Shipsey" w:date="2025-06-23T15:21:00Z"/>
                <w:rFonts w:eastAsia="Times New Roman" w:cs="Arial"/>
                <w:sz w:val="18"/>
                <w:szCs w:val="18"/>
              </w:rPr>
              <w:pPrChange w:id="22585" w:author="Rachel Shipsey" w:date="2025-06-23T15:41:00Z">
                <w:pPr/>
              </w:pPrChange>
            </w:pPr>
            <w:del w:id="22586"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BC00E4" w14:textId="17E64C35" w:rsidR="00542B3E" w:rsidRPr="002E5C79" w:rsidDel="008D26A9" w:rsidRDefault="00542B3E">
            <w:pPr>
              <w:pStyle w:val="ListParagraph"/>
              <w:spacing w:after="0" w:line="276" w:lineRule="auto"/>
              <w:jc w:val="both"/>
              <w:rPr>
                <w:del w:id="22587" w:author="Rachel Shipsey" w:date="2025-06-23T15:21:00Z"/>
                <w:rFonts w:eastAsia="Times New Roman" w:cs="Arial"/>
                <w:color w:val="000000"/>
                <w:sz w:val="18"/>
                <w:szCs w:val="18"/>
              </w:rPr>
              <w:pPrChange w:id="22588" w:author="Rachel Shipsey" w:date="2025-06-23T15:41:00Z">
                <w:pPr>
                  <w:jc w:val="right"/>
                </w:pPr>
              </w:pPrChange>
            </w:pPr>
            <w:del w:id="22589"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F7B0185" w14:textId="790638A3" w:rsidR="00542B3E" w:rsidRPr="002E5C79" w:rsidDel="008D26A9" w:rsidRDefault="00542B3E">
            <w:pPr>
              <w:pStyle w:val="ListParagraph"/>
              <w:spacing w:after="0" w:line="276" w:lineRule="auto"/>
              <w:jc w:val="both"/>
              <w:rPr>
                <w:del w:id="22590" w:author="Rachel Shipsey" w:date="2025-06-23T15:21:00Z"/>
                <w:rFonts w:eastAsia="Times New Roman" w:cs="Arial"/>
                <w:color w:val="000000"/>
                <w:sz w:val="20"/>
                <w:szCs w:val="20"/>
              </w:rPr>
              <w:pPrChange w:id="22591" w:author="Rachel Shipsey" w:date="2025-06-23T15:41:00Z">
                <w:pPr>
                  <w:jc w:val="right"/>
                </w:pPr>
              </w:pPrChange>
            </w:pPr>
          </w:p>
        </w:tc>
      </w:tr>
      <w:tr w:rsidR="005B455A" w:rsidRPr="002E5C79" w:rsidDel="008D26A9" w14:paraId="047156BA" w14:textId="25806025" w:rsidTr="00D4265D">
        <w:trPr>
          <w:gridAfter w:val="1"/>
          <w:wAfter w:w="6" w:type="pct"/>
          <w:trHeight w:val="264"/>
          <w:del w:id="2259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E516BA" w14:textId="0E419DBC" w:rsidR="00542B3E" w:rsidRPr="002E5C79" w:rsidDel="008D26A9" w:rsidRDefault="00542B3E">
            <w:pPr>
              <w:pStyle w:val="ListParagraph"/>
              <w:spacing w:after="0" w:line="276" w:lineRule="auto"/>
              <w:jc w:val="both"/>
              <w:rPr>
                <w:del w:id="22593" w:author="Rachel Shipsey" w:date="2025-06-23T15:21:00Z"/>
                <w:rFonts w:eastAsia="Times New Roman" w:cs="Arial"/>
                <w:color w:val="000000"/>
                <w:sz w:val="18"/>
                <w:szCs w:val="18"/>
              </w:rPr>
              <w:pPrChange w:id="22594" w:author="Rachel Shipsey" w:date="2025-06-23T15:41:00Z">
                <w:pPr/>
              </w:pPrChange>
            </w:pPr>
            <w:del w:id="22595" w:author="Rachel Shipsey" w:date="2025-06-23T15:21:00Z">
              <w:r w:rsidRPr="00F84E7F" w:rsidDel="008D26A9">
                <w:rPr>
                  <w:rFonts w:eastAsia="Times New Roman" w:cs="Arial"/>
                  <w:color w:val="000000"/>
                  <w:sz w:val="16"/>
                  <w:szCs w:val="16"/>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A5C26C" w14:textId="5319FC9B" w:rsidR="00542B3E" w:rsidRPr="002E5C79" w:rsidDel="008D26A9" w:rsidRDefault="00542B3E">
            <w:pPr>
              <w:pStyle w:val="ListParagraph"/>
              <w:spacing w:after="0" w:line="276" w:lineRule="auto"/>
              <w:jc w:val="both"/>
              <w:rPr>
                <w:del w:id="22596" w:author="Rachel Shipsey" w:date="2025-06-23T15:21:00Z"/>
                <w:rFonts w:eastAsia="Times New Roman" w:cs="Arial"/>
                <w:color w:val="000000"/>
                <w:sz w:val="18"/>
                <w:szCs w:val="18"/>
              </w:rPr>
              <w:pPrChange w:id="22597" w:author="Rachel Shipsey" w:date="2025-06-23T15:41:00Z">
                <w:pPr>
                  <w:ind w:firstLineChars="200" w:firstLine="321"/>
                </w:pPr>
              </w:pPrChange>
            </w:pPr>
            <w:del w:id="22598" w:author="Rachel Shipsey" w:date="2025-06-23T15:21:00Z">
              <w:r w:rsidRPr="00F84E7F" w:rsidDel="008D26A9">
                <w:rPr>
                  <w:rFonts w:eastAsia="Times New Roman" w:cs="Arial"/>
                  <w:b/>
                  <w:bCs/>
                  <w:color w:val="000000"/>
                  <w:sz w:val="16"/>
                  <w:szCs w:val="16"/>
                </w:rPr>
                <w:delText xml:space="preserve">Drawing of the sample EAs by cluster for the PES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2095CE" w14:textId="26FC9DAD" w:rsidR="00542B3E" w:rsidRPr="002E5C79" w:rsidDel="008D26A9" w:rsidRDefault="00542B3E">
            <w:pPr>
              <w:pStyle w:val="ListParagraph"/>
              <w:spacing w:after="0" w:line="276" w:lineRule="auto"/>
              <w:jc w:val="both"/>
              <w:rPr>
                <w:del w:id="22599" w:author="Rachel Shipsey" w:date="2025-06-23T15:21:00Z"/>
                <w:rFonts w:eastAsia="Times New Roman" w:cs="Arial"/>
                <w:color w:val="000000"/>
                <w:sz w:val="18"/>
                <w:szCs w:val="18"/>
              </w:rPr>
              <w:pPrChange w:id="22600"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1FE13F" w14:textId="4439C7BF" w:rsidR="00542B3E" w:rsidRPr="002E5C79" w:rsidDel="008D26A9" w:rsidRDefault="00542B3E">
            <w:pPr>
              <w:pStyle w:val="ListParagraph"/>
              <w:spacing w:after="0" w:line="276" w:lineRule="auto"/>
              <w:jc w:val="both"/>
              <w:rPr>
                <w:del w:id="22601" w:author="Rachel Shipsey" w:date="2025-06-23T15:21:00Z"/>
                <w:rFonts w:eastAsia="Times New Roman" w:cs="Arial"/>
                <w:sz w:val="18"/>
                <w:szCs w:val="18"/>
              </w:rPr>
              <w:pPrChange w:id="22602"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8E56D9" w14:textId="50B5B5A6" w:rsidR="00542B3E" w:rsidRPr="002E5C79" w:rsidDel="008D26A9" w:rsidRDefault="00542B3E">
            <w:pPr>
              <w:pStyle w:val="ListParagraph"/>
              <w:spacing w:after="0" w:line="276" w:lineRule="auto"/>
              <w:jc w:val="both"/>
              <w:rPr>
                <w:del w:id="22603" w:author="Rachel Shipsey" w:date="2025-06-23T15:21:00Z"/>
                <w:rFonts w:eastAsia="Times New Roman" w:cs="Arial"/>
                <w:color w:val="000000"/>
                <w:sz w:val="18"/>
                <w:szCs w:val="18"/>
              </w:rPr>
              <w:pPrChange w:id="22604" w:author="Rachel Shipsey" w:date="2025-06-23T15:41:00Z">
                <w:pPr>
                  <w:jc w:val="right"/>
                </w:pPr>
              </w:pPrChange>
            </w:pPr>
            <w:del w:id="22605"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A67F5F" w14:textId="6606949E" w:rsidR="00542B3E" w:rsidRPr="002E5C79" w:rsidDel="008D26A9" w:rsidRDefault="00542B3E">
            <w:pPr>
              <w:pStyle w:val="ListParagraph"/>
              <w:spacing w:after="0" w:line="276" w:lineRule="auto"/>
              <w:jc w:val="both"/>
              <w:rPr>
                <w:del w:id="22606" w:author="Rachel Shipsey" w:date="2025-06-23T15:21:00Z"/>
                <w:rFonts w:eastAsia="Times New Roman" w:cs="Arial"/>
                <w:color w:val="000000"/>
                <w:sz w:val="20"/>
                <w:szCs w:val="20"/>
              </w:rPr>
              <w:pPrChange w:id="22607" w:author="Rachel Shipsey" w:date="2025-06-23T15:41:00Z">
                <w:pPr>
                  <w:jc w:val="right"/>
                </w:pPr>
              </w:pPrChange>
            </w:pPr>
          </w:p>
        </w:tc>
      </w:tr>
      <w:tr w:rsidR="005B455A" w:rsidRPr="002E5C79" w:rsidDel="008D26A9" w14:paraId="18C0C5C8" w14:textId="088BB5FE" w:rsidTr="00D4265D">
        <w:trPr>
          <w:gridAfter w:val="1"/>
          <w:wAfter w:w="6" w:type="pct"/>
          <w:trHeight w:val="264"/>
          <w:del w:id="2260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18D0C0" w14:textId="015C1044" w:rsidR="00542B3E" w:rsidRPr="002E5C79" w:rsidDel="008D26A9" w:rsidRDefault="00542B3E">
            <w:pPr>
              <w:pStyle w:val="ListParagraph"/>
              <w:spacing w:after="0" w:line="276" w:lineRule="auto"/>
              <w:jc w:val="both"/>
              <w:rPr>
                <w:del w:id="22609" w:author="Rachel Shipsey" w:date="2025-06-23T15:21:00Z"/>
                <w:rFonts w:eastAsia="Times New Roman" w:cs="Arial"/>
                <w:color w:val="000000"/>
                <w:sz w:val="18"/>
                <w:szCs w:val="18"/>
              </w:rPr>
              <w:pPrChange w:id="22610" w:author="Rachel Shipsey" w:date="2025-06-23T15:41:00Z">
                <w:pPr>
                  <w:jc w:val="right"/>
                </w:pPr>
              </w:pPrChange>
            </w:pPr>
            <w:del w:id="22611"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0D0B8C" w14:textId="53C1FE73" w:rsidR="00542B3E" w:rsidRPr="002E5C79" w:rsidDel="008D26A9" w:rsidRDefault="00542B3E">
            <w:pPr>
              <w:pStyle w:val="ListParagraph"/>
              <w:spacing w:after="0" w:line="276" w:lineRule="auto"/>
              <w:jc w:val="both"/>
              <w:rPr>
                <w:del w:id="22612" w:author="Rachel Shipsey" w:date="2025-06-23T15:21:00Z"/>
                <w:rFonts w:eastAsia="Times New Roman" w:cs="Arial"/>
                <w:b/>
                <w:bCs/>
                <w:color w:val="000000"/>
                <w:sz w:val="18"/>
                <w:szCs w:val="18"/>
              </w:rPr>
              <w:pPrChange w:id="22613" w:author="Rachel Shipsey" w:date="2025-06-23T15:41:00Z">
                <w:pPr/>
              </w:pPrChange>
            </w:pPr>
            <w:del w:id="22614" w:author="Rachel Shipsey" w:date="2025-06-23T15:21:00Z">
              <w:r w:rsidRPr="00F84E7F" w:rsidDel="008D26A9">
                <w:rPr>
                  <w:rFonts w:eastAsia="Times New Roman" w:cs="Arial"/>
                  <w:color w:val="000000"/>
                  <w:sz w:val="16"/>
                  <w:szCs w:val="16"/>
                </w:rPr>
                <w:delText>Determine the sampling and estimation procedures for the main census and post-enumeration survey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80E3BB" w14:textId="6A822882" w:rsidR="00542B3E" w:rsidRPr="002E5C79" w:rsidDel="008D26A9" w:rsidRDefault="00542B3E">
            <w:pPr>
              <w:pStyle w:val="ListParagraph"/>
              <w:spacing w:after="0" w:line="276" w:lineRule="auto"/>
              <w:jc w:val="both"/>
              <w:rPr>
                <w:del w:id="22615" w:author="Rachel Shipsey" w:date="2025-06-23T15:21:00Z"/>
                <w:rFonts w:eastAsia="Times New Roman" w:cs="Arial"/>
                <w:b/>
                <w:bCs/>
                <w:color w:val="000000"/>
                <w:sz w:val="18"/>
                <w:szCs w:val="18"/>
              </w:rPr>
              <w:pPrChange w:id="22616" w:author="Rachel Shipsey" w:date="2025-06-23T15:41:00Z">
                <w:pPr/>
              </w:pPrChange>
            </w:pPr>
            <w:del w:id="22617" w:author="Rachel Shipsey" w:date="2025-06-23T15:21:00Z">
              <w:r w:rsidRPr="00DD77D4" w:rsidDel="008D26A9">
                <w:rPr>
                  <w:rFonts w:eastAsia="Times New Roman" w:cs="Arial"/>
                  <w:color w:val="000000"/>
                  <w:sz w:val="16"/>
                  <w:szCs w:val="16"/>
                </w:rPr>
                <w:delText>Document the PES sampling design</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AD7006" w14:textId="5444EE67" w:rsidR="00542B3E" w:rsidRPr="002E5C79" w:rsidDel="008D26A9" w:rsidRDefault="00542B3E">
            <w:pPr>
              <w:pStyle w:val="ListParagraph"/>
              <w:spacing w:after="0" w:line="276" w:lineRule="auto"/>
              <w:jc w:val="both"/>
              <w:rPr>
                <w:del w:id="22618" w:author="Rachel Shipsey" w:date="2025-06-23T15:21:00Z"/>
                <w:rFonts w:eastAsia="Times New Roman" w:cs="Arial"/>
                <w:sz w:val="18"/>
                <w:szCs w:val="18"/>
              </w:rPr>
              <w:pPrChange w:id="22619" w:author="Rachel Shipsey" w:date="2025-06-23T15:41:00Z">
                <w:pPr/>
              </w:pPrChange>
            </w:pPr>
            <w:del w:id="22620"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0231CD" w14:textId="4AF90B41" w:rsidR="00542B3E" w:rsidRPr="002E5C79" w:rsidDel="008D26A9" w:rsidRDefault="00542B3E">
            <w:pPr>
              <w:pStyle w:val="ListParagraph"/>
              <w:spacing w:after="0" w:line="276" w:lineRule="auto"/>
              <w:jc w:val="both"/>
              <w:rPr>
                <w:del w:id="22621" w:author="Rachel Shipsey" w:date="2025-06-23T15:21:00Z"/>
                <w:rFonts w:eastAsia="Times New Roman" w:cs="Arial"/>
                <w:color w:val="000000"/>
                <w:sz w:val="18"/>
                <w:szCs w:val="18"/>
              </w:rPr>
              <w:pPrChange w:id="22622" w:author="Rachel Shipsey" w:date="2025-06-23T15:41:00Z">
                <w:pPr>
                  <w:jc w:val="right"/>
                </w:pPr>
              </w:pPrChange>
            </w:pPr>
            <w:del w:id="22623"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3D53B3" w14:textId="3E095EEE" w:rsidR="00542B3E" w:rsidRPr="002E5C79" w:rsidDel="008D26A9" w:rsidRDefault="00542B3E">
            <w:pPr>
              <w:pStyle w:val="ListParagraph"/>
              <w:spacing w:after="0" w:line="276" w:lineRule="auto"/>
              <w:jc w:val="both"/>
              <w:rPr>
                <w:del w:id="22624" w:author="Rachel Shipsey" w:date="2025-06-23T15:21:00Z"/>
                <w:rFonts w:eastAsia="Times New Roman" w:cs="Arial"/>
                <w:color w:val="000000"/>
                <w:sz w:val="20"/>
                <w:szCs w:val="20"/>
              </w:rPr>
              <w:pPrChange w:id="22625" w:author="Rachel Shipsey" w:date="2025-06-23T15:41:00Z">
                <w:pPr>
                  <w:jc w:val="right"/>
                </w:pPr>
              </w:pPrChange>
            </w:pPr>
            <w:del w:id="22626" w:author="Rachel Shipsey" w:date="2025-06-23T15:21:00Z">
              <w:r w:rsidRPr="00F84E7F" w:rsidDel="008D26A9">
                <w:rPr>
                  <w:rFonts w:eastAsia="Times New Roman" w:cs="Arial"/>
                  <w:color w:val="000000"/>
                  <w:sz w:val="16"/>
                  <w:szCs w:val="16"/>
                </w:rPr>
                <w:delText>0.5</w:delText>
              </w:r>
            </w:del>
          </w:p>
        </w:tc>
      </w:tr>
      <w:tr w:rsidR="005B455A" w:rsidRPr="002E5C79" w:rsidDel="008D26A9" w14:paraId="5BB16EB2" w14:textId="7090B85C" w:rsidTr="00D4265D">
        <w:trPr>
          <w:gridAfter w:val="1"/>
          <w:wAfter w:w="6" w:type="pct"/>
          <w:trHeight w:val="264"/>
          <w:del w:id="2262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7055A2" w14:textId="6B93A346" w:rsidR="00542B3E" w:rsidRPr="002E5C79" w:rsidDel="008D26A9" w:rsidRDefault="00542B3E">
            <w:pPr>
              <w:pStyle w:val="ListParagraph"/>
              <w:spacing w:after="0" w:line="276" w:lineRule="auto"/>
              <w:jc w:val="both"/>
              <w:rPr>
                <w:del w:id="22628" w:author="Rachel Shipsey" w:date="2025-06-23T15:21:00Z"/>
                <w:rFonts w:eastAsia="Times New Roman" w:cs="Arial"/>
                <w:color w:val="000000"/>
                <w:sz w:val="18"/>
                <w:szCs w:val="18"/>
              </w:rPr>
              <w:pPrChange w:id="22629" w:author="Rachel Shipsey" w:date="2025-06-23T15:41:00Z">
                <w:pPr/>
              </w:pPrChange>
            </w:pPr>
            <w:del w:id="2263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9208BD" w14:textId="31A93975" w:rsidR="00542B3E" w:rsidRPr="002E5C79" w:rsidDel="008D26A9" w:rsidRDefault="00542B3E">
            <w:pPr>
              <w:pStyle w:val="ListParagraph"/>
              <w:spacing w:after="0" w:line="276" w:lineRule="auto"/>
              <w:jc w:val="both"/>
              <w:rPr>
                <w:del w:id="22631" w:author="Rachel Shipsey" w:date="2025-06-23T15:21:00Z"/>
                <w:rFonts w:eastAsia="Times New Roman" w:cs="Arial"/>
                <w:color w:val="000000"/>
                <w:sz w:val="18"/>
                <w:szCs w:val="18"/>
              </w:rPr>
              <w:pPrChange w:id="22632" w:author="Rachel Shipsey" w:date="2025-06-23T15:41:00Z">
                <w:pPr>
                  <w:ind w:left="328"/>
                </w:pPr>
              </w:pPrChange>
            </w:pPr>
            <w:del w:id="22633" w:author="Rachel Shipsey" w:date="2025-06-23T15:21:00Z">
              <w:r w:rsidRPr="00F84E7F" w:rsidDel="008D26A9">
                <w:rPr>
                  <w:rFonts w:eastAsia="Times New Roman" w:cs="Arial"/>
                  <w:color w:val="000000"/>
                  <w:sz w:val="16"/>
                  <w:szCs w:val="16"/>
                </w:rPr>
                <w:delText>Draw the respective samples for the main census and the post-enumeration survey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65E8D2" w14:textId="440E0BF4" w:rsidR="00542B3E" w:rsidRPr="002E5C79" w:rsidDel="008D26A9" w:rsidRDefault="00542B3E">
            <w:pPr>
              <w:pStyle w:val="ListParagraph"/>
              <w:spacing w:after="0" w:line="276" w:lineRule="auto"/>
              <w:jc w:val="both"/>
              <w:rPr>
                <w:del w:id="22634" w:author="Rachel Shipsey" w:date="2025-06-23T15:21:00Z"/>
                <w:rFonts w:eastAsia="Times New Roman" w:cs="Arial"/>
                <w:color w:val="000000"/>
                <w:sz w:val="18"/>
                <w:szCs w:val="18"/>
              </w:rPr>
              <w:pPrChange w:id="22635"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A16F92" w14:textId="69ED704C" w:rsidR="00542B3E" w:rsidRPr="002E5C79" w:rsidDel="008D26A9" w:rsidRDefault="00542B3E">
            <w:pPr>
              <w:pStyle w:val="ListParagraph"/>
              <w:spacing w:after="0" w:line="276" w:lineRule="auto"/>
              <w:jc w:val="both"/>
              <w:rPr>
                <w:del w:id="22636" w:author="Rachel Shipsey" w:date="2025-06-23T15:21:00Z"/>
                <w:rFonts w:eastAsia="Times New Roman" w:cs="Arial"/>
                <w:sz w:val="18"/>
                <w:szCs w:val="18"/>
              </w:rPr>
              <w:pPrChange w:id="2263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A01313" w14:textId="14E8D180" w:rsidR="00542B3E" w:rsidRPr="002E5C79" w:rsidDel="008D26A9" w:rsidRDefault="00542B3E">
            <w:pPr>
              <w:pStyle w:val="ListParagraph"/>
              <w:spacing w:after="0" w:line="276" w:lineRule="auto"/>
              <w:jc w:val="both"/>
              <w:rPr>
                <w:del w:id="22638" w:author="Rachel Shipsey" w:date="2025-06-23T15:21:00Z"/>
                <w:rFonts w:eastAsia="Times New Roman" w:cs="Arial"/>
                <w:color w:val="000000"/>
                <w:sz w:val="18"/>
                <w:szCs w:val="18"/>
              </w:rPr>
              <w:pPrChange w:id="22639" w:author="Rachel Shipsey" w:date="2025-06-23T15:41:00Z">
                <w:pPr>
                  <w:jc w:val="right"/>
                </w:pPr>
              </w:pPrChange>
            </w:pPr>
            <w:del w:id="22640"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08910C" w14:textId="70A477B1" w:rsidR="00542B3E" w:rsidRPr="002E5C79" w:rsidDel="008D26A9" w:rsidRDefault="00542B3E">
            <w:pPr>
              <w:pStyle w:val="ListParagraph"/>
              <w:spacing w:after="0" w:line="276" w:lineRule="auto"/>
              <w:jc w:val="both"/>
              <w:rPr>
                <w:del w:id="22641" w:author="Rachel Shipsey" w:date="2025-06-23T15:21:00Z"/>
                <w:rFonts w:eastAsia="Times New Roman" w:cs="Arial"/>
                <w:color w:val="000000"/>
                <w:sz w:val="20"/>
                <w:szCs w:val="20"/>
              </w:rPr>
              <w:pPrChange w:id="22642" w:author="Rachel Shipsey" w:date="2025-06-23T15:41:00Z">
                <w:pPr>
                  <w:jc w:val="right"/>
                </w:pPr>
              </w:pPrChange>
            </w:pPr>
            <w:del w:id="22643" w:author="Rachel Shipsey" w:date="2025-06-23T15:21:00Z">
              <w:r w:rsidRPr="00F84E7F" w:rsidDel="008D26A9">
                <w:rPr>
                  <w:rFonts w:eastAsia="Times New Roman" w:cs="Arial"/>
                  <w:color w:val="000000"/>
                  <w:sz w:val="16"/>
                  <w:szCs w:val="16"/>
                </w:rPr>
                <w:delText>0.3</w:delText>
              </w:r>
            </w:del>
          </w:p>
        </w:tc>
      </w:tr>
      <w:tr w:rsidR="005B455A" w:rsidRPr="002E5C79" w:rsidDel="008D26A9" w14:paraId="79A55F33" w14:textId="23B049A9" w:rsidTr="00D4265D">
        <w:trPr>
          <w:gridAfter w:val="1"/>
          <w:wAfter w:w="6" w:type="pct"/>
          <w:trHeight w:val="264"/>
          <w:del w:id="2264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F08DBD" w14:textId="6D0C2171" w:rsidR="00542B3E" w:rsidRPr="002E5C79" w:rsidDel="008D26A9" w:rsidRDefault="00542B3E">
            <w:pPr>
              <w:pStyle w:val="ListParagraph"/>
              <w:spacing w:after="0" w:line="276" w:lineRule="auto"/>
              <w:jc w:val="both"/>
              <w:rPr>
                <w:del w:id="22645" w:author="Rachel Shipsey" w:date="2025-06-23T15:21:00Z"/>
                <w:rFonts w:eastAsia="Times New Roman" w:cs="Arial"/>
                <w:color w:val="000000"/>
                <w:sz w:val="18"/>
                <w:szCs w:val="18"/>
              </w:rPr>
              <w:pPrChange w:id="22646" w:author="Rachel Shipsey" w:date="2025-06-23T15:41:00Z">
                <w:pPr/>
              </w:pPrChange>
            </w:pPr>
            <w:del w:id="22647" w:author="Rachel Shipsey" w:date="2025-06-23T15:21:00Z">
              <w:r w:rsidRPr="00F84E7F" w:rsidDel="008D26A9">
                <w:rPr>
                  <w:rFonts w:eastAsia="Times New Roman" w:cs="Arial"/>
                  <w:color w:val="000000"/>
                  <w:sz w:val="16"/>
                  <w:szCs w:val="16"/>
                </w:rPr>
                <w:delText>5</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7A54CA" w14:textId="15EC270A" w:rsidR="00542B3E" w:rsidRPr="002E5C79" w:rsidDel="008D26A9" w:rsidRDefault="00542B3E">
            <w:pPr>
              <w:pStyle w:val="ListParagraph"/>
              <w:spacing w:after="0" w:line="276" w:lineRule="auto"/>
              <w:jc w:val="both"/>
              <w:rPr>
                <w:del w:id="22648" w:author="Rachel Shipsey" w:date="2025-06-23T15:21:00Z"/>
                <w:rFonts w:eastAsia="Times New Roman" w:cs="Arial"/>
                <w:color w:val="000000"/>
                <w:sz w:val="18"/>
                <w:szCs w:val="18"/>
              </w:rPr>
              <w:pPrChange w:id="22649" w:author="Rachel Shipsey" w:date="2025-06-23T15:41:00Z">
                <w:pPr>
                  <w:ind w:left="328"/>
                </w:pPr>
              </w:pPrChange>
            </w:pPr>
            <w:del w:id="22650" w:author="Rachel Shipsey" w:date="2025-06-23T15:21:00Z">
              <w:r w:rsidRPr="00F84E7F" w:rsidDel="008D26A9">
                <w:rPr>
                  <w:rFonts w:eastAsia="Times New Roman" w:cs="Arial"/>
                  <w:b/>
                  <w:bCs/>
                  <w:color w:val="000000"/>
                  <w:sz w:val="16"/>
                  <w:szCs w:val="16"/>
                </w:rPr>
                <w:delText xml:space="preserve">Assemble PES documents for distribution to field staff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13AE03" w14:textId="33E9FF5F" w:rsidR="00542B3E" w:rsidRPr="002E5C79" w:rsidDel="008D26A9" w:rsidRDefault="00542B3E">
            <w:pPr>
              <w:pStyle w:val="ListParagraph"/>
              <w:spacing w:after="0" w:line="276" w:lineRule="auto"/>
              <w:jc w:val="both"/>
              <w:rPr>
                <w:del w:id="22651" w:author="Rachel Shipsey" w:date="2025-06-23T15:21:00Z"/>
                <w:rFonts w:eastAsia="Times New Roman" w:cs="Arial"/>
                <w:color w:val="000000"/>
                <w:sz w:val="18"/>
                <w:szCs w:val="18"/>
              </w:rPr>
              <w:pPrChange w:id="22652" w:author="Rachel Shipsey" w:date="2025-06-23T15:41:00Z">
                <w:pPr>
                  <w:ind w:firstLineChars="200" w:firstLine="320"/>
                </w:pPr>
              </w:pPrChange>
            </w:pPr>
            <w:del w:id="22653" w:author="Rachel Shipsey" w:date="2025-06-23T15:21:00Z">
              <w:r w:rsidRPr="00F84E7F" w:rsidDel="008D26A9">
                <w:rPr>
                  <w:rFonts w:eastAsia="Times New Roman" w:cs="Arial"/>
                  <w:color w:val="000000"/>
                  <w:sz w:val="16"/>
                  <w:szCs w:val="16"/>
                </w:rPr>
                <w:delText>Training questionnaire &amp; manuals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0780C2" w14:textId="3A185292" w:rsidR="00542B3E" w:rsidRPr="002E5C79" w:rsidDel="008D26A9" w:rsidRDefault="00542B3E">
            <w:pPr>
              <w:pStyle w:val="ListParagraph"/>
              <w:spacing w:after="0" w:line="276" w:lineRule="auto"/>
              <w:jc w:val="both"/>
              <w:rPr>
                <w:del w:id="22654" w:author="Rachel Shipsey" w:date="2025-06-23T15:21:00Z"/>
                <w:rFonts w:eastAsia="Times New Roman" w:cs="Arial"/>
                <w:sz w:val="18"/>
                <w:szCs w:val="18"/>
              </w:rPr>
              <w:pPrChange w:id="22655" w:author="Rachel Shipsey" w:date="2025-06-23T15:41:00Z">
                <w:pPr/>
              </w:pPrChange>
            </w:pPr>
            <w:del w:id="22656" w:author="Rachel Shipsey" w:date="2025-06-23T15:21:00Z">
              <w:r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821A45E" w14:textId="5F2CD059" w:rsidR="00542B3E" w:rsidRPr="002E5C79" w:rsidDel="008D26A9" w:rsidRDefault="00542B3E">
            <w:pPr>
              <w:pStyle w:val="ListParagraph"/>
              <w:spacing w:after="0" w:line="276" w:lineRule="auto"/>
              <w:jc w:val="both"/>
              <w:rPr>
                <w:del w:id="22657" w:author="Rachel Shipsey" w:date="2025-06-23T15:21:00Z"/>
                <w:rFonts w:eastAsia="Times New Roman" w:cs="Arial"/>
                <w:color w:val="000000"/>
                <w:sz w:val="18"/>
                <w:szCs w:val="18"/>
              </w:rPr>
              <w:pPrChange w:id="22658" w:author="Rachel Shipsey" w:date="2025-06-23T15:41:00Z">
                <w:pPr>
                  <w:jc w:val="right"/>
                </w:pPr>
              </w:pPrChange>
            </w:pPr>
            <w:del w:id="22659"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AB8F4D" w14:textId="57424079" w:rsidR="00542B3E" w:rsidRPr="002E5C79" w:rsidDel="008D26A9" w:rsidRDefault="00542B3E">
            <w:pPr>
              <w:pStyle w:val="ListParagraph"/>
              <w:spacing w:after="0" w:line="276" w:lineRule="auto"/>
              <w:jc w:val="both"/>
              <w:rPr>
                <w:del w:id="22660" w:author="Rachel Shipsey" w:date="2025-06-23T15:21:00Z"/>
                <w:rFonts w:eastAsia="Times New Roman" w:cs="Arial"/>
                <w:color w:val="000000"/>
                <w:sz w:val="20"/>
                <w:szCs w:val="20"/>
              </w:rPr>
              <w:pPrChange w:id="22661" w:author="Rachel Shipsey" w:date="2025-06-23T15:41:00Z">
                <w:pPr>
                  <w:jc w:val="right"/>
                </w:pPr>
              </w:pPrChange>
            </w:pPr>
            <w:del w:id="22662" w:author="Rachel Shipsey" w:date="2025-06-23T15:21:00Z">
              <w:r w:rsidRPr="00F84E7F" w:rsidDel="008D26A9">
                <w:rPr>
                  <w:rFonts w:eastAsia="Times New Roman" w:cs="Arial"/>
                  <w:color w:val="000000"/>
                  <w:sz w:val="16"/>
                  <w:szCs w:val="16"/>
                </w:rPr>
                <w:delText>0.1</w:delText>
              </w:r>
            </w:del>
          </w:p>
        </w:tc>
      </w:tr>
      <w:tr w:rsidR="005B455A" w:rsidRPr="002E5C79" w:rsidDel="008D26A9" w14:paraId="3249A2F1" w14:textId="18DB0523" w:rsidTr="00D4265D">
        <w:trPr>
          <w:gridAfter w:val="1"/>
          <w:wAfter w:w="6" w:type="pct"/>
          <w:trHeight w:val="264"/>
          <w:del w:id="2266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422CC0" w14:textId="416FA1D2" w:rsidR="00542B3E" w:rsidRPr="002E5C79" w:rsidDel="008D26A9" w:rsidRDefault="00542B3E">
            <w:pPr>
              <w:pStyle w:val="ListParagraph"/>
              <w:spacing w:after="0" w:line="276" w:lineRule="auto"/>
              <w:jc w:val="both"/>
              <w:rPr>
                <w:del w:id="22664" w:author="Rachel Shipsey" w:date="2025-06-23T15:21:00Z"/>
                <w:rFonts w:eastAsia="Times New Roman" w:cs="Arial"/>
                <w:color w:val="000000"/>
                <w:sz w:val="18"/>
                <w:szCs w:val="18"/>
              </w:rPr>
              <w:pPrChange w:id="22665" w:author="Rachel Shipsey" w:date="2025-06-23T15:41:00Z">
                <w:pPr>
                  <w:jc w:val="right"/>
                </w:pPr>
              </w:pPrChange>
            </w:pPr>
            <w:del w:id="22666" w:author="Rachel Shipsey" w:date="2025-06-23T15:21:00Z">
              <w:r w:rsidRPr="00F84E7F" w:rsidDel="008D26A9">
                <w:rPr>
                  <w:rFonts w:eastAsia="Times New Roman" w:cs="Arial"/>
                  <w:color w:val="000000"/>
                  <w:sz w:val="16"/>
                  <w:szCs w:val="16"/>
                </w:rPr>
                <w:delText>6</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BB9A16" w14:textId="74FFD782" w:rsidR="00542B3E" w:rsidRPr="002E5C79" w:rsidDel="008D26A9" w:rsidRDefault="00542B3E">
            <w:pPr>
              <w:pStyle w:val="ListParagraph"/>
              <w:spacing w:after="0" w:line="276" w:lineRule="auto"/>
              <w:jc w:val="both"/>
              <w:rPr>
                <w:del w:id="22667" w:author="Rachel Shipsey" w:date="2025-06-23T15:21:00Z"/>
                <w:rFonts w:eastAsia="Times New Roman" w:cs="Arial"/>
                <w:b/>
                <w:bCs/>
                <w:color w:val="000000"/>
                <w:sz w:val="18"/>
                <w:szCs w:val="18"/>
              </w:rPr>
              <w:pPrChange w:id="22668" w:author="Rachel Shipsey" w:date="2025-06-23T15:41:00Z">
                <w:pPr/>
              </w:pPrChange>
            </w:pPr>
            <w:del w:id="22669" w:author="Rachel Shipsey" w:date="2025-06-23T15:21:00Z">
              <w:r w:rsidRPr="00F84E7F" w:rsidDel="008D26A9">
                <w:rPr>
                  <w:rFonts w:eastAsia="Times New Roman" w:cs="Arial"/>
                  <w:b/>
                  <w:bCs/>
                  <w:color w:val="000000"/>
                  <w:sz w:val="16"/>
                  <w:szCs w:val="16"/>
                </w:rPr>
                <w:delText>Recruitment and training of field staff</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13441E" w14:textId="6B997BD1" w:rsidR="00542B3E" w:rsidRPr="002E5C79" w:rsidDel="008D26A9" w:rsidRDefault="00542B3E">
            <w:pPr>
              <w:pStyle w:val="ListParagraph"/>
              <w:spacing w:after="0" w:line="276" w:lineRule="auto"/>
              <w:jc w:val="both"/>
              <w:rPr>
                <w:del w:id="22670" w:author="Rachel Shipsey" w:date="2025-06-23T15:21:00Z"/>
                <w:rFonts w:eastAsia="Times New Roman" w:cs="Arial"/>
                <w:color w:val="000000"/>
                <w:sz w:val="18"/>
                <w:szCs w:val="18"/>
              </w:rPr>
              <w:pPrChange w:id="22671" w:author="Rachel Shipsey" w:date="2025-06-23T15:41:00Z">
                <w:pPr/>
              </w:pPrChange>
            </w:pPr>
            <w:del w:id="22672" w:author="Rachel Shipsey" w:date="2025-06-23T15:21:00Z">
              <w:r w:rsidRPr="00D62C2A" w:rsidDel="008D26A9">
                <w:rPr>
                  <w:rFonts w:eastAsia="Times New Roman" w:cs="Arial"/>
                  <w:color w:val="000000"/>
                  <w:sz w:val="16"/>
                  <w:szCs w:val="16"/>
                </w:rPr>
                <w:delText>Trained PES field staff</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28EBC4" w14:textId="19A8FA5D" w:rsidR="00542B3E" w:rsidRPr="002E5C79" w:rsidDel="008D26A9" w:rsidRDefault="00542B3E">
            <w:pPr>
              <w:pStyle w:val="ListParagraph"/>
              <w:spacing w:after="0" w:line="276" w:lineRule="auto"/>
              <w:jc w:val="both"/>
              <w:rPr>
                <w:del w:id="22673" w:author="Rachel Shipsey" w:date="2025-06-23T15:21:00Z"/>
                <w:rFonts w:eastAsia="Times New Roman" w:cs="Arial"/>
                <w:sz w:val="18"/>
                <w:szCs w:val="18"/>
              </w:rPr>
              <w:pPrChange w:id="22674" w:author="Rachel Shipsey" w:date="2025-06-23T15:41:00Z">
                <w:pPr/>
              </w:pPrChange>
            </w:pPr>
            <w:del w:id="22675" w:author="Rachel Shipsey" w:date="2025-06-23T15:21:00Z">
              <w:r w:rsidDel="008D26A9">
                <w:rPr>
                  <w:rFonts w:eastAsia="Times New Roman" w:cs="Arial"/>
                  <w:sz w:val="16"/>
                  <w:szCs w:val="16"/>
                </w:rPr>
                <w:delText>Demography &amp; HR</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9109E5" w14:textId="551A52AA" w:rsidR="00542B3E" w:rsidRPr="002E5C79" w:rsidDel="008D26A9" w:rsidRDefault="00542B3E">
            <w:pPr>
              <w:pStyle w:val="ListParagraph"/>
              <w:spacing w:after="0" w:line="276" w:lineRule="auto"/>
              <w:jc w:val="both"/>
              <w:rPr>
                <w:del w:id="22676" w:author="Rachel Shipsey" w:date="2025-06-23T15:21:00Z"/>
                <w:rFonts w:eastAsia="Times New Roman" w:cs="Arial"/>
                <w:color w:val="000000"/>
                <w:sz w:val="18"/>
                <w:szCs w:val="18"/>
              </w:rPr>
              <w:pPrChange w:id="22677" w:author="Rachel Shipsey" w:date="2025-06-23T15:41:00Z">
                <w:pPr>
                  <w:jc w:val="right"/>
                </w:pPr>
              </w:pPrChange>
            </w:pPr>
            <w:del w:id="22678"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35494B" w14:textId="6DE22CBB" w:rsidR="00542B3E" w:rsidRPr="002E5C79" w:rsidDel="008D26A9" w:rsidRDefault="00542B3E">
            <w:pPr>
              <w:pStyle w:val="ListParagraph"/>
              <w:spacing w:after="0" w:line="276" w:lineRule="auto"/>
              <w:jc w:val="both"/>
              <w:rPr>
                <w:del w:id="22679" w:author="Rachel Shipsey" w:date="2025-06-23T15:21:00Z"/>
                <w:rFonts w:eastAsia="Times New Roman" w:cs="Arial"/>
                <w:color w:val="000000"/>
                <w:sz w:val="20"/>
                <w:szCs w:val="20"/>
              </w:rPr>
              <w:pPrChange w:id="22680" w:author="Rachel Shipsey" w:date="2025-06-23T15:41:00Z">
                <w:pPr>
                  <w:jc w:val="right"/>
                </w:pPr>
              </w:pPrChange>
            </w:pPr>
          </w:p>
        </w:tc>
      </w:tr>
      <w:tr w:rsidR="005B455A" w:rsidRPr="002E5C79" w:rsidDel="008D26A9" w14:paraId="4A6B52DD" w14:textId="405378FA" w:rsidTr="00D4265D">
        <w:trPr>
          <w:gridAfter w:val="1"/>
          <w:wAfter w:w="6" w:type="pct"/>
          <w:trHeight w:val="264"/>
          <w:del w:id="2268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FCB6DD" w14:textId="0C7D7CDB" w:rsidR="00542B3E" w:rsidRPr="002E5C79" w:rsidDel="008D26A9" w:rsidRDefault="00542B3E">
            <w:pPr>
              <w:pStyle w:val="ListParagraph"/>
              <w:spacing w:after="0" w:line="276" w:lineRule="auto"/>
              <w:jc w:val="both"/>
              <w:rPr>
                <w:del w:id="22682" w:author="Rachel Shipsey" w:date="2025-06-23T15:21:00Z"/>
                <w:rFonts w:eastAsia="Times New Roman" w:cs="Arial"/>
                <w:color w:val="000000"/>
                <w:sz w:val="18"/>
                <w:szCs w:val="18"/>
              </w:rPr>
              <w:pPrChange w:id="22683" w:author="Rachel Shipsey" w:date="2025-06-23T15:41:00Z">
                <w:pPr>
                  <w:jc w:val="right"/>
                </w:pPr>
              </w:pPrChange>
            </w:pPr>
            <w:del w:id="2268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0028C7" w14:textId="334B193C" w:rsidR="00542B3E" w:rsidRPr="002E5C79" w:rsidDel="008D26A9" w:rsidRDefault="00542B3E">
            <w:pPr>
              <w:pStyle w:val="ListParagraph"/>
              <w:spacing w:after="0" w:line="276" w:lineRule="auto"/>
              <w:jc w:val="both"/>
              <w:rPr>
                <w:del w:id="22685" w:author="Rachel Shipsey" w:date="2025-06-23T15:21:00Z"/>
                <w:rFonts w:eastAsia="Times New Roman" w:cs="Arial"/>
                <w:b/>
                <w:bCs/>
                <w:color w:val="000000"/>
                <w:sz w:val="18"/>
                <w:szCs w:val="18"/>
              </w:rPr>
              <w:pPrChange w:id="22686" w:author="Rachel Shipsey" w:date="2025-06-23T15:41:00Z">
                <w:pPr/>
              </w:pPrChange>
            </w:pPr>
            <w:del w:id="22687" w:author="Rachel Shipsey" w:date="2025-06-23T15:21:00Z">
              <w:r w:rsidRPr="00F84E7F" w:rsidDel="008D26A9">
                <w:rPr>
                  <w:rFonts w:eastAsia="Times New Roman" w:cs="Arial"/>
                  <w:color w:val="000000"/>
                  <w:sz w:val="16"/>
                  <w:szCs w:val="16"/>
                </w:rPr>
                <w:delText>Recruitment and training of PES district supervisors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295B18" w14:textId="6313EF08" w:rsidR="00542B3E" w:rsidRPr="002E5C79" w:rsidDel="008D26A9" w:rsidRDefault="00542B3E">
            <w:pPr>
              <w:pStyle w:val="ListParagraph"/>
              <w:spacing w:after="0" w:line="276" w:lineRule="auto"/>
              <w:jc w:val="both"/>
              <w:rPr>
                <w:del w:id="22688" w:author="Rachel Shipsey" w:date="2025-06-23T15:21:00Z"/>
                <w:rFonts w:eastAsia="Times New Roman" w:cs="Arial"/>
                <w:b/>
                <w:bCs/>
                <w:color w:val="000000"/>
                <w:sz w:val="18"/>
                <w:szCs w:val="18"/>
              </w:rPr>
              <w:pPrChange w:id="22689"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988ADA" w14:textId="0EC5F6C0" w:rsidR="00542B3E" w:rsidRPr="002E5C79" w:rsidDel="008D26A9" w:rsidRDefault="00542B3E">
            <w:pPr>
              <w:pStyle w:val="ListParagraph"/>
              <w:spacing w:after="0" w:line="276" w:lineRule="auto"/>
              <w:jc w:val="both"/>
              <w:rPr>
                <w:del w:id="22690" w:author="Rachel Shipsey" w:date="2025-06-23T15:21:00Z"/>
                <w:rFonts w:eastAsia="Times New Roman" w:cs="Arial"/>
                <w:sz w:val="18"/>
                <w:szCs w:val="18"/>
              </w:rPr>
              <w:pPrChange w:id="22691"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335488" w14:textId="6E533945" w:rsidR="00542B3E" w:rsidRPr="002E5C79" w:rsidDel="008D26A9" w:rsidRDefault="00542B3E">
            <w:pPr>
              <w:pStyle w:val="ListParagraph"/>
              <w:spacing w:after="0" w:line="276" w:lineRule="auto"/>
              <w:jc w:val="both"/>
              <w:rPr>
                <w:del w:id="22692" w:author="Rachel Shipsey" w:date="2025-06-23T15:21:00Z"/>
                <w:rFonts w:eastAsia="Times New Roman" w:cs="Arial"/>
                <w:color w:val="000000"/>
                <w:sz w:val="18"/>
                <w:szCs w:val="18"/>
              </w:rPr>
              <w:pPrChange w:id="22693" w:author="Rachel Shipsey" w:date="2025-06-23T15:41:00Z">
                <w:pPr>
                  <w:jc w:val="right"/>
                </w:pPr>
              </w:pPrChange>
            </w:pPr>
            <w:del w:id="22694"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3EEF33" w14:textId="7F2818FC" w:rsidR="00542B3E" w:rsidRPr="002E5C79" w:rsidDel="008D26A9" w:rsidRDefault="00542B3E">
            <w:pPr>
              <w:pStyle w:val="ListParagraph"/>
              <w:spacing w:after="0" w:line="276" w:lineRule="auto"/>
              <w:jc w:val="both"/>
              <w:rPr>
                <w:del w:id="22695" w:author="Rachel Shipsey" w:date="2025-06-23T15:21:00Z"/>
                <w:rFonts w:eastAsia="Times New Roman" w:cs="Arial"/>
                <w:color w:val="000000"/>
                <w:sz w:val="20"/>
                <w:szCs w:val="20"/>
              </w:rPr>
              <w:pPrChange w:id="22696" w:author="Rachel Shipsey" w:date="2025-06-23T15:41:00Z">
                <w:pPr>
                  <w:jc w:val="right"/>
                </w:pPr>
              </w:pPrChange>
            </w:pPr>
            <w:del w:id="22697" w:author="Rachel Shipsey" w:date="2025-06-23T15:21:00Z">
              <w:r w:rsidRPr="00F84E7F" w:rsidDel="008D26A9">
                <w:rPr>
                  <w:rFonts w:eastAsia="Times New Roman" w:cs="Arial"/>
                  <w:color w:val="000000"/>
                  <w:sz w:val="16"/>
                  <w:szCs w:val="16"/>
                </w:rPr>
                <w:delText>-0.1</w:delText>
              </w:r>
            </w:del>
          </w:p>
        </w:tc>
      </w:tr>
      <w:tr w:rsidR="005B455A" w:rsidRPr="002E5C79" w:rsidDel="008D26A9" w14:paraId="7D8AD914" w14:textId="33DFA760" w:rsidTr="00D4265D">
        <w:trPr>
          <w:gridAfter w:val="1"/>
          <w:wAfter w:w="6" w:type="pct"/>
          <w:trHeight w:val="264"/>
          <w:del w:id="2269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56D23D" w14:textId="1DD5E86A" w:rsidR="00542B3E" w:rsidRPr="002E5C79" w:rsidDel="008D26A9" w:rsidRDefault="00542B3E">
            <w:pPr>
              <w:pStyle w:val="ListParagraph"/>
              <w:spacing w:after="0" w:line="276" w:lineRule="auto"/>
              <w:jc w:val="both"/>
              <w:rPr>
                <w:del w:id="22699" w:author="Rachel Shipsey" w:date="2025-06-23T15:21:00Z"/>
                <w:rFonts w:eastAsia="Times New Roman" w:cs="Arial"/>
                <w:color w:val="000000"/>
                <w:sz w:val="18"/>
                <w:szCs w:val="18"/>
              </w:rPr>
              <w:pPrChange w:id="22700" w:author="Rachel Shipsey" w:date="2025-06-23T15:41:00Z">
                <w:pPr/>
              </w:pPrChange>
            </w:pPr>
            <w:del w:id="22701"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CC1B7E" w14:textId="24A01634" w:rsidR="00542B3E" w:rsidRPr="002E5C79" w:rsidDel="008D26A9" w:rsidRDefault="00542B3E">
            <w:pPr>
              <w:pStyle w:val="ListParagraph"/>
              <w:spacing w:after="0" w:line="276" w:lineRule="auto"/>
              <w:jc w:val="both"/>
              <w:rPr>
                <w:del w:id="22702" w:author="Rachel Shipsey" w:date="2025-06-23T15:21:00Z"/>
                <w:rFonts w:eastAsia="Times New Roman" w:cs="Arial"/>
                <w:color w:val="000000"/>
                <w:sz w:val="18"/>
                <w:szCs w:val="18"/>
              </w:rPr>
              <w:pPrChange w:id="22703" w:author="Rachel Shipsey" w:date="2025-06-23T15:41:00Z">
                <w:pPr>
                  <w:ind w:firstLineChars="200" w:firstLine="320"/>
                </w:pPr>
              </w:pPrChange>
            </w:pPr>
            <w:del w:id="22704" w:author="Rachel Shipsey" w:date="2025-06-23T15:21:00Z">
              <w:r w:rsidRPr="00F84E7F" w:rsidDel="008D26A9">
                <w:rPr>
                  <w:rFonts w:eastAsia="Times New Roman" w:cs="Arial"/>
                  <w:color w:val="000000"/>
                  <w:sz w:val="16"/>
                  <w:szCs w:val="16"/>
                </w:rPr>
                <w:delText xml:space="preserve">Recruitment and training of Sub- County supervisors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47867D" w14:textId="2C8088F5" w:rsidR="00542B3E" w:rsidRPr="002E5C79" w:rsidDel="008D26A9" w:rsidRDefault="00542B3E">
            <w:pPr>
              <w:pStyle w:val="ListParagraph"/>
              <w:spacing w:after="0" w:line="276" w:lineRule="auto"/>
              <w:jc w:val="both"/>
              <w:rPr>
                <w:del w:id="22705" w:author="Rachel Shipsey" w:date="2025-06-23T15:21:00Z"/>
                <w:rFonts w:eastAsia="Times New Roman" w:cs="Arial"/>
                <w:color w:val="000000"/>
                <w:sz w:val="18"/>
                <w:szCs w:val="18"/>
              </w:rPr>
              <w:pPrChange w:id="22706"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FF61D2" w14:textId="5A12DE18" w:rsidR="00542B3E" w:rsidRPr="002E5C79" w:rsidDel="008D26A9" w:rsidRDefault="00542B3E">
            <w:pPr>
              <w:pStyle w:val="ListParagraph"/>
              <w:spacing w:after="0" w:line="276" w:lineRule="auto"/>
              <w:jc w:val="both"/>
              <w:rPr>
                <w:del w:id="22707" w:author="Rachel Shipsey" w:date="2025-06-23T15:21:00Z"/>
                <w:rFonts w:eastAsia="Times New Roman" w:cs="Arial"/>
                <w:sz w:val="18"/>
                <w:szCs w:val="18"/>
              </w:rPr>
              <w:pPrChange w:id="22708"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135E95" w14:textId="2967BB81" w:rsidR="00542B3E" w:rsidRPr="002E5C79" w:rsidDel="008D26A9" w:rsidRDefault="00542B3E">
            <w:pPr>
              <w:pStyle w:val="ListParagraph"/>
              <w:spacing w:after="0" w:line="276" w:lineRule="auto"/>
              <w:jc w:val="both"/>
              <w:rPr>
                <w:del w:id="22709" w:author="Rachel Shipsey" w:date="2025-06-23T15:21:00Z"/>
                <w:rFonts w:eastAsia="Times New Roman" w:cs="Arial"/>
                <w:color w:val="000000"/>
                <w:sz w:val="18"/>
                <w:szCs w:val="18"/>
              </w:rPr>
              <w:pPrChange w:id="22710" w:author="Rachel Shipsey" w:date="2025-06-23T15:41:00Z">
                <w:pPr>
                  <w:jc w:val="right"/>
                </w:pPr>
              </w:pPrChange>
            </w:pPr>
            <w:del w:id="2271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20347F" w14:textId="54A4084F" w:rsidR="00542B3E" w:rsidRPr="002E5C79" w:rsidDel="008D26A9" w:rsidRDefault="00542B3E">
            <w:pPr>
              <w:pStyle w:val="ListParagraph"/>
              <w:spacing w:after="0" w:line="276" w:lineRule="auto"/>
              <w:jc w:val="both"/>
              <w:rPr>
                <w:del w:id="22712" w:author="Rachel Shipsey" w:date="2025-06-23T15:21:00Z"/>
                <w:rFonts w:eastAsia="Times New Roman" w:cs="Arial"/>
                <w:color w:val="000000"/>
                <w:sz w:val="20"/>
                <w:szCs w:val="20"/>
              </w:rPr>
              <w:pPrChange w:id="22713" w:author="Rachel Shipsey" w:date="2025-06-23T15:41:00Z">
                <w:pPr>
                  <w:jc w:val="right"/>
                </w:pPr>
              </w:pPrChange>
            </w:pPr>
            <w:del w:id="22714" w:author="Rachel Shipsey" w:date="2025-06-23T15:21:00Z">
              <w:r w:rsidRPr="00F84E7F" w:rsidDel="008D26A9">
                <w:rPr>
                  <w:rFonts w:eastAsia="Times New Roman" w:cs="Arial"/>
                  <w:color w:val="000000"/>
                  <w:sz w:val="16"/>
                  <w:szCs w:val="16"/>
                </w:rPr>
                <w:delText>-0.1</w:delText>
              </w:r>
            </w:del>
          </w:p>
        </w:tc>
      </w:tr>
      <w:tr w:rsidR="005B455A" w:rsidRPr="002E5C79" w:rsidDel="008D26A9" w14:paraId="0AABC9E7" w14:textId="13073BF7" w:rsidTr="00D4265D">
        <w:trPr>
          <w:gridAfter w:val="1"/>
          <w:wAfter w:w="6" w:type="pct"/>
          <w:trHeight w:val="264"/>
          <w:del w:id="2271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B6D883" w14:textId="6F6D1993" w:rsidR="00542B3E" w:rsidRPr="002E5C79" w:rsidDel="008D26A9" w:rsidRDefault="00542B3E">
            <w:pPr>
              <w:pStyle w:val="ListParagraph"/>
              <w:spacing w:after="0" w:line="276" w:lineRule="auto"/>
              <w:jc w:val="both"/>
              <w:rPr>
                <w:del w:id="22716" w:author="Rachel Shipsey" w:date="2025-06-23T15:21:00Z"/>
                <w:rFonts w:eastAsia="Times New Roman" w:cs="Arial"/>
                <w:color w:val="000000"/>
                <w:sz w:val="18"/>
                <w:szCs w:val="18"/>
              </w:rPr>
              <w:pPrChange w:id="22717" w:author="Rachel Shipsey" w:date="2025-06-23T15:41:00Z">
                <w:pPr/>
              </w:pPrChange>
            </w:pPr>
            <w:del w:id="22718"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9D0A5B" w14:textId="56E5F092" w:rsidR="00542B3E" w:rsidRPr="002E5C79" w:rsidDel="008D26A9" w:rsidRDefault="00542B3E">
            <w:pPr>
              <w:pStyle w:val="ListParagraph"/>
              <w:spacing w:after="0" w:line="276" w:lineRule="auto"/>
              <w:jc w:val="both"/>
              <w:rPr>
                <w:del w:id="22719" w:author="Rachel Shipsey" w:date="2025-06-23T15:21:00Z"/>
                <w:rFonts w:eastAsia="Times New Roman" w:cs="Arial"/>
                <w:color w:val="000000"/>
                <w:sz w:val="18"/>
                <w:szCs w:val="18"/>
              </w:rPr>
              <w:pPrChange w:id="22720" w:author="Rachel Shipsey" w:date="2025-06-23T15:41:00Z">
                <w:pPr>
                  <w:ind w:firstLineChars="200" w:firstLine="320"/>
                </w:pPr>
              </w:pPrChange>
            </w:pPr>
            <w:del w:id="22721" w:author="Rachel Shipsey" w:date="2025-06-23T15:21:00Z">
              <w:r w:rsidRPr="00F84E7F" w:rsidDel="008D26A9">
                <w:rPr>
                  <w:rFonts w:eastAsia="Times New Roman" w:cs="Arial"/>
                  <w:color w:val="000000"/>
                  <w:sz w:val="16"/>
                  <w:szCs w:val="16"/>
                </w:rPr>
                <w:delText xml:space="preserve">Recruitment and training of PES enumerators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A32D0F" w14:textId="4E4B03FA" w:rsidR="00542B3E" w:rsidRPr="002E5C79" w:rsidDel="008D26A9" w:rsidRDefault="00542B3E">
            <w:pPr>
              <w:pStyle w:val="ListParagraph"/>
              <w:spacing w:after="0" w:line="276" w:lineRule="auto"/>
              <w:jc w:val="both"/>
              <w:rPr>
                <w:del w:id="22722" w:author="Rachel Shipsey" w:date="2025-06-23T15:21:00Z"/>
                <w:rFonts w:eastAsia="Times New Roman" w:cs="Arial"/>
                <w:color w:val="000000"/>
                <w:sz w:val="18"/>
                <w:szCs w:val="18"/>
              </w:rPr>
              <w:pPrChange w:id="22723"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0476C9" w14:textId="2EE48016" w:rsidR="00542B3E" w:rsidRPr="002E5C79" w:rsidDel="008D26A9" w:rsidRDefault="00542B3E">
            <w:pPr>
              <w:pStyle w:val="ListParagraph"/>
              <w:spacing w:after="0" w:line="276" w:lineRule="auto"/>
              <w:jc w:val="both"/>
              <w:rPr>
                <w:del w:id="22724" w:author="Rachel Shipsey" w:date="2025-06-23T15:21:00Z"/>
                <w:rFonts w:eastAsia="Times New Roman" w:cs="Arial"/>
                <w:sz w:val="18"/>
                <w:szCs w:val="18"/>
              </w:rPr>
              <w:pPrChange w:id="22725"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D6E1337" w14:textId="59738DEC" w:rsidR="00542B3E" w:rsidRPr="002E5C79" w:rsidDel="008D26A9" w:rsidRDefault="00542B3E">
            <w:pPr>
              <w:pStyle w:val="ListParagraph"/>
              <w:spacing w:after="0" w:line="276" w:lineRule="auto"/>
              <w:jc w:val="both"/>
              <w:rPr>
                <w:del w:id="22726" w:author="Rachel Shipsey" w:date="2025-06-23T15:21:00Z"/>
                <w:rFonts w:eastAsia="Times New Roman" w:cs="Arial"/>
                <w:color w:val="000000"/>
                <w:sz w:val="18"/>
                <w:szCs w:val="18"/>
              </w:rPr>
              <w:pPrChange w:id="22727" w:author="Rachel Shipsey" w:date="2025-06-23T15:41:00Z">
                <w:pPr>
                  <w:jc w:val="right"/>
                </w:pPr>
              </w:pPrChange>
            </w:pPr>
            <w:del w:id="22728"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E3DD40" w14:textId="60F430F6" w:rsidR="00542B3E" w:rsidRPr="002E5C79" w:rsidDel="008D26A9" w:rsidRDefault="00542B3E">
            <w:pPr>
              <w:pStyle w:val="ListParagraph"/>
              <w:spacing w:after="0" w:line="276" w:lineRule="auto"/>
              <w:jc w:val="both"/>
              <w:rPr>
                <w:del w:id="22729" w:author="Rachel Shipsey" w:date="2025-06-23T15:21:00Z"/>
                <w:rFonts w:eastAsia="Times New Roman" w:cs="Arial"/>
                <w:color w:val="000000"/>
                <w:sz w:val="20"/>
                <w:szCs w:val="20"/>
              </w:rPr>
              <w:pPrChange w:id="22730" w:author="Rachel Shipsey" w:date="2025-06-23T15:41:00Z">
                <w:pPr>
                  <w:jc w:val="right"/>
                </w:pPr>
              </w:pPrChange>
            </w:pPr>
            <w:del w:id="22731" w:author="Rachel Shipsey" w:date="2025-06-23T15:21:00Z">
              <w:r w:rsidRPr="00F84E7F" w:rsidDel="008D26A9">
                <w:rPr>
                  <w:rFonts w:eastAsia="Times New Roman" w:cs="Arial"/>
                  <w:color w:val="000000"/>
                  <w:sz w:val="16"/>
                  <w:szCs w:val="16"/>
                </w:rPr>
                <w:delText>-0.1</w:delText>
              </w:r>
            </w:del>
          </w:p>
        </w:tc>
      </w:tr>
      <w:tr w:rsidR="005B455A" w:rsidRPr="002E5C79" w:rsidDel="008D26A9" w14:paraId="17DC6238" w14:textId="319159E5" w:rsidTr="00D4265D">
        <w:trPr>
          <w:gridAfter w:val="1"/>
          <w:wAfter w:w="6" w:type="pct"/>
          <w:trHeight w:val="255"/>
          <w:del w:id="2273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6D5ABC" w14:textId="2A200A34" w:rsidR="00542B3E" w:rsidRPr="002E5C79" w:rsidDel="008D26A9" w:rsidRDefault="00542B3E">
            <w:pPr>
              <w:pStyle w:val="ListParagraph"/>
              <w:spacing w:after="0" w:line="276" w:lineRule="auto"/>
              <w:jc w:val="both"/>
              <w:rPr>
                <w:del w:id="22733" w:author="Rachel Shipsey" w:date="2025-06-23T15:21:00Z"/>
                <w:rFonts w:eastAsia="Times New Roman" w:cs="Arial"/>
                <w:color w:val="000000"/>
                <w:sz w:val="18"/>
                <w:szCs w:val="18"/>
              </w:rPr>
              <w:pPrChange w:id="22734" w:author="Rachel Shipsey" w:date="2025-06-23T15:41:00Z">
                <w:pPr/>
              </w:pPrChange>
            </w:pPr>
            <w:del w:id="22735"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3EEADD" w14:textId="2F1AAD2E" w:rsidR="00542B3E" w:rsidRPr="002E5C79" w:rsidDel="008D26A9" w:rsidRDefault="00542B3E">
            <w:pPr>
              <w:pStyle w:val="ListParagraph"/>
              <w:spacing w:after="0" w:line="276" w:lineRule="auto"/>
              <w:jc w:val="both"/>
              <w:rPr>
                <w:del w:id="22736" w:author="Rachel Shipsey" w:date="2025-06-23T15:21:00Z"/>
                <w:rFonts w:eastAsia="Times New Roman" w:cs="Arial"/>
                <w:color w:val="000000"/>
                <w:sz w:val="18"/>
                <w:szCs w:val="18"/>
              </w:rPr>
              <w:pPrChange w:id="22737" w:author="Rachel Shipsey" w:date="2025-06-23T15:41:00Z">
                <w:pPr>
                  <w:ind w:firstLineChars="200" w:firstLine="320"/>
                </w:pPr>
              </w:pPrChange>
            </w:pPr>
            <w:del w:id="22738" w:author="Rachel Shipsey" w:date="2025-06-23T15:21:00Z">
              <w:r w:rsidRPr="00F84E7F" w:rsidDel="008D26A9">
                <w:rPr>
                  <w:rFonts w:eastAsia="Times New Roman" w:cs="Arial"/>
                  <w:color w:val="000000"/>
                  <w:sz w:val="16"/>
                  <w:szCs w:val="16"/>
                </w:rPr>
                <w:delText xml:space="preserve">Deployment of PES enumerators to the field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C4F0D5" w14:textId="2D729228" w:rsidR="00542B3E" w:rsidRPr="002E5C79" w:rsidDel="008D26A9" w:rsidRDefault="00542B3E">
            <w:pPr>
              <w:pStyle w:val="ListParagraph"/>
              <w:spacing w:after="0" w:line="276" w:lineRule="auto"/>
              <w:jc w:val="both"/>
              <w:rPr>
                <w:del w:id="22739" w:author="Rachel Shipsey" w:date="2025-06-23T15:21:00Z"/>
                <w:rFonts w:eastAsia="Times New Roman" w:cs="Arial"/>
                <w:color w:val="000000"/>
                <w:sz w:val="18"/>
                <w:szCs w:val="18"/>
              </w:rPr>
              <w:pPrChange w:id="22740"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57FF55" w14:textId="1F5DD735" w:rsidR="00542B3E" w:rsidRPr="002E5C79" w:rsidDel="008D26A9" w:rsidRDefault="00542B3E">
            <w:pPr>
              <w:pStyle w:val="ListParagraph"/>
              <w:spacing w:after="0" w:line="276" w:lineRule="auto"/>
              <w:jc w:val="both"/>
              <w:rPr>
                <w:del w:id="22741" w:author="Rachel Shipsey" w:date="2025-06-23T15:21:00Z"/>
                <w:rFonts w:eastAsia="Times New Roman" w:cs="Arial"/>
                <w:sz w:val="18"/>
                <w:szCs w:val="18"/>
              </w:rPr>
              <w:pPrChange w:id="22742"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DF1111" w14:textId="5790CAC1" w:rsidR="00542B3E" w:rsidRPr="002E5C79" w:rsidDel="008D26A9" w:rsidRDefault="00542B3E">
            <w:pPr>
              <w:pStyle w:val="ListParagraph"/>
              <w:spacing w:after="0" w:line="276" w:lineRule="auto"/>
              <w:jc w:val="both"/>
              <w:rPr>
                <w:del w:id="22743" w:author="Rachel Shipsey" w:date="2025-06-23T15:21:00Z"/>
                <w:rFonts w:eastAsia="Times New Roman" w:cs="Arial"/>
                <w:color w:val="000000"/>
                <w:sz w:val="18"/>
                <w:szCs w:val="18"/>
              </w:rPr>
              <w:pPrChange w:id="22744" w:author="Rachel Shipsey" w:date="2025-06-23T15:41:00Z">
                <w:pPr>
                  <w:jc w:val="right"/>
                </w:pPr>
              </w:pPrChange>
            </w:pPr>
            <w:del w:id="22745"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9E9C3C" w14:textId="09D0FD48" w:rsidR="00542B3E" w:rsidRPr="002E5C79" w:rsidDel="008D26A9" w:rsidRDefault="00542B3E">
            <w:pPr>
              <w:pStyle w:val="ListParagraph"/>
              <w:spacing w:after="0" w:line="276" w:lineRule="auto"/>
              <w:jc w:val="both"/>
              <w:rPr>
                <w:del w:id="22746" w:author="Rachel Shipsey" w:date="2025-06-23T15:21:00Z"/>
                <w:rFonts w:eastAsia="Times New Roman" w:cs="Arial"/>
                <w:color w:val="000000"/>
                <w:sz w:val="20"/>
                <w:szCs w:val="20"/>
              </w:rPr>
              <w:pPrChange w:id="22747" w:author="Rachel Shipsey" w:date="2025-06-23T15:41:00Z">
                <w:pPr>
                  <w:jc w:val="right"/>
                </w:pPr>
              </w:pPrChange>
            </w:pPr>
            <w:del w:id="22748" w:author="Rachel Shipsey" w:date="2025-06-23T15:21:00Z">
              <w:r w:rsidRPr="00F84E7F" w:rsidDel="008D26A9">
                <w:rPr>
                  <w:rFonts w:eastAsia="Times New Roman" w:cs="Arial"/>
                  <w:color w:val="000000"/>
                  <w:sz w:val="16"/>
                  <w:szCs w:val="16"/>
                </w:rPr>
                <w:delText>-0.2</w:delText>
              </w:r>
            </w:del>
          </w:p>
        </w:tc>
      </w:tr>
      <w:tr w:rsidR="00C83785" w:rsidRPr="002E5C79" w:rsidDel="008D26A9" w14:paraId="60DA8581" w14:textId="57877629" w:rsidTr="00D4265D">
        <w:trPr>
          <w:gridAfter w:val="1"/>
          <w:wAfter w:w="6" w:type="pct"/>
          <w:trHeight w:val="300"/>
          <w:del w:id="2274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53823B1" w14:textId="1BDF6AA9" w:rsidR="00CC3389" w:rsidRPr="002E5C79" w:rsidDel="008D26A9" w:rsidRDefault="00CC3389">
            <w:pPr>
              <w:pStyle w:val="ListParagraph"/>
              <w:spacing w:after="0" w:line="276" w:lineRule="auto"/>
              <w:jc w:val="both"/>
              <w:rPr>
                <w:del w:id="22750" w:author="Rachel Shipsey" w:date="2025-06-23T15:21:00Z"/>
                <w:rFonts w:eastAsia="Times New Roman" w:cs="Arial"/>
                <w:b/>
                <w:bCs/>
                <w:i/>
                <w:iCs/>
                <w:color w:val="375623"/>
                <w:sz w:val="18"/>
                <w:szCs w:val="18"/>
              </w:rPr>
              <w:pPrChange w:id="22751" w:author="Rachel Shipsey" w:date="2025-06-23T15:41:00Z">
                <w:pPr/>
              </w:pPrChange>
            </w:pPr>
            <w:del w:id="22752" w:author="Rachel Shipsey" w:date="2025-06-23T15:21:00Z">
              <w:r w:rsidRPr="002E5C79" w:rsidDel="008D26A9">
                <w:rPr>
                  <w:rFonts w:eastAsia="Times New Roman" w:cs="Arial"/>
                  <w:b/>
                  <w:bCs/>
                  <w:i/>
                  <w:iCs/>
                  <w:color w:val="375623"/>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45BDFDAA" w14:textId="588A82E3" w:rsidR="00CC3389" w:rsidRPr="002E5C79" w:rsidDel="008D26A9" w:rsidRDefault="00CC3389">
            <w:pPr>
              <w:pStyle w:val="ListParagraph"/>
              <w:spacing w:after="0" w:line="276" w:lineRule="auto"/>
              <w:jc w:val="both"/>
              <w:rPr>
                <w:del w:id="22753" w:author="Rachel Shipsey" w:date="2025-06-23T15:21:00Z"/>
                <w:rFonts w:eastAsia="Times New Roman" w:cs="Arial"/>
                <w:b/>
                <w:bCs/>
                <w:i/>
                <w:iCs/>
                <w:color w:val="375623"/>
                <w:sz w:val="18"/>
                <w:szCs w:val="18"/>
              </w:rPr>
              <w:pPrChange w:id="22754" w:author="Rachel Shipsey" w:date="2025-06-23T15:41:00Z">
                <w:pPr/>
              </w:pPrChange>
            </w:pPr>
            <w:del w:id="22755" w:author="Rachel Shipsey" w:date="2025-06-23T15:21:00Z">
              <w:r w:rsidRPr="002E5C79" w:rsidDel="008D26A9">
                <w:rPr>
                  <w:rFonts w:eastAsia="Times New Roman" w:cs="Arial"/>
                  <w:b/>
                  <w:bCs/>
                  <w:i/>
                  <w:iCs/>
                  <w:color w:val="C00000"/>
                  <w:sz w:val="18"/>
                  <w:szCs w:val="18"/>
                </w:rPr>
                <w:delText>Milestone 5:</w:delText>
              </w:r>
              <w:r w:rsidRPr="002E5C79" w:rsidDel="008D26A9">
                <w:rPr>
                  <w:rFonts w:eastAsia="Times New Roman" w:cs="Arial"/>
                  <w:b/>
                  <w:bCs/>
                  <w:i/>
                  <w:iCs/>
                  <w:color w:val="375623"/>
                  <w:sz w:val="18"/>
                  <w:szCs w:val="18"/>
                </w:rPr>
                <w:delText xml:space="preserve"> PES Re-Interviewing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24B93DB9" w14:textId="3420C1C5" w:rsidR="00CC3389" w:rsidRPr="002E5C79" w:rsidDel="008D26A9" w:rsidRDefault="00CC3389">
            <w:pPr>
              <w:pStyle w:val="ListParagraph"/>
              <w:spacing w:after="0" w:line="276" w:lineRule="auto"/>
              <w:jc w:val="both"/>
              <w:rPr>
                <w:del w:id="22756" w:author="Rachel Shipsey" w:date="2025-06-23T15:21:00Z"/>
                <w:rFonts w:eastAsia="Times New Roman" w:cs="Arial"/>
                <w:b/>
                <w:bCs/>
                <w:i/>
                <w:iCs/>
                <w:color w:val="375623"/>
                <w:sz w:val="18"/>
                <w:szCs w:val="18"/>
              </w:rPr>
              <w:pPrChange w:id="22757" w:author="Rachel Shipsey" w:date="2025-06-23T15:41:00Z">
                <w:pPr/>
              </w:pPrChange>
            </w:pPr>
            <w:del w:id="22758" w:author="Rachel Shipsey" w:date="2025-06-23T15:21:00Z">
              <w:r w:rsidRPr="002E5C79" w:rsidDel="008D26A9">
                <w:rPr>
                  <w:rFonts w:eastAsia="Times New Roman" w:cs="Arial"/>
                  <w:b/>
                  <w:bCs/>
                  <w:i/>
                  <w:iCs/>
                  <w:color w:val="375623"/>
                  <w:sz w:val="18"/>
                  <w:szCs w:val="18"/>
                </w:rPr>
                <w:delText>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7181A950" w14:textId="5B8DD8F5" w:rsidR="00CC3389" w:rsidRPr="002E5C79" w:rsidDel="008D26A9" w:rsidRDefault="00CC3389">
            <w:pPr>
              <w:pStyle w:val="ListParagraph"/>
              <w:spacing w:after="0" w:line="276" w:lineRule="auto"/>
              <w:jc w:val="both"/>
              <w:rPr>
                <w:del w:id="22759" w:author="Rachel Shipsey" w:date="2025-06-23T15:21:00Z"/>
                <w:rFonts w:eastAsia="Times New Roman" w:cs="Arial"/>
                <w:b/>
                <w:bCs/>
                <w:i/>
                <w:iCs/>
                <w:color w:val="375623"/>
                <w:sz w:val="18"/>
                <w:szCs w:val="18"/>
              </w:rPr>
              <w:pPrChange w:id="22760" w:author="Rachel Shipsey" w:date="2025-06-23T15:41:00Z">
                <w:pPr/>
              </w:pPrChange>
            </w:pPr>
            <w:del w:id="22761" w:author="Rachel Shipsey" w:date="2025-06-23T15:21:00Z">
              <w:r w:rsidRPr="002E5C79" w:rsidDel="008D26A9">
                <w:rPr>
                  <w:rFonts w:eastAsia="Times New Roman" w:cs="Arial"/>
                  <w:b/>
                  <w:bCs/>
                  <w:i/>
                  <w:iCs/>
                  <w:color w:val="375623"/>
                  <w:sz w:val="18"/>
                  <w:szCs w:val="18"/>
                </w:rPr>
                <w:delTex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3DFCF525" w14:textId="1B340ED5" w:rsidR="00CC3389" w:rsidRPr="002E5C79" w:rsidDel="008D26A9" w:rsidRDefault="00CC3389">
            <w:pPr>
              <w:pStyle w:val="ListParagraph"/>
              <w:spacing w:after="0" w:line="276" w:lineRule="auto"/>
              <w:jc w:val="both"/>
              <w:rPr>
                <w:del w:id="22762" w:author="Rachel Shipsey" w:date="2025-06-23T15:21:00Z"/>
                <w:rFonts w:eastAsia="Times New Roman" w:cs="Arial"/>
                <w:b/>
                <w:bCs/>
                <w:i/>
                <w:iCs/>
                <w:color w:val="375623"/>
                <w:sz w:val="18"/>
                <w:szCs w:val="18"/>
              </w:rPr>
              <w:pPrChange w:id="22763" w:author="Rachel Shipsey" w:date="2025-06-23T15:41:00Z">
                <w:pPr>
                  <w:jc w:val="right"/>
                </w:pPr>
              </w:pPrChange>
            </w:pPr>
            <w:del w:id="22764" w:author="Rachel Shipsey" w:date="2025-06-23T15:21:00Z">
              <w:r w:rsidRPr="002E5C79" w:rsidDel="008D26A9">
                <w:rPr>
                  <w:rFonts w:eastAsia="Times New Roman" w:cs="Arial"/>
                  <w:b/>
                  <w:bCs/>
                  <w:i/>
                  <w:iCs/>
                  <w:color w:val="375623"/>
                  <w:sz w:val="18"/>
                  <w:szCs w:val="18"/>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92D050"/>
            <w:noWrap/>
            <w:vAlign w:val="bottom"/>
            <w:hideMark/>
          </w:tcPr>
          <w:p w14:paraId="2C55563F" w14:textId="3729BEBF" w:rsidR="00CC3389" w:rsidRPr="002E5C79" w:rsidDel="008D26A9" w:rsidRDefault="00CC3389">
            <w:pPr>
              <w:pStyle w:val="ListParagraph"/>
              <w:spacing w:after="0" w:line="276" w:lineRule="auto"/>
              <w:jc w:val="both"/>
              <w:rPr>
                <w:del w:id="22765" w:author="Rachel Shipsey" w:date="2025-06-23T15:21:00Z"/>
                <w:rFonts w:eastAsia="Times New Roman" w:cs="Arial"/>
                <w:b/>
                <w:bCs/>
                <w:i/>
                <w:iCs/>
                <w:color w:val="375623"/>
              </w:rPr>
              <w:pPrChange w:id="22766" w:author="Rachel Shipsey" w:date="2025-06-23T15:41:00Z">
                <w:pPr/>
              </w:pPrChange>
            </w:pPr>
          </w:p>
        </w:tc>
      </w:tr>
      <w:tr w:rsidR="008F345F" w:rsidRPr="002E5C79" w:rsidDel="008D26A9" w14:paraId="0D06A75B" w14:textId="11EDD0E0" w:rsidTr="00D4265D">
        <w:trPr>
          <w:gridAfter w:val="1"/>
          <w:wAfter w:w="6" w:type="pct"/>
          <w:trHeight w:val="300"/>
          <w:del w:id="2276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A407ECE" w14:textId="072336A5" w:rsidR="00CC3389" w:rsidRPr="002E5C79" w:rsidDel="008D26A9" w:rsidRDefault="00CC3389">
            <w:pPr>
              <w:pStyle w:val="ListParagraph"/>
              <w:spacing w:after="0" w:line="276" w:lineRule="auto"/>
              <w:jc w:val="both"/>
              <w:rPr>
                <w:del w:id="22768" w:author="Rachel Shipsey" w:date="2025-06-23T15:21:00Z"/>
                <w:rFonts w:eastAsia="Times New Roman" w:cs="Arial"/>
                <w:color w:val="000000"/>
                <w:sz w:val="18"/>
                <w:szCs w:val="18"/>
              </w:rPr>
              <w:pPrChange w:id="22769" w:author="Rachel Shipsey" w:date="2025-06-23T15:41:00Z">
                <w:pPr>
                  <w:jc w:val="right"/>
                </w:pPr>
              </w:pPrChange>
            </w:pPr>
            <w:del w:id="22770" w:author="Rachel Shipsey" w:date="2025-06-23T15:21:00Z">
              <w:r w:rsidRPr="002E5C79" w:rsidDel="008D26A9">
                <w:rPr>
                  <w:rFonts w:eastAsia="Times New Roman" w:cs="Arial"/>
                  <w:color w:val="000000"/>
                  <w:sz w:val="18"/>
                  <w:szCs w:val="18"/>
                </w:rPr>
                <w:delText>7</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4D6F9D" w14:textId="246ABD6A" w:rsidR="00CC3389" w:rsidRPr="002E5C79" w:rsidDel="008D26A9" w:rsidRDefault="00CC3389">
            <w:pPr>
              <w:pStyle w:val="ListParagraph"/>
              <w:spacing w:after="0" w:line="276" w:lineRule="auto"/>
              <w:jc w:val="both"/>
              <w:rPr>
                <w:del w:id="22771" w:author="Rachel Shipsey" w:date="2025-06-23T15:21:00Z"/>
                <w:rFonts w:eastAsia="Times New Roman" w:cs="Arial"/>
                <w:b/>
                <w:bCs/>
                <w:color w:val="000000"/>
                <w:sz w:val="18"/>
                <w:szCs w:val="18"/>
              </w:rPr>
              <w:pPrChange w:id="22772" w:author="Rachel Shipsey" w:date="2025-06-23T15:41:00Z">
                <w:pPr/>
              </w:pPrChange>
            </w:pPr>
            <w:del w:id="22773" w:author="Rachel Shipsey" w:date="2025-06-23T15:21:00Z">
              <w:r w:rsidRPr="002E5C79" w:rsidDel="008D26A9">
                <w:rPr>
                  <w:rFonts w:eastAsia="Times New Roman" w:cs="Arial"/>
                  <w:b/>
                  <w:bCs/>
                  <w:color w:val="000000"/>
                  <w:sz w:val="18"/>
                  <w:szCs w:val="18"/>
                </w:rPr>
                <w:delText>Assembl</w:delText>
              </w:r>
              <w:r w:rsidDel="008D26A9">
                <w:rPr>
                  <w:rFonts w:eastAsia="Times New Roman" w:cs="Arial"/>
                  <w:b/>
                  <w:bCs/>
                  <w:color w:val="000000"/>
                  <w:sz w:val="18"/>
                  <w:szCs w:val="18"/>
                </w:rPr>
                <w:delText>e</w:delText>
              </w:r>
              <w:r w:rsidRPr="002E5C79" w:rsidDel="008D26A9">
                <w:rPr>
                  <w:rFonts w:eastAsia="Times New Roman" w:cs="Arial"/>
                  <w:b/>
                  <w:bCs/>
                  <w:color w:val="000000"/>
                  <w:sz w:val="18"/>
                  <w:szCs w:val="18"/>
                </w:rPr>
                <w:delText xml:space="preserve"> of field materials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BFBE83" w14:textId="2DF14DBF" w:rsidR="00CC3389" w:rsidRPr="002E5C79" w:rsidDel="008D26A9" w:rsidRDefault="00CC3389">
            <w:pPr>
              <w:pStyle w:val="ListParagraph"/>
              <w:spacing w:after="0" w:line="276" w:lineRule="auto"/>
              <w:jc w:val="both"/>
              <w:rPr>
                <w:del w:id="22774" w:author="Rachel Shipsey" w:date="2025-06-23T15:21:00Z"/>
                <w:rFonts w:eastAsia="Times New Roman" w:cs="Arial"/>
                <w:b/>
                <w:bCs/>
                <w:color w:val="000000"/>
                <w:sz w:val="18"/>
                <w:szCs w:val="18"/>
              </w:rPr>
              <w:pPrChange w:id="22775"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6FC97AE" w14:textId="1D4061BE" w:rsidR="00CC3389" w:rsidRPr="002E5C79" w:rsidDel="008D26A9" w:rsidRDefault="00CC3389">
            <w:pPr>
              <w:pStyle w:val="ListParagraph"/>
              <w:spacing w:after="0" w:line="276" w:lineRule="auto"/>
              <w:jc w:val="both"/>
              <w:rPr>
                <w:del w:id="22776" w:author="Rachel Shipsey" w:date="2025-06-23T15:21:00Z"/>
                <w:rFonts w:eastAsia="Times New Roman" w:cs="Arial"/>
                <w:sz w:val="18"/>
                <w:szCs w:val="18"/>
              </w:rPr>
              <w:pPrChange w:id="2277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6CBEF9" w14:textId="78860E77" w:rsidR="00CC3389" w:rsidRPr="002E5C79" w:rsidDel="008D26A9" w:rsidRDefault="00CC3389">
            <w:pPr>
              <w:pStyle w:val="ListParagraph"/>
              <w:spacing w:after="0" w:line="276" w:lineRule="auto"/>
              <w:jc w:val="both"/>
              <w:rPr>
                <w:del w:id="22778" w:author="Rachel Shipsey" w:date="2025-06-23T15:21:00Z"/>
                <w:rFonts w:eastAsia="Times New Roman" w:cs="Arial"/>
                <w:b/>
                <w:bCs/>
                <w:i/>
                <w:iCs/>
                <w:color w:val="375623"/>
                <w:sz w:val="18"/>
                <w:szCs w:val="18"/>
              </w:rPr>
              <w:pPrChange w:id="22779" w:author="Rachel Shipsey" w:date="2025-06-23T15:41:00Z">
                <w:pPr/>
              </w:pPrChange>
            </w:pPr>
            <w:del w:id="22780" w:author="Rachel Shipsey" w:date="2025-06-23T15:21:00Z">
              <w:r w:rsidRPr="002E5C79" w:rsidDel="008D26A9">
                <w:rPr>
                  <w:rFonts w:eastAsia="Times New Roman" w:cs="Arial"/>
                  <w:b/>
                  <w:bCs/>
                  <w:i/>
                  <w:iCs/>
                  <w:color w:val="375623"/>
                  <w:sz w:val="18"/>
                  <w:szCs w:val="18"/>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E72F19" w14:textId="49E5DA20" w:rsidR="00CC3389" w:rsidRPr="002E5C79" w:rsidDel="008D26A9" w:rsidRDefault="00CC3389">
            <w:pPr>
              <w:pStyle w:val="ListParagraph"/>
              <w:spacing w:after="0" w:line="276" w:lineRule="auto"/>
              <w:jc w:val="both"/>
              <w:rPr>
                <w:del w:id="22781" w:author="Rachel Shipsey" w:date="2025-06-23T15:21:00Z"/>
                <w:rFonts w:eastAsia="Times New Roman" w:cs="Arial"/>
                <w:b/>
                <w:bCs/>
                <w:i/>
                <w:iCs/>
                <w:color w:val="375623"/>
              </w:rPr>
              <w:pPrChange w:id="22782" w:author="Rachel Shipsey" w:date="2025-06-23T15:41:00Z">
                <w:pPr/>
              </w:pPrChange>
            </w:pPr>
          </w:p>
        </w:tc>
      </w:tr>
      <w:tr w:rsidR="005B455A" w:rsidRPr="002E5C79" w:rsidDel="008D26A9" w14:paraId="5884FE1D" w14:textId="68D9F518" w:rsidTr="00D4265D">
        <w:trPr>
          <w:gridAfter w:val="1"/>
          <w:wAfter w:w="6" w:type="pct"/>
          <w:trHeight w:val="264"/>
          <w:del w:id="2278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4EF64B" w14:textId="2E3A2DEE" w:rsidR="00F8308E" w:rsidRPr="002E5C79" w:rsidDel="008D26A9" w:rsidRDefault="00F8308E">
            <w:pPr>
              <w:pStyle w:val="ListParagraph"/>
              <w:spacing w:after="0" w:line="276" w:lineRule="auto"/>
              <w:jc w:val="both"/>
              <w:rPr>
                <w:del w:id="22784" w:author="Rachel Shipsey" w:date="2025-06-23T15:21:00Z"/>
                <w:rFonts w:eastAsia="Times New Roman" w:cs="Arial"/>
                <w:color w:val="000000"/>
                <w:sz w:val="18"/>
                <w:szCs w:val="18"/>
              </w:rPr>
              <w:pPrChange w:id="22785" w:author="Rachel Shipsey" w:date="2025-06-23T15:41:00Z">
                <w:pPr/>
              </w:pPrChange>
            </w:pPr>
            <w:del w:id="22786"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4B89D8" w14:textId="3FF3D547" w:rsidR="00F8308E" w:rsidRPr="002E5C79" w:rsidDel="008D26A9" w:rsidRDefault="00F8308E">
            <w:pPr>
              <w:pStyle w:val="ListParagraph"/>
              <w:spacing w:after="0" w:line="276" w:lineRule="auto"/>
              <w:jc w:val="both"/>
              <w:rPr>
                <w:del w:id="22787" w:author="Rachel Shipsey" w:date="2025-06-23T15:21:00Z"/>
                <w:rFonts w:eastAsia="Times New Roman" w:cs="Arial"/>
                <w:color w:val="000000"/>
                <w:sz w:val="18"/>
                <w:szCs w:val="18"/>
              </w:rPr>
              <w:pPrChange w:id="22788" w:author="Rachel Shipsey" w:date="2025-06-23T15:41:00Z">
                <w:pPr>
                  <w:ind w:left="328"/>
                </w:pPr>
              </w:pPrChange>
            </w:pPr>
            <w:del w:id="22789" w:author="Rachel Shipsey" w:date="2025-06-23T15:21:00Z">
              <w:r w:rsidRPr="00F84E7F" w:rsidDel="008D26A9">
                <w:rPr>
                  <w:rFonts w:eastAsia="Times New Roman" w:cs="Arial"/>
                  <w:color w:val="000000"/>
                  <w:sz w:val="16"/>
                  <w:szCs w:val="16"/>
                </w:rPr>
                <w:delText xml:space="preserve">Assemble and dispatch of PES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 xml:space="preserve">ablets and other </w:delText>
              </w:r>
              <w:r w:rsidDel="008D26A9">
                <w:rPr>
                  <w:rFonts w:eastAsia="Times New Roman" w:cs="Arial"/>
                  <w:color w:val="000000"/>
                  <w:sz w:val="16"/>
                  <w:szCs w:val="16"/>
                </w:rPr>
                <w:delText>m</w:delText>
              </w:r>
              <w:r w:rsidRPr="00F84E7F" w:rsidDel="008D26A9">
                <w:rPr>
                  <w:rFonts w:eastAsia="Times New Roman" w:cs="Arial"/>
                  <w:color w:val="000000"/>
                  <w:sz w:val="16"/>
                  <w:szCs w:val="16"/>
                </w:rPr>
                <w:delText xml:space="preserve">aterials to </w:delText>
              </w:r>
              <w:r w:rsidDel="008D26A9">
                <w:rPr>
                  <w:rFonts w:eastAsia="Times New Roman" w:cs="Arial"/>
                  <w:color w:val="000000"/>
                  <w:sz w:val="16"/>
                  <w:szCs w:val="16"/>
                </w:rPr>
                <w:delText>s</w:delText>
              </w:r>
              <w:r w:rsidRPr="00F84E7F" w:rsidDel="008D26A9">
                <w:rPr>
                  <w:rFonts w:eastAsia="Times New Roman" w:cs="Arial"/>
                  <w:color w:val="000000"/>
                  <w:sz w:val="16"/>
                  <w:szCs w:val="16"/>
                </w:rPr>
                <w:delText xml:space="preserve">ubcounty </w:delText>
              </w:r>
              <w:r w:rsidDel="008D26A9">
                <w:rPr>
                  <w:rFonts w:eastAsia="Times New Roman" w:cs="Arial"/>
                  <w:color w:val="000000"/>
                  <w:sz w:val="16"/>
                  <w:szCs w:val="16"/>
                </w:rPr>
                <w:delText>offices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F3DAD7" w14:textId="6E3241F5" w:rsidR="00F8308E" w:rsidRPr="002E5C79" w:rsidDel="008D26A9" w:rsidRDefault="00F8308E">
            <w:pPr>
              <w:pStyle w:val="ListParagraph"/>
              <w:spacing w:after="0" w:line="276" w:lineRule="auto"/>
              <w:jc w:val="both"/>
              <w:rPr>
                <w:del w:id="22790" w:author="Rachel Shipsey" w:date="2025-06-23T15:21:00Z"/>
                <w:rFonts w:eastAsia="Times New Roman" w:cs="Arial"/>
                <w:color w:val="000000"/>
                <w:sz w:val="18"/>
                <w:szCs w:val="18"/>
              </w:rPr>
              <w:pPrChange w:id="22791" w:author="Rachel Shipsey" w:date="2025-06-23T15:41:00Z">
                <w:pPr>
                  <w:ind w:firstLineChars="200" w:firstLine="320"/>
                </w:pPr>
              </w:pPrChange>
            </w:pPr>
            <w:del w:id="22792" w:author="Rachel Shipsey" w:date="2025-06-23T15:21:00Z">
              <w:r w:rsidRPr="00F84E7F" w:rsidDel="008D26A9">
                <w:rPr>
                  <w:rFonts w:eastAsia="Times New Roman" w:cs="Arial"/>
                  <w:color w:val="000000"/>
                  <w:sz w:val="16"/>
                  <w:szCs w:val="16"/>
                </w:rPr>
                <w:delText xml:space="preserve">PES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ablets and other Materials</w:delText>
              </w:r>
              <w:r w:rsidDel="008D26A9">
                <w:rPr>
                  <w:rFonts w:eastAsia="Times New Roman" w:cs="Arial"/>
                  <w:color w:val="000000"/>
                  <w:sz w:val="16"/>
                  <w:szCs w:val="16"/>
                </w:rPr>
                <w:delText xml:space="preserve"> available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1F4CDC" w14:textId="771FFC48" w:rsidR="00F8308E" w:rsidRPr="002E5C79" w:rsidDel="008D26A9" w:rsidRDefault="00F8308E">
            <w:pPr>
              <w:pStyle w:val="ListParagraph"/>
              <w:spacing w:after="0" w:line="276" w:lineRule="auto"/>
              <w:jc w:val="both"/>
              <w:rPr>
                <w:del w:id="22793" w:author="Rachel Shipsey" w:date="2025-06-23T15:21:00Z"/>
                <w:rFonts w:eastAsia="Times New Roman" w:cs="Arial"/>
                <w:sz w:val="18"/>
                <w:szCs w:val="18"/>
              </w:rPr>
              <w:pPrChange w:id="22794" w:author="Rachel Shipsey" w:date="2025-06-23T15:41:00Z">
                <w:pPr/>
              </w:pPrChange>
            </w:pPr>
            <w:del w:id="22795" w:author="Rachel Shipsey" w:date="2025-06-23T15:21:00Z">
              <w:r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D0C753" w14:textId="20999F23" w:rsidR="00F8308E" w:rsidRPr="002E5C79" w:rsidDel="008D26A9" w:rsidRDefault="00F8308E">
            <w:pPr>
              <w:pStyle w:val="ListParagraph"/>
              <w:spacing w:after="0" w:line="276" w:lineRule="auto"/>
              <w:jc w:val="both"/>
              <w:rPr>
                <w:del w:id="22796" w:author="Rachel Shipsey" w:date="2025-06-23T15:21:00Z"/>
                <w:rFonts w:eastAsia="Times New Roman" w:cs="Arial"/>
                <w:color w:val="000000"/>
                <w:sz w:val="18"/>
                <w:szCs w:val="18"/>
              </w:rPr>
              <w:pPrChange w:id="22797" w:author="Rachel Shipsey" w:date="2025-06-23T15:41:00Z">
                <w:pPr>
                  <w:jc w:val="right"/>
                </w:pPr>
              </w:pPrChange>
            </w:pPr>
            <w:del w:id="22798"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97BAC12" w14:textId="4345D3C5" w:rsidR="00F8308E" w:rsidRPr="002E5C79" w:rsidDel="008D26A9" w:rsidRDefault="00F8308E">
            <w:pPr>
              <w:pStyle w:val="ListParagraph"/>
              <w:spacing w:after="0" w:line="276" w:lineRule="auto"/>
              <w:jc w:val="both"/>
              <w:rPr>
                <w:del w:id="22799" w:author="Rachel Shipsey" w:date="2025-06-23T15:21:00Z"/>
                <w:rFonts w:eastAsia="Times New Roman" w:cs="Arial"/>
                <w:color w:val="000000"/>
                <w:sz w:val="20"/>
                <w:szCs w:val="20"/>
              </w:rPr>
              <w:pPrChange w:id="22800" w:author="Rachel Shipsey" w:date="2025-06-23T15:41:00Z">
                <w:pPr>
                  <w:jc w:val="right"/>
                </w:pPr>
              </w:pPrChange>
            </w:pPr>
            <w:del w:id="22801" w:author="Rachel Shipsey" w:date="2025-06-23T15:21:00Z">
              <w:r w:rsidRPr="00F84E7F" w:rsidDel="008D26A9">
                <w:rPr>
                  <w:rFonts w:eastAsia="Times New Roman" w:cs="Arial"/>
                  <w:color w:val="000000"/>
                  <w:sz w:val="16"/>
                  <w:szCs w:val="16"/>
                </w:rPr>
                <w:delText>-0.2</w:delText>
              </w:r>
            </w:del>
          </w:p>
        </w:tc>
      </w:tr>
      <w:tr w:rsidR="005B455A" w:rsidRPr="002E5C79" w:rsidDel="008D26A9" w14:paraId="5AAA24FB" w14:textId="04C53D3B" w:rsidTr="00D4265D">
        <w:trPr>
          <w:gridAfter w:val="1"/>
          <w:wAfter w:w="6" w:type="pct"/>
          <w:trHeight w:val="264"/>
          <w:del w:id="2280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1574A2" w14:textId="6DCCCFC9" w:rsidR="00F8308E" w:rsidRPr="002E5C79" w:rsidDel="008D26A9" w:rsidRDefault="00F8308E">
            <w:pPr>
              <w:pStyle w:val="ListParagraph"/>
              <w:spacing w:after="0" w:line="276" w:lineRule="auto"/>
              <w:jc w:val="both"/>
              <w:rPr>
                <w:del w:id="22803" w:author="Rachel Shipsey" w:date="2025-06-23T15:21:00Z"/>
                <w:rFonts w:eastAsia="Times New Roman" w:cs="Arial"/>
                <w:color w:val="000000"/>
                <w:sz w:val="18"/>
                <w:szCs w:val="18"/>
              </w:rPr>
              <w:pPrChange w:id="22804" w:author="Rachel Shipsey" w:date="2025-06-23T15:41:00Z">
                <w:pPr/>
              </w:pPrChange>
            </w:pPr>
            <w:del w:id="22805" w:author="Rachel Shipsey" w:date="2025-06-23T15:21:00Z">
              <w:r w:rsidRPr="002E5C79" w:rsidDel="008D26A9">
                <w:rPr>
                  <w:rFonts w:eastAsia="Times New Roman" w:cs="Arial"/>
                  <w:color w:val="000000"/>
                  <w:sz w:val="18"/>
                  <w:szCs w:val="18"/>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281304" w14:textId="20E72E9D" w:rsidR="00F8308E" w:rsidRPr="002E5C79" w:rsidDel="008D26A9" w:rsidRDefault="00F8308E">
            <w:pPr>
              <w:pStyle w:val="ListParagraph"/>
              <w:spacing w:after="0" w:line="276" w:lineRule="auto"/>
              <w:jc w:val="both"/>
              <w:rPr>
                <w:del w:id="22806" w:author="Rachel Shipsey" w:date="2025-06-23T15:21:00Z"/>
                <w:rFonts w:eastAsia="Times New Roman" w:cs="Arial"/>
                <w:color w:val="000000"/>
                <w:sz w:val="18"/>
                <w:szCs w:val="18"/>
              </w:rPr>
              <w:pPrChange w:id="22807" w:author="Rachel Shipsey" w:date="2025-06-23T15:41:00Z">
                <w:pPr>
                  <w:ind w:left="328"/>
                </w:pPr>
              </w:pPrChange>
            </w:pPr>
            <w:del w:id="22808" w:author="Rachel Shipsey" w:date="2025-06-23T15:21:00Z">
              <w:r w:rsidRPr="00F84E7F" w:rsidDel="008D26A9">
                <w:rPr>
                  <w:rFonts w:eastAsia="Times New Roman" w:cs="Arial"/>
                  <w:color w:val="000000"/>
                  <w:sz w:val="16"/>
                  <w:szCs w:val="16"/>
                </w:rPr>
                <w:delText xml:space="preserve">Assemble and dispatch of PES ablets and other </w:delText>
              </w:r>
              <w:r w:rsidDel="008D26A9">
                <w:rPr>
                  <w:rFonts w:eastAsia="Times New Roman" w:cs="Arial"/>
                  <w:color w:val="000000"/>
                  <w:sz w:val="16"/>
                  <w:szCs w:val="16"/>
                </w:rPr>
                <w:delText>m</w:delText>
              </w:r>
              <w:r w:rsidRPr="00F84E7F" w:rsidDel="008D26A9">
                <w:rPr>
                  <w:rFonts w:eastAsia="Times New Roman" w:cs="Arial"/>
                  <w:color w:val="000000"/>
                  <w:sz w:val="16"/>
                  <w:szCs w:val="16"/>
                </w:rPr>
                <w:delText>aterials to District Census Offices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6E41B8" w14:textId="1F235C63" w:rsidR="00F8308E" w:rsidRPr="002E5C79" w:rsidDel="008D26A9" w:rsidRDefault="00F8308E">
            <w:pPr>
              <w:pStyle w:val="ListParagraph"/>
              <w:spacing w:after="0" w:line="276" w:lineRule="auto"/>
              <w:jc w:val="both"/>
              <w:rPr>
                <w:del w:id="22809" w:author="Rachel Shipsey" w:date="2025-06-23T15:21:00Z"/>
                <w:rFonts w:eastAsia="Times New Roman" w:cs="Arial"/>
                <w:color w:val="000000"/>
                <w:sz w:val="18"/>
                <w:szCs w:val="18"/>
              </w:rPr>
              <w:pPrChange w:id="22810" w:author="Rachel Shipsey" w:date="2025-06-23T15:41:00Z">
                <w:pPr>
                  <w:ind w:firstLineChars="200" w:firstLine="320"/>
                </w:pPr>
              </w:pPrChange>
            </w:pPr>
            <w:del w:id="22811" w:author="Rachel Shipsey" w:date="2025-06-23T15:21:00Z">
              <w:r w:rsidRPr="00F84E7F" w:rsidDel="008D26A9">
                <w:rPr>
                  <w:rFonts w:eastAsia="Times New Roman" w:cs="Arial"/>
                  <w:color w:val="000000"/>
                  <w:sz w:val="16"/>
                  <w:szCs w:val="16"/>
                </w:rPr>
                <w:delText xml:space="preserve">PES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ablets and other Materials</w:delText>
              </w:r>
              <w:r w:rsidDel="008D26A9">
                <w:rPr>
                  <w:rFonts w:eastAsia="Times New Roman" w:cs="Arial"/>
                  <w:color w:val="000000"/>
                  <w:sz w:val="16"/>
                  <w:szCs w:val="16"/>
                </w:rPr>
                <w:delText xml:space="preserve"> available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DBF6D7" w14:textId="3F683C17" w:rsidR="00F8308E" w:rsidRPr="002E5C79" w:rsidDel="008D26A9" w:rsidRDefault="00F8308E">
            <w:pPr>
              <w:pStyle w:val="ListParagraph"/>
              <w:spacing w:after="0" w:line="276" w:lineRule="auto"/>
              <w:jc w:val="both"/>
              <w:rPr>
                <w:del w:id="22812" w:author="Rachel Shipsey" w:date="2025-06-23T15:21:00Z"/>
                <w:rFonts w:eastAsia="Times New Roman" w:cs="Arial"/>
                <w:sz w:val="18"/>
                <w:szCs w:val="18"/>
              </w:rPr>
              <w:pPrChange w:id="22813" w:author="Rachel Shipsey" w:date="2025-06-23T15:41:00Z">
                <w:pPr/>
              </w:pPrChange>
            </w:pPr>
            <w:del w:id="22814" w:author="Rachel Shipsey" w:date="2025-06-23T15:21:00Z">
              <w:r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2CE5905" w14:textId="5ADB79D0" w:rsidR="00F8308E" w:rsidRPr="002E5C79" w:rsidDel="008D26A9" w:rsidRDefault="00F8308E">
            <w:pPr>
              <w:pStyle w:val="ListParagraph"/>
              <w:spacing w:after="0" w:line="276" w:lineRule="auto"/>
              <w:jc w:val="both"/>
              <w:rPr>
                <w:del w:id="22815" w:author="Rachel Shipsey" w:date="2025-06-23T15:21:00Z"/>
                <w:rFonts w:eastAsia="Times New Roman" w:cs="Arial"/>
                <w:color w:val="000000"/>
                <w:sz w:val="18"/>
                <w:szCs w:val="18"/>
              </w:rPr>
              <w:pPrChange w:id="22816" w:author="Rachel Shipsey" w:date="2025-06-23T15:41:00Z">
                <w:pPr>
                  <w:jc w:val="right"/>
                </w:pPr>
              </w:pPrChange>
            </w:pPr>
            <w:del w:id="22817"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3A0A4D" w14:textId="28093865" w:rsidR="00F8308E" w:rsidRPr="002E5C79" w:rsidDel="008D26A9" w:rsidRDefault="00F8308E">
            <w:pPr>
              <w:pStyle w:val="ListParagraph"/>
              <w:spacing w:after="0" w:line="276" w:lineRule="auto"/>
              <w:jc w:val="both"/>
              <w:rPr>
                <w:del w:id="22818" w:author="Rachel Shipsey" w:date="2025-06-23T15:21:00Z"/>
                <w:rFonts w:eastAsia="Times New Roman" w:cs="Arial"/>
                <w:color w:val="000000"/>
                <w:sz w:val="20"/>
                <w:szCs w:val="20"/>
              </w:rPr>
              <w:pPrChange w:id="22819" w:author="Rachel Shipsey" w:date="2025-06-23T15:41:00Z">
                <w:pPr>
                  <w:jc w:val="right"/>
                </w:pPr>
              </w:pPrChange>
            </w:pPr>
            <w:del w:id="22820" w:author="Rachel Shipsey" w:date="2025-06-23T15:21:00Z">
              <w:r w:rsidRPr="00F84E7F" w:rsidDel="008D26A9">
                <w:rPr>
                  <w:rFonts w:eastAsia="Times New Roman" w:cs="Arial"/>
                  <w:color w:val="000000"/>
                  <w:sz w:val="16"/>
                  <w:szCs w:val="16"/>
                </w:rPr>
                <w:delText>-0.2</w:delText>
              </w:r>
            </w:del>
          </w:p>
        </w:tc>
      </w:tr>
      <w:tr w:rsidR="005B455A" w:rsidRPr="002E5C79" w:rsidDel="008D26A9" w14:paraId="4CBA8A5E" w14:textId="19E288B0" w:rsidTr="00D4265D">
        <w:trPr>
          <w:gridAfter w:val="1"/>
          <w:wAfter w:w="6" w:type="pct"/>
          <w:trHeight w:val="264"/>
          <w:del w:id="2282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154437E" w14:textId="0619AFAA" w:rsidR="00FF335F" w:rsidRPr="002E5C79" w:rsidDel="008D26A9" w:rsidRDefault="00FF335F">
            <w:pPr>
              <w:pStyle w:val="ListParagraph"/>
              <w:spacing w:after="0" w:line="276" w:lineRule="auto"/>
              <w:jc w:val="both"/>
              <w:rPr>
                <w:del w:id="22822" w:author="Rachel Shipsey" w:date="2025-06-23T15:21:00Z"/>
                <w:rFonts w:eastAsia="Times New Roman" w:cs="Arial"/>
                <w:color w:val="000000"/>
                <w:sz w:val="18"/>
                <w:szCs w:val="18"/>
              </w:rPr>
              <w:pPrChange w:id="22823" w:author="Rachel Shipsey" w:date="2025-06-23T15:41:00Z">
                <w:pPr/>
              </w:pPrChange>
            </w:pPr>
            <w:del w:id="2282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AE2412" w14:textId="1AC41D6A" w:rsidR="00FF335F" w:rsidRPr="002E5C79" w:rsidDel="008D26A9" w:rsidRDefault="00FF335F">
            <w:pPr>
              <w:pStyle w:val="ListParagraph"/>
              <w:spacing w:after="0" w:line="276" w:lineRule="auto"/>
              <w:jc w:val="both"/>
              <w:rPr>
                <w:del w:id="22825" w:author="Rachel Shipsey" w:date="2025-06-23T15:21:00Z"/>
                <w:rFonts w:eastAsia="Times New Roman" w:cs="Arial"/>
                <w:color w:val="000000"/>
                <w:sz w:val="18"/>
                <w:szCs w:val="18"/>
              </w:rPr>
              <w:pPrChange w:id="22826" w:author="Rachel Shipsey" w:date="2025-06-23T15:41:00Z">
                <w:pPr>
                  <w:ind w:left="328"/>
                </w:pPr>
              </w:pPrChange>
            </w:pPr>
            <w:del w:id="22827" w:author="Rachel Shipsey" w:date="2025-06-23T15:21:00Z">
              <w:r w:rsidRPr="00F84E7F" w:rsidDel="008D26A9">
                <w:rPr>
                  <w:rFonts w:eastAsia="Times New Roman" w:cs="Arial"/>
                  <w:color w:val="000000"/>
                  <w:sz w:val="16"/>
                  <w:szCs w:val="16"/>
                </w:rPr>
                <w:delText xml:space="preserve">Assemble and dispatch of PES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 xml:space="preserve">ablets and other </w:delText>
              </w:r>
              <w:r w:rsidDel="008D26A9">
                <w:rPr>
                  <w:rFonts w:eastAsia="Times New Roman" w:cs="Arial"/>
                  <w:color w:val="000000"/>
                  <w:sz w:val="16"/>
                  <w:szCs w:val="16"/>
                </w:rPr>
                <w:delText>m</w:delText>
              </w:r>
              <w:r w:rsidRPr="00F84E7F" w:rsidDel="008D26A9">
                <w:rPr>
                  <w:rFonts w:eastAsia="Times New Roman" w:cs="Arial"/>
                  <w:color w:val="000000"/>
                  <w:sz w:val="16"/>
                  <w:szCs w:val="16"/>
                </w:rPr>
                <w:delText xml:space="preserve">aterials to </w:delText>
              </w:r>
              <w:r w:rsidDel="008D26A9">
                <w:rPr>
                  <w:rFonts w:eastAsia="Times New Roman" w:cs="Arial"/>
                  <w:color w:val="000000"/>
                  <w:sz w:val="16"/>
                  <w:szCs w:val="16"/>
                </w:rPr>
                <w:delText>c</w:delText>
              </w:r>
              <w:r w:rsidRPr="00F84E7F" w:rsidDel="008D26A9">
                <w:rPr>
                  <w:rFonts w:eastAsia="Times New Roman" w:cs="Arial"/>
                  <w:color w:val="000000"/>
                  <w:sz w:val="16"/>
                  <w:szCs w:val="16"/>
                </w:rPr>
                <w:delText xml:space="preserve">ensus </w:delText>
              </w:r>
              <w:r w:rsidDel="008D26A9">
                <w:rPr>
                  <w:rFonts w:eastAsia="Times New Roman" w:cs="Arial"/>
                  <w:color w:val="000000"/>
                  <w:sz w:val="16"/>
                  <w:szCs w:val="16"/>
                </w:rPr>
                <w:delText>h</w:delText>
              </w:r>
              <w:r w:rsidRPr="00F84E7F" w:rsidDel="008D26A9">
                <w:rPr>
                  <w:rFonts w:eastAsia="Times New Roman" w:cs="Arial"/>
                  <w:color w:val="000000"/>
                  <w:sz w:val="16"/>
                  <w:szCs w:val="16"/>
                </w:rPr>
                <w:delText xml:space="preserve">ead </w:delText>
              </w:r>
              <w:r w:rsidDel="008D26A9">
                <w:rPr>
                  <w:rFonts w:eastAsia="Times New Roman" w:cs="Arial"/>
                  <w:color w:val="000000"/>
                  <w:sz w:val="16"/>
                  <w:szCs w:val="16"/>
                </w:rPr>
                <w:delText>o</w:delText>
              </w:r>
              <w:r w:rsidRPr="00F84E7F" w:rsidDel="008D26A9">
                <w:rPr>
                  <w:rFonts w:eastAsia="Times New Roman" w:cs="Arial"/>
                  <w:color w:val="000000"/>
                  <w:sz w:val="16"/>
                  <w:szCs w:val="16"/>
                </w:rPr>
                <w:delText>ffice</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AAA493" w14:textId="26F62E9A" w:rsidR="00FF335F" w:rsidRPr="002E5C79" w:rsidDel="008D26A9" w:rsidRDefault="00FF335F">
            <w:pPr>
              <w:pStyle w:val="ListParagraph"/>
              <w:spacing w:after="0" w:line="276" w:lineRule="auto"/>
              <w:jc w:val="both"/>
              <w:rPr>
                <w:del w:id="22828" w:author="Rachel Shipsey" w:date="2025-06-23T15:21:00Z"/>
                <w:rFonts w:eastAsia="Times New Roman" w:cs="Arial"/>
                <w:color w:val="000000"/>
                <w:sz w:val="18"/>
                <w:szCs w:val="18"/>
              </w:rPr>
              <w:pPrChange w:id="22829" w:author="Rachel Shipsey" w:date="2025-06-23T15:41:00Z">
                <w:pPr>
                  <w:ind w:firstLineChars="200" w:firstLine="320"/>
                </w:pPr>
              </w:pPrChange>
            </w:pPr>
            <w:del w:id="22830" w:author="Rachel Shipsey" w:date="2025-06-23T15:21:00Z">
              <w:r w:rsidDel="008D26A9">
                <w:rPr>
                  <w:rFonts w:eastAsia="Times New Roman" w:cs="Arial"/>
                  <w:color w:val="000000"/>
                  <w:sz w:val="16"/>
                  <w:szCs w:val="16"/>
                </w:rPr>
                <w:delText>Retrieval plan- All materials retrieved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7873AB" w14:textId="753EAC58" w:rsidR="00FF335F" w:rsidRPr="002E5C79" w:rsidDel="008D26A9" w:rsidRDefault="00FF335F">
            <w:pPr>
              <w:pStyle w:val="ListParagraph"/>
              <w:spacing w:after="0" w:line="276" w:lineRule="auto"/>
              <w:jc w:val="both"/>
              <w:rPr>
                <w:del w:id="22831" w:author="Rachel Shipsey" w:date="2025-06-23T15:21:00Z"/>
                <w:rFonts w:eastAsia="Times New Roman" w:cs="Arial"/>
                <w:sz w:val="18"/>
                <w:szCs w:val="18"/>
              </w:rPr>
              <w:pPrChange w:id="22832" w:author="Rachel Shipsey" w:date="2025-06-23T15:41:00Z">
                <w:pPr/>
              </w:pPrChange>
            </w:pPr>
            <w:del w:id="22833" w:author="Rachel Shipsey" w:date="2025-06-23T15:21:00Z">
              <w:r w:rsidDel="008D26A9">
                <w:rPr>
                  <w:rFonts w:eastAsia="Times New Roman" w:cs="Arial"/>
                  <w:sz w:val="16"/>
                  <w:szCs w:val="16"/>
                </w:rPr>
                <w:delText>Logistics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F7618D" w14:textId="7D132F4C" w:rsidR="00FF335F" w:rsidRPr="002E5C79" w:rsidDel="008D26A9" w:rsidRDefault="00FF335F">
            <w:pPr>
              <w:pStyle w:val="ListParagraph"/>
              <w:spacing w:after="0" w:line="276" w:lineRule="auto"/>
              <w:jc w:val="both"/>
              <w:rPr>
                <w:del w:id="22834" w:author="Rachel Shipsey" w:date="2025-06-23T15:21:00Z"/>
                <w:rFonts w:eastAsia="Times New Roman" w:cs="Arial"/>
                <w:color w:val="000000"/>
                <w:sz w:val="18"/>
                <w:szCs w:val="18"/>
              </w:rPr>
              <w:pPrChange w:id="22835" w:author="Rachel Shipsey" w:date="2025-06-23T15:41:00Z">
                <w:pPr>
                  <w:jc w:val="right"/>
                </w:pPr>
              </w:pPrChange>
            </w:pPr>
            <w:del w:id="22836"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664D92" w14:textId="012C41BC" w:rsidR="00FF335F" w:rsidRPr="002E5C79" w:rsidDel="008D26A9" w:rsidRDefault="00FF335F">
            <w:pPr>
              <w:pStyle w:val="ListParagraph"/>
              <w:spacing w:after="0" w:line="276" w:lineRule="auto"/>
              <w:jc w:val="both"/>
              <w:rPr>
                <w:del w:id="22837" w:author="Rachel Shipsey" w:date="2025-06-23T15:21:00Z"/>
                <w:rFonts w:eastAsia="Times New Roman" w:cs="Arial"/>
                <w:color w:val="000000"/>
                <w:sz w:val="20"/>
                <w:szCs w:val="20"/>
              </w:rPr>
              <w:pPrChange w:id="22838" w:author="Rachel Shipsey" w:date="2025-06-23T15:41:00Z">
                <w:pPr>
                  <w:jc w:val="right"/>
                </w:pPr>
              </w:pPrChange>
            </w:pPr>
            <w:del w:id="22839" w:author="Rachel Shipsey" w:date="2025-06-23T15:21:00Z">
              <w:r w:rsidRPr="00F84E7F" w:rsidDel="008D26A9">
                <w:rPr>
                  <w:rFonts w:eastAsia="Times New Roman" w:cs="Arial"/>
                  <w:color w:val="000000"/>
                  <w:sz w:val="16"/>
                  <w:szCs w:val="16"/>
                </w:rPr>
                <w:delText>-0.2</w:delText>
              </w:r>
            </w:del>
          </w:p>
        </w:tc>
      </w:tr>
      <w:tr w:rsidR="005B455A" w:rsidRPr="002E5C79" w:rsidDel="008D26A9" w14:paraId="0282EB9A" w14:textId="6E575FCA" w:rsidTr="00D4265D">
        <w:trPr>
          <w:gridAfter w:val="1"/>
          <w:wAfter w:w="6" w:type="pct"/>
          <w:trHeight w:val="264"/>
          <w:del w:id="2284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5B180F" w14:textId="523C8273" w:rsidR="00FF335F" w:rsidRPr="002E5C79" w:rsidDel="008D26A9" w:rsidRDefault="00FF335F">
            <w:pPr>
              <w:pStyle w:val="ListParagraph"/>
              <w:spacing w:after="0" w:line="276" w:lineRule="auto"/>
              <w:jc w:val="both"/>
              <w:rPr>
                <w:del w:id="22841" w:author="Rachel Shipsey" w:date="2025-06-23T15:21:00Z"/>
                <w:rFonts w:eastAsia="Times New Roman" w:cs="Arial"/>
                <w:color w:val="000000"/>
                <w:sz w:val="18"/>
                <w:szCs w:val="18"/>
              </w:rPr>
              <w:pPrChange w:id="22842" w:author="Rachel Shipsey" w:date="2025-06-23T15:41:00Z">
                <w:pPr>
                  <w:jc w:val="right"/>
                </w:pPr>
              </w:pPrChange>
            </w:pPr>
            <w:del w:id="22843" w:author="Rachel Shipsey" w:date="2025-06-23T15:21:00Z">
              <w:r w:rsidRPr="00F84E7F" w:rsidDel="008D26A9">
                <w:rPr>
                  <w:rFonts w:eastAsia="Times New Roman" w:cs="Arial"/>
                  <w:color w:val="000000"/>
                  <w:sz w:val="16"/>
                  <w:szCs w:val="16"/>
                </w:rPr>
                <w:delText>8</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B6C992" w14:textId="2B4E1846" w:rsidR="00FF335F" w:rsidRPr="002E5C79" w:rsidDel="008D26A9" w:rsidRDefault="00FF335F">
            <w:pPr>
              <w:pStyle w:val="ListParagraph"/>
              <w:spacing w:after="0" w:line="276" w:lineRule="auto"/>
              <w:jc w:val="both"/>
              <w:rPr>
                <w:del w:id="22844" w:author="Rachel Shipsey" w:date="2025-06-23T15:21:00Z"/>
                <w:rFonts w:eastAsia="Times New Roman" w:cs="Arial"/>
                <w:b/>
                <w:bCs/>
                <w:color w:val="000000"/>
                <w:sz w:val="18"/>
                <w:szCs w:val="18"/>
              </w:rPr>
              <w:pPrChange w:id="22845" w:author="Rachel Shipsey" w:date="2025-06-23T15:41:00Z">
                <w:pPr/>
              </w:pPrChange>
            </w:pPr>
            <w:del w:id="22846" w:author="Rachel Shipsey" w:date="2025-06-23T15:21:00Z">
              <w:r w:rsidRPr="00F84E7F" w:rsidDel="008D26A9">
                <w:rPr>
                  <w:rFonts w:eastAsia="Times New Roman" w:cs="Arial"/>
                  <w:b/>
                  <w:bCs/>
                  <w:color w:val="000000"/>
                  <w:sz w:val="16"/>
                  <w:szCs w:val="16"/>
                </w:rPr>
                <w:delText xml:space="preserve">Receipt and checking of PES data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F5FC2E0" w14:textId="6E05F57E" w:rsidR="00FF335F" w:rsidRPr="002E5C79" w:rsidDel="008D26A9" w:rsidRDefault="00FF335F">
            <w:pPr>
              <w:pStyle w:val="ListParagraph"/>
              <w:spacing w:after="0" w:line="276" w:lineRule="auto"/>
              <w:jc w:val="both"/>
              <w:rPr>
                <w:del w:id="22847" w:author="Rachel Shipsey" w:date="2025-06-23T15:21:00Z"/>
                <w:rFonts w:eastAsia="Times New Roman" w:cs="Arial"/>
                <w:b/>
                <w:bCs/>
                <w:color w:val="000000"/>
                <w:sz w:val="18"/>
                <w:szCs w:val="18"/>
              </w:rPr>
              <w:pPrChange w:id="22848"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C3E73C" w14:textId="75A7C839" w:rsidR="00FF335F" w:rsidRPr="002E5C79" w:rsidDel="008D26A9" w:rsidRDefault="00FF335F">
            <w:pPr>
              <w:pStyle w:val="ListParagraph"/>
              <w:spacing w:after="0" w:line="276" w:lineRule="auto"/>
              <w:jc w:val="both"/>
              <w:rPr>
                <w:del w:id="22849" w:author="Rachel Shipsey" w:date="2025-06-23T15:21:00Z"/>
                <w:rFonts w:eastAsia="Times New Roman" w:cs="Arial"/>
                <w:sz w:val="18"/>
                <w:szCs w:val="18"/>
              </w:rPr>
              <w:pPrChange w:id="2285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780306" w14:textId="1B926A04" w:rsidR="00FF335F" w:rsidRPr="002E5C79" w:rsidDel="008D26A9" w:rsidRDefault="00FF335F">
            <w:pPr>
              <w:pStyle w:val="ListParagraph"/>
              <w:spacing w:after="0" w:line="276" w:lineRule="auto"/>
              <w:jc w:val="both"/>
              <w:rPr>
                <w:del w:id="22851" w:author="Rachel Shipsey" w:date="2025-06-23T15:21:00Z"/>
                <w:rFonts w:eastAsia="Times New Roman" w:cs="Arial"/>
                <w:color w:val="000000"/>
                <w:sz w:val="18"/>
                <w:szCs w:val="18"/>
              </w:rPr>
              <w:pPrChange w:id="22852" w:author="Rachel Shipsey" w:date="2025-06-23T15:41:00Z">
                <w:pPr>
                  <w:jc w:val="right"/>
                </w:pPr>
              </w:pPrChange>
            </w:pPr>
            <w:del w:id="22853"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18B274" w14:textId="3D89E65D" w:rsidR="00FF335F" w:rsidRPr="002E5C79" w:rsidDel="008D26A9" w:rsidRDefault="00FF335F">
            <w:pPr>
              <w:pStyle w:val="ListParagraph"/>
              <w:spacing w:after="0" w:line="276" w:lineRule="auto"/>
              <w:jc w:val="both"/>
              <w:rPr>
                <w:del w:id="22854" w:author="Rachel Shipsey" w:date="2025-06-23T15:21:00Z"/>
                <w:rFonts w:eastAsia="Times New Roman" w:cs="Arial"/>
                <w:color w:val="000000"/>
                <w:sz w:val="20"/>
                <w:szCs w:val="20"/>
              </w:rPr>
              <w:pPrChange w:id="22855" w:author="Rachel Shipsey" w:date="2025-06-23T15:41:00Z">
                <w:pPr>
                  <w:jc w:val="right"/>
                </w:pPr>
              </w:pPrChange>
            </w:pPr>
            <w:del w:id="22856" w:author="Rachel Shipsey" w:date="2025-06-23T15:21:00Z">
              <w:r w:rsidRPr="00F84E7F" w:rsidDel="008D26A9">
                <w:rPr>
                  <w:rFonts w:eastAsia="Times New Roman" w:cs="Arial"/>
                  <w:color w:val="000000"/>
                  <w:sz w:val="16"/>
                  <w:szCs w:val="16"/>
                </w:rPr>
                <w:delText>-0.2</w:delText>
              </w:r>
            </w:del>
          </w:p>
        </w:tc>
      </w:tr>
      <w:tr w:rsidR="005B455A" w:rsidRPr="002E5C79" w:rsidDel="008D26A9" w14:paraId="053C6E34" w14:textId="53940988" w:rsidTr="00D4265D">
        <w:trPr>
          <w:gridAfter w:val="1"/>
          <w:wAfter w:w="6" w:type="pct"/>
          <w:trHeight w:val="264"/>
          <w:del w:id="2285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953627" w14:textId="68748FA7" w:rsidR="00FF335F" w:rsidRPr="002E5C79" w:rsidDel="008D26A9" w:rsidRDefault="00FF335F">
            <w:pPr>
              <w:pStyle w:val="ListParagraph"/>
              <w:spacing w:after="0" w:line="276" w:lineRule="auto"/>
              <w:jc w:val="both"/>
              <w:rPr>
                <w:del w:id="22858" w:author="Rachel Shipsey" w:date="2025-06-23T15:21:00Z"/>
                <w:rFonts w:eastAsia="Times New Roman" w:cs="Arial"/>
                <w:color w:val="000000"/>
                <w:sz w:val="18"/>
                <w:szCs w:val="18"/>
              </w:rPr>
              <w:pPrChange w:id="22859" w:author="Rachel Shipsey" w:date="2025-06-23T15:41:00Z">
                <w:pPr/>
              </w:pPrChange>
            </w:pPr>
            <w:del w:id="2286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4B73C0" w14:textId="5EA6556F" w:rsidR="00FF335F" w:rsidRPr="002E5C79" w:rsidDel="008D26A9" w:rsidRDefault="00FF335F">
            <w:pPr>
              <w:pStyle w:val="ListParagraph"/>
              <w:spacing w:after="0" w:line="276" w:lineRule="auto"/>
              <w:jc w:val="both"/>
              <w:rPr>
                <w:del w:id="22861" w:author="Rachel Shipsey" w:date="2025-06-23T15:21:00Z"/>
                <w:rFonts w:eastAsia="Times New Roman" w:cs="Arial"/>
                <w:color w:val="000000"/>
                <w:sz w:val="18"/>
                <w:szCs w:val="18"/>
              </w:rPr>
              <w:pPrChange w:id="22862" w:author="Rachel Shipsey" w:date="2025-06-23T15:41:00Z">
                <w:pPr>
                  <w:ind w:left="328"/>
                </w:pPr>
              </w:pPrChange>
            </w:pPr>
            <w:del w:id="22863" w:author="Rachel Shipsey" w:date="2025-06-23T15:21:00Z">
              <w:r w:rsidRPr="00F84E7F" w:rsidDel="008D26A9">
                <w:rPr>
                  <w:rFonts w:eastAsia="Times New Roman" w:cs="Arial"/>
                  <w:color w:val="000000"/>
                  <w:sz w:val="16"/>
                  <w:szCs w:val="16"/>
                </w:rPr>
                <w:delText xml:space="preserve">Processing of PES questionnaires and compilation of tabulations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FA467C9" w14:textId="2E286123" w:rsidR="00FF335F" w:rsidRPr="002E5C79" w:rsidDel="008D26A9" w:rsidRDefault="00FF335F">
            <w:pPr>
              <w:pStyle w:val="ListParagraph"/>
              <w:spacing w:after="0" w:line="276" w:lineRule="auto"/>
              <w:jc w:val="both"/>
              <w:rPr>
                <w:del w:id="22864" w:author="Rachel Shipsey" w:date="2025-06-23T15:21:00Z"/>
                <w:rFonts w:eastAsia="Times New Roman" w:cs="Arial"/>
                <w:color w:val="000000"/>
                <w:sz w:val="18"/>
                <w:szCs w:val="18"/>
              </w:rPr>
              <w:pPrChange w:id="22865"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2E7E76" w14:textId="5E233F13" w:rsidR="00FF335F" w:rsidRPr="002E5C79" w:rsidDel="008D26A9" w:rsidRDefault="00FF335F">
            <w:pPr>
              <w:pStyle w:val="ListParagraph"/>
              <w:spacing w:after="0" w:line="276" w:lineRule="auto"/>
              <w:jc w:val="both"/>
              <w:rPr>
                <w:del w:id="22866" w:author="Rachel Shipsey" w:date="2025-06-23T15:21:00Z"/>
                <w:rFonts w:eastAsia="Times New Roman" w:cs="Arial"/>
                <w:sz w:val="18"/>
                <w:szCs w:val="18"/>
              </w:rPr>
              <w:pPrChange w:id="2286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CD1AA8" w14:textId="362A782B" w:rsidR="00FF335F" w:rsidRPr="002E5C79" w:rsidDel="008D26A9" w:rsidRDefault="00FF335F">
            <w:pPr>
              <w:pStyle w:val="ListParagraph"/>
              <w:spacing w:after="0" w:line="276" w:lineRule="auto"/>
              <w:jc w:val="both"/>
              <w:rPr>
                <w:del w:id="22868" w:author="Rachel Shipsey" w:date="2025-06-23T15:21:00Z"/>
                <w:rFonts w:eastAsia="Times New Roman" w:cs="Arial"/>
                <w:color w:val="000000"/>
                <w:sz w:val="18"/>
                <w:szCs w:val="18"/>
              </w:rPr>
              <w:pPrChange w:id="22869" w:author="Rachel Shipsey" w:date="2025-06-23T15:41:00Z">
                <w:pPr>
                  <w:jc w:val="right"/>
                </w:pPr>
              </w:pPrChange>
            </w:pPr>
            <w:del w:id="22870"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84A1B6" w14:textId="36DCE6EE" w:rsidR="00FF335F" w:rsidRPr="002E5C79" w:rsidDel="008D26A9" w:rsidRDefault="00FF335F">
            <w:pPr>
              <w:pStyle w:val="ListParagraph"/>
              <w:spacing w:after="0" w:line="276" w:lineRule="auto"/>
              <w:jc w:val="both"/>
              <w:rPr>
                <w:del w:id="22871" w:author="Rachel Shipsey" w:date="2025-06-23T15:21:00Z"/>
                <w:rFonts w:eastAsia="Times New Roman" w:cs="Arial"/>
                <w:color w:val="000000"/>
                <w:sz w:val="20"/>
                <w:szCs w:val="20"/>
              </w:rPr>
              <w:pPrChange w:id="22872" w:author="Rachel Shipsey" w:date="2025-06-23T15:41:00Z">
                <w:pPr>
                  <w:jc w:val="right"/>
                </w:pPr>
              </w:pPrChange>
            </w:pPr>
            <w:del w:id="22873" w:author="Rachel Shipsey" w:date="2025-06-23T15:21:00Z">
              <w:r w:rsidRPr="00F84E7F" w:rsidDel="008D26A9">
                <w:rPr>
                  <w:rFonts w:eastAsia="Times New Roman" w:cs="Arial"/>
                  <w:color w:val="000000"/>
                  <w:sz w:val="16"/>
                  <w:szCs w:val="16"/>
                </w:rPr>
                <w:delText>-0.2</w:delText>
              </w:r>
            </w:del>
          </w:p>
        </w:tc>
      </w:tr>
      <w:tr w:rsidR="005B455A" w:rsidRPr="002E5C79" w:rsidDel="008D26A9" w14:paraId="5081C7CD" w14:textId="4661D53B" w:rsidTr="00D4265D">
        <w:trPr>
          <w:gridAfter w:val="1"/>
          <w:wAfter w:w="6" w:type="pct"/>
          <w:trHeight w:val="264"/>
          <w:del w:id="2287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5C855F" w14:textId="08DE5F21" w:rsidR="00FF335F" w:rsidRPr="002E5C79" w:rsidDel="008D26A9" w:rsidRDefault="00FF335F">
            <w:pPr>
              <w:pStyle w:val="ListParagraph"/>
              <w:spacing w:after="0" w:line="276" w:lineRule="auto"/>
              <w:jc w:val="both"/>
              <w:rPr>
                <w:del w:id="22875" w:author="Rachel Shipsey" w:date="2025-06-23T15:21:00Z"/>
                <w:rFonts w:eastAsia="Times New Roman" w:cs="Arial"/>
                <w:color w:val="000000"/>
                <w:sz w:val="18"/>
                <w:szCs w:val="18"/>
              </w:rPr>
              <w:pPrChange w:id="22876" w:author="Rachel Shipsey" w:date="2025-06-23T15:41:00Z">
                <w:pPr/>
              </w:pPrChange>
            </w:pPr>
            <w:del w:id="22877"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758E77" w14:textId="1031CC64" w:rsidR="00FF335F" w:rsidRPr="002E5C79" w:rsidDel="008D26A9" w:rsidRDefault="00FF335F">
            <w:pPr>
              <w:pStyle w:val="ListParagraph"/>
              <w:spacing w:after="0" w:line="276" w:lineRule="auto"/>
              <w:jc w:val="both"/>
              <w:rPr>
                <w:del w:id="22878" w:author="Rachel Shipsey" w:date="2025-06-23T15:21:00Z"/>
                <w:rFonts w:eastAsia="Times New Roman" w:cs="Arial"/>
                <w:color w:val="000000"/>
                <w:sz w:val="18"/>
                <w:szCs w:val="18"/>
              </w:rPr>
              <w:pPrChange w:id="22879" w:author="Rachel Shipsey" w:date="2025-06-23T15:41:00Z">
                <w:pPr>
                  <w:ind w:left="328"/>
                </w:pPr>
              </w:pPrChange>
            </w:pPr>
            <w:del w:id="22880" w:author="Rachel Shipsey" w:date="2025-06-23T15:21:00Z">
              <w:r w:rsidRPr="00F84E7F" w:rsidDel="008D26A9">
                <w:rPr>
                  <w:rFonts w:eastAsia="Times New Roman" w:cs="Arial"/>
                  <w:color w:val="000000"/>
                  <w:sz w:val="16"/>
                  <w:szCs w:val="16"/>
                </w:rPr>
                <w:delText xml:space="preserve">Preparation of report evaluating Census results based on PES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E735F0" w14:textId="617ADE3C" w:rsidR="00FF335F" w:rsidRPr="002E5C79" w:rsidDel="008D26A9" w:rsidRDefault="00FF335F">
            <w:pPr>
              <w:pStyle w:val="ListParagraph"/>
              <w:spacing w:after="0" w:line="276" w:lineRule="auto"/>
              <w:jc w:val="both"/>
              <w:rPr>
                <w:del w:id="22881" w:author="Rachel Shipsey" w:date="2025-06-23T15:21:00Z"/>
                <w:rFonts w:eastAsia="Times New Roman" w:cs="Arial"/>
                <w:color w:val="000000"/>
                <w:sz w:val="18"/>
                <w:szCs w:val="18"/>
              </w:rPr>
              <w:pPrChange w:id="22882" w:author="Rachel Shipsey" w:date="2025-06-23T15:41:00Z">
                <w:pPr>
                  <w:ind w:firstLineChars="200" w:firstLine="360"/>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0CEF56" w14:textId="41AC8FB2" w:rsidR="00FF335F" w:rsidRPr="002E5C79" w:rsidDel="008D26A9" w:rsidRDefault="00FF335F">
            <w:pPr>
              <w:pStyle w:val="ListParagraph"/>
              <w:spacing w:after="0" w:line="276" w:lineRule="auto"/>
              <w:jc w:val="both"/>
              <w:rPr>
                <w:del w:id="22883" w:author="Rachel Shipsey" w:date="2025-06-23T15:21:00Z"/>
                <w:rFonts w:eastAsia="Times New Roman" w:cs="Arial"/>
                <w:sz w:val="18"/>
                <w:szCs w:val="18"/>
              </w:rPr>
              <w:pPrChange w:id="22884"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43FFDB" w14:textId="7AEB3880" w:rsidR="00FF335F" w:rsidRPr="002E5C79" w:rsidDel="008D26A9" w:rsidRDefault="00FF335F">
            <w:pPr>
              <w:pStyle w:val="ListParagraph"/>
              <w:spacing w:after="0" w:line="276" w:lineRule="auto"/>
              <w:jc w:val="both"/>
              <w:rPr>
                <w:del w:id="22885" w:author="Rachel Shipsey" w:date="2025-06-23T15:21:00Z"/>
                <w:rFonts w:eastAsia="Times New Roman" w:cs="Arial"/>
                <w:color w:val="000000"/>
                <w:sz w:val="18"/>
                <w:szCs w:val="18"/>
              </w:rPr>
              <w:pPrChange w:id="22886" w:author="Rachel Shipsey" w:date="2025-06-23T15:41:00Z">
                <w:pPr>
                  <w:jc w:val="right"/>
                </w:pPr>
              </w:pPrChange>
            </w:pPr>
            <w:del w:id="22887"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BB5390" w14:textId="2FFE35C7" w:rsidR="00FF335F" w:rsidRPr="002E5C79" w:rsidDel="008D26A9" w:rsidRDefault="00FF335F">
            <w:pPr>
              <w:pStyle w:val="ListParagraph"/>
              <w:spacing w:after="0" w:line="276" w:lineRule="auto"/>
              <w:jc w:val="both"/>
              <w:rPr>
                <w:del w:id="22888" w:author="Rachel Shipsey" w:date="2025-06-23T15:21:00Z"/>
                <w:rFonts w:eastAsia="Times New Roman" w:cs="Arial"/>
                <w:color w:val="000000"/>
                <w:sz w:val="20"/>
                <w:szCs w:val="20"/>
              </w:rPr>
              <w:pPrChange w:id="22889" w:author="Rachel Shipsey" w:date="2025-06-23T15:41:00Z">
                <w:pPr>
                  <w:jc w:val="right"/>
                </w:pPr>
              </w:pPrChange>
            </w:pPr>
            <w:del w:id="22890" w:author="Rachel Shipsey" w:date="2025-06-23T15:21:00Z">
              <w:r w:rsidRPr="00F84E7F" w:rsidDel="008D26A9">
                <w:rPr>
                  <w:rFonts w:eastAsia="Times New Roman" w:cs="Arial"/>
                  <w:color w:val="000000"/>
                  <w:sz w:val="16"/>
                  <w:szCs w:val="16"/>
                </w:rPr>
                <w:delText>-0.2</w:delText>
              </w:r>
            </w:del>
          </w:p>
        </w:tc>
      </w:tr>
      <w:tr w:rsidR="005B455A" w:rsidRPr="002E5C79" w:rsidDel="008D26A9" w14:paraId="740B6ADF" w14:textId="1018E02A" w:rsidTr="00D4265D">
        <w:trPr>
          <w:gridAfter w:val="1"/>
          <w:wAfter w:w="6" w:type="pct"/>
          <w:trHeight w:val="264"/>
          <w:del w:id="2289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DAF37E" w14:textId="1169E373" w:rsidR="00FF335F" w:rsidRPr="002E5C79" w:rsidDel="008D26A9" w:rsidRDefault="00FF335F">
            <w:pPr>
              <w:pStyle w:val="ListParagraph"/>
              <w:spacing w:after="0" w:line="276" w:lineRule="auto"/>
              <w:jc w:val="both"/>
              <w:rPr>
                <w:del w:id="22892" w:author="Rachel Shipsey" w:date="2025-06-23T15:21:00Z"/>
                <w:rFonts w:eastAsia="Times New Roman" w:cs="Arial"/>
                <w:color w:val="000000"/>
                <w:sz w:val="18"/>
                <w:szCs w:val="18"/>
              </w:rPr>
              <w:pPrChange w:id="22893" w:author="Rachel Shipsey" w:date="2025-06-23T15:41:00Z">
                <w:pPr/>
              </w:pPrChange>
            </w:pPr>
            <w:del w:id="2289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3BBF173" w14:textId="1F8336C0" w:rsidR="00FF335F" w:rsidRPr="002E5C79" w:rsidDel="008D26A9" w:rsidRDefault="00FF335F">
            <w:pPr>
              <w:pStyle w:val="ListParagraph"/>
              <w:spacing w:after="0" w:line="276" w:lineRule="auto"/>
              <w:jc w:val="both"/>
              <w:rPr>
                <w:del w:id="22895" w:author="Rachel Shipsey" w:date="2025-06-23T15:21:00Z"/>
                <w:rFonts w:eastAsia="Times New Roman" w:cs="Arial"/>
                <w:color w:val="000000"/>
                <w:sz w:val="18"/>
                <w:szCs w:val="18"/>
              </w:rPr>
              <w:pPrChange w:id="22896" w:author="Rachel Shipsey" w:date="2025-06-23T15:41:00Z">
                <w:pPr>
                  <w:ind w:firstLineChars="200" w:firstLine="320"/>
                </w:pPr>
              </w:pPrChange>
            </w:pPr>
            <w:del w:id="22897" w:author="Rachel Shipsey" w:date="2025-06-23T15:21:00Z">
              <w:r w:rsidRPr="00F84E7F" w:rsidDel="008D26A9">
                <w:rPr>
                  <w:rFonts w:eastAsia="Times New Roman" w:cs="Arial"/>
                  <w:color w:val="000000"/>
                  <w:sz w:val="16"/>
                  <w:szCs w:val="16"/>
                </w:rPr>
                <w:delText>Office matching procedures by matching staff.</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C2AD053" w14:textId="07DD5F4C" w:rsidR="00FF335F" w:rsidRPr="002E5C79" w:rsidDel="008D26A9" w:rsidRDefault="00FF335F">
            <w:pPr>
              <w:pStyle w:val="ListParagraph"/>
              <w:spacing w:after="0" w:line="276" w:lineRule="auto"/>
              <w:jc w:val="both"/>
              <w:rPr>
                <w:del w:id="22898" w:author="Rachel Shipsey" w:date="2025-06-23T15:21:00Z"/>
                <w:rFonts w:eastAsia="Times New Roman" w:cs="Arial"/>
                <w:color w:val="000000"/>
                <w:sz w:val="18"/>
                <w:szCs w:val="18"/>
              </w:rPr>
              <w:pPrChange w:id="22899" w:author="Rachel Shipsey" w:date="2025-06-23T15:41:00Z">
                <w:pPr/>
              </w:pPrChange>
            </w:pPr>
            <w:del w:id="22900" w:author="Rachel Shipsey" w:date="2025-06-23T15:21:00Z">
              <w:r w:rsidRPr="00F84E7F" w:rsidDel="008D26A9">
                <w:rPr>
                  <w:rFonts w:eastAsia="Times New Roman" w:cs="Arial"/>
                  <w:color w:val="000000"/>
                  <w:sz w:val="16"/>
                  <w:szCs w:val="16"/>
                </w:rPr>
                <w:delText>Office matching procedures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86CA41" w14:textId="529DA4B9" w:rsidR="00FF335F" w:rsidRPr="002E5C79" w:rsidDel="008D26A9" w:rsidRDefault="00FF335F">
            <w:pPr>
              <w:pStyle w:val="ListParagraph"/>
              <w:spacing w:after="0" w:line="276" w:lineRule="auto"/>
              <w:jc w:val="both"/>
              <w:rPr>
                <w:del w:id="22901" w:author="Rachel Shipsey" w:date="2025-06-23T15:21:00Z"/>
                <w:rFonts w:eastAsia="Times New Roman" w:cs="Arial"/>
                <w:sz w:val="18"/>
                <w:szCs w:val="18"/>
              </w:rPr>
              <w:pPrChange w:id="22902"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DE22FA" w14:textId="1DCD82A0" w:rsidR="00FF335F" w:rsidRPr="002E5C79" w:rsidDel="008D26A9" w:rsidRDefault="00FF335F">
            <w:pPr>
              <w:pStyle w:val="ListParagraph"/>
              <w:spacing w:after="0" w:line="276" w:lineRule="auto"/>
              <w:jc w:val="both"/>
              <w:rPr>
                <w:del w:id="22903" w:author="Rachel Shipsey" w:date="2025-06-23T15:21:00Z"/>
                <w:rFonts w:eastAsia="Times New Roman" w:cs="Arial"/>
                <w:color w:val="000000"/>
                <w:sz w:val="18"/>
                <w:szCs w:val="18"/>
              </w:rPr>
              <w:pPrChange w:id="22904" w:author="Rachel Shipsey" w:date="2025-06-23T15:41:00Z">
                <w:pPr>
                  <w:jc w:val="right"/>
                </w:pPr>
              </w:pPrChange>
            </w:pPr>
            <w:del w:id="22905"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F0CD94" w14:textId="06F56B0F" w:rsidR="00FF335F" w:rsidRPr="002E5C79" w:rsidDel="008D26A9" w:rsidRDefault="00FF335F">
            <w:pPr>
              <w:pStyle w:val="ListParagraph"/>
              <w:spacing w:after="0" w:line="276" w:lineRule="auto"/>
              <w:jc w:val="both"/>
              <w:rPr>
                <w:del w:id="22906" w:author="Rachel Shipsey" w:date="2025-06-23T15:21:00Z"/>
                <w:rFonts w:eastAsia="Times New Roman" w:cs="Arial"/>
                <w:color w:val="000000"/>
                <w:sz w:val="20"/>
                <w:szCs w:val="20"/>
              </w:rPr>
              <w:pPrChange w:id="22907" w:author="Rachel Shipsey" w:date="2025-06-23T15:41:00Z">
                <w:pPr>
                  <w:jc w:val="right"/>
                </w:pPr>
              </w:pPrChange>
            </w:pPr>
            <w:del w:id="22908" w:author="Rachel Shipsey" w:date="2025-06-23T15:21:00Z">
              <w:r w:rsidRPr="00F84E7F" w:rsidDel="008D26A9">
                <w:rPr>
                  <w:rFonts w:eastAsia="Times New Roman" w:cs="Arial"/>
                  <w:color w:val="000000"/>
                  <w:sz w:val="16"/>
                  <w:szCs w:val="16"/>
                </w:rPr>
                <w:delText>-0.3</w:delText>
              </w:r>
            </w:del>
          </w:p>
        </w:tc>
      </w:tr>
      <w:tr w:rsidR="005B455A" w:rsidRPr="002E5C79" w:rsidDel="008D26A9" w14:paraId="3CC4F371" w14:textId="30D535C7" w:rsidTr="00D4265D">
        <w:trPr>
          <w:gridAfter w:val="1"/>
          <w:wAfter w:w="6" w:type="pct"/>
          <w:trHeight w:val="264"/>
          <w:del w:id="2290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50FF17B" w14:textId="6562F02E" w:rsidR="00FF335F" w:rsidRPr="002E5C79" w:rsidDel="008D26A9" w:rsidRDefault="00FF335F">
            <w:pPr>
              <w:pStyle w:val="ListParagraph"/>
              <w:spacing w:after="0" w:line="276" w:lineRule="auto"/>
              <w:jc w:val="both"/>
              <w:rPr>
                <w:del w:id="22910" w:author="Rachel Shipsey" w:date="2025-06-23T15:21:00Z"/>
                <w:rFonts w:eastAsia="Times New Roman" w:cs="Arial"/>
                <w:color w:val="000000"/>
                <w:sz w:val="18"/>
                <w:szCs w:val="18"/>
              </w:rPr>
              <w:pPrChange w:id="22911" w:author="Rachel Shipsey" w:date="2025-06-23T15:41:00Z">
                <w:pPr/>
              </w:pPrChange>
            </w:pPr>
            <w:del w:id="22912"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B00147" w14:textId="188DE44C" w:rsidR="00FF335F" w:rsidRPr="002E5C79" w:rsidDel="008D26A9" w:rsidRDefault="00FF335F">
            <w:pPr>
              <w:pStyle w:val="ListParagraph"/>
              <w:spacing w:after="0" w:line="276" w:lineRule="auto"/>
              <w:jc w:val="both"/>
              <w:rPr>
                <w:del w:id="22913" w:author="Rachel Shipsey" w:date="2025-06-23T15:21:00Z"/>
                <w:rFonts w:eastAsia="Times New Roman" w:cs="Arial"/>
                <w:color w:val="000000"/>
                <w:sz w:val="18"/>
                <w:szCs w:val="18"/>
              </w:rPr>
              <w:pPrChange w:id="22914" w:author="Rachel Shipsey" w:date="2025-06-23T15:41:00Z">
                <w:pPr>
                  <w:ind w:firstLineChars="200" w:firstLine="320"/>
                </w:pPr>
              </w:pPrChange>
            </w:pPr>
            <w:del w:id="22915" w:author="Rachel Shipsey" w:date="2025-06-23T15:21:00Z">
              <w:r w:rsidRPr="00F84E7F" w:rsidDel="008D26A9">
                <w:rPr>
                  <w:rFonts w:eastAsia="Times New Roman" w:cs="Arial"/>
                  <w:color w:val="000000"/>
                  <w:sz w:val="16"/>
                  <w:szCs w:val="16"/>
                </w:rPr>
                <w:delText xml:space="preserve">Reconciliation visits for non-matches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2DFBE7" w14:textId="2E57B5BD" w:rsidR="00FF335F" w:rsidRPr="002E5C79" w:rsidDel="008D26A9" w:rsidRDefault="00FF335F">
            <w:pPr>
              <w:pStyle w:val="ListParagraph"/>
              <w:spacing w:after="0" w:line="276" w:lineRule="auto"/>
              <w:jc w:val="both"/>
              <w:rPr>
                <w:del w:id="22916" w:author="Rachel Shipsey" w:date="2025-06-23T15:21:00Z"/>
                <w:rFonts w:eastAsia="Times New Roman" w:cs="Arial"/>
                <w:color w:val="000000"/>
                <w:sz w:val="18"/>
                <w:szCs w:val="18"/>
              </w:rPr>
              <w:pPrChange w:id="22917" w:author="Rachel Shipsey" w:date="2025-06-23T15:41:00Z">
                <w:pPr/>
              </w:pPrChange>
            </w:pPr>
            <w:del w:id="22918" w:author="Rachel Shipsey" w:date="2025-06-23T15:21:00Z">
              <w:r w:rsidRPr="00F84E7F" w:rsidDel="008D26A9">
                <w:rPr>
                  <w:rFonts w:eastAsia="Times New Roman" w:cs="Arial"/>
                  <w:color w:val="000000"/>
                  <w:sz w:val="16"/>
                  <w:szCs w:val="16"/>
                </w:rPr>
                <w:delText>Proportion of matches made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25912D" w14:textId="421E5010" w:rsidR="00FF335F" w:rsidRPr="002E5C79" w:rsidDel="008D26A9" w:rsidRDefault="00FF335F">
            <w:pPr>
              <w:pStyle w:val="ListParagraph"/>
              <w:spacing w:after="0" w:line="276" w:lineRule="auto"/>
              <w:jc w:val="both"/>
              <w:rPr>
                <w:del w:id="22919" w:author="Rachel Shipsey" w:date="2025-06-23T15:21:00Z"/>
                <w:rFonts w:eastAsia="Times New Roman" w:cs="Arial"/>
                <w:sz w:val="18"/>
                <w:szCs w:val="18"/>
              </w:rPr>
              <w:pPrChange w:id="22920" w:author="Rachel Shipsey" w:date="2025-06-23T15:41:00Z">
                <w:pPr/>
              </w:pPrChange>
            </w:pPr>
            <w:del w:id="22921" w:author="Rachel Shipsey" w:date="2025-06-23T15:21:00Z">
              <w:r w:rsidRPr="00F84E7F"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E3CD312" w14:textId="2DEC4B15" w:rsidR="00FF335F" w:rsidRPr="002E5C79" w:rsidDel="008D26A9" w:rsidRDefault="00FF335F">
            <w:pPr>
              <w:pStyle w:val="ListParagraph"/>
              <w:spacing w:after="0" w:line="276" w:lineRule="auto"/>
              <w:jc w:val="both"/>
              <w:rPr>
                <w:del w:id="22922" w:author="Rachel Shipsey" w:date="2025-06-23T15:21:00Z"/>
                <w:rFonts w:eastAsia="Times New Roman" w:cs="Arial"/>
                <w:color w:val="000000"/>
                <w:sz w:val="18"/>
                <w:szCs w:val="18"/>
              </w:rPr>
              <w:pPrChange w:id="22923" w:author="Rachel Shipsey" w:date="2025-06-23T15:41:00Z">
                <w:pPr>
                  <w:jc w:val="right"/>
                </w:pPr>
              </w:pPrChange>
            </w:pPr>
            <w:del w:id="22924"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7A16AE" w14:textId="4560E244" w:rsidR="00FF335F" w:rsidRPr="002E5C79" w:rsidDel="008D26A9" w:rsidRDefault="00FF335F">
            <w:pPr>
              <w:pStyle w:val="ListParagraph"/>
              <w:spacing w:after="0" w:line="276" w:lineRule="auto"/>
              <w:jc w:val="both"/>
              <w:rPr>
                <w:del w:id="22925" w:author="Rachel Shipsey" w:date="2025-06-23T15:21:00Z"/>
                <w:rFonts w:eastAsia="Times New Roman" w:cs="Arial"/>
                <w:color w:val="000000"/>
                <w:sz w:val="20"/>
                <w:szCs w:val="20"/>
              </w:rPr>
              <w:pPrChange w:id="22926" w:author="Rachel Shipsey" w:date="2025-06-23T15:41:00Z">
                <w:pPr>
                  <w:jc w:val="right"/>
                </w:pPr>
              </w:pPrChange>
            </w:pPr>
            <w:del w:id="22927" w:author="Rachel Shipsey" w:date="2025-06-23T15:21:00Z">
              <w:r w:rsidRPr="00F84E7F" w:rsidDel="008D26A9">
                <w:rPr>
                  <w:rFonts w:eastAsia="Times New Roman" w:cs="Arial"/>
                  <w:color w:val="000000"/>
                  <w:sz w:val="16"/>
                  <w:szCs w:val="16"/>
                </w:rPr>
                <w:delText>-0.4</w:delText>
              </w:r>
            </w:del>
          </w:p>
        </w:tc>
      </w:tr>
      <w:tr w:rsidR="005B455A" w:rsidRPr="002E5C79" w:rsidDel="008D26A9" w14:paraId="332F3170" w14:textId="31BF2628" w:rsidTr="00D4265D">
        <w:trPr>
          <w:gridAfter w:val="1"/>
          <w:wAfter w:w="6" w:type="pct"/>
          <w:trHeight w:val="264"/>
          <w:del w:id="2292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ABC14E8" w14:textId="1720FFDE" w:rsidR="00FF335F" w:rsidRPr="002E5C79" w:rsidDel="008D26A9" w:rsidRDefault="00FF335F">
            <w:pPr>
              <w:pStyle w:val="ListParagraph"/>
              <w:spacing w:after="0" w:line="276" w:lineRule="auto"/>
              <w:jc w:val="both"/>
              <w:rPr>
                <w:del w:id="22929" w:author="Rachel Shipsey" w:date="2025-06-23T15:21:00Z"/>
                <w:rFonts w:eastAsia="Times New Roman" w:cs="Arial"/>
                <w:color w:val="000000"/>
                <w:sz w:val="18"/>
                <w:szCs w:val="18"/>
              </w:rPr>
              <w:pPrChange w:id="22930" w:author="Rachel Shipsey" w:date="2025-06-23T15:41:00Z">
                <w:pPr>
                  <w:jc w:val="right"/>
                </w:pPr>
              </w:pPrChange>
            </w:pPr>
            <w:del w:id="22931" w:author="Rachel Shipsey" w:date="2025-06-23T15:21:00Z">
              <w:r w:rsidRPr="00F84E7F" w:rsidDel="008D26A9">
                <w:rPr>
                  <w:rFonts w:eastAsia="Times New Roman" w:cs="Arial"/>
                  <w:color w:val="000000"/>
                  <w:sz w:val="16"/>
                  <w:szCs w:val="16"/>
                </w:rPr>
                <w:delText>9</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C7B06D6" w14:textId="716F8D5B" w:rsidR="00FF335F" w:rsidRPr="002E5C79" w:rsidDel="008D26A9" w:rsidRDefault="00FF335F">
            <w:pPr>
              <w:pStyle w:val="ListParagraph"/>
              <w:spacing w:after="0" w:line="276" w:lineRule="auto"/>
              <w:jc w:val="both"/>
              <w:rPr>
                <w:del w:id="22932" w:author="Rachel Shipsey" w:date="2025-06-23T15:21:00Z"/>
                <w:rFonts w:eastAsia="Times New Roman" w:cs="Arial"/>
                <w:b/>
                <w:bCs/>
                <w:color w:val="000000"/>
                <w:sz w:val="18"/>
                <w:szCs w:val="18"/>
              </w:rPr>
              <w:pPrChange w:id="22933" w:author="Rachel Shipsey" w:date="2025-06-23T15:41:00Z">
                <w:pPr/>
              </w:pPrChange>
            </w:pPr>
            <w:del w:id="22934" w:author="Rachel Shipsey" w:date="2025-06-23T15:21:00Z">
              <w:r w:rsidRPr="00F84E7F" w:rsidDel="008D26A9">
                <w:rPr>
                  <w:rFonts w:eastAsia="Times New Roman" w:cs="Arial"/>
                  <w:b/>
                  <w:bCs/>
                  <w:color w:val="000000"/>
                  <w:sz w:val="16"/>
                  <w:szCs w:val="16"/>
                </w:rPr>
                <w:delText>Draft</w:delText>
              </w:r>
              <w:r w:rsidDel="008D26A9">
                <w:rPr>
                  <w:rFonts w:eastAsia="Times New Roman" w:cs="Arial"/>
                  <w:b/>
                  <w:bCs/>
                  <w:color w:val="000000"/>
                  <w:sz w:val="16"/>
                  <w:szCs w:val="16"/>
                </w:rPr>
                <w:delText>,</w:delText>
              </w:r>
              <w:r w:rsidRPr="00F84E7F" w:rsidDel="008D26A9">
                <w:rPr>
                  <w:rFonts w:eastAsia="Times New Roman" w:cs="Arial"/>
                  <w:b/>
                  <w:bCs/>
                  <w:color w:val="000000"/>
                  <w:sz w:val="16"/>
                  <w:szCs w:val="16"/>
                </w:rPr>
                <w:delText xml:space="preserve"> review</w:delText>
              </w:r>
              <w:r w:rsidDel="008D26A9">
                <w:rPr>
                  <w:rFonts w:eastAsia="Times New Roman" w:cs="Arial"/>
                  <w:b/>
                  <w:bCs/>
                  <w:color w:val="000000"/>
                  <w:sz w:val="16"/>
                  <w:szCs w:val="16"/>
                </w:rPr>
                <w:delText>, f</w:delText>
              </w:r>
              <w:r w:rsidRPr="00F84E7F" w:rsidDel="008D26A9">
                <w:rPr>
                  <w:rFonts w:eastAsia="Times New Roman" w:cs="Arial"/>
                  <w:b/>
                  <w:bCs/>
                  <w:color w:val="000000"/>
                  <w:sz w:val="16"/>
                  <w:szCs w:val="16"/>
                </w:rPr>
                <w:delText>inaliz</w:delText>
              </w:r>
              <w:r w:rsidDel="008D26A9">
                <w:rPr>
                  <w:rFonts w:eastAsia="Times New Roman" w:cs="Arial"/>
                  <w:b/>
                  <w:bCs/>
                  <w:color w:val="000000"/>
                  <w:sz w:val="16"/>
                  <w:szCs w:val="16"/>
                </w:rPr>
                <w:delText>e</w:delText>
              </w:r>
              <w:r w:rsidRPr="00F84E7F" w:rsidDel="008D26A9">
                <w:rPr>
                  <w:rFonts w:eastAsia="Times New Roman" w:cs="Arial"/>
                  <w:b/>
                  <w:bCs/>
                  <w:color w:val="000000"/>
                  <w:sz w:val="16"/>
                  <w:szCs w:val="16"/>
                </w:rPr>
                <w:delText xml:space="preserve"> and </w:delText>
              </w:r>
              <w:r w:rsidDel="008D26A9">
                <w:rPr>
                  <w:rFonts w:eastAsia="Times New Roman" w:cs="Arial"/>
                  <w:b/>
                  <w:bCs/>
                  <w:color w:val="000000"/>
                  <w:sz w:val="16"/>
                  <w:szCs w:val="16"/>
                </w:rPr>
                <w:delText>p</w:delText>
              </w:r>
              <w:r w:rsidRPr="00F84E7F" w:rsidDel="008D26A9">
                <w:rPr>
                  <w:rFonts w:eastAsia="Times New Roman" w:cs="Arial"/>
                  <w:b/>
                  <w:bCs/>
                  <w:color w:val="000000"/>
                  <w:sz w:val="16"/>
                  <w:szCs w:val="16"/>
                </w:rPr>
                <w:delText>rinting PES report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C21191" w14:textId="050F7A67" w:rsidR="00FF335F" w:rsidRPr="002E5C79" w:rsidDel="008D26A9" w:rsidRDefault="00FF335F">
            <w:pPr>
              <w:pStyle w:val="ListParagraph"/>
              <w:spacing w:after="0" w:line="276" w:lineRule="auto"/>
              <w:jc w:val="both"/>
              <w:rPr>
                <w:del w:id="22935" w:author="Rachel Shipsey" w:date="2025-06-23T15:21:00Z"/>
                <w:rFonts w:eastAsia="Times New Roman" w:cs="Arial"/>
                <w:color w:val="000000"/>
                <w:sz w:val="18"/>
                <w:szCs w:val="18"/>
              </w:rPr>
              <w:pPrChange w:id="22936" w:author="Rachel Shipsey" w:date="2025-06-23T15:41:00Z">
                <w:pPr/>
              </w:pPrChange>
            </w:pPr>
            <w:del w:id="22937" w:author="Rachel Shipsey" w:date="2025-06-23T15:21:00Z">
              <w:r w:rsidRPr="00F84E7F" w:rsidDel="008D26A9">
                <w:rPr>
                  <w:rFonts w:eastAsia="Times New Roman" w:cs="Arial"/>
                  <w:color w:val="000000"/>
                  <w:sz w:val="16"/>
                  <w:szCs w:val="16"/>
                </w:rPr>
                <w:delText>Draft PES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28A8A3" w14:textId="0AC9881B" w:rsidR="00FF335F" w:rsidRPr="002E5C79" w:rsidDel="008D26A9" w:rsidRDefault="00FF335F">
            <w:pPr>
              <w:pStyle w:val="ListParagraph"/>
              <w:spacing w:after="0" w:line="276" w:lineRule="auto"/>
              <w:jc w:val="both"/>
              <w:rPr>
                <w:del w:id="22938" w:author="Rachel Shipsey" w:date="2025-06-23T15:21:00Z"/>
                <w:rFonts w:eastAsia="Times New Roman" w:cs="Arial"/>
                <w:sz w:val="18"/>
                <w:szCs w:val="18"/>
              </w:rPr>
              <w:pPrChange w:id="22939" w:author="Rachel Shipsey" w:date="2025-06-23T15:41:00Z">
                <w:pPr/>
              </w:pPrChange>
            </w:pPr>
            <w:del w:id="22940" w:author="Rachel Shipsey" w:date="2025-06-23T15:21:00Z">
              <w:r w:rsidRPr="00F84E7F"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D01DFAE" w14:textId="23D7E7F7" w:rsidR="00FF335F" w:rsidRPr="002E5C79" w:rsidDel="008D26A9" w:rsidRDefault="00FF335F">
            <w:pPr>
              <w:pStyle w:val="ListParagraph"/>
              <w:spacing w:after="0" w:line="276" w:lineRule="auto"/>
              <w:jc w:val="both"/>
              <w:rPr>
                <w:del w:id="22941" w:author="Rachel Shipsey" w:date="2025-06-23T15:21:00Z"/>
                <w:rFonts w:eastAsia="Times New Roman" w:cs="Arial"/>
                <w:color w:val="000000"/>
                <w:sz w:val="18"/>
                <w:szCs w:val="18"/>
              </w:rPr>
              <w:pPrChange w:id="22942" w:author="Rachel Shipsey" w:date="2025-06-23T15:41:00Z">
                <w:pPr>
                  <w:jc w:val="right"/>
                </w:pPr>
              </w:pPrChange>
            </w:pPr>
            <w:del w:id="22943"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EECCB0" w14:textId="5A4204CE" w:rsidR="00FF335F" w:rsidRPr="002E5C79" w:rsidDel="008D26A9" w:rsidRDefault="00FF335F">
            <w:pPr>
              <w:pStyle w:val="ListParagraph"/>
              <w:spacing w:after="0" w:line="276" w:lineRule="auto"/>
              <w:jc w:val="both"/>
              <w:rPr>
                <w:del w:id="22944" w:author="Rachel Shipsey" w:date="2025-06-23T15:21:00Z"/>
                <w:rFonts w:eastAsia="Times New Roman" w:cs="Arial"/>
                <w:color w:val="000000"/>
                <w:sz w:val="20"/>
                <w:szCs w:val="20"/>
              </w:rPr>
              <w:pPrChange w:id="22945" w:author="Rachel Shipsey" w:date="2025-06-23T15:41:00Z">
                <w:pPr>
                  <w:jc w:val="right"/>
                </w:pPr>
              </w:pPrChange>
            </w:pPr>
            <w:del w:id="22946" w:author="Rachel Shipsey" w:date="2025-06-23T15:21:00Z">
              <w:r w:rsidRPr="00F84E7F" w:rsidDel="008D26A9">
                <w:rPr>
                  <w:rFonts w:eastAsia="Times New Roman" w:cs="Arial"/>
                  <w:color w:val="000000"/>
                  <w:sz w:val="16"/>
                  <w:szCs w:val="16"/>
                </w:rPr>
                <w:delText>-0.</w:delText>
              </w:r>
              <w:r w:rsidDel="008D26A9">
                <w:rPr>
                  <w:rFonts w:eastAsia="Times New Roman" w:cs="Arial"/>
                  <w:color w:val="000000"/>
                  <w:sz w:val="16"/>
                  <w:szCs w:val="16"/>
                </w:rPr>
                <w:delText>7</w:delText>
              </w:r>
            </w:del>
          </w:p>
        </w:tc>
      </w:tr>
      <w:tr w:rsidR="00694E1B" w:rsidRPr="00F84E7F" w:rsidDel="008D26A9" w14:paraId="797CA40D" w14:textId="79780156" w:rsidTr="00F71679">
        <w:trPr>
          <w:gridAfter w:val="2"/>
          <w:wAfter w:w="10" w:type="pct"/>
          <w:trHeight w:val="276"/>
          <w:del w:id="22947" w:author="Rachel Shipsey" w:date="2025-06-23T15:21:00Z"/>
        </w:trPr>
        <w:tc>
          <w:tcPr>
            <w:tcW w:w="4990" w:type="pct"/>
            <w:gridSpan w:val="1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BDD6EE" w:themeFill="accent5" w:themeFillTint="66"/>
            <w:noWrap/>
            <w:vAlign w:val="bottom"/>
          </w:tcPr>
          <w:p w14:paraId="6525E2DA" w14:textId="450F5D38" w:rsidR="00694E1B" w:rsidRPr="0082643E" w:rsidDel="008D26A9" w:rsidRDefault="00694E1B">
            <w:pPr>
              <w:pStyle w:val="ListParagraph"/>
              <w:spacing w:after="0" w:line="276" w:lineRule="auto"/>
              <w:jc w:val="both"/>
              <w:rPr>
                <w:del w:id="22948" w:author="Rachel Shipsey" w:date="2025-06-23T15:21:00Z"/>
                <w:rFonts w:eastAsia="Times New Roman" w:cs="Arial"/>
                <w:b/>
                <w:bCs/>
                <w:color w:val="000000"/>
                <w:sz w:val="18"/>
                <w:szCs w:val="18"/>
              </w:rPr>
              <w:pPrChange w:id="22949" w:author="Rachel Shipsey" w:date="2025-06-23T15:41:00Z">
                <w:pPr>
                  <w:jc w:val="center"/>
                </w:pPr>
              </w:pPrChange>
            </w:pPr>
            <w:del w:id="22950" w:author="Rachel Shipsey" w:date="2025-06-23T15:21:00Z">
              <w:r w:rsidRPr="002E5C79" w:rsidDel="008D26A9">
                <w:rPr>
                  <w:rFonts w:eastAsia="Times New Roman" w:cs="Arial"/>
                  <w:b/>
                  <w:bCs/>
                  <w:color w:val="000000"/>
                  <w:sz w:val="18"/>
                  <w:szCs w:val="18"/>
                </w:rPr>
                <w:delText>DATA PROCESSING</w:delText>
              </w:r>
            </w:del>
          </w:p>
        </w:tc>
      </w:tr>
      <w:tr w:rsidR="00D4265D" w:rsidRPr="002E5C79" w:rsidDel="008D26A9" w14:paraId="23FF092B" w14:textId="0C5DEAAF" w:rsidTr="00D4265D">
        <w:trPr>
          <w:gridAfter w:val="1"/>
          <w:wAfter w:w="6" w:type="pct"/>
          <w:trHeight w:val="276"/>
          <w:del w:id="2295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CD07ACD" w14:textId="7FFCA04D" w:rsidR="008F345F" w:rsidRPr="00F84E7F" w:rsidDel="008D26A9" w:rsidRDefault="008F345F">
            <w:pPr>
              <w:pStyle w:val="ListParagraph"/>
              <w:spacing w:after="0" w:line="276" w:lineRule="auto"/>
              <w:jc w:val="both"/>
              <w:rPr>
                <w:del w:id="22952" w:author="Rachel Shipsey" w:date="2025-06-23T15:21:00Z"/>
                <w:rFonts w:eastAsia="Times New Roman" w:cs="Arial"/>
                <w:color w:val="000000"/>
                <w:sz w:val="16"/>
                <w:szCs w:val="16"/>
              </w:rPr>
              <w:pPrChange w:id="22953" w:author="Rachel Shipsey" w:date="2025-06-23T15:41:00Z">
                <w:pPr>
                  <w:jc w:val="right"/>
                </w:pPr>
              </w:pPrChange>
            </w:pPr>
            <w:del w:id="22954" w:author="Rachel Shipsey" w:date="2025-06-23T15:21:00Z">
              <w:r w:rsidRPr="00F84E7F" w:rsidDel="008D26A9">
                <w:rPr>
                  <w:rFonts w:eastAsia="Times New Roman" w:cs="Arial"/>
                  <w:color w:val="000000"/>
                  <w:sz w:val="16"/>
                  <w:szCs w:val="16"/>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503D421" w14:textId="7694766F" w:rsidR="008F345F" w:rsidRPr="00F84E7F" w:rsidDel="008D26A9" w:rsidRDefault="008F345F">
            <w:pPr>
              <w:pStyle w:val="ListParagraph"/>
              <w:spacing w:after="0" w:line="276" w:lineRule="auto"/>
              <w:jc w:val="both"/>
              <w:rPr>
                <w:del w:id="22955" w:author="Rachel Shipsey" w:date="2025-06-23T15:21:00Z"/>
                <w:rFonts w:eastAsia="Times New Roman" w:cs="Arial"/>
                <w:color w:val="000000"/>
                <w:sz w:val="16"/>
                <w:szCs w:val="16"/>
              </w:rPr>
              <w:pPrChange w:id="22956" w:author="Rachel Shipsey" w:date="2025-06-23T15:41:00Z">
                <w:pPr/>
              </w:pPrChange>
            </w:pPr>
            <w:del w:id="22957" w:author="Rachel Shipsey" w:date="2025-06-23T15:21:00Z">
              <w:r w:rsidRPr="00F84E7F" w:rsidDel="008D26A9">
                <w:rPr>
                  <w:rFonts w:eastAsia="Times New Roman" w:cs="Arial"/>
                  <w:b/>
                  <w:bCs/>
                  <w:color w:val="000000"/>
                  <w:sz w:val="16"/>
                  <w:szCs w:val="16"/>
                </w:rPr>
                <w:delText xml:space="preserve">Develop plan for data processing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EEDBEAB" w14:textId="38907C8E" w:rsidR="008F345F" w:rsidDel="008D26A9" w:rsidRDefault="008F345F">
            <w:pPr>
              <w:pStyle w:val="ListParagraph"/>
              <w:spacing w:after="0" w:line="276" w:lineRule="auto"/>
              <w:jc w:val="both"/>
              <w:rPr>
                <w:del w:id="22958" w:author="Rachel Shipsey" w:date="2025-06-23T15:21:00Z"/>
                <w:rFonts w:eastAsia="Times New Roman" w:cs="Arial"/>
                <w:color w:val="000000"/>
                <w:sz w:val="16"/>
                <w:szCs w:val="16"/>
              </w:rPr>
              <w:pPrChange w:id="22959"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1B8874E" w14:textId="1A0733B9" w:rsidR="008F345F" w:rsidDel="008D26A9" w:rsidRDefault="008F345F">
            <w:pPr>
              <w:pStyle w:val="ListParagraph"/>
              <w:spacing w:after="0" w:line="276" w:lineRule="auto"/>
              <w:jc w:val="both"/>
              <w:rPr>
                <w:del w:id="22960" w:author="Rachel Shipsey" w:date="2025-06-23T15:21:00Z"/>
                <w:rFonts w:eastAsia="Times New Roman" w:cs="Arial"/>
                <w:sz w:val="16"/>
                <w:szCs w:val="16"/>
              </w:rPr>
              <w:pPrChange w:id="22961"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F2B8571" w14:textId="466E6F46" w:rsidR="008F345F" w:rsidRPr="00F84E7F" w:rsidDel="008D26A9" w:rsidRDefault="008F345F">
            <w:pPr>
              <w:pStyle w:val="ListParagraph"/>
              <w:spacing w:after="0" w:line="276" w:lineRule="auto"/>
              <w:jc w:val="both"/>
              <w:rPr>
                <w:del w:id="22962" w:author="Rachel Shipsey" w:date="2025-06-23T15:21:00Z"/>
                <w:rFonts w:eastAsia="Times New Roman" w:cs="Arial"/>
                <w:color w:val="000000"/>
                <w:sz w:val="16"/>
                <w:szCs w:val="16"/>
              </w:rPr>
              <w:pPrChange w:id="22963" w:author="Rachel Shipsey" w:date="2025-06-23T15:41:00Z">
                <w:pPr>
                  <w:jc w:val="right"/>
                </w:pPr>
              </w:pPrChange>
            </w:pPr>
            <w:del w:id="22964" w:author="Rachel Shipsey" w:date="2025-06-23T15:21:00Z">
              <w:r w:rsidRPr="00F84E7F" w:rsidDel="008D26A9">
                <w:rPr>
                  <w:rFonts w:eastAsia="Times New Roman" w:cs="Arial"/>
                  <w:b/>
                  <w:bCs/>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3AB0C2E" w14:textId="15AF97C4" w:rsidR="008F345F" w:rsidRPr="00F84E7F" w:rsidDel="008D26A9" w:rsidRDefault="008F345F">
            <w:pPr>
              <w:pStyle w:val="ListParagraph"/>
              <w:spacing w:after="0" w:line="276" w:lineRule="auto"/>
              <w:jc w:val="both"/>
              <w:rPr>
                <w:del w:id="22965" w:author="Rachel Shipsey" w:date="2025-06-23T15:21:00Z"/>
                <w:rFonts w:eastAsia="Times New Roman" w:cs="Arial"/>
                <w:color w:val="000000"/>
                <w:sz w:val="16"/>
                <w:szCs w:val="16"/>
              </w:rPr>
              <w:pPrChange w:id="22966" w:author="Rachel Shipsey" w:date="2025-06-23T15:41:00Z">
                <w:pPr>
                  <w:jc w:val="right"/>
                </w:pPr>
              </w:pPrChange>
            </w:pPr>
          </w:p>
        </w:tc>
      </w:tr>
      <w:tr w:rsidR="008F345F" w:rsidRPr="002E5C79" w:rsidDel="008D26A9" w14:paraId="0CADE9CC" w14:textId="2C331E66" w:rsidTr="00D4265D">
        <w:trPr>
          <w:gridAfter w:val="1"/>
          <w:wAfter w:w="6" w:type="pct"/>
          <w:trHeight w:val="264"/>
          <w:del w:id="2296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1FF6C1" w14:textId="63DF14DD" w:rsidR="008F345F" w:rsidRPr="002E5C79" w:rsidDel="008D26A9" w:rsidRDefault="008F345F">
            <w:pPr>
              <w:pStyle w:val="ListParagraph"/>
              <w:spacing w:after="0" w:line="276" w:lineRule="auto"/>
              <w:jc w:val="both"/>
              <w:rPr>
                <w:del w:id="22968" w:author="Rachel Shipsey" w:date="2025-06-23T15:21:00Z"/>
                <w:rFonts w:eastAsia="Times New Roman" w:cs="Arial"/>
                <w:color w:val="000000"/>
                <w:sz w:val="18"/>
                <w:szCs w:val="18"/>
              </w:rPr>
              <w:pPrChange w:id="22969" w:author="Rachel Shipsey" w:date="2025-06-23T15:41:00Z">
                <w:pPr>
                  <w:jc w:val="right"/>
                </w:pPr>
              </w:pPrChange>
            </w:pPr>
            <w:del w:id="2297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4A340F" w14:textId="0F7191F4" w:rsidR="008F345F" w:rsidRPr="002E5C79" w:rsidDel="008D26A9" w:rsidRDefault="008F345F">
            <w:pPr>
              <w:pStyle w:val="ListParagraph"/>
              <w:spacing w:after="0" w:line="276" w:lineRule="auto"/>
              <w:jc w:val="both"/>
              <w:rPr>
                <w:del w:id="22971" w:author="Rachel Shipsey" w:date="2025-06-23T15:21:00Z"/>
                <w:rFonts w:eastAsia="Times New Roman" w:cs="Arial"/>
                <w:b/>
                <w:bCs/>
                <w:color w:val="000000"/>
                <w:sz w:val="18"/>
                <w:szCs w:val="18"/>
              </w:rPr>
              <w:pPrChange w:id="22972" w:author="Rachel Shipsey" w:date="2025-06-23T15:41:00Z">
                <w:pPr>
                  <w:ind w:left="348"/>
                </w:pPr>
              </w:pPrChange>
            </w:pPr>
            <w:del w:id="22973" w:author="Rachel Shipsey" w:date="2025-06-23T15:21:00Z">
              <w:r w:rsidRPr="00F84E7F" w:rsidDel="008D26A9">
                <w:rPr>
                  <w:rFonts w:eastAsia="Times New Roman" w:cs="Arial"/>
                  <w:color w:val="000000"/>
                  <w:sz w:val="16"/>
                  <w:szCs w:val="16"/>
                </w:rPr>
                <w:delText>Appoint senior D</w:delText>
              </w:r>
              <w:r w:rsidDel="008D26A9">
                <w:rPr>
                  <w:rFonts w:eastAsia="Times New Roman" w:cs="Arial"/>
                  <w:color w:val="000000"/>
                  <w:sz w:val="16"/>
                  <w:szCs w:val="16"/>
                </w:rPr>
                <w:delText xml:space="preserve">ata </w:delText>
              </w:r>
              <w:r w:rsidRPr="00F84E7F" w:rsidDel="008D26A9">
                <w:rPr>
                  <w:rFonts w:eastAsia="Times New Roman" w:cs="Arial"/>
                  <w:color w:val="000000"/>
                  <w:sz w:val="16"/>
                  <w:szCs w:val="16"/>
                </w:rPr>
                <w:delText>P</w:delText>
              </w:r>
              <w:r w:rsidDel="008D26A9">
                <w:rPr>
                  <w:rFonts w:eastAsia="Times New Roman" w:cs="Arial"/>
                  <w:color w:val="000000"/>
                  <w:sz w:val="16"/>
                  <w:szCs w:val="16"/>
                </w:rPr>
                <w:delText>rocessing</w:delText>
              </w:r>
              <w:r w:rsidRPr="00F84E7F" w:rsidDel="008D26A9">
                <w:rPr>
                  <w:rFonts w:eastAsia="Times New Roman" w:cs="Arial"/>
                  <w:color w:val="000000"/>
                  <w:sz w:val="16"/>
                  <w:szCs w:val="16"/>
                </w:rPr>
                <w:delText xml:space="preserve"> Staff for Census operations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BC1D82" w14:textId="12F8E68E" w:rsidR="008F345F" w:rsidRPr="002E5C79" w:rsidDel="008D26A9" w:rsidRDefault="008F345F">
            <w:pPr>
              <w:pStyle w:val="ListParagraph"/>
              <w:spacing w:after="0" w:line="276" w:lineRule="auto"/>
              <w:jc w:val="both"/>
              <w:rPr>
                <w:del w:id="22974" w:author="Rachel Shipsey" w:date="2025-06-23T15:21:00Z"/>
                <w:rFonts w:eastAsia="Times New Roman" w:cs="Arial"/>
                <w:b/>
                <w:bCs/>
                <w:color w:val="000000"/>
                <w:sz w:val="18"/>
                <w:szCs w:val="18"/>
              </w:rPr>
              <w:pPrChange w:id="22975"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C4DA05" w14:textId="71B18FCD" w:rsidR="008F345F" w:rsidRPr="002E5C79" w:rsidDel="008D26A9" w:rsidRDefault="008F345F">
            <w:pPr>
              <w:pStyle w:val="ListParagraph"/>
              <w:spacing w:after="0" w:line="276" w:lineRule="auto"/>
              <w:jc w:val="both"/>
              <w:rPr>
                <w:del w:id="22976" w:author="Rachel Shipsey" w:date="2025-06-23T15:21:00Z"/>
                <w:rFonts w:eastAsia="Times New Roman" w:cs="Arial"/>
                <w:sz w:val="18"/>
                <w:szCs w:val="18"/>
              </w:rPr>
              <w:pPrChange w:id="2297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6CEEFB" w14:textId="041B349A" w:rsidR="008F345F" w:rsidRPr="002E5C79" w:rsidDel="008D26A9" w:rsidRDefault="008F345F">
            <w:pPr>
              <w:pStyle w:val="ListParagraph"/>
              <w:spacing w:after="0" w:line="276" w:lineRule="auto"/>
              <w:jc w:val="both"/>
              <w:rPr>
                <w:del w:id="22978" w:author="Rachel Shipsey" w:date="2025-06-23T15:21:00Z"/>
                <w:rFonts w:eastAsia="Times New Roman" w:cs="Arial"/>
                <w:b/>
                <w:bCs/>
                <w:color w:val="000000"/>
                <w:sz w:val="18"/>
                <w:szCs w:val="18"/>
              </w:rPr>
              <w:pPrChange w:id="22979" w:author="Rachel Shipsey" w:date="2025-06-23T15:41:00Z">
                <w:pPr>
                  <w:jc w:val="right"/>
                </w:pPr>
              </w:pPrChange>
            </w:pPr>
            <w:del w:id="22980"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1903A6" w14:textId="5EF65BF8" w:rsidR="008F345F" w:rsidRPr="002E5C79" w:rsidDel="008D26A9" w:rsidRDefault="008F345F">
            <w:pPr>
              <w:pStyle w:val="ListParagraph"/>
              <w:spacing w:after="0" w:line="276" w:lineRule="auto"/>
              <w:jc w:val="both"/>
              <w:rPr>
                <w:del w:id="22981" w:author="Rachel Shipsey" w:date="2025-06-23T15:21:00Z"/>
                <w:rFonts w:eastAsia="Times New Roman" w:cs="Arial"/>
                <w:b/>
                <w:bCs/>
                <w:color w:val="000000"/>
                <w:sz w:val="20"/>
                <w:szCs w:val="20"/>
              </w:rPr>
              <w:pPrChange w:id="22982" w:author="Rachel Shipsey" w:date="2025-06-23T15:41:00Z">
                <w:pPr>
                  <w:jc w:val="right"/>
                </w:pPr>
              </w:pPrChange>
            </w:pPr>
            <w:del w:id="22983" w:author="Rachel Shipsey" w:date="2025-06-23T15:21:00Z">
              <w:r w:rsidRPr="00F84E7F" w:rsidDel="008D26A9">
                <w:rPr>
                  <w:rFonts w:eastAsia="Times New Roman" w:cs="Arial"/>
                  <w:color w:val="000000"/>
                  <w:sz w:val="16"/>
                  <w:szCs w:val="16"/>
                </w:rPr>
                <w:delText>2.2</w:delText>
              </w:r>
            </w:del>
          </w:p>
        </w:tc>
      </w:tr>
      <w:tr w:rsidR="008F345F" w:rsidRPr="002E5C79" w:rsidDel="008D26A9" w14:paraId="3DFF1419" w14:textId="552514DD" w:rsidTr="00D4265D">
        <w:trPr>
          <w:gridAfter w:val="1"/>
          <w:wAfter w:w="6" w:type="pct"/>
          <w:trHeight w:val="264"/>
          <w:del w:id="2298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6EEFF92" w14:textId="724F26CB" w:rsidR="008F345F" w:rsidRPr="002E5C79" w:rsidDel="008D26A9" w:rsidRDefault="008F345F">
            <w:pPr>
              <w:pStyle w:val="ListParagraph"/>
              <w:spacing w:after="0" w:line="276" w:lineRule="auto"/>
              <w:jc w:val="both"/>
              <w:rPr>
                <w:del w:id="22985" w:author="Rachel Shipsey" w:date="2025-06-23T15:21:00Z"/>
                <w:rFonts w:eastAsia="Times New Roman" w:cs="Arial"/>
                <w:color w:val="000000"/>
                <w:sz w:val="18"/>
                <w:szCs w:val="18"/>
              </w:rPr>
              <w:pPrChange w:id="22986" w:author="Rachel Shipsey" w:date="2025-06-23T15:41:00Z">
                <w:pPr/>
              </w:pPrChange>
            </w:pPr>
            <w:del w:id="22987"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CF29F5" w14:textId="1D1EDCD3" w:rsidR="008F345F" w:rsidRPr="002E5C79" w:rsidDel="008D26A9" w:rsidRDefault="008F345F">
            <w:pPr>
              <w:pStyle w:val="ListParagraph"/>
              <w:spacing w:after="0" w:line="276" w:lineRule="auto"/>
              <w:jc w:val="both"/>
              <w:rPr>
                <w:del w:id="22988" w:author="Rachel Shipsey" w:date="2025-06-23T15:21:00Z"/>
                <w:rFonts w:eastAsia="Times New Roman" w:cs="Arial"/>
                <w:color w:val="000000"/>
                <w:sz w:val="18"/>
                <w:szCs w:val="18"/>
              </w:rPr>
              <w:pPrChange w:id="22989" w:author="Rachel Shipsey" w:date="2025-06-23T15:41:00Z">
                <w:pPr>
                  <w:ind w:left="328"/>
                </w:pPr>
              </w:pPrChange>
            </w:pPr>
            <w:del w:id="22990" w:author="Rachel Shipsey" w:date="2025-06-23T15:21:00Z">
              <w:r w:rsidRPr="00F84E7F" w:rsidDel="008D26A9">
                <w:rPr>
                  <w:rFonts w:eastAsia="Times New Roman" w:cs="Arial"/>
                  <w:color w:val="000000"/>
                  <w:sz w:val="16"/>
                  <w:szCs w:val="16"/>
                </w:rPr>
                <w:delText>Preparation of necessary documentations: training manuals, data transmission plans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B894C09" w14:textId="5B232573" w:rsidR="008F345F" w:rsidRPr="002E5C79" w:rsidDel="008D26A9" w:rsidRDefault="008F345F">
            <w:pPr>
              <w:pStyle w:val="ListParagraph"/>
              <w:spacing w:after="0" w:line="276" w:lineRule="auto"/>
              <w:jc w:val="both"/>
              <w:rPr>
                <w:del w:id="22991" w:author="Rachel Shipsey" w:date="2025-06-23T15:21:00Z"/>
                <w:rFonts w:eastAsia="Times New Roman" w:cs="Arial"/>
                <w:color w:val="000000"/>
                <w:sz w:val="18"/>
                <w:szCs w:val="18"/>
              </w:rPr>
              <w:pPrChange w:id="22992" w:author="Rachel Shipsey" w:date="2025-06-23T15:41:00Z">
                <w:pPr>
                  <w:ind w:firstLineChars="200" w:firstLine="320"/>
                </w:pPr>
              </w:pPrChange>
            </w:pPr>
            <w:del w:id="22993" w:author="Rachel Shipsey" w:date="2025-06-23T15:21:00Z">
              <w:r w:rsidRPr="00F84E7F" w:rsidDel="008D26A9">
                <w:rPr>
                  <w:rFonts w:eastAsia="Times New Roman" w:cs="Arial"/>
                  <w:color w:val="000000"/>
                  <w:sz w:val="16"/>
                  <w:szCs w:val="16"/>
                </w:rPr>
                <w:delText>Training Manuals, data Transmission plans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D36B94F" w14:textId="6E60832B" w:rsidR="008F345F" w:rsidRPr="002E5C79" w:rsidDel="008D26A9" w:rsidRDefault="008F345F">
            <w:pPr>
              <w:pStyle w:val="ListParagraph"/>
              <w:spacing w:after="0" w:line="276" w:lineRule="auto"/>
              <w:jc w:val="both"/>
              <w:rPr>
                <w:del w:id="22994" w:author="Rachel Shipsey" w:date="2025-06-23T15:21:00Z"/>
                <w:rFonts w:eastAsia="Times New Roman" w:cs="Arial"/>
                <w:sz w:val="18"/>
                <w:szCs w:val="18"/>
              </w:rPr>
              <w:pPrChange w:id="22995"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E61FC23" w14:textId="783BDDF4" w:rsidR="008F345F" w:rsidRPr="002E5C79" w:rsidDel="008D26A9" w:rsidRDefault="008F345F">
            <w:pPr>
              <w:pStyle w:val="ListParagraph"/>
              <w:spacing w:after="0" w:line="276" w:lineRule="auto"/>
              <w:jc w:val="both"/>
              <w:rPr>
                <w:del w:id="22996" w:author="Rachel Shipsey" w:date="2025-06-23T15:21:00Z"/>
                <w:rFonts w:eastAsia="Times New Roman" w:cs="Arial"/>
                <w:color w:val="000000"/>
                <w:sz w:val="18"/>
                <w:szCs w:val="18"/>
              </w:rPr>
              <w:pPrChange w:id="22997" w:author="Rachel Shipsey" w:date="2025-06-23T15:41:00Z">
                <w:pPr>
                  <w:jc w:val="right"/>
                </w:pPr>
              </w:pPrChange>
            </w:pPr>
            <w:del w:id="22998"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12D842" w14:textId="2BBEE35C" w:rsidR="008F345F" w:rsidRPr="002E5C79" w:rsidDel="008D26A9" w:rsidRDefault="008F345F">
            <w:pPr>
              <w:pStyle w:val="ListParagraph"/>
              <w:spacing w:after="0" w:line="276" w:lineRule="auto"/>
              <w:jc w:val="both"/>
              <w:rPr>
                <w:del w:id="22999" w:author="Rachel Shipsey" w:date="2025-06-23T15:21:00Z"/>
                <w:rFonts w:eastAsia="Times New Roman" w:cs="Arial"/>
                <w:color w:val="000000"/>
                <w:sz w:val="20"/>
                <w:szCs w:val="20"/>
              </w:rPr>
              <w:pPrChange w:id="23000" w:author="Rachel Shipsey" w:date="2025-06-23T15:41:00Z">
                <w:pPr>
                  <w:jc w:val="right"/>
                </w:pPr>
              </w:pPrChange>
            </w:pPr>
          </w:p>
        </w:tc>
      </w:tr>
      <w:tr w:rsidR="008F345F" w:rsidRPr="002E5C79" w:rsidDel="008D26A9" w14:paraId="58F170F4" w14:textId="45BFEB09" w:rsidTr="00D4265D">
        <w:trPr>
          <w:gridAfter w:val="1"/>
          <w:wAfter w:w="6" w:type="pct"/>
          <w:trHeight w:val="288"/>
          <w:del w:id="2300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B2DECA" w14:textId="7788DA59" w:rsidR="008F345F" w:rsidRPr="002E5C79" w:rsidDel="008D26A9" w:rsidRDefault="008F345F">
            <w:pPr>
              <w:pStyle w:val="ListParagraph"/>
              <w:spacing w:after="0" w:line="276" w:lineRule="auto"/>
              <w:jc w:val="both"/>
              <w:rPr>
                <w:del w:id="23002" w:author="Rachel Shipsey" w:date="2025-06-23T15:21:00Z"/>
                <w:rFonts w:eastAsia="Times New Roman" w:cs="Arial"/>
                <w:color w:val="000000"/>
                <w:sz w:val="18"/>
                <w:szCs w:val="18"/>
              </w:rPr>
              <w:pPrChange w:id="23003" w:author="Rachel Shipsey" w:date="2025-06-23T15:41:00Z">
                <w:pPr/>
              </w:pPrChange>
            </w:pPr>
            <w:del w:id="23004"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vAlign w:val="bottom"/>
            <w:hideMark/>
          </w:tcPr>
          <w:p w14:paraId="5219F82C" w14:textId="65D321D4" w:rsidR="008F345F" w:rsidRPr="002E5C79" w:rsidDel="008D26A9" w:rsidRDefault="008F345F">
            <w:pPr>
              <w:pStyle w:val="ListParagraph"/>
              <w:spacing w:after="0" w:line="276" w:lineRule="auto"/>
              <w:jc w:val="both"/>
              <w:rPr>
                <w:del w:id="23005" w:author="Rachel Shipsey" w:date="2025-06-23T15:21:00Z"/>
                <w:rFonts w:eastAsia="Times New Roman" w:cs="Arial"/>
                <w:color w:val="000000"/>
                <w:sz w:val="18"/>
                <w:szCs w:val="18"/>
              </w:rPr>
              <w:pPrChange w:id="23006" w:author="Rachel Shipsey" w:date="2025-06-23T15:41:00Z">
                <w:pPr>
                  <w:ind w:left="328"/>
                </w:pPr>
              </w:pPrChange>
            </w:pPr>
            <w:del w:id="23007" w:author="Rachel Shipsey" w:date="2025-06-23T15:21:00Z">
              <w:r w:rsidRPr="00F84E7F" w:rsidDel="008D26A9">
                <w:rPr>
                  <w:rFonts w:eastAsia="Times New Roman" w:cs="Arial"/>
                  <w:color w:val="000000"/>
                  <w:sz w:val="16"/>
                  <w:szCs w:val="16"/>
                </w:rPr>
                <w:delText xml:space="preserve">Technical Skills and Capacity Enhancement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529583" w14:textId="0CC1FDAC" w:rsidR="008F345F" w:rsidRPr="002E5C79" w:rsidDel="008D26A9" w:rsidRDefault="008F345F">
            <w:pPr>
              <w:pStyle w:val="ListParagraph"/>
              <w:spacing w:after="0" w:line="276" w:lineRule="auto"/>
              <w:jc w:val="both"/>
              <w:rPr>
                <w:del w:id="23008" w:author="Rachel Shipsey" w:date="2025-06-23T15:21:00Z"/>
                <w:rFonts w:eastAsia="Times New Roman" w:cs="Arial"/>
                <w:color w:val="000000"/>
                <w:sz w:val="18"/>
                <w:szCs w:val="18"/>
              </w:rPr>
              <w:pPrChange w:id="23009" w:author="Rachel Shipsey" w:date="2025-06-23T15:41:00Z">
                <w:pPr/>
              </w:pPrChange>
            </w:pPr>
            <w:del w:id="23010" w:author="Rachel Shipsey" w:date="2025-06-23T15:21:00Z">
              <w:r w:rsidRPr="00F84E7F" w:rsidDel="008D26A9">
                <w:rPr>
                  <w:rFonts w:eastAsia="Times New Roman" w:cs="Arial"/>
                  <w:color w:val="000000"/>
                  <w:sz w:val="16"/>
                  <w:szCs w:val="16"/>
                </w:rPr>
                <w:delText>Training reports, evaluation reports for skills gained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3EA127" w14:textId="2CB60EFD" w:rsidR="008F345F" w:rsidRPr="002E5C79" w:rsidDel="008D26A9" w:rsidRDefault="008F345F">
            <w:pPr>
              <w:pStyle w:val="ListParagraph"/>
              <w:spacing w:after="0" w:line="276" w:lineRule="auto"/>
              <w:jc w:val="both"/>
              <w:rPr>
                <w:del w:id="23011" w:author="Rachel Shipsey" w:date="2025-06-23T15:21:00Z"/>
                <w:rFonts w:eastAsia="Times New Roman" w:cs="Arial"/>
                <w:color w:val="000000"/>
                <w:sz w:val="18"/>
                <w:szCs w:val="18"/>
              </w:rPr>
              <w:pPrChange w:id="23012" w:author="Rachel Shipsey" w:date="2025-06-23T15:41:00Z">
                <w:pPr/>
              </w:pPrChange>
            </w:pPr>
            <w:del w:id="23013" w:author="Rachel Shipsey" w:date="2025-06-23T15:21:00Z">
              <w:r w:rsidRPr="00F84E7F" w:rsidDel="008D26A9">
                <w:rPr>
                  <w:rFonts w:eastAsia="Times New Roman" w:cs="Arial"/>
                  <w:color w:val="000000"/>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0E04E9" w14:textId="7A6BF113" w:rsidR="008F345F" w:rsidRPr="002E5C79" w:rsidDel="008D26A9" w:rsidRDefault="008F345F">
            <w:pPr>
              <w:pStyle w:val="ListParagraph"/>
              <w:spacing w:after="0" w:line="276" w:lineRule="auto"/>
              <w:jc w:val="both"/>
              <w:rPr>
                <w:del w:id="23014" w:author="Rachel Shipsey" w:date="2025-06-23T15:21:00Z"/>
                <w:rFonts w:eastAsia="Times New Roman" w:cs="Arial"/>
                <w:color w:val="000000"/>
                <w:sz w:val="18"/>
                <w:szCs w:val="18"/>
              </w:rPr>
              <w:pPrChange w:id="23015" w:author="Rachel Shipsey" w:date="2025-06-23T15:41:00Z">
                <w:pPr>
                  <w:jc w:val="right"/>
                </w:pPr>
              </w:pPrChange>
            </w:pPr>
            <w:del w:id="23016"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CDF2DEB" w14:textId="67E13520" w:rsidR="008F345F" w:rsidRPr="002E5C79" w:rsidDel="008D26A9" w:rsidRDefault="008F345F">
            <w:pPr>
              <w:pStyle w:val="ListParagraph"/>
              <w:spacing w:after="0" w:line="276" w:lineRule="auto"/>
              <w:jc w:val="both"/>
              <w:rPr>
                <w:del w:id="23017" w:author="Rachel Shipsey" w:date="2025-06-23T15:21:00Z"/>
                <w:rFonts w:eastAsia="Times New Roman" w:cs="Arial"/>
                <w:color w:val="000000"/>
                <w:sz w:val="20"/>
                <w:szCs w:val="20"/>
              </w:rPr>
              <w:pPrChange w:id="23018" w:author="Rachel Shipsey" w:date="2025-06-23T15:41:00Z">
                <w:pPr>
                  <w:jc w:val="right"/>
                </w:pPr>
              </w:pPrChange>
            </w:pPr>
            <w:del w:id="23019" w:author="Rachel Shipsey" w:date="2025-06-23T15:21:00Z">
              <w:r w:rsidDel="008D26A9">
                <w:rPr>
                  <w:rFonts w:eastAsia="Times New Roman" w:cs="Arial"/>
                  <w:color w:val="000000"/>
                  <w:sz w:val="16"/>
                  <w:szCs w:val="16"/>
                </w:rPr>
                <w:delText>2.0</w:delText>
              </w:r>
            </w:del>
          </w:p>
        </w:tc>
      </w:tr>
      <w:tr w:rsidR="008F345F" w:rsidRPr="002E5C79" w:rsidDel="008D26A9" w14:paraId="5DF3A9A4" w14:textId="7B51F9F4" w:rsidTr="00D4265D">
        <w:trPr>
          <w:gridAfter w:val="1"/>
          <w:wAfter w:w="6" w:type="pct"/>
          <w:trHeight w:val="288"/>
          <w:del w:id="2302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1871FA6" w14:textId="533696A3" w:rsidR="008F345F" w:rsidRPr="002E5C79" w:rsidDel="008D26A9" w:rsidRDefault="008F345F">
            <w:pPr>
              <w:pStyle w:val="ListParagraph"/>
              <w:spacing w:after="0" w:line="276" w:lineRule="auto"/>
              <w:jc w:val="both"/>
              <w:rPr>
                <w:del w:id="23021" w:author="Rachel Shipsey" w:date="2025-06-23T15:21:00Z"/>
                <w:rFonts w:eastAsia="Times New Roman" w:cs="Arial"/>
                <w:color w:val="000000"/>
                <w:sz w:val="18"/>
                <w:szCs w:val="18"/>
              </w:rPr>
              <w:pPrChange w:id="23022" w:author="Rachel Shipsey" w:date="2025-06-23T15:41:00Z">
                <w:pPr/>
              </w:pPrChange>
            </w:pPr>
            <w:del w:id="23023" w:author="Rachel Shipsey" w:date="2025-06-23T15:21:00Z">
              <w:r w:rsidRPr="00F84E7F" w:rsidDel="008D26A9">
                <w:rPr>
                  <w:rFonts w:eastAsia="Times New Roman" w:cs="Arial"/>
                  <w:color w:val="000000"/>
                  <w:sz w:val="16"/>
                  <w:szCs w:val="16"/>
                </w:rPr>
                <w:delText> 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vAlign w:val="bottom"/>
            <w:hideMark/>
          </w:tcPr>
          <w:p w14:paraId="77D6096E" w14:textId="56107A65" w:rsidR="008F345F" w:rsidRPr="002E5C79" w:rsidDel="008D26A9" w:rsidRDefault="008F345F">
            <w:pPr>
              <w:pStyle w:val="ListParagraph"/>
              <w:spacing w:after="0" w:line="276" w:lineRule="auto"/>
              <w:jc w:val="both"/>
              <w:rPr>
                <w:del w:id="23024" w:author="Rachel Shipsey" w:date="2025-06-23T15:21:00Z"/>
                <w:rFonts w:eastAsia="Times New Roman" w:cs="Arial"/>
                <w:color w:val="000000"/>
                <w:sz w:val="18"/>
                <w:szCs w:val="18"/>
              </w:rPr>
              <w:pPrChange w:id="23025" w:author="Rachel Shipsey" w:date="2025-06-23T15:41:00Z">
                <w:pPr>
                  <w:ind w:leftChars="-5" w:left="-1" w:hangingChars="7" w:hanging="11"/>
                </w:pPr>
              </w:pPrChange>
            </w:pPr>
            <w:del w:id="23026" w:author="Rachel Shipsey" w:date="2025-06-23T15:21:00Z">
              <w:r w:rsidRPr="00F84E7F" w:rsidDel="008D26A9">
                <w:rPr>
                  <w:rFonts w:eastAsia="Times New Roman" w:cs="Arial"/>
                  <w:b/>
                  <w:bCs/>
                  <w:color w:val="000000"/>
                  <w:sz w:val="16"/>
                  <w:szCs w:val="16"/>
                </w:rPr>
                <w:delText>Location of processing centers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934B0E7" w14:textId="61D784FF" w:rsidR="008F345F" w:rsidRPr="002E5C79" w:rsidDel="008D26A9" w:rsidRDefault="008F345F">
            <w:pPr>
              <w:pStyle w:val="ListParagraph"/>
              <w:spacing w:after="0" w:line="276" w:lineRule="auto"/>
              <w:jc w:val="both"/>
              <w:rPr>
                <w:del w:id="23027" w:author="Rachel Shipsey" w:date="2025-06-23T15:21:00Z"/>
                <w:rFonts w:eastAsia="Times New Roman" w:cs="Arial"/>
                <w:color w:val="000000"/>
                <w:sz w:val="18"/>
                <w:szCs w:val="18"/>
              </w:rPr>
              <w:pPrChange w:id="23028" w:author="Rachel Shipsey" w:date="2025-06-23T15:41:00Z">
                <w:pPr/>
              </w:pPrChange>
            </w:pPr>
            <w:del w:id="23029" w:author="Rachel Shipsey" w:date="2025-06-23T15:21:00Z">
              <w:r w:rsidRPr="002D5616" w:rsidDel="008D26A9">
                <w:rPr>
                  <w:rFonts w:eastAsia="Times New Roman" w:cs="Arial"/>
                  <w:color w:val="000000"/>
                  <w:sz w:val="16"/>
                  <w:szCs w:val="16"/>
                </w:rPr>
                <w:delText>Office set up</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737625" w14:textId="7BD06CD3" w:rsidR="008F345F" w:rsidRPr="002E5C79" w:rsidDel="008D26A9" w:rsidRDefault="008F345F">
            <w:pPr>
              <w:pStyle w:val="ListParagraph"/>
              <w:spacing w:after="0" w:line="276" w:lineRule="auto"/>
              <w:jc w:val="both"/>
              <w:rPr>
                <w:del w:id="23030" w:author="Rachel Shipsey" w:date="2025-06-23T15:21:00Z"/>
                <w:rFonts w:eastAsia="Times New Roman" w:cs="Arial"/>
                <w:color w:val="000000"/>
                <w:sz w:val="18"/>
                <w:szCs w:val="18"/>
              </w:rPr>
              <w:pPrChange w:id="23031" w:author="Rachel Shipsey" w:date="2025-06-23T15:41:00Z">
                <w:pPr/>
              </w:pPrChange>
            </w:pPr>
            <w:del w:id="23032" w:author="Rachel Shipsey" w:date="2025-06-23T15:21:00Z">
              <w:r w:rsidDel="008D26A9">
                <w:rPr>
                  <w:rFonts w:eastAsia="Times New Roman" w:cs="Arial"/>
                  <w:sz w:val="16"/>
                  <w:szCs w:val="16"/>
                </w:rPr>
                <w:delText>Administration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9FF952" w14:textId="445773F5" w:rsidR="008F345F" w:rsidRPr="002E5C79" w:rsidDel="008D26A9" w:rsidRDefault="008F345F">
            <w:pPr>
              <w:pStyle w:val="ListParagraph"/>
              <w:spacing w:after="0" w:line="276" w:lineRule="auto"/>
              <w:jc w:val="both"/>
              <w:rPr>
                <w:del w:id="23033" w:author="Rachel Shipsey" w:date="2025-06-23T15:21:00Z"/>
                <w:rFonts w:eastAsia="Times New Roman" w:cs="Arial"/>
                <w:color w:val="000000"/>
                <w:sz w:val="18"/>
                <w:szCs w:val="18"/>
              </w:rPr>
              <w:pPrChange w:id="23034" w:author="Rachel Shipsey" w:date="2025-06-23T15:41:00Z">
                <w:pPr>
                  <w:jc w:val="right"/>
                </w:pPr>
              </w:pPrChange>
            </w:pPr>
            <w:del w:id="23035"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42C98EE" w14:textId="5E18DFE3" w:rsidR="008F345F" w:rsidRPr="002E5C79" w:rsidDel="008D26A9" w:rsidRDefault="008F345F">
            <w:pPr>
              <w:pStyle w:val="ListParagraph"/>
              <w:spacing w:after="0" w:line="276" w:lineRule="auto"/>
              <w:jc w:val="both"/>
              <w:rPr>
                <w:del w:id="23036" w:author="Rachel Shipsey" w:date="2025-06-23T15:21:00Z"/>
                <w:rFonts w:eastAsia="Times New Roman" w:cs="Arial"/>
                <w:color w:val="000000"/>
                <w:sz w:val="20"/>
                <w:szCs w:val="20"/>
              </w:rPr>
              <w:pPrChange w:id="23037" w:author="Rachel Shipsey" w:date="2025-06-23T15:41:00Z">
                <w:pPr>
                  <w:jc w:val="right"/>
                </w:pPr>
              </w:pPrChange>
            </w:pPr>
            <w:del w:id="23038" w:author="Rachel Shipsey" w:date="2025-06-23T15:21:00Z">
              <w:r w:rsidDel="008D26A9">
                <w:rPr>
                  <w:rFonts w:eastAsia="Times New Roman" w:cs="Arial"/>
                  <w:color w:val="000000"/>
                  <w:sz w:val="16"/>
                  <w:szCs w:val="16"/>
                </w:rPr>
                <w:delText>2.0</w:delText>
              </w:r>
            </w:del>
          </w:p>
        </w:tc>
      </w:tr>
      <w:tr w:rsidR="0048674B" w:rsidRPr="002E5C79" w:rsidDel="008D26A9" w14:paraId="75E5F180" w14:textId="586C866F" w:rsidTr="00D4265D">
        <w:trPr>
          <w:gridAfter w:val="1"/>
          <w:wAfter w:w="6" w:type="pct"/>
          <w:trHeight w:val="288"/>
          <w:del w:id="2303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48CE705" w14:textId="74251F37" w:rsidR="0048674B" w:rsidRPr="00F84E7F" w:rsidDel="008D26A9" w:rsidRDefault="0048674B">
            <w:pPr>
              <w:pStyle w:val="ListParagraph"/>
              <w:spacing w:after="0" w:line="276" w:lineRule="auto"/>
              <w:jc w:val="both"/>
              <w:rPr>
                <w:del w:id="23040" w:author="Rachel Shipsey" w:date="2025-06-23T15:21:00Z"/>
                <w:rFonts w:eastAsia="Times New Roman" w:cs="Arial"/>
                <w:color w:val="000000"/>
                <w:sz w:val="16"/>
                <w:szCs w:val="16"/>
              </w:rPr>
              <w:pPrChange w:id="23041" w:author="Rachel Shipsey" w:date="2025-06-23T15:41:00Z">
                <w:pPr/>
              </w:pPrChange>
            </w:pPr>
            <w:del w:id="23042" w:author="Rachel Shipsey" w:date="2025-06-23T15:21:00Z">
              <w:r w:rsidRPr="00F84E7F"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vAlign w:val="bottom"/>
          </w:tcPr>
          <w:p w14:paraId="2C875F0B" w14:textId="538ED3D1" w:rsidR="0048674B" w:rsidRPr="00F84E7F" w:rsidDel="008D26A9" w:rsidRDefault="0048674B">
            <w:pPr>
              <w:pStyle w:val="ListParagraph"/>
              <w:spacing w:after="0" w:line="276" w:lineRule="auto"/>
              <w:jc w:val="both"/>
              <w:rPr>
                <w:del w:id="23043" w:author="Rachel Shipsey" w:date="2025-06-23T15:21:00Z"/>
                <w:rFonts w:eastAsia="Times New Roman" w:cs="Arial"/>
                <w:b/>
                <w:bCs/>
                <w:color w:val="000000"/>
                <w:sz w:val="16"/>
                <w:szCs w:val="16"/>
              </w:rPr>
              <w:pPrChange w:id="23044" w:author="Rachel Shipsey" w:date="2025-06-23T15:41:00Z">
                <w:pPr>
                  <w:ind w:leftChars="-5" w:left="-1" w:hangingChars="7" w:hanging="11"/>
                </w:pPr>
              </w:pPrChange>
            </w:pPr>
            <w:del w:id="23045" w:author="Rachel Shipsey" w:date="2025-06-23T15:21:00Z">
              <w:r w:rsidRPr="00F84E7F" w:rsidDel="008D26A9">
                <w:rPr>
                  <w:rFonts w:eastAsia="Times New Roman" w:cs="Arial"/>
                  <w:b/>
                  <w:bCs/>
                  <w:color w:val="000000"/>
                  <w:sz w:val="16"/>
                  <w:szCs w:val="16"/>
                </w:rPr>
                <w:delText>ICT and Data Security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055F39F" w14:textId="044006D5" w:rsidR="0048674B" w:rsidRPr="002D5616" w:rsidDel="008D26A9" w:rsidRDefault="0048674B">
            <w:pPr>
              <w:pStyle w:val="ListParagraph"/>
              <w:spacing w:after="0" w:line="276" w:lineRule="auto"/>
              <w:jc w:val="both"/>
              <w:rPr>
                <w:del w:id="23046" w:author="Rachel Shipsey" w:date="2025-06-23T15:21:00Z"/>
                <w:rFonts w:eastAsia="Times New Roman" w:cs="Arial"/>
                <w:color w:val="000000"/>
                <w:sz w:val="16"/>
                <w:szCs w:val="16"/>
              </w:rPr>
              <w:pPrChange w:id="23047" w:author="Rachel Shipsey" w:date="2025-06-23T15:41:00Z">
                <w:pPr/>
              </w:pPrChange>
            </w:pPr>
            <w:del w:id="23048" w:author="Rachel Shipsey" w:date="2025-06-23T15:21:00Z">
              <w:r w:rsidRPr="00F84E7F" w:rsidDel="008D26A9">
                <w:rPr>
                  <w:rFonts w:eastAsia="Times New Roman" w:cs="Arial"/>
                  <w:color w:val="000000"/>
                  <w:sz w:val="16"/>
                  <w:szCs w:val="16"/>
                </w:rPr>
                <w:delText xml:space="preserve">Test reports of safe data transfer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C7017AA" w14:textId="307B08DC" w:rsidR="0048674B" w:rsidDel="008D26A9" w:rsidRDefault="0048674B">
            <w:pPr>
              <w:pStyle w:val="ListParagraph"/>
              <w:spacing w:after="0" w:line="276" w:lineRule="auto"/>
              <w:jc w:val="both"/>
              <w:rPr>
                <w:del w:id="23049" w:author="Rachel Shipsey" w:date="2025-06-23T15:21:00Z"/>
                <w:rFonts w:eastAsia="Times New Roman" w:cs="Arial"/>
                <w:sz w:val="16"/>
                <w:szCs w:val="16"/>
              </w:rPr>
              <w:pPrChange w:id="23050" w:author="Rachel Shipsey" w:date="2025-06-23T15:41:00Z">
                <w:pPr/>
              </w:pPrChange>
            </w:pPr>
            <w:del w:id="23051" w:author="Rachel Shipsey" w:date="2025-06-23T15:21:00Z">
              <w:r w:rsidRPr="00F84E7F" w:rsidDel="008D26A9">
                <w:rPr>
                  <w:rFonts w:eastAsia="Times New Roman" w:cs="Arial"/>
                  <w:color w:val="000000"/>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348CD17" w14:textId="21E986F5" w:rsidR="0048674B" w:rsidRPr="00F84E7F" w:rsidDel="008D26A9" w:rsidRDefault="0048674B">
            <w:pPr>
              <w:pStyle w:val="ListParagraph"/>
              <w:spacing w:after="0" w:line="276" w:lineRule="auto"/>
              <w:jc w:val="both"/>
              <w:rPr>
                <w:del w:id="23052" w:author="Rachel Shipsey" w:date="2025-06-23T15:21:00Z"/>
                <w:rFonts w:eastAsia="Times New Roman" w:cs="Arial"/>
                <w:color w:val="000000"/>
                <w:sz w:val="16"/>
                <w:szCs w:val="16"/>
              </w:rPr>
              <w:pPrChange w:id="23053" w:author="Rachel Shipsey" w:date="2025-06-23T15:41:00Z">
                <w:pPr>
                  <w:jc w:val="right"/>
                </w:pPr>
              </w:pPrChange>
            </w:pPr>
            <w:del w:id="23054"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AF0E09F" w14:textId="16EB3568" w:rsidR="0048674B" w:rsidDel="008D26A9" w:rsidRDefault="0048674B">
            <w:pPr>
              <w:pStyle w:val="ListParagraph"/>
              <w:spacing w:after="0" w:line="276" w:lineRule="auto"/>
              <w:jc w:val="both"/>
              <w:rPr>
                <w:del w:id="23055" w:author="Rachel Shipsey" w:date="2025-06-23T15:21:00Z"/>
                <w:rFonts w:eastAsia="Times New Roman" w:cs="Arial"/>
                <w:color w:val="000000"/>
                <w:sz w:val="16"/>
                <w:szCs w:val="16"/>
              </w:rPr>
              <w:pPrChange w:id="23056" w:author="Rachel Shipsey" w:date="2025-06-23T15:41:00Z">
                <w:pPr>
                  <w:jc w:val="right"/>
                </w:pPr>
              </w:pPrChange>
            </w:pPr>
          </w:p>
        </w:tc>
      </w:tr>
      <w:tr w:rsidR="0048674B" w:rsidRPr="002E5C79" w:rsidDel="008D26A9" w14:paraId="3F6FD871" w14:textId="26DEDF64" w:rsidTr="00D4265D">
        <w:trPr>
          <w:gridAfter w:val="1"/>
          <w:wAfter w:w="6" w:type="pct"/>
          <w:trHeight w:val="288"/>
          <w:del w:id="2305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DB82FAC" w14:textId="5E56BC45" w:rsidR="0048674B" w:rsidRPr="00F84E7F" w:rsidDel="008D26A9" w:rsidRDefault="0048674B">
            <w:pPr>
              <w:pStyle w:val="ListParagraph"/>
              <w:spacing w:after="0" w:line="276" w:lineRule="auto"/>
              <w:jc w:val="both"/>
              <w:rPr>
                <w:del w:id="23058" w:author="Rachel Shipsey" w:date="2025-06-23T15:21:00Z"/>
                <w:rFonts w:eastAsia="Times New Roman" w:cs="Arial"/>
                <w:color w:val="000000"/>
                <w:sz w:val="16"/>
                <w:szCs w:val="16"/>
              </w:rPr>
              <w:pPrChange w:id="23059" w:author="Rachel Shipsey" w:date="2025-06-23T15:41:00Z">
                <w:pPr/>
              </w:pPrChange>
            </w:pPr>
            <w:del w:id="2306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vAlign w:val="bottom"/>
          </w:tcPr>
          <w:p w14:paraId="5E09B472" w14:textId="43C6D4C3" w:rsidR="0048674B" w:rsidRPr="00F84E7F" w:rsidDel="008D26A9" w:rsidRDefault="0048674B">
            <w:pPr>
              <w:pStyle w:val="ListParagraph"/>
              <w:spacing w:after="0" w:line="276" w:lineRule="auto"/>
              <w:jc w:val="both"/>
              <w:rPr>
                <w:del w:id="23061" w:author="Rachel Shipsey" w:date="2025-06-23T15:21:00Z"/>
                <w:rFonts w:eastAsia="Times New Roman" w:cs="Arial"/>
                <w:b/>
                <w:bCs/>
                <w:color w:val="000000"/>
                <w:sz w:val="16"/>
                <w:szCs w:val="16"/>
              </w:rPr>
              <w:pPrChange w:id="23062" w:author="Rachel Shipsey" w:date="2025-06-23T15:41:00Z">
                <w:pPr>
                  <w:ind w:left="438" w:hanging="90"/>
                </w:pPr>
              </w:pPrChange>
            </w:pPr>
            <w:del w:id="23063" w:author="Rachel Shipsey" w:date="2025-06-23T15:21:00Z">
              <w:r w:rsidRPr="00F84E7F" w:rsidDel="008D26A9">
                <w:rPr>
                  <w:rFonts w:eastAsia="Times New Roman" w:cs="Arial"/>
                  <w:color w:val="000000"/>
                  <w:sz w:val="16"/>
                  <w:szCs w:val="16"/>
                </w:rPr>
                <w:delText>Installations &amp; configurations: Receive, install, and field test data processing equipment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55C66E3" w14:textId="58626FBE" w:rsidR="0048674B" w:rsidRPr="002D5616" w:rsidDel="008D26A9" w:rsidRDefault="0048674B">
            <w:pPr>
              <w:pStyle w:val="ListParagraph"/>
              <w:spacing w:after="0" w:line="276" w:lineRule="auto"/>
              <w:jc w:val="both"/>
              <w:rPr>
                <w:del w:id="23064" w:author="Rachel Shipsey" w:date="2025-06-23T15:21:00Z"/>
                <w:rFonts w:eastAsia="Times New Roman" w:cs="Arial"/>
                <w:color w:val="000000"/>
                <w:sz w:val="16"/>
                <w:szCs w:val="16"/>
              </w:rPr>
              <w:pPrChange w:id="23065" w:author="Rachel Shipsey" w:date="2025-06-23T15:41:00Z">
                <w:pPr/>
              </w:pPrChange>
            </w:pPr>
            <w:del w:id="23066" w:author="Rachel Shipsey" w:date="2025-06-23T15:21:00Z">
              <w:r w:rsidRPr="00F84E7F" w:rsidDel="008D26A9">
                <w:rPr>
                  <w:rFonts w:eastAsia="Times New Roman" w:cs="Arial"/>
                  <w:color w:val="000000"/>
                  <w:sz w:val="16"/>
                  <w:szCs w:val="16"/>
                </w:rPr>
                <w:delText>Test reports on installations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4E3D467" w14:textId="7CC14AA7" w:rsidR="0048674B" w:rsidDel="008D26A9" w:rsidRDefault="0048674B">
            <w:pPr>
              <w:pStyle w:val="ListParagraph"/>
              <w:spacing w:after="0" w:line="276" w:lineRule="auto"/>
              <w:jc w:val="both"/>
              <w:rPr>
                <w:del w:id="23067" w:author="Rachel Shipsey" w:date="2025-06-23T15:21:00Z"/>
                <w:rFonts w:eastAsia="Times New Roman" w:cs="Arial"/>
                <w:sz w:val="16"/>
                <w:szCs w:val="16"/>
              </w:rPr>
              <w:pPrChange w:id="23068" w:author="Rachel Shipsey" w:date="2025-06-23T15:41:00Z">
                <w:pPr/>
              </w:pPrChange>
            </w:pPr>
            <w:del w:id="23069" w:author="Rachel Shipsey" w:date="2025-06-23T15:21:00Z">
              <w:r w:rsidRPr="00F84E7F" w:rsidDel="008D26A9">
                <w:rPr>
                  <w:rFonts w:eastAsia="Times New Roman" w:cs="Arial"/>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3584744" w14:textId="7A89A1DB" w:rsidR="0048674B" w:rsidRPr="00F84E7F" w:rsidDel="008D26A9" w:rsidRDefault="0048674B">
            <w:pPr>
              <w:pStyle w:val="ListParagraph"/>
              <w:spacing w:after="0" w:line="276" w:lineRule="auto"/>
              <w:jc w:val="both"/>
              <w:rPr>
                <w:del w:id="23070" w:author="Rachel Shipsey" w:date="2025-06-23T15:21:00Z"/>
                <w:rFonts w:eastAsia="Times New Roman" w:cs="Arial"/>
                <w:color w:val="000000"/>
                <w:sz w:val="16"/>
                <w:szCs w:val="16"/>
              </w:rPr>
              <w:pPrChange w:id="23071" w:author="Rachel Shipsey" w:date="2025-06-23T15:41:00Z">
                <w:pPr>
                  <w:jc w:val="right"/>
                </w:pPr>
              </w:pPrChange>
            </w:pPr>
            <w:del w:id="23072"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CB2B8FF" w14:textId="3812088D" w:rsidR="0048674B" w:rsidDel="008D26A9" w:rsidRDefault="0048674B">
            <w:pPr>
              <w:pStyle w:val="ListParagraph"/>
              <w:spacing w:after="0" w:line="276" w:lineRule="auto"/>
              <w:jc w:val="both"/>
              <w:rPr>
                <w:del w:id="23073" w:author="Rachel Shipsey" w:date="2025-06-23T15:21:00Z"/>
                <w:rFonts w:eastAsia="Times New Roman" w:cs="Arial"/>
                <w:color w:val="000000"/>
                <w:sz w:val="16"/>
                <w:szCs w:val="16"/>
              </w:rPr>
              <w:pPrChange w:id="23074" w:author="Rachel Shipsey" w:date="2025-06-23T15:41:00Z">
                <w:pPr>
                  <w:jc w:val="right"/>
                </w:pPr>
              </w:pPrChange>
            </w:pPr>
            <w:del w:id="23075" w:author="Rachel Shipsey" w:date="2025-06-23T15:21:00Z">
              <w:r w:rsidRPr="00F84E7F" w:rsidDel="008D26A9">
                <w:rPr>
                  <w:rFonts w:eastAsia="Times New Roman" w:cs="Arial"/>
                  <w:color w:val="000000"/>
                  <w:sz w:val="16"/>
                  <w:szCs w:val="16"/>
                </w:rPr>
                <w:delText>1.2</w:delText>
              </w:r>
            </w:del>
          </w:p>
        </w:tc>
      </w:tr>
      <w:tr w:rsidR="00C83785" w:rsidRPr="00573A68" w:rsidDel="008D26A9" w14:paraId="0FE6D0BF" w14:textId="2578F7F6" w:rsidTr="00D4265D">
        <w:trPr>
          <w:gridAfter w:val="1"/>
          <w:wAfter w:w="6" w:type="pct"/>
          <w:trHeight w:val="276"/>
          <w:del w:id="23076" w:author="Rachel Shipsey" w:date="2025-06-23T15:21:00Z"/>
        </w:trPr>
        <w:tc>
          <w:tcPr>
            <w:tcW w:w="15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tcPr>
          <w:p w14:paraId="2036CB8B" w14:textId="4F2CD4D2" w:rsidR="00F8308E" w:rsidRPr="00573A68" w:rsidDel="008D26A9" w:rsidRDefault="00F8308E">
            <w:pPr>
              <w:pStyle w:val="ListParagraph"/>
              <w:spacing w:after="0" w:line="276" w:lineRule="auto"/>
              <w:jc w:val="both"/>
              <w:rPr>
                <w:del w:id="23077" w:author="Rachel Shipsey" w:date="2025-06-23T15:21:00Z"/>
                <w:rFonts w:eastAsia="Times New Roman" w:cs="Arial"/>
                <w:b/>
                <w:bCs/>
                <w:color w:val="000000"/>
                <w:sz w:val="18"/>
                <w:szCs w:val="18"/>
              </w:rPr>
              <w:pPrChange w:id="23078" w:author="Rachel Shipsey" w:date="2025-06-23T15:41:00Z">
                <w:pPr/>
              </w:pPrChange>
            </w:pPr>
          </w:p>
        </w:tc>
        <w:tc>
          <w:tcPr>
            <w:tcW w:w="2230" w:type="pct"/>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712B52CF" w14:textId="7E80D0F9" w:rsidR="00F8308E" w:rsidRPr="00573A68" w:rsidDel="008D26A9" w:rsidRDefault="00F8308E">
            <w:pPr>
              <w:pStyle w:val="ListParagraph"/>
              <w:spacing w:after="0" w:line="276" w:lineRule="auto"/>
              <w:jc w:val="both"/>
              <w:rPr>
                <w:del w:id="23079" w:author="Rachel Shipsey" w:date="2025-06-23T15:21:00Z"/>
                <w:rFonts w:eastAsia="Times New Roman" w:cs="Arial"/>
                <w:b/>
                <w:bCs/>
                <w:color w:val="000000"/>
                <w:sz w:val="18"/>
                <w:szCs w:val="18"/>
              </w:rPr>
              <w:pPrChange w:id="23080" w:author="Rachel Shipsey" w:date="2025-06-23T15:41:00Z">
                <w:pPr/>
              </w:pPrChange>
            </w:pPr>
            <w:del w:id="23081" w:author="Rachel Shipsey" w:date="2025-06-23T15:21:00Z">
              <w:r w:rsidRPr="00573A68" w:rsidDel="008D26A9">
                <w:rPr>
                  <w:rFonts w:eastAsia="Times New Roman" w:cs="Arial"/>
                  <w:b/>
                  <w:bCs/>
                  <w:color w:val="000000"/>
                  <w:sz w:val="18"/>
                  <w:szCs w:val="18"/>
                </w:rPr>
                <w:delText>Activity</w:delText>
              </w:r>
            </w:del>
          </w:p>
        </w:tc>
        <w:tc>
          <w:tcPr>
            <w:tcW w:w="1344" w:type="pct"/>
            <w:gridSpan w:val="2"/>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2614BBB3" w14:textId="11C11C8E" w:rsidR="00F8308E" w:rsidRPr="00573A68" w:rsidDel="008D26A9" w:rsidRDefault="00F8308E">
            <w:pPr>
              <w:pStyle w:val="ListParagraph"/>
              <w:spacing w:after="0" w:line="276" w:lineRule="auto"/>
              <w:jc w:val="both"/>
              <w:rPr>
                <w:del w:id="23082" w:author="Rachel Shipsey" w:date="2025-06-23T15:21:00Z"/>
                <w:rFonts w:eastAsia="Times New Roman" w:cs="Arial"/>
                <w:b/>
                <w:bCs/>
                <w:color w:val="000000"/>
                <w:sz w:val="18"/>
                <w:szCs w:val="18"/>
              </w:rPr>
              <w:pPrChange w:id="23083" w:author="Rachel Shipsey" w:date="2025-06-23T15:41:00Z">
                <w:pPr/>
              </w:pPrChange>
            </w:pPr>
            <w:del w:id="23084" w:author="Rachel Shipsey" w:date="2025-06-23T15:21:00Z">
              <w:r w:rsidRPr="00573A68" w:rsidDel="008D26A9">
                <w:rPr>
                  <w:rFonts w:eastAsia="Times New Roman" w:cs="Arial"/>
                  <w:b/>
                  <w:bCs/>
                  <w:color w:val="000000"/>
                  <w:sz w:val="18"/>
                  <w:szCs w:val="18"/>
                </w:rPr>
                <w:delText>Output</w:delText>
              </w:r>
            </w:del>
          </w:p>
        </w:tc>
        <w:tc>
          <w:tcPr>
            <w:tcW w:w="579"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471761B" w14:textId="68D77844" w:rsidR="00F8308E" w:rsidRPr="00573A68" w:rsidDel="008D26A9" w:rsidRDefault="00F8308E">
            <w:pPr>
              <w:pStyle w:val="ListParagraph"/>
              <w:spacing w:after="0" w:line="276" w:lineRule="auto"/>
              <w:jc w:val="both"/>
              <w:rPr>
                <w:del w:id="23085" w:author="Rachel Shipsey" w:date="2025-06-23T15:21:00Z"/>
                <w:rFonts w:eastAsia="Times New Roman" w:cs="Arial"/>
                <w:b/>
                <w:bCs/>
                <w:color w:val="000000"/>
                <w:sz w:val="18"/>
                <w:szCs w:val="18"/>
              </w:rPr>
              <w:pPrChange w:id="23086" w:author="Rachel Shipsey" w:date="2025-06-23T15:41:00Z">
                <w:pPr/>
              </w:pPrChange>
            </w:pPr>
            <w:del w:id="23087" w:author="Rachel Shipsey" w:date="2025-06-23T15:21:00Z">
              <w:r w:rsidRPr="00573A68" w:rsidDel="008D26A9">
                <w:rPr>
                  <w:rFonts w:eastAsia="Times New Roman" w:cs="Arial"/>
                  <w:b/>
                  <w:bCs/>
                  <w:color w:val="000000"/>
                  <w:sz w:val="18"/>
                  <w:szCs w:val="18"/>
                </w:rPr>
                <w:delText>Responsible party(ies)</w:delText>
              </w:r>
            </w:del>
          </w:p>
        </w:tc>
        <w:tc>
          <w:tcPr>
            <w:tcW w:w="366"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0FCCA681" w14:textId="2B3B846D" w:rsidR="00F8308E" w:rsidRPr="00573A68" w:rsidDel="008D26A9" w:rsidRDefault="00F8308E">
            <w:pPr>
              <w:pStyle w:val="ListParagraph"/>
              <w:spacing w:after="0" w:line="276" w:lineRule="auto"/>
              <w:jc w:val="both"/>
              <w:rPr>
                <w:del w:id="23088" w:author="Rachel Shipsey" w:date="2025-06-23T15:21:00Z"/>
                <w:rFonts w:eastAsia="Times New Roman" w:cs="Arial"/>
                <w:b/>
                <w:bCs/>
                <w:color w:val="000000"/>
                <w:sz w:val="18"/>
                <w:szCs w:val="18"/>
              </w:rPr>
              <w:pPrChange w:id="23089" w:author="Rachel Shipsey" w:date="2025-06-23T15:41:00Z">
                <w:pPr>
                  <w:ind w:left="144" w:hanging="144"/>
                </w:pPr>
              </w:pPrChange>
            </w:pPr>
            <w:del w:id="23090" w:author="Rachel Shipsey" w:date="2025-06-23T15:21:00Z">
              <w:r w:rsidRPr="00573A68" w:rsidDel="008D26A9">
                <w:rPr>
                  <w:rFonts w:eastAsia="Times New Roman" w:cs="Arial"/>
                  <w:b/>
                  <w:bCs/>
                  <w:color w:val="000000"/>
                  <w:sz w:val="18"/>
                  <w:szCs w:val="18"/>
                </w:rPr>
                <w:delText>Duration</w:delText>
              </w:r>
              <w:r w:rsidDel="008D26A9">
                <w:rPr>
                  <w:rFonts w:eastAsia="Times New Roman" w:cs="Arial"/>
                  <w:b/>
                  <w:bCs/>
                  <w:color w:val="000000"/>
                  <w:sz w:val="18"/>
                  <w:szCs w:val="18"/>
                </w:rPr>
                <w:delText xml:space="preserve">in </w:delText>
              </w:r>
              <w:r w:rsidRPr="00573A68" w:rsidDel="008D26A9">
                <w:rPr>
                  <w:rFonts w:eastAsia="Times New Roman" w:cs="Arial"/>
                  <w:b/>
                  <w:bCs/>
                  <w:color w:val="000000"/>
                  <w:sz w:val="18"/>
                  <w:szCs w:val="18"/>
                </w:rPr>
                <w:delText>Mths</w:delText>
              </w:r>
            </w:del>
          </w:p>
        </w:tc>
        <w:tc>
          <w:tcPr>
            <w:tcW w:w="325" w:type="pct"/>
            <w:gridSpan w:val="3"/>
            <w:tcBorders>
              <w:top w:val="single" w:sz="4" w:space="0" w:color="auto"/>
              <w:left w:val="single" w:sz="4" w:space="0" w:color="auto"/>
              <w:bottom w:val="double" w:sz="6" w:space="0" w:color="auto"/>
              <w:right w:val="single" w:sz="4" w:space="0" w:color="auto"/>
            </w:tcBorders>
            <w:shd w:val="clear" w:color="auto" w:fill="FFC000" w:themeFill="accent4"/>
            <w:noWrap/>
            <w:vAlign w:val="bottom"/>
            <w:hideMark/>
          </w:tcPr>
          <w:p w14:paraId="391C5B49" w14:textId="0714010D" w:rsidR="00F8308E" w:rsidRPr="00573A68" w:rsidDel="008D26A9" w:rsidRDefault="00F8308E">
            <w:pPr>
              <w:pStyle w:val="ListParagraph"/>
              <w:spacing w:after="0" w:line="276" w:lineRule="auto"/>
              <w:jc w:val="both"/>
              <w:rPr>
                <w:del w:id="23091" w:author="Rachel Shipsey" w:date="2025-06-23T15:21:00Z"/>
                <w:rFonts w:eastAsia="Times New Roman" w:cs="Arial"/>
                <w:b/>
                <w:bCs/>
                <w:color w:val="000000"/>
                <w:sz w:val="18"/>
                <w:szCs w:val="18"/>
              </w:rPr>
              <w:pPrChange w:id="23092" w:author="Rachel Shipsey" w:date="2025-06-23T15:41:00Z">
                <w:pPr>
                  <w:jc w:val="right"/>
                </w:pPr>
              </w:pPrChange>
            </w:pPr>
            <w:del w:id="23093" w:author="Rachel Shipsey" w:date="2025-06-23T15:21:00Z">
              <w:r w:rsidRPr="008E7AAA" w:rsidDel="008D26A9">
                <w:rPr>
                  <w:rFonts w:cs="Arial"/>
                  <w:b/>
                  <w:bCs/>
                  <w:sz w:val="18"/>
                  <w:szCs w:val="18"/>
                </w:rPr>
                <w:delText xml:space="preserve">Years </w:delText>
              </w:r>
              <w:r w:rsidDel="008D26A9">
                <w:rPr>
                  <w:rFonts w:cs="Arial"/>
                  <w:b/>
                  <w:bCs/>
                  <w:sz w:val="18"/>
                  <w:szCs w:val="18"/>
                </w:rPr>
                <w:delText xml:space="preserve">to </w:delText>
              </w:r>
              <w:r w:rsidRPr="008E7AAA" w:rsidDel="008D26A9">
                <w:rPr>
                  <w:rFonts w:cs="Arial"/>
                  <w:b/>
                  <w:bCs/>
                  <w:sz w:val="18"/>
                  <w:szCs w:val="18"/>
                </w:rPr>
                <w:delText>enumeration</w:delText>
              </w:r>
            </w:del>
          </w:p>
        </w:tc>
      </w:tr>
      <w:tr w:rsidR="006173E6" w:rsidRPr="002E5C79" w:rsidDel="008D26A9" w14:paraId="5B341BE5" w14:textId="76A4BD21" w:rsidTr="00D4265D">
        <w:trPr>
          <w:gridAfter w:val="1"/>
          <w:wAfter w:w="6" w:type="pct"/>
          <w:trHeight w:val="288"/>
          <w:del w:id="2309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BFE7D8" w14:textId="5DFFAB51" w:rsidR="006173E6" w:rsidRPr="002E5C79" w:rsidDel="008D26A9" w:rsidRDefault="006173E6">
            <w:pPr>
              <w:pStyle w:val="ListParagraph"/>
              <w:spacing w:after="0" w:line="276" w:lineRule="auto"/>
              <w:jc w:val="both"/>
              <w:rPr>
                <w:del w:id="23095" w:author="Rachel Shipsey" w:date="2025-06-23T15:21:00Z"/>
                <w:rFonts w:eastAsia="Times New Roman" w:cs="Arial"/>
                <w:color w:val="000000"/>
                <w:sz w:val="18"/>
                <w:szCs w:val="18"/>
              </w:rPr>
              <w:pPrChange w:id="23096" w:author="Rachel Shipsey" w:date="2025-06-23T15:41:00Z">
                <w:pPr/>
              </w:pPrChange>
            </w:pPr>
            <w:del w:id="23097" w:author="Rachel Shipsey" w:date="2025-06-23T15:21:00Z">
              <w:r w:rsidRPr="00F84E7F" w:rsidDel="008D26A9">
                <w:rPr>
                  <w:rFonts w:eastAsia="Times New Roman" w:cs="Arial"/>
                  <w:color w:val="000000"/>
                  <w:sz w:val="16"/>
                  <w:szCs w:val="16"/>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2E3F8E" w14:textId="4E0B3EFC" w:rsidR="006173E6" w:rsidRPr="002E5C79" w:rsidDel="008D26A9" w:rsidRDefault="006173E6">
            <w:pPr>
              <w:pStyle w:val="ListParagraph"/>
              <w:spacing w:after="0" w:line="276" w:lineRule="auto"/>
              <w:jc w:val="both"/>
              <w:rPr>
                <w:del w:id="23098" w:author="Rachel Shipsey" w:date="2025-06-23T15:21:00Z"/>
                <w:rFonts w:eastAsia="Times New Roman" w:cs="Arial"/>
                <w:b/>
                <w:bCs/>
                <w:color w:val="000000"/>
                <w:sz w:val="18"/>
                <w:szCs w:val="18"/>
              </w:rPr>
              <w:pPrChange w:id="23099" w:author="Rachel Shipsey" w:date="2025-06-23T15:41:00Z">
                <w:pPr/>
              </w:pPrChange>
            </w:pPr>
            <w:del w:id="23100" w:author="Rachel Shipsey" w:date="2025-06-23T15:21:00Z">
              <w:r w:rsidRPr="00F84E7F" w:rsidDel="008D26A9">
                <w:rPr>
                  <w:rFonts w:eastAsia="Times New Roman" w:cs="Arial"/>
                  <w:b/>
                  <w:bCs/>
                  <w:color w:val="000000"/>
                  <w:sz w:val="16"/>
                  <w:szCs w:val="16"/>
                </w:rPr>
                <w:delText>Processing operations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490E9E" w14:textId="207C2B41" w:rsidR="006173E6" w:rsidRPr="002E5C79" w:rsidDel="008D26A9" w:rsidRDefault="006173E6">
            <w:pPr>
              <w:pStyle w:val="ListParagraph"/>
              <w:spacing w:after="0" w:line="276" w:lineRule="auto"/>
              <w:jc w:val="both"/>
              <w:rPr>
                <w:del w:id="23101" w:author="Rachel Shipsey" w:date="2025-06-23T15:21:00Z"/>
                <w:rFonts w:eastAsia="Times New Roman" w:cs="Arial"/>
                <w:b/>
                <w:bCs/>
                <w:color w:val="000000"/>
                <w:sz w:val="18"/>
                <w:szCs w:val="18"/>
              </w:rPr>
              <w:pPrChange w:id="23102"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C289AE" w14:textId="5694310E" w:rsidR="006173E6" w:rsidRPr="002E5C79" w:rsidDel="008D26A9" w:rsidRDefault="006173E6">
            <w:pPr>
              <w:pStyle w:val="ListParagraph"/>
              <w:spacing w:after="0" w:line="276" w:lineRule="auto"/>
              <w:jc w:val="both"/>
              <w:rPr>
                <w:del w:id="23103" w:author="Rachel Shipsey" w:date="2025-06-23T15:21:00Z"/>
                <w:rFonts w:eastAsia="Times New Roman" w:cs="Arial"/>
                <w:sz w:val="18"/>
                <w:szCs w:val="18"/>
              </w:rPr>
              <w:pPrChange w:id="23104"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4B30DF" w14:textId="1D2529D4" w:rsidR="006173E6" w:rsidRPr="002E5C79" w:rsidDel="008D26A9" w:rsidRDefault="006173E6">
            <w:pPr>
              <w:pStyle w:val="ListParagraph"/>
              <w:spacing w:after="0" w:line="276" w:lineRule="auto"/>
              <w:jc w:val="both"/>
              <w:rPr>
                <w:del w:id="23105" w:author="Rachel Shipsey" w:date="2025-06-23T15:21:00Z"/>
                <w:rFonts w:eastAsia="Times New Roman" w:cs="Arial"/>
                <w:color w:val="000000"/>
                <w:sz w:val="18"/>
                <w:szCs w:val="18"/>
              </w:rPr>
              <w:pPrChange w:id="23106" w:author="Rachel Shipsey" w:date="2025-06-23T15:41:00Z">
                <w:pPr>
                  <w:jc w:val="right"/>
                </w:pPr>
              </w:pPrChange>
            </w:pPr>
            <w:del w:id="23107"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29EA531" w14:textId="7C80DCD4" w:rsidR="006173E6" w:rsidRPr="002E5C79" w:rsidDel="008D26A9" w:rsidRDefault="006173E6">
            <w:pPr>
              <w:pStyle w:val="ListParagraph"/>
              <w:spacing w:after="0" w:line="276" w:lineRule="auto"/>
              <w:jc w:val="both"/>
              <w:rPr>
                <w:del w:id="23108" w:author="Rachel Shipsey" w:date="2025-06-23T15:21:00Z"/>
                <w:rFonts w:eastAsia="Times New Roman" w:cs="Arial"/>
                <w:color w:val="000000"/>
                <w:sz w:val="20"/>
                <w:szCs w:val="20"/>
              </w:rPr>
              <w:pPrChange w:id="23109" w:author="Rachel Shipsey" w:date="2025-06-23T15:41:00Z">
                <w:pPr>
                  <w:jc w:val="right"/>
                </w:pPr>
              </w:pPrChange>
            </w:pPr>
            <w:del w:id="23110" w:author="Rachel Shipsey" w:date="2025-06-23T15:21:00Z">
              <w:r w:rsidRPr="00F84E7F" w:rsidDel="008D26A9">
                <w:rPr>
                  <w:rFonts w:eastAsia="Times New Roman" w:cs="Arial"/>
                  <w:color w:val="000000"/>
                  <w:sz w:val="16"/>
                  <w:szCs w:val="16"/>
                </w:rPr>
                <w:delText> </w:delText>
              </w:r>
            </w:del>
          </w:p>
        </w:tc>
      </w:tr>
      <w:tr w:rsidR="006173E6" w:rsidRPr="002E5C79" w:rsidDel="008D26A9" w14:paraId="14412ADD" w14:textId="2D186C80" w:rsidTr="00D4265D">
        <w:trPr>
          <w:gridAfter w:val="1"/>
          <w:wAfter w:w="6" w:type="pct"/>
          <w:trHeight w:val="288"/>
          <w:del w:id="2311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91F0AE3" w14:textId="28F88E9B" w:rsidR="006173E6" w:rsidRPr="002E5C79" w:rsidDel="008D26A9" w:rsidRDefault="006173E6">
            <w:pPr>
              <w:pStyle w:val="ListParagraph"/>
              <w:spacing w:after="0" w:line="276" w:lineRule="auto"/>
              <w:jc w:val="both"/>
              <w:rPr>
                <w:del w:id="23112" w:author="Rachel Shipsey" w:date="2025-06-23T15:21:00Z"/>
                <w:rFonts w:eastAsia="Times New Roman" w:cs="Arial"/>
                <w:color w:val="000000"/>
                <w:sz w:val="18"/>
                <w:szCs w:val="18"/>
              </w:rPr>
              <w:pPrChange w:id="23113" w:author="Rachel Shipsey" w:date="2025-06-23T15:41:00Z">
                <w:pPr>
                  <w:jc w:val="right"/>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F1997B" w14:textId="6BF5F595" w:rsidR="006173E6" w:rsidRPr="002E5C79" w:rsidDel="008D26A9" w:rsidRDefault="006173E6">
            <w:pPr>
              <w:pStyle w:val="ListParagraph"/>
              <w:spacing w:after="0" w:line="276" w:lineRule="auto"/>
              <w:jc w:val="both"/>
              <w:rPr>
                <w:del w:id="23114" w:author="Rachel Shipsey" w:date="2025-06-23T15:21:00Z"/>
                <w:rFonts w:eastAsia="Times New Roman" w:cs="Arial"/>
                <w:b/>
                <w:bCs/>
                <w:color w:val="000000"/>
                <w:sz w:val="18"/>
                <w:szCs w:val="18"/>
              </w:rPr>
              <w:pPrChange w:id="23115" w:author="Rachel Shipsey" w:date="2025-06-23T15:41:00Z">
                <w:pPr/>
              </w:pPrChange>
            </w:pPr>
            <w:del w:id="23116" w:author="Rachel Shipsey" w:date="2025-06-23T15:21:00Z">
              <w:r w:rsidRPr="00F84E7F" w:rsidDel="008D26A9">
                <w:rPr>
                  <w:rFonts w:eastAsia="Times New Roman" w:cs="Arial"/>
                  <w:color w:val="000000"/>
                  <w:sz w:val="16"/>
                  <w:szCs w:val="16"/>
                </w:rPr>
                <w:delText>Incorporate the master list of EAs into the DP system</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99D6A0" w14:textId="55DB5362" w:rsidR="006173E6" w:rsidRPr="002E5C79" w:rsidDel="008D26A9" w:rsidRDefault="006173E6">
            <w:pPr>
              <w:pStyle w:val="ListParagraph"/>
              <w:spacing w:after="0" w:line="276" w:lineRule="auto"/>
              <w:jc w:val="both"/>
              <w:rPr>
                <w:del w:id="23117" w:author="Rachel Shipsey" w:date="2025-06-23T15:21:00Z"/>
                <w:rFonts w:eastAsia="Times New Roman" w:cs="Arial"/>
                <w:color w:val="000000"/>
                <w:sz w:val="18"/>
                <w:szCs w:val="18"/>
              </w:rPr>
              <w:pPrChange w:id="23118"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1CBBB40" w14:textId="5A1AB2FD" w:rsidR="006173E6" w:rsidRPr="002E5C79" w:rsidDel="008D26A9" w:rsidRDefault="006173E6">
            <w:pPr>
              <w:pStyle w:val="ListParagraph"/>
              <w:spacing w:after="0" w:line="276" w:lineRule="auto"/>
              <w:jc w:val="both"/>
              <w:rPr>
                <w:del w:id="23119" w:author="Rachel Shipsey" w:date="2025-06-23T15:21:00Z"/>
                <w:rFonts w:eastAsia="Times New Roman" w:cs="Arial"/>
                <w:color w:val="000000"/>
                <w:sz w:val="18"/>
                <w:szCs w:val="18"/>
              </w:rPr>
              <w:pPrChange w:id="2312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9280EF" w14:textId="47B592E1" w:rsidR="006173E6" w:rsidRPr="002E5C79" w:rsidDel="008D26A9" w:rsidRDefault="006173E6">
            <w:pPr>
              <w:pStyle w:val="ListParagraph"/>
              <w:spacing w:after="0" w:line="276" w:lineRule="auto"/>
              <w:jc w:val="both"/>
              <w:rPr>
                <w:del w:id="23121" w:author="Rachel Shipsey" w:date="2025-06-23T15:21:00Z"/>
                <w:rFonts w:eastAsia="Times New Roman" w:cs="Arial"/>
                <w:color w:val="000000"/>
                <w:sz w:val="18"/>
                <w:szCs w:val="18"/>
              </w:rPr>
              <w:pPrChange w:id="23122" w:author="Rachel Shipsey" w:date="2025-06-23T15:41:00Z">
                <w:pPr>
                  <w:jc w:val="right"/>
                </w:pPr>
              </w:pPrChange>
            </w:pPr>
            <w:del w:id="23123"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C690712" w14:textId="1BD09CB4" w:rsidR="006173E6" w:rsidRPr="002E5C79" w:rsidDel="008D26A9" w:rsidRDefault="006173E6">
            <w:pPr>
              <w:pStyle w:val="ListParagraph"/>
              <w:spacing w:after="0" w:line="276" w:lineRule="auto"/>
              <w:jc w:val="both"/>
              <w:rPr>
                <w:del w:id="23124" w:author="Rachel Shipsey" w:date="2025-06-23T15:21:00Z"/>
                <w:rFonts w:eastAsia="Times New Roman" w:cs="Arial"/>
                <w:color w:val="000000"/>
                <w:sz w:val="20"/>
                <w:szCs w:val="20"/>
              </w:rPr>
              <w:pPrChange w:id="23125" w:author="Rachel Shipsey" w:date="2025-06-23T15:41:00Z">
                <w:pPr>
                  <w:jc w:val="right"/>
                </w:pPr>
              </w:pPrChange>
            </w:pPr>
          </w:p>
        </w:tc>
      </w:tr>
      <w:tr w:rsidR="006173E6" w:rsidRPr="002E5C79" w:rsidDel="008D26A9" w14:paraId="062E2550" w14:textId="73BBD771" w:rsidTr="00D4265D">
        <w:trPr>
          <w:gridAfter w:val="1"/>
          <w:wAfter w:w="6" w:type="pct"/>
          <w:trHeight w:val="264"/>
          <w:del w:id="2312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3161FE7" w14:textId="37409888" w:rsidR="006173E6" w:rsidRPr="002E5C79" w:rsidDel="008D26A9" w:rsidRDefault="006173E6">
            <w:pPr>
              <w:pStyle w:val="ListParagraph"/>
              <w:spacing w:after="0" w:line="276" w:lineRule="auto"/>
              <w:jc w:val="both"/>
              <w:rPr>
                <w:del w:id="23127" w:author="Rachel Shipsey" w:date="2025-06-23T15:21:00Z"/>
                <w:rFonts w:eastAsia="Times New Roman" w:cs="Arial"/>
                <w:color w:val="000000"/>
                <w:sz w:val="18"/>
                <w:szCs w:val="18"/>
              </w:rPr>
              <w:pPrChange w:id="23128" w:author="Rachel Shipsey" w:date="2025-06-23T15:41:00Z">
                <w:pPr/>
              </w:pPrChange>
            </w:pPr>
            <w:del w:id="23129"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D29C90" w14:textId="40C2CDA2" w:rsidR="006173E6" w:rsidRPr="002E5C79" w:rsidDel="008D26A9" w:rsidRDefault="006173E6">
            <w:pPr>
              <w:pStyle w:val="ListParagraph"/>
              <w:spacing w:after="0" w:line="276" w:lineRule="auto"/>
              <w:jc w:val="both"/>
              <w:rPr>
                <w:del w:id="23130" w:author="Rachel Shipsey" w:date="2025-06-23T15:21:00Z"/>
                <w:rFonts w:eastAsia="Times New Roman" w:cs="Arial"/>
                <w:color w:val="000000"/>
                <w:sz w:val="18"/>
                <w:szCs w:val="18"/>
              </w:rPr>
              <w:pPrChange w:id="23131" w:author="Rachel Shipsey" w:date="2025-06-23T15:41:00Z">
                <w:pPr>
                  <w:ind w:left="328"/>
                </w:pPr>
              </w:pPrChange>
            </w:pPr>
            <w:del w:id="23132" w:author="Rachel Shipsey" w:date="2025-06-23T15:21:00Z">
              <w:r w:rsidRPr="00F84E7F" w:rsidDel="008D26A9">
                <w:rPr>
                  <w:rFonts w:eastAsia="Times New Roman" w:cs="Arial"/>
                  <w:color w:val="000000"/>
                  <w:sz w:val="16"/>
                  <w:szCs w:val="16"/>
                </w:rPr>
                <w:delText>Determine flow of materials</w:delText>
              </w:r>
              <w:r w:rsidDel="008D26A9">
                <w:rPr>
                  <w:rFonts w:eastAsia="Times New Roman" w:cs="Arial"/>
                  <w:color w:val="000000"/>
                  <w:sz w:val="16"/>
                  <w:szCs w:val="16"/>
                </w:rPr>
                <w:delText xml:space="preserve">, </w:delText>
              </w:r>
              <w:r w:rsidRPr="00F84E7F" w:rsidDel="008D26A9">
                <w:rPr>
                  <w:rFonts w:eastAsia="Times New Roman" w:cs="Arial"/>
                  <w:color w:val="000000"/>
                  <w:sz w:val="16"/>
                  <w:szCs w:val="16"/>
                </w:rPr>
                <w:delText xml:space="preserve">operational </w:delText>
              </w:r>
              <w:r w:rsidDel="008D26A9">
                <w:rPr>
                  <w:rFonts w:eastAsia="Times New Roman" w:cs="Arial"/>
                  <w:color w:val="000000"/>
                  <w:sz w:val="16"/>
                  <w:szCs w:val="16"/>
                </w:rPr>
                <w:delText>&amp;</w:delText>
              </w:r>
              <w:r w:rsidRPr="00F84E7F" w:rsidDel="008D26A9">
                <w:rPr>
                  <w:rFonts w:eastAsia="Times New Roman" w:cs="Arial"/>
                  <w:color w:val="000000"/>
                  <w:sz w:val="16"/>
                  <w:szCs w:val="16"/>
                </w:rPr>
                <w:delText xml:space="preserve"> quality control procedures for </w:delText>
              </w:r>
              <w:r w:rsidRPr="00F84E7F" w:rsidDel="008D26A9">
                <w:rPr>
                  <w:rFonts w:eastAsia="Times New Roman" w:cs="Arial"/>
                  <w:color w:val="000000"/>
                  <w:sz w:val="16"/>
                  <w:szCs w:val="16"/>
                  <w:u w:val="single"/>
                </w:rPr>
                <w:delText>Pilot Census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CD0A45" w14:textId="1628FE90" w:rsidR="006173E6" w:rsidRPr="002E5C79" w:rsidDel="008D26A9" w:rsidRDefault="006173E6">
            <w:pPr>
              <w:pStyle w:val="ListParagraph"/>
              <w:spacing w:after="0" w:line="276" w:lineRule="auto"/>
              <w:jc w:val="both"/>
              <w:rPr>
                <w:del w:id="23133" w:author="Rachel Shipsey" w:date="2025-06-23T15:21:00Z"/>
                <w:rFonts w:eastAsia="Times New Roman" w:cs="Arial"/>
                <w:color w:val="000000"/>
                <w:sz w:val="18"/>
                <w:szCs w:val="18"/>
              </w:rPr>
              <w:pPrChange w:id="23134" w:author="Rachel Shipsey" w:date="2025-06-23T15:41:00Z">
                <w:pPr/>
              </w:pPrChange>
            </w:pPr>
            <w:del w:id="23135" w:author="Rachel Shipsey" w:date="2025-06-23T15:21:00Z">
              <w:r w:rsidRPr="00F84E7F" w:rsidDel="008D26A9">
                <w:rPr>
                  <w:rFonts w:eastAsia="Times New Roman" w:cs="Arial"/>
                  <w:color w:val="000000"/>
                  <w:sz w:val="16"/>
                  <w:szCs w:val="16"/>
                </w:rPr>
                <w:delText>Workflow for pilot census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90FB742" w14:textId="3C4DE87B" w:rsidR="006173E6" w:rsidRPr="002E5C79" w:rsidDel="008D26A9" w:rsidRDefault="006173E6">
            <w:pPr>
              <w:pStyle w:val="ListParagraph"/>
              <w:spacing w:after="0" w:line="276" w:lineRule="auto"/>
              <w:jc w:val="both"/>
              <w:rPr>
                <w:del w:id="23136" w:author="Rachel Shipsey" w:date="2025-06-23T15:21:00Z"/>
                <w:rFonts w:eastAsia="Times New Roman" w:cs="Arial"/>
                <w:sz w:val="18"/>
                <w:szCs w:val="18"/>
              </w:rPr>
              <w:pPrChange w:id="23137" w:author="Rachel Shipsey" w:date="2025-06-23T15:41:00Z">
                <w:pPr/>
              </w:pPrChange>
            </w:pPr>
            <w:del w:id="23138" w:author="Rachel Shipsey" w:date="2025-06-23T15:21:00Z">
              <w:r w:rsidRPr="00F84E7F" w:rsidDel="008D26A9">
                <w:rPr>
                  <w:rFonts w:eastAsia="Times New Roman" w:cs="Arial"/>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79FF50" w14:textId="0F2FC587" w:rsidR="006173E6" w:rsidRPr="002E5C79" w:rsidDel="008D26A9" w:rsidRDefault="006173E6">
            <w:pPr>
              <w:pStyle w:val="ListParagraph"/>
              <w:spacing w:after="0" w:line="276" w:lineRule="auto"/>
              <w:jc w:val="both"/>
              <w:rPr>
                <w:del w:id="23139" w:author="Rachel Shipsey" w:date="2025-06-23T15:21:00Z"/>
                <w:rFonts w:eastAsia="Times New Roman" w:cs="Arial"/>
                <w:color w:val="000000"/>
                <w:sz w:val="18"/>
                <w:szCs w:val="18"/>
              </w:rPr>
              <w:pPrChange w:id="23140" w:author="Rachel Shipsey" w:date="2025-06-23T15:41:00Z">
                <w:pPr>
                  <w:jc w:val="right"/>
                </w:pPr>
              </w:pPrChange>
            </w:pPr>
            <w:del w:id="23141"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4466F2" w14:textId="06FEB03D" w:rsidR="006173E6" w:rsidRPr="002E5C79" w:rsidDel="008D26A9" w:rsidRDefault="006173E6">
            <w:pPr>
              <w:pStyle w:val="ListParagraph"/>
              <w:spacing w:after="0" w:line="276" w:lineRule="auto"/>
              <w:jc w:val="both"/>
              <w:rPr>
                <w:del w:id="23142" w:author="Rachel Shipsey" w:date="2025-06-23T15:21:00Z"/>
                <w:rFonts w:eastAsia="Times New Roman" w:cs="Arial"/>
                <w:color w:val="000000"/>
                <w:sz w:val="20"/>
                <w:szCs w:val="20"/>
              </w:rPr>
              <w:pPrChange w:id="23143" w:author="Rachel Shipsey" w:date="2025-06-23T15:41:00Z">
                <w:pPr>
                  <w:jc w:val="right"/>
                </w:pPr>
              </w:pPrChange>
            </w:pPr>
            <w:del w:id="23144" w:author="Rachel Shipsey" w:date="2025-06-23T15:21:00Z">
              <w:r w:rsidDel="008D26A9">
                <w:rPr>
                  <w:rFonts w:eastAsia="Times New Roman" w:cs="Arial"/>
                  <w:color w:val="000000"/>
                  <w:sz w:val="16"/>
                  <w:szCs w:val="16"/>
                </w:rPr>
                <w:delText>2.2</w:delText>
              </w:r>
            </w:del>
          </w:p>
        </w:tc>
      </w:tr>
      <w:tr w:rsidR="006173E6" w:rsidRPr="002E5C79" w:rsidDel="008D26A9" w14:paraId="3BDE58C5" w14:textId="30CC7DE6" w:rsidTr="00D4265D">
        <w:trPr>
          <w:gridAfter w:val="1"/>
          <w:wAfter w:w="6" w:type="pct"/>
          <w:trHeight w:val="264"/>
          <w:del w:id="2314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5A27E9" w14:textId="5C4DE9DC" w:rsidR="006173E6" w:rsidRPr="002E5C79" w:rsidDel="008D26A9" w:rsidRDefault="006173E6">
            <w:pPr>
              <w:pStyle w:val="ListParagraph"/>
              <w:spacing w:after="0" w:line="276" w:lineRule="auto"/>
              <w:jc w:val="both"/>
              <w:rPr>
                <w:del w:id="23146" w:author="Rachel Shipsey" w:date="2025-06-23T15:21:00Z"/>
                <w:rFonts w:eastAsia="Times New Roman" w:cs="Arial"/>
                <w:color w:val="000000"/>
                <w:sz w:val="18"/>
                <w:szCs w:val="18"/>
              </w:rPr>
              <w:pPrChange w:id="23147" w:author="Rachel Shipsey" w:date="2025-06-23T15:41:00Z">
                <w:pPr>
                  <w:jc w:val="right"/>
                </w:pPr>
              </w:pPrChange>
            </w:pPr>
            <w:del w:id="23148"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B9D1D0" w14:textId="5DC4A475" w:rsidR="006173E6" w:rsidRPr="002E5C79" w:rsidDel="008D26A9" w:rsidRDefault="006173E6">
            <w:pPr>
              <w:pStyle w:val="ListParagraph"/>
              <w:spacing w:after="0" w:line="276" w:lineRule="auto"/>
              <w:jc w:val="both"/>
              <w:rPr>
                <w:del w:id="23149" w:author="Rachel Shipsey" w:date="2025-06-23T15:21:00Z"/>
                <w:rFonts w:eastAsia="Times New Roman" w:cs="Arial"/>
                <w:b/>
                <w:bCs/>
                <w:color w:val="000000"/>
                <w:sz w:val="18"/>
                <w:szCs w:val="18"/>
              </w:rPr>
              <w:pPrChange w:id="23150" w:author="Rachel Shipsey" w:date="2025-06-23T15:41:00Z">
                <w:pPr/>
              </w:pPrChange>
            </w:pPr>
            <w:del w:id="23151" w:author="Rachel Shipsey" w:date="2025-06-23T15:21:00Z">
              <w:r w:rsidRPr="00F84E7F" w:rsidDel="008D26A9">
                <w:rPr>
                  <w:rFonts w:eastAsia="Times New Roman" w:cs="Arial"/>
                  <w:color w:val="000000"/>
                  <w:sz w:val="16"/>
                  <w:szCs w:val="16"/>
                </w:rPr>
                <w:delText>Determine flow of materials</w:delText>
              </w:r>
              <w:r w:rsidDel="008D26A9">
                <w:rPr>
                  <w:rFonts w:eastAsia="Times New Roman" w:cs="Arial"/>
                  <w:color w:val="000000"/>
                  <w:sz w:val="16"/>
                  <w:szCs w:val="16"/>
                </w:rPr>
                <w:delText>,</w:delText>
              </w:r>
              <w:r w:rsidRPr="00F84E7F" w:rsidDel="008D26A9">
                <w:rPr>
                  <w:rFonts w:eastAsia="Times New Roman" w:cs="Arial"/>
                  <w:color w:val="000000"/>
                  <w:sz w:val="16"/>
                  <w:szCs w:val="16"/>
                </w:rPr>
                <w:delText xml:space="preserve"> operational and quality control forms for </w:delText>
              </w:r>
              <w:r w:rsidRPr="00F84E7F" w:rsidDel="008D26A9">
                <w:rPr>
                  <w:rFonts w:eastAsia="Times New Roman" w:cs="Arial"/>
                  <w:color w:val="000000"/>
                  <w:sz w:val="16"/>
                  <w:szCs w:val="16"/>
                  <w:u w:val="single"/>
                </w:rPr>
                <w:delText>main Census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B2ECEF" w14:textId="21D1CC81" w:rsidR="006173E6" w:rsidRPr="002E5C79" w:rsidDel="008D26A9" w:rsidRDefault="006173E6">
            <w:pPr>
              <w:pStyle w:val="ListParagraph"/>
              <w:spacing w:after="0" w:line="276" w:lineRule="auto"/>
              <w:jc w:val="both"/>
              <w:rPr>
                <w:del w:id="23152" w:author="Rachel Shipsey" w:date="2025-06-23T15:21:00Z"/>
                <w:rFonts w:eastAsia="Times New Roman" w:cs="Arial"/>
                <w:b/>
                <w:bCs/>
                <w:color w:val="000000"/>
                <w:sz w:val="18"/>
                <w:szCs w:val="18"/>
              </w:rPr>
              <w:pPrChange w:id="23153" w:author="Rachel Shipsey" w:date="2025-06-23T15:41:00Z">
                <w:pPr/>
              </w:pPrChange>
            </w:pPr>
            <w:del w:id="23154" w:author="Rachel Shipsey" w:date="2025-06-23T15:21:00Z">
              <w:r w:rsidRPr="00F84E7F" w:rsidDel="008D26A9">
                <w:rPr>
                  <w:rFonts w:eastAsia="Times New Roman" w:cs="Arial"/>
                  <w:color w:val="000000"/>
                  <w:sz w:val="16"/>
                  <w:szCs w:val="16"/>
                </w:rPr>
                <w:delText>Workflow for main census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6385487" w14:textId="5CC62954" w:rsidR="006173E6" w:rsidRPr="002E5C79" w:rsidDel="008D26A9" w:rsidRDefault="006173E6">
            <w:pPr>
              <w:pStyle w:val="ListParagraph"/>
              <w:spacing w:after="0" w:line="276" w:lineRule="auto"/>
              <w:jc w:val="both"/>
              <w:rPr>
                <w:del w:id="23155" w:author="Rachel Shipsey" w:date="2025-06-23T15:21:00Z"/>
                <w:rFonts w:eastAsia="Times New Roman" w:cs="Arial"/>
                <w:sz w:val="18"/>
                <w:szCs w:val="18"/>
              </w:rPr>
              <w:pPrChange w:id="23156" w:author="Rachel Shipsey" w:date="2025-06-23T15:41:00Z">
                <w:pPr/>
              </w:pPrChange>
            </w:pPr>
            <w:del w:id="23157" w:author="Rachel Shipsey" w:date="2025-06-23T15:21:00Z">
              <w:r w:rsidRPr="00F84E7F" w:rsidDel="008D26A9">
                <w:rPr>
                  <w:rFonts w:eastAsia="Times New Roman" w:cs="Arial"/>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D763BDA" w14:textId="4126ADB3" w:rsidR="006173E6" w:rsidRPr="002E5C79" w:rsidDel="008D26A9" w:rsidRDefault="006173E6">
            <w:pPr>
              <w:pStyle w:val="ListParagraph"/>
              <w:spacing w:after="0" w:line="276" w:lineRule="auto"/>
              <w:jc w:val="both"/>
              <w:rPr>
                <w:del w:id="23158" w:author="Rachel Shipsey" w:date="2025-06-23T15:21:00Z"/>
                <w:rFonts w:eastAsia="Times New Roman" w:cs="Arial"/>
                <w:color w:val="000000"/>
                <w:sz w:val="18"/>
                <w:szCs w:val="18"/>
              </w:rPr>
              <w:pPrChange w:id="23159" w:author="Rachel Shipsey" w:date="2025-06-23T15:41:00Z">
                <w:pPr>
                  <w:jc w:val="right"/>
                </w:pPr>
              </w:pPrChange>
            </w:pPr>
            <w:del w:id="23160"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E2EE57" w14:textId="23D4ABB8" w:rsidR="006173E6" w:rsidRPr="002E5C79" w:rsidDel="008D26A9" w:rsidRDefault="006173E6">
            <w:pPr>
              <w:pStyle w:val="ListParagraph"/>
              <w:spacing w:after="0" w:line="276" w:lineRule="auto"/>
              <w:jc w:val="both"/>
              <w:rPr>
                <w:del w:id="23161" w:author="Rachel Shipsey" w:date="2025-06-23T15:21:00Z"/>
                <w:rFonts w:eastAsia="Times New Roman" w:cs="Arial"/>
                <w:color w:val="000000"/>
                <w:sz w:val="20"/>
                <w:szCs w:val="20"/>
              </w:rPr>
              <w:pPrChange w:id="23162" w:author="Rachel Shipsey" w:date="2025-06-23T15:41:00Z">
                <w:pPr>
                  <w:jc w:val="right"/>
                </w:pPr>
              </w:pPrChange>
            </w:pPr>
            <w:del w:id="23163" w:author="Rachel Shipsey" w:date="2025-06-23T15:21:00Z">
              <w:r w:rsidDel="008D26A9">
                <w:rPr>
                  <w:rFonts w:eastAsia="Times New Roman" w:cs="Arial"/>
                  <w:color w:val="000000"/>
                  <w:sz w:val="16"/>
                  <w:szCs w:val="16"/>
                </w:rPr>
                <w:delText>0.6</w:delText>
              </w:r>
            </w:del>
          </w:p>
        </w:tc>
      </w:tr>
      <w:tr w:rsidR="006173E6" w:rsidRPr="002E5C79" w:rsidDel="008D26A9" w14:paraId="7B77810F" w14:textId="66F1D16F" w:rsidTr="00D4265D">
        <w:trPr>
          <w:gridAfter w:val="1"/>
          <w:wAfter w:w="6" w:type="pct"/>
          <w:trHeight w:val="264"/>
          <w:del w:id="2316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005D40" w14:textId="09835066" w:rsidR="006173E6" w:rsidRPr="002E5C79" w:rsidDel="008D26A9" w:rsidRDefault="006173E6">
            <w:pPr>
              <w:pStyle w:val="ListParagraph"/>
              <w:spacing w:after="0" w:line="276" w:lineRule="auto"/>
              <w:jc w:val="both"/>
              <w:rPr>
                <w:del w:id="23165" w:author="Rachel Shipsey" w:date="2025-06-23T15:21:00Z"/>
                <w:rFonts w:eastAsia="Times New Roman" w:cs="Arial"/>
                <w:color w:val="000000"/>
                <w:sz w:val="18"/>
                <w:szCs w:val="18"/>
              </w:rPr>
              <w:pPrChange w:id="23166" w:author="Rachel Shipsey" w:date="2025-06-23T15:41:00Z">
                <w:pPr/>
              </w:pPrChange>
            </w:pPr>
            <w:del w:id="23167"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06385E" w14:textId="650E59E9" w:rsidR="006173E6" w:rsidRPr="002E5C79" w:rsidDel="008D26A9" w:rsidRDefault="006173E6">
            <w:pPr>
              <w:pStyle w:val="ListParagraph"/>
              <w:spacing w:after="0" w:line="276" w:lineRule="auto"/>
              <w:jc w:val="both"/>
              <w:rPr>
                <w:del w:id="23168" w:author="Rachel Shipsey" w:date="2025-06-23T15:21:00Z"/>
                <w:rFonts w:eastAsia="Times New Roman" w:cs="Arial"/>
                <w:color w:val="000000"/>
                <w:sz w:val="18"/>
                <w:szCs w:val="18"/>
              </w:rPr>
              <w:pPrChange w:id="23169" w:author="Rachel Shipsey" w:date="2025-06-23T15:41:00Z">
                <w:pPr>
                  <w:ind w:firstLineChars="200" w:firstLine="320"/>
                </w:pPr>
              </w:pPrChange>
            </w:pPr>
            <w:del w:id="23170" w:author="Rachel Shipsey" w:date="2025-06-23T15:21:00Z">
              <w:r w:rsidRPr="00F84E7F" w:rsidDel="008D26A9">
                <w:rPr>
                  <w:rFonts w:eastAsia="Times New Roman" w:cs="Arial"/>
                  <w:color w:val="000000"/>
                  <w:sz w:val="16"/>
                  <w:szCs w:val="16"/>
                </w:rPr>
                <w:delText>Determine flow of materials</w:delText>
              </w:r>
              <w:r w:rsidDel="008D26A9">
                <w:rPr>
                  <w:rFonts w:eastAsia="Times New Roman" w:cs="Arial"/>
                  <w:color w:val="000000"/>
                  <w:sz w:val="16"/>
                  <w:szCs w:val="16"/>
                </w:rPr>
                <w:delText>,</w:delText>
              </w:r>
              <w:r w:rsidRPr="00F84E7F" w:rsidDel="008D26A9">
                <w:rPr>
                  <w:rFonts w:eastAsia="Times New Roman" w:cs="Arial"/>
                  <w:color w:val="000000"/>
                  <w:sz w:val="16"/>
                  <w:szCs w:val="16"/>
                </w:rPr>
                <w:delText xml:space="preserve"> operational and quality control procedures for </w:delText>
              </w:r>
              <w:r w:rsidRPr="00F84E7F" w:rsidDel="008D26A9">
                <w:rPr>
                  <w:rFonts w:eastAsia="Times New Roman" w:cs="Arial"/>
                  <w:color w:val="000000"/>
                  <w:sz w:val="16"/>
                  <w:szCs w:val="16"/>
                  <w:u w:val="single"/>
                </w:rPr>
                <w:delText>PES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AD3901" w14:textId="69B879A6" w:rsidR="006173E6" w:rsidRPr="002E5C79" w:rsidDel="008D26A9" w:rsidRDefault="006173E6">
            <w:pPr>
              <w:pStyle w:val="ListParagraph"/>
              <w:spacing w:after="0" w:line="276" w:lineRule="auto"/>
              <w:jc w:val="both"/>
              <w:rPr>
                <w:del w:id="23171" w:author="Rachel Shipsey" w:date="2025-06-23T15:21:00Z"/>
                <w:rFonts w:eastAsia="Times New Roman" w:cs="Arial"/>
                <w:color w:val="000000"/>
                <w:sz w:val="18"/>
                <w:szCs w:val="18"/>
              </w:rPr>
              <w:pPrChange w:id="23172" w:author="Rachel Shipsey" w:date="2025-06-23T15:41:00Z">
                <w:pPr>
                  <w:ind w:firstLineChars="200" w:firstLine="320"/>
                </w:pPr>
              </w:pPrChange>
            </w:pPr>
            <w:del w:id="23173" w:author="Rachel Shipsey" w:date="2025-06-23T15:21:00Z">
              <w:r w:rsidRPr="00F84E7F" w:rsidDel="008D26A9">
                <w:rPr>
                  <w:rFonts w:eastAsia="Times New Roman" w:cs="Arial"/>
                  <w:color w:val="000000"/>
                  <w:sz w:val="16"/>
                  <w:szCs w:val="16"/>
                </w:rPr>
                <w:delText>Workflow for PES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70A072" w14:textId="0D215E03" w:rsidR="006173E6" w:rsidRPr="002E5C79" w:rsidDel="008D26A9" w:rsidRDefault="006173E6">
            <w:pPr>
              <w:pStyle w:val="ListParagraph"/>
              <w:spacing w:after="0" w:line="276" w:lineRule="auto"/>
              <w:jc w:val="both"/>
              <w:rPr>
                <w:del w:id="23174" w:author="Rachel Shipsey" w:date="2025-06-23T15:21:00Z"/>
                <w:rFonts w:eastAsia="Times New Roman" w:cs="Arial"/>
                <w:sz w:val="18"/>
                <w:szCs w:val="18"/>
              </w:rPr>
              <w:pPrChange w:id="23175" w:author="Rachel Shipsey" w:date="2025-06-23T15:41:00Z">
                <w:pPr/>
              </w:pPrChange>
            </w:pPr>
            <w:del w:id="23176" w:author="Rachel Shipsey" w:date="2025-06-23T15:21:00Z">
              <w:r w:rsidRPr="00F84E7F" w:rsidDel="008D26A9">
                <w:rPr>
                  <w:rFonts w:eastAsia="Times New Roman" w:cs="Arial"/>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3A9D73" w14:textId="7DBFF690" w:rsidR="006173E6" w:rsidRPr="002E5C79" w:rsidDel="008D26A9" w:rsidRDefault="006173E6">
            <w:pPr>
              <w:pStyle w:val="ListParagraph"/>
              <w:spacing w:after="0" w:line="276" w:lineRule="auto"/>
              <w:jc w:val="both"/>
              <w:rPr>
                <w:del w:id="23177" w:author="Rachel Shipsey" w:date="2025-06-23T15:21:00Z"/>
                <w:rFonts w:eastAsia="Times New Roman" w:cs="Arial"/>
                <w:color w:val="000000"/>
                <w:sz w:val="18"/>
                <w:szCs w:val="18"/>
              </w:rPr>
              <w:pPrChange w:id="23178" w:author="Rachel Shipsey" w:date="2025-06-23T15:41:00Z">
                <w:pPr>
                  <w:jc w:val="right"/>
                </w:pPr>
              </w:pPrChange>
            </w:pPr>
            <w:del w:id="23179"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BB720F1" w14:textId="13CE286E" w:rsidR="006173E6" w:rsidRPr="002E5C79" w:rsidDel="008D26A9" w:rsidRDefault="006173E6">
            <w:pPr>
              <w:pStyle w:val="ListParagraph"/>
              <w:spacing w:after="0" w:line="276" w:lineRule="auto"/>
              <w:jc w:val="both"/>
              <w:rPr>
                <w:del w:id="23180" w:author="Rachel Shipsey" w:date="2025-06-23T15:21:00Z"/>
                <w:rFonts w:eastAsia="Times New Roman" w:cs="Arial"/>
                <w:color w:val="000000"/>
                <w:sz w:val="20"/>
                <w:szCs w:val="20"/>
              </w:rPr>
              <w:pPrChange w:id="23181" w:author="Rachel Shipsey" w:date="2025-06-23T15:41:00Z">
                <w:pPr>
                  <w:jc w:val="right"/>
                </w:pPr>
              </w:pPrChange>
            </w:pPr>
            <w:del w:id="23182" w:author="Rachel Shipsey" w:date="2025-06-23T15:21:00Z">
              <w:r w:rsidDel="008D26A9">
                <w:rPr>
                  <w:rFonts w:eastAsia="Times New Roman" w:cs="Arial"/>
                  <w:color w:val="000000"/>
                  <w:sz w:val="16"/>
                  <w:szCs w:val="16"/>
                </w:rPr>
                <w:delText>0.0</w:delText>
              </w:r>
            </w:del>
          </w:p>
        </w:tc>
      </w:tr>
      <w:tr w:rsidR="006173E6" w:rsidRPr="002E5C79" w:rsidDel="008D26A9" w14:paraId="0D9146EB" w14:textId="25B84945" w:rsidTr="00D4265D">
        <w:trPr>
          <w:gridAfter w:val="1"/>
          <w:wAfter w:w="6" w:type="pct"/>
          <w:trHeight w:val="264"/>
          <w:del w:id="2318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9F0F8A" w14:textId="240CCBE0" w:rsidR="006173E6" w:rsidRPr="002E5C79" w:rsidDel="008D26A9" w:rsidRDefault="006173E6">
            <w:pPr>
              <w:pStyle w:val="ListParagraph"/>
              <w:spacing w:after="0" w:line="276" w:lineRule="auto"/>
              <w:jc w:val="both"/>
              <w:rPr>
                <w:del w:id="23184" w:author="Rachel Shipsey" w:date="2025-06-23T15:21:00Z"/>
                <w:rFonts w:eastAsia="Times New Roman" w:cs="Arial"/>
                <w:color w:val="000000"/>
                <w:sz w:val="18"/>
                <w:szCs w:val="18"/>
              </w:rPr>
              <w:pPrChange w:id="23185" w:author="Rachel Shipsey" w:date="2025-06-23T15:41:00Z">
                <w:pPr/>
              </w:pPrChange>
            </w:pPr>
            <w:del w:id="23186" w:author="Rachel Shipsey" w:date="2025-06-23T15:21:00Z">
              <w:r w:rsidRPr="00F84E7F" w:rsidDel="008D26A9">
                <w:rPr>
                  <w:rFonts w:eastAsia="Times New Roman" w:cs="Arial"/>
                  <w:color w:val="000000"/>
                  <w:sz w:val="16"/>
                  <w:szCs w:val="16"/>
                </w:rPr>
                <w:delText>5</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B23FAF9" w14:textId="0E7D0E2E" w:rsidR="006173E6" w:rsidRPr="002E5C79" w:rsidDel="008D26A9" w:rsidRDefault="006173E6">
            <w:pPr>
              <w:pStyle w:val="ListParagraph"/>
              <w:spacing w:after="0" w:line="276" w:lineRule="auto"/>
              <w:jc w:val="both"/>
              <w:rPr>
                <w:del w:id="23187" w:author="Rachel Shipsey" w:date="2025-06-23T15:21:00Z"/>
                <w:rFonts w:eastAsia="Times New Roman" w:cs="Arial"/>
                <w:color w:val="000000"/>
                <w:sz w:val="18"/>
                <w:szCs w:val="18"/>
              </w:rPr>
              <w:pPrChange w:id="23188" w:author="Rachel Shipsey" w:date="2025-06-23T15:41:00Z">
                <w:pPr>
                  <w:ind w:left="328"/>
                </w:pPr>
              </w:pPrChange>
            </w:pPr>
            <w:del w:id="23189" w:author="Rachel Shipsey" w:date="2025-06-23T15:21:00Z">
              <w:r w:rsidRPr="00F84E7F" w:rsidDel="008D26A9">
                <w:rPr>
                  <w:rFonts w:eastAsia="Times New Roman" w:cs="Arial"/>
                  <w:b/>
                  <w:bCs/>
                  <w:color w:val="000000"/>
                  <w:sz w:val="16"/>
                  <w:szCs w:val="16"/>
                </w:rPr>
                <w:delText>Finalize and manage the DP System for use in Data collection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5FF421" w14:textId="6E95B839" w:rsidR="006173E6" w:rsidRPr="002E5C79" w:rsidDel="008D26A9" w:rsidRDefault="006173E6">
            <w:pPr>
              <w:pStyle w:val="ListParagraph"/>
              <w:spacing w:after="0" w:line="276" w:lineRule="auto"/>
              <w:jc w:val="both"/>
              <w:rPr>
                <w:del w:id="23190" w:author="Rachel Shipsey" w:date="2025-06-23T15:21:00Z"/>
                <w:rFonts w:eastAsia="Times New Roman" w:cs="Arial"/>
                <w:color w:val="000000"/>
                <w:sz w:val="18"/>
                <w:szCs w:val="18"/>
              </w:rPr>
              <w:pPrChange w:id="23191"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256F60" w14:textId="00C967C9" w:rsidR="006173E6" w:rsidRPr="002E5C79" w:rsidDel="008D26A9" w:rsidRDefault="006173E6">
            <w:pPr>
              <w:pStyle w:val="ListParagraph"/>
              <w:spacing w:after="0" w:line="276" w:lineRule="auto"/>
              <w:jc w:val="both"/>
              <w:rPr>
                <w:del w:id="23192" w:author="Rachel Shipsey" w:date="2025-06-23T15:21:00Z"/>
                <w:rFonts w:eastAsia="Times New Roman" w:cs="Arial"/>
                <w:sz w:val="18"/>
                <w:szCs w:val="18"/>
              </w:rPr>
              <w:pPrChange w:id="23193"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382987" w14:textId="7AB11DB5" w:rsidR="006173E6" w:rsidRPr="002E5C79" w:rsidDel="008D26A9" w:rsidRDefault="006173E6">
            <w:pPr>
              <w:pStyle w:val="ListParagraph"/>
              <w:spacing w:after="0" w:line="276" w:lineRule="auto"/>
              <w:jc w:val="both"/>
              <w:rPr>
                <w:del w:id="23194" w:author="Rachel Shipsey" w:date="2025-06-23T15:21:00Z"/>
                <w:rFonts w:eastAsia="Times New Roman" w:cs="Arial"/>
                <w:color w:val="000000"/>
                <w:sz w:val="18"/>
                <w:szCs w:val="18"/>
              </w:rPr>
              <w:pPrChange w:id="23195" w:author="Rachel Shipsey" w:date="2025-06-23T15:41:00Z">
                <w:pPr>
                  <w:jc w:val="right"/>
                </w:pPr>
              </w:pPrChange>
            </w:pPr>
            <w:del w:id="23196"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D9DE619" w14:textId="77CD9ACB" w:rsidR="006173E6" w:rsidRPr="002E5C79" w:rsidDel="008D26A9" w:rsidRDefault="006173E6">
            <w:pPr>
              <w:pStyle w:val="ListParagraph"/>
              <w:spacing w:after="0" w:line="276" w:lineRule="auto"/>
              <w:jc w:val="both"/>
              <w:rPr>
                <w:del w:id="23197" w:author="Rachel Shipsey" w:date="2025-06-23T15:21:00Z"/>
                <w:rFonts w:eastAsia="Times New Roman" w:cs="Arial"/>
                <w:color w:val="000000"/>
                <w:sz w:val="20"/>
                <w:szCs w:val="20"/>
              </w:rPr>
              <w:pPrChange w:id="23198" w:author="Rachel Shipsey" w:date="2025-06-23T15:41:00Z">
                <w:pPr>
                  <w:jc w:val="right"/>
                </w:pPr>
              </w:pPrChange>
            </w:pPr>
          </w:p>
        </w:tc>
      </w:tr>
      <w:tr w:rsidR="006173E6" w:rsidRPr="002E5C79" w:rsidDel="008D26A9" w14:paraId="35DC9BEA" w14:textId="3FCC784F" w:rsidTr="00D4265D">
        <w:trPr>
          <w:gridAfter w:val="1"/>
          <w:wAfter w:w="6" w:type="pct"/>
          <w:trHeight w:val="264"/>
          <w:del w:id="2319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5A6630" w14:textId="04586DB8" w:rsidR="006173E6" w:rsidRPr="002E5C79" w:rsidDel="008D26A9" w:rsidRDefault="006173E6">
            <w:pPr>
              <w:pStyle w:val="ListParagraph"/>
              <w:spacing w:after="0" w:line="276" w:lineRule="auto"/>
              <w:jc w:val="both"/>
              <w:rPr>
                <w:del w:id="23200" w:author="Rachel Shipsey" w:date="2025-06-23T15:21:00Z"/>
                <w:rFonts w:eastAsia="Times New Roman" w:cs="Arial"/>
                <w:color w:val="000000"/>
                <w:sz w:val="18"/>
                <w:szCs w:val="18"/>
              </w:rPr>
              <w:pPrChange w:id="23201" w:author="Rachel Shipsey" w:date="2025-06-23T15:41:00Z">
                <w:pPr/>
              </w:pPrChange>
            </w:pPr>
            <w:del w:id="23202"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0EF77C" w14:textId="34941829" w:rsidR="006173E6" w:rsidRPr="002E5C79" w:rsidDel="008D26A9" w:rsidRDefault="006173E6">
            <w:pPr>
              <w:pStyle w:val="ListParagraph"/>
              <w:spacing w:after="0" w:line="276" w:lineRule="auto"/>
              <w:jc w:val="both"/>
              <w:rPr>
                <w:del w:id="23203" w:author="Rachel Shipsey" w:date="2025-06-23T15:21:00Z"/>
                <w:rFonts w:eastAsia="Times New Roman" w:cs="Arial"/>
                <w:color w:val="000000"/>
                <w:sz w:val="18"/>
                <w:szCs w:val="18"/>
              </w:rPr>
              <w:pPrChange w:id="23204" w:author="Rachel Shipsey" w:date="2025-06-23T15:41:00Z">
                <w:pPr>
                  <w:ind w:left="328"/>
                </w:pPr>
              </w:pPrChange>
            </w:pPr>
            <w:del w:id="23205" w:author="Rachel Shipsey" w:date="2025-06-23T15:21:00Z">
              <w:r w:rsidRPr="00F84E7F" w:rsidDel="008D26A9">
                <w:rPr>
                  <w:rFonts w:eastAsia="Times New Roman" w:cs="Arial"/>
                  <w:color w:val="000000"/>
                  <w:sz w:val="16"/>
                  <w:szCs w:val="16"/>
                </w:rPr>
                <w:delText>Finalization of the application for edits, checks, questionnaire flow and skip functions, data transfer</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3924CB" w14:textId="49BF1096" w:rsidR="006173E6" w:rsidRPr="002E5C79" w:rsidDel="008D26A9" w:rsidRDefault="006173E6">
            <w:pPr>
              <w:pStyle w:val="ListParagraph"/>
              <w:spacing w:after="0" w:line="276" w:lineRule="auto"/>
              <w:jc w:val="both"/>
              <w:rPr>
                <w:del w:id="23206" w:author="Rachel Shipsey" w:date="2025-06-23T15:21:00Z"/>
                <w:rFonts w:eastAsia="Times New Roman" w:cs="Arial"/>
                <w:color w:val="000000"/>
                <w:sz w:val="18"/>
                <w:szCs w:val="18"/>
              </w:rPr>
              <w:pPrChange w:id="23207" w:author="Rachel Shipsey" w:date="2025-06-23T15:41:00Z">
                <w:pPr/>
              </w:pPrChange>
            </w:pPr>
            <w:del w:id="23208" w:author="Rachel Shipsey" w:date="2025-06-23T15:21:00Z">
              <w:r w:rsidRPr="00F84E7F" w:rsidDel="008D26A9">
                <w:rPr>
                  <w:rFonts w:eastAsia="Times New Roman" w:cs="Arial"/>
                  <w:color w:val="000000"/>
                  <w:sz w:val="16"/>
                  <w:szCs w:val="16"/>
                </w:rPr>
                <w:delText>Functional data flow and processing system</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4543EF" w14:textId="1E4E3F1E" w:rsidR="006173E6" w:rsidRPr="002E5C79" w:rsidDel="008D26A9" w:rsidRDefault="006173E6">
            <w:pPr>
              <w:pStyle w:val="ListParagraph"/>
              <w:spacing w:after="0" w:line="276" w:lineRule="auto"/>
              <w:jc w:val="both"/>
              <w:rPr>
                <w:del w:id="23209" w:author="Rachel Shipsey" w:date="2025-06-23T15:21:00Z"/>
                <w:rFonts w:eastAsia="Times New Roman" w:cs="Arial"/>
                <w:sz w:val="18"/>
                <w:szCs w:val="18"/>
              </w:rPr>
              <w:pPrChange w:id="23210" w:author="Rachel Shipsey" w:date="2025-06-23T15:41:00Z">
                <w:pPr/>
              </w:pPrChange>
            </w:pPr>
            <w:del w:id="23211" w:author="Rachel Shipsey" w:date="2025-06-23T15:21:00Z">
              <w:r w:rsidRPr="00F84E7F" w:rsidDel="008D26A9">
                <w:rPr>
                  <w:rFonts w:eastAsia="Times New Roman" w:cs="Arial"/>
                  <w:sz w:val="16"/>
                  <w:szCs w:val="16"/>
                </w:rPr>
                <w:delText>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00A0EE" w14:textId="3A02AE33" w:rsidR="006173E6" w:rsidRPr="002E5C79" w:rsidDel="008D26A9" w:rsidRDefault="006173E6">
            <w:pPr>
              <w:pStyle w:val="ListParagraph"/>
              <w:spacing w:after="0" w:line="276" w:lineRule="auto"/>
              <w:jc w:val="both"/>
              <w:rPr>
                <w:del w:id="23212" w:author="Rachel Shipsey" w:date="2025-06-23T15:21:00Z"/>
                <w:rFonts w:eastAsia="Times New Roman" w:cs="Arial"/>
                <w:color w:val="000000"/>
                <w:sz w:val="18"/>
                <w:szCs w:val="18"/>
              </w:rPr>
              <w:pPrChange w:id="23213" w:author="Rachel Shipsey" w:date="2025-06-23T15:41:00Z">
                <w:pPr>
                  <w:jc w:val="right"/>
                </w:pPr>
              </w:pPrChange>
            </w:pPr>
            <w:del w:id="23214"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E2AAA86" w14:textId="51C64EDE" w:rsidR="006173E6" w:rsidRPr="002E5C79" w:rsidDel="008D26A9" w:rsidRDefault="006173E6">
            <w:pPr>
              <w:pStyle w:val="ListParagraph"/>
              <w:spacing w:after="0" w:line="276" w:lineRule="auto"/>
              <w:jc w:val="both"/>
              <w:rPr>
                <w:del w:id="23215" w:author="Rachel Shipsey" w:date="2025-06-23T15:21:00Z"/>
                <w:rFonts w:eastAsia="Times New Roman" w:cs="Arial"/>
                <w:color w:val="000000"/>
                <w:sz w:val="20"/>
                <w:szCs w:val="20"/>
              </w:rPr>
              <w:pPrChange w:id="23216" w:author="Rachel Shipsey" w:date="2025-06-23T15:41:00Z">
                <w:pPr>
                  <w:jc w:val="right"/>
                </w:pPr>
              </w:pPrChange>
            </w:pPr>
            <w:del w:id="23217" w:author="Rachel Shipsey" w:date="2025-06-23T15:21:00Z">
              <w:r w:rsidDel="008D26A9">
                <w:rPr>
                  <w:rFonts w:eastAsia="Times New Roman" w:cs="Arial"/>
                  <w:color w:val="000000"/>
                  <w:sz w:val="16"/>
                  <w:szCs w:val="16"/>
                </w:rPr>
                <w:delText>1.0</w:delText>
              </w:r>
            </w:del>
          </w:p>
        </w:tc>
      </w:tr>
      <w:tr w:rsidR="006173E6" w:rsidRPr="002E5C79" w:rsidDel="008D26A9" w14:paraId="187505EE" w14:textId="6E84746B" w:rsidTr="00D4265D">
        <w:trPr>
          <w:gridAfter w:val="1"/>
          <w:wAfter w:w="6" w:type="pct"/>
          <w:trHeight w:val="264"/>
          <w:del w:id="2321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56338D" w14:textId="31A66472" w:rsidR="006173E6" w:rsidRPr="002E5C79" w:rsidDel="008D26A9" w:rsidRDefault="006173E6">
            <w:pPr>
              <w:pStyle w:val="ListParagraph"/>
              <w:spacing w:after="0" w:line="276" w:lineRule="auto"/>
              <w:jc w:val="both"/>
              <w:rPr>
                <w:del w:id="23219" w:author="Rachel Shipsey" w:date="2025-06-23T15:21:00Z"/>
                <w:rFonts w:eastAsia="Times New Roman" w:cs="Arial"/>
                <w:color w:val="000000"/>
                <w:sz w:val="18"/>
                <w:szCs w:val="18"/>
              </w:rPr>
              <w:pPrChange w:id="23220" w:author="Rachel Shipsey" w:date="2025-06-23T15:41:00Z">
                <w:pPr/>
              </w:pPrChange>
            </w:pPr>
            <w:del w:id="23221" w:author="Rachel Shipsey" w:date="2025-06-23T15:21:00Z">
              <w:r w:rsidRPr="00F84E7F" w:rsidDel="008D26A9">
                <w:rPr>
                  <w:rFonts w:eastAsia="Times New Roman" w:cs="Arial"/>
                  <w:color w:val="000000"/>
                  <w:sz w:val="16"/>
                  <w:szCs w:val="16"/>
                </w:rPr>
                <w:delText>6</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04965E" w14:textId="51489B91" w:rsidR="006173E6" w:rsidRPr="002E5C79" w:rsidDel="008D26A9" w:rsidRDefault="006173E6">
            <w:pPr>
              <w:pStyle w:val="ListParagraph"/>
              <w:spacing w:after="0" w:line="276" w:lineRule="auto"/>
              <w:jc w:val="both"/>
              <w:rPr>
                <w:del w:id="23222" w:author="Rachel Shipsey" w:date="2025-06-23T15:21:00Z"/>
                <w:rFonts w:eastAsia="Times New Roman" w:cs="Arial"/>
                <w:color w:val="000000"/>
                <w:sz w:val="18"/>
                <w:szCs w:val="18"/>
              </w:rPr>
              <w:pPrChange w:id="23223" w:author="Rachel Shipsey" w:date="2025-06-23T15:41:00Z">
                <w:pPr>
                  <w:ind w:left="328"/>
                </w:pPr>
              </w:pPrChange>
            </w:pPr>
            <w:del w:id="23224" w:author="Rachel Shipsey" w:date="2025-06-23T15:21:00Z">
              <w:r w:rsidRPr="00F84E7F" w:rsidDel="008D26A9">
                <w:rPr>
                  <w:rFonts w:eastAsia="Times New Roman" w:cs="Arial"/>
                  <w:b/>
                  <w:bCs/>
                  <w:color w:val="000000"/>
                  <w:sz w:val="16"/>
                  <w:szCs w:val="16"/>
                </w:rPr>
                <w:delText xml:space="preserve">Simulation of the data network infrastructure transmission/transfer stress, performance, availability,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C096E95" w14:textId="6984ECF4" w:rsidR="006173E6" w:rsidRPr="002E5C79" w:rsidDel="008D26A9" w:rsidRDefault="006173E6">
            <w:pPr>
              <w:pStyle w:val="ListParagraph"/>
              <w:spacing w:after="0" w:line="276" w:lineRule="auto"/>
              <w:jc w:val="both"/>
              <w:rPr>
                <w:del w:id="23225" w:author="Rachel Shipsey" w:date="2025-06-23T15:21:00Z"/>
                <w:rFonts w:eastAsia="Times New Roman" w:cs="Arial"/>
                <w:color w:val="000000"/>
                <w:sz w:val="18"/>
                <w:szCs w:val="18"/>
              </w:rPr>
              <w:pPrChange w:id="23226"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0E4538D" w14:textId="2B834055" w:rsidR="006173E6" w:rsidRPr="002E5C79" w:rsidDel="008D26A9" w:rsidRDefault="006173E6">
            <w:pPr>
              <w:pStyle w:val="ListParagraph"/>
              <w:spacing w:after="0" w:line="276" w:lineRule="auto"/>
              <w:jc w:val="both"/>
              <w:rPr>
                <w:del w:id="23227" w:author="Rachel Shipsey" w:date="2025-06-23T15:21:00Z"/>
                <w:rFonts w:eastAsia="Times New Roman" w:cs="Arial"/>
                <w:sz w:val="18"/>
                <w:szCs w:val="18"/>
              </w:rPr>
              <w:pPrChange w:id="23228"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FB73FC" w14:textId="0CE046BB" w:rsidR="006173E6" w:rsidRPr="002E5C79" w:rsidDel="008D26A9" w:rsidRDefault="006173E6">
            <w:pPr>
              <w:pStyle w:val="ListParagraph"/>
              <w:spacing w:after="0" w:line="276" w:lineRule="auto"/>
              <w:jc w:val="both"/>
              <w:rPr>
                <w:del w:id="23229" w:author="Rachel Shipsey" w:date="2025-06-23T15:21:00Z"/>
                <w:rFonts w:eastAsia="Times New Roman" w:cs="Arial"/>
                <w:color w:val="000000"/>
                <w:sz w:val="18"/>
                <w:szCs w:val="18"/>
              </w:rPr>
              <w:pPrChange w:id="23230" w:author="Rachel Shipsey" w:date="2025-06-23T15:41:00Z">
                <w:pPr>
                  <w:jc w:val="right"/>
                </w:pPr>
              </w:pPrChange>
            </w:pPr>
            <w:del w:id="23231" w:author="Rachel Shipsey" w:date="2025-06-23T15:21:00Z">
              <w:r w:rsidRPr="00F84E7F" w:rsidDel="008D26A9">
                <w:rPr>
                  <w:rFonts w:eastAsia="Times New Roman" w:cs="Arial"/>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79D4BE2" w14:textId="130629F6" w:rsidR="006173E6" w:rsidRPr="002E5C79" w:rsidDel="008D26A9" w:rsidRDefault="006173E6">
            <w:pPr>
              <w:pStyle w:val="ListParagraph"/>
              <w:spacing w:after="0" w:line="276" w:lineRule="auto"/>
              <w:jc w:val="both"/>
              <w:rPr>
                <w:del w:id="23232" w:author="Rachel Shipsey" w:date="2025-06-23T15:21:00Z"/>
                <w:rFonts w:eastAsia="Times New Roman" w:cs="Arial"/>
                <w:color w:val="000000"/>
                <w:sz w:val="20"/>
                <w:szCs w:val="20"/>
              </w:rPr>
              <w:pPrChange w:id="23233" w:author="Rachel Shipsey" w:date="2025-06-23T15:41:00Z">
                <w:pPr>
                  <w:jc w:val="right"/>
                </w:pPr>
              </w:pPrChange>
            </w:pPr>
          </w:p>
        </w:tc>
      </w:tr>
      <w:tr w:rsidR="006173E6" w:rsidRPr="002E5C79" w:rsidDel="008D26A9" w14:paraId="7DF32952" w14:textId="2E3D0FC6" w:rsidTr="00D4265D">
        <w:trPr>
          <w:gridAfter w:val="1"/>
          <w:wAfter w:w="6" w:type="pct"/>
          <w:trHeight w:val="264"/>
          <w:del w:id="2323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71335B" w14:textId="5BC3AF9E" w:rsidR="006173E6" w:rsidRPr="002E5C79" w:rsidDel="008D26A9" w:rsidRDefault="006173E6">
            <w:pPr>
              <w:pStyle w:val="ListParagraph"/>
              <w:spacing w:after="0" w:line="276" w:lineRule="auto"/>
              <w:jc w:val="both"/>
              <w:rPr>
                <w:del w:id="23235" w:author="Rachel Shipsey" w:date="2025-06-23T15:21:00Z"/>
                <w:rFonts w:eastAsia="Times New Roman" w:cs="Arial"/>
                <w:color w:val="000000"/>
                <w:sz w:val="18"/>
                <w:szCs w:val="18"/>
              </w:rPr>
              <w:pPrChange w:id="23236" w:author="Rachel Shipsey" w:date="2025-06-23T15:41:00Z">
                <w:pPr/>
              </w:pPrChange>
            </w:pPr>
            <w:del w:id="23237"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CC173A" w14:textId="7D38D9EB" w:rsidR="006173E6" w:rsidRPr="002E5C79" w:rsidDel="008D26A9" w:rsidRDefault="006173E6">
            <w:pPr>
              <w:pStyle w:val="ListParagraph"/>
              <w:spacing w:after="0" w:line="276" w:lineRule="auto"/>
              <w:jc w:val="both"/>
              <w:rPr>
                <w:del w:id="23238" w:author="Rachel Shipsey" w:date="2025-06-23T15:21:00Z"/>
                <w:rFonts w:eastAsia="Times New Roman" w:cs="Arial"/>
                <w:b/>
                <w:bCs/>
                <w:color w:val="000000"/>
                <w:sz w:val="18"/>
                <w:szCs w:val="18"/>
              </w:rPr>
              <w:pPrChange w:id="23239" w:author="Rachel Shipsey" w:date="2025-06-23T15:41:00Z">
                <w:pPr/>
              </w:pPrChange>
            </w:pPr>
            <w:del w:id="23240" w:author="Rachel Shipsey" w:date="2025-06-23T15:21:00Z">
              <w:r w:rsidRPr="00F84E7F" w:rsidDel="008D26A9">
                <w:rPr>
                  <w:rFonts w:eastAsia="Times New Roman" w:cs="Arial"/>
                  <w:color w:val="000000"/>
                  <w:sz w:val="16"/>
                  <w:szCs w:val="16"/>
                </w:rPr>
                <w:delText xml:space="preserve">Evaluation of machine editing, including automatic corrections programme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A3FEDD" w14:textId="2D831BDE" w:rsidR="006173E6" w:rsidRPr="002E5C79" w:rsidDel="008D26A9" w:rsidRDefault="006173E6">
            <w:pPr>
              <w:pStyle w:val="ListParagraph"/>
              <w:spacing w:after="0" w:line="276" w:lineRule="auto"/>
              <w:jc w:val="both"/>
              <w:rPr>
                <w:del w:id="23241" w:author="Rachel Shipsey" w:date="2025-06-23T15:21:00Z"/>
                <w:rFonts w:eastAsia="Times New Roman" w:cs="Arial"/>
                <w:b/>
                <w:bCs/>
                <w:color w:val="000000"/>
                <w:sz w:val="18"/>
                <w:szCs w:val="18"/>
              </w:rPr>
              <w:pPrChange w:id="23242" w:author="Rachel Shipsey" w:date="2025-06-23T15:41:00Z">
                <w:pPr/>
              </w:pPrChange>
            </w:pPr>
            <w:del w:id="23243" w:author="Rachel Shipsey" w:date="2025-06-23T15:21:00Z">
              <w:r w:rsidRPr="00F84E7F" w:rsidDel="008D26A9">
                <w:rPr>
                  <w:rFonts w:eastAsia="Times New Roman" w:cs="Arial"/>
                  <w:color w:val="000000"/>
                  <w:sz w:val="16"/>
                  <w:szCs w:val="16"/>
                </w:rPr>
                <w:delText xml:space="preserve">Test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 xml:space="preserve">lans, </w:delText>
              </w:r>
              <w:r w:rsidDel="008D26A9">
                <w:rPr>
                  <w:rFonts w:eastAsia="Times New Roman" w:cs="Arial"/>
                  <w:color w:val="000000"/>
                  <w:sz w:val="16"/>
                  <w:szCs w:val="16"/>
                </w:rPr>
                <w:delText>t</w:delText>
              </w:r>
              <w:r w:rsidRPr="00F84E7F" w:rsidDel="008D26A9">
                <w:rPr>
                  <w:rFonts w:eastAsia="Times New Roman" w:cs="Arial"/>
                  <w:color w:val="000000"/>
                  <w:sz w:val="16"/>
                  <w:szCs w:val="16"/>
                </w:rPr>
                <w:delText xml:space="preserve">est </w:delText>
              </w:r>
              <w:r w:rsidDel="008D26A9">
                <w:rPr>
                  <w:rFonts w:eastAsia="Times New Roman" w:cs="Arial"/>
                  <w:color w:val="000000"/>
                  <w:sz w:val="16"/>
                  <w:szCs w:val="16"/>
                </w:rPr>
                <w:delText>r</w:delText>
              </w:r>
              <w:r w:rsidRPr="00F84E7F" w:rsidDel="008D26A9">
                <w:rPr>
                  <w:rFonts w:eastAsia="Times New Roman" w:cs="Arial"/>
                  <w:color w:val="000000"/>
                  <w:sz w:val="16"/>
                  <w:szCs w:val="16"/>
                </w:rPr>
                <w:delText>eports, simulation reports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3752240" w14:textId="7E7BAE5B" w:rsidR="006173E6" w:rsidRPr="002E5C79" w:rsidDel="008D26A9" w:rsidRDefault="006173E6">
            <w:pPr>
              <w:pStyle w:val="ListParagraph"/>
              <w:spacing w:after="0" w:line="276" w:lineRule="auto"/>
              <w:jc w:val="both"/>
              <w:rPr>
                <w:del w:id="23244" w:author="Rachel Shipsey" w:date="2025-06-23T15:21:00Z"/>
                <w:rFonts w:eastAsia="Times New Roman" w:cs="Arial"/>
                <w:sz w:val="18"/>
                <w:szCs w:val="18"/>
              </w:rPr>
              <w:pPrChange w:id="23245" w:author="Rachel Shipsey" w:date="2025-06-23T15:41:00Z">
                <w:pPr/>
              </w:pPrChange>
            </w:pPr>
            <w:del w:id="23246" w:author="Rachel Shipsey" w:date="2025-06-23T15:21:00Z">
              <w:r w:rsidRPr="00F84E7F" w:rsidDel="008D26A9">
                <w:rPr>
                  <w:rFonts w:eastAsia="Times New Roman" w:cs="Arial"/>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7BE6DF" w14:textId="57BE7A23" w:rsidR="006173E6" w:rsidRPr="002E5C79" w:rsidDel="008D26A9" w:rsidRDefault="006173E6">
            <w:pPr>
              <w:pStyle w:val="ListParagraph"/>
              <w:spacing w:after="0" w:line="276" w:lineRule="auto"/>
              <w:jc w:val="both"/>
              <w:rPr>
                <w:del w:id="23247" w:author="Rachel Shipsey" w:date="2025-06-23T15:21:00Z"/>
                <w:rFonts w:eastAsia="Times New Roman" w:cs="Arial"/>
                <w:color w:val="000000"/>
                <w:sz w:val="18"/>
                <w:szCs w:val="18"/>
              </w:rPr>
              <w:pPrChange w:id="23248" w:author="Rachel Shipsey" w:date="2025-06-23T15:41:00Z">
                <w:pPr>
                  <w:jc w:val="right"/>
                </w:pPr>
              </w:pPrChange>
            </w:pPr>
            <w:del w:id="23249"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154D16E" w14:textId="2EDB4D9B" w:rsidR="006173E6" w:rsidRPr="002E5C79" w:rsidDel="008D26A9" w:rsidRDefault="006173E6">
            <w:pPr>
              <w:pStyle w:val="ListParagraph"/>
              <w:spacing w:after="0" w:line="276" w:lineRule="auto"/>
              <w:jc w:val="both"/>
              <w:rPr>
                <w:del w:id="23250" w:author="Rachel Shipsey" w:date="2025-06-23T15:21:00Z"/>
                <w:rFonts w:eastAsia="Times New Roman" w:cs="Arial"/>
                <w:color w:val="000000"/>
                <w:sz w:val="20"/>
                <w:szCs w:val="20"/>
              </w:rPr>
              <w:pPrChange w:id="23251" w:author="Rachel Shipsey" w:date="2025-06-23T15:41:00Z">
                <w:pPr>
                  <w:jc w:val="right"/>
                </w:pPr>
              </w:pPrChange>
            </w:pPr>
            <w:del w:id="23252" w:author="Rachel Shipsey" w:date="2025-06-23T15:21:00Z">
              <w:r w:rsidRPr="00F84E7F" w:rsidDel="008D26A9">
                <w:rPr>
                  <w:rFonts w:eastAsia="Times New Roman" w:cs="Arial"/>
                  <w:color w:val="000000"/>
                  <w:sz w:val="16"/>
                  <w:szCs w:val="16"/>
                </w:rPr>
                <w:delText>1.0</w:delText>
              </w:r>
            </w:del>
          </w:p>
        </w:tc>
      </w:tr>
      <w:tr w:rsidR="00B06444" w:rsidRPr="002E5C79" w:rsidDel="008D26A9" w14:paraId="2C673323" w14:textId="769EADF4" w:rsidTr="00D4265D">
        <w:trPr>
          <w:gridAfter w:val="1"/>
          <w:wAfter w:w="6" w:type="pct"/>
          <w:trHeight w:val="264"/>
          <w:del w:id="2325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485301D" w14:textId="577367E2" w:rsidR="00B06444" w:rsidRPr="002E5C79" w:rsidDel="008D26A9" w:rsidRDefault="00B06444">
            <w:pPr>
              <w:pStyle w:val="ListParagraph"/>
              <w:spacing w:after="0" w:line="276" w:lineRule="auto"/>
              <w:jc w:val="both"/>
              <w:rPr>
                <w:del w:id="23254" w:author="Rachel Shipsey" w:date="2025-06-23T15:21:00Z"/>
                <w:rFonts w:eastAsia="Times New Roman" w:cs="Arial"/>
                <w:color w:val="000000"/>
                <w:sz w:val="18"/>
                <w:szCs w:val="18"/>
              </w:rPr>
              <w:pPrChange w:id="23255" w:author="Rachel Shipsey" w:date="2025-06-23T15:41:00Z">
                <w:pPr/>
              </w:pPrChange>
            </w:pPr>
            <w:del w:id="23256" w:author="Rachel Shipsey" w:date="2025-06-23T15:21:00Z">
              <w:r w:rsidRPr="00F84E7F" w:rsidDel="008D26A9">
                <w:rPr>
                  <w:rFonts w:eastAsia="Times New Roman" w:cs="Arial"/>
                  <w:color w:val="000000"/>
                  <w:sz w:val="16"/>
                  <w:szCs w:val="16"/>
                </w:rPr>
                <w:delText>7</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493B628" w14:textId="2033C6A3" w:rsidR="00B06444" w:rsidRPr="002E5C79" w:rsidDel="008D26A9" w:rsidRDefault="00B06444">
            <w:pPr>
              <w:pStyle w:val="ListParagraph"/>
              <w:spacing w:after="0" w:line="276" w:lineRule="auto"/>
              <w:jc w:val="both"/>
              <w:rPr>
                <w:del w:id="23257" w:author="Rachel Shipsey" w:date="2025-06-23T15:21:00Z"/>
                <w:rFonts w:eastAsia="Times New Roman" w:cs="Arial"/>
                <w:color w:val="000000"/>
                <w:sz w:val="18"/>
                <w:szCs w:val="18"/>
              </w:rPr>
              <w:pPrChange w:id="23258" w:author="Rachel Shipsey" w:date="2025-06-23T15:41:00Z">
                <w:pPr>
                  <w:ind w:left="328"/>
                </w:pPr>
              </w:pPrChange>
            </w:pPr>
            <w:del w:id="23259" w:author="Rachel Shipsey" w:date="2025-06-23T15:21:00Z">
              <w:r w:rsidRPr="00F84E7F" w:rsidDel="008D26A9">
                <w:rPr>
                  <w:rFonts w:eastAsia="Times New Roman" w:cs="Arial"/>
                  <w:b/>
                  <w:bCs/>
                  <w:color w:val="000000"/>
                  <w:sz w:val="16"/>
                  <w:szCs w:val="16"/>
                </w:rPr>
                <w:delText>Receipt and check-in of Tablets and Paper Questionnaires from the Field</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vAlign w:val="bottom"/>
          </w:tcPr>
          <w:p w14:paraId="21BFEC7B" w14:textId="3B0C81DD" w:rsidR="00B06444" w:rsidRPr="002E5C79" w:rsidDel="008D26A9" w:rsidRDefault="00B06444">
            <w:pPr>
              <w:pStyle w:val="ListParagraph"/>
              <w:spacing w:after="0" w:line="276" w:lineRule="auto"/>
              <w:jc w:val="both"/>
              <w:rPr>
                <w:del w:id="23260" w:author="Rachel Shipsey" w:date="2025-06-23T15:21:00Z"/>
                <w:rFonts w:eastAsia="Times New Roman" w:cs="Arial"/>
                <w:color w:val="000000"/>
                <w:sz w:val="18"/>
                <w:szCs w:val="18"/>
              </w:rPr>
              <w:pPrChange w:id="23261" w:author="Rachel Shipsey" w:date="2025-06-23T15:41:00Z">
                <w:pPr/>
              </w:pPrChange>
            </w:pPr>
            <w:del w:id="23262" w:author="Rachel Shipsey" w:date="2025-06-23T15:21:00Z">
              <w:r w:rsidDel="008D26A9">
                <w:rPr>
                  <w:rFonts w:eastAsia="Times New Roman" w:cs="Arial"/>
                  <w:color w:val="000000"/>
                  <w:sz w:val="16"/>
                  <w:szCs w:val="16"/>
                </w:rPr>
                <w:delText>Tracking mechanism in place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ADFFD41" w14:textId="3D5090F1" w:rsidR="00B06444" w:rsidRPr="002E5C79" w:rsidDel="008D26A9" w:rsidRDefault="00B06444">
            <w:pPr>
              <w:pStyle w:val="ListParagraph"/>
              <w:spacing w:after="0" w:line="276" w:lineRule="auto"/>
              <w:jc w:val="both"/>
              <w:rPr>
                <w:del w:id="23263" w:author="Rachel Shipsey" w:date="2025-06-23T15:21:00Z"/>
                <w:rFonts w:eastAsia="Times New Roman" w:cs="Arial"/>
                <w:sz w:val="18"/>
                <w:szCs w:val="18"/>
              </w:rPr>
              <w:pPrChange w:id="23264" w:author="Rachel Shipsey" w:date="2025-06-23T15:41:00Z">
                <w:pPr/>
              </w:pPrChange>
            </w:pPr>
            <w:del w:id="23265"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29D9E8C" w14:textId="4CCD93C5" w:rsidR="00B06444" w:rsidRPr="002E5C79" w:rsidDel="008D26A9" w:rsidRDefault="00B06444">
            <w:pPr>
              <w:pStyle w:val="ListParagraph"/>
              <w:spacing w:after="0" w:line="276" w:lineRule="auto"/>
              <w:jc w:val="both"/>
              <w:rPr>
                <w:del w:id="23266" w:author="Rachel Shipsey" w:date="2025-06-23T15:21:00Z"/>
                <w:rFonts w:eastAsia="Times New Roman" w:cs="Arial"/>
                <w:color w:val="000000"/>
                <w:sz w:val="18"/>
                <w:szCs w:val="18"/>
              </w:rPr>
              <w:pPrChange w:id="23267" w:author="Rachel Shipsey" w:date="2025-06-23T15:41:00Z">
                <w:pPr>
                  <w:jc w:val="right"/>
                </w:pPr>
              </w:pPrChange>
            </w:pPr>
            <w:del w:id="23268"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3D84F4E" w14:textId="04D4E696" w:rsidR="00B06444" w:rsidRPr="002E5C79" w:rsidDel="008D26A9" w:rsidRDefault="00B06444">
            <w:pPr>
              <w:pStyle w:val="ListParagraph"/>
              <w:spacing w:after="0" w:line="276" w:lineRule="auto"/>
              <w:jc w:val="both"/>
              <w:rPr>
                <w:del w:id="23269" w:author="Rachel Shipsey" w:date="2025-06-23T15:21:00Z"/>
                <w:rFonts w:eastAsia="Times New Roman" w:cs="Arial"/>
                <w:color w:val="000000"/>
                <w:sz w:val="20"/>
                <w:szCs w:val="20"/>
              </w:rPr>
              <w:pPrChange w:id="23270" w:author="Rachel Shipsey" w:date="2025-06-23T15:41:00Z">
                <w:pPr>
                  <w:jc w:val="right"/>
                </w:pPr>
              </w:pPrChange>
            </w:pPr>
            <w:del w:id="23271" w:author="Rachel Shipsey" w:date="2025-06-23T15:21:00Z">
              <w:r w:rsidRPr="00F84E7F" w:rsidDel="008D26A9">
                <w:rPr>
                  <w:rFonts w:eastAsia="Times New Roman" w:cs="Arial"/>
                  <w:color w:val="000000"/>
                  <w:sz w:val="16"/>
                  <w:szCs w:val="16"/>
                </w:rPr>
                <w:delText>0.0</w:delText>
              </w:r>
            </w:del>
          </w:p>
        </w:tc>
      </w:tr>
      <w:tr w:rsidR="00B06444" w:rsidRPr="002E5C79" w:rsidDel="008D26A9" w14:paraId="6B7BE3F1" w14:textId="6E87A99B" w:rsidTr="00D4265D">
        <w:trPr>
          <w:gridAfter w:val="1"/>
          <w:wAfter w:w="6" w:type="pct"/>
          <w:trHeight w:val="288"/>
          <w:del w:id="2327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E218A5A" w14:textId="31D4E11D" w:rsidR="00B06444" w:rsidRPr="002E5C79" w:rsidDel="008D26A9" w:rsidRDefault="00B06444">
            <w:pPr>
              <w:pStyle w:val="ListParagraph"/>
              <w:spacing w:after="0" w:line="276" w:lineRule="auto"/>
              <w:jc w:val="both"/>
              <w:rPr>
                <w:del w:id="23273" w:author="Rachel Shipsey" w:date="2025-06-23T15:21:00Z"/>
                <w:rFonts w:eastAsia="Times New Roman" w:cs="Arial"/>
                <w:color w:val="000000"/>
                <w:sz w:val="18"/>
                <w:szCs w:val="18"/>
              </w:rPr>
              <w:pPrChange w:id="23274" w:author="Rachel Shipsey" w:date="2025-06-23T15:41:00Z">
                <w:pPr/>
              </w:pPrChange>
            </w:pPr>
            <w:del w:id="23275" w:author="Rachel Shipsey" w:date="2025-06-23T15:21:00Z">
              <w:r w:rsidRPr="00F84E7F" w:rsidDel="008D26A9">
                <w:rPr>
                  <w:rFonts w:eastAsia="Times New Roman" w:cs="Arial"/>
                  <w:color w:val="000000"/>
                  <w:sz w:val="16"/>
                  <w:szCs w:val="16"/>
                </w:rPr>
                <w:delText>8</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7C560DC" w14:textId="3864ACCB" w:rsidR="00B06444" w:rsidRPr="002E5C79" w:rsidDel="008D26A9" w:rsidRDefault="00B06444">
            <w:pPr>
              <w:pStyle w:val="ListParagraph"/>
              <w:spacing w:after="0" w:line="276" w:lineRule="auto"/>
              <w:jc w:val="both"/>
              <w:rPr>
                <w:del w:id="23276" w:author="Rachel Shipsey" w:date="2025-06-23T15:21:00Z"/>
                <w:rFonts w:eastAsia="Times New Roman" w:cs="Arial"/>
                <w:b/>
                <w:bCs/>
                <w:color w:val="000000"/>
                <w:sz w:val="18"/>
                <w:szCs w:val="18"/>
              </w:rPr>
              <w:pPrChange w:id="23277" w:author="Rachel Shipsey" w:date="2025-06-23T15:41:00Z">
                <w:pPr/>
              </w:pPrChange>
            </w:pPr>
            <w:del w:id="23278" w:author="Rachel Shipsey" w:date="2025-06-23T15:21:00Z">
              <w:r w:rsidRPr="00F84E7F" w:rsidDel="008D26A9">
                <w:rPr>
                  <w:rFonts w:eastAsia="Times New Roman" w:cs="Arial"/>
                  <w:b/>
                  <w:bCs/>
                  <w:color w:val="000000"/>
                  <w:sz w:val="16"/>
                  <w:szCs w:val="16"/>
                </w:rPr>
                <w:delText>Coding</w:delText>
              </w:r>
              <w:r w:rsidRPr="00F84E7F" w:rsidDel="008D26A9">
                <w:rPr>
                  <w:rFonts w:eastAsia="Times New Roman" w:cs="Arial"/>
                  <w:color w:val="000000"/>
                  <w:sz w:val="16"/>
                  <w:szCs w:val="16"/>
                </w:rPr>
                <w:delText xml:space="preserve"> </w:delText>
              </w:r>
              <w:r w:rsidDel="008D26A9">
                <w:rPr>
                  <w:rFonts w:eastAsia="Times New Roman" w:cs="Arial"/>
                  <w:color w:val="000000"/>
                  <w:sz w:val="16"/>
                  <w:szCs w:val="16"/>
                </w:rPr>
                <w:delText xml:space="preserve">– </w:delText>
              </w:r>
              <w:r w:rsidRPr="00F84E7F" w:rsidDel="008D26A9">
                <w:rPr>
                  <w:rFonts w:eastAsia="Times New Roman" w:cs="Arial"/>
                  <w:color w:val="000000"/>
                  <w:sz w:val="16"/>
                  <w:szCs w:val="16"/>
                </w:rPr>
                <w:delText>Coding</w:delText>
              </w:r>
              <w:r w:rsidDel="008D26A9">
                <w:rPr>
                  <w:rFonts w:eastAsia="Times New Roman" w:cs="Arial"/>
                  <w:color w:val="000000"/>
                  <w:sz w:val="16"/>
                  <w:szCs w:val="16"/>
                </w:rPr>
                <w:delText xml:space="preserve"> of open-ended questions</w:delText>
              </w:r>
              <w:r w:rsidRPr="00F84E7F" w:rsidDel="008D26A9">
                <w:rPr>
                  <w:rFonts w:eastAsia="Times New Roman" w:cs="Arial"/>
                  <w:color w:val="000000"/>
                  <w:sz w:val="16"/>
                  <w:szCs w:val="16"/>
                </w:rPr>
                <w:delText xml:space="preserve"> using machine intelligence rules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2A219A4F" w14:textId="51128C57" w:rsidR="00B06444" w:rsidRPr="002E5C79" w:rsidDel="008D26A9" w:rsidRDefault="00B06444">
            <w:pPr>
              <w:pStyle w:val="ListParagraph"/>
              <w:spacing w:after="0" w:line="276" w:lineRule="auto"/>
              <w:jc w:val="both"/>
              <w:rPr>
                <w:del w:id="23279" w:author="Rachel Shipsey" w:date="2025-06-23T15:21:00Z"/>
                <w:rFonts w:eastAsia="Times New Roman" w:cs="Arial"/>
                <w:color w:val="000000"/>
                <w:sz w:val="18"/>
                <w:szCs w:val="18"/>
              </w:rPr>
              <w:pPrChange w:id="23280" w:author="Rachel Shipsey" w:date="2025-06-23T15:41:00Z">
                <w:pPr/>
              </w:pPrChange>
            </w:pPr>
            <w:del w:id="23281" w:author="Rachel Shipsey" w:date="2025-06-23T15:21:00Z">
              <w:r w:rsidRPr="00AC6D8F" w:rsidDel="008D26A9">
                <w:rPr>
                  <w:rFonts w:eastAsia="Times New Roman" w:cs="Arial"/>
                  <w:color w:val="000000"/>
                  <w:sz w:val="16"/>
                  <w:szCs w:val="16"/>
                </w:rPr>
                <w:delText>Coding scripts/codes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6299FFD" w14:textId="1953FC61" w:rsidR="00B06444" w:rsidRPr="002E5C79" w:rsidDel="008D26A9" w:rsidRDefault="00B06444">
            <w:pPr>
              <w:pStyle w:val="ListParagraph"/>
              <w:spacing w:after="0" w:line="276" w:lineRule="auto"/>
              <w:jc w:val="both"/>
              <w:rPr>
                <w:del w:id="23282" w:author="Rachel Shipsey" w:date="2025-06-23T15:21:00Z"/>
                <w:rFonts w:eastAsia="Times New Roman" w:cs="Arial"/>
                <w:color w:val="000000"/>
                <w:sz w:val="18"/>
                <w:szCs w:val="18"/>
              </w:rPr>
              <w:pPrChange w:id="23283" w:author="Rachel Shipsey" w:date="2025-06-23T15:41:00Z">
                <w:pPr/>
              </w:pPrChange>
            </w:pPr>
            <w:del w:id="23284"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5B949166" w14:textId="15CEA5E2" w:rsidR="00B06444" w:rsidRPr="002E5C79" w:rsidDel="008D26A9" w:rsidRDefault="00B06444">
            <w:pPr>
              <w:pStyle w:val="ListParagraph"/>
              <w:spacing w:after="0" w:line="276" w:lineRule="auto"/>
              <w:jc w:val="both"/>
              <w:rPr>
                <w:del w:id="23285" w:author="Rachel Shipsey" w:date="2025-06-23T15:21:00Z"/>
                <w:rFonts w:eastAsia="Times New Roman" w:cs="Arial"/>
                <w:color w:val="000000"/>
                <w:sz w:val="18"/>
                <w:szCs w:val="18"/>
              </w:rPr>
              <w:pPrChange w:id="23286" w:author="Rachel Shipsey" w:date="2025-06-23T15:41:00Z">
                <w:pPr>
                  <w:jc w:val="right"/>
                </w:pPr>
              </w:pPrChange>
            </w:pPr>
            <w:del w:id="23287"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D9AECD0" w14:textId="32B1EAC1" w:rsidR="00B06444" w:rsidRPr="002E5C79" w:rsidDel="008D26A9" w:rsidRDefault="00B06444">
            <w:pPr>
              <w:pStyle w:val="ListParagraph"/>
              <w:spacing w:after="0" w:line="276" w:lineRule="auto"/>
              <w:jc w:val="both"/>
              <w:rPr>
                <w:del w:id="23288" w:author="Rachel Shipsey" w:date="2025-06-23T15:21:00Z"/>
                <w:rFonts w:eastAsia="Times New Roman" w:cs="Arial"/>
                <w:color w:val="000000"/>
                <w:sz w:val="20"/>
                <w:szCs w:val="20"/>
              </w:rPr>
              <w:pPrChange w:id="23289" w:author="Rachel Shipsey" w:date="2025-06-23T15:41:00Z">
                <w:pPr>
                  <w:jc w:val="right"/>
                </w:pPr>
              </w:pPrChange>
            </w:pPr>
            <w:del w:id="23290" w:author="Rachel Shipsey" w:date="2025-06-23T15:21:00Z">
              <w:r w:rsidDel="008D26A9">
                <w:rPr>
                  <w:rFonts w:eastAsia="Times New Roman" w:cs="Arial"/>
                  <w:color w:val="000000"/>
                  <w:sz w:val="16"/>
                  <w:szCs w:val="16"/>
                </w:rPr>
                <w:delText>0.6</w:delText>
              </w:r>
            </w:del>
          </w:p>
        </w:tc>
      </w:tr>
      <w:tr w:rsidR="00B06444" w:rsidRPr="002E5C79" w:rsidDel="008D26A9" w14:paraId="5EB955DE" w14:textId="4B6B2798" w:rsidTr="00D4265D">
        <w:trPr>
          <w:gridAfter w:val="1"/>
          <w:wAfter w:w="6" w:type="pct"/>
          <w:trHeight w:val="264"/>
          <w:del w:id="2329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AE48279" w14:textId="5AB629CF" w:rsidR="00B06444" w:rsidRPr="002E5C79" w:rsidDel="008D26A9" w:rsidRDefault="00B06444">
            <w:pPr>
              <w:pStyle w:val="ListParagraph"/>
              <w:spacing w:after="0" w:line="276" w:lineRule="auto"/>
              <w:jc w:val="both"/>
              <w:rPr>
                <w:del w:id="23292" w:author="Rachel Shipsey" w:date="2025-06-23T15:21:00Z"/>
                <w:rFonts w:eastAsia="Times New Roman" w:cs="Arial"/>
                <w:color w:val="000000"/>
                <w:sz w:val="18"/>
                <w:szCs w:val="18"/>
              </w:rPr>
              <w:pPrChange w:id="23293" w:author="Rachel Shipsey" w:date="2025-06-23T15:41:00Z">
                <w:pPr/>
              </w:pPrChange>
            </w:pPr>
            <w:del w:id="23294" w:author="Rachel Shipsey" w:date="2025-06-23T15:21:00Z">
              <w:r w:rsidRPr="00F84E7F" w:rsidDel="008D26A9">
                <w:rPr>
                  <w:rFonts w:eastAsia="Times New Roman" w:cs="Arial"/>
                  <w:color w:val="000000"/>
                  <w:sz w:val="16"/>
                  <w:szCs w:val="16"/>
                </w:rPr>
                <w:delText>9</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B6E216A" w14:textId="37F50733" w:rsidR="00B06444" w:rsidRPr="002E5C79" w:rsidDel="008D26A9" w:rsidRDefault="00B06444">
            <w:pPr>
              <w:pStyle w:val="ListParagraph"/>
              <w:spacing w:after="0" w:line="276" w:lineRule="auto"/>
              <w:jc w:val="both"/>
              <w:rPr>
                <w:del w:id="23295" w:author="Rachel Shipsey" w:date="2025-06-23T15:21:00Z"/>
                <w:rFonts w:eastAsia="Times New Roman" w:cs="Arial"/>
                <w:color w:val="000000"/>
                <w:sz w:val="18"/>
                <w:szCs w:val="18"/>
              </w:rPr>
              <w:pPrChange w:id="23296" w:author="Rachel Shipsey" w:date="2025-06-23T15:41:00Z">
                <w:pPr>
                  <w:ind w:left="328"/>
                </w:pPr>
              </w:pPrChange>
            </w:pPr>
            <w:del w:id="23297" w:author="Rachel Shipsey" w:date="2025-06-23T15:21:00Z">
              <w:r w:rsidRPr="00F84E7F" w:rsidDel="008D26A9">
                <w:rPr>
                  <w:rFonts w:eastAsia="Times New Roman" w:cs="Arial"/>
                  <w:b/>
                  <w:bCs/>
                  <w:color w:val="000000"/>
                  <w:sz w:val="16"/>
                  <w:szCs w:val="16"/>
                </w:rPr>
                <w:delText>Edit and imputation</w:delText>
              </w:r>
              <w:r w:rsidDel="008D26A9">
                <w:rPr>
                  <w:rFonts w:eastAsia="Times New Roman" w:cs="Arial"/>
                  <w:b/>
                  <w:bCs/>
                  <w:color w:val="000000"/>
                  <w:sz w:val="16"/>
                  <w:szCs w:val="16"/>
                </w:rPr>
                <w:delText xml:space="preserve"> - </w:delText>
              </w:r>
              <w:r w:rsidRPr="00F84E7F" w:rsidDel="008D26A9">
                <w:rPr>
                  <w:rFonts w:eastAsia="Times New Roman" w:cs="Arial"/>
                  <w:color w:val="000000"/>
                  <w:sz w:val="16"/>
                  <w:szCs w:val="16"/>
                </w:rPr>
                <w:delText xml:space="preserve">Consistency checks, machine editing, </w:delText>
              </w:r>
              <w:r w:rsidDel="008D26A9">
                <w:rPr>
                  <w:rFonts w:eastAsia="Times New Roman" w:cs="Arial"/>
                  <w:color w:val="000000"/>
                  <w:sz w:val="16"/>
                  <w:szCs w:val="16"/>
                </w:rPr>
                <w:delText>&amp;</w:delText>
              </w:r>
              <w:r w:rsidRPr="00F84E7F" w:rsidDel="008D26A9">
                <w:rPr>
                  <w:rFonts w:eastAsia="Times New Roman" w:cs="Arial"/>
                  <w:color w:val="000000"/>
                  <w:sz w:val="16"/>
                  <w:szCs w:val="16"/>
                </w:rPr>
                <w:delText xml:space="preserve"> tab</w:delText>
              </w:r>
              <w:r w:rsidDel="008D26A9">
                <w:rPr>
                  <w:rFonts w:eastAsia="Times New Roman" w:cs="Arial"/>
                  <w:color w:val="000000"/>
                  <w:sz w:val="16"/>
                  <w:szCs w:val="16"/>
                </w:rPr>
                <w:delText>le generation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4B04C7F5" w14:textId="096F939B" w:rsidR="00B06444" w:rsidRPr="002E5C79" w:rsidDel="008D26A9" w:rsidRDefault="00B06444">
            <w:pPr>
              <w:pStyle w:val="ListParagraph"/>
              <w:spacing w:after="0" w:line="276" w:lineRule="auto"/>
              <w:jc w:val="both"/>
              <w:rPr>
                <w:del w:id="23298" w:author="Rachel Shipsey" w:date="2025-06-23T15:21:00Z"/>
                <w:rFonts w:eastAsia="Times New Roman" w:cs="Arial"/>
                <w:color w:val="000000"/>
                <w:sz w:val="18"/>
                <w:szCs w:val="18"/>
              </w:rPr>
              <w:pPrChange w:id="23299" w:author="Rachel Shipsey" w:date="2025-06-23T15:41:00Z">
                <w:pPr>
                  <w:ind w:firstLineChars="200" w:firstLine="320"/>
                </w:pPr>
              </w:pPrChange>
            </w:pPr>
            <w:del w:id="23300" w:author="Rachel Shipsey" w:date="2025-06-23T15:21:00Z">
              <w:r w:rsidRPr="00AC6D8F" w:rsidDel="008D26A9">
                <w:rPr>
                  <w:rFonts w:eastAsia="Times New Roman" w:cs="Arial"/>
                  <w:color w:val="000000"/>
                  <w:sz w:val="16"/>
                  <w:szCs w:val="16"/>
                </w:rPr>
                <w:delText>Editing checks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177E3F0" w14:textId="128051AD" w:rsidR="00B06444" w:rsidRPr="002E5C79" w:rsidDel="008D26A9" w:rsidRDefault="00B06444">
            <w:pPr>
              <w:pStyle w:val="ListParagraph"/>
              <w:spacing w:after="0" w:line="276" w:lineRule="auto"/>
              <w:jc w:val="both"/>
              <w:rPr>
                <w:del w:id="23301" w:author="Rachel Shipsey" w:date="2025-06-23T15:21:00Z"/>
                <w:rFonts w:eastAsia="Times New Roman" w:cs="Arial"/>
                <w:sz w:val="18"/>
                <w:szCs w:val="18"/>
              </w:rPr>
              <w:pPrChange w:id="23302" w:author="Rachel Shipsey" w:date="2025-06-23T15:41:00Z">
                <w:pPr/>
              </w:pPrChange>
            </w:pPr>
            <w:del w:id="23303" w:author="Rachel Shipsey" w:date="2025-06-23T15:21:00Z">
              <w:r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87F1CB9" w14:textId="5508FAEA" w:rsidR="00B06444" w:rsidRPr="002E5C79" w:rsidDel="008D26A9" w:rsidRDefault="00B06444">
            <w:pPr>
              <w:pStyle w:val="ListParagraph"/>
              <w:spacing w:after="0" w:line="276" w:lineRule="auto"/>
              <w:jc w:val="both"/>
              <w:rPr>
                <w:del w:id="23304" w:author="Rachel Shipsey" w:date="2025-06-23T15:21:00Z"/>
                <w:rFonts w:eastAsia="Times New Roman" w:cs="Arial"/>
                <w:color w:val="000000"/>
                <w:sz w:val="18"/>
                <w:szCs w:val="18"/>
              </w:rPr>
              <w:pPrChange w:id="23305" w:author="Rachel Shipsey" w:date="2025-06-23T15:41:00Z">
                <w:pPr>
                  <w:jc w:val="right"/>
                </w:pPr>
              </w:pPrChange>
            </w:pPr>
            <w:del w:id="23306"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F7D8DE5" w14:textId="067ED983" w:rsidR="00B06444" w:rsidRPr="002E5C79" w:rsidDel="008D26A9" w:rsidRDefault="00B06444">
            <w:pPr>
              <w:pStyle w:val="ListParagraph"/>
              <w:spacing w:after="0" w:line="276" w:lineRule="auto"/>
              <w:jc w:val="both"/>
              <w:rPr>
                <w:del w:id="23307" w:author="Rachel Shipsey" w:date="2025-06-23T15:21:00Z"/>
                <w:rFonts w:eastAsia="Times New Roman" w:cs="Arial"/>
                <w:color w:val="000000"/>
                <w:sz w:val="20"/>
                <w:szCs w:val="20"/>
              </w:rPr>
              <w:pPrChange w:id="23308" w:author="Rachel Shipsey" w:date="2025-06-23T15:41:00Z">
                <w:pPr>
                  <w:jc w:val="right"/>
                </w:pPr>
              </w:pPrChange>
            </w:pPr>
            <w:del w:id="23309" w:author="Rachel Shipsey" w:date="2025-06-23T15:21:00Z">
              <w:r w:rsidDel="008D26A9">
                <w:rPr>
                  <w:rFonts w:eastAsia="Times New Roman" w:cs="Arial"/>
                  <w:color w:val="000000"/>
                  <w:sz w:val="16"/>
                  <w:szCs w:val="16"/>
                </w:rPr>
                <w:delText>0.6</w:delText>
              </w:r>
            </w:del>
          </w:p>
        </w:tc>
      </w:tr>
      <w:tr w:rsidR="00B06444" w:rsidRPr="002E5C79" w:rsidDel="008D26A9" w14:paraId="085E0362" w14:textId="202E52E4" w:rsidTr="00D4265D">
        <w:trPr>
          <w:gridAfter w:val="1"/>
          <w:wAfter w:w="6" w:type="pct"/>
          <w:trHeight w:val="264"/>
          <w:del w:id="2331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15B76A2" w14:textId="2BA27AD5" w:rsidR="00B06444" w:rsidRPr="002E5C79" w:rsidDel="008D26A9" w:rsidRDefault="00B06444">
            <w:pPr>
              <w:pStyle w:val="ListParagraph"/>
              <w:spacing w:after="0" w:line="276" w:lineRule="auto"/>
              <w:jc w:val="both"/>
              <w:rPr>
                <w:del w:id="23311" w:author="Rachel Shipsey" w:date="2025-06-23T15:21:00Z"/>
                <w:rFonts w:eastAsia="Times New Roman" w:cs="Arial"/>
                <w:color w:val="000000"/>
                <w:sz w:val="18"/>
                <w:szCs w:val="18"/>
              </w:rPr>
              <w:pPrChange w:id="23312" w:author="Rachel Shipsey" w:date="2025-06-23T15:41:00Z">
                <w:pPr/>
              </w:pPrChange>
            </w:pPr>
            <w:del w:id="23313" w:author="Rachel Shipsey" w:date="2025-06-23T15:21:00Z">
              <w:r w:rsidRPr="00F84E7F" w:rsidDel="008D26A9">
                <w:rPr>
                  <w:rFonts w:eastAsia="Times New Roman" w:cs="Arial"/>
                  <w:color w:val="000000"/>
                  <w:sz w:val="16"/>
                  <w:szCs w:val="16"/>
                </w:rPr>
                <w:delText>10</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E2EAC2" w14:textId="58A2BA66" w:rsidR="00B06444" w:rsidRPr="002E5C79" w:rsidDel="008D26A9" w:rsidRDefault="00B06444">
            <w:pPr>
              <w:pStyle w:val="ListParagraph"/>
              <w:spacing w:after="0" w:line="276" w:lineRule="auto"/>
              <w:jc w:val="both"/>
              <w:rPr>
                <w:del w:id="23314" w:author="Rachel Shipsey" w:date="2025-06-23T15:21:00Z"/>
                <w:rFonts w:eastAsia="Times New Roman" w:cs="Arial"/>
                <w:b/>
                <w:bCs/>
                <w:color w:val="000000"/>
                <w:sz w:val="18"/>
                <w:szCs w:val="18"/>
              </w:rPr>
              <w:pPrChange w:id="23315" w:author="Rachel Shipsey" w:date="2025-06-23T15:41:00Z">
                <w:pPr/>
              </w:pPrChange>
            </w:pPr>
            <w:del w:id="23316" w:author="Rachel Shipsey" w:date="2025-06-23T15:21:00Z">
              <w:r w:rsidRPr="00F84E7F" w:rsidDel="008D26A9">
                <w:rPr>
                  <w:rFonts w:eastAsia="Times New Roman" w:cs="Arial"/>
                  <w:b/>
                  <w:bCs/>
                  <w:color w:val="000000"/>
                  <w:sz w:val="16"/>
                  <w:szCs w:val="16"/>
                </w:rPr>
                <w:delText>Establish the workforce structure and recruiting staff</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55005F" w14:textId="75D5C2D4" w:rsidR="00B06444" w:rsidRPr="002E5C79" w:rsidDel="008D26A9" w:rsidRDefault="00B06444">
            <w:pPr>
              <w:pStyle w:val="ListParagraph"/>
              <w:spacing w:after="0" w:line="276" w:lineRule="auto"/>
              <w:jc w:val="both"/>
              <w:rPr>
                <w:del w:id="23317" w:author="Rachel Shipsey" w:date="2025-06-23T15:21:00Z"/>
                <w:rFonts w:eastAsia="Times New Roman" w:cs="Arial"/>
                <w:b/>
                <w:bCs/>
                <w:color w:val="000000"/>
                <w:sz w:val="18"/>
                <w:szCs w:val="18"/>
              </w:rPr>
              <w:pPrChange w:id="23318"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FFC2BEE" w14:textId="24A02ED0" w:rsidR="00B06444" w:rsidRPr="002E5C79" w:rsidDel="008D26A9" w:rsidRDefault="00B06444">
            <w:pPr>
              <w:pStyle w:val="ListParagraph"/>
              <w:spacing w:after="0" w:line="276" w:lineRule="auto"/>
              <w:jc w:val="both"/>
              <w:rPr>
                <w:del w:id="23319" w:author="Rachel Shipsey" w:date="2025-06-23T15:21:00Z"/>
                <w:rFonts w:eastAsia="Times New Roman" w:cs="Arial"/>
                <w:sz w:val="18"/>
                <w:szCs w:val="18"/>
              </w:rPr>
              <w:pPrChange w:id="23320"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9835C2" w14:textId="27919B4A" w:rsidR="00B06444" w:rsidRPr="002E5C79" w:rsidDel="008D26A9" w:rsidRDefault="00B06444">
            <w:pPr>
              <w:pStyle w:val="ListParagraph"/>
              <w:spacing w:after="0" w:line="276" w:lineRule="auto"/>
              <w:jc w:val="both"/>
              <w:rPr>
                <w:del w:id="23321" w:author="Rachel Shipsey" w:date="2025-06-23T15:21:00Z"/>
                <w:rFonts w:eastAsia="Times New Roman" w:cs="Arial"/>
                <w:color w:val="000000"/>
                <w:sz w:val="18"/>
                <w:szCs w:val="18"/>
              </w:rPr>
              <w:pPrChange w:id="23322" w:author="Rachel Shipsey" w:date="2025-06-23T15:41:00Z">
                <w:pPr>
                  <w:jc w:val="right"/>
                </w:pPr>
              </w:pPrChange>
            </w:pPr>
            <w:del w:id="23323" w:author="Rachel Shipsey" w:date="2025-06-23T15:21:00Z">
              <w:r w:rsidRPr="00F84E7F" w:rsidDel="008D26A9">
                <w:rPr>
                  <w:rFonts w:eastAsia="Times New Roman" w:cs="Arial"/>
                  <w:color w:val="000000"/>
                  <w:sz w:val="16"/>
                  <w:szCs w:val="16"/>
                </w:rPr>
                <w:delText> </w:delText>
              </w:r>
              <w:r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530E72" w14:textId="34B85F57" w:rsidR="00B06444" w:rsidRPr="002E5C79" w:rsidDel="008D26A9" w:rsidRDefault="00B06444">
            <w:pPr>
              <w:pStyle w:val="ListParagraph"/>
              <w:spacing w:after="0" w:line="276" w:lineRule="auto"/>
              <w:jc w:val="both"/>
              <w:rPr>
                <w:del w:id="23324" w:author="Rachel Shipsey" w:date="2025-06-23T15:21:00Z"/>
                <w:rFonts w:eastAsia="Times New Roman" w:cs="Arial"/>
                <w:color w:val="000000"/>
                <w:sz w:val="20"/>
                <w:szCs w:val="20"/>
              </w:rPr>
              <w:pPrChange w:id="23325" w:author="Rachel Shipsey" w:date="2025-06-23T15:41:00Z">
                <w:pPr>
                  <w:jc w:val="right"/>
                </w:pPr>
              </w:pPrChange>
            </w:pPr>
            <w:del w:id="23326" w:author="Rachel Shipsey" w:date="2025-06-23T15:21:00Z">
              <w:r w:rsidDel="008D26A9">
                <w:rPr>
                  <w:rFonts w:eastAsia="Times New Roman" w:cs="Arial"/>
                  <w:color w:val="000000"/>
                  <w:sz w:val="16"/>
                  <w:szCs w:val="16"/>
                </w:rPr>
                <w:delText>0.6</w:delText>
              </w:r>
            </w:del>
          </w:p>
        </w:tc>
      </w:tr>
      <w:tr w:rsidR="00B06444" w:rsidRPr="002E5C79" w:rsidDel="008D26A9" w14:paraId="6C1E66EC" w14:textId="4F408468" w:rsidTr="00D4265D">
        <w:trPr>
          <w:gridAfter w:val="1"/>
          <w:wAfter w:w="6" w:type="pct"/>
          <w:trHeight w:val="264"/>
          <w:del w:id="2332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9B48385" w14:textId="172930EC" w:rsidR="00B06444" w:rsidRPr="002E5C79" w:rsidDel="008D26A9" w:rsidRDefault="00B06444">
            <w:pPr>
              <w:pStyle w:val="ListParagraph"/>
              <w:spacing w:after="0" w:line="276" w:lineRule="auto"/>
              <w:jc w:val="both"/>
              <w:rPr>
                <w:del w:id="23328" w:author="Rachel Shipsey" w:date="2025-06-23T15:21:00Z"/>
                <w:rFonts w:eastAsia="Times New Roman" w:cs="Arial"/>
                <w:color w:val="000000"/>
                <w:sz w:val="18"/>
                <w:szCs w:val="18"/>
              </w:rPr>
              <w:pPrChange w:id="23329" w:author="Rachel Shipsey" w:date="2025-06-23T15:41:00Z">
                <w:pPr/>
              </w:pPrChange>
            </w:pPr>
            <w:del w:id="2333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2652A5" w14:textId="06B23C77" w:rsidR="00B06444" w:rsidRPr="002E5C79" w:rsidDel="008D26A9" w:rsidRDefault="00B06444">
            <w:pPr>
              <w:pStyle w:val="ListParagraph"/>
              <w:spacing w:after="0" w:line="276" w:lineRule="auto"/>
              <w:jc w:val="both"/>
              <w:rPr>
                <w:del w:id="23331" w:author="Rachel Shipsey" w:date="2025-06-23T15:21:00Z"/>
                <w:rFonts w:eastAsia="Times New Roman" w:cs="Arial"/>
                <w:b/>
                <w:bCs/>
                <w:color w:val="000000"/>
                <w:sz w:val="18"/>
                <w:szCs w:val="18"/>
              </w:rPr>
              <w:pPrChange w:id="23332" w:author="Rachel Shipsey" w:date="2025-06-23T15:41:00Z">
                <w:pPr/>
              </w:pPrChange>
            </w:pPr>
            <w:del w:id="23333" w:author="Rachel Shipsey" w:date="2025-06-23T15:21:00Z">
              <w:r w:rsidRPr="00F84E7F" w:rsidDel="008D26A9">
                <w:rPr>
                  <w:rFonts w:eastAsia="Times New Roman" w:cs="Arial"/>
                  <w:color w:val="000000"/>
                  <w:sz w:val="16"/>
                  <w:szCs w:val="16"/>
                </w:rPr>
                <w:delText>Training workshop on use of selected relevant software packages for IT Staff and Statisticians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3D48CE" w14:textId="18A9C111" w:rsidR="00B06444" w:rsidRPr="002E5C79" w:rsidDel="008D26A9" w:rsidRDefault="00B06444">
            <w:pPr>
              <w:pStyle w:val="ListParagraph"/>
              <w:spacing w:after="0" w:line="276" w:lineRule="auto"/>
              <w:jc w:val="both"/>
              <w:rPr>
                <w:del w:id="23334" w:author="Rachel Shipsey" w:date="2025-06-23T15:21:00Z"/>
                <w:rFonts w:eastAsia="Times New Roman" w:cs="Arial"/>
                <w:b/>
                <w:bCs/>
                <w:color w:val="000000"/>
                <w:sz w:val="18"/>
                <w:szCs w:val="18"/>
              </w:rPr>
              <w:pPrChange w:id="23335" w:author="Rachel Shipsey" w:date="2025-06-23T15:41:00Z">
                <w:pPr/>
              </w:pPrChange>
            </w:pPr>
            <w:del w:id="23336" w:author="Rachel Shipsey" w:date="2025-06-23T15:21:00Z">
              <w:r w:rsidDel="008D26A9">
                <w:rPr>
                  <w:rFonts w:eastAsia="Times New Roman" w:cs="Arial"/>
                  <w:color w:val="000000"/>
                  <w:sz w:val="16"/>
                  <w:szCs w:val="16"/>
                </w:rPr>
                <w:delText>Capacity building reports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41EB78B" w14:textId="669518E2" w:rsidR="00B06444" w:rsidRPr="002E5C79" w:rsidDel="008D26A9" w:rsidRDefault="00B06444">
            <w:pPr>
              <w:pStyle w:val="ListParagraph"/>
              <w:spacing w:after="0" w:line="276" w:lineRule="auto"/>
              <w:jc w:val="both"/>
              <w:rPr>
                <w:del w:id="23337" w:author="Rachel Shipsey" w:date="2025-06-23T15:21:00Z"/>
                <w:rFonts w:eastAsia="Times New Roman" w:cs="Arial"/>
                <w:sz w:val="18"/>
                <w:szCs w:val="18"/>
              </w:rPr>
              <w:pPrChange w:id="23338" w:author="Rachel Shipsey" w:date="2025-06-23T15:41:00Z">
                <w:pPr/>
              </w:pPrChange>
            </w:pPr>
            <w:del w:id="23339" w:author="Rachel Shipsey" w:date="2025-06-23T15:21:00Z">
              <w:r w:rsidDel="008D26A9">
                <w:rPr>
                  <w:rFonts w:eastAsia="Times New Roman" w:cs="Arial"/>
                  <w:sz w:val="16"/>
                  <w:szCs w:val="16"/>
                </w:rPr>
                <w:delText>All divisions</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AFE3FC" w14:textId="753FC6FD" w:rsidR="00B06444" w:rsidRPr="002E5C79" w:rsidDel="008D26A9" w:rsidRDefault="00B06444">
            <w:pPr>
              <w:pStyle w:val="ListParagraph"/>
              <w:spacing w:after="0" w:line="276" w:lineRule="auto"/>
              <w:jc w:val="both"/>
              <w:rPr>
                <w:del w:id="23340" w:author="Rachel Shipsey" w:date="2025-06-23T15:21:00Z"/>
                <w:rFonts w:eastAsia="Times New Roman" w:cs="Arial"/>
                <w:color w:val="000000"/>
                <w:sz w:val="18"/>
                <w:szCs w:val="18"/>
              </w:rPr>
              <w:pPrChange w:id="23341" w:author="Rachel Shipsey" w:date="2025-06-23T15:41:00Z">
                <w:pPr>
                  <w:jc w:val="right"/>
                </w:pPr>
              </w:pPrChange>
            </w:pPr>
            <w:del w:id="23342"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CA0494" w14:textId="68563BC9" w:rsidR="00B06444" w:rsidRPr="002E5C79" w:rsidDel="008D26A9" w:rsidRDefault="00B06444">
            <w:pPr>
              <w:pStyle w:val="ListParagraph"/>
              <w:spacing w:after="0" w:line="276" w:lineRule="auto"/>
              <w:jc w:val="both"/>
              <w:rPr>
                <w:del w:id="23343" w:author="Rachel Shipsey" w:date="2025-06-23T15:21:00Z"/>
                <w:rFonts w:eastAsia="Times New Roman" w:cs="Arial"/>
                <w:color w:val="000000"/>
                <w:sz w:val="20"/>
                <w:szCs w:val="20"/>
              </w:rPr>
              <w:pPrChange w:id="23344" w:author="Rachel Shipsey" w:date="2025-06-23T15:41:00Z">
                <w:pPr>
                  <w:jc w:val="right"/>
                </w:pPr>
              </w:pPrChange>
            </w:pPr>
            <w:del w:id="23345" w:author="Rachel Shipsey" w:date="2025-06-23T15:21:00Z">
              <w:r w:rsidRPr="00F84E7F" w:rsidDel="008D26A9">
                <w:rPr>
                  <w:rFonts w:eastAsia="Times New Roman" w:cs="Arial"/>
                  <w:color w:val="000000"/>
                  <w:sz w:val="16"/>
                  <w:szCs w:val="16"/>
                </w:rPr>
                <w:delText>-0.1</w:delText>
              </w:r>
            </w:del>
          </w:p>
        </w:tc>
      </w:tr>
      <w:tr w:rsidR="00B06444" w:rsidRPr="002E5C79" w:rsidDel="008D26A9" w14:paraId="06749DFF" w14:textId="2251BDF6" w:rsidTr="00D4265D">
        <w:trPr>
          <w:gridAfter w:val="1"/>
          <w:wAfter w:w="6" w:type="pct"/>
          <w:trHeight w:val="264"/>
          <w:del w:id="2334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55F5EAC" w14:textId="04031CF4" w:rsidR="00B06444" w:rsidRPr="002E5C79" w:rsidDel="008D26A9" w:rsidRDefault="00B06444">
            <w:pPr>
              <w:pStyle w:val="ListParagraph"/>
              <w:spacing w:after="0" w:line="276" w:lineRule="auto"/>
              <w:jc w:val="both"/>
              <w:rPr>
                <w:del w:id="23347" w:author="Rachel Shipsey" w:date="2025-06-23T15:21:00Z"/>
                <w:rFonts w:eastAsia="Times New Roman" w:cs="Arial"/>
                <w:color w:val="000000"/>
                <w:sz w:val="18"/>
                <w:szCs w:val="18"/>
              </w:rPr>
              <w:pPrChange w:id="23348" w:author="Rachel Shipsey" w:date="2025-06-23T15:41:00Z">
                <w:pPr/>
              </w:pPrChange>
            </w:pPr>
            <w:del w:id="23349"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6BFDEE7" w14:textId="188812D1" w:rsidR="00B06444" w:rsidRPr="002E5C79" w:rsidDel="008D26A9" w:rsidRDefault="00B06444">
            <w:pPr>
              <w:pStyle w:val="ListParagraph"/>
              <w:spacing w:after="0" w:line="276" w:lineRule="auto"/>
              <w:jc w:val="both"/>
              <w:rPr>
                <w:del w:id="23350" w:author="Rachel Shipsey" w:date="2025-06-23T15:21:00Z"/>
                <w:rFonts w:eastAsia="Times New Roman" w:cs="Arial"/>
                <w:color w:val="000000"/>
                <w:sz w:val="18"/>
                <w:szCs w:val="18"/>
              </w:rPr>
              <w:pPrChange w:id="23351" w:author="Rachel Shipsey" w:date="2025-06-23T15:41:00Z">
                <w:pPr>
                  <w:ind w:firstLineChars="200" w:firstLine="320"/>
                </w:pPr>
              </w:pPrChange>
            </w:pPr>
            <w:del w:id="23352" w:author="Rachel Shipsey" w:date="2025-06-23T15:21:00Z">
              <w:r w:rsidRPr="00F84E7F" w:rsidDel="008D26A9">
                <w:rPr>
                  <w:rFonts w:eastAsia="Times New Roman" w:cs="Arial"/>
                  <w:color w:val="000000"/>
                  <w:sz w:val="16"/>
                  <w:szCs w:val="16"/>
                </w:rPr>
                <w:delText>Training of coding/editing clerks (Occupation, Industry, Area of Specialization etc)</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D70567" w14:textId="27DBA0E5" w:rsidR="00B06444" w:rsidRPr="002E5C79" w:rsidDel="008D26A9" w:rsidRDefault="00B06444">
            <w:pPr>
              <w:pStyle w:val="ListParagraph"/>
              <w:spacing w:after="0" w:line="276" w:lineRule="auto"/>
              <w:jc w:val="both"/>
              <w:rPr>
                <w:del w:id="23353" w:author="Rachel Shipsey" w:date="2025-06-23T15:21:00Z"/>
                <w:rFonts w:eastAsia="Times New Roman" w:cs="Arial"/>
                <w:color w:val="000000"/>
                <w:sz w:val="18"/>
                <w:szCs w:val="18"/>
              </w:rPr>
              <w:pPrChange w:id="23354" w:author="Rachel Shipsey" w:date="2025-06-23T15:41:00Z">
                <w:pPr>
                  <w:ind w:firstLineChars="200" w:firstLine="320"/>
                </w:pPr>
              </w:pPrChange>
            </w:pPr>
            <w:del w:id="23355" w:author="Rachel Shipsey" w:date="2025-06-23T15:21:00Z">
              <w:r w:rsidDel="008D26A9">
                <w:rPr>
                  <w:rFonts w:eastAsia="Times New Roman" w:cs="Arial"/>
                  <w:color w:val="000000"/>
                  <w:sz w:val="16"/>
                  <w:szCs w:val="16"/>
                </w:rPr>
                <w:delText>Trained coders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8F7372E" w14:textId="49F87C8A" w:rsidR="00B06444" w:rsidRPr="002E5C79" w:rsidDel="008D26A9" w:rsidRDefault="00B06444">
            <w:pPr>
              <w:pStyle w:val="ListParagraph"/>
              <w:spacing w:after="0" w:line="276" w:lineRule="auto"/>
              <w:jc w:val="both"/>
              <w:rPr>
                <w:del w:id="23356" w:author="Rachel Shipsey" w:date="2025-06-23T15:21:00Z"/>
                <w:rFonts w:eastAsia="Times New Roman" w:cs="Arial"/>
                <w:sz w:val="18"/>
                <w:szCs w:val="18"/>
              </w:rPr>
              <w:pPrChange w:id="23357" w:author="Rachel Shipsey" w:date="2025-06-23T15:41:00Z">
                <w:pPr/>
              </w:pPrChange>
            </w:pPr>
            <w:del w:id="23358" w:author="Rachel Shipsey" w:date="2025-06-23T15:21:00Z">
              <w:r w:rsidRPr="008C6F2E"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FB3D28" w14:textId="7A747B9F" w:rsidR="00B06444" w:rsidRPr="002E5C79" w:rsidDel="008D26A9" w:rsidRDefault="00B06444">
            <w:pPr>
              <w:pStyle w:val="ListParagraph"/>
              <w:spacing w:after="0" w:line="276" w:lineRule="auto"/>
              <w:jc w:val="both"/>
              <w:rPr>
                <w:del w:id="23359" w:author="Rachel Shipsey" w:date="2025-06-23T15:21:00Z"/>
                <w:rFonts w:eastAsia="Times New Roman" w:cs="Arial"/>
                <w:color w:val="000000"/>
                <w:sz w:val="18"/>
                <w:szCs w:val="18"/>
              </w:rPr>
              <w:pPrChange w:id="23360" w:author="Rachel Shipsey" w:date="2025-06-23T15:41:00Z">
                <w:pPr>
                  <w:jc w:val="right"/>
                </w:pPr>
              </w:pPrChange>
            </w:pPr>
            <w:del w:id="2336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660904" w14:textId="546ADA9E" w:rsidR="00B06444" w:rsidRPr="002E5C79" w:rsidDel="008D26A9" w:rsidRDefault="00B06444">
            <w:pPr>
              <w:pStyle w:val="ListParagraph"/>
              <w:spacing w:after="0" w:line="276" w:lineRule="auto"/>
              <w:jc w:val="both"/>
              <w:rPr>
                <w:del w:id="23362" w:author="Rachel Shipsey" w:date="2025-06-23T15:21:00Z"/>
                <w:rFonts w:eastAsia="Times New Roman" w:cs="Arial"/>
                <w:color w:val="000000"/>
                <w:sz w:val="20"/>
                <w:szCs w:val="20"/>
              </w:rPr>
              <w:pPrChange w:id="23363" w:author="Rachel Shipsey" w:date="2025-06-23T15:41:00Z">
                <w:pPr>
                  <w:jc w:val="right"/>
                </w:pPr>
              </w:pPrChange>
            </w:pPr>
            <w:del w:id="23364" w:author="Rachel Shipsey" w:date="2025-06-23T15:21:00Z">
              <w:r w:rsidRPr="00F84E7F" w:rsidDel="008D26A9">
                <w:rPr>
                  <w:rFonts w:eastAsia="Times New Roman" w:cs="Arial"/>
                  <w:color w:val="000000"/>
                  <w:sz w:val="16"/>
                  <w:szCs w:val="16"/>
                </w:rPr>
                <w:delText>-0.2</w:delText>
              </w:r>
            </w:del>
          </w:p>
        </w:tc>
      </w:tr>
      <w:tr w:rsidR="00B06444" w:rsidRPr="002E5C79" w:rsidDel="008D26A9" w14:paraId="51F0CEA1" w14:textId="691E2685" w:rsidTr="00D4265D">
        <w:trPr>
          <w:gridAfter w:val="1"/>
          <w:wAfter w:w="6" w:type="pct"/>
          <w:trHeight w:val="264"/>
          <w:del w:id="2336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DDF450" w14:textId="269815E2" w:rsidR="00B06444" w:rsidRPr="002E5C79" w:rsidDel="008D26A9" w:rsidRDefault="00B06444">
            <w:pPr>
              <w:pStyle w:val="ListParagraph"/>
              <w:spacing w:after="0" w:line="276" w:lineRule="auto"/>
              <w:jc w:val="both"/>
              <w:rPr>
                <w:del w:id="23366" w:author="Rachel Shipsey" w:date="2025-06-23T15:21:00Z"/>
                <w:rFonts w:eastAsia="Times New Roman" w:cs="Arial"/>
                <w:color w:val="000000"/>
                <w:sz w:val="18"/>
                <w:szCs w:val="18"/>
              </w:rPr>
              <w:pPrChange w:id="23367" w:author="Rachel Shipsey" w:date="2025-06-23T15:41:00Z">
                <w:pPr/>
              </w:pPrChange>
            </w:pPr>
            <w:del w:id="23368" w:author="Rachel Shipsey" w:date="2025-06-23T15:21:00Z">
              <w:r w:rsidRPr="00F84E7F" w:rsidDel="008D26A9">
                <w:rPr>
                  <w:rFonts w:eastAsia="Times New Roman" w:cs="Arial"/>
                  <w:color w:val="000000"/>
                  <w:sz w:val="16"/>
                  <w:szCs w:val="16"/>
                </w:rPr>
                <w:delText>11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7F26F23" w14:textId="264914BF" w:rsidR="00B06444" w:rsidRPr="002E5C79" w:rsidDel="008D26A9" w:rsidRDefault="00B06444">
            <w:pPr>
              <w:pStyle w:val="ListParagraph"/>
              <w:spacing w:after="0" w:line="276" w:lineRule="auto"/>
              <w:jc w:val="both"/>
              <w:rPr>
                <w:del w:id="23369" w:author="Rachel Shipsey" w:date="2025-06-23T15:21:00Z"/>
                <w:rFonts w:eastAsia="Times New Roman" w:cs="Arial"/>
                <w:b/>
                <w:bCs/>
                <w:color w:val="000000"/>
                <w:sz w:val="18"/>
                <w:szCs w:val="18"/>
              </w:rPr>
              <w:pPrChange w:id="23370" w:author="Rachel Shipsey" w:date="2025-06-23T15:41:00Z">
                <w:pPr/>
              </w:pPrChange>
            </w:pPr>
            <w:del w:id="23371" w:author="Rachel Shipsey" w:date="2025-06-23T15:21:00Z">
              <w:r w:rsidRPr="00F84E7F" w:rsidDel="008D26A9">
                <w:rPr>
                  <w:rFonts w:eastAsia="Times New Roman" w:cs="Arial"/>
                  <w:b/>
                  <w:bCs/>
                  <w:color w:val="000000"/>
                  <w:sz w:val="16"/>
                  <w:szCs w:val="16"/>
                </w:rPr>
                <w:delText xml:space="preserve">Produce preliminary district cross-tabulations on selected topics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A9E75E6" w14:textId="0F1BF8F0" w:rsidR="00B06444" w:rsidRPr="002E5C79" w:rsidDel="008D26A9" w:rsidRDefault="00B06444">
            <w:pPr>
              <w:pStyle w:val="ListParagraph"/>
              <w:spacing w:after="0" w:line="276" w:lineRule="auto"/>
              <w:jc w:val="both"/>
              <w:rPr>
                <w:del w:id="23372" w:author="Rachel Shipsey" w:date="2025-06-23T15:21:00Z"/>
                <w:rFonts w:eastAsia="Times New Roman" w:cs="Arial"/>
                <w:b/>
                <w:bCs/>
                <w:color w:val="000000"/>
                <w:sz w:val="18"/>
                <w:szCs w:val="18"/>
              </w:rPr>
              <w:pPrChange w:id="23373" w:author="Rachel Shipsey" w:date="2025-06-23T15:41:00Z">
                <w:pPr/>
              </w:pPrChange>
            </w:pPr>
            <w:del w:id="23374" w:author="Rachel Shipsey" w:date="2025-06-23T15:21:00Z">
              <w:r w:rsidRPr="00F84E7F" w:rsidDel="008D26A9">
                <w:rPr>
                  <w:rFonts w:eastAsia="Times New Roman" w:cs="Arial"/>
                  <w:color w:val="000000"/>
                  <w:sz w:val="16"/>
                  <w:szCs w:val="16"/>
                </w:rPr>
                <w:delText>Tables for preliminary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7C1DA668" w14:textId="3FCD490D" w:rsidR="00B06444" w:rsidRPr="002E5C79" w:rsidDel="008D26A9" w:rsidRDefault="00B06444">
            <w:pPr>
              <w:pStyle w:val="ListParagraph"/>
              <w:spacing w:after="0" w:line="276" w:lineRule="auto"/>
              <w:jc w:val="both"/>
              <w:rPr>
                <w:del w:id="23375" w:author="Rachel Shipsey" w:date="2025-06-23T15:21:00Z"/>
                <w:rFonts w:eastAsia="Times New Roman" w:cs="Arial"/>
                <w:sz w:val="18"/>
                <w:szCs w:val="18"/>
              </w:rPr>
              <w:pPrChange w:id="23376" w:author="Rachel Shipsey" w:date="2025-06-23T15:41:00Z">
                <w:pPr/>
              </w:pPrChange>
            </w:pPr>
            <w:del w:id="23377" w:author="Rachel Shipsey" w:date="2025-06-23T15:21:00Z">
              <w:r w:rsidRPr="008C6F2E"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67386C" w14:textId="3FD8133E" w:rsidR="00B06444" w:rsidRPr="002E5C79" w:rsidDel="008D26A9" w:rsidRDefault="00B06444">
            <w:pPr>
              <w:pStyle w:val="ListParagraph"/>
              <w:spacing w:after="0" w:line="276" w:lineRule="auto"/>
              <w:jc w:val="both"/>
              <w:rPr>
                <w:del w:id="23378" w:author="Rachel Shipsey" w:date="2025-06-23T15:21:00Z"/>
                <w:rFonts w:eastAsia="Times New Roman" w:cs="Arial"/>
                <w:color w:val="000000"/>
                <w:sz w:val="18"/>
                <w:szCs w:val="18"/>
              </w:rPr>
              <w:pPrChange w:id="23379" w:author="Rachel Shipsey" w:date="2025-06-23T15:41:00Z">
                <w:pPr>
                  <w:jc w:val="right"/>
                </w:pPr>
              </w:pPrChange>
            </w:pPr>
            <w:del w:id="23380" w:author="Rachel Shipsey" w:date="2025-06-23T15:21:00Z">
              <w:r w:rsidRPr="00F84E7F" w:rsidDel="008D26A9">
                <w:rPr>
                  <w:rFonts w:eastAsia="Times New Roman" w:cs="Arial"/>
                  <w:color w:val="000000"/>
                  <w:sz w:val="16"/>
                  <w:szCs w:val="16"/>
                </w:rPr>
                <w:delText>3</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EC4A72" w14:textId="1056B303" w:rsidR="00B06444" w:rsidRPr="002E5C79" w:rsidDel="008D26A9" w:rsidRDefault="00B06444">
            <w:pPr>
              <w:pStyle w:val="ListParagraph"/>
              <w:spacing w:after="0" w:line="276" w:lineRule="auto"/>
              <w:jc w:val="both"/>
              <w:rPr>
                <w:del w:id="23381" w:author="Rachel Shipsey" w:date="2025-06-23T15:21:00Z"/>
                <w:rFonts w:eastAsia="Times New Roman" w:cs="Arial"/>
                <w:color w:val="000000"/>
                <w:sz w:val="20"/>
                <w:szCs w:val="20"/>
              </w:rPr>
              <w:pPrChange w:id="23382" w:author="Rachel Shipsey" w:date="2025-06-23T15:41:00Z">
                <w:pPr>
                  <w:jc w:val="right"/>
                </w:pPr>
              </w:pPrChange>
            </w:pPr>
            <w:del w:id="23383" w:author="Rachel Shipsey" w:date="2025-06-23T15:21:00Z">
              <w:r w:rsidRPr="00F84E7F" w:rsidDel="008D26A9">
                <w:rPr>
                  <w:rFonts w:eastAsia="Times New Roman" w:cs="Arial"/>
                  <w:color w:val="000000"/>
                  <w:sz w:val="16"/>
                  <w:szCs w:val="16"/>
                </w:rPr>
                <w:delText>-0.2</w:delText>
              </w:r>
            </w:del>
          </w:p>
        </w:tc>
      </w:tr>
      <w:tr w:rsidR="00B06444" w:rsidRPr="002E5C79" w:rsidDel="008D26A9" w14:paraId="2D7124C7" w14:textId="309B5FDD" w:rsidTr="00D4265D">
        <w:trPr>
          <w:gridAfter w:val="1"/>
          <w:wAfter w:w="6" w:type="pct"/>
          <w:trHeight w:val="264"/>
          <w:del w:id="2338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E33E0D0" w14:textId="7C7E7EFF" w:rsidR="00B06444" w:rsidRPr="002E5C79" w:rsidDel="008D26A9" w:rsidRDefault="00B06444">
            <w:pPr>
              <w:pStyle w:val="ListParagraph"/>
              <w:spacing w:after="0" w:line="276" w:lineRule="auto"/>
              <w:jc w:val="both"/>
              <w:rPr>
                <w:del w:id="23385" w:author="Rachel Shipsey" w:date="2025-06-23T15:21:00Z"/>
                <w:rFonts w:eastAsia="Times New Roman" w:cs="Arial"/>
                <w:color w:val="000000"/>
                <w:sz w:val="18"/>
                <w:szCs w:val="18"/>
              </w:rPr>
              <w:pPrChange w:id="23386" w:author="Rachel Shipsey" w:date="2025-06-23T15:41:00Z">
                <w:pPr/>
              </w:pPrChange>
            </w:pPr>
            <w:del w:id="23387" w:author="Rachel Shipsey" w:date="2025-06-23T15:21:00Z">
              <w:r w:rsidRPr="00F84E7F" w:rsidDel="008D26A9">
                <w:rPr>
                  <w:rFonts w:eastAsia="Times New Roman" w:cs="Arial"/>
                  <w:color w:val="000000"/>
                  <w:sz w:val="16"/>
                  <w:szCs w:val="16"/>
                </w:rPr>
                <w:delText>12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445BBC" w14:textId="39DDC48B" w:rsidR="00B06444" w:rsidRPr="002E5C79" w:rsidDel="008D26A9" w:rsidRDefault="00B06444">
            <w:pPr>
              <w:pStyle w:val="ListParagraph"/>
              <w:spacing w:after="0" w:line="276" w:lineRule="auto"/>
              <w:jc w:val="both"/>
              <w:rPr>
                <w:del w:id="23388" w:author="Rachel Shipsey" w:date="2025-06-23T15:21:00Z"/>
                <w:rFonts w:eastAsia="Times New Roman" w:cs="Arial"/>
                <w:color w:val="000000"/>
                <w:sz w:val="18"/>
                <w:szCs w:val="18"/>
              </w:rPr>
              <w:pPrChange w:id="23389" w:author="Rachel Shipsey" w:date="2025-06-23T15:41:00Z">
                <w:pPr>
                  <w:ind w:left="328"/>
                </w:pPr>
              </w:pPrChange>
            </w:pPr>
            <w:del w:id="23390" w:author="Rachel Shipsey" w:date="2025-06-23T15:21:00Z">
              <w:r w:rsidRPr="00F84E7F" w:rsidDel="008D26A9">
                <w:rPr>
                  <w:rFonts w:eastAsia="Times New Roman" w:cs="Arial"/>
                  <w:b/>
                  <w:bCs/>
                  <w:color w:val="000000"/>
                  <w:sz w:val="16"/>
                  <w:szCs w:val="16"/>
                </w:rPr>
                <w:delText xml:space="preserve">Produce final District-level cross-tabulations on selected topics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8022C6" w14:textId="580E90AB" w:rsidR="00B06444" w:rsidRPr="002E5C79" w:rsidDel="008D26A9" w:rsidRDefault="00B06444">
            <w:pPr>
              <w:pStyle w:val="ListParagraph"/>
              <w:spacing w:after="0" w:line="276" w:lineRule="auto"/>
              <w:jc w:val="both"/>
              <w:rPr>
                <w:del w:id="23391" w:author="Rachel Shipsey" w:date="2025-06-23T15:21:00Z"/>
                <w:rFonts w:eastAsia="Times New Roman" w:cs="Arial"/>
                <w:color w:val="000000"/>
                <w:sz w:val="18"/>
                <w:szCs w:val="18"/>
              </w:rPr>
              <w:pPrChange w:id="23392" w:author="Rachel Shipsey" w:date="2025-06-23T15:41:00Z">
                <w:pPr>
                  <w:ind w:firstLineChars="200" w:firstLine="320"/>
                </w:pPr>
              </w:pPrChange>
            </w:pPr>
            <w:del w:id="23393" w:author="Rachel Shipsey" w:date="2025-06-23T15:21:00Z">
              <w:r w:rsidRPr="00F84E7F" w:rsidDel="008D26A9">
                <w:rPr>
                  <w:rFonts w:eastAsia="Times New Roman" w:cs="Arial"/>
                  <w:color w:val="000000"/>
                  <w:sz w:val="16"/>
                  <w:szCs w:val="16"/>
                </w:rPr>
                <w:delText>District-level tables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2C2D9D9" w14:textId="0206125D" w:rsidR="00B06444" w:rsidRPr="002E5C79" w:rsidDel="008D26A9" w:rsidRDefault="00B06444">
            <w:pPr>
              <w:pStyle w:val="ListParagraph"/>
              <w:spacing w:after="0" w:line="276" w:lineRule="auto"/>
              <w:jc w:val="both"/>
              <w:rPr>
                <w:del w:id="23394" w:author="Rachel Shipsey" w:date="2025-06-23T15:21:00Z"/>
                <w:rFonts w:eastAsia="Times New Roman" w:cs="Arial"/>
                <w:sz w:val="18"/>
                <w:szCs w:val="18"/>
              </w:rPr>
              <w:pPrChange w:id="23395" w:author="Rachel Shipsey" w:date="2025-06-23T15:41:00Z">
                <w:pPr/>
              </w:pPrChange>
            </w:pPr>
            <w:del w:id="23396" w:author="Rachel Shipsey" w:date="2025-06-23T15:21:00Z">
              <w:r w:rsidRPr="008C6F2E"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9FC26E" w14:textId="65AB700B" w:rsidR="00B06444" w:rsidRPr="002E5C79" w:rsidDel="008D26A9" w:rsidRDefault="00B06444">
            <w:pPr>
              <w:pStyle w:val="ListParagraph"/>
              <w:spacing w:after="0" w:line="276" w:lineRule="auto"/>
              <w:jc w:val="both"/>
              <w:rPr>
                <w:del w:id="23397" w:author="Rachel Shipsey" w:date="2025-06-23T15:21:00Z"/>
                <w:rFonts w:eastAsia="Times New Roman" w:cs="Arial"/>
                <w:color w:val="000000"/>
                <w:sz w:val="18"/>
                <w:szCs w:val="18"/>
              </w:rPr>
              <w:pPrChange w:id="23398" w:author="Rachel Shipsey" w:date="2025-06-23T15:41:00Z">
                <w:pPr>
                  <w:jc w:val="right"/>
                </w:pPr>
              </w:pPrChange>
            </w:pPr>
            <w:del w:id="23399"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F2CB60" w14:textId="0BCF73D5" w:rsidR="00B06444" w:rsidRPr="002E5C79" w:rsidDel="008D26A9" w:rsidRDefault="00B06444">
            <w:pPr>
              <w:pStyle w:val="ListParagraph"/>
              <w:spacing w:after="0" w:line="276" w:lineRule="auto"/>
              <w:jc w:val="both"/>
              <w:rPr>
                <w:del w:id="23400" w:author="Rachel Shipsey" w:date="2025-06-23T15:21:00Z"/>
                <w:rFonts w:eastAsia="Times New Roman" w:cs="Arial"/>
                <w:color w:val="000000"/>
                <w:sz w:val="20"/>
                <w:szCs w:val="20"/>
              </w:rPr>
              <w:pPrChange w:id="23401" w:author="Rachel Shipsey" w:date="2025-06-23T15:41:00Z">
                <w:pPr>
                  <w:jc w:val="right"/>
                </w:pPr>
              </w:pPrChange>
            </w:pPr>
            <w:del w:id="23402" w:author="Rachel Shipsey" w:date="2025-06-23T15:21:00Z">
              <w:r w:rsidRPr="00F84E7F" w:rsidDel="008D26A9">
                <w:rPr>
                  <w:rFonts w:eastAsia="Times New Roman" w:cs="Arial"/>
                  <w:color w:val="000000"/>
                  <w:sz w:val="16"/>
                  <w:szCs w:val="16"/>
                </w:rPr>
                <w:delText>-0.2</w:delText>
              </w:r>
            </w:del>
          </w:p>
        </w:tc>
      </w:tr>
      <w:tr w:rsidR="00B06444" w:rsidRPr="002E5C79" w:rsidDel="008D26A9" w14:paraId="04465324" w14:textId="139E1BC8" w:rsidTr="00D4265D">
        <w:trPr>
          <w:gridAfter w:val="1"/>
          <w:wAfter w:w="6" w:type="pct"/>
          <w:trHeight w:val="264"/>
          <w:del w:id="2340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9CA65B" w14:textId="096E1D93" w:rsidR="00B06444" w:rsidRPr="002E5C79" w:rsidDel="008D26A9" w:rsidRDefault="00B06444">
            <w:pPr>
              <w:pStyle w:val="ListParagraph"/>
              <w:spacing w:after="0" w:line="276" w:lineRule="auto"/>
              <w:jc w:val="both"/>
              <w:rPr>
                <w:del w:id="23404" w:author="Rachel Shipsey" w:date="2025-06-23T15:21:00Z"/>
                <w:rFonts w:eastAsia="Times New Roman" w:cs="Arial"/>
                <w:color w:val="000000"/>
                <w:sz w:val="18"/>
                <w:szCs w:val="18"/>
              </w:rPr>
              <w:pPrChange w:id="23405" w:author="Rachel Shipsey" w:date="2025-06-23T15:41:00Z">
                <w:pPr/>
              </w:pPrChange>
            </w:pPr>
            <w:del w:id="23406" w:author="Rachel Shipsey" w:date="2025-06-23T15:21:00Z">
              <w:r w:rsidRPr="00F84E7F" w:rsidDel="008D26A9">
                <w:rPr>
                  <w:rFonts w:eastAsia="Times New Roman" w:cs="Arial"/>
                  <w:color w:val="000000"/>
                  <w:sz w:val="16"/>
                  <w:szCs w:val="16"/>
                </w:rPr>
                <w:delText>13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A6D683" w14:textId="73CA45F8" w:rsidR="00B06444" w:rsidRPr="002E5C79" w:rsidDel="008D26A9" w:rsidRDefault="00B06444">
            <w:pPr>
              <w:pStyle w:val="ListParagraph"/>
              <w:spacing w:after="0" w:line="276" w:lineRule="auto"/>
              <w:jc w:val="both"/>
              <w:rPr>
                <w:del w:id="23407" w:author="Rachel Shipsey" w:date="2025-06-23T15:21:00Z"/>
                <w:rFonts w:eastAsia="Times New Roman" w:cs="Arial"/>
                <w:b/>
                <w:bCs/>
                <w:color w:val="000000"/>
                <w:sz w:val="18"/>
                <w:szCs w:val="18"/>
              </w:rPr>
              <w:pPrChange w:id="23408" w:author="Rachel Shipsey" w:date="2025-06-23T15:41:00Z">
                <w:pPr/>
              </w:pPrChange>
            </w:pPr>
            <w:del w:id="23409" w:author="Rachel Shipsey" w:date="2025-06-23T15:21:00Z">
              <w:r w:rsidRPr="00F84E7F" w:rsidDel="008D26A9">
                <w:rPr>
                  <w:rFonts w:eastAsia="Times New Roman" w:cs="Arial"/>
                  <w:b/>
                  <w:bCs/>
                  <w:color w:val="000000"/>
                  <w:sz w:val="16"/>
                  <w:szCs w:val="16"/>
                </w:rPr>
                <w:delText xml:space="preserve">Produce of national-level cross-tabulations on selected topics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780372F" w14:textId="260CDE6D" w:rsidR="00B06444" w:rsidRPr="002E5C79" w:rsidDel="008D26A9" w:rsidRDefault="00B06444">
            <w:pPr>
              <w:pStyle w:val="ListParagraph"/>
              <w:spacing w:after="0" w:line="276" w:lineRule="auto"/>
              <w:jc w:val="both"/>
              <w:rPr>
                <w:del w:id="23410" w:author="Rachel Shipsey" w:date="2025-06-23T15:21:00Z"/>
                <w:rFonts w:eastAsia="Times New Roman" w:cs="Arial"/>
                <w:b/>
                <w:bCs/>
                <w:color w:val="000000"/>
                <w:sz w:val="18"/>
                <w:szCs w:val="18"/>
              </w:rPr>
              <w:pPrChange w:id="23411" w:author="Rachel Shipsey" w:date="2025-06-23T15:41:00Z">
                <w:pPr/>
              </w:pPrChange>
            </w:pPr>
            <w:del w:id="23412" w:author="Rachel Shipsey" w:date="2025-06-23T15:21:00Z">
              <w:r w:rsidRPr="00F84E7F" w:rsidDel="008D26A9">
                <w:rPr>
                  <w:rFonts w:eastAsia="Times New Roman" w:cs="Arial"/>
                  <w:color w:val="000000"/>
                  <w:sz w:val="16"/>
                  <w:szCs w:val="16"/>
                </w:rPr>
                <w:delText>National-level tables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5CD1C683" w14:textId="4B5E9F1C" w:rsidR="00B06444" w:rsidRPr="002E5C79" w:rsidDel="008D26A9" w:rsidRDefault="00B06444">
            <w:pPr>
              <w:pStyle w:val="ListParagraph"/>
              <w:spacing w:after="0" w:line="276" w:lineRule="auto"/>
              <w:jc w:val="both"/>
              <w:rPr>
                <w:del w:id="23413" w:author="Rachel Shipsey" w:date="2025-06-23T15:21:00Z"/>
                <w:rFonts w:eastAsia="Times New Roman" w:cs="Arial"/>
                <w:sz w:val="18"/>
                <w:szCs w:val="18"/>
              </w:rPr>
              <w:pPrChange w:id="23414" w:author="Rachel Shipsey" w:date="2025-06-23T15:41:00Z">
                <w:pPr/>
              </w:pPrChange>
            </w:pPr>
            <w:del w:id="23415" w:author="Rachel Shipsey" w:date="2025-06-23T15:21:00Z">
              <w:r w:rsidRPr="008C6F2E"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053695" w14:textId="224CD0E9" w:rsidR="00B06444" w:rsidRPr="002E5C79" w:rsidDel="008D26A9" w:rsidRDefault="00B06444">
            <w:pPr>
              <w:pStyle w:val="ListParagraph"/>
              <w:spacing w:after="0" w:line="276" w:lineRule="auto"/>
              <w:jc w:val="both"/>
              <w:rPr>
                <w:del w:id="23416" w:author="Rachel Shipsey" w:date="2025-06-23T15:21:00Z"/>
                <w:rFonts w:eastAsia="Times New Roman" w:cs="Arial"/>
                <w:color w:val="000000"/>
                <w:sz w:val="18"/>
                <w:szCs w:val="18"/>
              </w:rPr>
              <w:pPrChange w:id="23417" w:author="Rachel Shipsey" w:date="2025-06-23T15:41:00Z">
                <w:pPr>
                  <w:jc w:val="right"/>
                </w:pPr>
              </w:pPrChange>
            </w:pPr>
            <w:del w:id="23418" w:author="Rachel Shipsey" w:date="2025-06-23T15:21:00Z">
              <w:r w:rsidRPr="00F84E7F" w:rsidDel="008D26A9">
                <w:rPr>
                  <w:rFonts w:eastAsia="Times New Roman" w:cs="Arial"/>
                  <w:color w:val="000000"/>
                  <w:sz w:val="16"/>
                  <w:szCs w:val="16"/>
                </w:rPr>
                <w:delText>4</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40BD063" w14:textId="62633967" w:rsidR="00B06444" w:rsidRPr="002E5C79" w:rsidDel="008D26A9" w:rsidRDefault="00B06444">
            <w:pPr>
              <w:pStyle w:val="ListParagraph"/>
              <w:spacing w:after="0" w:line="276" w:lineRule="auto"/>
              <w:jc w:val="both"/>
              <w:rPr>
                <w:del w:id="23419" w:author="Rachel Shipsey" w:date="2025-06-23T15:21:00Z"/>
                <w:rFonts w:eastAsia="Times New Roman" w:cs="Arial"/>
                <w:color w:val="000000"/>
                <w:sz w:val="20"/>
                <w:szCs w:val="20"/>
              </w:rPr>
              <w:pPrChange w:id="23420" w:author="Rachel Shipsey" w:date="2025-06-23T15:41:00Z">
                <w:pPr>
                  <w:jc w:val="right"/>
                </w:pPr>
              </w:pPrChange>
            </w:pPr>
            <w:del w:id="23421" w:author="Rachel Shipsey" w:date="2025-06-23T15:21:00Z">
              <w:r w:rsidRPr="00F84E7F" w:rsidDel="008D26A9">
                <w:rPr>
                  <w:rFonts w:eastAsia="Times New Roman" w:cs="Arial"/>
                  <w:color w:val="000000"/>
                  <w:sz w:val="16"/>
                  <w:szCs w:val="16"/>
                </w:rPr>
                <w:delText>-0.2</w:delText>
              </w:r>
            </w:del>
          </w:p>
        </w:tc>
      </w:tr>
      <w:tr w:rsidR="00B06444" w:rsidRPr="002E5C79" w:rsidDel="008D26A9" w14:paraId="2C88C4B8" w14:textId="4B3F5B01" w:rsidTr="00D4265D">
        <w:trPr>
          <w:gridAfter w:val="1"/>
          <w:wAfter w:w="6" w:type="pct"/>
          <w:trHeight w:val="264"/>
          <w:del w:id="2342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F03238" w14:textId="1734E19E" w:rsidR="00B06444" w:rsidRPr="002E5C79" w:rsidDel="008D26A9" w:rsidRDefault="00B06444">
            <w:pPr>
              <w:pStyle w:val="ListParagraph"/>
              <w:spacing w:after="0" w:line="276" w:lineRule="auto"/>
              <w:jc w:val="both"/>
              <w:rPr>
                <w:del w:id="23423" w:author="Rachel Shipsey" w:date="2025-06-23T15:21:00Z"/>
                <w:rFonts w:eastAsia="Times New Roman" w:cs="Arial"/>
                <w:color w:val="000000"/>
                <w:sz w:val="18"/>
                <w:szCs w:val="18"/>
              </w:rPr>
              <w:pPrChange w:id="23424" w:author="Rachel Shipsey" w:date="2025-06-23T15:41:00Z">
                <w:pPr/>
              </w:pPrChange>
            </w:pPr>
            <w:del w:id="23425" w:author="Rachel Shipsey" w:date="2025-06-23T15:21:00Z">
              <w:r w:rsidRPr="00F84E7F" w:rsidDel="008D26A9">
                <w:rPr>
                  <w:rFonts w:eastAsia="Times New Roman" w:cs="Arial"/>
                  <w:color w:val="000000"/>
                  <w:sz w:val="16"/>
                  <w:szCs w:val="16"/>
                </w:rPr>
                <w:delText>14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1C35347" w14:textId="0D97C93F" w:rsidR="00B06444" w:rsidRPr="002E5C79" w:rsidDel="008D26A9" w:rsidRDefault="00B06444">
            <w:pPr>
              <w:pStyle w:val="ListParagraph"/>
              <w:spacing w:after="0" w:line="276" w:lineRule="auto"/>
              <w:jc w:val="both"/>
              <w:rPr>
                <w:del w:id="23426" w:author="Rachel Shipsey" w:date="2025-06-23T15:21:00Z"/>
                <w:rFonts w:eastAsia="Times New Roman" w:cs="Arial"/>
                <w:color w:val="000000"/>
                <w:sz w:val="18"/>
                <w:szCs w:val="18"/>
              </w:rPr>
              <w:pPrChange w:id="23427" w:author="Rachel Shipsey" w:date="2025-06-23T15:41:00Z">
                <w:pPr>
                  <w:ind w:left="328"/>
                </w:pPr>
              </w:pPrChange>
            </w:pPr>
            <w:del w:id="23428" w:author="Rachel Shipsey" w:date="2025-06-23T15:21:00Z">
              <w:r w:rsidRPr="00F84E7F" w:rsidDel="008D26A9">
                <w:rPr>
                  <w:rFonts w:eastAsia="Times New Roman" w:cs="Arial"/>
                  <w:b/>
                  <w:bCs/>
                  <w:color w:val="000000"/>
                  <w:sz w:val="16"/>
                  <w:szCs w:val="16"/>
                </w:rPr>
                <w:delText>Generate Reference Tables, Analysis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5EA8D4" w14:textId="707CA186" w:rsidR="00B06444" w:rsidRPr="002E5C79" w:rsidDel="008D26A9" w:rsidRDefault="00B06444">
            <w:pPr>
              <w:pStyle w:val="ListParagraph"/>
              <w:spacing w:after="0" w:line="276" w:lineRule="auto"/>
              <w:jc w:val="both"/>
              <w:rPr>
                <w:del w:id="23429" w:author="Rachel Shipsey" w:date="2025-06-23T15:21:00Z"/>
                <w:rFonts w:eastAsia="Times New Roman" w:cs="Arial"/>
                <w:color w:val="000000"/>
                <w:sz w:val="18"/>
                <w:szCs w:val="18"/>
              </w:rPr>
              <w:pPrChange w:id="23430" w:author="Rachel Shipsey" w:date="2025-06-23T15:41:00Z">
                <w:pPr>
                  <w:ind w:firstLineChars="200" w:firstLine="320"/>
                </w:pPr>
              </w:pPrChange>
            </w:pPr>
            <w:del w:id="23431" w:author="Rachel Shipsey" w:date="2025-06-23T15:21:00Z">
              <w:r w:rsidRPr="00F84E7F" w:rsidDel="008D26A9">
                <w:rPr>
                  <w:rFonts w:eastAsia="Times New Roman" w:cs="Arial"/>
                  <w:color w:val="000000"/>
                  <w:sz w:val="16"/>
                  <w:szCs w:val="16"/>
                </w:rPr>
                <w:delText>Reference tables for analysis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437FA548" w14:textId="504A5AA6" w:rsidR="00B06444" w:rsidRPr="002E5C79" w:rsidDel="008D26A9" w:rsidRDefault="00B06444">
            <w:pPr>
              <w:pStyle w:val="ListParagraph"/>
              <w:spacing w:after="0" w:line="276" w:lineRule="auto"/>
              <w:jc w:val="both"/>
              <w:rPr>
                <w:del w:id="23432" w:author="Rachel Shipsey" w:date="2025-06-23T15:21:00Z"/>
                <w:rFonts w:eastAsia="Times New Roman" w:cs="Arial"/>
                <w:sz w:val="18"/>
                <w:szCs w:val="18"/>
              </w:rPr>
              <w:pPrChange w:id="23433" w:author="Rachel Shipsey" w:date="2025-06-23T15:41:00Z">
                <w:pPr/>
              </w:pPrChange>
            </w:pPr>
            <w:del w:id="23434" w:author="Rachel Shipsey" w:date="2025-06-23T15:21:00Z">
              <w:r w:rsidRPr="008C6F2E"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745019E" w14:textId="2516260C" w:rsidR="00B06444" w:rsidRPr="002E5C79" w:rsidDel="008D26A9" w:rsidRDefault="00B06444">
            <w:pPr>
              <w:pStyle w:val="ListParagraph"/>
              <w:spacing w:after="0" w:line="276" w:lineRule="auto"/>
              <w:jc w:val="both"/>
              <w:rPr>
                <w:del w:id="23435" w:author="Rachel Shipsey" w:date="2025-06-23T15:21:00Z"/>
                <w:rFonts w:eastAsia="Times New Roman" w:cs="Arial"/>
                <w:color w:val="000000"/>
                <w:sz w:val="18"/>
                <w:szCs w:val="18"/>
              </w:rPr>
              <w:pPrChange w:id="23436" w:author="Rachel Shipsey" w:date="2025-06-23T15:41:00Z">
                <w:pPr>
                  <w:jc w:val="right"/>
                </w:pPr>
              </w:pPrChange>
            </w:pPr>
            <w:del w:id="23437" w:author="Rachel Shipsey" w:date="2025-06-23T15:21:00Z">
              <w:r w:rsidRPr="00F84E7F" w:rsidDel="008D26A9">
                <w:rPr>
                  <w:rFonts w:eastAsia="Times New Roman" w:cs="Arial"/>
                  <w:color w:val="000000"/>
                  <w:sz w:val="16"/>
                  <w:szCs w:val="16"/>
                </w:rPr>
                <w:delText>6</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D5BF9BE" w14:textId="6CEFEC0B" w:rsidR="00B06444" w:rsidRPr="002E5C79" w:rsidDel="008D26A9" w:rsidRDefault="00B06444">
            <w:pPr>
              <w:pStyle w:val="ListParagraph"/>
              <w:spacing w:after="0" w:line="276" w:lineRule="auto"/>
              <w:jc w:val="both"/>
              <w:rPr>
                <w:del w:id="23438" w:author="Rachel Shipsey" w:date="2025-06-23T15:21:00Z"/>
                <w:rFonts w:eastAsia="Times New Roman" w:cs="Arial"/>
                <w:color w:val="000000"/>
                <w:sz w:val="20"/>
                <w:szCs w:val="20"/>
              </w:rPr>
              <w:pPrChange w:id="23439" w:author="Rachel Shipsey" w:date="2025-06-23T15:41:00Z">
                <w:pPr>
                  <w:jc w:val="right"/>
                </w:pPr>
              </w:pPrChange>
            </w:pPr>
            <w:del w:id="23440" w:author="Rachel Shipsey" w:date="2025-06-23T15:21:00Z">
              <w:r w:rsidRPr="00F84E7F" w:rsidDel="008D26A9">
                <w:rPr>
                  <w:rFonts w:eastAsia="Times New Roman" w:cs="Arial"/>
                  <w:color w:val="000000"/>
                  <w:sz w:val="16"/>
                  <w:szCs w:val="16"/>
                </w:rPr>
                <w:delText>-0.2</w:delText>
              </w:r>
            </w:del>
          </w:p>
        </w:tc>
      </w:tr>
      <w:tr w:rsidR="00927EDB" w:rsidRPr="002E5C79" w:rsidDel="008D26A9" w14:paraId="474827D3" w14:textId="3E718C1D" w:rsidTr="00F71679">
        <w:trPr>
          <w:gridAfter w:val="1"/>
          <w:wAfter w:w="6" w:type="pct"/>
          <w:trHeight w:val="288"/>
          <w:del w:id="23441"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207E6486" w14:textId="1EC07849" w:rsidR="00091682" w:rsidRPr="002E5C79" w:rsidDel="008D26A9" w:rsidRDefault="00091682">
            <w:pPr>
              <w:pStyle w:val="ListParagraph"/>
              <w:spacing w:after="0" w:line="276" w:lineRule="auto"/>
              <w:jc w:val="both"/>
              <w:rPr>
                <w:del w:id="23442" w:author="Rachel Shipsey" w:date="2025-06-23T15:21:00Z"/>
                <w:rFonts w:eastAsia="Times New Roman" w:cs="Arial"/>
                <w:b/>
                <w:bCs/>
                <w:color w:val="000000"/>
                <w:sz w:val="18"/>
                <w:szCs w:val="18"/>
              </w:rPr>
              <w:pPrChange w:id="23443" w:author="Rachel Shipsey" w:date="2025-06-23T15:41:00Z">
                <w:pPr>
                  <w:jc w:val="center"/>
                </w:pPr>
              </w:pPrChange>
            </w:pPr>
            <w:del w:id="23444" w:author="Rachel Shipsey" w:date="2025-06-23T15:21:00Z">
              <w:r w:rsidRPr="002E5C79" w:rsidDel="008D26A9">
                <w:rPr>
                  <w:rFonts w:eastAsia="Times New Roman" w:cs="Arial"/>
                  <w:b/>
                  <w:bCs/>
                  <w:color w:val="000000"/>
                  <w:sz w:val="18"/>
                  <w:szCs w:val="18"/>
                </w:rPr>
                <w:delText>DATA ANALYSIS AND REPORT WRITING</w:delText>
              </w:r>
            </w:del>
          </w:p>
          <w:p w14:paraId="2BE33A81" w14:textId="58D35505" w:rsidR="00091682" w:rsidRPr="002E5C79" w:rsidDel="008D26A9" w:rsidRDefault="00091682">
            <w:pPr>
              <w:pStyle w:val="ListParagraph"/>
              <w:spacing w:after="0" w:line="276" w:lineRule="auto"/>
              <w:jc w:val="both"/>
              <w:rPr>
                <w:del w:id="23445" w:author="Rachel Shipsey" w:date="2025-06-23T15:21:00Z"/>
                <w:rFonts w:eastAsia="Times New Roman" w:cs="Arial"/>
                <w:b/>
                <w:bCs/>
                <w:color w:val="000000"/>
                <w:sz w:val="20"/>
                <w:szCs w:val="20"/>
              </w:rPr>
              <w:pPrChange w:id="23446" w:author="Rachel Shipsey" w:date="2025-06-23T15:41:00Z">
                <w:pPr>
                  <w:jc w:val="center"/>
                </w:pPr>
              </w:pPrChange>
            </w:pPr>
          </w:p>
        </w:tc>
      </w:tr>
      <w:tr w:rsidR="00DB6D11" w:rsidRPr="002E5C79" w:rsidDel="008D26A9" w14:paraId="447F9EBB" w14:textId="50B0B494" w:rsidTr="00D4265D">
        <w:trPr>
          <w:gridAfter w:val="1"/>
          <w:wAfter w:w="6" w:type="pct"/>
          <w:trHeight w:val="264"/>
          <w:del w:id="2344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62CB600" w14:textId="4DEA434E" w:rsidR="00DB6D11" w:rsidRPr="002E5C79" w:rsidDel="008D26A9" w:rsidRDefault="00DB6D11">
            <w:pPr>
              <w:pStyle w:val="ListParagraph"/>
              <w:spacing w:after="0" w:line="276" w:lineRule="auto"/>
              <w:jc w:val="both"/>
              <w:rPr>
                <w:del w:id="23448" w:author="Rachel Shipsey" w:date="2025-06-23T15:21:00Z"/>
                <w:rFonts w:eastAsia="Times New Roman" w:cs="Arial"/>
                <w:color w:val="000000"/>
                <w:sz w:val="18"/>
                <w:szCs w:val="18"/>
              </w:rPr>
              <w:pPrChange w:id="23449" w:author="Rachel Shipsey" w:date="2025-06-23T15:41:00Z">
                <w:pPr>
                  <w:jc w:val="right"/>
                </w:pPr>
              </w:pPrChange>
            </w:pPr>
            <w:del w:id="23450" w:author="Rachel Shipsey" w:date="2025-06-23T15:21:00Z">
              <w:r w:rsidRPr="00F84E7F" w:rsidDel="008D26A9">
                <w:rPr>
                  <w:rFonts w:eastAsia="Times New Roman" w:cs="Arial"/>
                  <w:color w:val="000000"/>
                  <w:sz w:val="16"/>
                  <w:szCs w:val="16"/>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4EEA80" w14:textId="34B70ED5" w:rsidR="00DB6D11" w:rsidRPr="002E5C79" w:rsidDel="008D26A9" w:rsidRDefault="00DB6D11">
            <w:pPr>
              <w:pStyle w:val="ListParagraph"/>
              <w:spacing w:after="0" w:line="276" w:lineRule="auto"/>
              <w:jc w:val="both"/>
              <w:rPr>
                <w:del w:id="23451" w:author="Rachel Shipsey" w:date="2025-06-23T15:21:00Z"/>
                <w:rFonts w:eastAsia="Times New Roman" w:cs="Arial"/>
                <w:b/>
                <w:bCs/>
                <w:color w:val="000000"/>
                <w:sz w:val="18"/>
                <w:szCs w:val="18"/>
              </w:rPr>
              <w:pPrChange w:id="23452" w:author="Rachel Shipsey" w:date="2025-06-23T15:41:00Z">
                <w:pPr/>
              </w:pPrChange>
            </w:pPr>
            <w:del w:id="23453" w:author="Rachel Shipsey" w:date="2025-06-23T15:21:00Z">
              <w:r w:rsidRPr="00F84E7F" w:rsidDel="008D26A9">
                <w:rPr>
                  <w:rFonts w:eastAsia="Times New Roman" w:cs="Arial"/>
                  <w:b/>
                  <w:bCs/>
                  <w:color w:val="000000"/>
                  <w:sz w:val="16"/>
                  <w:szCs w:val="16"/>
                </w:rPr>
                <w:delText>Develop plan for data analysis and report writing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871BCD" w14:textId="6DC0C7BC" w:rsidR="00DB6D11" w:rsidRPr="002E5C79" w:rsidDel="008D26A9" w:rsidRDefault="00DB6D11">
            <w:pPr>
              <w:pStyle w:val="ListParagraph"/>
              <w:spacing w:after="0" w:line="276" w:lineRule="auto"/>
              <w:jc w:val="both"/>
              <w:rPr>
                <w:del w:id="23454" w:author="Rachel Shipsey" w:date="2025-06-23T15:21:00Z"/>
                <w:rFonts w:eastAsia="Times New Roman" w:cs="Arial"/>
                <w:b/>
                <w:bCs/>
                <w:color w:val="000000"/>
                <w:sz w:val="18"/>
                <w:szCs w:val="18"/>
              </w:rPr>
              <w:pPrChange w:id="23455"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C423F26" w14:textId="17BB66A5" w:rsidR="00DB6D11" w:rsidRPr="002E5C79" w:rsidDel="008D26A9" w:rsidRDefault="00DB6D11">
            <w:pPr>
              <w:pStyle w:val="ListParagraph"/>
              <w:spacing w:after="0" w:line="276" w:lineRule="auto"/>
              <w:jc w:val="both"/>
              <w:rPr>
                <w:del w:id="23456" w:author="Rachel Shipsey" w:date="2025-06-23T15:21:00Z"/>
                <w:rFonts w:eastAsia="Times New Roman" w:cs="Arial"/>
                <w:sz w:val="18"/>
                <w:szCs w:val="18"/>
              </w:rPr>
              <w:pPrChange w:id="2345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80C5B3" w14:textId="1BE18EB8" w:rsidR="00DB6D11" w:rsidRPr="002E5C79" w:rsidDel="008D26A9" w:rsidRDefault="00DB6D11">
            <w:pPr>
              <w:pStyle w:val="ListParagraph"/>
              <w:spacing w:after="0" w:line="276" w:lineRule="auto"/>
              <w:jc w:val="both"/>
              <w:rPr>
                <w:del w:id="23458" w:author="Rachel Shipsey" w:date="2025-06-23T15:21:00Z"/>
                <w:rFonts w:eastAsia="Times New Roman" w:cs="Arial"/>
                <w:b/>
                <w:bCs/>
                <w:color w:val="000000"/>
                <w:sz w:val="18"/>
                <w:szCs w:val="18"/>
              </w:rPr>
              <w:pPrChange w:id="23459" w:author="Rachel Shipsey" w:date="2025-06-23T15:41:00Z">
                <w:pPr/>
              </w:pPrChange>
            </w:pPr>
            <w:del w:id="23460" w:author="Rachel Shipsey" w:date="2025-06-23T15:21:00Z">
              <w:r w:rsidRPr="00F84E7F" w:rsidDel="008D26A9">
                <w:rPr>
                  <w:rFonts w:eastAsia="Times New Roman" w:cs="Arial"/>
                  <w:b/>
                  <w:bCs/>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2D50BF" w14:textId="372CE743" w:rsidR="00DB6D11" w:rsidRPr="002E5C79" w:rsidDel="008D26A9" w:rsidRDefault="00DB6D11">
            <w:pPr>
              <w:pStyle w:val="ListParagraph"/>
              <w:spacing w:after="0" w:line="276" w:lineRule="auto"/>
              <w:jc w:val="both"/>
              <w:rPr>
                <w:del w:id="23461" w:author="Rachel Shipsey" w:date="2025-06-23T15:21:00Z"/>
                <w:rFonts w:eastAsia="Times New Roman" w:cs="Arial"/>
                <w:b/>
                <w:bCs/>
                <w:color w:val="000000"/>
                <w:sz w:val="20"/>
                <w:szCs w:val="20"/>
              </w:rPr>
              <w:pPrChange w:id="23462" w:author="Rachel Shipsey" w:date="2025-06-23T15:41:00Z">
                <w:pPr/>
              </w:pPrChange>
            </w:pPr>
          </w:p>
        </w:tc>
      </w:tr>
      <w:tr w:rsidR="00DB6D11" w:rsidRPr="002E5C79" w:rsidDel="008D26A9" w14:paraId="37909CB7" w14:textId="7A0EEC35" w:rsidTr="00D4265D">
        <w:trPr>
          <w:gridAfter w:val="1"/>
          <w:wAfter w:w="6" w:type="pct"/>
          <w:trHeight w:val="264"/>
          <w:del w:id="2346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EF942C6" w14:textId="474956CE" w:rsidR="00DB6D11" w:rsidRPr="002E5C79" w:rsidDel="008D26A9" w:rsidRDefault="00DB6D11">
            <w:pPr>
              <w:pStyle w:val="ListParagraph"/>
              <w:spacing w:after="0" w:line="276" w:lineRule="auto"/>
              <w:jc w:val="both"/>
              <w:rPr>
                <w:del w:id="23464" w:author="Rachel Shipsey" w:date="2025-06-23T15:21:00Z"/>
                <w:rFonts w:eastAsia="Times New Roman" w:cs="Arial"/>
                <w:color w:val="000000"/>
                <w:sz w:val="18"/>
                <w:szCs w:val="18"/>
              </w:rPr>
              <w:pPrChange w:id="23465" w:author="Rachel Shipsey" w:date="2025-06-23T15:41:00Z">
                <w:pPr/>
              </w:pPrChange>
            </w:pPr>
            <w:del w:id="23466"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B8393C6" w14:textId="3FBE4D42" w:rsidR="00DB6D11" w:rsidRPr="002E5C79" w:rsidDel="008D26A9" w:rsidRDefault="00DB6D11">
            <w:pPr>
              <w:pStyle w:val="ListParagraph"/>
              <w:spacing w:after="0" w:line="276" w:lineRule="auto"/>
              <w:jc w:val="both"/>
              <w:rPr>
                <w:del w:id="23467" w:author="Rachel Shipsey" w:date="2025-06-23T15:21:00Z"/>
                <w:rFonts w:eastAsia="Times New Roman" w:cs="Arial"/>
                <w:color w:val="000000"/>
                <w:sz w:val="18"/>
                <w:szCs w:val="18"/>
              </w:rPr>
              <w:pPrChange w:id="23468" w:author="Rachel Shipsey" w:date="2025-06-23T15:41:00Z">
                <w:pPr>
                  <w:ind w:left="328"/>
                </w:pPr>
              </w:pPrChange>
            </w:pPr>
            <w:del w:id="23469" w:author="Rachel Shipsey" w:date="2025-06-23T15:21:00Z">
              <w:r w:rsidRPr="00F84E7F" w:rsidDel="008D26A9">
                <w:rPr>
                  <w:rFonts w:eastAsia="Times New Roman" w:cs="Arial"/>
                  <w:color w:val="000000"/>
                  <w:sz w:val="16"/>
                  <w:szCs w:val="16"/>
                </w:rPr>
                <w:delText>Selection of analysts, authors, and allocation of topics to be covered</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1C8F7DC" w14:textId="66A3927A" w:rsidR="00DB6D11" w:rsidRPr="002E5C79" w:rsidDel="008D26A9" w:rsidRDefault="00DB6D11">
            <w:pPr>
              <w:pStyle w:val="ListParagraph"/>
              <w:spacing w:after="0" w:line="276" w:lineRule="auto"/>
              <w:jc w:val="both"/>
              <w:rPr>
                <w:del w:id="23470" w:author="Rachel Shipsey" w:date="2025-06-23T15:21:00Z"/>
                <w:rFonts w:eastAsia="Times New Roman" w:cs="Arial"/>
                <w:color w:val="000000"/>
                <w:sz w:val="18"/>
                <w:szCs w:val="18"/>
              </w:rPr>
              <w:pPrChange w:id="23471" w:author="Rachel Shipsey" w:date="2025-06-23T15:41:00Z">
                <w:pPr>
                  <w:ind w:firstLineChars="200" w:firstLine="320"/>
                </w:pPr>
              </w:pPrChange>
            </w:pPr>
            <w:del w:id="23472" w:author="Rachel Shipsey" w:date="2025-06-23T15:21:00Z">
              <w:r w:rsidDel="008D26A9">
                <w:rPr>
                  <w:rFonts w:eastAsia="Times New Roman" w:cs="Arial"/>
                  <w:color w:val="000000"/>
                  <w:sz w:val="16"/>
                  <w:szCs w:val="16"/>
                </w:rPr>
                <w:delText>Concept note for data analysis &amp; report writing</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5D9802D" w14:textId="6096B9A9" w:rsidR="00DB6D11" w:rsidRPr="002E5C79" w:rsidDel="008D26A9" w:rsidRDefault="00DB6D11">
            <w:pPr>
              <w:pStyle w:val="ListParagraph"/>
              <w:spacing w:after="0" w:line="276" w:lineRule="auto"/>
              <w:jc w:val="both"/>
              <w:rPr>
                <w:del w:id="23473" w:author="Rachel Shipsey" w:date="2025-06-23T15:21:00Z"/>
                <w:rFonts w:eastAsia="Times New Roman" w:cs="Arial"/>
                <w:sz w:val="18"/>
                <w:szCs w:val="18"/>
              </w:rPr>
              <w:pPrChange w:id="23474" w:author="Rachel Shipsey" w:date="2025-06-23T15:41:00Z">
                <w:pPr/>
              </w:pPrChange>
            </w:pPr>
            <w:del w:id="23475"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09B158" w14:textId="4AB5F99E" w:rsidR="00DB6D11" w:rsidRPr="002E5C79" w:rsidDel="008D26A9" w:rsidRDefault="00DB6D11">
            <w:pPr>
              <w:pStyle w:val="ListParagraph"/>
              <w:spacing w:after="0" w:line="276" w:lineRule="auto"/>
              <w:jc w:val="both"/>
              <w:rPr>
                <w:del w:id="23476" w:author="Rachel Shipsey" w:date="2025-06-23T15:21:00Z"/>
                <w:rFonts w:eastAsia="Times New Roman" w:cs="Arial"/>
                <w:color w:val="000000"/>
                <w:sz w:val="18"/>
                <w:szCs w:val="18"/>
              </w:rPr>
              <w:pPrChange w:id="23477" w:author="Rachel Shipsey" w:date="2025-06-23T15:41:00Z">
                <w:pPr>
                  <w:jc w:val="right"/>
                </w:pPr>
              </w:pPrChange>
            </w:pPr>
            <w:del w:id="23478"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E558E8" w14:textId="2D7EF1CC" w:rsidR="00DB6D11" w:rsidRPr="002E5C79" w:rsidDel="008D26A9" w:rsidRDefault="00DB6D11">
            <w:pPr>
              <w:pStyle w:val="ListParagraph"/>
              <w:spacing w:after="0" w:line="276" w:lineRule="auto"/>
              <w:jc w:val="both"/>
              <w:rPr>
                <w:del w:id="23479" w:author="Rachel Shipsey" w:date="2025-06-23T15:21:00Z"/>
                <w:rFonts w:eastAsia="Times New Roman" w:cs="Arial"/>
                <w:color w:val="000000"/>
                <w:sz w:val="20"/>
                <w:szCs w:val="20"/>
              </w:rPr>
              <w:pPrChange w:id="23480" w:author="Rachel Shipsey" w:date="2025-06-23T15:41:00Z">
                <w:pPr>
                  <w:jc w:val="right"/>
                </w:pPr>
              </w:pPrChange>
            </w:pPr>
            <w:del w:id="23481" w:author="Rachel Shipsey" w:date="2025-06-23T15:21:00Z">
              <w:r w:rsidRPr="00F84E7F" w:rsidDel="008D26A9">
                <w:rPr>
                  <w:rFonts w:eastAsia="Times New Roman" w:cs="Arial"/>
                  <w:color w:val="000000"/>
                  <w:sz w:val="16"/>
                  <w:szCs w:val="16"/>
                </w:rPr>
                <w:delText>-0.2</w:delText>
              </w:r>
            </w:del>
          </w:p>
        </w:tc>
      </w:tr>
      <w:tr w:rsidR="00DB6D11" w:rsidRPr="002E5C79" w:rsidDel="008D26A9" w14:paraId="6DFD53A5" w14:textId="486D6EE1" w:rsidTr="00D4265D">
        <w:trPr>
          <w:gridAfter w:val="1"/>
          <w:wAfter w:w="6" w:type="pct"/>
          <w:trHeight w:val="264"/>
          <w:del w:id="2348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1D8E98E" w14:textId="7AEC1940" w:rsidR="00DB6D11" w:rsidRPr="002E5C79" w:rsidDel="008D26A9" w:rsidRDefault="00DB6D11">
            <w:pPr>
              <w:pStyle w:val="ListParagraph"/>
              <w:spacing w:after="0" w:line="276" w:lineRule="auto"/>
              <w:jc w:val="both"/>
              <w:rPr>
                <w:del w:id="23483" w:author="Rachel Shipsey" w:date="2025-06-23T15:21:00Z"/>
                <w:rFonts w:eastAsia="Times New Roman" w:cs="Arial"/>
                <w:color w:val="000000"/>
                <w:sz w:val="18"/>
                <w:szCs w:val="18"/>
              </w:rPr>
              <w:pPrChange w:id="23484" w:author="Rachel Shipsey" w:date="2025-06-23T15:41:00Z">
                <w:pPr>
                  <w:jc w:val="right"/>
                </w:pPr>
              </w:pPrChange>
            </w:pPr>
            <w:del w:id="23485" w:author="Rachel Shipsey" w:date="2025-06-23T15:21:00Z">
              <w:r w:rsidRPr="00F84E7F" w:rsidDel="008D26A9">
                <w:rPr>
                  <w:rFonts w:eastAsia="Times New Roman" w:cs="Arial"/>
                  <w:color w:val="000000"/>
                  <w:sz w:val="16"/>
                  <w:szCs w:val="16"/>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984B498" w14:textId="5C930180" w:rsidR="00DB6D11" w:rsidRPr="002E5C79" w:rsidDel="008D26A9" w:rsidRDefault="00DB6D11">
            <w:pPr>
              <w:pStyle w:val="ListParagraph"/>
              <w:spacing w:after="0" w:line="276" w:lineRule="auto"/>
              <w:jc w:val="both"/>
              <w:rPr>
                <w:del w:id="23486" w:author="Rachel Shipsey" w:date="2025-06-23T15:21:00Z"/>
                <w:rFonts w:eastAsia="Times New Roman" w:cs="Arial"/>
                <w:b/>
                <w:bCs/>
                <w:color w:val="000000"/>
                <w:sz w:val="18"/>
                <w:szCs w:val="18"/>
              </w:rPr>
              <w:pPrChange w:id="23487" w:author="Rachel Shipsey" w:date="2025-06-23T15:41:00Z">
                <w:pPr/>
              </w:pPrChange>
            </w:pPr>
            <w:del w:id="23488" w:author="Rachel Shipsey" w:date="2025-06-23T15:21:00Z">
              <w:r w:rsidRPr="00F84E7F" w:rsidDel="008D26A9">
                <w:rPr>
                  <w:rFonts w:eastAsia="Times New Roman" w:cs="Arial"/>
                  <w:b/>
                  <w:bCs/>
                  <w:color w:val="000000"/>
                  <w:sz w:val="16"/>
                  <w:szCs w:val="16"/>
                </w:rPr>
                <w:delText>Training workshop(s) in census data evaluation</w:delText>
              </w:r>
              <w:r w:rsidDel="008D26A9">
                <w:rPr>
                  <w:rFonts w:eastAsia="Times New Roman" w:cs="Arial"/>
                  <w:b/>
                  <w:bCs/>
                  <w:color w:val="000000"/>
                  <w:sz w:val="16"/>
                  <w:szCs w:val="16"/>
                </w:rPr>
                <w:delText xml:space="preserve">, </w:delText>
              </w:r>
              <w:r w:rsidRPr="00F84E7F" w:rsidDel="008D26A9">
                <w:rPr>
                  <w:rFonts w:eastAsia="Times New Roman" w:cs="Arial"/>
                  <w:b/>
                  <w:bCs/>
                  <w:color w:val="000000"/>
                  <w:sz w:val="16"/>
                  <w:szCs w:val="16"/>
                </w:rPr>
                <w:delText>analysis, report writing</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310F40D" w14:textId="2C8E725B" w:rsidR="00DB6D11" w:rsidRPr="002E5C79" w:rsidDel="008D26A9" w:rsidRDefault="00DB6D11">
            <w:pPr>
              <w:pStyle w:val="ListParagraph"/>
              <w:spacing w:after="0" w:line="276" w:lineRule="auto"/>
              <w:jc w:val="both"/>
              <w:rPr>
                <w:del w:id="23489" w:author="Rachel Shipsey" w:date="2025-06-23T15:21:00Z"/>
                <w:rFonts w:eastAsia="Times New Roman" w:cs="Arial"/>
                <w:b/>
                <w:bCs/>
                <w:color w:val="000000"/>
                <w:sz w:val="18"/>
                <w:szCs w:val="18"/>
              </w:rPr>
              <w:pPrChange w:id="23490" w:author="Rachel Shipsey" w:date="2025-06-23T15:41:00Z">
                <w:pPr/>
              </w:pPrChange>
            </w:pPr>
            <w:del w:id="23491" w:author="Rachel Shipsey" w:date="2025-06-23T15:21:00Z">
              <w:r w:rsidRPr="003B7078" w:rsidDel="008D26A9">
                <w:rPr>
                  <w:rFonts w:eastAsia="Times New Roman" w:cs="Arial"/>
                  <w:color w:val="000000"/>
                  <w:sz w:val="16"/>
                  <w:szCs w:val="16"/>
                </w:rPr>
                <w:delText>Number of officers trained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C6F5F7B" w14:textId="166E74C6" w:rsidR="00DB6D11" w:rsidRPr="002E5C79" w:rsidDel="008D26A9" w:rsidRDefault="00DB6D11">
            <w:pPr>
              <w:pStyle w:val="ListParagraph"/>
              <w:spacing w:after="0" w:line="276" w:lineRule="auto"/>
              <w:jc w:val="both"/>
              <w:rPr>
                <w:del w:id="23492" w:author="Rachel Shipsey" w:date="2025-06-23T15:21:00Z"/>
                <w:rFonts w:eastAsia="Times New Roman" w:cs="Arial"/>
                <w:sz w:val="18"/>
                <w:szCs w:val="18"/>
              </w:rPr>
              <w:pPrChange w:id="23493" w:author="Rachel Shipsey" w:date="2025-06-23T15:41:00Z">
                <w:pPr/>
              </w:pPrChange>
            </w:pPr>
            <w:del w:id="23494" w:author="Rachel Shipsey" w:date="2025-06-23T15:21:00Z">
              <w:r w:rsidDel="008D26A9">
                <w:rPr>
                  <w:rFonts w:eastAsia="Times New Roman" w:cs="Arial"/>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03802E" w14:textId="77AD41D0" w:rsidR="00DB6D11" w:rsidRPr="002E5C79" w:rsidDel="008D26A9" w:rsidRDefault="00DB6D11">
            <w:pPr>
              <w:pStyle w:val="ListParagraph"/>
              <w:spacing w:after="0" w:line="276" w:lineRule="auto"/>
              <w:jc w:val="both"/>
              <w:rPr>
                <w:del w:id="23495" w:author="Rachel Shipsey" w:date="2025-06-23T15:21:00Z"/>
                <w:rFonts w:eastAsia="Times New Roman" w:cs="Arial"/>
                <w:color w:val="000000"/>
                <w:sz w:val="18"/>
                <w:szCs w:val="18"/>
              </w:rPr>
              <w:pPrChange w:id="23496" w:author="Rachel Shipsey" w:date="2025-06-23T15:41:00Z">
                <w:pPr>
                  <w:jc w:val="right"/>
                </w:pPr>
              </w:pPrChange>
            </w:pPr>
            <w:del w:id="23497" w:author="Rachel Shipsey" w:date="2025-06-23T15:21:00Z">
              <w:r w:rsidRPr="00F84E7F" w:rsidDel="008D26A9">
                <w:rPr>
                  <w:rFonts w:eastAsia="Times New Roman" w:cs="Arial"/>
                  <w:color w:val="000000"/>
                  <w:sz w:val="16"/>
                  <w:szCs w:val="16"/>
                </w:rPr>
                <w:delText>3</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595421" w14:textId="665AE76F" w:rsidR="00DB6D11" w:rsidRPr="002E5C79" w:rsidDel="008D26A9" w:rsidRDefault="00DB6D11">
            <w:pPr>
              <w:pStyle w:val="ListParagraph"/>
              <w:spacing w:after="0" w:line="276" w:lineRule="auto"/>
              <w:jc w:val="both"/>
              <w:rPr>
                <w:del w:id="23498" w:author="Rachel Shipsey" w:date="2025-06-23T15:21:00Z"/>
                <w:rFonts w:eastAsia="Times New Roman" w:cs="Arial"/>
                <w:color w:val="000000"/>
                <w:sz w:val="20"/>
                <w:szCs w:val="20"/>
              </w:rPr>
              <w:pPrChange w:id="23499" w:author="Rachel Shipsey" w:date="2025-06-23T15:41:00Z">
                <w:pPr>
                  <w:jc w:val="right"/>
                </w:pPr>
              </w:pPrChange>
            </w:pPr>
            <w:del w:id="23500" w:author="Rachel Shipsey" w:date="2025-06-23T15:21:00Z">
              <w:r w:rsidRPr="00F84E7F" w:rsidDel="008D26A9">
                <w:rPr>
                  <w:rFonts w:eastAsia="Times New Roman" w:cs="Arial"/>
                  <w:color w:val="000000"/>
                  <w:sz w:val="16"/>
                  <w:szCs w:val="16"/>
                </w:rPr>
                <w:delText>-0.2</w:delText>
              </w:r>
            </w:del>
          </w:p>
        </w:tc>
      </w:tr>
      <w:tr w:rsidR="00DB6D11" w:rsidRPr="002E5C79" w:rsidDel="008D26A9" w14:paraId="3B29985C" w14:textId="21925668" w:rsidTr="00D4265D">
        <w:trPr>
          <w:gridAfter w:val="1"/>
          <w:wAfter w:w="6" w:type="pct"/>
          <w:trHeight w:val="264"/>
          <w:del w:id="2350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7EE318" w14:textId="218F2997" w:rsidR="00DB6D11" w:rsidRPr="002E5C79" w:rsidDel="008D26A9" w:rsidRDefault="00DB6D11">
            <w:pPr>
              <w:pStyle w:val="ListParagraph"/>
              <w:spacing w:after="0" w:line="276" w:lineRule="auto"/>
              <w:jc w:val="both"/>
              <w:rPr>
                <w:del w:id="23502" w:author="Rachel Shipsey" w:date="2025-06-23T15:21:00Z"/>
                <w:rFonts w:eastAsia="Times New Roman" w:cs="Arial"/>
                <w:color w:val="000000"/>
                <w:sz w:val="18"/>
                <w:szCs w:val="18"/>
              </w:rPr>
              <w:pPrChange w:id="23503" w:author="Rachel Shipsey" w:date="2025-06-23T15:41:00Z">
                <w:pPr>
                  <w:jc w:val="right"/>
                </w:pPr>
              </w:pPrChange>
            </w:pPr>
            <w:del w:id="23504" w:author="Rachel Shipsey" w:date="2025-06-23T15:21:00Z">
              <w:r w:rsidRPr="00F84E7F"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DAD6D3" w14:textId="2C183A41" w:rsidR="00DB6D11" w:rsidRPr="002E5C79" w:rsidDel="008D26A9" w:rsidRDefault="00DB6D11">
            <w:pPr>
              <w:pStyle w:val="ListParagraph"/>
              <w:spacing w:after="0" w:line="276" w:lineRule="auto"/>
              <w:jc w:val="both"/>
              <w:rPr>
                <w:del w:id="23505" w:author="Rachel Shipsey" w:date="2025-06-23T15:21:00Z"/>
                <w:rFonts w:eastAsia="Times New Roman" w:cs="Arial"/>
                <w:b/>
                <w:bCs/>
                <w:color w:val="000000"/>
                <w:sz w:val="18"/>
                <w:szCs w:val="18"/>
              </w:rPr>
              <w:pPrChange w:id="23506" w:author="Rachel Shipsey" w:date="2025-06-23T15:41:00Z">
                <w:pPr/>
              </w:pPrChange>
            </w:pPr>
            <w:del w:id="23507" w:author="Rachel Shipsey" w:date="2025-06-23T15:21:00Z">
              <w:r w:rsidRPr="00F84E7F" w:rsidDel="008D26A9">
                <w:rPr>
                  <w:rFonts w:eastAsia="Times New Roman" w:cs="Arial"/>
                  <w:b/>
                  <w:bCs/>
                  <w:color w:val="000000"/>
                  <w:sz w:val="16"/>
                  <w:szCs w:val="16"/>
                </w:rPr>
                <w:delText>National-level analysis and preparation of draft analytical report and other products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67044F4" w14:textId="387F8B42" w:rsidR="00DB6D11" w:rsidRPr="002E5C79" w:rsidDel="008D26A9" w:rsidRDefault="00DB6D11">
            <w:pPr>
              <w:pStyle w:val="ListParagraph"/>
              <w:spacing w:after="0" w:line="276" w:lineRule="auto"/>
              <w:jc w:val="both"/>
              <w:rPr>
                <w:del w:id="23508" w:author="Rachel Shipsey" w:date="2025-06-23T15:21:00Z"/>
                <w:rFonts w:eastAsia="Times New Roman" w:cs="Arial"/>
                <w:b/>
                <w:bCs/>
                <w:color w:val="000000"/>
                <w:sz w:val="18"/>
                <w:szCs w:val="18"/>
              </w:rPr>
              <w:pPrChange w:id="23509"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C12187C" w14:textId="100E2CEF" w:rsidR="00DB6D11" w:rsidRPr="002E5C79" w:rsidDel="008D26A9" w:rsidRDefault="00DB6D11">
            <w:pPr>
              <w:pStyle w:val="ListParagraph"/>
              <w:spacing w:after="0" w:line="276" w:lineRule="auto"/>
              <w:jc w:val="both"/>
              <w:rPr>
                <w:del w:id="23510" w:author="Rachel Shipsey" w:date="2025-06-23T15:21:00Z"/>
                <w:rFonts w:eastAsia="Times New Roman" w:cs="Arial"/>
                <w:sz w:val="18"/>
                <w:szCs w:val="18"/>
              </w:rPr>
              <w:pPrChange w:id="23511"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DFDBC8" w14:textId="1687E927" w:rsidR="00DB6D11" w:rsidRPr="002E5C79" w:rsidDel="008D26A9" w:rsidRDefault="00DB6D11">
            <w:pPr>
              <w:pStyle w:val="ListParagraph"/>
              <w:spacing w:after="0" w:line="276" w:lineRule="auto"/>
              <w:jc w:val="both"/>
              <w:rPr>
                <w:del w:id="23512" w:author="Rachel Shipsey" w:date="2025-06-23T15:21:00Z"/>
                <w:rFonts w:eastAsia="Times New Roman" w:cs="Arial"/>
                <w:color w:val="000000"/>
                <w:sz w:val="18"/>
                <w:szCs w:val="18"/>
              </w:rPr>
              <w:pPrChange w:id="23513" w:author="Rachel Shipsey" w:date="2025-06-23T15:41:00Z">
                <w:pPr>
                  <w:jc w:val="right"/>
                </w:pPr>
              </w:pPrChange>
            </w:pPr>
            <w:del w:id="23514" w:author="Rachel Shipsey" w:date="2025-06-23T15:21:00Z">
              <w:r w:rsidRPr="00F84E7F" w:rsidDel="008D26A9">
                <w:rPr>
                  <w:rFonts w:eastAsia="Times New Roman" w:cs="Arial"/>
                  <w:color w:val="000000"/>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FF6099" w14:textId="13D9B21A" w:rsidR="00DB6D11" w:rsidRPr="002E5C79" w:rsidDel="008D26A9" w:rsidRDefault="00DB6D11">
            <w:pPr>
              <w:pStyle w:val="ListParagraph"/>
              <w:spacing w:after="0" w:line="276" w:lineRule="auto"/>
              <w:jc w:val="both"/>
              <w:rPr>
                <w:del w:id="23515" w:author="Rachel Shipsey" w:date="2025-06-23T15:21:00Z"/>
                <w:rFonts w:eastAsia="Times New Roman" w:cs="Arial"/>
                <w:color w:val="000000"/>
                <w:sz w:val="20"/>
                <w:szCs w:val="20"/>
              </w:rPr>
              <w:pPrChange w:id="23516" w:author="Rachel Shipsey" w:date="2025-06-23T15:41:00Z">
                <w:pPr>
                  <w:jc w:val="right"/>
                </w:pPr>
              </w:pPrChange>
            </w:pPr>
            <w:del w:id="23517" w:author="Rachel Shipsey" w:date="2025-06-23T15:21:00Z">
              <w:r w:rsidRPr="00F84E7F" w:rsidDel="008D26A9">
                <w:rPr>
                  <w:rFonts w:eastAsia="Times New Roman" w:cs="Arial"/>
                  <w:color w:val="000000"/>
                  <w:sz w:val="16"/>
                  <w:szCs w:val="16"/>
                </w:rPr>
                <w:delText>-0.2</w:delText>
              </w:r>
            </w:del>
          </w:p>
        </w:tc>
      </w:tr>
      <w:tr w:rsidR="00DB6D11" w:rsidRPr="002E5C79" w:rsidDel="008D26A9" w14:paraId="42F4C321" w14:textId="5350C51D" w:rsidTr="00D4265D">
        <w:trPr>
          <w:gridAfter w:val="1"/>
          <w:wAfter w:w="6" w:type="pct"/>
          <w:trHeight w:val="264"/>
          <w:del w:id="2351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C6E5E7" w14:textId="36AADFBE" w:rsidR="00DB6D11" w:rsidRPr="002E5C79" w:rsidDel="008D26A9" w:rsidRDefault="00DB6D11">
            <w:pPr>
              <w:pStyle w:val="ListParagraph"/>
              <w:spacing w:after="0" w:line="276" w:lineRule="auto"/>
              <w:jc w:val="both"/>
              <w:rPr>
                <w:del w:id="23519" w:author="Rachel Shipsey" w:date="2025-06-23T15:21:00Z"/>
                <w:rFonts w:eastAsia="Times New Roman" w:cs="Arial"/>
                <w:color w:val="000000"/>
                <w:sz w:val="18"/>
                <w:szCs w:val="18"/>
              </w:rPr>
              <w:pPrChange w:id="23520" w:author="Rachel Shipsey" w:date="2025-06-23T15:41:00Z">
                <w:pPr/>
              </w:pPrChange>
            </w:pPr>
            <w:del w:id="23521"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6E98A5" w14:textId="1084A150" w:rsidR="00DB6D11" w:rsidRPr="002E5C79" w:rsidDel="008D26A9" w:rsidRDefault="00DB6D11">
            <w:pPr>
              <w:pStyle w:val="ListParagraph"/>
              <w:spacing w:after="0" w:line="276" w:lineRule="auto"/>
              <w:jc w:val="both"/>
              <w:rPr>
                <w:del w:id="23522" w:author="Rachel Shipsey" w:date="2025-06-23T15:21:00Z"/>
                <w:rFonts w:eastAsia="Times New Roman" w:cs="Arial"/>
                <w:color w:val="000000"/>
                <w:sz w:val="18"/>
                <w:szCs w:val="18"/>
              </w:rPr>
              <w:pPrChange w:id="23523" w:author="Rachel Shipsey" w:date="2025-06-23T15:41:00Z">
                <w:pPr>
                  <w:ind w:firstLineChars="200" w:firstLine="320"/>
                </w:pPr>
              </w:pPrChange>
            </w:pPr>
            <w:del w:id="23524" w:author="Rachel Shipsey" w:date="2025-06-23T15:21:00Z">
              <w:r w:rsidRPr="00F84E7F" w:rsidDel="008D26A9">
                <w:rPr>
                  <w:rFonts w:eastAsia="Times New Roman" w:cs="Arial"/>
                  <w:color w:val="000000"/>
                  <w:sz w:val="16"/>
                  <w:szCs w:val="16"/>
                </w:rPr>
                <w:delText xml:space="preserve">First review of draft analytical report and other products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FE2E7F3" w14:textId="1F2A7974" w:rsidR="00DB6D11" w:rsidRPr="002E5C79" w:rsidDel="008D26A9" w:rsidRDefault="00DB6D11">
            <w:pPr>
              <w:pStyle w:val="ListParagraph"/>
              <w:spacing w:after="0" w:line="276" w:lineRule="auto"/>
              <w:jc w:val="both"/>
              <w:rPr>
                <w:del w:id="23525" w:author="Rachel Shipsey" w:date="2025-06-23T15:21:00Z"/>
                <w:rFonts w:eastAsia="Times New Roman" w:cs="Arial"/>
                <w:color w:val="000000"/>
                <w:sz w:val="18"/>
                <w:szCs w:val="18"/>
              </w:rPr>
              <w:pPrChange w:id="23526" w:author="Rachel Shipsey" w:date="2025-06-23T15:41:00Z">
                <w:pPr>
                  <w:ind w:firstLineChars="200" w:firstLine="320"/>
                </w:pPr>
              </w:pPrChange>
            </w:pPr>
            <w:del w:id="23527" w:author="Rachel Shipsey" w:date="2025-06-23T15:21:00Z">
              <w:r w:rsidRPr="00F84E7F" w:rsidDel="008D26A9">
                <w:rPr>
                  <w:rFonts w:eastAsia="Times New Roman" w:cs="Arial"/>
                  <w:color w:val="000000"/>
                  <w:sz w:val="16"/>
                  <w:szCs w:val="16"/>
                </w:rPr>
                <w:delText>draft analytical report and other products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3EE958C7" w14:textId="09E35E49" w:rsidR="00DB6D11" w:rsidRPr="002E5C79" w:rsidDel="008D26A9" w:rsidRDefault="00DB6D11">
            <w:pPr>
              <w:pStyle w:val="ListParagraph"/>
              <w:spacing w:after="0" w:line="276" w:lineRule="auto"/>
              <w:jc w:val="both"/>
              <w:rPr>
                <w:del w:id="23528" w:author="Rachel Shipsey" w:date="2025-06-23T15:21:00Z"/>
                <w:rFonts w:eastAsia="Times New Roman" w:cs="Arial"/>
                <w:sz w:val="18"/>
                <w:szCs w:val="18"/>
              </w:rPr>
              <w:pPrChange w:id="23529" w:author="Rachel Shipsey" w:date="2025-06-23T15:41:00Z">
                <w:pPr/>
              </w:pPrChange>
            </w:pPr>
            <w:del w:id="23530" w:author="Rachel Shipsey" w:date="2025-06-23T15:21:00Z">
              <w:r w:rsidRPr="00FA3E11" w:rsidDel="008D26A9">
                <w:rPr>
                  <w:rFonts w:eastAsia="Times New Roman" w:cs="Arial"/>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34931D1" w14:textId="376D273B" w:rsidR="00DB6D11" w:rsidRPr="002E5C79" w:rsidDel="008D26A9" w:rsidRDefault="00DB6D11">
            <w:pPr>
              <w:pStyle w:val="ListParagraph"/>
              <w:spacing w:after="0" w:line="276" w:lineRule="auto"/>
              <w:jc w:val="both"/>
              <w:rPr>
                <w:del w:id="23531" w:author="Rachel Shipsey" w:date="2025-06-23T15:21:00Z"/>
                <w:rFonts w:eastAsia="Times New Roman" w:cs="Arial"/>
                <w:color w:val="000000"/>
                <w:sz w:val="18"/>
                <w:szCs w:val="18"/>
              </w:rPr>
              <w:pPrChange w:id="23532" w:author="Rachel Shipsey" w:date="2025-06-23T15:41:00Z">
                <w:pPr>
                  <w:jc w:val="right"/>
                </w:pPr>
              </w:pPrChange>
            </w:pPr>
            <w:del w:id="23533"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A08E98D" w14:textId="5D66FEFB" w:rsidR="00DB6D11" w:rsidRPr="002E5C79" w:rsidDel="008D26A9" w:rsidRDefault="00DB6D11">
            <w:pPr>
              <w:pStyle w:val="ListParagraph"/>
              <w:spacing w:after="0" w:line="276" w:lineRule="auto"/>
              <w:jc w:val="both"/>
              <w:rPr>
                <w:del w:id="23534" w:author="Rachel Shipsey" w:date="2025-06-23T15:21:00Z"/>
                <w:rFonts w:eastAsia="Times New Roman" w:cs="Arial"/>
                <w:color w:val="000000"/>
                <w:sz w:val="20"/>
                <w:szCs w:val="20"/>
              </w:rPr>
              <w:pPrChange w:id="23535" w:author="Rachel Shipsey" w:date="2025-06-23T15:41:00Z">
                <w:pPr>
                  <w:jc w:val="right"/>
                </w:pPr>
              </w:pPrChange>
            </w:pPr>
            <w:del w:id="23536" w:author="Rachel Shipsey" w:date="2025-06-23T15:21:00Z">
              <w:r w:rsidRPr="00F84E7F" w:rsidDel="008D26A9">
                <w:rPr>
                  <w:rFonts w:eastAsia="Times New Roman" w:cs="Arial"/>
                  <w:color w:val="000000"/>
                  <w:sz w:val="16"/>
                  <w:szCs w:val="16"/>
                </w:rPr>
                <w:delText>-0.3</w:delText>
              </w:r>
            </w:del>
          </w:p>
        </w:tc>
      </w:tr>
      <w:tr w:rsidR="00DB6D11" w:rsidRPr="002E5C79" w:rsidDel="008D26A9" w14:paraId="4178B0C7" w14:textId="16A6B266" w:rsidTr="00D4265D">
        <w:trPr>
          <w:gridAfter w:val="1"/>
          <w:wAfter w:w="6" w:type="pct"/>
          <w:trHeight w:val="264"/>
          <w:del w:id="23537"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2EE9B09" w14:textId="06F510C8" w:rsidR="00DB6D11" w:rsidRPr="002E5C79" w:rsidDel="008D26A9" w:rsidRDefault="00DB6D11">
            <w:pPr>
              <w:pStyle w:val="ListParagraph"/>
              <w:spacing w:after="0" w:line="276" w:lineRule="auto"/>
              <w:jc w:val="both"/>
              <w:rPr>
                <w:del w:id="23538" w:author="Rachel Shipsey" w:date="2025-06-23T15:21:00Z"/>
                <w:rFonts w:eastAsia="Times New Roman" w:cs="Arial"/>
                <w:color w:val="000000"/>
                <w:sz w:val="18"/>
                <w:szCs w:val="18"/>
              </w:rPr>
              <w:pPrChange w:id="23539" w:author="Rachel Shipsey" w:date="2025-06-23T15:41:00Z">
                <w:pPr/>
              </w:pPrChange>
            </w:pPr>
            <w:del w:id="23540"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BE7E23" w14:textId="20E6E673" w:rsidR="00DB6D11" w:rsidRPr="002E5C79" w:rsidDel="008D26A9" w:rsidRDefault="00DB6D11">
            <w:pPr>
              <w:pStyle w:val="ListParagraph"/>
              <w:spacing w:after="0" w:line="276" w:lineRule="auto"/>
              <w:jc w:val="both"/>
              <w:rPr>
                <w:del w:id="23541" w:author="Rachel Shipsey" w:date="2025-06-23T15:21:00Z"/>
                <w:rFonts w:eastAsia="Times New Roman" w:cs="Arial"/>
                <w:color w:val="000000"/>
                <w:sz w:val="18"/>
                <w:szCs w:val="18"/>
              </w:rPr>
              <w:pPrChange w:id="23542" w:author="Rachel Shipsey" w:date="2025-06-23T15:41:00Z">
                <w:pPr>
                  <w:ind w:left="328"/>
                </w:pPr>
              </w:pPrChange>
            </w:pPr>
            <w:del w:id="23543" w:author="Rachel Shipsey" w:date="2025-06-23T15:21:00Z">
              <w:r w:rsidRPr="00F84E7F" w:rsidDel="008D26A9">
                <w:rPr>
                  <w:rFonts w:eastAsia="Times New Roman" w:cs="Arial"/>
                  <w:color w:val="000000"/>
                  <w:sz w:val="16"/>
                  <w:szCs w:val="16"/>
                </w:rPr>
                <w:delText xml:space="preserve">Second review of draft national analytical report and other products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F9E4B2" w14:textId="51298584" w:rsidR="00DB6D11" w:rsidRPr="002E5C79" w:rsidDel="008D26A9" w:rsidRDefault="00DB6D11">
            <w:pPr>
              <w:pStyle w:val="ListParagraph"/>
              <w:spacing w:after="0" w:line="276" w:lineRule="auto"/>
              <w:jc w:val="both"/>
              <w:rPr>
                <w:del w:id="23544" w:author="Rachel Shipsey" w:date="2025-06-23T15:21:00Z"/>
                <w:rFonts w:eastAsia="Times New Roman" w:cs="Arial"/>
                <w:color w:val="000000"/>
                <w:sz w:val="18"/>
                <w:szCs w:val="18"/>
              </w:rPr>
              <w:pPrChange w:id="23545" w:author="Rachel Shipsey" w:date="2025-06-23T15:41:00Z">
                <w:pPr>
                  <w:ind w:firstLineChars="200" w:firstLine="320"/>
                </w:pPr>
              </w:pPrChange>
            </w:pPr>
            <w:del w:id="23546" w:author="Rachel Shipsey" w:date="2025-06-23T15:21:00Z">
              <w:r w:rsidRPr="00F84E7F" w:rsidDel="008D26A9">
                <w:rPr>
                  <w:rFonts w:eastAsia="Times New Roman" w:cs="Arial"/>
                  <w:color w:val="000000"/>
                  <w:sz w:val="16"/>
                  <w:szCs w:val="16"/>
                </w:rPr>
                <w:delText>draft analytical report and other products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61C774A7" w14:textId="6A06A3CB" w:rsidR="00DB6D11" w:rsidRPr="002E5C79" w:rsidDel="008D26A9" w:rsidRDefault="00DB6D11">
            <w:pPr>
              <w:pStyle w:val="ListParagraph"/>
              <w:spacing w:after="0" w:line="276" w:lineRule="auto"/>
              <w:jc w:val="both"/>
              <w:rPr>
                <w:del w:id="23547" w:author="Rachel Shipsey" w:date="2025-06-23T15:21:00Z"/>
                <w:rFonts w:eastAsia="Times New Roman" w:cs="Arial"/>
                <w:sz w:val="18"/>
                <w:szCs w:val="18"/>
              </w:rPr>
              <w:pPrChange w:id="23548" w:author="Rachel Shipsey" w:date="2025-06-23T15:41:00Z">
                <w:pPr/>
              </w:pPrChange>
            </w:pPr>
            <w:del w:id="23549" w:author="Rachel Shipsey" w:date="2025-06-23T15:21:00Z">
              <w:r w:rsidRPr="00FA3E11" w:rsidDel="008D26A9">
                <w:rPr>
                  <w:rFonts w:eastAsia="Times New Roman" w:cs="Arial"/>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231EE3" w14:textId="2E49573E" w:rsidR="00DB6D11" w:rsidRPr="002E5C79" w:rsidDel="008D26A9" w:rsidRDefault="00DB6D11">
            <w:pPr>
              <w:pStyle w:val="ListParagraph"/>
              <w:spacing w:after="0" w:line="276" w:lineRule="auto"/>
              <w:jc w:val="both"/>
              <w:rPr>
                <w:del w:id="23550" w:author="Rachel Shipsey" w:date="2025-06-23T15:21:00Z"/>
                <w:rFonts w:eastAsia="Times New Roman" w:cs="Arial"/>
                <w:color w:val="000000"/>
                <w:sz w:val="18"/>
                <w:szCs w:val="18"/>
              </w:rPr>
              <w:pPrChange w:id="23551" w:author="Rachel Shipsey" w:date="2025-06-23T15:41:00Z">
                <w:pPr>
                  <w:jc w:val="right"/>
                </w:pPr>
              </w:pPrChange>
            </w:pPr>
            <w:del w:id="23552"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64B4CB" w14:textId="21AA2052" w:rsidR="00DB6D11" w:rsidRPr="002E5C79" w:rsidDel="008D26A9" w:rsidRDefault="00DB6D11">
            <w:pPr>
              <w:pStyle w:val="ListParagraph"/>
              <w:spacing w:after="0" w:line="276" w:lineRule="auto"/>
              <w:jc w:val="both"/>
              <w:rPr>
                <w:del w:id="23553" w:author="Rachel Shipsey" w:date="2025-06-23T15:21:00Z"/>
                <w:rFonts w:eastAsia="Times New Roman" w:cs="Arial"/>
                <w:color w:val="000000"/>
                <w:sz w:val="20"/>
                <w:szCs w:val="20"/>
              </w:rPr>
              <w:pPrChange w:id="23554" w:author="Rachel Shipsey" w:date="2025-06-23T15:41:00Z">
                <w:pPr>
                  <w:jc w:val="right"/>
                </w:pPr>
              </w:pPrChange>
            </w:pPr>
            <w:del w:id="23555" w:author="Rachel Shipsey" w:date="2025-06-23T15:21:00Z">
              <w:r w:rsidRPr="00F84E7F" w:rsidDel="008D26A9">
                <w:rPr>
                  <w:rFonts w:eastAsia="Times New Roman" w:cs="Arial"/>
                  <w:color w:val="000000"/>
                  <w:sz w:val="16"/>
                  <w:szCs w:val="16"/>
                </w:rPr>
                <w:delText>-0.5</w:delText>
              </w:r>
            </w:del>
          </w:p>
        </w:tc>
      </w:tr>
      <w:tr w:rsidR="00DB6D11" w:rsidRPr="002E5C79" w:rsidDel="008D26A9" w14:paraId="23B9B7EE" w14:textId="733656ED" w:rsidTr="00D4265D">
        <w:trPr>
          <w:gridAfter w:val="1"/>
          <w:wAfter w:w="6" w:type="pct"/>
          <w:trHeight w:val="264"/>
          <w:del w:id="2355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22A4C0" w14:textId="440DE06E" w:rsidR="00DB6D11" w:rsidRPr="002E5C79" w:rsidDel="008D26A9" w:rsidRDefault="00DB6D11">
            <w:pPr>
              <w:pStyle w:val="ListParagraph"/>
              <w:spacing w:after="0" w:line="276" w:lineRule="auto"/>
              <w:jc w:val="both"/>
              <w:rPr>
                <w:del w:id="23557" w:author="Rachel Shipsey" w:date="2025-06-23T15:21:00Z"/>
                <w:rFonts w:eastAsia="Times New Roman" w:cs="Arial"/>
                <w:color w:val="000000"/>
                <w:sz w:val="18"/>
                <w:szCs w:val="18"/>
              </w:rPr>
              <w:pPrChange w:id="23558" w:author="Rachel Shipsey" w:date="2025-06-23T15:41:00Z">
                <w:pPr/>
              </w:pPrChange>
            </w:pPr>
            <w:del w:id="23559" w:author="Rachel Shipsey" w:date="2025-06-23T15:21:00Z">
              <w:r w:rsidRPr="00F84E7F" w:rsidDel="008D26A9">
                <w:rPr>
                  <w:rFonts w:eastAsia="Times New Roman" w:cs="Arial"/>
                  <w:color w:val="000000"/>
                  <w:sz w:val="16"/>
                  <w:szCs w:val="16"/>
                </w:rPr>
                <w:delText> </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2172727" w14:textId="007E2F2F" w:rsidR="00DB6D11" w:rsidRPr="002E5C79" w:rsidDel="008D26A9" w:rsidRDefault="00DB6D11">
            <w:pPr>
              <w:pStyle w:val="ListParagraph"/>
              <w:spacing w:after="0" w:line="276" w:lineRule="auto"/>
              <w:jc w:val="both"/>
              <w:rPr>
                <w:del w:id="23560" w:author="Rachel Shipsey" w:date="2025-06-23T15:21:00Z"/>
                <w:rFonts w:eastAsia="Times New Roman" w:cs="Arial"/>
                <w:color w:val="000000"/>
                <w:sz w:val="18"/>
                <w:szCs w:val="18"/>
              </w:rPr>
              <w:pPrChange w:id="23561" w:author="Rachel Shipsey" w:date="2025-06-23T15:41:00Z">
                <w:pPr>
                  <w:ind w:left="328"/>
                </w:pPr>
              </w:pPrChange>
            </w:pPr>
            <w:del w:id="23562" w:author="Rachel Shipsey" w:date="2025-06-23T15:21:00Z">
              <w:r w:rsidRPr="00F84E7F" w:rsidDel="008D26A9">
                <w:rPr>
                  <w:rFonts w:eastAsia="Times New Roman" w:cs="Arial"/>
                  <w:color w:val="000000"/>
                  <w:sz w:val="16"/>
                  <w:szCs w:val="16"/>
                </w:rPr>
                <w:delText>Finalization</w:delText>
              </w:r>
              <w:r w:rsidDel="008D26A9">
                <w:rPr>
                  <w:rFonts w:eastAsia="Times New Roman" w:cs="Arial"/>
                  <w:color w:val="000000"/>
                  <w:sz w:val="16"/>
                  <w:szCs w:val="16"/>
                </w:rPr>
                <w:delText xml:space="preserve"> &amp;</w:delText>
              </w:r>
              <w:r w:rsidRPr="00F84E7F" w:rsidDel="008D26A9">
                <w:rPr>
                  <w:rFonts w:eastAsia="Times New Roman" w:cs="Arial"/>
                  <w:color w:val="000000"/>
                  <w:sz w:val="16"/>
                  <w:szCs w:val="16"/>
                </w:rPr>
                <w:delText xml:space="preserve"> </w:delText>
              </w:r>
              <w:r w:rsidDel="008D26A9">
                <w:rPr>
                  <w:rFonts w:eastAsia="Times New Roman" w:cs="Arial"/>
                  <w:color w:val="000000"/>
                  <w:sz w:val="16"/>
                  <w:szCs w:val="16"/>
                </w:rPr>
                <w:delText>p</w:delText>
              </w:r>
              <w:r w:rsidRPr="00F84E7F" w:rsidDel="008D26A9">
                <w:rPr>
                  <w:rFonts w:eastAsia="Times New Roman" w:cs="Arial"/>
                  <w:color w:val="000000"/>
                  <w:sz w:val="16"/>
                  <w:szCs w:val="16"/>
                </w:rPr>
                <w:delText>reparation of the final copy of national analytical report and other products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45CEFE" w14:textId="76C17924" w:rsidR="00DB6D11" w:rsidRPr="002E5C79" w:rsidDel="008D26A9" w:rsidRDefault="00DB6D11">
            <w:pPr>
              <w:pStyle w:val="ListParagraph"/>
              <w:spacing w:after="0" w:line="276" w:lineRule="auto"/>
              <w:jc w:val="both"/>
              <w:rPr>
                <w:del w:id="23563" w:author="Rachel Shipsey" w:date="2025-06-23T15:21:00Z"/>
                <w:rFonts w:eastAsia="Times New Roman" w:cs="Arial"/>
                <w:color w:val="000000"/>
                <w:sz w:val="18"/>
                <w:szCs w:val="18"/>
              </w:rPr>
              <w:pPrChange w:id="23564" w:author="Rachel Shipsey" w:date="2025-06-23T15:41:00Z">
                <w:pPr>
                  <w:ind w:firstLineChars="200" w:firstLine="320"/>
                </w:pPr>
              </w:pPrChange>
            </w:pPr>
            <w:del w:id="23565" w:author="Rachel Shipsey" w:date="2025-06-23T15:21:00Z">
              <w:r w:rsidDel="008D26A9">
                <w:rPr>
                  <w:rFonts w:eastAsia="Times New Roman" w:cs="Arial"/>
                  <w:color w:val="000000"/>
                  <w:sz w:val="16"/>
                  <w:szCs w:val="16"/>
                </w:rPr>
                <w:delText>Final</w:delText>
              </w:r>
              <w:r w:rsidRPr="00F84E7F" w:rsidDel="008D26A9">
                <w:rPr>
                  <w:rFonts w:eastAsia="Times New Roman" w:cs="Arial"/>
                  <w:color w:val="000000"/>
                  <w:sz w:val="16"/>
                  <w:szCs w:val="16"/>
                </w:rPr>
                <w:delText xml:space="preserve"> analytical report and other products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hideMark/>
          </w:tcPr>
          <w:p w14:paraId="2A22DF96" w14:textId="0820C0F9" w:rsidR="00DB6D11" w:rsidRPr="002E5C79" w:rsidDel="008D26A9" w:rsidRDefault="00DB6D11">
            <w:pPr>
              <w:pStyle w:val="ListParagraph"/>
              <w:spacing w:after="0" w:line="276" w:lineRule="auto"/>
              <w:jc w:val="both"/>
              <w:rPr>
                <w:del w:id="23566" w:author="Rachel Shipsey" w:date="2025-06-23T15:21:00Z"/>
                <w:rFonts w:eastAsia="Times New Roman" w:cs="Arial"/>
                <w:sz w:val="18"/>
                <w:szCs w:val="18"/>
              </w:rPr>
              <w:pPrChange w:id="23567" w:author="Rachel Shipsey" w:date="2025-06-23T15:41:00Z">
                <w:pPr/>
              </w:pPrChange>
            </w:pPr>
            <w:del w:id="23568" w:author="Rachel Shipsey" w:date="2025-06-23T15:21:00Z">
              <w:r w:rsidRPr="00FA3E11" w:rsidDel="008D26A9">
                <w:rPr>
                  <w:rFonts w:eastAsia="Times New Roman" w:cs="Arial"/>
                  <w:sz w:val="16"/>
                  <w:szCs w:val="16"/>
                </w:rPr>
                <w:delText>Demography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A52A338" w14:textId="3ABCDD0C" w:rsidR="00DB6D11" w:rsidRPr="002E5C79" w:rsidDel="008D26A9" w:rsidRDefault="00DB6D11">
            <w:pPr>
              <w:pStyle w:val="ListParagraph"/>
              <w:spacing w:after="0" w:line="276" w:lineRule="auto"/>
              <w:jc w:val="both"/>
              <w:rPr>
                <w:del w:id="23569" w:author="Rachel Shipsey" w:date="2025-06-23T15:21:00Z"/>
                <w:rFonts w:eastAsia="Times New Roman" w:cs="Arial"/>
                <w:color w:val="000000"/>
                <w:sz w:val="18"/>
                <w:szCs w:val="18"/>
              </w:rPr>
              <w:pPrChange w:id="23570" w:author="Rachel Shipsey" w:date="2025-06-23T15:41:00Z">
                <w:pPr>
                  <w:jc w:val="right"/>
                </w:pPr>
              </w:pPrChange>
            </w:pPr>
            <w:del w:id="2357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F4C788E" w14:textId="08CE739F" w:rsidR="00DB6D11" w:rsidRPr="002E5C79" w:rsidDel="008D26A9" w:rsidRDefault="00DB6D11">
            <w:pPr>
              <w:pStyle w:val="ListParagraph"/>
              <w:spacing w:after="0" w:line="276" w:lineRule="auto"/>
              <w:jc w:val="both"/>
              <w:rPr>
                <w:del w:id="23572" w:author="Rachel Shipsey" w:date="2025-06-23T15:21:00Z"/>
                <w:rFonts w:eastAsia="Times New Roman" w:cs="Arial"/>
                <w:color w:val="000000"/>
                <w:sz w:val="20"/>
                <w:szCs w:val="20"/>
              </w:rPr>
              <w:pPrChange w:id="23573" w:author="Rachel Shipsey" w:date="2025-06-23T15:41:00Z">
                <w:pPr>
                  <w:jc w:val="right"/>
                </w:pPr>
              </w:pPrChange>
            </w:pPr>
            <w:del w:id="23574" w:author="Rachel Shipsey" w:date="2025-06-23T15:21:00Z">
              <w:r w:rsidRPr="00F84E7F" w:rsidDel="008D26A9">
                <w:rPr>
                  <w:rFonts w:eastAsia="Times New Roman" w:cs="Arial"/>
                  <w:color w:val="000000"/>
                  <w:sz w:val="16"/>
                  <w:szCs w:val="16"/>
                </w:rPr>
                <w:delText>-0.6</w:delText>
              </w:r>
            </w:del>
          </w:p>
        </w:tc>
      </w:tr>
      <w:tr w:rsidR="00927EDB" w:rsidRPr="002E5C79" w:rsidDel="008D26A9" w14:paraId="3099D61B" w14:textId="04B3243D" w:rsidTr="00F71679">
        <w:trPr>
          <w:gridAfter w:val="1"/>
          <w:wAfter w:w="6" w:type="pct"/>
          <w:trHeight w:val="288"/>
          <w:del w:id="23575"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4287DB6C" w14:textId="6BA5FF3C" w:rsidR="00091682" w:rsidRPr="002E5C79" w:rsidDel="008D26A9" w:rsidRDefault="00091682">
            <w:pPr>
              <w:pStyle w:val="ListParagraph"/>
              <w:spacing w:after="0" w:line="276" w:lineRule="auto"/>
              <w:jc w:val="both"/>
              <w:rPr>
                <w:del w:id="23576" w:author="Rachel Shipsey" w:date="2025-06-23T15:21:00Z"/>
                <w:rFonts w:eastAsia="Times New Roman" w:cs="Arial"/>
                <w:b/>
                <w:bCs/>
                <w:color w:val="000000"/>
                <w:sz w:val="18"/>
                <w:szCs w:val="18"/>
              </w:rPr>
              <w:pPrChange w:id="23577" w:author="Rachel Shipsey" w:date="2025-06-23T15:41:00Z">
                <w:pPr>
                  <w:jc w:val="center"/>
                </w:pPr>
              </w:pPrChange>
            </w:pPr>
            <w:del w:id="23578" w:author="Rachel Shipsey" w:date="2025-06-23T15:21:00Z">
              <w:r w:rsidRPr="002E5C79" w:rsidDel="008D26A9">
                <w:rPr>
                  <w:rFonts w:eastAsia="Times New Roman" w:cs="Arial"/>
                  <w:b/>
                  <w:bCs/>
                  <w:color w:val="000000"/>
                  <w:sz w:val="18"/>
                  <w:szCs w:val="18"/>
                </w:rPr>
                <w:delText>CENSUS PRODUCTS</w:delText>
              </w:r>
            </w:del>
          </w:p>
          <w:p w14:paraId="70F98CC2" w14:textId="5A3D820D" w:rsidR="00091682" w:rsidRPr="002E5C79" w:rsidDel="008D26A9" w:rsidRDefault="00091682">
            <w:pPr>
              <w:pStyle w:val="ListParagraph"/>
              <w:spacing w:after="0" w:line="276" w:lineRule="auto"/>
              <w:jc w:val="both"/>
              <w:rPr>
                <w:del w:id="23579" w:author="Rachel Shipsey" w:date="2025-06-23T15:21:00Z"/>
                <w:rFonts w:eastAsia="Times New Roman" w:cs="Arial"/>
                <w:b/>
                <w:bCs/>
                <w:color w:val="000000"/>
                <w:sz w:val="20"/>
                <w:szCs w:val="20"/>
              </w:rPr>
              <w:pPrChange w:id="23580" w:author="Rachel Shipsey" w:date="2025-06-23T15:41:00Z">
                <w:pPr>
                  <w:jc w:val="center"/>
                </w:pPr>
              </w:pPrChange>
            </w:pPr>
          </w:p>
        </w:tc>
      </w:tr>
      <w:tr w:rsidR="00ED0D2F" w:rsidRPr="002E5C79" w:rsidDel="008D26A9" w14:paraId="77B8197F" w14:textId="68417040" w:rsidTr="00D4265D">
        <w:trPr>
          <w:gridAfter w:val="1"/>
          <w:wAfter w:w="6" w:type="pct"/>
          <w:trHeight w:val="264"/>
          <w:del w:id="2358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B78561" w14:textId="7C98D0A3" w:rsidR="00ED0D2F" w:rsidRPr="002E5C79" w:rsidDel="008D26A9" w:rsidRDefault="00ED0D2F">
            <w:pPr>
              <w:pStyle w:val="ListParagraph"/>
              <w:spacing w:after="0" w:line="276" w:lineRule="auto"/>
              <w:jc w:val="both"/>
              <w:rPr>
                <w:del w:id="23582" w:author="Rachel Shipsey" w:date="2025-06-23T15:21:00Z"/>
                <w:rFonts w:eastAsia="Times New Roman" w:cs="Arial"/>
                <w:color w:val="000000"/>
                <w:sz w:val="18"/>
                <w:szCs w:val="18"/>
              </w:rPr>
              <w:pPrChange w:id="23583" w:author="Rachel Shipsey" w:date="2025-06-23T15:41:00Z">
                <w:pPr>
                  <w:jc w:val="right"/>
                </w:pPr>
              </w:pPrChange>
            </w:pPr>
            <w:del w:id="23584" w:author="Rachel Shipsey" w:date="2025-06-23T15:21:00Z">
              <w:r w:rsidRPr="00F84E7F" w:rsidDel="008D26A9">
                <w:rPr>
                  <w:rFonts w:eastAsia="Times New Roman" w:cs="Arial"/>
                  <w:color w:val="000000"/>
                  <w:sz w:val="16"/>
                  <w:szCs w:val="16"/>
                </w:rPr>
                <w:delText> 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3849D39" w14:textId="58EDC062" w:rsidR="00ED0D2F" w:rsidRPr="002E5C79" w:rsidDel="008D26A9" w:rsidRDefault="00ED0D2F">
            <w:pPr>
              <w:pStyle w:val="ListParagraph"/>
              <w:spacing w:after="0" w:line="276" w:lineRule="auto"/>
              <w:jc w:val="both"/>
              <w:rPr>
                <w:del w:id="23585" w:author="Rachel Shipsey" w:date="2025-06-23T15:21:00Z"/>
                <w:rFonts w:eastAsia="Times New Roman" w:cs="Arial"/>
                <w:b/>
                <w:bCs/>
                <w:color w:val="000000"/>
                <w:sz w:val="18"/>
                <w:szCs w:val="18"/>
              </w:rPr>
              <w:pPrChange w:id="23586" w:author="Rachel Shipsey" w:date="2025-06-23T15:41:00Z">
                <w:pPr/>
              </w:pPrChange>
            </w:pPr>
            <w:del w:id="23587" w:author="Rachel Shipsey" w:date="2025-06-23T15:21:00Z">
              <w:r w:rsidRPr="00F84E7F" w:rsidDel="008D26A9">
                <w:rPr>
                  <w:rFonts w:eastAsia="Times New Roman" w:cs="Arial"/>
                  <w:b/>
                  <w:bCs/>
                  <w:color w:val="000000"/>
                  <w:sz w:val="16"/>
                  <w:szCs w:val="16"/>
                </w:rPr>
                <w:delText>Broad product strategy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907C62" w14:textId="238CE97A" w:rsidR="00ED0D2F" w:rsidRPr="002E5C79" w:rsidDel="008D26A9" w:rsidRDefault="00ED0D2F">
            <w:pPr>
              <w:pStyle w:val="ListParagraph"/>
              <w:spacing w:after="0" w:line="276" w:lineRule="auto"/>
              <w:jc w:val="both"/>
              <w:rPr>
                <w:del w:id="23588" w:author="Rachel Shipsey" w:date="2025-06-23T15:21:00Z"/>
                <w:rFonts w:eastAsia="Times New Roman" w:cs="Arial"/>
                <w:b/>
                <w:bCs/>
                <w:color w:val="000000"/>
                <w:sz w:val="18"/>
                <w:szCs w:val="18"/>
              </w:rPr>
              <w:pPrChange w:id="23589" w:author="Rachel Shipsey" w:date="2025-06-23T15:41:00Z">
                <w:pPr/>
              </w:pPrChange>
            </w:pPr>
            <w:del w:id="23590" w:author="Rachel Shipsey" w:date="2025-06-23T15:21:00Z">
              <w:r w:rsidRPr="004F3A14" w:rsidDel="008D26A9">
                <w:rPr>
                  <w:rFonts w:eastAsia="Times New Roman" w:cs="Arial"/>
                  <w:color w:val="000000"/>
                  <w:sz w:val="16"/>
                  <w:szCs w:val="16"/>
                  <w:lang w:val="en-GB"/>
                  <w:rPrChange w:id="23591" w:author="Rachel Shipsey" w:date="2025-06-23T16:29:00Z">
                    <w:rPr>
                      <w:rFonts w:eastAsia="Times New Roman" w:cs="Arial"/>
                      <w:color w:val="000000"/>
                      <w:sz w:val="16"/>
                      <w:szCs w:val="16"/>
                      <w:lang w:val="fr-CA"/>
                    </w:rPr>
                  </w:rPrChange>
                </w:rPr>
                <w:delText>A catalogue of census Product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008BED" w14:textId="019E5554" w:rsidR="00ED0D2F" w:rsidRPr="002E5C79" w:rsidDel="008D26A9" w:rsidRDefault="00ED0D2F">
            <w:pPr>
              <w:pStyle w:val="ListParagraph"/>
              <w:spacing w:after="0" w:line="276" w:lineRule="auto"/>
              <w:jc w:val="both"/>
              <w:rPr>
                <w:del w:id="23592" w:author="Rachel Shipsey" w:date="2025-06-23T15:21:00Z"/>
                <w:rFonts w:eastAsia="Times New Roman" w:cs="Arial"/>
                <w:sz w:val="18"/>
                <w:szCs w:val="18"/>
              </w:rPr>
              <w:pPrChange w:id="23593" w:author="Rachel Shipsey" w:date="2025-06-23T15:41:00Z">
                <w:pPr/>
              </w:pPrChange>
            </w:pPr>
            <w:del w:id="23594" w:author="Rachel Shipsey" w:date="2025-06-23T15:21:00Z">
              <w:r w:rsidRPr="00FA3E11" w:rsidDel="008D26A9">
                <w:rPr>
                  <w:rFonts w:eastAsia="Times New Roman" w:cs="Arial"/>
                  <w:sz w:val="16"/>
                  <w:szCs w:val="16"/>
                </w:rPr>
                <w:delText>Demography</w:delText>
              </w:r>
              <w:r w:rsidDel="008D26A9">
                <w:rPr>
                  <w:rFonts w:eastAsia="Times New Roman" w:cs="Arial"/>
                  <w:sz w:val="16"/>
                  <w:szCs w:val="16"/>
                </w:rPr>
                <w:delText xml:space="preserve">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37A50E" w14:textId="4B91A9B1" w:rsidR="00ED0D2F" w:rsidRPr="002E5C79" w:rsidDel="008D26A9" w:rsidRDefault="00ED0D2F">
            <w:pPr>
              <w:pStyle w:val="ListParagraph"/>
              <w:spacing w:after="0" w:line="276" w:lineRule="auto"/>
              <w:jc w:val="both"/>
              <w:rPr>
                <w:del w:id="23595" w:author="Rachel Shipsey" w:date="2025-06-23T15:21:00Z"/>
                <w:rFonts w:eastAsia="Times New Roman" w:cs="Arial"/>
                <w:b/>
                <w:bCs/>
                <w:color w:val="000000"/>
                <w:sz w:val="18"/>
                <w:szCs w:val="18"/>
              </w:rPr>
              <w:pPrChange w:id="23596" w:author="Rachel Shipsey" w:date="2025-06-23T15:41:00Z">
                <w:pPr>
                  <w:jc w:val="right"/>
                </w:pPr>
              </w:pPrChange>
            </w:pPr>
            <w:del w:id="23597" w:author="Rachel Shipsey" w:date="2025-06-23T15:21:00Z">
              <w:r w:rsidRPr="004F3A14" w:rsidDel="008D26A9">
                <w:rPr>
                  <w:rFonts w:eastAsia="Times New Roman" w:cs="Arial"/>
                  <w:color w:val="000000"/>
                  <w:sz w:val="16"/>
                  <w:szCs w:val="16"/>
                  <w:lang w:val="en-GB"/>
                  <w:rPrChange w:id="23598" w:author="Rachel Shipsey" w:date="2025-06-23T16:29:00Z">
                    <w:rPr>
                      <w:rFonts w:eastAsia="Times New Roman" w:cs="Arial"/>
                      <w:color w:val="000000"/>
                      <w:sz w:val="16"/>
                      <w:szCs w:val="16"/>
                      <w:lang w:val="fr-CA"/>
                    </w:rPr>
                  </w:rPrChange>
                </w:rPr>
                <w:delText> 12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C3EF18" w14:textId="498757D5" w:rsidR="00ED0D2F" w:rsidRPr="002E5C79" w:rsidDel="008D26A9" w:rsidRDefault="00ED0D2F">
            <w:pPr>
              <w:pStyle w:val="ListParagraph"/>
              <w:spacing w:after="0" w:line="276" w:lineRule="auto"/>
              <w:jc w:val="both"/>
              <w:rPr>
                <w:del w:id="23599" w:author="Rachel Shipsey" w:date="2025-06-23T15:21:00Z"/>
                <w:rFonts w:eastAsia="Times New Roman" w:cs="Arial"/>
                <w:b/>
                <w:bCs/>
                <w:color w:val="000000"/>
                <w:sz w:val="20"/>
                <w:szCs w:val="20"/>
              </w:rPr>
              <w:pPrChange w:id="23600" w:author="Rachel Shipsey" w:date="2025-06-23T15:41:00Z">
                <w:pPr>
                  <w:jc w:val="right"/>
                </w:pPr>
              </w:pPrChange>
            </w:pPr>
            <w:del w:id="23601" w:author="Rachel Shipsey" w:date="2025-06-23T15:21:00Z">
              <w:r w:rsidRPr="004F3A14" w:rsidDel="008D26A9">
                <w:rPr>
                  <w:rFonts w:eastAsia="Times New Roman" w:cs="Arial"/>
                  <w:color w:val="000000"/>
                  <w:sz w:val="16"/>
                  <w:szCs w:val="16"/>
                  <w:lang w:val="en-GB"/>
                  <w:rPrChange w:id="23602" w:author="Rachel Shipsey" w:date="2025-06-23T16:29:00Z">
                    <w:rPr>
                      <w:rFonts w:eastAsia="Times New Roman" w:cs="Arial"/>
                      <w:color w:val="000000"/>
                      <w:sz w:val="16"/>
                      <w:szCs w:val="16"/>
                      <w:lang w:val="fr-CA"/>
                    </w:rPr>
                  </w:rPrChange>
                </w:rPr>
                <w:delText>1.0</w:delText>
              </w:r>
            </w:del>
          </w:p>
        </w:tc>
      </w:tr>
      <w:tr w:rsidR="00ED0D2F" w:rsidRPr="002E5C79" w:rsidDel="008D26A9" w14:paraId="37857A3E" w14:textId="33CE7DBF" w:rsidTr="00D4265D">
        <w:trPr>
          <w:gridAfter w:val="1"/>
          <w:wAfter w:w="6" w:type="pct"/>
          <w:trHeight w:val="264"/>
          <w:del w:id="2360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CB71CAA" w14:textId="2292E817" w:rsidR="00ED0D2F" w:rsidRPr="002E5C79" w:rsidDel="008D26A9" w:rsidRDefault="00ED0D2F">
            <w:pPr>
              <w:pStyle w:val="ListParagraph"/>
              <w:spacing w:after="0" w:line="276" w:lineRule="auto"/>
              <w:jc w:val="both"/>
              <w:rPr>
                <w:del w:id="23604" w:author="Rachel Shipsey" w:date="2025-06-23T15:21:00Z"/>
                <w:rFonts w:eastAsia="Times New Roman" w:cs="Arial"/>
                <w:color w:val="000000"/>
                <w:sz w:val="18"/>
                <w:szCs w:val="18"/>
              </w:rPr>
              <w:pPrChange w:id="23605" w:author="Rachel Shipsey" w:date="2025-06-23T15:41:00Z">
                <w:pPr>
                  <w:jc w:val="right"/>
                </w:pPr>
              </w:pPrChange>
            </w:pPr>
            <w:del w:id="23606" w:author="Rachel Shipsey" w:date="2025-06-23T15:21:00Z">
              <w:r w:rsidRPr="004F3A14" w:rsidDel="008D26A9">
                <w:rPr>
                  <w:rFonts w:eastAsia="Times New Roman" w:cs="Arial"/>
                  <w:color w:val="000000"/>
                  <w:sz w:val="16"/>
                  <w:szCs w:val="16"/>
                  <w:lang w:val="en-GB"/>
                  <w:rPrChange w:id="23607" w:author="Rachel Shipsey" w:date="2025-06-23T16:29:00Z">
                    <w:rPr>
                      <w:rFonts w:eastAsia="Times New Roman" w:cs="Arial"/>
                      <w:color w:val="000000"/>
                      <w:sz w:val="16"/>
                      <w:szCs w:val="16"/>
                      <w:lang w:val="fr-CA"/>
                    </w:rPr>
                  </w:rPrChange>
                </w:rPr>
                <w:delText> </w:delText>
              </w:r>
              <w:r w:rsidRPr="00F84E7F" w:rsidDel="008D26A9">
                <w:rPr>
                  <w:rFonts w:eastAsia="Times New Roman" w:cs="Arial"/>
                  <w:color w:val="000000"/>
                  <w:sz w:val="16"/>
                  <w:szCs w:val="16"/>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7D390FB" w14:textId="081716D5" w:rsidR="00ED0D2F" w:rsidRPr="002E5C79" w:rsidDel="008D26A9" w:rsidRDefault="00ED0D2F">
            <w:pPr>
              <w:pStyle w:val="ListParagraph"/>
              <w:spacing w:after="0" w:line="276" w:lineRule="auto"/>
              <w:jc w:val="both"/>
              <w:rPr>
                <w:del w:id="23608" w:author="Rachel Shipsey" w:date="2025-06-23T15:21:00Z"/>
                <w:rFonts w:eastAsia="Times New Roman" w:cs="Arial"/>
                <w:b/>
                <w:bCs/>
                <w:color w:val="000000"/>
                <w:sz w:val="18"/>
                <w:szCs w:val="18"/>
              </w:rPr>
              <w:pPrChange w:id="23609" w:author="Rachel Shipsey" w:date="2025-06-23T15:41:00Z">
                <w:pPr/>
              </w:pPrChange>
            </w:pPr>
            <w:del w:id="23610" w:author="Rachel Shipsey" w:date="2025-06-23T15:21:00Z">
              <w:r w:rsidRPr="00F84E7F" w:rsidDel="008D26A9">
                <w:rPr>
                  <w:rFonts w:eastAsia="Times New Roman" w:cs="Arial"/>
                  <w:b/>
                  <w:bCs/>
                  <w:color w:val="000000"/>
                  <w:sz w:val="16"/>
                  <w:szCs w:val="16"/>
                </w:rPr>
                <w:delText>Printed reports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A6DC454" w14:textId="78D38EC4" w:rsidR="00ED0D2F" w:rsidRPr="002E5C79" w:rsidDel="008D26A9" w:rsidRDefault="00ED0D2F">
            <w:pPr>
              <w:pStyle w:val="ListParagraph"/>
              <w:spacing w:after="0" w:line="276" w:lineRule="auto"/>
              <w:jc w:val="both"/>
              <w:rPr>
                <w:del w:id="23611" w:author="Rachel Shipsey" w:date="2025-06-23T15:21:00Z"/>
                <w:rFonts w:eastAsia="Times New Roman" w:cs="Arial"/>
                <w:b/>
                <w:bCs/>
                <w:color w:val="000000"/>
                <w:sz w:val="18"/>
                <w:szCs w:val="18"/>
              </w:rPr>
              <w:pPrChange w:id="23612"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118783" w14:textId="6718E78B" w:rsidR="00ED0D2F" w:rsidRPr="002E5C79" w:rsidDel="008D26A9" w:rsidRDefault="00ED0D2F">
            <w:pPr>
              <w:pStyle w:val="ListParagraph"/>
              <w:spacing w:after="0" w:line="276" w:lineRule="auto"/>
              <w:jc w:val="both"/>
              <w:rPr>
                <w:del w:id="23613" w:author="Rachel Shipsey" w:date="2025-06-23T15:21:00Z"/>
                <w:rFonts w:eastAsia="Times New Roman" w:cs="Arial"/>
                <w:sz w:val="18"/>
                <w:szCs w:val="18"/>
              </w:rPr>
              <w:pPrChange w:id="23614"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28F8F3" w14:textId="25563D80" w:rsidR="00ED0D2F" w:rsidRPr="002E5C79" w:rsidDel="008D26A9" w:rsidRDefault="00ED0D2F">
            <w:pPr>
              <w:pStyle w:val="ListParagraph"/>
              <w:spacing w:after="0" w:line="276" w:lineRule="auto"/>
              <w:jc w:val="both"/>
              <w:rPr>
                <w:del w:id="23615" w:author="Rachel Shipsey" w:date="2025-06-23T15:21:00Z"/>
                <w:rFonts w:eastAsia="Times New Roman" w:cs="Arial"/>
                <w:b/>
                <w:bCs/>
                <w:color w:val="000000"/>
                <w:sz w:val="18"/>
                <w:szCs w:val="18"/>
              </w:rPr>
              <w:pPrChange w:id="23616" w:author="Rachel Shipsey" w:date="2025-06-23T15:41:00Z">
                <w:pPr>
                  <w:jc w:val="right"/>
                </w:pPr>
              </w:pPrChange>
            </w:pPr>
            <w:del w:id="23617" w:author="Rachel Shipsey" w:date="2025-06-23T15:21:00Z">
              <w:r w:rsidRPr="00F84E7F" w:rsidDel="008D26A9">
                <w:rPr>
                  <w:rFonts w:eastAsia="Times New Roman" w:cs="Arial"/>
                  <w:b/>
                  <w:bCs/>
                  <w:color w:val="000000"/>
                  <w:sz w:val="16"/>
                  <w:szCs w:val="16"/>
                </w:rPr>
                <w:delText> </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2E35D78" w14:textId="788224E6" w:rsidR="00ED0D2F" w:rsidRPr="002E5C79" w:rsidDel="008D26A9" w:rsidRDefault="00ED0D2F">
            <w:pPr>
              <w:pStyle w:val="ListParagraph"/>
              <w:spacing w:after="0" w:line="276" w:lineRule="auto"/>
              <w:jc w:val="both"/>
              <w:rPr>
                <w:del w:id="23618" w:author="Rachel Shipsey" w:date="2025-06-23T15:21:00Z"/>
                <w:rFonts w:eastAsia="Times New Roman" w:cs="Arial"/>
                <w:b/>
                <w:bCs/>
                <w:color w:val="000000"/>
                <w:sz w:val="20"/>
                <w:szCs w:val="20"/>
              </w:rPr>
              <w:pPrChange w:id="23619" w:author="Rachel Shipsey" w:date="2025-06-23T15:41:00Z">
                <w:pPr>
                  <w:jc w:val="right"/>
                </w:pPr>
              </w:pPrChange>
            </w:pPr>
          </w:p>
        </w:tc>
      </w:tr>
      <w:tr w:rsidR="00ED0D2F" w:rsidRPr="002E5C79" w:rsidDel="008D26A9" w14:paraId="51C0CF40" w14:textId="4D44D10B" w:rsidTr="00D4265D">
        <w:trPr>
          <w:gridAfter w:val="1"/>
          <w:wAfter w:w="6" w:type="pct"/>
          <w:trHeight w:val="264"/>
          <w:del w:id="2362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6AF7877" w14:textId="027D28A5" w:rsidR="00ED0D2F" w:rsidRPr="002E5C79" w:rsidDel="008D26A9" w:rsidRDefault="00ED0D2F">
            <w:pPr>
              <w:pStyle w:val="ListParagraph"/>
              <w:spacing w:after="0" w:line="276" w:lineRule="auto"/>
              <w:jc w:val="both"/>
              <w:rPr>
                <w:del w:id="23621" w:author="Rachel Shipsey" w:date="2025-06-23T15:21:00Z"/>
                <w:rFonts w:eastAsia="Times New Roman" w:cs="Arial"/>
                <w:color w:val="000000"/>
                <w:sz w:val="18"/>
                <w:szCs w:val="18"/>
              </w:rPr>
              <w:pPrChange w:id="23622" w:author="Rachel Shipsey" w:date="2025-06-23T15:41:00Z">
                <w:pPr>
                  <w:ind w:firstLineChars="200" w:firstLine="320"/>
                  <w:jc w:val="right"/>
                </w:pPr>
              </w:pPrChange>
            </w:pPr>
            <w:del w:id="23623" w:author="Rachel Shipsey" w:date="2025-06-23T15:21:00Z">
              <w:r w:rsidRPr="00F84E7F"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AD1BD5" w14:textId="5F5F071A" w:rsidR="00ED0D2F" w:rsidRPr="002E5C79" w:rsidDel="008D26A9" w:rsidRDefault="00ED0D2F">
            <w:pPr>
              <w:pStyle w:val="ListParagraph"/>
              <w:spacing w:after="0" w:line="276" w:lineRule="auto"/>
              <w:jc w:val="both"/>
              <w:rPr>
                <w:del w:id="23624" w:author="Rachel Shipsey" w:date="2025-06-23T15:21:00Z"/>
                <w:rFonts w:eastAsia="Times New Roman" w:cs="Arial"/>
                <w:color w:val="000000"/>
                <w:sz w:val="18"/>
                <w:szCs w:val="18"/>
              </w:rPr>
              <w:pPrChange w:id="23625" w:author="Rachel Shipsey" w:date="2025-06-23T15:41:00Z">
                <w:pPr>
                  <w:ind w:left="328"/>
                </w:pPr>
              </w:pPrChange>
            </w:pPr>
            <w:del w:id="23626" w:author="Rachel Shipsey" w:date="2025-06-23T15:21:00Z">
              <w:r w:rsidRPr="00F84E7F" w:rsidDel="008D26A9">
                <w:rPr>
                  <w:rFonts w:eastAsia="Times New Roman" w:cs="Arial"/>
                  <w:color w:val="000000"/>
                  <w:sz w:val="16"/>
                  <w:szCs w:val="16"/>
                </w:rPr>
                <w:delText>Reproduction of National Analytical Report, Census Chart, and Fact Sheet</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011B9D5" w14:textId="34002E22" w:rsidR="00ED0D2F" w:rsidRPr="002E5C79" w:rsidDel="008D26A9" w:rsidRDefault="00ED0D2F">
            <w:pPr>
              <w:pStyle w:val="ListParagraph"/>
              <w:spacing w:after="0" w:line="276" w:lineRule="auto"/>
              <w:jc w:val="both"/>
              <w:rPr>
                <w:del w:id="23627" w:author="Rachel Shipsey" w:date="2025-06-23T15:21:00Z"/>
                <w:rFonts w:eastAsia="Times New Roman" w:cs="Arial"/>
                <w:color w:val="000000"/>
                <w:sz w:val="18"/>
                <w:szCs w:val="18"/>
              </w:rPr>
              <w:pPrChange w:id="23628" w:author="Rachel Shipsey" w:date="2025-06-23T15:41:00Z">
                <w:pPr>
                  <w:ind w:firstLineChars="200" w:firstLine="320"/>
                </w:pPr>
              </w:pPrChange>
            </w:pPr>
            <w:del w:id="23629" w:author="Rachel Shipsey" w:date="2025-06-23T15:21:00Z">
              <w:r w:rsidRPr="00E357FC" w:rsidDel="008D26A9">
                <w:rPr>
                  <w:rFonts w:eastAsia="Times New Roman" w:cs="Arial"/>
                  <w:color w:val="000000"/>
                  <w:sz w:val="16"/>
                  <w:szCs w:val="16"/>
                </w:rPr>
                <w:delText>Number and type to be printed</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312F919" w14:textId="0453FB8A" w:rsidR="00ED0D2F" w:rsidRPr="002E5C79" w:rsidDel="008D26A9" w:rsidRDefault="00ED0D2F">
            <w:pPr>
              <w:pStyle w:val="ListParagraph"/>
              <w:spacing w:after="0" w:line="276" w:lineRule="auto"/>
              <w:jc w:val="both"/>
              <w:rPr>
                <w:del w:id="23630" w:author="Rachel Shipsey" w:date="2025-06-23T15:21:00Z"/>
                <w:rFonts w:eastAsia="Times New Roman" w:cs="Arial"/>
                <w:sz w:val="18"/>
                <w:szCs w:val="18"/>
              </w:rPr>
              <w:pPrChange w:id="23631" w:author="Rachel Shipsey" w:date="2025-06-23T15:41:00Z">
                <w:pPr>
                  <w:ind w:leftChars="-9" w:left="-6" w:hangingChars="10" w:hanging="16"/>
                </w:pPr>
              </w:pPrChange>
            </w:pPr>
            <w:del w:id="23632" w:author="Rachel Shipsey" w:date="2025-06-23T15:21:00Z">
              <w:r w:rsidRPr="00FA3E11" w:rsidDel="008D26A9">
                <w:rPr>
                  <w:rFonts w:eastAsia="Times New Roman" w:cs="Arial"/>
                  <w:sz w:val="16"/>
                  <w:szCs w:val="16"/>
                </w:rPr>
                <w:delText>Demography</w:delText>
              </w:r>
              <w:r w:rsidDel="008D26A9">
                <w:rPr>
                  <w:rFonts w:eastAsia="Times New Roman" w:cs="Arial"/>
                  <w:sz w:val="16"/>
                  <w:szCs w:val="16"/>
                </w:rPr>
                <w:delText xml:space="preserve"> &amp; 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B72BA8" w14:textId="16A459F1" w:rsidR="00ED0D2F" w:rsidRPr="002E5C79" w:rsidDel="008D26A9" w:rsidRDefault="00ED0D2F">
            <w:pPr>
              <w:pStyle w:val="ListParagraph"/>
              <w:spacing w:after="0" w:line="276" w:lineRule="auto"/>
              <w:jc w:val="both"/>
              <w:rPr>
                <w:del w:id="23633" w:author="Rachel Shipsey" w:date="2025-06-23T15:21:00Z"/>
                <w:rFonts w:eastAsia="Times New Roman" w:cs="Arial"/>
                <w:color w:val="000000"/>
                <w:sz w:val="18"/>
                <w:szCs w:val="18"/>
              </w:rPr>
              <w:pPrChange w:id="23634" w:author="Rachel Shipsey" w:date="2025-06-23T15:41:00Z">
                <w:pPr>
                  <w:ind w:firstLineChars="200" w:firstLine="320"/>
                  <w:jc w:val="right"/>
                </w:pPr>
              </w:pPrChange>
            </w:pPr>
            <w:del w:id="23635"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5127FE2" w14:textId="3E974BD4" w:rsidR="00ED0D2F" w:rsidRPr="002E5C79" w:rsidDel="008D26A9" w:rsidRDefault="00ED0D2F">
            <w:pPr>
              <w:pStyle w:val="ListParagraph"/>
              <w:spacing w:after="0" w:line="276" w:lineRule="auto"/>
              <w:jc w:val="both"/>
              <w:rPr>
                <w:del w:id="23636" w:author="Rachel Shipsey" w:date="2025-06-23T15:21:00Z"/>
                <w:rFonts w:eastAsia="Times New Roman" w:cs="Arial"/>
                <w:color w:val="000000"/>
                <w:sz w:val="20"/>
                <w:szCs w:val="20"/>
              </w:rPr>
              <w:pPrChange w:id="23637" w:author="Rachel Shipsey" w:date="2025-06-23T15:41:00Z">
                <w:pPr>
                  <w:ind w:firstLineChars="200" w:firstLine="320"/>
                  <w:jc w:val="right"/>
                </w:pPr>
              </w:pPrChange>
            </w:pPr>
            <w:del w:id="23638" w:author="Rachel Shipsey" w:date="2025-06-23T15:21:00Z">
              <w:r w:rsidRPr="00F84E7F" w:rsidDel="008D26A9">
                <w:rPr>
                  <w:rFonts w:eastAsia="Times New Roman" w:cs="Arial"/>
                  <w:color w:val="000000"/>
                  <w:sz w:val="16"/>
                  <w:szCs w:val="16"/>
                </w:rPr>
                <w:delText>-0.6</w:delText>
              </w:r>
            </w:del>
          </w:p>
        </w:tc>
      </w:tr>
      <w:tr w:rsidR="00ED0D2F" w:rsidRPr="002E5C79" w:rsidDel="008D26A9" w14:paraId="0C98557E" w14:textId="742DD714" w:rsidTr="00D4265D">
        <w:trPr>
          <w:gridAfter w:val="1"/>
          <w:wAfter w:w="6" w:type="pct"/>
          <w:trHeight w:val="264"/>
          <w:del w:id="2363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0BAACC" w14:textId="7D0DB184" w:rsidR="00ED0D2F" w:rsidRPr="002E5C79" w:rsidDel="008D26A9" w:rsidRDefault="00ED0D2F">
            <w:pPr>
              <w:pStyle w:val="ListParagraph"/>
              <w:spacing w:after="0" w:line="276" w:lineRule="auto"/>
              <w:jc w:val="both"/>
              <w:rPr>
                <w:del w:id="23640" w:author="Rachel Shipsey" w:date="2025-06-23T15:21:00Z"/>
                <w:rFonts w:eastAsia="Times New Roman" w:cs="Arial"/>
                <w:color w:val="000000"/>
                <w:sz w:val="18"/>
                <w:szCs w:val="18"/>
              </w:rPr>
              <w:pPrChange w:id="23641" w:author="Rachel Shipsey" w:date="2025-06-23T15:41:00Z">
                <w:pPr>
                  <w:jc w:val="right"/>
                </w:pPr>
              </w:pPrChange>
            </w:pPr>
            <w:del w:id="23642" w:author="Rachel Shipsey" w:date="2025-06-23T15:21:00Z">
              <w:r w:rsidDel="008D26A9">
                <w:rPr>
                  <w:rFonts w:eastAsia="Times New Roman" w:cs="Arial"/>
                  <w:color w:val="000000"/>
                  <w:sz w:val="16"/>
                  <w:szCs w:val="16"/>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A42602" w14:textId="2E40AF78" w:rsidR="00ED0D2F" w:rsidRPr="002E5C79" w:rsidDel="008D26A9" w:rsidRDefault="00ED0D2F">
            <w:pPr>
              <w:pStyle w:val="ListParagraph"/>
              <w:spacing w:after="0" w:line="276" w:lineRule="auto"/>
              <w:jc w:val="both"/>
              <w:rPr>
                <w:del w:id="23643" w:author="Rachel Shipsey" w:date="2025-06-23T15:21:00Z"/>
                <w:rFonts w:eastAsia="Times New Roman" w:cs="Arial"/>
                <w:b/>
                <w:bCs/>
                <w:color w:val="000000"/>
                <w:sz w:val="18"/>
                <w:szCs w:val="18"/>
              </w:rPr>
              <w:pPrChange w:id="23644" w:author="Rachel Shipsey" w:date="2025-06-23T15:41:00Z">
                <w:pPr/>
              </w:pPrChange>
            </w:pPr>
            <w:del w:id="23645" w:author="Rachel Shipsey" w:date="2025-06-23T15:21:00Z">
              <w:r w:rsidRPr="00F84E7F" w:rsidDel="008D26A9">
                <w:rPr>
                  <w:rFonts w:eastAsia="Times New Roman" w:cs="Arial"/>
                  <w:b/>
                  <w:bCs/>
                  <w:color w:val="000000"/>
                  <w:sz w:val="16"/>
                  <w:szCs w:val="16"/>
                </w:rPr>
                <w:delText>Public use sample data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52E2A9" w14:textId="29FFB21D" w:rsidR="00ED0D2F" w:rsidRPr="002E5C79" w:rsidDel="008D26A9" w:rsidRDefault="00ED0D2F">
            <w:pPr>
              <w:pStyle w:val="ListParagraph"/>
              <w:spacing w:after="0" w:line="276" w:lineRule="auto"/>
              <w:jc w:val="both"/>
              <w:rPr>
                <w:del w:id="23646" w:author="Rachel Shipsey" w:date="2025-06-23T15:21:00Z"/>
                <w:rFonts w:eastAsia="Times New Roman" w:cs="Arial"/>
                <w:b/>
                <w:bCs/>
                <w:color w:val="000000"/>
                <w:sz w:val="18"/>
                <w:szCs w:val="18"/>
              </w:rPr>
              <w:pPrChange w:id="23647" w:author="Rachel Shipsey" w:date="2025-06-23T15:41:00Z">
                <w:pPr/>
              </w:pPrChange>
            </w:pPr>
            <w:del w:id="23648" w:author="Rachel Shipsey" w:date="2025-06-23T15:21:00Z">
              <w:r w:rsidRPr="00B932A3" w:rsidDel="008D26A9">
                <w:rPr>
                  <w:rFonts w:eastAsia="Times New Roman" w:cs="Arial"/>
                  <w:color w:val="000000"/>
                  <w:sz w:val="16"/>
                  <w:szCs w:val="16"/>
                </w:rPr>
                <w:delText>1% or 10% of the data extracted for public use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CE2F41" w14:textId="0841821A" w:rsidR="00ED0D2F" w:rsidRPr="002E5C79" w:rsidDel="008D26A9" w:rsidRDefault="00ED0D2F">
            <w:pPr>
              <w:pStyle w:val="ListParagraph"/>
              <w:spacing w:after="0" w:line="276" w:lineRule="auto"/>
              <w:jc w:val="both"/>
              <w:rPr>
                <w:del w:id="23649" w:author="Rachel Shipsey" w:date="2025-06-23T15:21:00Z"/>
                <w:rFonts w:eastAsia="Times New Roman" w:cs="Arial"/>
                <w:sz w:val="18"/>
                <w:szCs w:val="18"/>
              </w:rPr>
              <w:pPrChange w:id="23650" w:author="Rachel Shipsey" w:date="2025-06-23T15:41:00Z">
                <w:pPr/>
              </w:pPrChange>
            </w:pPr>
            <w:del w:id="23651" w:author="Rachel Shipsey" w:date="2025-06-23T15:21:00Z">
              <w:r w:rsidRPr="00B932A3" w:rsidDel="008D26A9">
                <w:rPr>
                  <w:rFonts w:eastAsia="Times New Roman" w:cs="Arial"/>
                  <w:sz w:val="16"/>
                  <w:szCs w:val="16"/>
                </w:rPr>
                <w:delText>Data processing</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EB3EE3" w14:textId="3DBA7333" w:rsidR="00ED0D2F" w:rsidRPr="002E5C79" w:rsidDel="008D26A9" w:rsidRDefault="00ED0D2F">
            <w:pPr>
              <w:pStyle w:val="ListParagraph"/>
              <w:spacing w:after="0" w:line="276" w:lineRule="auto"/>
              <w:jc w:val="both"/>
              <w:rPr>
                <w:del w:id="23652" w:author="Rachel Shipsey" w:date="2025-06-23T15:21:00Z"/>
                <w:rFonts w:eastAsia="Times New Roman" w:cs="Arial"/>
                <w:b/>
                <w:bCs/>
                <w:color w:val="000000"/>
                <w:sz w:val="18"/>
                <w:szCs w:val="18"/>
              </w:rPr>
              <w:pPrChange w:id="23653" w:author="Rachel Shipsey" w:date="2025-06-23T15:41:00Z">
                <w:pPr>
                  <w:jc w:val="right"/>
                </w:pPr>
              </w:pPrChange>
            </w:pPr>
            <w:del w:id="23654" w:author="Rachel Shipsey" w:date="2025-06-23T15:21:00Z">
              <w:r w:rsidRPr="00B932A3" w:rsidDel="008D26A9">
                <w:rPr>
                  <w:rFonts w:eastAsia="Times New Roman" w:cs="Arial"/>
                  <w:color w:val="000000"/>
                  <w:sz w:val="16"/>
                  <w:szCs w:val="16"/>
                </w:rPr>
                <w:delText> 3</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4D8649A" w14:textId="6694C3F1" w:rsidR="00ED0D2F" w:rsidRPr="002E5C79" w:rsidDel="008D26A9" w:rsidRDefault="00ED0D2F">
            <w:pPr>
              <w:pStyle w:val="ListParagraph"/>
              <w:spacing w:after="0" w:line="276" w:lineRule="auto"/>
              <w:jc w:val="both"/>
              <w:rPr>
                <w:del w:id="23655" w:author="Rachel Shipsey" w:date="2025-06-23T15:21:00Z"/>
                <w:rFonts w:eastAsia="Times New Roman" w:cs="Arial"/>
                <w:b/>
                <w:bCs/>
                <w:color w:val="000000"/>
                <w:sz w:val="20"/>
                <w:szCs w:val="20"/>
              </w:rPr>
              <w:pPrChange w:id="23656" w:author="Rachel Shipsey" w:date="2025-06-23T15:41:00Z">
                <w:pPr>
                  <w:jc w:val="right"/>
                </w:pPr>
              </w:pPrChange>
            </w:pPr>
            <w:del w:id="23657" w:author="Rachel Shipsey" w:date="2025-06-23T15:21:00Z">
              <w:r w:rsidRPr="00B932A3" w:rsidDel="008D26A9">
                <w:rPr>
                  <w:rFonts w:eastAsia="Times New Roman" w:cs="Arial"/>
                  <w:color w:val="000000"/>
                  <w:sz w:val="16"/>
                  <w:szCs w:val="16"/>
                </w:rPr>
                <w:delText>-1.0</w:delText>
              </w:r>
            </w:del>
          </w:p>
        </w:tc>
      </w:tr>
      <w:tr w:rsidR="00927EDB" w:rsidRPr="002E5C79" w:rsidDel="008D26A9" w14:paraId="4EA74A0A" w14:textId="2F567AD1" w:rsidTr="00F71679">
        <w:trPr>
          <w:gridAfter w:val="1"/>
          <w:wAfter w:w="6" w:type="pct"/>
          <w:trHeight w:val="288"/>
          <w:del w:id="23658"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4D62496A" w14:textId="47AF68DB" w:rsidR="00091682" w:rsidRPr="002E5C79" w:rsidDel="008D26A9" w:rsidRDefault="00091682">
            <w:pPr>
              <w:pStyle w:val="ListParagraph"/>
              <w:spacing w:after="0" w:line="276" w:lineRule="auto"/>
              <w:jc w:val="both"/>
              <w:rPr>
                <w:del w:id="23659" w:author="Rachel Shipsey" w:date="2025-06-23T15:21:00Z"/>
                <w:rFonts w:eastAsia="Times New Roman" w:cs="Arial"/>
                <w:b/>
                <w:bCs/>
                <w:color w:val="000000"/>
                <w:sz w:val="18"/>
                <w:szCs w:val="18"/>
              </w:rPr>
              <w:pPrChange w:id="23660" w:author="Rachel Shipsey" w:date="2025-06-23T15:41:00Z">
                <w:pPr>
                  <w:jc w:val="center"/>
                </w:pPr>
              </w:pPrChange>
            </w:pPr>
            <w:del w:id="23661" w:author="Rachel Shipsey" w:date="2025-06-23T15:21:00Z">
              <w:r w:rsidRPr="002E5C79" w:rsidDel="008D26A9">
                <w:rPr>
                  <w:rFonts w:eastAsia="Times New Roman" w:cs="Arial"/>
                  <w:b/>
                  <w:bCs/>
                  <w:color w:val="000000"/>
                  <w:sz w:val="18"/>
                  <w:szCs w:val="18"/>
                </w:rPr>
                <w:delText>DISSEMINATION OF RESULTS</w:delText>
              </w:r>
            </w:del>
          </w:p>
        </w:tc>
      </w:tr>
      <w:tr w:rsidR="00760A90" w:rsidRPr="002E5C79" w:rsidDel="008D26A9" w14:paraId="0F852304" w14:textId="19F6C8AD" w:rsidTr="00D4265D">
        <w:trPr>
          <w:gridAfter w:val="1"/>
          <w:wAfter w:w="6" w:type="pct"/>
          <w:trHeight w:val="264"/>
          <w:del w:id="2366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2D03602" w14:textId="789A30AA" w:rsidR="00760A90" w:rsidRPr="002E5C79" w:rsidDel="008D26A9" w:rsidRDefault="00760A90">
            <w:pPr>
              <w:pStyle w:val="ListParagraph"/>
              <w:spacing w:after="0" w:line="276" w:lineRule="auto"/>
              <w:jc w:val="both"/>
              <w:rPr>
                <w:del w:id="23663" w:author="Rachel Shipsey" w:date="2025-06-23T15:21:00Z"/>
                <w:rFonts w:eastAsia="Times New Roman" w:cs="Arial"/>
                <w:color w:val="000000"/>
                <w:sz w:val="18"/>
                <w:szCs w:val="18"/>
              </w:rPr>
              <w:pPrChange w:id="23664" w:author="Rachel Shipsey" w:date="2025-06-23T15:41:00Z">
                <w:pPr>
                  <w:jc w:val="center"/>
                </w:pPr>
              </w:pPrChange>
            </w:pPr>
            <w:del w:id="23665" w:author="Rachel Shipsey" w:date="2025-06-23T15:21:00Z">
              <w:r w:rsidRPr="002E5C79" w:rsidDel="008D26A9">
                <w:rPr>
                  <w:rFonts w:eastAsia="Times New Roman" w:cs="Arial"/>
                  <w:color w:val="000000"/>
                  <w:sz w:val="18"/>
                  <w:szCs w:val="18"/>
                </w:rPr>
                <w:delText> </w:delText>
              </w:r>
              <w:r w:rsidRPr="00D140C4" w:rsidDel="008D26A9">
                <w:rPr>
                  <w:rFonts w:eastAsia="Times New Roman" w:cs="Arial"/>
                  <w:color w:val="000000"/>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8B48C13" w14:textId="02039253" w:rsidR="00760A90" w:rsidRPr="002E5C79" w:rsidDel="008D26A9" w:rsidRDefault="00760A90">
            <w:pPr>
              <w:pStyle w:val="ListParagraph"/>
              <w:spacing w:after="0" w:line="276" w:lineRule="auto"/>
              <w:jc w:val="both"/>
              <w:rPr>
                <w:del w:id="23666" w:author="Rachel Shipsey" w:date="2025-06-23T15:21:00Z"/>
                <w:rFonts w:eastAsia="Times New Roman" w:cs="Arial"/>
                <w:b/>
                <w:bCs/>
                <w:color w:val="000000"/>
                <w:sz w:val="18"/>
                <w:szCs w:val="18"/>
              </w:rPr>
              <w:pPrChange w:id="23667" w:author="Rachel Shipsey" w:date="2025-06-23T15:41:00Z">
                <w:pPr/>
              </w:pPrChange>
            </w:pPr>
            <w:del w:id="23668" w:author="Rachel Shipsey" w:date="2025-06-23T15:21:00Z">
              <w:r w:rsidRPr="002E5C79" w:rsidDel="008D26A9">
                <w:rPr>
                  <w:rFonts w:eastAsia="Times New Roman" w:cs="Arial"/>
                  <w:b/>
                  <w:bCs/>
                  <w:color w:val="000000"/>
                  <w:sz w:val="18"/>
                  <w:szCs w:val="18"/>
                </w:rPr>
                <w:delText>Dissemination strategy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16E61DD" w14:textId="5640D1F1" w:rsidR="00760A90" w:rsidRPr="002E5C79" w:rsidDel="008D26A9" w:rsidRDefault="00760A90">
            <w:pPr>
              <w:pStyle w:val="ListParagraph"/>
              <w:spacing w:after="0" w:line="276" w:lineRule="auto"/>
              <w:jc w:val="both"/>
              <w:rPr>
                <w:del w:id="23669" w:author="Rachel Shipsey" w:date="2025-06-23T15:21:00Z"/>
                <w:rFonts w:eastAsia="Times New Roman" w:cs="Arial"/>
                <w:b/>
                <w:bCs/>
                <w:color w:val="000000"/>
                <w:sz w:val="18"/>
                <w:szCs w:val="18"/>
              </w:rPr>
              <w:pPrChange w:id="23670" w:author="Rachel Shipsey" w:date="2025-06-23T15:41:00Z">
                <w:pPr/>
              </w:pPrChange>
            </w:pPr>
            <w:del w:id="23671" w:author="Rachel Shipsey" w:date="2025-06-23T15:21:00Z">
              <w:r w:rsidRPr="00FD1223" w:rsidDel="008D26A9">
                <w:rPr>
                  <w:rFonts w:eastAsia="Times New Roman" w:cs="Arial"/>
                  <w:color w:val="000000"/>
                  <w:sz w:val="16"/>
                  <w:szCs w:val="16"/>
                </w:rPr>
                <w:delText>Census dissemination strategic plan</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AD2527" w14:textId="466F7795" w:rsidR="00760A90" w:rsidRPr="002E5C79" w:rsidDel="008D26A9" w:rsidRDefault="00760A90">
            <w:pPr>
              <w:pStyle w:val="ListParagraph"/>
              <w:spacing w:after="0" w:line="276" w:lineRule="auto"/>
              <w:jc w:val="both"/>
              <w:rPr>
                <w:del w:id="23672" w:author="Rachel Shipsey" w:date="2025-06-23T15:21:00Z"/>
                <w:rFonts w:eastAsia="Times New Roman" w:cs="Arial"/>
                <w:sz w:val="18"/>
                <w:szCs w:val="18"/>
              </w:rPr>
              <w:pPrChange w:id="23673" w:author="Rachel Shipsey" w:date="2025-06-23T15:41:00Z">
                <w:pPr/>
              </w:pPrChange>
            </w:pPr>
            <w:del w:id="23674" w:author="Rachel Shipsey" w:date="2025-06-23T15:21:00Z">
              <w:r w:rsidRPr="001E0481" w:rsidDel="008D26A9">
                <w:rPr>
                  <w:rFonts w:eastAsia="Times New Roman" w:cs="Arial"/>
                  <w:sz w:val="16"/>
                  <w:szCs w:val="16"/>
                </w:rPr>
                <w:delText>Communication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D4F5D51" w14:textId="0F9C9410" w:rsidR="00760A90" w:rsidRPr="002E5C79" w:rsidDel="008D26A9" w:rsidRDefault="00760A90">
            <w:pPr>
              <w:pStyle w:val="ListParagraph"/>
              <w:spacing w:after="0" w:line="276" w:lineRule="auto"/>
              <w:jc w:val="both"/>
              <w:rPr>
                <w:del w:id="23675" w:author="Rachel Shipsey" w:date="2025-06-23T15:21:00Z"/>
                <w:rFonts w:eastAsia="Times New Roman" w:cs="Arial"/>
                <w:b/>
                <w:bCs/>
                <w:color w:val="000000"/>
                <w:sz w:val="18"/>
                <w:szCs w:val="18"/>
              </w:rPr>
              <w:pPrChange w:id="23676" w:author="Rachel Shipsey" w:date="2025-06-23T15:41:00Z">
                <w:pPr>
                  <w:jc w:val="right"/>
                </w:pPr>
              </w:pPrChange>
            </w:pPr>
            <w:del w:id="23677" w:author="Rachel Shipsey" w:date="2025-06-23T15:21:00Z">
              <w:r w:rsidRPr="001E0481" w:rsidDel="008D26A9">
                <w:rPr>
                  <w:rFonts w:eastAsia="Times New Roman" w:cs="Arial"/>
                  <w:color w:val="000000"/>
                  <w:sz w:val="16"/>
                  <w:szCs w:val="16"/>
                </w:rPr>
                <w:delText> 6</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8BB9663" w14:textId="77808EE4" w:rsidR="00760A90" w:rsidRPr="002E5C79" w:rsidDel="008D26A9" w:rsidRDefault="00760A90">
            <w:pPr>
              <w:pStyle w:val="ListParagraph"/>
              <w:spacing w:after="0" w:line="276" w:lineRule="auto"/>
              <w:jc w:val="both"/>
              <w:rPr>
                <w:del w:id="23678" w:author="Rachel Shipsey" w:date="2025-06-23T15:21:00Z"/>
                <w:rFonts w:eastAsia="Times New Roman" w:cs="Arial"/>
                <w:b/>
                <w:bCs/>
                <w:color w:val="000000"/>
                <w:sz w:val="20"/>
                <w:szCs w:val="20"/>
              </w:rPr>
              <w:pPrChange w:id="23679" w:author="Rachel Shipsey" w:date="2025-06-23T15:41:00Z">
                <w:pPr>
                  <w:jc w:val="right"/>
                </w:pPr>
              </w:pPrChange>
            </w:pPr>
            <w:del w:id="23680" w:author="Rachel Shipsey" w:date="2025-06-23T15:21:00Z">
              <w:r w:rsidRPr="001E0481" w:rsidDel="008D26A9">
                <w:rPr>
                  <w:rFonts w:eastAsia="Times New Roman" w:cs="Arial"/>
                  <w:color w:val="000000"/>
                  <w:sz w:val="16"/>
                  <w:szCs w:val="16"/>
                </w:rPr>
                <w:delText>1</w:delText>
              </w:r>
            </w:del>
          </w:p>
        </w:tc>
      </w:tr>
      <w:tr w:rsidR="00760A90" w:rsidRPr="002E5C79" w:rsidDel="008D26A9" w14:paraId="53CE4158" w14:textId="27B8A9FE" w:rsidTr="00D4265D">
        <w:trPr>
          <w:gridAfter w:val="1"/>
          <w:wAfter w:w="6" w:type="pct"/>
          <w:trHeight w:val="264"/>
          <w:del w:id="23681"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19D1C23" w14:textId="57139F54" w:rsidR="00760A90" w:rsidRPr="002E5C79" w:rsidDel="008D26A9" w:rsidRDefault="00760A90">
            <w:pPr>
              <w:pStyle w:val="ListParagraph"/>
              <w:spacing w:after="0" w:line="276" w:lineRule="auto"/>
              <w:jc w:val="both"/>
              <w:rPr>
                <w:del w:id="23682" w:author="Rachel Shipsey" w:date="2025-06-23T15:21:00Z"/>
                <w:rFonts w:eastAsia="Times New Roman" w:cs="Arial"/>
                <w:color w:val="000000"/>
                <w:sz w:val="18"/>
                <w:szCs w:val="18"/>
              </w:rPr>
              <w:pPrChange w:id="23683" w:author="Rachel Shipsey" w:date="2025-06-23T15:41:00Z">
                <w:pPr>
                  <w:jc w:val="center"/>
                </w:pPr>
              </w:pPrChange>
            </w:pPr>
            <w:del w:id="23684" w:author="Rachel Shipsey" w:date="2025-06-23T15:21:00Z">
              <w:r w:rsidRPr="002E5C79" w:rsidDel="008D26A9">
                <w:rPr>
                  <w:rFonts w:eastAsia="Times New Roman" w:cs="Arial"/>
                  <w:color w:val="000000"/>
                  <w:sz w:val="18"/>
                  <w:szCs w:val="18"/>
                </w:rPr>
                <w:delText> </w:delText>
              </w:r>
              <w:r w:rsidRPr="00D140C4" w:rsidDel="008D26A9">
                <w:rPr>
                  <w:rFonts w:eastAsia="Times New Roman" w:cs="Arial"/>
                  <w:color w:val="000000"/>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4D095D" w14:textId="375E203E" w:rsidR="00760A90" w:rsidRPr="002E5C79" w:rsidDel="008D26A9" w:rsidRDefault="00760A90">
            <w:pPr>
              <w:pStyle w:val="ListParagraph"/>
              <w:spacing w:after="0" w:line="276" w:lineRule="auto"/>
              <w:jc w:val="both"/>
              <w:rPr>
                <w:del w:id="23685" w:author="Rachel Shipsey" w:date="2025-06-23T15:21:00Z"/>
                <w:rFonts w:eastAsia="Times New Roman" w:cs="Arial"/>
                <w:b/>
                <w:bCs/>
                <w:color w:val="000000"/>
                <w:sz w:val="18"/>
                <w:szCs w:val="18"/>
              </w:rPr>
              <w:pPrChange w:id="23686" w:author="Rachel Shipsey" w:date="2025-06-23T15:41:00Z">
                <w:pPr/>
              </w:pPrChange>
            </w:pPr>
            <w:del w:id="23687" w:author="Rachel Shipsey" w:date="2025-06-23T15:21:00Z">
              <w:r w:rsidRPr="002E5C79" w:rsidDel="008D26A9">
                <w:rPr>
                  <w:rFonts w:eastAsia="Times New Roman" w:cs="Arial"/>
                  <w:b/>
                  <w:bCs/>
                  <w:color w:val="000000"/>
                  <w:sz w:val="18"/>
                  <w:szCs w:val="18"/>
                </w:rPr>
                <w:delText>User consultation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6CF36D" w14:textId="0E841DCF" w:rsidR="00760A90" w:rsidRPr="002E5C79" w:rsidDel="008D26A9" w:rsidRDefault="00760A90">
            <w:pPr>
              <w:pStyle w:val="ListParagraph"/>
              <w:spacing w:after="0" w:line="276" w:lineRule="auto"/>
              <w:jc w:val="both"/>
              <w:rPr>
                <w:del w:id="23688" w:author="Rachel Shipsey" w:date="2025-06-23T15:21:00Z"/>
                <w:rFonts w:eastAsia="Times New Roman" w:cs="Arial"/>
                <w:b/>
                <w:bCs/>
                <w:color w:val="000000"/>
                <w:sz w:val="18"/>
                <w:szCs w:val="18"/>
              </w:rPr>
              <w:pPrChange w:id="23689" w:author="Rachel Shipsey" w:date="2025-06-23T15:41:00Z">
                <w:pPr/>
              </w:pPrChange>
            </w:pPr>
            <w:del w:id="23690" w:author="Rachel Shipsey" w:date="2025-06-23T15:21:00Z">
              <w:r w:rsidDel="008D26A9">
                <w:rPr>
                  <w:rFonts w:eastAsia="Times New Roman" w:cs="Arial"/>
                  <w:color w:val="000000"/>
                  <w:sz w:val="16"/>
                  <w:szCs w:val="16"/>
                </w:rPr>
                <w:delText>Report on user consultations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C37C3E" w14:textId="0C61FA28" w:rsidR="00760A90" w:rsidRPr="002E5C79" w:rsidDel="008D26A9" w:rsidRDefault="00760A90">
            <w:pPr>
              <w:pStyle w:val="ListParagraph"/>
              <w:spacing w:after="0" w:line="276" w:lineRule="auto"/>
              <w:jc w:val="both"/>
              <w:rPr>
                <w:del w:id="23691" w:author="Rachel Shipsey" w:date="2025-06-23T15:21:00Z"/>
                <w:rFonts w:eastAsia="Times New Roman" w:cs="Arial"/>
                <w:sz w:val="18"/>
                <w:szCs w:val="18"/>
              </w:rPr>
              <w:pPrChange w:id="23692" w:author="Rachel Shipsey" w:date="2025-06-23T15:41:00Z">
                <w:pPr/>
              </w:pPrChange>
            </w:pPr>
            <w:del w:id="23693" w:author="Rachel Shipsey" w:date="2025-06-23T15:21:00Z">
              <w:r w:rsidRPr="001E0481" w:rsidDel="008D26A9">
                <w:rPr>
                  <w:rFonts w:eastAsia="Times New Roman" w:cs="Arial"/>
                  <w:sz w:val="16"/>
                  <w:szCs w:val="16"/>
                </w:rPr>
                <w:delText>Communication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8228C04" w14:textId="4D55804B" w:rsidR="00760A90" w:rsidRPr="002E5C79" w:rsidDel="008D26A9" w:rsidRDefault="00760A90">
            <w:pPr>
              <w:pStyle w:val="ListParagraph"/>
              <w:spacing w:after="0" w:line="276" w:lineRule="auto"/>
              <w:jc w:val="both"/>
              <w:rPr>
                <w:del w:id="23694" w:author="Rachel Shipsey" w:date="2025-06-23T15:21:00Z"/>
                <w:rFonts w:eastAsia="Times New Roman" w:cs="Arial"/>
                <w:b/>
                <w:bCs/>
                <w:color w:val="000000"/>
                <w:sz w:val="18"/>
                <w:szCs w:val="18"/>
              </w:rPr>
              <w:pPrChange w:id="23695" w:author="Rachel Shipsey" w:date="2025-06-23T15:41:00Z">
                <w:pPr>
                  <w:jc w:val="right"/>
                </w:pPr>
              </w:pPrChange>
            </w:pPr>
            <w:del w:id="23696" w:author="Rachel Shipsey" w:date="2025-06-23T15:21:00Z">
              <w:r w:rsidRPr="001E0481" w:rsidDel="008D26A9">
                <w:rPr>
                  <w:rFonts w:eastAsia="Times New Roman" w:cs="Arial"/>
                  <w:color w:val="000000"/>
                  <w:sz w:val="16"/>
                  <w:szCs w:val="16"/>
                </w:rPr>
                <w:delText> 6</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0623D17" w14:textId="5D913C06" w:rsidR="00760A90" w:rsidRPr="002E5C79" w:rsidDel="008D26A9" w:rsidRDefault="00760A90">
            <w:pPr>
              <w:pStyle w:val="ListParagraph"/>
              <w:spacing w:after="0" w:line="276" w:lineRule="auto"/>
              <w:jc w:val="both"/>
              <w:rPr>
                <w:del w:id="23697" w:author="Rachel Shipsey" w:date="2025-06-23T15:21:00Z"/>
                <w:rFonts w:eastAsia="Times New Roman" w:cs="Arial"/>
                <w:b/>
                <w:bCs/>
                <w:color w:val="000000"/>
                <w:sz w:val="20"/>
                <w:szCs w:val="20"/>
              </w:rPr>
              <w:pPrChange w:id="23698" w:author="Rachel Shipsey" w:date="2025-06-23T15:41:00Z">
                <w:pPr>
                  <w:jc w:val="right"/>
                </w:pPr>
              </w:pPrChange>
            </w:pPr>
            <w:del w:id="23699" w:author="Rachel Shipsey" w:date="2025-06-23T15:21:00Z">
              <w:r w:rsidRPr="001E0481" w:rsidDel="008D26A9">
                <w:rPr>
                  <w:rFonts w:eastAsia="Times New Roman" w:cs="Arial"/>
                  <w:color w:val="000000"/>
                  <w:sz w:val="16"/>
                  <w:szCs w:val="16"/>
                </w:rPr>
                <w:delText>1</w:delText>
              </w:r>
            </w:del>
          </w:p>
        </w:tc>
      </w:tr>
      <w:tr w:rsidR="00C83785" w:rsidRPr="002E5C79" w:rsidDel="008D26A9" w14:paraId="16999A6E" w14:textId="73649E98" w:rsidTr="00F71679">
        <w:trPr>
          <w:gridAfter w:val="2"/>
          <w:wAfter w:w="10" w:type="pct"/>
          <w:trHeight w:val="312"/>
          <w:del w:id="23700"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AADAA55" w14:textId="23DAA211" w:rsidR="00886910" w:rsidRPr="002E5C79" w:rsidDel="008D26A9" w:rsidRDefault="00886910">
            <w:pPr>
              <w:pStyle w:val="ListParagraph"/>
              <w:spacing w:after="0" w:line="276" w:lineRule="auto"/>
              <w:jc w:val="both"/>
              <w:rPr>
                <w:del w:id="23701" w:author="Rachel Shipsey" w:date="2025-06-23T15:21:00Z"/>
                <w:rFonts w:eastAsia="Times New Roman" w:cs="Arial"/>
                <w:b/>
                <w:bCs/>
                <w:i/>
                <w:iCs/>
                <w:color w:val="375623"/>
                <w:sz w:val="18"/>
                <w:szCs w:val="18"/>
              </w:rPr>
              <w:pPrChange w:id="23702" w:author="Rachel Shipsey" w:date="2025-06-23T15:41:00Z">
                <w:pPr/>
              </w:pPrChange>
            </w:pPr>
            <w:del w:id="23703" w:author="Rachel Shipsey" w:date="2025-06-23T15:21:00Z">
              <w:r w:rsidRPr="002E5C79" w:rsidDel="008D26A9">
                <w:rPr>
                  <w:rFonts w:eastAsia="Times New Roman" w:cs="Arial"/>
                  <w:b/>
                  <w:bCs/>
                  <w:i/>
                  <w:iCs/>
                  <w:color w:val="375623"/>
                  <w:sz w:val="18"/>
                  <w:szCs w:val="18"/>
                </w:rPr>
                <w:delText> </w:delText>
              </w:r>
            </w:del>
          </w:p>
        </w:tc>
        <w:tc>
          <w:tcPr>
            <w:tcW w:w="3576"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636C4D2D" w14:textId="287E361A" w:rsidR="00886910" w:rsidRPr="002E5C79" w:rsidDel="008D26A9" w:rsidRDefault="00886910">
            <w:pPr>
              <w:pStyle w:val="ListParagraph"/>
              <w:spacing w:after="0" w:line="276" w:lineRule="auto"/>
              <w:jc w:val="both"/>
              <w:rPr>
                <w:del w:id="23704" w:author="Rachel Shipsey" w:date="2025-06-23T15:21:00Z"/>
                <w:rFonts w:eastAsia="Times New Roman" w:cs="Arial"/>
                <w:b/>
                <w:bCs/>
                <w:i/>
                <w:iCs/>
                <w:color w:val="375623"/>
                <w:sz w:val="18"/>
                <w:szCs w:val="18"/>
              </w:rPr>
              <w:pPrChange w:id="23705" w:author="Rachel Shipsey" w:date="2025-06-23T15:41:00Z">
                <w:pPr/>
              </w:pPrChange>
            </w:pPr>
            <w:del w:id="23706" w:author="Rachel Shipsey" w:date="2025-06-23T15:21:00Z">
              <w:r w:rsidRPr="002E5C79" w:rsidDel="008D26A9">
                <w:rPr>
                  <w:rFonts w:eastAsia="Times New Roman" w:cs="Arial"/>
                  <w:b/>
                  <w:bCs/>
                  <w:i/>
                  <w:iCs/>
                  <w:color w:val="C00000"/>
                  <w:sz w:val="18"/>
                  <w:szCs w:val="18"/>
                </w:rPr>
                <w:delText xml:space="preserve">Milestone 6: </w:delText>
              </w:r>
              <w:r w:rsidRPr="002E5C79" w:rsidDel="008D26A9">
                <w:rPr>
                  <w:rFonts w:eastAsia="Times New Roman" w:cs="Arial"/>
                  <w:b/>
                  <w:bCs/>
                  <w:i/>
                  <w:iCs/>
                  <w:color w:val="375623"/>
                  <w:sz w:val="18"/>
                  <w:szCs w:val="18"/>
                </w:rPr>
                <w:delText>Dissemination of the Preliminary Results (counts)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4CD9B06E" w14:textId="2DE83D6E" w:rsidR="00886910" w:rsidRPr="002E5C79" w:rsidDel="008D26A9" w:rsidRDefault="00886910">
            <w:pPr>
              <w:pStyle w:val="ListParagraph"/>
              <w:spacing w:after="0" w:line="276" w:lineRule="auto"/>
              <w:jc w:val="both"/>
              <w:rPr>
                <w:del w:id="23707" w:author="Rachel Shipsey" w:date="2025-06-23T15:21:00Z"/>
                <w:rFonts w:eastAsia="Times New Roman" w:cs="Arial"/>
                <w:b/>
                <w:bCs/>
                <w:i/>
                <w:iCs/>
                <w:color w:val="375623"/>
                <w:sz w:val="18"/>
                <w:szCs w:val="18"/>
              </w:rPr>
              <w:pPrChange w:id="23708" w:author="Rachel Shipsey" w:date="2025-06-23T15:41:00Z">
                <w:pPr/>
              </w:pPrChange>
            </w:pPr>
            <w:del w:id="23709" w:author="Rachel Shipsey" w:date="2025-06-23T15:21:00Z">
              <w:r w:rsidRPr="002E5C79" w:rsidDel="008D26A9">
                <w:rPr>
                  <w:rFonts w:eastAsia="Times New Roman" w:cs="Arial"/>
                  <w:b/>
                  <w:bCs/>
                  <w:i/>
                  <w:iCs/>
                  <w:color w:val="375623"/>
                  <w:sz w:val="18"/>
                  <w:szCs w:val="18"/>
                </w:rPr>
                <w:delText> </w:delText>
              </w:r>
            </w:del>
          </w:p>
        </w:tc>
        <w:tc>
          <w:tcPr>
            <w:tcW w:w="36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19B93618" w14:textId="4DD8E96F" w:rsidR="00886910" w:rsidRPr="002E5C79" w:rsidDel="008D26A9" w:rsidRDefault="00886910">
            <w:pPr>
              <w:pStyle w:val="ListParagraph"/>
              <w:spacing w:after="0" w:line="276" w:lineRule="auto"/>
              <w:jc w:val="both"/>
              <w:rPr>
                <w:del w:id="23710" w:author="Rachel Shipsey" w:date="2025-06-23T15:21:00Z"/>
                <w:rFonts w:eastAsia="Times New Roman" w:cs="Arial"/>
                <w:b/>
                <w:bCs/>
                <w:color w:val="375623"/>
                <w:sz w:val="18"/>
                <w:szCs w:val="18"/>
              </w:rPr>
              <w:pPrChange w:id="23711" w:author="Rachel Shipsey" w:date="2025-06-23T15:41:00Z">
                <w:pPr>
                  <w:jc w:val="right"/>
                </w:pPr>
              </w:pPrChange>
            </w:pPr>
            <w:del w:id="23712" w:author="Rachel Shipsey" w:date="2025-06-23T15:21:00Z">
              <w:r w:rsidRPr="002E5C79" w:rsidDel="008D26A9">
                <w:rPr>
                  <w:rFonts w:eastAsia="Times New Roman" w:cs="Arial"/>
                  <w:b/>
                  <w:bCs/>
                  <w:color w:val="375623"/>
                  <w:sz w:val="18"/>
                  <w:szCs w:val="18"/>
                </w:rPr>
                <w:delText>14</w:delText>
              </w:r>
            </w:del>
          </w:p>
        </w:tc>
        <w:tc>
          <w:tcPr>
            <w:tcW w:w="321"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715CF7C1" w14:textId="72D513C7" w:rsidR="00886910" w:rsidRPr="002E5C79" w:rsidDel="008D26A9" w:rsidRDefault="00886910">
            <w:pPr>
              <w:pStyle w:val="ListParagraph"/>
              <w:spacing w:after="0" w:line="276" w:lineRule="auto"/>
              <w:jc w:val="both"/>
              <w:rPr>
                <w:del w:id="23713" w:author="Rachel Shipsey" w:date="2025-06-23T15:21:00Z"/>
                <w:rFonts w:eastAsia="Times New Roman" w:cs="Arial"/>
                <w:color w:val="000000"/>
                <w:sz w:val="20"/>
                <w:szCs w:val="20"/>
              </w:rPr>
              <w:pPrChange w:id="23714" w:author="Rachel Shipsey" w:date="2025-06-23T15:41:00Z">
                <w:pPr>
                  <w:jc w:val="right"/>
                </w:pPr>
              </w:pPrChange>
            </w:pPr>
            <w:del w:id="23715" w:author="Rachel Shipsey" w:date="2025-06-23T15:21:00Z">
              <w:r w:rsidRPr="002E5C79" w:rsidDel="008D26A9">
                <w:rPr>
                  <w:rFonts w:eastAsia="Times New Roman" w:cs="Arial"/>
                  <w:color w:val="000000"/>
                  <w:sz w:val="20"/>
                  <w:szCs w:val="20"/>
                </w:rPr>
                <w:delText>-0.1</w:delText>
              </w:r>
            </w:del>
          </w:p>
        </w:tc>
      </w:tr>
      <w:tr w:rsidR="00BA4435" w:rsidRPr="002E5C79" w:rsidDel="008D26A9" w14:paraId="2967A341" w14:textId="6A425ED1" w:rsidTr="00D4265D">
        <w:trPr>
          <w:gridAfter w:val="1"/>
          <w:wAfter w:w="6" w:type="pct"/>
          <w:trHeight w:val="264"/>
          <w:del w:id="2371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DC6366B" w14:textId="08DF75EB" w:rsidR="00BA4435" w:rsidRPr="002E5C79" w:rsidDel="008D26A9" w:rsidRDefault="00BA4435">
            <w:pPr>
              <w:pStyle w:val="ListParagraph"/>
              <w:spacing w:after="0" w:line="276" w:lineRule="auto"/>
              <w:jc w:val="both"/>
              <w:rPr>
                <w:del w:id="23717" w:author="Rachel Shipsey" w:date="2025-06-23T15:21:00Z"/>
                <w:rFonts w:eastAsia="Times New Roman" w:cs="Arial"/>
                <w:color w:val="000000"/>
                <w:sz w:val="18"/>
                <w:szCs w:val="18"/>
              </w:rPr>
              <w:pPrChange w:id="23718" w:author="Rachel Shipsey" w:date="2025-06-23T15:41:00Z">
                <w:pPr>
                  <w:jc w:val="right"/>
                </w:pPr>
              </w:pPrChange>
            </w:pPr>
            <w:del w:id="23719" w:author="Rachel Shipsey" w:date="2025-06-23T15:21:00Z">
              <w:r w:rsidDel="008D26A9">
                <w:rPr>
                  <w:rFonts w:eastAsia="Times New Roman" w:cs="Arial"/>
                  <w:color w:val="000000"/>
                  <w:sz w:val="18"/>
                  <w:szCs w:val="18"/>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8227326" w14:textId="564D1CAC" w:rsidR="00BA4435" w:rsidRPr="002E5C79" w:rsidDel="008D26A9" w:rsidRDefault="00BA4435">
            <w:pPr>
              <w:pStyle w:val="ListParagraph"/>
              <w:spacing w:after="0" w:line="276" w:lineRule="auto"/>
              <w:jc w:val="both"/>
              <w:rPr>
                <w:del w:id="23720" w:author="Rachel Shipsey" w:date="2025-06-23T15:21:00Z"/>
                <w:rFonts w:eastAsia="Times New Roman" w:cs="Arial"/>
                <w:b/>
                <w:bCs/>
                <w:color w:val="000000"/>
                <w:sz w:val="18"/>
                <w:szCs w:val="18"/>
              </w:rPr>
              <w:pPrChange w:id="23721" w:author="Rachel Shipsey" w:date="2025-06-23T15:41:00Z">
                <w:pPr/>
              </w:pPrChange>
            </w:pPr>
            <w:del w:id="23722" w:author="Rachel Shipsey" w:date="2025-06-23T15:21:00Z">
              <w:r w:rsidRPr="002E5C79" w:rsidDel="008D26A9">
                <w:rPr>
                  <w:rFonts w:eastAsia="Times New Roman" w:cs="Arial"/>
                  <w:b/>
                  <w:bCs/>
                  <w:color w:val="000000"/>
                  <w:sz w:val="18"/>
                  <w:szCs w:val="18"/>
                </w:rPr>
                <w:delText>Printing and publication of provisional results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CA84F33" w14:textId="4A34C583" w:rsidR="00BA4435" w:rsidRPr="002E5C79" w:rsidDel="008D26A9" w:rsidRDefault="00BA4435">
            <w:pPr>
              <w:pStyle w:val="ListParagraph"/>
              <w:spacing w:after="0" w:line="276" w:lineRule="auto"/>
              <w:jc w:val="both"/>
              <w:rPr>
                <w:del w:id="23723" w:author="Rachel Shipsey" w:date="2025-06-23T15:21:00Z"/>
                <w:rFonts w:eastAsia="Times New Roman" w:cs="Arial"/>
                <w:color w:val="000000"/>
                <w:sz w:val="18"/>
                <w:szCs w:val="18"/>
              </w:rPr>
              <w:pPrChange w:id="23724" w:author="Rachel Shipsey" w:date="2025-06-23T15:41:00Z">
                <w:pPr/>
              </w:pPrChange>
            </w:pPr>
            <w:del w:id="23725" w:author="Rachel Shipsey" w:date="2025-06-23T15:21:00Z">
              <w:r w:rsidDel="008D26A9">
                <w:rPr>
                  <w:rFonts w:eastAsia="Times New Roman" w:cs="Arial"/>
                  <w:color w:val="000000"/>
                  <w:sz w:val="16"/>
                  <w:szCs w:val="16"/>
                </w:rPr>
                <w:delText>Provisional results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FF31B91" w14:textId="7ADAF757" w:rsidR="00BA4435" w:rsidRPr="002E5C79" w:rsidDel="008D26A9" w:rsidRDefault="00BA4435">
            <w:pPr>
              <w:pStyle w:val="ListParagraph"/>
              <w:spacing w:after="0" w:line="276" w:lineRule="auto"/>
              <w:jc w:val="both"/>
              <w:rPr>
                <w:del w:id="23726" w:author="Rachel Shipsey" w:date="2025-06-23T15:21:00Z"/>
                <w:rFonts w:eastAsia="Times New Roman" w:cs="Arial"/>
                <w:sz w:val="18"/>
                <w:szCs w:val="18"/>
              </w:rPr>
              <w:pPrChange w:id="23727" w:author="Rachel Shipsey" w:date="2025-06-23T15:41:00Z">
                <w:pPr/>
              </w:pPrChange>
            </w:pPr>
            <w:del w:id="23728" w:author="Rachel Shipsey" w:date="2025-06-23T15:21:00Z">
              <w:r w:rsidDel="008D26A9">
                <w:rPr>
                  <w:rFonts w:eastAsia="Times New Roman" w:cs="Arial"/>
                  <w:sz w:val="16"/>
                  <w:szCs w:val="16"/>
                </w:rPr>
                <w:delText>procurement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39776E" w14:textId="34A63455" w:rsidR="00BA4435" w:rsidRPr="002E5C79" w:rsidDel="008D26A9" w:rsidRDefault="00BA4435">
            <w:pPr>
              <w:pStyle w:val="ListParagraph"/>
              <w:spacing w:after="0" w:line="276" w:lineRule="auto"/>
              <w:jc w:val="both"/>
              <w:rPr>
                <w:del w:id="23729" w:author="Rachel Shipsey" w:date="2025-06-23T15:21:00Z"/>
                <w:rFonts w:eastAsia="Times New Roman" w:cs="Arial"/>
                <w:color w:val="000000"/>
                <w:sz w:val="18"/>
                <w:szCs w:val="18"/>
              </w:rPr>
              <w:pPrChange w:id="23730" w:author="Rachel Shipsey" w:date="2025-06-23T15:41:00Z">
                <w:pPr>
                  <w:jc w:val="right"/>
                </w:pPr>
              </w:pPrChange>
            </w:pPr>
            <w:del w:id="23731" w:author="Rachel Shipsey" w:date="2025-06-23T15:21:00Z">
              <w:r w:rsidRPr="00F84E7F" w:rsidDel="008D26A9">
                <w:rPr>
                  <w:rFonts w:eastAsia="Times New Roman" w:cs="Arial"/>
                  <w:color w:val="000000"/>
                  <w:sz w:val="16"/>
                  <w:szCs w:val="16"/>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A79E10" w14:textId="13FCF4A7" w:rsidR="00BA4435" w:rsidRPr="002E5C79" w:rsidDel="008D26A9" w:rsidRDefault="00BA4435">
            <w:pPr>
              <w:pStyle w:val="ListParagraph"/>
              <w:spacing w:after="0" w:line="276" w:lineRule="auto"/>
              <w:jc w:val="both"/>
              <w:rPr>
                <w:del w:id="23732" w:author="Rachel Shipsey" w:date="2025-06-23T15:21:00Z"/>
                <w:rFonts w:eastAsia="Times New Roman" w:cs="Arial"/>
                <w:color w:val="000000"/>
                <w:sz w:val="20"/>
                <w:szCs w:val="20"/>
              </w:rPr>
              <w:pPrChange w:id="23733" w:author="Rachel Shipsey" w:date="2025-06-23T15:41:00Z">
                <w:pPr>
                  <w:jc w:val="right"/>
                </w:pPr>
              </w:pPrChange>
            </w:pPr>
            <w:del w:id="23734" w:author="Rachel Shipsey" w:date="2025-06-23T15:21:00Z">
              <w:r w:rsidRPr="00F84E7F" w:rsidDel="008D26A9">
                <w:rPr>
                  <w:rFonts w:eastAsia="Times New Roman" w:cs="Arial"/>
                  <w:color w:val="000000"/>
                  <w:sz w:val="16"/>
                  <w:szCs w:val="16"/>
                </w:rPr>
                <w:delText>-0.1</w:delText>
              </w:r>
            </w:del>
          </w:p>
        </w:tc>
      </w:tr>
      <w:tr w:rsidR="00C83785" w:rsidRPr="002E5C79" w:rsidDel="008D26A9" w14:paraId="05A1707D" w14:textId="20D0152E" w:rsidTr="00D4265D">
        <w:trPr>
          <w:gridAfter w:val="1"/>
          <w:wAfter w:w="6" w:type="pct"/>
          <w:trHeight w:val="312"/>
          <w:del w:id="2373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07EECD7B" w14:textId="0F3C61F4" w:rsidR="00886910" w:rsidRPr="002E5C79" w:rsidDel="008D26A9" w:rsidRDefault="00886910">
            <w:pPr>
              <w:pStyle w:val="ListParagraph"/>
              <w:spacing w:after="0" w:line="276" w:lineRule="auto"/>
              <w:jc w:val="both"/>
              <w:rPr>
                <w:del w:id="23736" w:author="Rachel Shipsey" w:date="2025-06-23T15:21:00Z"/>
                <w:rFonts w:eastAsia="Times New Roman" w:cs="Arial"/>
                <w:b/>
                <w:bCs/>
                <w:i/>
                <w:iCs/>
                <w:color w:val="375623"/>
                <w:sz w:val="18"/>
                <w:szCs w:val="18"/>
              </w:rPr>
              <w:pPrChange w:id="23737" w:author="Rachel Shipsey" w:date="2025-06-23T15:41:00Z">
                <w:pPr/>
              </w:pPrChange>
            </w:pPr>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6F4DAB7E" w14:textId="1F2BA03A" w:rsidR="00886910" w:rsidRPr="002E5C79" w:rsidDel="008D26A9" w:rsidRDefault="00886910">
            <w:pPr>
              <w:pStyle w:val="ListParagraph"/>
              <w:spacing w:after="0" w:line="276" w:lineRule="auto"/>
              <w:jc w:val="both"/>
              <w:rPr>
                <w:del w:id="23738" w:author="Rachel Shipsey" w:date="2025-06-23T15:21:00Z"/>
                <w:rFonts w:eastAsia="Times New Roman" w:cs="Arial"/>
                <w:b/>
                <w:bCs/>
                <w:i/>
                <w:iCs/>
                <w:color w:val="375623"/>
                <w:sz w:val="18"/>
                <w:szCs w:val="18"/>
              </w:rPr>
              <w:pPrChange w:id="23739" w:author="Rachel Shipsey" w:date="2025-06-23T15:41:00Z">
                <w:pPr/>
              </w:pPrChange>
            </w:pPr>
            <w:del w:id="23740" w:author="Rachel Shipsey" w:date="2025-06-23T15:21:00Z">
              <w:r w:rsidRPr="002E5C79" w:rsidDel="008D26A9">
                <w:rPr>
                  <w:rFonts w:eastAsia="Times New Roman" w:cs="Arial"/>
                  <w:b/>
                  <w:bCs/>
                  <w:i/>
                  <w:iCs/>
                  <w:color w:val="C00000"/>
                  <w:sz w:val="18"/>
                  <w:szCs w:val="18"/>
                </w:rPr>
                <w:delText>Milestone 7:</w:delText>
              </w:r>
              <w:r w:rsidRPr="002E5C79" w:rsidDel="008D26A9">
                <w:rPr>
                  <w:rFonts w:eastAsia="Times New Roman" w:cs="Arial"/>
                  <w:b/>
                  <w:bCs/>
                  <w:i/>
                  <w:iCs/>
                  <w:color w:val="375623"/>
                  <w:sz w:val="18"/>
                  <w:szCs w:val="18"/>
                </w:rPr>
                <w:delText xml:space="preserve"> Launching of provisional results </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11B8E960" w14:textId="31C00B40" w:rsidR="00886910" w:rsidRPr="002E5C79" w:rsidDel="008D26A9" w:rsidRDefault="00886910">
            <w:pPr>
              <w:pStyle w:val="ListParagraph"/>
              <w:spacing w:after="0" w:line="276" w:lineRule="auto"/>
              <w:jc w:val="both"/>
              <w:rPr>
                <w:del w:id="23741" w:author="Rachel Shipsey" w:date="2025-06-23T15:21:00Z"/>
                <w:rFonts w:eastAsia="Times New Roman" w:cs="Arial"/>
                <w:b/>
                <w:bCs/>
                <w:i/>
                <w:iCs/>
                <w:color w:val="375623"/>
                <w:sz w:val="18"/>
                <w:szCs w:val="18"/>
              </w:rPr>
              <w:pPrChange w:id="23742" w:author="Rachel Shipsey" w:date="2025-06-23T15:41:00Z">
                <w:pPr/>
              </w:pPrChange>
            </w:pPr>
            <w:del w:id="23743" w:author="Rachel Shipsey" w:date="2025-06-23T15:21:00Z">
              <w:r w:rsidRPr="002E5C79" w:rsidDel="008D26A9">
                <w:rPr>
                  <w:rFonts w:eastAsia="Times New Roman" w:cs="Arial"/>
                  <w:b/>
                  <w:bCs/>
                  <w:i/>
                  <w:iCs/>
                  <w:color w:val="375623"/>
                  <w:sz w:val="18"/>
                  <w:szCs w:val="18"/>
                </w:rPr>
                <w:delText>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7DDDD13A" w14:textId="525845E0" w:rsidR="00886910" w:rsidRPr="002E5C79" w:rsidDel="008D26A9" w:rsidRDefault="00886910">
            <w:pPr>
              <w:pStyle w:val="ListParagraph"/>
              <w:spacing w:after="0" w:line="276" w:lineRule="auto"/>
              <w:jc w:val="both"/>
              <w:rPr>
                <w:del w:id="23744" w:author="Rachel Shipsey" w:date="2025-06-23T15:21:00Z"/>
                <w:rFonts w:eastAsia="Times New Roman" w:cs="Arial"/>
                <w:b/>
                <w:bCs/>
                <w:i/>
                <w:iCs/>
                <w:color w:val="375623"/>
                <w:sz w:val="18"/>
                <w:szCs w:val="18"/>
              </w:rPr>
              <w:pPrChange w:id="23745" w:author="Rachel Shipsey" w:date="2025-06-23T15:41:00Z">
                <w:pPr/>
              </w:pPrChange>
            </w:pPr>
            <w:del w:id="23746" w:author="Rachel Shipsey" w:date="2025-06-23T15:21:00Z">
              <w:r w:rsidRPr="002E5C79" w:rsidDel="008D26A9">
                <w:rPr>
                  <w:rFonts w:eastAsia="Times New Roman" w:cs="Arial"/>
                  <w:b/>
                  <w:bCs/>
                  <w:i/>
                  <w:iCs/>
                  <w:color w:val="375623"/>
                  <w:sz w:val="18"/>
                  <w:szCs w:val="18"/>
                </w:rPr>
                <w:delTex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6C1F6F4E" w14:textId="2AFF2812" w:rsidR="00886910" w:rsidRPr="002E5C79" w:rsidDel="008D26A9" w:rsidRDefault="00886910">
            <w:pPr>
              <w:pStyle w:val="ListParagraph"/>
              <w:spacing w:after="0" w:line="276" w:lineRule="auto"/>
              <w:jc w:val="both"/>
              <w:rPr>
                <w:del w:id="23747" w:author="Rachel Shipsey" w:date="2025-06-23T15:21:00Z"/>
                <w:rFonts w:eastAsia="Times New Roman" w:cs="Arial"/>
                <w:b/>
                <w:bCs/>
                <w:i/>
                <w:iCs/>
                <w:color w:val="375623"/>
                <w:sz w:val="18"/>
                <w:szCs w:val="18"/>
              </w:rPr>
              <w:pPrChange w:id="23748" w:author="Rachel Shipsey" w:date="2025-06-23T15:41:00Z">
                <w:pPr>
                  <w:jc w:val="right"/>
                </w:pPr>
              </w:pPrChange>
            </w:pPr>
            <w:del w:id="23749" w:author="Rachel Shipsey" w:date="2025-06-23T15:21:00Z">
              <w:r w:rsidRPr="002E5C79" w:rsidDel="008D26A9">
                <w:rPr>
                  <w:rFonts w:eastAsia="Times New Roman" w:cs="Arial"/>
                  <w:b/>
                  <w:bCs/>
                  <w:i/>
                  <w:iCs/>
                  <w:color w:val="375623"/>
                  <w:sz w:val="18"/>
                  <w:szCs w:val="18"/>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0CFDF4B5" w14:textId="35628D36" w:rsidR="00886910" w:rsidRPr="002E5C79" w:rsidDel="008D26A9" w:rsidRDefault="00886910">
            <w:pPr>
              <w:pStyle w:val="ListParagraph"/>
              <w:spacing w:after="0" w:line="276" w:lineRule="auto"/>
              <w:jc w:val="both"/>
              <w:rPr>
                <w:del w:id="23750" w:author="Rachel Shipsey" w:date="2025-06-23T15:21:00Z"/>
                <w:rFonts w:eastAsia="Times New Roman" w:cs="Arial"/>
                <w:color w:val="000000"/>
                <w:sz w:val="20"/>
                <w:szCs w:val="20"/>
              </w:rPr>
              <w:pPrChange w:id="23751" w:author="Rachel Shipsey" w:date="2025-06-23T15:41:00Z">
                <w:pPr>
                  <w:jc w:val="right"/>
                </w:pPr>
              </w:pPrChange>
            </w:pPr>
            <w:del w:id="23752" w:author="Rachel Shipsey" w:date="2025-06-23T15:21:00Z">
              <w:r w:rsidRPr="002E5C79" w:rsidDel="008D26A9">
                <w:rPr>
                  <w:rFonts w:eastAsia="Times New Roman" w:cs="Arial"/>
                  <w:color w:val="000000"/>
                  <w:sz w:val="20"/>
                  <w:szCs w:val="20"/>
                </w:rPr>
                <w:delText>-0.2</w:delText>
              </w:r>
            </w:del>
          </w:p>
        </w:tc>
      </w:tr>
      <w:tr w:rsidR="00775519" w:rsidRPr="002E5C79" w:rsidDel="008D26A9" w14:paraId="66E48910" w14:textId="552ABCC6" w:rsidTr="00D4265D">
        <w:trPr>
          <w:gridAfter w:val="1"/>
          <w:wAfter w:w="6" w:type="pct"/>
          <w:trHeight w:val="264"/>
          <w:del w:id="2375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1D652FBF" w14:textId="68CBCAC9" w:rsidR="00775519" w:rsidRPr="002E5C79" w:rsidDel="008D26A9" w:rsidRDefault="00775519">
            <w:pPr>
              <w:pStyle w:val="ListParagraph"/>
              <w:spacing w:after="0" w:line="276" w:lineRule="auto"/>
              <w:jc w:val="both"/>
              <w:rPr>
                <w:del w:id="23754" w:author="Rachel Shipsey" w:date="2025-06-23T15:21:00Z"/>
                <w:rFonts w:eastAsia="Times New Roman" w:cs="Arial"/>
                <w:color w:val="000000"/>
                <w:sz w:val="18"/>
                <w:szCs w:val="18"/>
              </w:rPr>
              <w:pPrChange w:id="23755" w:author="Rachel Shipsey" w:date="2025-06-23T15:41:00Z">
                <w:pPr>
                  <w:jc w:val="right"/>
                </w:pPr>
              </w:pPrChange>
            </w:pPr>
            <w:del w:id="23756" w:author="Rachel Shipsey" w:date="2025-06-23T15:21:00Z">
              <w:r w:rsidDel="008D26A9">
                <w:rPr>
                  <w:rFonts w:eastAsia="Times New Roman" w:cs="Arial"/>
                  <w:color w:val="000000"/>
                  <w:sz w:val="18"/>
                  <w:szCs w:val="18"/>
                </w:rPr>
                <w:delText>4</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E57F0A" w14:textId="520D1E6C" w:rsidR="00775519" w:rsidRPr="002E5C79" w:rsidDel="008D26A9" w:rsidRDefault="00775519">
            <w:pPr>
              <w:pStyle w:val="ListParagraph"/>
              <w:spacing w:after="0" w:line="276" w:lineRule="auto"/>
              <w:jc w:val="both"/>
              <w:rPr>
                <w:del w:id="23757" w:author="Rachel Shipsey" w:date="2025-06-23T15:21:00Z"/>
                <w:rFonts w:eastAsia="Times New Roman" w:cs="Arial"/>
                <w:b/>
                <w:bCs/>
                <w:color w:val="000000"/>
                <w:sz w:val="18"/>
                <w:szCs w:val="18"/>
              </w:rPr>
              <w:pPrChange w:id="23758" w:author="Rachel Shipsey" w:date="2025-06-23T15:41:00Z">
                <w:pPr/>
              </w:pPrChange>
            </w:pPr>
            <w:del w:id="23759" w:author="Rachel Shipsey" w:date="2025-06-23T15:21:00Z">
              <w:r w:rsidRPr="002E5C79" w:rsidDel="008D26A9">
                <w:rPr>
                  <w:rFonts w:eastAsia="Times New Roman" w:cs="Arial"/>
                  <w:b/>
                  <w:bCs/>
                  <w:color w:val="000000"/>
                  <w:sz w:val="18"/>
                  <w:szCs w:val="18"/>
                </w:rPr>
                <w:delText>Generate reference Tables, and conduct Analysis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8477580" w14:textId="426CF1AD" w:rsidR="00775519" w:rsidRPr="002E5C79" w:rsidDel="008D26A9" w:rsidRDefault="00775519">
            <w:pPr>
              <w:pStyle w:val="ListParagraph"/>
              <w:spacing w:after="0" w:line="276" w:lineRule="auto"/>
              <w:jc w:val="both"/>
              <w:rPr>
                <w:del w:id="23760" w:author="Rachel Shipsey" w:date="2025-06-23T15:21:00Z"/>
                <w:rFonts w:eastAsia="Times New Roman" w:cs="Arial"/>
                <w:color w:val="000000"/>
                <w:sz w:val="18"/>
                <w:szCs w:val="18"/>
              </w:rPr>
              <w:pPrChange w:id="23761" w:author="Rachel Shipsey" w:date="2025-06-23T15:41:00Z">
                <w:pPr/>
              </w:pPrChange>
            </w:pPr>
            <w:del w:id="23762" w:author="Rachel Shipsey" w:date="2025-06-23T15:21:00Z">
              <w:r w:rsidDel="008D26A9">
                <w:rPr>
                  <w:rFonts w:eastAsia="Times New Roman" w:cs="Arial"/>
                  <w:color w:val="000000"/>
                  <w:sz w:val="16"/>
                  <w:szCs w:val="16"/>
                </w:rPr>
                <w:delText>National analytical report</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73ABA7" w14:textId="1EB291A1" w:rsidR="00775519" w:rsidRPr="002E5C79" w:rsidDel="008D26A9" w:rsidRDefault="00775519">
            <w:pPr>
              <w:pStyle w:val="ListParagraph"/>
              <w:spacing w:after="0" w:line="276" w:lineRule="auto"/>
              <w:jc w:val="both"/>
              <w:rPr>
                <w:del w:id="23763" w:author="Rachel Shipsey" w:date="2025-06-23T15:21:00Z"/>
                <w:rFonts w:eastAsia="Times New Roman" w:cs="Arial"/>
                <w:sz w:val="18"/>
                <w:szCs w:val="18"/>
              </w:rPr>
              <w:pPrChange w:id="23764" w:author="Rachel Shipsey" w:date="2025-06-23T15:41:00Z">
                <w:pPr/>
              </w:pPrChange>
            </w:pPr>
            <w:del w:id="23765" w:author="Rachel Shipsey" w:date="2025-06-23T15:21:00Z">
              <w:r w:rsidRPr="00F84E7F"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F3DC90F" w14:textId="0E3948FE" w:rsidR="00775519" w:rsidRPr="002E5C79" w:rsidDel="008D26A9" w:rsidRDefault="00775519">
            <w:pPr>
              <w:pStyle w:val="ListParagraph"/>
              <w:spacing w:after="0" w:line="276" w:lineRule="auto"/>
              <w:jc w:val="both"/>
              <w:rPr>
                <w:del w:id="23766" w:author="Rachel Shipsey" w:date="2025-06-23T15:21:00Z"/>
                <w:rFonts w:eastAsia="Times New Roman" w:cs="Arial"/>
                <w:color w:val="000000"/>
                <w:sz w:val="18"/>
                <w:szCs w:val="18"/>
              </w:rPr>
              <w:pPrChange w:id="23767" w:author="Rachel Shipsey" w:date="2025-06-23T15:41:00Z">
                <w:pPr>
                  <w:jc w:val="right"/>
                </w:pPr>
              </w:pPrChange>
            </w:pPr>
            <w:del w:id="23768" w:author="Rachel Shipsey" w:date="2025-06-23T15:21:00Z">
              <w:r w:rsidRPr="00F84E7F" w:rsidDel="008D26A9">
                <w:rPr>
                  <w:rFonts w:eastAsia="Times New Roman" w:cs="Arial"/>
                  <w:color w:val="000000"/>
                  <w:sz w:val="16"/>
                  <w:szCs w:val="16"/>
                </w:rPr>
                <w:delText>6</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570EEE" w14:textId="30D0CBE4" w:rsidR="00775519" w:rsidRPr="002E5C79" w:rsidDel="008D26A9" w:rsidRDefault="00775519">
            <w:pPr>
              <w:pStyle w:val="ListParagraph"/>
              <w:spacing w:after="0" w:line="276" w:lineRule="auto"/>
              <w:jc w:val="both"/>
              <w:rPr>
                <w:del w:id="23769" w:author="Rachel Shipsey" w:date="2025-06-23T15:21:00Z"/>
                <w:rFonts w:eastAsia="Times New Roman" w:cs="Arial"/>
                <w:color w:val="000000"/>
                <w:sz w:val="20"/>
                <w:szCs w:val="20"/>
              </w:rPr>
              <w:pPrChange w:id="23770" w:author="Rachel Shipsey" w:date="2025-06-23T15:41:00Z">
                <w:pPr>
                  <w:jc w:val="right"/>
                </w:pPr>
              </w:pPrChange>
            </w:pPr>
            <w:del w:id="23771" w:author="Rachel Shipsey" w:date="2025-06-23T15:21:00Z">
              <w:r w:rsidRPr="00F84E7F" w:rsidDel="008D26A9">
                <w:rPr>
                  <w:rFonts w:eastAsia="Times New Roman" w:cs="Arial"/>
                  <w:color w:val="000000"/>
                  <w:sz w:val="16"/>
                  <w:szCs w:val="16"/>
                </w:rPr>
                <w:delText>-0.2</w:delText>
              </w:r>
            </w:del>
          </w:p>
        </w:tc>
      </w:tr>
      <w:tr w:rsidR="00775519" w:rsidRPr="002E5C79" w:rsidDel="008D26A9" w14:paraId="00BD34BF" w14:textId="160A6155" w:rsidTr="00D4265D">
        <w:trPr>
          <w:gridAfter w:val="1"/>
          <w:wAfter w:w="6" w:type="pct"/>
          <w:trHeight w:val="264"/>
          <w:del w:id="23772"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686B2B63" w14:textId="79245F31" w:rsidR="00775519" w:rsidRPr="002E5C79" w:rsidDel="008D26A9" w:rsidRDefault="00775519">
            <w:pPr>
              <w:pStyle w:val="ListParagraph"/>
              <w:spacing w:after="0" w:line="276" w:lineRule="auto"/>
              <w:jc w:val="both"/>
              <w:rPr>
                <w:del w:id="23773" w:author="Rachel Shipsey" w:date="2025-06-23T15:21:00Z"/>
                <w:rFonts w:eastAsia="Times New Roman" w:cs="Arial"/>
                <w:color w:val="000000"/>
                <w:sz w:val="18"/>
                <w:szCs w:val="18"/>
              </w:rPr>
              <w:pPrChange w:id="23774" w:author="Rachel Shipsey" w:date="2025-06-23T15:41:00Z">
                <w:pPr>
                  <w:jc w:val="right"/>
                </w:pPr>
              </w:pPrChange>
            </w:pPr>
            <w:del w:id="23775" w:author="Rachel Shipsey" w:date="2025-06-23T15:21:00Z">
              <w:r w:rsidDel="008D26A9">
                <w:rPr>
                  <w:rFonts w:eastAsia="Times New Roman" w:cs="Arial"/>
                  <w:color w:val="000000"/>
                  <w:sz w:val="18"/>
                  <w:szCs w:val="18"/>
                </w:rPr>
                <w:delText>5</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26C697A" w14:textId="4E0A745B" w:rsidR="00775519" w:rsidRPr="002E5C79" w:rsidDel="008D26A9" w:rsidRDefault="00775519">
            <w:pPr>
              <w:pStyle w:val="ListParagraph"/>
              <w:spacing w:after="0" w:line="276" w:lineRule="auto"/>
              <w:jc w:val="both"/>
              <w:rPr>
                <w:del w:id="23776" w:author="Rachel Shipsey" w:date="2025-06-23T15:21:00Z"/>
                <w:rFonts w:eastAsia="Times New Roman" w:cs="Arial"/>
                <w:b/>
                <w:bCs/>
                <w:color w:val="000000"/>
                <w:sz w:val="18"/>
                <w:szCs w:val="18"/>
              </w:rPr>
              <w:pPrChange w:id="23777" w:author="Rachel Shipsey" w:date="2025-06-23T15:41:00Z">
                <w:pPr/>
              </w:pPrChange>
            </w:pPr>
            <w:del w:id="23778" w:author="Rachel Shipsey" w:date="2025-06-23T15:21:00Z">
              <w:r w:rsidRPr="002E5C79" w:rsidDel="008D26A9">
                <w:rPr>
                  <w:rFonts w:eastAsia="Times New Roman" w:cs="Arial"/>
                  <w:b/>
                  <w:bCs/>
                  <w:color w:val="000000"/>
                  <w:sz w:val="18"/>
                  <w:szCs w:val="18"/>
                </w:rPr>
                <w:delText>Production of national-level cross-tabulations: Direct Publication</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4175878" w14:textId="021EA2ED" w:rsidR="00775519" w:rsidRPr="002E5C79" w:rsidDel="008D26A9" w:rsidRDefault="00775519">
            <w:pPr>
              <w:pStyle w:val="ListParagraph"/>
              <w:spacing w:after="0" w:line="276" w:lineRule="auto"/>
              <w:jc w:val="both"/>
              <w:rPr>
                <w:del w:id="23779" w:author="Rachel Shipsey" w:date="2025-06-23T15:21:00Z"/>
                <w:rFonts w:eastAsia="Times New Roman" w:cs="Arial"/>
                <w:color w:val="000000"/>
                <w:sz w:val="18"/>
                <w:szCs w:val="18"/>
              </w:rPr>
              <w:pPrChange w:id="23780" w:author="Rachel Shipsey" w:date="2025-06-23T15:41:00Z">
                <w:pPr/>
              </w:pPrChange>
            </w:pPr>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A9C3D7" w14:textId="6C5D05BB" w:rsidR="00775519" w:rsidRPr="002E5C79" w:rsidDel="008D26A9" w:rsidRDefault="00775519">
            <w:pPr>
              <w:pStyle w:val="ListParagraph"/>
              <w:spacing w:after="0" w:line="276" w:lineRule="auto"/>
              <w:jc w:val="both"/>
              <w:rPr>
                <w:del w:id="23781" w:author="Rachel Shipsey" w:date="2025-06-23T15:21:00Z"/>
                <w:rFonts w:eastAsia="Times New Roman" w:cs="Arial"/>
                <w:sz w:val="18"/>
                <w:szCs w:val="18"/>
              </w:rPr>
              <w:pPrChange w:id="23782"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851DCD0" w14:textId="0D189CA6" w:rsidR="00775519" w:rsidRPr="002E5C79" w:rsidDel="008D26A9" w:rsidRDefault="00775519">
            <w:pPr>
              <w:pStyle w:val="ListParagraph"/>
              <w:spacing w:after="0" w:line="276" w:lineRule="auto"/>
              <w:jc w:val="both"/>
              <w:rPr>
                <w:del w:id="23783" w:author="Rachel Shipsey" w:date="2025-06-23T15:21:00Z"/>
                <w:rFonts w:eastAsia="Times New Roman" w:cs="Arial"/>
                <w:color w:val="000000"/>
                <w:sz w:val="18"/>
                <w:szCs w:val="18"/>
              </w:rPr>
              <w:pPrChange w:id="23784" w:author="Rachel Shipsey" w:date="2025-06-23T15:41:00Z">
                <w:pPr>
                  <w:jc w:val="right"/>
                </w:pPr>
              </w:pPrChange>
            </w:pPr>
            <w:del w:id="23785" w:author="Rachel Shipsey" w:date="2025-06-23T15:21:00Z">
              <w:r w:rsidRPr="00F84E7F" w:rsidDel="008D26A9">
                <w:rPr>
                  <w:rFonts w:eastAsia="Times New Roman" w:cs="Arial"/>
                  <w:color w:val="000000"/>
                  <w:sz w:val="16"/>
                  <w:szCs w:val="16"/>
                </w:rPr>
                <w:delText>1</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910017" w14:textId="63B446BB" w:rsidR="00775519" w:rsidRPr="002E5C79" w:rsidDel="008D26A9" w:rsidRDefault="00775519">
            <w:pPr>
              <w:pStyle w:val="ListParagraph"/>
              <w:spacing w:after="0" w:line="276" w:lineRule="auto"/>
              <w:jc w:val="both"/>
              <w:rPr>
                <w:del w:id="23786" w:author="Rachel Shipsey" w:date="2025-06-23T15:21:00Z"/>
                <w:rFonts w:eastAsia="Times New Roman" w:cs="Arial"/>
                <w:color w:val="000000"/>
                <w:sz w:val="20"/>
                <w:szCs w:val="20"/>
              </w:rPr>
              <w:pPrChange w:id="23787" w:author="Rachel Shipsey" w:date="2025-06-23T15:41:00Z">
                <w:pPr>
                  <w:jc w:val="right"/>
                </w:pPr>
              </w:pPrChange>
            </w:pPr>
            <w:del w:id="23788" w:author="Rachel Shipsey" w:date="2025-06-23T15:21:00Z">
              <w:r w:rsidRPr="00F84E7F" w:rsidDel="008D26A9">
                <w:rPr>
                  <w:rFonts w:eastAsia="Times New Roman" w:cs="Arial"/>
                  <w:color w:val="000000"/>
                  <w:sz w:val="16"/>
                  <w:szCs w:val="16"/>
                </w:rPr>
                <w:delText>-0.5</w:delText>
              </w:r>
            </w:del>
          </w:p>
        </w:tc>
      </w:tr>
      <w:tr w:rsidR="00C83785" w:rsidRPr="002E5C79" w:rsidDel="008D26A9" w14:paraId="6CB328D0" w14:textId="73728AC6" w:rsidTr="00F71679">
        <w:trPr>
          <w:gridAfter w:val="2"/>
          <w:wAfter w:w="10" w:type="pct"/>
          <w:trHeight w:val="312"/>
          <w:del w:id="23789"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759D3450" w14:textId="2744B4D9" w:rsidR="00886910" w:rsidRPr="002E5C79" w:rsidDel="008D26A9" w:rsidRDefault="00886910">
            <w:pPr>
              <w:pStyle w:val="ListParagraph"/>
              <w:spacing w:after="0" w:line="276" w:lineRule="auto"/>
              <w:jc w:val="both"/>
              <w:rPr>
                <w:del w:id="23790" w:author="Rachel Shipsey" w:date="2025-06-23T15:21:00Z"/>
                <w:rFonts w:eastAsia="Times New Roman" w:cs="Arial"/>
                <w:b/>
                <w:bCs/>
                <w:i/>
                <w:iCs/>
                <w:color w:val="375623"/>
                <w:sz w:val="18"/>
                <w:szCs w:val="18"/>
              </w:rPr>
              <w:pPrChange w:id="23791" w:author="Rachel Shipsey" w:date="2025-06-23T15:41:00Z">
                <w:pPr/>
              </w:pPrChange>
            </w:pPr>
          </w:p>
        </w:tc>
        <w:tc>
          <w:tcPr>
            <w:tcW w:w="3576" w:type="pct"/>
            <w:gridSpan w:val="4"/>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2AECD25B" w14:textId="31C40AA8" w:rsidR="00886910" w:rsidRPr="002E5C79" w:rsidDel="008D26A9" w:rsidRDefault="00886910">
            <w:pPr>
              <w:pStyle w:val="ListParagraph"/>
              <w:spacing w:after="0" w:line="276" w:lineRule="auto"/>
              <w:jc w:val="both"/>
              <w:rPr>
                <w:del w:id="23792" w:author="Rachel Shipsey" w:date="2025-06-23T15:21:00Z"/>
                <w:rFonts w:eastAsia="Times New Roman" w:cs="Arial"/>
                <w:b/>
                <w:bCs/>
                <w:i/>
                <w:iCs/>
                <w:color w:val="375623"/>
                <w:sz w:val="18"/>
                <w:szCs w:val="18"/>
              </w:rPr>
              <w:pPrChange w:id="23793" w:author="Rachel Shipsey" w:date="2025-06-23T15:41:00Z">
                <w:pPr/>
              </w:pPrChange>
            </w:pPr>
            <w:del w:id="23794" w:author="Rachel Shipsey" w:date="2025-06-23T15:21:00Z">
              <w:r w:rsidRPr="002E5C79" w:rsidDel="008D26A9">
                <w:rPr>
                  <w:rFonts w:eastAsia="Times New Roman" w:cs="Arial"/>
                  <w:b/>
                  <w:bCs/>
                  <w:i/>
                  <w:iCs/>
                  <w:color w:val="C00000"/>
                  <w:sz w:val="18"/>
                  <w:szCs w:val="18"/>
                </w:rPr>
                <w:delText>Milestone 8:</w:delText>
              </w:r>
              <w:r w:rsidRPr="002E5C79" w:rsidDel="008D26A9">
                <w:rPr>
                  <w:rFonts w:eastAsia="Times New Roman" w:cs="Arial"/>
                  <w:b/>
                  <w:bCs/>
                  <w:i/>
                  <w:iCs/>
                  <w:color w:val="375623"/>
                  <w:sz w:val="18"/>
                  <w:szCs w:val="18"/>
                </w:rPr>
                <w:delText xml:space="preserve"> National workshop to disseminate national analytical findings.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5A4EC4A6" w14:textId="5E0B68E5" w:rsidR="00886910" w:rsidRPr="002E5C79" w:rsidDel="008D26A9" w:rsidRDefault="00886910">
            <w:pPr>
              <w:pStyle w:val="ListParagraph"/>
              <w:spacing w:after="0" w:line="276" w:lineRule="auto"/>
              <w:jc w:val="both"/>
              <w:rPr>
                <w:del w:id="23795" w:author="Rachel Shipsey" w:date="2025-06-23T15:21:00Z"/>
                <w:rFonts w:eastAsia="Times New Roman" w:cs="Arial"/>
                <w:b/>
                <w:bCs/>
                <w:i/>
                <w:iCs/>
                <w:color w:val="375623"/>
                <w:sz w:val="18"/>
                <w:szCs w:val="18"/>
              </w:rPr>
              <w:pPrChange w:id="23796" w:author="Rachel Shipsey" w:date="2025-06-23T15:41:00Z">
                <w:pPr/>
              </w:pPrChange>
            </w:pPr>
            <w:del w:id="23797" w:author="Rachel Shipsey" w:date="2025-06-23T15:21:00Z">
              <w:r w:rsidRPr="002E5C79" w:rsidDel="008D26A9">
                <w:rPr>
                  <w:rFonts w:eastAsia="Times New Roman" w:cs="Arial"/>
                  <w:b/>
                  <w:bCs/>
                  <w:i/>
                  <w:iCs/>
                  <w:color w:val="375623"/>
                  <w:sz w:val="18"/>
                  <w:szCs w:val="18"/>
                </w:rPr>
                <w:delText> </w:delText>
              </w:r>
            </w:del>
          </w:p>
        </w:tc>
        <w:tc>
          <w:tcPr>
            <w:tcW w:w="36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79BB6802" w14:textId="56B1072E" w:rsidR="00886910" w:rsidRPr="002E5C79" w:rsidDel="008D26A9" w:rsidRDefault="00886910">
            <w:pPr>
              <w:pStyle w:val="ListParagraph"/>
              <w:spacing w:after="0" w:line="276" w:lineRule="auto"/>
              <w:jc w:val="both"/>
              <w:rPr>
                <w:del w:id="23798" w:author="Rachel Shipsey" w:date="2025-06-23T15:21:00Z"/>
                <w:rFonts w:eastAsia="Times New Roman" w:cs="Arial"/>
                <w:b/>
                <w:bCs/>
                <w:i/>
                <w:iCs/>
                <w:color w:val="375623"/>
                <w:sz w:val="18"/>
                <w:szCs w:val="18"/>
              </w:rPr>
              <w:pPrChange w:id="23799" w:author="Rachel Shipsey" w:date="2025-06-23T15:41:00Z">
                <w:pPr>
                  <w:jc w:val="right"/>
                </w:pPr>
              </w:pPrChange>
            </w:pPr>
            <w:del w:id="23800" w:author="Rachel Shipsey" w:date="2025-06-23T15:21:00Z">
              <w:r w:rsidRPr="002E5C79" w:rsidDel="008D26A9">
                <w:rPr>
                  <w:rFonts w:eastAsia="Times New Roman" w:cs="Arial"/>
                  <w:b/>
                  <w:bCs/>
                  <w:i/>
                  <w:iCs/>
                  <w:color w:val="375623"/>
                  <w:sz w:val="18"/>
                  <w:szCs w:val="18"/>
                </w:rPr>
                <w:delText>0</w:delText>
              </w:r>
            </w:del>
          </w:p>
        </w:tc>
        <w:tc>
          <w:tcPr>
            <w:tcW w:w="321"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70AD47" w:themeFill="accent6"/>
            <w:noWrap/>
            <w:vAlign w:val="bottom"/>
            <w:hideMark/>
          </w:tcPr>
          <w:p w14:paraId="2591FD67" w14:textId="5D99E1A6" w:rsidR="00886910" w:rsidRPr="002E5C79" w:rsidDel="008D26A9" w:rsidRDefault="00886910">
            <w:pPr>
              <w:pStyle w:val="ListParagraph"/>
              <w:spacing w:after="0" w:line="276" w:lineRule="auto"/>
              <w:jc w:val="both"/>
              <w:rPr>
                <w:del w:id="23801" w:author="Rachel Shipsey" w:date="2025-06-23T15:21:00Z"/>
                <w:rFonts w:eastAsia="Times New Roman" w:cs="Arial"/>
                <w:color w:val="000000"/>
                <w:sz w:val="20"/>
                <w:szCs w:val="20"/>
              </w:rPr>
              <w:pPrChange w:id="23802" w:author="Rachel Shipsey" w:date="2025-06-23T15:41:00Z">
                <w:pPr>
                  <w:jc w:val="right"/>
                </w:pPr>
              </w:pPrChange>
            </w:pPr>
            <w:del w:id="23803" w:author="Rachel Shipsey" w:date="2025-06-23T15:21:00Z">
              <w:r w:rsidRPr="002E5C79" w:rsidDel="008D26A9">
                <w:rPr>
                  <w:rFonts w:eastAsia="Times New Roman" w:cs="Arial"/>
                  <w:color w:val="000000"/>
                  <w:sz w:val="20"/>
                  <w:szCs w:val="20"/>
                </w:rPr>
                <w:delText>-0.7</w:delText>
              </w:r>
            </w:del>
          </w:p>
        </w:tc>
      </w:tr>
      <w:tr w:rsidR="008F345F" w:rsidRPr="002E5C79" w:rsidDel="008D26A9" w14:paraId="1E68F0D1" w14:textId="3D725492" w:rsidTr="00D4265D">
        <w:trPr>
          <w:gridAfter w:val="1"/>
          <w:wAfter w:w="6" w:type="pct"/>
          <w:trHeight w:val="264"/>
          <w:del w:id="2380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031AFF2" w14:textId="7655C946" w:rsidR="00886910" w:rsidRPr="002E5C79" w:rsidDel="008D26A9" w:rsidRDefault="00886910">
            <w:pPr>
              <w:pStyle w:val="ListParagraph"/>
              <w:spacing w:after="0" w:line="276" w:lineRule="auto"/>
              <w:jc w:val="both"/>
              <w:rPr>
                <w:del w:id="23805" w:author="Rachel Shipsey" w:date="2025-06-23T15:21:00Z"/>
                <w:rFonts w:eastAsia="Times New Roman" w:cs="Arial"/>
                <w:color w:val="000000"/>
                <w:sz w:val="18"/>
                <w:szCs w:val="18"/>
              </w:rPr>
              <w:pPrChange w:id="23806" w:author="Rachel Shipsey" w:date="2025-06-23T15:41:00Z">
                <w:pPr>
                  <w:jc w:val="right"/>
                </w:pPr>
              </w:pPrChange>
            </w:pPr>
            <w:del w:id="23807" w:author="Rachel Shipsey" w:date="2025-06-23T15:21:00Z">
              <w:r w:rsidDel="008D26A9">
                <w:rPr>
                  <w:rFonts w:eastAsia="Times New Roman" w:cs="Arial"/>
                  <w:color w:val="000000"/>
                  <w:sz w:val="18"/>
                  <w:szCs w:val="18"/>
                </w:rPr>
                <w:delText>6</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379E78" w14:textId="2673E1BC" w:rsidR="00886910" w:rsidRPr="002E5C79" w:rsidDel="008D26A9" w:rsidRDefault="00886910">
            <w:pPr>
              <w:pStyle w:val="ListParagraph"/>
              <w:spacing w:after="0" w:line="276" w:lineRule="auto"/>
              <w:jc w:val="both"/>
              <w:rPr>
                <w:del w:id="23808" w:author="Rachel Shipsey" w:date="2025-06-23T15:21:00Z"/>
                <w:rFonts w:eastAsia="Times New Roman" w:cs="Arial"/>
                <w:b/>
                <w:bCs/>
                <w:color w:val="000000"/>
                <w:sz w:val="18"/>
                <w:szCs w:val="18"/>
              </w:rPr>
              <w:pPrChange w:id="23809" w:author="Rachel Shipsey" w:date="2025-06-23T15:41:00Z">
                <w:pPr/>
              </w:pPrChange>
            </w:pPr>
            <w:del w:id="23810" w:author="Rachel Shipsey" w:date="2025-06-23T15:21:00Z">
              <w:r w:rsidRPr="002E5C79" w:rsidDel="008D26A9">
                <w:rPr>
                  <w:rFonts w:eastAsia="Times New Roman" w:cs="Arial"/>
                  <w:b/>
                  <w:bCs/>
                  <w:color w:val="000000"/>
                  <w:sz w:val="18"/>
                  <w:szCs w:val="18"/>
                </w:rPr>
                <w:delText>Zonal/Regional workshops to disseminate the District Population Profiles and District data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C74D57" w14:textId="28D1371C" w:rsidR="00886910" w:rsidRPr="002E5C79" w:rsidDel="008D26A9" w:rsidRDefault="00886910">
            <w:pPr>
              <w:pStyle w:val="ListParagraph"/>
              <w:spacing w:after="0" w:line="276" w:lineRule="auto"/>
              <w:jc w:val="both"/>
              <w:rPr>
                <w:del w:id="23811" w:author="Rachel Shipsey" w:date="2025-06-23T15:21:00Z"/>
                <w:rFonts w:eastAsia="Times New Roman" w:cs="Arial"/>
                <w:color w:val="000000"/>
                <w:sz w:val="18"/>
                <w:szCs w:val="18"/>
              </w:rPr>
              <w:pPrChange w:id="23812" w:author="Rachel Shipsey" w:date="2025-06-23T15:41:00Z">
                <w:pPr/>
              </w:pPrChange>
            </w:pPr>
            <w:del w:id="23813" w:author="Rachel Shipsey" w:date="2025-06-23T15:21:00Z">
              <w:r w:rsidRPr="00A22DEC" w:rsidDel="008D26A9">
                <w:rPr>
                  <w:rFonts w:eastAsia="Times New Roman" w:cs="Arial"/>
                  <w:color w:val="000000"/>
                  <w:sz w:val="18"/>
                  <w:szCs w:val="18"/>
                </w:rPr>
                <w:delText>Regional workshops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DEEE43D" w14:textId="00C0C878" w:rsidR="00886910" w:rsidRPr="002E5C79" w:rsidDel="008D26A9" w:rsidRDefault="00886910">
            <w:pPr>
              <w:pStyle w:val="ListParagraph"/>
              <w:spacing w:after="0" w:line="276" w:lineRule="auto"/>
              <w:jc w:val="both"/>
              <w:rPr>
                <w:del w:id="23814" w:author="Rachel Shipsey" w:date="2025-06-23T15:21:00Z"/>
                <w:rFonts w:eastAsia="Times New Roman" w:cs="Arial"/>
                <w:sz w:val="18"/>
                <w:szCs w:val="18"/>
              </w:rPr>
              <w:pPrChange w:id="23815" w:author="Rachel Shipsey" w:date="2025-06-23T15:41:00Z">
                <w:pPr/>
              </w:pPrChange>
            </w:pPr>
            <w:del w:id="23816" w:author="Rachel Shipsey" w:date="2025-06-23T15:21:00Z">
              <w:r w:rsidDel="008D26A9">
                <w:rPr>
                  <w:rFonts w:eastAsia="Times New Roman" w:cs="Arial"/>
                  <w:sz w:val="18"/>
                  <w:szCs w:val="18"/>
                </w:rPr>
                <w:delText>Demography &amp; PR</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9072EEA" w14:textId="235FBFCE" w:rsidR="00886910" w:rsidRPr="002E5C79" w:rsidDel="008D26A9" w:rsidRDefault="00886910">
            <w:pPr>
              <w:pStyle w:val="ListParagraph"/>
              <w:spacing w:after="0" w:line="276" w:lineRule="auto"/>
              <w:jc w:val="both"/>
              <w:rPr>
                <w:del w:id="23817" w:author="Rachel Shipsey" w:date="2025-06-23T15:21:00Z"/>
                <w:rFonts w:eastAsia="Times New Roman" w:cs="Arial"/>
                <w:color w:val="000000"/>
                <w:sz w:val="18"/>
                <w:szCs w:val="18"/>
              </w:rPr>
              <w:pPrChange w:id="23818" w:author="Rachel Shipsey" w:date="2025-06-23T15:41:00Z">
                <w:pPr>
                  <w:jc w:val="right"/>
                </w:pPr>
              </w:pPrChange>
            </w:pPr>
            <w:del w:id="23819" w:author="Rachel Shipsey" w:date="2025-06-23T15:21:00Z">
              <w:r w:rsidRPr="002E5C79" w:rsidDel="008D26A9">
                <w:rPr>
                  <w:rFonts w:eastAsia="Times New Roman" w:cs="Arial"/>
                  <w:color w:val="000000"/>
                  <w:sz w:val="18"/>
                  <w:szCs w:val="18"/>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39FA426" w14:textId="6AD9B7F0" w:rsidR="00886910" w:rsidRPr="002E5C79" w:rsidDel="008D26A9" w:rsidRDefault="00886910">
            <w:pPr>
              <w:pStyle w:val="ListParagraph"/>
              <w:spacing w:after="0" w:line="276" w:lineRule="auto"/>
              <w:jc w:val="both"/>
              <w:rPr>
                <w:del w:id="23820" w:author="Rachel Shipsey" w:date="2025-06-23T15:21:00Z"/>
                <w:rFonts w:eastAsia="Times New Roman" w:cs="Arial"/>
                <w:color w:val="000000"/>
                <w:sz w:val="20"/>
                <w:szCs w:val="20"/>
              </w:rPr>
              <w:pPrChange w:id="23821" w:author="Rachel Shipsey" w:date="2025-06-23T15:41:00Z">
                <w:pPr>
                  <w:jc w:val="right"/>
                </w:pPr>
              </w:pPrChange>
            </w:pPr>
            <w:del w:id="23822" w:author="Rachel Shipsey" w:date="2025-06-23T15:21:00Z">
              <w:r w:rsidRPr="002E5C79" w:rsidDel="008D26A9">
                <w:rPr>
                  <w:rFonts w:eastAsia="Times New Roman" w:cs="Arial"/>
                  <w:color w:val="000000"/>
                  <w:sz w:val="20"/>
                  <w:szCs w:val="20"/>
                </w:rPr>
                <w:delText>-1.0</w:delText>
              </w:r>
            </w:del>
          </w:p>
        </w:tc>
      </w:tr>
      <w:tr w:rsidR="008F345F" w:rsidRPr="002E5C79" w:rsidDel="008D26A9" w14:paraId="03DBCE05" w14:textId="62F049C8" w:rsidTr="00D4265D">
        <w:trPr>
          <w:gridAfter w:val="1"/>
          <w:wAfter w:w="6" w:type="pct"/>
          <w:trHeight w:val="276"/>
          <w:del w:id="23823"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tcPr>
          <w:p w14:paraId="3AEB3F71" w14:textId="6E4A70C6" w:rsidR="00886910" w:rsidRPr="002E5C79" w:rsidDel="008D26A9" w:rsidRDefault="00886910">
            <w:pPr>
              <w:pStyle w:val="ListParagraph"/>
              <w:spacing w:after="0" w:line="276" w:lineRule="auto"/>
              <w:jc w:val="both"/>
              <w:rPr>
                <w:del w:id="23824" w:author="Rachel Shipsey" w:date="2025-06-23T15:21:00Z"/>
                <w:rFonts w:eastAsia="Times New Roman" w:cs="Arial"/>
                <w:color w:val="000000"/>
                <w:sz w:val="18"/>
                <w:szCs w:val="18"/>
              </w:rPr>
              <w:pPrChange w:id="23825" w:author="Rachel Shipsey" w:date="2025-06-23T15:41:00Z">
                <w:pPr>
                  <w:jc w:val="right"/>
                </w:pPr>
              </w:pPrChange>
            </w:pPr>
            <w:del w:id="23826" w:author="Rachel Shipsey" w:date="2025-06-23T15:21:00Z">
              <w:r w:rsidDel="008D26A9">
                <w:rPr>
                  <w:rFonts w:eastAsia="Times New Roman" w:cs="Arial"/>
                  <w:color w:val="000000"/>
                  <w:sz w:val="18"/>
                  <w:szCs w:val="18"/>
                </w:rPr>
                <w:delText>7</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DEDB0C2" w14:textId="67F0FE0F" w:rsidR="00886910" w:rsidRPr="002E5C79" w:rsidDel="008D26A9" w:rsidRDefault="00886910">
            <w:pPr>
              <w:pStyle w:val="ListParagraph"/>
              <w:spacing w:after="0" w:line="276" w:lineRule="auto"/>
              <w:jc w:val="both"/>
              <w:rPr>
                <w:del w:id="23827" w:author="Rachel Shipsey" w:date="2025-06-23T15:21:00Z"/>
                <w:rFonts w:eastAsia="Times New Roman" w:cs="Arial"/>
                <w:b/>
                <w:bCs/>
                <w:color w:val="000000"/>
                <w:sz w:val="18"/>
                <w:szCs w:val="18"/>
              </w:rPr>
              <w:pPrChange w:id="23828" w:author="Rachel Shipsey" w:date="2025-06-23T15:41:00Z">
                <w:pPr/>
              </w:pPrChange>
            </w:pPr>
            <w:del w:id="23829" w:author="Rachel Shipsey" w:date="2025-06-23T15:21:00Z">
              <w:r w:rsidRPr="002E5C79" w:rsidDel="008D26A9">
                <w:rPr>
                  <w:rFonts w:eastAsia="Times New Roman" w:cs="Arial"/>
                  <w:b/>
                  <w:bCs/>
                  <w:color w:val="000000"/>
                  <w:sz w:val="18"/>
                  <w:szCs w:val="18"/>
                </w:rPr>
                <w:delText>Press release, distribution of Census publications and seminars/workshops, etc.</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2A2F318" w14:textId="37A2A492" w:rsidR="00886910" w:rsidRPr="002E5C79" w:rsidDel="008D26A9" w:rsidRDefault="00886910">
            <w:pPr>
              <w:pStyle w:val="ListParagraph"/>
              <w:spacing w:after="0" w:line="276" w:lineRule="auto"/>
              <w:jc w:val="both"/>
              <w:rPr>
                <w:del w:id="23830" w:author="Rachel Shipsey" w:date="2025-06-23T15:21:00Z"/>
                <w:rFonts w:eastAsia="Times New Roman" w:cs="Arial"/>
                <w:color w:val="000000"/>
                <w:sz w:val="18"/>
                <w:szCs w:val="18"/>
              </w:rPr>
              <w:pPrChange w:id="23831" w:author="Rachel Shipsey" w:date="2025-06-23T15:41:00Z">
                <w:pPr/>
              </w:pPrChange>
            </w:pPr>
            <w:del w:id="23832" w:author="Rachel Shipsey" w:date="2025-06-23T15:21:00Z">
              <w:r w:rsidRPr="002E5C79" w:rsidDel="008D26A9">
                <w:rPr>
                  <w:rFonts w:eastAsia="Times New Roman" w:cs="Arial"/>
                  <w:color w:val="000000"/>
                  <w:sz w:val="18"/>
                  <w:szCs w:val="18"/>
                </w:rPr>
                <w:delText>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54B9DB" w14:textId="3D42D2FF" w:rsidR="00886910" w:rsidRPr="002E5C79" w:rsidDel="008D26A9" w:rsidRDefault="00886910">
            <w:pPr>
              <w:pStyle w:val="ListParagraph"/>
              <w:spacing w:after="0" w:line="276" w:lineRule="auto"/>
              <w:jc w:val="both"/>
              <w:rPr>
                <w:del w:id="23833" w:author="Rachel Shipsey" w:date="2025-06-23T15:21:00Z"/>
                <w:rFonts w:eastAsia="Times New Roman" w:cs="Arial"/>
                <w:color w:val="000000"/>
                <w:sz w:val="18"/>
                <w:szCs w:val="18"/>
              </w:rPr>
              <w:pPrChange w:id="23834" w:author="Rachel Shipsey" w:date="2025-06-23T15:41:00Z">
                <w:pPr/>
              </w:pPrChange>
            </w:pPr>
            <w:del w:id="23835" w:author="Rachel Shipsey" w:date="2025-06-23T15:21:00Z">
              <w:r w:rsidRPr="002E5C79" w:rsidDel="008D26A9">
                <w:rPr>
                  <w:rFonts w:eastAsia="Times New Roman" w:cs="Arial"/>
                  <w:color w:val="000000"/>
                  <w:sz w:val="18"/>
                  <w:szCs w:val="18"/>
                </w:rPr>
                <w:delText> </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ADAD434" w14:textId="2BB56134" w:rsidR="00886910" w:rsidRPr="002E5C79" w:rsidDel="008D26A9" w:rsidRDefault="00886910">
            <w:pPr>
              <w:pStyle w:val="ListParagraph"/>
              <w:spacing w:after="0" w:line="276" w:lineRule="auto"/>
              <w:jc w:val="both"/>
              <w:rPr>
                <w:del w:id="23836" w:author="Rachel Shipsey" w:date="2025-06-23T15:21:00Z"/>
                <w:rFonts w:eastAsia="Times New Roman" w:cs="Arial"/>
                <w:color w:val="000000"/>
                <w:sz w:val="18"/>
                <w:szCs w:val="18"/>
              </w:rPr>
              <w:pPrChange w:id="23837" w:author="Rachel Shipsey" w:date="2025-06-23T15:41:00Z">
                <w:pPr>
                  <w:jc w:val="right"/>
                </w:pPr>
              </w:pPrChange>
            </w:pPr>
            <w:del w:id="23838" w:author="Rachel Shipsey" w:date="2025-06-23T15:21:00Z">
              <w:r w:rsidRPr="002E5C79" w:rsidDel="008D26A9">
                <w:rPr>
                  <w:rFonts w:eastAsia="Times New Roman" w:cs="Arial"/>
                  <w:color w:val="000000"/>
                  <w:sz w:val="18"/>
                  <w:szCs w:val="18"/>
                </w:rPr>
                <w:delText>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0BB2EB" w14:textId="18C1EEBB" w:rsidR="00886910" w:rsidRPr="002E5C79" w:rsidDel="008D26A9" w:rsidRDefault="00886910">
            <w:pPr>
              <w:pStyle w:val="ListParagraph"/>
              <w:spacing w:after="0" w:line="276" w:lineRule="auto"/>
              <w:jc w:val="both"/>
              <w:rPr>
                <w:del w:id="23839" w:author="Rachel Shipsey" w:date="2025-06-23T15:21:00Z"/>
                <w:rFonts w:eastAsia="Times New Roman" w:cs="Arial"/>
                <w:color w:val="000000"/>
                <w:sz w:val="20"/>
                <w:szCs w:val="20"/>
              </w:rPr>
              <w:pPrChange w:id="23840" w:author="Rachel Shipsey" w:date="2025-06-23T15:41:00Z">
                <w:pPr>
                  <w:jc w:val="right"/>
                </w:pPr>
              </w:pPrChange>
            </w:pPr>
            <w:del w:id="23841" w:author="Rachel Shipsey" w:date="2025-06-23T15:21:00Z">
              <w:r w:rsidRPr="002E5C79" w:rsidDel="008D26A9">
                <w:rPr>
                  <w:rFonts w:eastAsia="Times New Roman" w:cs="Arial"/>
                  <w:color w:val="000000"/>
                  <w:sz w:val="20"/>
                  <w:szCs w:val="20"/>
                </w:rPr>
                <w:delText>-1.0</w:delText>
              </w:r>
            </w:del>
          </w:p>
        </w:tc>
      </w:tr>
      <w:tr w:rsidR="00927EDB" w:rsidRPr="002E5C79" w:rsidDel="008D26A9" w14:paraId="250EB68D" w14:textId="2046644F" w:rsidTr="00F71679">
        <w:trPr>
          <w:gridAfter w:val="1"/>
          <w:wAfter w:w="6" w:type="pct"/>
          <w:trHeight w:val="288"/>
          <w:del w:id="23842"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227B57D5" w14:textId="6492E4D4" w:rsidR="00091682" w:rsidRPr="002E5C79" w:rsidDel="008D26A9" w:rsidRDefault="00091682">
            <w:pPr>
              <w:pStyle w:val="ListParagraph"/>
              <w:spacing w:after="0" w:line="276" w:lineRule="auto"/>
              <w:jc w:val="both"/>
              <w:rPr>
                <w:del w:id="23843" w:author="Rachel Shipsey" w:date="2025-06-23T15:21:00Z"/>
                <w:rFonts w:eastAsia="Times New Roman" w:cs="Arial"/>
                <w:b/>
                <w:bCs/>
                <w:color w:val="000000"/>
                <w:sz w:val="18"/>
                <w:szCs w:val="18"/>
              </w:rPr>
              <w:pPrChange w:id="23844" w:author="Rachel Shipsey" w:date="2025-06-23T15:41:00Z">
                <w:pPr>
                  <w:jc w:val="center"/>
                </w:pPr>
              </w:pPrChange>
            </w:pPr>
            <w:del w:id="23845" w:author="Rachel Shipsey" w:date="2025-06-23T15:21:00Z">
              <w:r w:rsidRPr="002E5C79" w:rsidDel="008D26A9">
                <w:rPr>
                  <w:rFonts w:eastAsia="Times New Roman" w:cs="Arial"/>
                  <w:b/>
                  <w:bCs/>
                  <w:color w:val="000000"/>
                  <w:sz w:val="18"/>
                  <w:szCs w:val="18"/>
                </w:rPr>
                <w:delText>EVALUATION</w:delText>
              </w:r>
            </w:del>
          </w:p>
          <w:p w14:paraId="70E53AD3" w14:textId="72617806" w:rsidR="00091682" w:rsidRPr="002E5C79" w:rsidDel="008D26A9" w:rsidRDefault="00091682">
            <w:pPr>
              <w:pStyle w:val="ListParagraph"/>
              <w:spacing w:after="0" w:line="276" w:lineRule="auto"/>
              <w:jc w:val="both"/>
              <w:rPr>
                <w:del w:id="23846" w:author="Rachel Shipsey" w:date="2025-06-23T15:21:00Z"/>
                <w:rFonts w:eastAsia="Times New Roman" w:cs="Arial"/>
                <w:b/>
                <w:bCs/>
                <w:color w:val="000000"/>
                <w:sz w:val="20"/>
                <w:szCs w:val="20"/>
              </w:rPr>
              <w:pPrChange w:id="23847" w:author="Rachel Shipsey" w:date="2025-06-23T15:41:00Z">
                <w:pPr>
                  <w:jc w:val="center"/>
                </w:pPr>
              </w:pPrChange>
            </w:pPr>
          </w:p>
        </w:tc>
      </w:tr>
      <w:tr w:rsidR="00354DEA" w:rsidRPr="002E5C79" w:rsidDel="008D26A9" w14:paraId="3D963169" w14:textId="7AB728CE" w:rsidTr="00D4265D">
        <w:trPr>
          <w:gridAfter w:val="1"/>
          <w:wAfter w:w="6" w:type="pct"/>
          <w:trHeight w:val="264"/>
          <w:del w:id="2384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07E097A" w14:textId="05E50FBE" w:rsidR="00354DEA" w:rsidRPr="002E5C79" w:rsidDel="008D26A9" w:rsidRDefault="00354DEA">
            <w:pPr>
              <w:pStyle w:val="ListParagraph"/>
              <w:spacing w:after="0" w:line="276" w:lineRule="auto"/>
              <w:jc w:val="both"/>
              <w:rPr>
                <w:del w:id="23849" w:author="Rachel Shipsey" w:date="2025-06-23T15:21:00Z"/>
                <w:rFonts w:eastAsia="Times New Roman" w:cs="Arial"/>
                <w:sz w:val="18"/>
                <w:szCs w:val="18"/>
              </w:rPr>
              <w:pPrChange w:id="23850" w:author="Rachel Shipsey" w:date="2025-06-23T15:41:00Z">
                <w:pPr>
                  <w:jc w:val="right"/>
                </w:pPr>
              </w:pPrChange>
            </w:pPr>
            <w:del w:id="23851" w:author="Rachel Shipsey" w:date="2025-06-23T15:21:00Z">
              <w:r w:rsidDel="008D26A9">
                <w:rPr>
                  <w:rFonts w:eastAsia="Times New Roman" w:cs="Arial"/>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E3E6762" w14:textId="04A27680" w:rsidR="00354DEA" w:rsidRPr="002E5C79" w:rsidDel="008D26A9" w:rsidRDefault="00354DEA">
            <w:pPr>
              <w:pStyle w:val="ListParagraph"/>
              <w:spacing w:after="0" w:line="276" w:lineRule="auto"/>
              <w:jc w:val="both"/>
              <w:rPr>
                <w:del w:id="23852" w:author="Rachel Shipsey" w:date="2025-06-23T15:21:00Z"/>
                <w:rFonts w:eastAsia="Times New Roman" w:cs="Arial"/>
                <w:b/>
                <w:bCs/>
                <w:color w:val="000000"/>
                <w:sz w:val="18"/>
                <w:szCs w:val="18"/>
              </w:rPr>
              <w:pPrChange w:id="23853" w:author="Rachel Shipsey" w:date="2025-06-23T15:41:00Z">
                <w:pPr/>
              </w:pPrChange>
            </w:pPr>
            <w:del w:id="23854" w:author="Rachel Shipsey" w:date="2025-06-23T15:21:00Z">
              <w:r w:rsidRPr="002E5C79" w:rsidDel="008D26A9">
                <w:rPr>
                  <w:rFonts w:eastAsia="Times New Roman" w:cs="Arial"/>
                  <w:b/>
                  <w:bCs/>
                  <w:color w:val="000000"/>
                  <w:sz w:val="18"/>
                  <w:szCs w:val="18"/>
                </w:rPr>
                <w:delText>Process quality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B11012D" w14:textId="157E785D" w:rsidR="00354DEA" w:rsidRPr="002E5C79" w:rsidDel="008D26A9" w:rsidRDefault="00354DEA">
            <w:pPr>
              <w:pStyle w:val="ListParagraph"/>
              <w:spacing w:after="0" w:line="276" w:lineRule="auto"/>
              <w:jc w:val="both"/>
              <w:rPr>
                <w:del w:id="23855" w:author="Rachel Shipsey" w:date="2025-06-23T15:21:00Z"/>
                <w:rFonts w:eastAsia="Times New Roman" w:cs="Arial"/>
                <w:color w:val="000000"/>
                <w:sz w:val="18"/>
                <w:szCs w:val="18"/>
              </w:rPr>
              <w:pPrChange w:id="23856" w:author="Rachel Shipsey" w:date="2025-06-23T15:41:00Z">
                <w:pPr/>
              </w:pPrChange>
            </w:pPr>
            <w:del w:id="23857" w:author="Rachel Shipsey" w:date="2025-06-23T15:21:00Z">
              <w:r w:rsidRPr="002A73F0" w:rsidDel="008D26A9">
                <w:rPr>
                  <w:rFonts w:eastAsia="Times New Roman" w:cs="Arial"/>
                  <w:color w:val="000000"/>
                  <w:sz w:val="18"/>
                  <w:szCs w:val="18"/>
                </w:rPr>
                <w:delText>Report</w:delText>
              </w:r>
              <w:r w:rsidDel="008D26A9">
                <w:rPr>
                  <w:rFonts w:eastAsia="Times New Roman" w:cs="Arial"/>
                  <w:color w:val="000000"/>
                  <w:sz w:val="18"/>
                  <w:szCs w:val="18"/>
                </w:rPr>
                <w:delText xml:space="preserve"> quality assurance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6670EBC" w14:textId="2FDC3B56" w:rsidR="00354DEA" w:rsidRPr="002E5C79" w:rsidDel="008D26A9" w:rsidRDefault="00354DEA">
            <w:pPr>
              <w:pStyle w:val="ListParagraph"/>
              <w:spacing w:after="0" w:line="276" w:lineRule="auto"/>
              <w:jc w:val="both"/>
              <w:rPr>
                <w:del w:id="23858" w:author="Rachel Shipsey" w:date="2025-06-23T15:21:00Z"/>
                <w:rFonts w:eastAsia="Times New Roman" w:cs="Arial"/>
                <w:sz w:val="18"/>
                <w:szCs w:val="18"/>
              </w:rPr>
              <w:pPrChange w:id="23859"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0F45AAF" w14:textId="75C2F55E" w:rsidR="00354DEA" w:rsidRPr="002E5C79" w:rsidDel="008D26A9" w:rsidRDefault="00354DEA">
            <w:pPr>
              <w:pStyle w:val="ListParagraph"/>
              <w:spacing w:after="0" w:line="276" w:lineRule="auto"/>
              <w:jc w:val="both"/>
              <w:rPr>
                <w:del w:id="23860" w:author="Rachel Shipsey" w:date="2025-06-23T15:21:00Z"/>
                <w:rFonts w:eastAsia="Times New Roman" w:cs="Arial"/>
                <w:sz w:val="18"/>
                <w:szCs w:val="18"/>
              </w:rPr>
              <w:pPrChange w:id="23861" w:author="Rachel Shipsey" w:date="2025-06-23T15:41:00Z">
                <w:pPr>
                  <w:jc w:val="right"/>
                </w:pPr>
              </w:pPrChange>
            </w:pPr>
            <w:del w:id="23862" w:author="Rachel Shipsey" w:date="2025-06-23T15:21:00Z">
              <w:r w:rsidDel="008D26A9">
                <w:rPr>
                  <w:rFonts w:eastAsia="Times New Roman" w:cs="Arial"/>
                  <w:sz w:val="16"/>
                  <w:szCs w:val="16"/>
                </w:rPr>
                <w:delText>1.0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47ABCA" w14:textId="27797CD8" w:rsidR="00354DEA" w:rsidRPr="002E5C79" w:rsidDel="008D26A9" w:rsidRDefault="00354DEA">
            <w:pPr>
              <w:pStyle w:val="ListParagraph"/>
              <w:spacing w:after="0" w:line="276" w:lineRule="auto"/>
              <w:jc w:val="both"/>
              <w:rPr>
                <w:del w:id="23863" w:author="Rachel Shipsey" w:date="2025-06-23T15:21:00Z"/>
                <w:rFonts w:ascii="Times New Roman" w:eastAsia="Times New Roman" w:hAnsi="Times New Roman" w:cs="Times New Roman"/>
                <w:sz w:val="20"/>
                <w:szCs w:val="20"/>
              </w:rPr>
              <w:pPrChange w:id="23864" w:author="Rachel Shipsey" w:date="2025-06-23T15:41:00Z">
                <w:pPr>
                  <w:jc w:val="right"/>
                </w:pPr>
              </w:pPrChange>
            </w:pPr>
            <w:del w:id="23865" w:author="Rachel Shipsey" w:date="2025-06-23T15:21:00Z">
              <w:r w:rsidDel="008D26A9">
                <w:rPr>
                  <w:rFonts w:eastAsia="Times New Roman" w:cs="Arial"/>
                  <w:sz w:val="16"/>
                  <w:szCs w:val="16"/>
                </w:rPr>
                <w:delText>-1.0</w:delText>
              </w:r>
            </w:del>
          </w:p>
        </w:tc>
      </w:tr>
      <w:tr w:rsidR="00354DEA" w:rsidRPr="002E5C79" w:rsidDel="008D26A9" w14:paraId="52343C1E" w14:textId="456FD34F" w:rsidTr="00D4265D">
        <w:trPr>
          <w:gridAfter w:val="1"/>
          <w:wAfter w:w="6" w:type="pct"/>
          <w:trHeight w:val="276"/>
          <w:del w:id="2386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5F2587E" w14:textId="6826B41A" w:rsidR="00354DEA" w:rsidRPr="002E5C79" w:rsidDel="008D26A9" w:rsidRDefault="00354DEA">
            <w:pPr>
              <w:pStyle w:val="ListParagraph"/>
              <w:spacing w:after="0" w:line="276" w:lineRule="auto"/>
              <w:jc w:val="both"/>
              <w:rPr>
                <w:del w:id="23867" w:author="Rachel Shipsey" w:date="2025-06-23T15:21:00Z"/>
                <w:rFonts w:eastAsia="Times New Roman" w:cs="Arial"/>
                <w:sz w:val="18"/>
                <w:szCs w:val="18"/>
              </w:rPr>
              <w:pPrChange w:id="23868" w:author="Rachel Shipsey" w:date="2025-06-23T15:41:00Z">
                <w:pPr>
                  <w:jc w:val="right"/>
                </w:pPr>
              </w:pPrChange>
            </w:pPr>
            <w:del w:id="23869" w:author="Rachel Shipsey" w:date="2025-06-23T15:21:00Z">
              <w:r w:rsidDel="008D26A9">
                <w:rPr>
                  <w:rFonts w:eastAsia="Times New Roman" w:cs="Arial"/>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39C152" w14:textId="138085AB" w:rsidR="00354DEA" w:rsidRPr="002E5C79" w:rsidDel="008D26A9" w:rsidRDefault="00354DEA">
            <w:pPr>
              <w:pStyle w:val="ListParagraph"/>
              <w:spacing w:after="0" w:line="276" w:lineRule="auto"/>
              <w:jc w:val="both"/>
              <w:rPr>
                <w:del w:id="23870" w:author="Rachel Shipsey" w:date="2025-06-23T15:21:00Z"/>
                <w:rFonts w:eastAsia="Times New Roman" w:cs="Arial"/>
                <w:b/>
                <w:bCs/>
                <w:color w:val="000000"/>
                <w:sz w:val="18"/>
                <w:szCs w:val="18"/>
              </w:rPr>
              <w:pPrChange w:id="23871" w:author="Rachel Shipsey" w:date="2025-06-23T15:41:00Z">
                <w:pPr/>
              </w:pPrChange>
            </w:pPr>
            <w:del w:id="23872" w:author="Rachel Shipsey" w:date="2025-06-23T15:21:00Z">
              <w:r w:rsidRPr="002E5C79" w:rsidDel="008D26A9">
                <w:rPr>
                  <w:rFonts w:eastAsia="Times New Roman" w:cs="Arial"/>
                  <w:b/>
                  <w:bCs/>
                  <w:color w:val="000000"/>
                  <w:sz w:val="18"/>
                  <w:szCs w:val="18"/>
                </w:rPr>
                <w:delText>Data quality</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BBA680B" w14:textId="142542A6" w:rsidR="00354DEA" w:rsidRPr="002E5C79" w:rsidDel="008D26A9" w:rsidRDefault="00354DEA">
            <w:pPr>
              <w:pStyle w:val="ListParagraph"/>
              <w:spacing w:after="0" w:line="276" w:lineRule="auto"/>
              <w:jc w:val="both"/>
              <w:rPr>
                <w:del w:id="23873" w:author="Rachel Shipsey" w:date="2025-06-23T15:21:00Z"/>
                <w:rFonts w:eastAsia="Times New Roman" w:cs="Arial"/>
                <w:color w:val="000000"/>
                <w:sz w:val="18"/>
                <w:szCs w:val="18"/>
              </w:rPr>
              <w:pPrChange w:id="23874" w:author="Rachel Shipsey" w:date="2025-06-23T15:41:00Z">
                <w:pPr/>
              </w:pPrChange>
            </w:pPr>
            <w:del w:id="23875" w:author="Rachel Shipsey" w:date="2025-06-23T15:21:00Z">
              <w:r w:rsidDel="008D26A9">
                <w:rPr>
                  <w:rFonts w:eastAsia="Times New Roman" w:cs="Arial"/>
                  <w:color w:val="000000"/>
                  <w:sz w:val="18"/>
                  <w:szCs w:val="18"/>
                </w:rPr>
                <w:delText xml:space="preserve">Report on overall data quality </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362E36" w14:textId="747A8503" w:rsidR="00354DEA" w:rsidRPr="002E5C79" w:rsidDel="008D26A9" w:rsidRDefault="00354DEA">
            <w:pPr>
              <w:pStyle w:val="ListParagraph"/>
              <w:spacing w:after="0" w:line="276" w:lineRule="auto"/>
              <w:jc w:val="both"/>
              <w:rPr>
                <w:del w:id="23876" w:author="Rachel Shipsey" w:date="2025-06-23T15:21:00Z"/>
                <w:rFonts w:eastAsia="Times New Roman" w:cs="Arial"/>
                <w:sz w:val="18"/>
                <w:szCs w:val="18"/>
              </w:rPr>
              <w:pPrChange w:id="23877" w:author="Rachel Shipsey" w:date="2025-06-23T15:41:00Z">
                <w:pPr/>
              </w:pPrChange>
            </w:pPr>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1CAAD6F" w14:textId="0EC421C7" w:rsidR="00354DEA" w:rsidRPr="002E5C79" w:rsidDel="008D26A9" w:rsidRDefault="00354DEA">
            <w:pPr>
              <w:pStyle w:val="ListParagraph"/>
              <w:spacing w:after="0" w:line="276" w:lineRule="auto"/>
              <w:jc w:val="both"/>
              <w:rPr>
                <w:del w:id="23878" w:author="Rachel Shipsey" w:date="2025-06-23T15:21:00Z"/>
                <w:rFonts w:eastAsia="Times New Roman" w:cs="Arial"/>
                <w:sz w:val="18"/>
                <w:szCs w:val="18"/>
              </w:rPr>
              <w:pPrChange w:id="23879" w:author="Rachel Shipsey" w:date="2025-06-23T15:41:00Z">
                <w:pPr>
                  <w:jc w:val="right"/>
                </w:pPr>
              </w:pPrChange>
            </w:pPr>
            <w:del w:id="23880" w:author="Rachel Shipsey" w:date="2025-06-23T15:21:00Z">
              <w:r w:rsidDel="008D26A9">
                <w:rPr>
                  <w:rFonts w:eastAsia="Times New Roman" w:cs="Arial"/>
                  <w:sz w:val="16"/>
                  <w:szCs w:val="16"/>
                </w:rPr>
                <w:delText>1.0</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6C5637" w14:textId="4B3182B2" w:rsidR="00354DEA" w:rsidRPr="002E5C79" w:rsidDel="008D26A9" w:rsidRDefault="00354DEA">
            <w:pPr>
              <w:pStyle w:val="ListParagraph"/>
              <w:spacing w:after="0" w:line="276" w:lineRule="auto"/>
              <w:jc w:val="both"/>
              <w:rPr>
                <w:del w:id="23881" w:author="Rachel Shipsey" w:date="2025-06-23T15:21:00Z"/>
                <w:rFonts w:ascii="Times New Roman" w:eastAsia="Times New Roman" w:hAnsi="Times New Roman" w:cs="Times New Roman"/>
                <w:sz w:val="20"/>
                <w:szCs w:val="20"/>
              </w:rPr>
              <w:pPrChange w:id="23882" w:author="Rachel Shipsey" w:date="2025-06-23T15:41:00Z">
                <w:pPr>
                  <w:jc w:val="right"/>
                </w:pPr>
              </w:pPrChange>
            </w:pPr>
            <w:del w:id="23883" w:author="Rachel Shipsey" w:date="2025-06-23T15:21:00Z">
              <w:r w:rsidDel="008D26A9">
                <w:rPr>
                  <w:rFonts w:eastAsia="Times New Roman" w:cs="Arial"/>
                  <w:sz w:val="16"/>
                  <w:szCs w:val="16"/>
                </w:rPr>
                <w:delText>-1.0</w:delText>
              </w:r>
            </w:del>
          </w:p>
        </w:tc>
      </w:tr>
      <w:tr w:rsidR="00927EDB" w:rsidRPr="002E5C79" w:rsidDel="008D26A9" w14:paraId="659E1842" w14:textId="71E66903" w:rsidTr="00F71679">
        <w:trPr>
          <w:gridAfter w:val="1"/>
          <w:wAfter w:w="6" w:type="pct"/>
          <w:trHeight w:val="288"/>
          <w:del w:id="23884"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38F33752" w14:textId="1FFAC1B8" w:rsidR="00091682" w:rsidRPr="002E5C79" w:rsidDel="008D26A9" w:rsidRDefault="00091682">
            <w:pPr>
              <w:pStyle w:val="ListParagraph"/>
              <w:spacing w:after="0" w:line="276" w:lineRule="auto"/>
              <w:jc w:val="both"/>
              <w:rPr>
                <w:del w:id="23885" w:author="Rachel Shipsey" w:date="2025-06-23T15:21:00Z"/>
                <w:rFonts w:eastAsia="Times New Roman" w:cs="Arial"/>
                <w:b/>
                <w:bCs/>
                <w:color w:val="000000"/>
                <w:sz w:val="18"/>
                <w:szCs w:val="18"/>
              </w:rPr>
              <w:pPrChange w:id="23886" w:author="Rachel Shipsey" w:date="2025-06-23T15:41:00Z">
                <w:pPr>
                  <w:jc w:val="center"/>
                </w:pPr>
              </w:pPrChange>
            </w:pPr>
            <w:del w:id="23887" w:author="Rachel Shipsey" w:date="2025-06-23T15:21:00Z">
              <w:r w:rsidRPr="002E5C79" w:rsidDel="008D26A9">
                <w:rPr>
                  <w:rFonts w:eastAsia="Times New Roman" w:cs="Arial"/>
                  <w:b/>
                  <w:bCs/>
                  <w:color w:val="000000"/>
                  <w:sz w:val="18"/>
                  <w:szCs w:val="18"/>
                </w:rPr>
                <w:delText>UTILIZATION</w:delText>
              </w:r>
            </w:del>
          </w:p>
        </w:tc>
      </w:tr>
      <w:tr w:rsidR="000F3013" w:rsidRPr="002E5C79" w:rsidDel="008D26A9" w14:paraId="6932FCE1" w14:textId="10768B63" w:rsidTr="00D4265D">
        <w:trPr>
          <w:gridAfter w:val="1"/>
          <w:wAfter w:w="6" w:type="pct"/>
          <w:trHeight w:val="264"/>
          <w:del w:id="23888"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D158326" w14:textId="4C218219" w:rsidR="000F3013" w:rsidRPr="002E5C79" w:rsidDel="008D26A9" w:rsidRDefault="000F3013">
            <w:pPr>
              <w:pStyle w:val="ListParagraph"/>
              <w:spacing w:after="0" w:line="276" w:lineRule="auto"/>
              <w:jc w:val="both"/>
              <w:rPr>
                <w:del w:id="23889" w:author="Rachel Shipsey" w:date="2025-06-23T15:21:00Z"/>
                <w:rFonts w:eastAsia="Times New Roman" w:cs="Arial"/>
                <w:sz w:val="18"/>
                <w:szCs w:val="18"/>
              </w:rPr>
              <w:pPrChange w:id="23890" w:author="Rachel Shipsey" w:date="2025-06-23T15:41:00Z">
                <w:pPr>
                  <w:jc w:val="right"/>
                </w:pPr>
              </w:pPrChange>
            </w:pPr>
            <w:del w:id="23891" w:author="Rachel Shipsey" w:date="2025-06-23T15:21:00Z">
              <w:r w:rsidDel="008D26A9">
                <w:rPr>
                  <w:rFonts w:eastAsia="Times New Roman" w:cs="Arial"/>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554D94" w14:textId="66EE2677" w:rsidR="000F3013" w:rsidRPr="002E5C79" w:rsidDel="008D26A9" w:rsidRDefault="000F3013">
            <w:pPr>
              <w:pStyle w:val="ListParagraph"/>
              <w:spacing w:after="0" w:line="276" w:lineRule="auto"/>
              <w:jc w:val="both"/>
              <w:rPr>
                <w:del w:id="23892" w:author="Rachel Shipsey" w:date="2025-06-23T15:21:00Z"/>
                <w:rFonts w:eastAsia="Times New Roman" w:cs="Arial"/>
                <w:b/>
                <w:bCs/>
                <w:color w:val="000000"/>
                <w:sz w:val="18"/>
                <w:szCs w:val="18"/>
              </w:rPr>
              <w:pPrChange w:id="23893" w:author="Rachel Shipsey" w:date="2025-06-23T15:41:00Z">
                <w:pPr/>
              </w:pPrChange>
            </w:pPr>
            <w:del w:id="23894" w:author="Rachel Shipsey" w:date="2025-06-23T15:21:00Z">
              <w:r w:rsidRPr="002E5C79" w:rsidDel="008D26A9">
                <w:rPr>
                  <w:rFonts w:eastAsia="Times New Roman" w:cs="Arial"/>
                  <w:b/>
                  <w:bCs/>
                  <w:color w:val="000000"/>
                  <w:sz w:val="18"/>
                  <w:szCs w:val="18"/>
                </w:rPr>
                <w:delText>Use of small area data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C8DFB83" w14:textId="6EF07D19" w:rsidR="000F3013" w:rsidRPr="002E5C79" w:rsidDel="008D26A9" w:rsidRDefault="000F3013">
            <w:pPr>
              <w:pStyle w:val="ListParagraph"/>
              <w:spacing w:after="0" w:line="276" w:lineRule="auto"/>
              <w:jc w:val="both"/>
              <w:rPr>
                <w:del w:id="23895" w:author="Rachel Shipsey" w:date="2025-06-23T15:21:00Z"/>
                <w:rFonts w:eastAsia="Times New Roman" w:cs="Arial"/>
                <w:b/>
                <w:bCs/>
                <w:color w:val="000000"/>
                <w:sz w:val="18"/>
                <w:szCs w:val="18"/>
              </w:rPr>
              <w:pPrChange w:id="23896" w:author="Rachel Shipsey" w:date="2025-06-23T15:41:00Z">
                <w:pPr/>
              </w:pPrChange>
            </w:pPr>
            <w:del w:id="23897" w:author="Rachel Shipsey" w:date="2025-06-23T15:21:00Z">
              <w:r w:rsidDel="008D26A9">
                <w:rPr>
                  <w:rFonts w:eastAsia="Times New Roman" w:cs="Arial"/>
                  <w:color w:val="000000"/>
                  <w:sz w:val="16"/>
                  <w:szCs w:val="16"/>
                </w:rPr>
                <w:delText>Small area profile to support analysis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DF694C6" w14:textId="55FB91C4" w:rsidR="000F3013" w:rsidRPr="002E5C79" w:rsidDel="008D26A9" w:rsidRDefault="000F3013">
            <w:pPr>
              <w:pStyle w:val="ListParagraph"/>
              <w:spacing w:after="0" w:line="276" w:lineRule="auto"/>
              <w:jc w:val="both"/>
              <w:rPr>
                <w:del w:id="23898" w:author="Rachel Shipsey" w:date="2025-06-23T15:21:00Z"/>
                <w:rFonts w:eastAsia="Times New Roman" w:cs="Arial"/>
                <w:sz w:val="18"/>
                <w:szCs w:val="18"/>
              </w:rPr>
              <w:pPrChange w:id="23899" w:author="Rachel Shipsey" w:date="2025-06-23T15:41:00Z">
                <w:pPr/>
              </w:pPrChange>
            </w:pPr>
            <w:del w:id="23900" w:author="Rachel Shipsey" w:date="2025-06-23T15:21:00Z">
              <w:r w:rsidDel="008D26A9">
                <w:rPr>
                  <w:rFonts w:eastAsia="Times New Roman" w:cs="Arial"/>
                  <w:sz w:val="16"/>
                  <w:szCs w:val="16"/>
                </w:rPr>
                <w:delText>Demography &amp;IT</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8A7F527" w14:textId="2F13F567" w:rsidR="000F3013" w:rsidRPr="002E5C79" w:rsidDel="008D26A9" w:rsidRDefault="000F3013">
            <w:pPr>
              <w:pStyle w:val="ListParagraph"/>
              <w:spacing w:after="0" w:line="276" w:lineRule="auto"/>
              <w:jc w:val="both"/>
              <w:rPr>
                <w:del w:id="23901" w:author="Rachel Shipsey" w:date="2025-06-23T15:21:00Z"/>
                <w:rFonts w:eastAsia="Times New Roman" w:cs="Arial"/>
                <w:sz w:val="18"/>
                <w:szCs w:val="18"/>
              </w:rPr>
              <w:pPrChange w:id="23902" w:author="Rachel Shipsey" w:date="2025-06-23T15:41:00Z">
                <w:pPr>
                  <w:jc w:val="right"/>
                </w:pPr>
              </w:pPrChange>
            </w:pPr>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E7492DD" w14:textId="24E21619" w:rsidR="000F3013" w:rsidRPr="002E5C79" w:rsidDel="008D26A9" w:rsidRDefault="000F3013">
            <w:pPr>
              <w:pStyle w:val="ListParagraph"/>
              <w:spacing w:after="0" w:line="276" w:lineRule="auto"/>
              <w:jc w:val="both"/>
              <w:rPr>
                <w:del w:id="23903" w:author="Rachel Shipsey" w:date="2025-06-23T15:21:00Z"/>
                <w:rFonts w:ascii="Times New Roman" w:eastAsia="Times New Roman" w:hAnsi="Times New Roman" w:cs="Times New Roman"/>
                <w:sz w:val="20"/>
                <w:szCs w:val="20"/>
              </w:rPr>
              <w:pPrChange w:id="23904" w:author="Rachel Shipsey" w:date="2025-06-23T15:41:00Z">
                <w:pPr>
                  <w:jc w:val="right"/>
                </w:pPr>
              </w:pPrChange>
            </w:pPr>
            <w:del w:id="23905" w:author="Rachel Shipsey" w:date="2025-06-23T15:21:00Z">
              <w:r w:rsidDel="008D26A9">
                <w:rPr>
                  <w:rFonts w:eastAsia="Times New Roman" w:cs="Arial"/>
                  <w:sz w:val="16"/>
                  <w:szCs w:val="16"/>
                </w:rPr>
                <w:delText>2</w:delText>
              </w:r>
            </w:del>
          </w:p>
        </w:tc>
      </w:tr>
      <w:tr w:rsidR="000F3013" w:rsidRPr="002E5C79" w:rsidDel="008D26A9" w14:paraId="44D5DEEA" w14:textId="1BB4718B" w:rsidTr="00D4265D">
        <w:trPr>
          <w:gridAfter w:val="1"/>
          <w:wAfter w:w="6" w:type="pct"/>
          <w:trHeight w:val="264"/>
          <w:del w:id="2390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41C2059" w14:textId="30159503" w:rsidR="000F3013" w:rsidRPr="002E5C79" w:rsidDel="008D26A9" w:rsidRDefault="000F3013">
            <w:pPr>
              <w:pStyle w:val="ListParagraph"/>
              <w:spacing w:after="0" w:line="276" w:lineRule="auto"/>
              <w:jc w:val="both"/>
              <w:rPr>
                <w:del w:id="23907" w:author="Rachel Shipsey" w:date="2025-06-23T15:21:00Z"/>
                <w:rFonts w:eastAsia="Times New Roman" w:cs="Arial"/>
                <w:sz w:val="18"/>
                <w:szCs w:val="18"/>
              </w:rPr>
              <w:pPrChange w:id="23908" w:author="Rachel Shipsey" w:date="2025-06-23T15:41:00Z">
                <w:pPr>
                  <w:jc w:val="right"/>
                </w:pPr>
              </w:pPrChange>
            </w:pPr>
            <w:del w:id="23909" w:author="Rachel Shipsey" w:date="2025-06-23T15:21:00Z">
              <w:r w:rsidDel="008D26A9">
                <w:rPr>
                  <w:rFonts w:eastAsia="Times New Roman" w:cs="Arial"/>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611E3A8" w14:textId="3E9CEA8B" w:rsidR="000F3013" w:rsidRPr="002E5C79" w:rsidDel="008D26A9" w:rsidRDefault="000F3013">
            <w:pPr>
              <w:pStyle w:val="ListParagraph"/>
              <w:spacing w:after="0" w:line="276" w:lineRule="auto"/>
              <w:jc w:val="both"/>
              <w:rPr>
                <w:del w:id="23910" w:author="Rachel Shipsey" w:date="2025-06-23T15:21:00Z"/>
                <w:rFonts w:eastAsia="Times New Roman" w:cs="Arial"/>
                <w:b/>
                <w:bCs/>
                <w:color w:val="000000"/>
                <w:sz w:val="18"/>
                <w:szCs w:val="18"/>
              </w:rPr>
              <w:pPrChange w:id="23911" w:author="Rachel Shipsey" w:date="2025-06-23T15:41:00Z">
                <w:pPr/>
              </w:pPrChange>
            </w:pPr>
            <w:del w:id="23912" w:author="Rachel Shipsey" w:date="2025-06-23T15:21:00Z">
              <w:r w:rsidRPr="002E5C79" w:rsidDel="008D26A9">
                <w:rPr>
                  <w:rFonts w:eastAsia="Times New Roman" w:cs="Arial"/>
                  <w:b/>
                  <w:bCs/>
                  <w:color w:val="000000"/>
                  <w:sz w:val="18"/>
                  <w:szCs w:val="18"/>
                </w:rPr>
                <w:delText>Cross-cutting and emerging social issues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7575809" w14:textId="1027ED82" w:rsidR="000F3013" w:rsidRPr="002E5C79" w:rsidDel="008D26A9" w:rsidRDefault="000F3013">
            <w:pPr>
              <w:pStyle w:val="ListParagraph"/>
              <w:spacing w:after="0" w:line="276" w:lineRule="auto"/>
              <w:jc w:val="both"/>
              <w:rPr>
                <w:del w:id="23913" w:author="Rachel Shipsey" w:date="2025-06-23T15:21:00Z"/>
                <w:rFonts w:eastAsia="Times New Roman" w:cs="Arial"/>
                <w:b/>
                <w:bCs/>
                <w:color w:val="000000"/>
                <w:sz w:val="18"/>
                <w:szCs w:val="18"/>
              </w:rPr>
              <w:pPrChange w:id="23914" w:author="Rachel Shipsey" w:date="2025-06-23T15:41:00Z">
                <w:pPr/>
              </w:pPrChange>
            </w:pPr>
            <w:del w:id="23915" w:author="Rachel Shipsey" w:date="2025-06-23T15:21:00Z">
              <w:r w:rsidDel="008D26A9">
                <w:rPr>
                  <w:rFonts w:eastAsia="Times New Roman" w:cs="Arial"/>
                  <w:color w:val="000000"/>
                  <w:sz w:val="16"/>
                  <w:szCs w:val="16"/>
                </w:rPr>
                <w:delText>Identified and analysis undertaken</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CD906FF" w14:textId="3C2091FB" w:rsidR="000F3013" w:rsidRPr="002E5C79" w:rsidDel="008D26A9" w:rsidRDefault="000F3013">
            <w:pPr>
              <w:pStyle w:val="ListParagraph"/>
              <w:spacing w:after="0" w:line="276" w:lineRule="auto"/>
              <w:jc w:val="both"/>
              <w:rPr>
                <w:del w:id="23916" w:author="Rachel Shipsey" w:date="2025-06-23T15:21:00Z"/>
                <w:rFonts w:eastAsia="Times New Roman" w:cs="Arial"/>
                <w:sz w:val="18"/>
                <w:szCs w:val="18"/>
              </w:rPr>
              <w:pPrChange w:id="23917" w:author="Rachel Shipsey" w:date="2025-06-23T15:41:00Z">
                <w:pPr/>
              </w:pPrChange>
            </w:pPr>
            <w:del w:id="23918"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7DF17D" w14:textId="488D24B2" w:rsidR="000F3013" w:rsidRPr="002E5C79" w:rsidDel="008D26A9" w:rsidRDefault="000F3013">
            <w:pPr>
              <w:pStyle w:val="ListParagraph"/>
              <w:spacing w:after="0" w:line="276" w:lineRule="auto"/>
              <w:jc w:val="both"/>
              <w:rPr>
                <w:del w:id="23919" w:author="Rachel Shipsey" w:date="2025-06-23T15:21:00Z"/>
                <w:rFonts w:eastAsia="Times New Roman" w:cs="Arial"/>
                <w:sz w:val="18"/>
                <w:szCs w:val="18"/>
              </w:rPr>
              <w:pPrChange w:id="23920" w:author="Rachel Shipsey" w:date="2025-06-23T15:41:00Z">
                <w:pPr>
                  <w:jc w:val="right"/>
                </w:pPr>
              </w:pPrChange>
            </w:pPr>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4A62493" w14:textId="5F31FC99" w:rsidR="000F3013" w:rsidRPr="002E5C79" w:rsidDel="008D26A9" w:rsidRDefault="000F3013">
            <w:pPr>
              <w:pStyle w:val="ListParagraph"/>
              <w:spacing w:after="0" w:line="276" w:lineRule="auto"/>
              <w:jc w:val="both"/>
              <w:rPr>
                <w:del w:id="23921" w:author="Rachel Shipsey" w:date="2025-06-23T15:21:00Z"/>
                <w:rFonts w:ascii="Times New Roman" w:eastAsia="Times New Roman" w:hAnsi="Times New Roman" w:cs="Times New Roman"/>
                <w:sz w:val="20"/>
                <w:szCs w:val="20"/>
              </w:rPr>
              <w:pPrChange w:id="23922" w:author="Rachel Shipsey" w:date="2025-06-23T15:41:00Z">
                <w:pPr>
                  <w:jc w:val="right"/>
                </w:pPr>
              </w:pPrChange>
            </w:pPr>
            <w:del w:id="23923" w:author="Rachel Shipsey" w:date="2025-06-23T15:21:00Z">
              <w:r w:rsidDel="008D26A9">
                <w:rPr>
                  <w:rFonts w:eastAsia="Times New Roman" w:cs="Arial"/>
                  <w:sz w:val="16"/>
                  <w:szCs w:val="16"/>
                </w:rPr>
                <w:delText>2</w:delText>
              </w:r>
            </w:del>
          </w:p>
        </w:tc>
      </w:tr>
      <w:tr w:rsidR="000F3013" w:rsidRPr="002E5C79" w:rsidDel="008D26A9" w14:paraId="5C81DE47" w14:textId="6D994300" w:rsidTr="00D4265D">
        <w:trPr>
          <w:gridAfter w:val="1"/>
          <w:wAfter w:w="6" w:type="pct"/>
          <w:trHeight w:val="276"/>
          <w:del w:id="23924"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BD583BC" w14:textId="3C2710B8" w:rsidR="000F3013" w:rsidRPr="002E5C79" w:rsidDel="008D26A9" w:rsidRDefault="000F3013">
            <w:pPr>
              <w:pStyle w:val="ListParagraph"/>
              <w:spacing w:after="0" w:line="276" w:lineRule="auto"/>
              <w:jc w:val="both"/>
              <w:rPr>
                <w:del w:id="23925" w:author="Rachel Shipsey" w:date="2025-06-23T15:21:00Z"/>
                <w:rFonts w:eastAsia="Times New Roman" w:cs="Arial"/>
                <w:sz w:val="18"/>
                <w:szCs w:val="18"/>
              </w:rPr>
              <w:pPrChange w:id="23926" w:author="Rachel Shipsey" w:date="2025-06-23T15:41:00Z">
                <w:pPr>
                  <w:jc w:val="right"/>
                </w:pPr>
              </w:pPrChange>
            </w:pPr>
            <w:del w:id="23927" w:author="Rachel Shipsey" w:date="2025-06-23T15:21:00Z">
              <w:r w:rsidDel="008D26A9">
                <w:rPr>
                  <w:rFonts w:eastAsia="Times New Roman" w:cs="Arial"/>
                  <w:sz w:val="18"/>
                  <w:szCs w:val="18"/>
                </w:rPr>
                <w:delText>3</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2B9D23" w14:textId="7831F013" w:rsidR="000F3013" w:rsidRPr="002E5C79" w:rsidDel="008D26A9" w:rsidRDefault="000F3013">
            <w:pPr>
              <w:pStyle w:val="ListParagraph"/>
              <w:spacing w:after="0" w:line="276" w:lineRule="auto"/>
              <w:jc w:val="both"/>
              <w:rPr>
                <w:del w:id="23928" w:author="Rachel Shipsey" w:date="2025-06-23T15:21:00Z"/>
                <w:rFonts w:eastAsia="Times New Roman" w:cs="Arial"/>
                <w:b/>
                <w:bCs/>
                <w:color w:val="000000"/>
                <w:sz w:val="18"/>
                <w:szCs w:val="18"/>
              </w:rPr>
              <w:pPrChange w:id="23929" w:author="Rachel Shipsey" w:date="2025-06-23T15:41:00Z">
                <w:pPr/>
              </w:pPrChange>
            </w:pPr>
            <w:del w:id="23930" w:author="Rachel Shipsey" w:date="2025-06-23T15:21:00Z">
              <w:r w:rsidRPr="002E5C79" w:rsidDel="008D26A9">
                <w:rPr>
                  <w:rFonts w:eastAsia="Times New Roman" w:cs="Arial"/>
                  <w:b/>
                  <w:bCs/>
                  <w:color w:val="000000"/>
                  <w:sz w:val="18"/>
                  <w:szCs w:val="18"/>
                </w:rPr>
                <w:delText>Promotion of and training on uses of census data</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9381964" w14:textId="1534FC2A" w:rsidR="000F3013" w:rsidRPr="002E5C79" w:rsidDel="008D26A9" w:rsidRDefault="000F3013">
            <w:pPr>
              <w:pStyle w:val="ListParagraph"/>
              <w:spacing w:after="0" w:line="276" w:lineRule="auto"/>
              <w:jc w:val="both"/>
              <w:rPr>
                <w:del w:id="23931" w:author="Rachel Shipsey" w:date="2025-06-23T15:21:00Z"/>
                <w:rFonts w:eastAsia="Times New Roman" w:cs="Arial"/>
                <w:b/>
                <w:bCs/>
                <w:color w:val="000000"/>
                <w:sz w:val="18"/>
                <w:szCs w:val="18"/>
              </w:rPr>
              <w:pPrChange w:id="23932" w:author="Rachel Shipsey" w:date="2025-06-23T15:41:00Z">
                <w:pPr/>
              </w:pPrChange>
            </w:pPr>
            <w:del w:id="23933" w:author="Rachel Shipsey" w:date="2025-06-23T15:21:00Z">
              <w:r w:rsidRPr="00F01113" w:rsidDel="008D26A9">
                <w:rPr>
                  <w:rFonts w:eastAsia="Times New Roman" w:cs="Arial"/>
                  <w:color w:val="000000"/>
                  <w:sz w:val="16"/>
                  <w:szCs w:val="16"/>
                </w:rPr>
                <w:delText>In country regional trainings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832C45B" w14:textId="0DEFE2E0" w:rsidR="000F3013" w:rsidRPr="002E5C79" w:rsidDel="008D26A9" w:rsidRDefault="000F3013">
            <w:pPr>
              <w:pStyle w:val="ListParagraph"/>
              <w:spacing w:after="0" w:line="276" w:lineRule="auto"/>
              <w:jc w:val="both"/>
              <w:rPr>
                <w:del w:id="23934" w:author="Rachel Shipsey" w:date="2025-06-23T15:21:00Z"/>
                <w:rFonts w:eastAsia="Times New Roman" w:cs="Arial"/>
                <w:sz w:val="18"/>
                <w:szCs w:val="18"/>
              </w:rPr>
              <w:pPrChange w:id="23935" w:author="Rachel Shipsey" w:date="2025-06-23T15:41:00Z">
                <w:pPr/>
              </w:pPrChange>
            </w:pPr>
            <w:del w:id="23936" w:author="Rachel Shipsey" w:date="2025-06-23T15:21:00Z">
              <w:r w:rsidDel="008D26A9">
                <w:rPr>
                  <w:rFonts w:eastAsia="Times New Roman" w:cs="Arial"/>
                  <w:sz w:val="16"/>
                  <w:szCs w:val="16"/>
                </w:rPr>
                <w:delText>Demography</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2EC2268" w14:textId="46DF57E2" w:rsidR="000F3013" w:rsidRPr="002E5C79" w:rsidDel="008D26A9" w:rsidRDefault="000F3013">
            <w:pPr>
              <w:pStyle w:val="ListParagraph"/>
              <w:spacing w:after="0" w:line="276" w:lineRule="auto"/>
              <w:jc w:val="both"/>
              <w:rPr>
                <w:del w:id="23937" w:author="Rachel Shipsey" w:date="2025-06-23T15:21:00Z"/>
                <w:rFonts w:eastAsia="Times New Roman" w:cs="Arial"/>
                <w:sz w:val="18"/>
                <w:szCs w:val="18"/>
              </w:rPr>
              <w:pPrChange w:id="23938" w:author="Rachel Shipsey" w:date="2025-06-23T15:41:00Z">
                <w:pPr>
                  <w:jc w:val="right"/>
                </w:pPr>
              </w:pPrChange>
            </w:pPr>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7F0D0AA" w14:textId="5B4E8034" w:rsidR="000F3013" w:rsidRPr="002E5C79" w:rsidDel="008D26A9" w:rsidRDefault="000F3013">
            <w:pPr>
              <w:pStyle w:val="ListParagraph"/>
              <w:spacing w:after="0" w:line="276" w:lineRule="auto"/>
              <w:jc w:val="both"/>
              <w:rPr>
                <w:del w:id="23939" w:author="Rachel Shipsey" w:date="2025-06-23T15:21:00Z"/>
                <w:rFonts w:ascii="Times New Roman" w:eastAsia="Times New Roman" w:hAnsi="Times New Roman" w:cs="Times New Roman"/>
                <w:sz w:val="20"/>
                <w:szCs w:val="20"/>
              </w:rPr>
              <w:pPrChange w:id="23940" w:author="Rachel Shipsey" w:date="2025-06-23T15:41:00Z">
                <w:pPr>
                  <w:jc w:val="right"/>
                </w:pPr>
              </w:pPrChange>
            </w:pPr>
            <w:del w:id="23941" w:author="Rachel Shipsey" w:date="2025-06-23T15:21:00Z">
              <w:r w:rsidDel="008D26A9">
                <w:rPr>
                  <w:rFonts w:eastAsia="Times New Roman" w:cs="Arial"/>
                  <w:sz w:val="16"/>
                  <w:szCs w:val="16"/>
                </w:rPr>
                <w:delText>2</w:delText>
              </w:r>
            </w:del>
          </w:p>
        </w:tc>
      </w:tr>
      <w:tr w:rsidR="00927EDB" w:rsidRPr="002E5C79" w:rsidDel="008D26A9" w14:paraId="1377D6C5" w14:textId="4584C650" w:rsidTr="00F71679">
        <w:trPr>
          <w:gridAfter w:val="1"/>
          <w:wAfter w:w="6" w:type="pct"/>
          <w:trHeight w:val="288"/>
          <w:del w:id="23942" w:author="Rachel Shipsey" w:date="2025-06-23T15:21:00Z"/>
        </w:trPr>
        <w:tc>
          <w:tcPr>
            <w:tcW w:w="4994" w:type="pct"/>
            <w:gridSpan w:val="13"/>
            <w:tcBorders>
              <w:top w:val="dashed" w:sz="4" w:space="0" w:color="2E74B5" w:themeColor="accent5" w:themeShade="BF"/>
              <w:left w:val="single" w:sz="4" w:space="0" w:color="auto"/>
              <w:bottom w:val="dashed" w:sz="4" w:space="0" w:color="2E74B5" w:themeColor="accent5" w:themeShade="BF"/>
              <w:right w:val="single" w:sz="4" w:space="0" w:color="auto"/>
            </w:tcBorders>
            <w:shd w:val="clear" w:color="auto" w:fill="DDEBF7"/>
            <w:noWrap/>
            <w:vAlign w:val="bottom"/>
            <w:hideMark/>
          </w:tcPr>
          <w:p w14:paraId="7D391F6F" w14:textId="0A8C5AD1" w:rsidR="00091682" w:rsidRPr="002E5C79" w:rsidDel="008D26A9" w:rsidRDefault="00091682">
            <w:pPr>
              <w:pStyle w:val="ListParagraph"/>
              <w:spacing w:after="0" w:line="276" w:lineRule="auto"/>
              <w:jc w:val="both"/>
              <w:rPr>
                <w:del w:id="23943" w:author="Rachel Shipsey" w:date="2025-06-23T15:21:00Z"/>
                <w:rFonts w:eastAsia="Times New Roman" w:cs="Arial"/>
                <w:b/>
                <w:bCs/>
                <w:color w:val="000000"/>
                <w:sz w:val="18"/>
                <w:szCs w:val="18"/>
              </w:rPr>
              <w:pPrChange w:id="23944" w:author="Rachel Shipsey" w:date="2025-06-23T15:41:00Z">
                <w:pPr>
                  <w:jc w:val="center"/>
                </w:pPr>
              </w:pPrChange>
            </w:pPr>
            <w:del w:id="23945" w:author="Rachel Shipsey" w:date="2025-06-23T15:21:00Z">
              <w:r w:rsidRPr="002E5C79" w:rsidDel="008D26A9">
                <w:rPr>
                  <w:rFonts w:eastAsia="Times New Roman" w:cs="Arial"/>
                  <w:b/>
                  <w:bCs/>
                  <w:color w:val="000000"/>
                  <w:sz w:val="18"/>
                  <w:szCs w:val="18"/>
                </w:rPr>
                <w:delText>DOCUMENTATION AND ARCHIVING</w:delText>
              </w:r>
            </w:del>
          </w:p>
        </w:tc>
      </w:tr>
      <w:tr w:rsidR="00133DBA" w:rsidRPr="002E5C79" w:rsidDel="008D26A9" w14:paraId="7FBD81D7" w14:textId="1F8CC483" w:rsidTr="00D4265D">
        <w:trPr>
          <w:gridAfter w:val="1"/>
          <w:wAfter w:w="6" w:type="pct"/>
          <w:trHeight w:val="264"/>
          <w:del w:id="23946"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776F757" w14:textId="7804E7FC" w:rsidR="00133DBA" w:rsidRPr="002E5C79" w:rsidDel="008D26A9" w:rsidRDefault="00133DBA">
            <w:pPr>
              <w:pStyle w:val="ListParagraph"/>
              <w:spacing w:after="0" w:line="276" w:lineRule="auto"/>
              <w:jc w:val="both"/>
              <w:rPr>
                <w:del w:id="23947" w:author="Rachel Shipsey" w:date="2025-06-23T15:21:00Z"/>
                <w:rFonts w:eastAsia="Times New Roman" w:cs="Arial"/>
                <w:sz w:val="18"/>
                <w:szCs w:val="18"/>
              </w:rPr>
              <w:pPrChange w:id="23948" w:author="Rachel Shipsey" w:date="2025-06-23T15:41:00Z">
                <w:pPr>
                  <w:jc w:val="right"/>
                </w:pPr>
              </w:pPrChange>
            </w:pPr>
            <w:del w:id="23949" w:author="Rachel Shipsey" w:date="2025-06-23T15:21:00Z">
              <w:r w:rsidDel="008D26A9">
                <w:rPr>
                  <w:rFonts w:eastAsia="Times New Roman" w:cs="Arial"/>
                  <w:sz w:val="18"/>
                  <w:szCs w:val="18"/>
                </w:rPr>
                <w:delText>1</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9FBB227" w14:textId="36DFE54B" w:rsidR="00133DBA" w:rsidRPr="002E5C79" w:rsidDel="008D26A9" w:rsidRDefault="00133DBA">
            <w:pPr>
              <w:pStyle w:val="ListParagraph"/>
              <w:spacing w:after="0" w:line="276" w:lineRule="auto"/>
              <w:jc w:val="both"/>
              <w:rPr>
                <w:del w:id="23950" w:author="Rachel Shipsey" w:date="2025-06-23T15:21:00Z"/>
                <w:rFonts w:eastAsia="Times New Roman" w:cs="Arial"/>
                <w:b/>
                <w:bCs/>
                <w:color w:val="000000"/>
                <w:sz w:val="18"/>
                <w:szCs w:val="18"/>
              </w:rPr>
              <w:pPrChange w:id="23951" w:author="Rachel Shipsey" w:date="2025-06-23T15:41:00Z">
                <w:pPr/>
              </w:pPrChange>
            </w:pPr>
            <w:del w:id="23952" w:author="Rachel Shipsey" w:date="2025-06-23T15:21:00Z">
              <w:r w:rsidRPr="002E5C79" w:rsidDel="008D26A9">
                <w:rPr>
                  <w:rFonts w:eastAsia="Times New Roman" w:cs="Arial"/>
                  <w:b/>
                  <w:bCs/>
                  <w:color w:val="000000"/>
                  <w:sz w:val="18"/>
                  <w:szCs w:val="18"/>
                </w:rPr>
                <w:delText>Documenting census operations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37EE4B39" w14:textId="42BA49CD" w:rsidR="00133DBA" w:rsidRPr="002E5C79" w:rsidDel="008D26A9" w:rsidRDefault="00133DBA">
            <w:pPr>
              <w:pStyle w:val="ListParagraph"/>
              <w:spacing w:after="0" w:line="276" w:lineRule="auto"/>
              <w:jc w:val="both"/>
              <w:rPr>
                <w:del w:id="23953" w:author="Rachel Shipsey" w:date="2025-06-23T15:21:00Z"/>
                <w:rFonts w:eastAsia="Times New Roman" w:cs="Arial"/>
                <w:b/>
                <w:bCs/>
                <w:color w:val="000000"/>
                <w:sz w:val="18"/>
                <w:szCs w:val="18"/>
              </w:rPr>
              <w:pPrChange w:id="23954" w:author="Rachel Shipsey" w:date="2025-06-23T15:41:00Z">
                <w:pPr/>
              </w:pPrChange>
            </w:pPr>
            <w:del w:id="23955" w:author="Rachel Shipsey" w:date="2025-06-23T15:21:00Z">
              <w:r w:rsidRPr="004C77F0" w:rsidDel="008D26A9">
                <w:rPr>
                  <w:rFonts w:eastAsia="Times New Roman" w:cs="Arial"/>
                  <w:color w:val="000000"/>
                  <w:sz w:val="16"/>
                  <w:szCs w:val="16"/>
                </w:rPr>
                <w:delText>A documentation file</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4BC8A75E" w14:textId="5733CD8A" w:rsidR="00133DBA" w:rsidRPr="002E5C79" w:rsidDel="008D26A9" w:rsidRDefault="00133DBA">
            <w:pPr>
              <w:pStyle w:val="ListParagraph"/>
              <w:spacing w:after="0" w:line="276" w:lineRule="auto"/>
              <w:jc w:val="both"/>
              <w:rPr>
                <w:del w:id="23956" w:author="Rachel Shipsey" w:date="2025-06-23T15:21:00Z"/>
                <w:rFonts w:eastAsia="Times New Roman" w:cs="Arial"/>
                <w:sz w:val="18"/>
                <w:szCs w:val="18"/>
              </w:rPr>
              <w:pPrChange w:id="23957" w:author="Rachel Shipsey" w:date="2025-06-23T15:41:00Z">
                <w:pPr/>
              </w:pPrChange>
            </w:pPr>
            <w:del w:id="23958" w:author="Rachel Shipsey" w:date="2025-06-23T15:21:00Z">
              <w:r w:rsidDel="008D26A9">
                <w:rPr>
                  <w:rFonts w:eastAsia="Times New Roman" w:cs="Arial"/>
                  <w:sz w:val="16"/>
                  <w:szCs w:val="16"/>
                </w:rPr>
                <w:delText>Documentation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1575C7AE" w14:textId="1CB67C5E" w:rsidR="00133DBA" w:rsidRPr="002E5C79" w:rsidDel="008D26A9" w:rsidRDefault="00133DBA">
            <w:pPr>
              <w:pStyle w:val="ListParagraph"/>
              <w:spacing w:after="0" w:line="276" w:lineRule="auto"/>
              <w:jc w:val="both"/>
              <w:rPr>
                <w:del w:id="23959" w:author="Rachel Shipsey" w:date="2025-06-23T15:21:00Z"/>
                <w:rFonts w:eastAsia="Times New Roman" w:cs="Arial"/>
                <w:sz w:val="18"/>
                <w:szCs w:val="18"/>
              </w:rPr>
              <w:pPrChange w:id="23960" w:author="Rachel Shipsey" w:date="2025-06-23T15:41:00Z">
                <w:pPr>
                  <w:jc w:val="right"/>
                </w:pPr>
              </w:pPrChange>
            </w:pPr>
            <w:del w:id="23961" w:author="Rachel Shipsey" w:date="2025-06-23T15:21:00Z">
              <w:r w:rsidDel="008D26A9">
                <w:rPr>
                  <w:rFonts w:eastAsia="Times New Roman" w:cs="Arial"/>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627A0FD0" w14:textId="3A21036A" w:rsidR="00133DBA" w:rsidRPr="002E5C79" w:rsidDel="008D26A9" w:rsidRDefault="00133DBA">
            <w:pPr>
              <w:pStyle w:val="ListParagraph"/>
              <w:spacing w:after="0" w:line="276" w:lineRule="auto"/>
              <w:jc w:val="both"/>
              <w:rPr>
                <w:del w:id="23962" w:author="Rachel Shipsey" w:date="2025-06-23T15:21:00Z"/>
                <w:rFonts w:ascii="Times New Roman" w:eastAsia="Times New Roman" w:hAnsi="Times New Roman" w:cs="Times New Roman"/>
                <w:sz w:val="20"/>
                <w:szCs w:val="20"/>
              </w:rPr>
              <w:pPrChange w:id="23963" w:author="Rachel Shipsey" w:date="2025-06-23T15:41:00Z">
                <w:pPr>
                  <w:jc w:val="right"/>
                </w:pPr>
              </w:pPrChange>
            </w:pPr>
            <w:del w:id="23964" w:author="Rachel Shipsey" w:date="2025-06-23T15:21:00Z">
              <w:r w:rsidDel="008D26A9">
                <w:rPr>
                  <w:rFonts w:eastAsia="Times New Roman" w:cs="Arial"/>
                  <w:sz w:val="16"/>
                  <w:szCs w:val="16"/>
                </w:rPr>
                <w:delText>3</w:delText>
              </w:r>
            </w:del>
          </w:p>
        </w:tc>
      </w:tr>
      <w:tr w:rsidR="00133DBA" w:rsidRPr="002E5C79" w:rsidDel="008D26A9" w14:paraId="1BFAEAF3" w14:textId="51B4402B" w:rsidTr="00D4265D">
        <w:trPr>
          <w:gridAfter w:val="1"/>
          <w:wAfter w:w="6" w:type="pct"/>
          <w:trHeight w:val="264"/>
          <w:del w:id="23965" w:author="Rachel Shipsey" w:date="2025-06-23T15:21:00Z"/>
        </w:trPr>
        <w:tc>
          <w:tcPr>
            <w:tcW w:w="15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42B08CC" w14:textId="35604C67" w:rsidR="00133DBA" w:rsidRPr="002E5C79" w:rsidDel="008D26A9" w:rsidRDefault="00133DBA">
            <w:pPr>
              <w:pStyle w:val="ListParagraph"/>
              <w:spacing w:after="0" w:line="276" w:lineRule="auto"/>
              <w:jc w:val="both"/>
              <w:rPr>
                <w:del w:id="23966" w:author="Rachel Shipsey" w:date="2025-06-23T15:21:00Z"/>
                <w:rFonts w:eastAsia="Times New Roman" w:cs="Arial"/>
                <w:sz w:val="18"/>
                <w:szCs w:val="18"/>
              </w:rPr>
              <w:pPrChange w:id="23967" w:author="Rachel Shipsey" w:date="2025-06-23T15:41:00Z">
                <w:pPr>
                  <w:jc w:val="right"/>
                </w:pPr>
              </w:pPrChange>
            </w:pPr>
            <w:del w:id="23968" w:author="Rachel Shipsey" w:date="2025-06-23T15:21:00Z">
              <w:r w:rsidDel="008D26A9">
                <w:rPr>
                  <w:rFonts w:eastAsia="Times New Roman" w:cs="Arial"/>
                  <w:sz w:val="18"/>
                  <w:szCs w:val="18"/>
                </w:rPr>
                <w:delText>2</w:delText>
              </w:r>
            </w:del>
          </w:p>
        </w:tc>
        <w:tc>
          <w:tcPr>
            <w:tcW w:w="2230" w:type="pct"/>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21FD3EF8" w14:textId="5A91F62B" w:rsidR="00133DBA" w:rsidRPr="002E5C79" w:rsidDel="008D26A9" w:rsidRDefault="00133DBA">
            <w:pPr>
              <w:pStyle w:val="ListParagraph"/>
              <w:spacing w:after="0" w:line="276" w:lineRule="auto"/>
              <w:jc w:val="both"/>
              <w:rPr>
                <w:del w:id="23969" w:author="Rachel Shipsey" w:date="2025-06-23T15:21:00Z"/>
                <w:rFonts w:eastAsia="Times New Roman" w:cs="Arial"/>
                <w:b/>
                <w:bCs/>
                <w:color w:val="000000"/>
                <w:sz w:val="18"/>
                <w:szCs w:val="18"/>
              </w:rPr>
              <w:pPrChange w:id="23970" w:author="Rachel Shipsey" w:date="2025-06-23T15:41:00Z">
                <w:pPr/>
              </w:pPrChange>
            </w:pPr>
            <w:del w:id="23971" w:author="Rachel Shipsey" w:date="2025-06-23T15:21:00Z">
              <w:r w:rsidRPr="002E5C79" w:rsidDel="008D26A9">
                <w:rPr>
                  <w:rFonts w:eastAsia="Times New Roman" w:cs="Arial"/>
                  <w:b/>
                  <w:bCs/>
                  <w:color w:val="000000"/>
                  <w:sz w:val="18"/>
                  <w:szCs w:val="18"/>
                </w:rPr>
                <w:delText>Archiving individual census records</w:delText>
              </w:r>
            </w:del>
          </w:p>
        </w:tc>
        <w:tc>
          <w:tcPr>
            <w:tcW w:w="1344" w:type="pct"/>
            <w:gridSpan w:val="2"/>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0B65872A" w14:textId="36C8AD8F" w:rsidR="00133DBA" w:rsidRPr="002E5C79" w:rsidDel="008D26A9" w:rsidRDefault="00133DBA">
            <w:pPr>
              <w:pStyle w:val="ListParagraph"/>
              <w:spacing w:after="0" w:line="276" w:lineRule="auto"/>
              <w:jc w:val="both"/>
              <w:rPr>
                <w:del w:id="23972" w:author="Rachel Shipsey" w:date="2025-06-23T15:21:00Z"/>
                <w:rFonts w:eastAsia="Times New Roman" w:cs="Arial"/>
                <w:b/>
                <w:bCs/>
                <w:color w:val="000000"/>
                <w:sz w:val="18"/>
                <w:szCs w:val="18"/>
              </w:rPr>
              <w:pPrChange w:id="23973" w:author="Rachel Shipsey" w:date="2025-06-23T15:41:00Z">
                <w:pPr/>
              </w:pPrChange>
            </w:pPr>
            <w:del w:id="23974" w:author="Rachel Shipsey" w:date="2025-06-23T15:21:00Z">
              <w:r w:rsidRPr="004C77F0" w:rsidDel="008D26A9">
                <w:rPr>
                  <w:rFonts w:eastAsia="Times New Roman" w:cs="Arial"/>
                  <w:color w:val="000000"/>
                  <w:sz w:val="16"/>
                  <w:szCs w:val="16"/>
                </w:rPr>
                <w:delText>Census archives</w:delText>
              </w:r>
            </w:del>
          </w:p>
        </w:tc>
        <w:tc>
          <w:tcPr>
            <w:tcW w:w="579"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50FF0C48" w14:textId="496C4E55" w:rsidR="00133DBA" w:rsidRPr="002E5C79" w:rsidDel="008D26A9" w:rsidRDefault="00133DBA">
            <w:pPr>
              <w:pStyle w:val="ListParagraph"/>
              <w:spacing w:after="0" w:line="276" w:lineRule="auto"/>
              <w:jc w:val="both"/>
              <w:rPr>
                <w:del w:id="23975" w:author="Rachel Shipsey" w:date="2025-06-23T15:21:00Z"/>
                <w:rFonts w:eastAsia="Times New Roman" w:cs="Arial"/>
                <w:sz w:val="18"/>
                <w:szCs w:val="18"/>
              </w:rPr>
              <w:pPrChange w:id="23976" w:author="Rachel Shipsey" w:date="2025-06-23T15:41:00Z">
                <w:pPr/>
              </w:pPrChange>
            </w:pPr>
            <w:del w:id="23977" w:author="Rachel Shipsey" w:date="2025-06-23T15:21:00Z">
              <w:r w:rsidDel="008D26A9">
                <w:rPr>
                  <w:rFonts w:eastAsia="Times New Roman" w:cs="Arial"/>
                  <w:sz w:val="16"/>
                  <w:szCs w:val="16"/>
                </w:rPr>
                <w:delText>Documentation</w:delText>
              </w:r>
            </w:del>
          </w:p>
        </w:tc>
        <w:tc>
          <w:tcPr>
            <w:tcW w:w="366"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0D9F32A" w14:textId="0F344B0D" w:rsidR="00133DBA" w:rsidRPr="002E5C79" w:rsidDel="008D26A9" w:rsidRDefault="00133DBA">
            <w:pPr>
              <w:pStyle w:val="ListParagraph"/>
              <w:spacing w:after="0" w:line="276" w:lineRule="auto"/>
              <w:jc w:val="both"/>
              <w:rPr>
                <w:del w:id="23978" w:author="Rachel Shipsey" w:date="2025-06-23T15:21:00Z"/>
                <w:rFonts w:eastAsia="Times New Roman" w:cs="Arial"/>
                <w:sz w:val="18"/>
                <w:szCs w:val="18"/>
              </w:rPr>
              <w:pPrChange w:id="23979" w:author="Rachel Shipsey" w:date="2025-06-23T15:41:00Z">
                <w:pPr>
                  <w:jc w:val="right"/>
                </w:pPr>
              </w:pPrChange>
            </w:pPr>
            <w:del w:id="23980" w:author="Rachel Shipsey" w:date="2025-06-23T15:21:00Z">
              <w:r w:rsidDel="008D26A9">
                <w:rPr>
                  <w:rFonts w:eastAsia="Times New Roman" w:cs="Arial"/>
                  <w:sz w:val="16"/>
                  <w:szCs w:val="16"/>
                </w:rPr>
                <w:delText>2</w:delText>
              </w:r>
            </w:del>
          </w:p>
        </w:tc>
        <w:tc>
          <w:tcPr>
            <w:tcW w:w="325" w:type="pct"/>
            <w:gridSpan w:val="3"/>
            <w:tcBorders>
              <w:top w:val="dashed" w:sz="4" w:space="0" w:color="2E74B5" w:themeColor="accent5" w:themeShade="BF"/>
              <w:left w:val="single" w:sz="4" w:space="0" w:color="auto"/>
              <w:bottom w:val="dashed" w:sz="4" w:space="0" w:color="2E74B5" w:themeColor="accent5" w:themeShade="BF"/>
              <w:right w:val="single" w:sz="4" w:space="0" w:color="auto"/>
            </w:tcBorders>
            <w:noWrap/>
            <w:vAlign w:val="bottom"/>
            <w:hideMark/>
          </w:tcPr>
          <w:p w14:paraId="74527FBA" w14:textId="1D5E9CDB" w:rsidR="00133DBA" w:rsidRPr="002E5C79" w:rsidDel="008D26A9" w:rsidRDefault="00133DBA">
            <w:pPr>
              <w:pStyle w:val="ListParagraph"/>
              <w:spacing w:after="0" w:line="276" w:lineRule="auto"/>
              <w:jc w:val="both"/>
              <w:rPr>
                <w:del w:id="23981" w:author="Rachel Shipsey" w:date="2025-06-23T15:21:00Z"/>
                <w:rFonts w:ascii="Times New Roman" w:eastAsia="Times New Roman" w:hAnsi="Times New Roman" w:cs="Times New Roman"/>
                <w:sz w:val="20"/>
                <w:szCs w:val="20"/>
              </w:rPr>
              <w:pPrChange w:id="23982" w:author="Rachel Shipsey" w:date="2025-06-23T15:41:00Z">
                <w:pPr>
                  <w:jc w:val="right"/>
                </w:pPr>
              </w:pPrChange>
            </w:pPr>
            <w:del w:id="23983" w:author="Rachel Shipsey" w:date="2025-06-23T15:21:00Z">
              <w:r w:rsidDel="008D26A9">
                <w:rPr>
                  <w:rFonts w:eastAsia="Times New Roman" w:cs="Arial"/>
                  <w:sz w:val="16"/>
                  <w:szCs w:val="16"/>
                </w:rPr>
                <w:delText>3</w:delText>
              </w:r>
            </w:del>
          </w:p>
        </w:tc>
      </w:tr>
      <w:tr w:rsidR="00F71679" w:rsidRPr="002E5C79" w:rsidDel="008D26A9" w14:paraId="37AE05EB" w14:textId="524FC153" w:rsidTr="00F71679">
        <w:trPr>
          <w:gridAfter w:val="1"/>
          <w:wAfter w:w="6" w:type="pct"/>
          <w:trHeight w:val="312"/>
          <w:del w:id="23984" w:author="Rachel Shipsey" w:date="2025-06-23T15:21:00Z"/>
        </w:trPr>
        <w:tc>
          <w:tcPr>
            <w:tcW w:w="150" w:type="pct"/>
            <w:tcBorders>
              <w:top w:val="dashed" w:sz="4" w:space="0" w:color="2E74B5" w:themeColor="accent5" w:themeShade="BF"/>
              <w:left w:val="single" w:sz="4" w:space="0" w:color="auto"/>
              <w:bottom w:val="single" w:sz="4" w:space="0" w:color="auto"/>
              <w:right w:val="single" w:sz="4" w:space="0" w:color="auto"/>
            </w:tcBorders>
            <w:noWrap/>
            <w:vAlign w:val="bottom"/>
            <w:hideMark/>
          </w:tcPr>
          <w:p w14:paraId="041420CE" w14:textId="4AC93FDB" w:rsidR="00F71679" w:rsidRPr="002E5C79" w:rsidDel="008D26A9" w:rsidRDefault="00F71679">
            <w:pPr>
              <w:pStyle w:val="ListParagraph"/>
              <w:spacing w:after="0" w:line="276" w:lineRule="auto"/>
              <w:jc w:val="both"/>
              <w:rPr>
                <w:del w:id="23985" w:author="Rachel Shipsey" w:date="2025-06-23T15:21:00Z"/>
                <w:rFonts w:eastAsia="Times New Roman" w:cs="Arial"/>
                <w:b/>
                <w:bCs/>
                <w:i/>
                <w:iCs/>
                <w:color w:val="375623"/>
                <w:sz w:val="18"/>
                <w:szCs w:val="18"/>
              </w:rPr>
              <w:pPrChange w:id="23986" w:author="Rachel Shipsey" w:date="2025-06-23T15:41:00Z">
                <w:pPr/>
              </w:pPrChange>
            </w:pPr>
            <w:del w:id="23987" w:author="Rachel Shipsey" w:date="2025-06-23T15:21:00Z">
              <w:r w:rsidRPr="002E5C79" w:rsidDel="008D26A9">
                <w:rPr>
                  <w:rFonts w:eastAsia="Times New Roman" w:cs="Arial"/>
                  <w:b/>
                  <w:bCs/>
                  <w:i/>
                  <w:iCs/>
                  <w:color w:val="375623"/>
                  <w:sz w:val="18"/>
                  <w:szCs w:val="18"/>
                </w:rPr>
                <w:delText> </w:delText>
              </w:r>
            </w:del>
          </w:p>
        </w:tc>
        <w:tc>
          <w:tcPr>
            <w:tcW w:w="4844" w:type="pct"/>
            <w:gridSpan w:val="12"/>
            <w:tcBorders>
              <w:top w:val="dashed" w:sz="4" w:space="0" w:color="2E74B5" w:themeColor="accent5" w:themeShade="BF"/>
              <w:left w:val="single" w:sz="4" w:space="0" w:color="auto"/>
              <w:bottom w:val="single" w:sz="4" w:space="0" w:color="auto"/>
              <w:right w:val="single" w:sz="4" w:space="0" w:color="auto"/>
            </w:tcBorders>
            <w:shd w:val="clear" w:color="auto" w:fill="70AD47" w:themeFill="accent6"/>
            <w:noWrap/>
            <w:vAlign w:val="bottom"/>
            <w:hideMark/>
          </w:tcPr>
          <w:p w14:paraId="49BECC3C" w14:textId="12FEC171" w:rsidR="00F71679" w:rsidRPr="002E5C79" w:rsidDel="008D26A9" w:rsidRDefault="00F71679">
            <w:pPr>
              <w:pStyle w:val="ListParagraph"/>
              <w:spacing w:after="0" w:line="276" w:lineRule="auto"/>
              <w:jc w:val="both"/>
              <w:rPr>
                <w:del w:id="23988" w:author="Rachel Shipsey" w:date="2025-06-23T15:21:00Z"/>
                <w:rFonts w:eastAsia="Times New Roman" w:cs="Arial"/>
                <w:color w:val="000000"/>
                <w:sz w:val="20"/>
                <w:szCs w:val="20"/>
              </w:rPr>
              <w:pPrChange w:id="23989" w:author="Rachel Shipsey" w:date="2025-06-23T15:41:00Z">
                <w:pPr/>
              </w:pPrChange>
            </w:pPr>
            <w:del w:id="23990" w:author="Rachel Shipsey" w:date="2025-06-23T15:21:00Z">
              <w:r w:rsidRPr="002E5C79" w:rsidDel="008D26A9">
                <w:rPr>
                  <w:rFonts w:eastAsia="Times New Roman" w:cs="Arial"/>
                  <w:b/>
                  <w:bCs/>
                  <w:i/>
                  <w:iCs/>
                  <w:color w:val="C00000"/>
                  <w:sz w:val="18"/>
                  <w:szCs w:val="18"/>
                </w:rPr>
                <w:delText>Milestone 9:</w:delText>
              </w:r>
              <w:r w:rsidRPr="002E5C79" w:rsidDel="008D26A9">
                <w:rPr>
                  <w:rFonts w:eastAsia="Times New Roman" w:cs="Arial"/>
                  <w:b/>
                  <w:bCs/>
                  <w:i/>
                  <w:iCs/>
                  <w:color w:val="375623"/>
                  <w:sz w:val="18"/>
                  <w:szCs w:val="18"/>
                </w:rPr>
                <w:delText xml:space="preserve"> Production of census administrative report </w:delText>
              </w:r>
            </w:del>
          </w:p>
        </w:tc>
      </w:tr>
    </w:tbl>
    <w:p w14:paraId="2A25E655" w14:textId="58B86C9C" w:rsidR="00091682" w:rsidDel="008D26A9" w:rsidRDefault="00091682">
      <w:pPr>
        <w:pStyle w:val="ListParagraph"/>
        <w:spacing w:after="0" w:line="276" w:lineRule="auto"/>
        <w:jc w:val="both"/>
        <w:rPr>
          <w:del w:id="23991" w:author="Rachel Shipsey" w:date="2025-06-23T15:21:00Z"/>
        </w:rPr>
        <w:pPrChange w:id="23992" w:author="Rachel Shipsey" w:date="2025-06-23T15:41:00Z">
          <w:pPr/>
        </w:pPrChange>
      </w:pPr>
    </w:p>
    <w:p w14:paraId="0B021C2E" w14:textId="3EC9F61B" w:rsidR="00091682" w:rsidDel="008D26A9" w:rsidRDefault="00091682">
      <w:pPr>
        <w:pStyle w:val="ListParagraph"/>
        <w:spacing w:after="0" w:line="276" w:lineRule="auto"/>
        <w:jc w:val="both"/>
        <w:rPr>
          <w:del w:id="23993" w:author="Rachel Shipsey" w:date="2025-06-23T15:21:00Z"/>
          <w:rFonts w:cs="Arial"/>
          <w:color w:val="000000"/>
          <w:highlight w:val="white"/>
        </w:rPr>
        <w:sectPr w:rsidR="00091682" w:rsidDel="008D26A9" w:rsidSect="008D26A9">
          <w:footerReference w:type="first" r:id="rId36"/>
          <w:type w:val="continuous"/>
          <w:pgSz w:w="15840" w:h="12240" w:orient="landscape"/>
          <w:pgMar w:top="720" w:right="810" w:bottom="1440" w:left="1440" w:header="720" w:footer="720" w:gutter="0"/>
          <w:pgNumType w:start="1"/>
          <w:cols w:space="720"/>
          <w:titlePg/>
          <w:docGrid w:linePitch="0"/>
          <w:sectPrChange w:id="23994" w:author="Rachel Shipsey" w:date="2025-06-23T15:41:00Z">
            <w:sectPr w:rsidR="00091682" w:rsidDel="008D26A9" w:rsidSect="008D26A9">
              <w:type w:val="nextPage"/>
              <w:pgMar w:top="720" w:right="810" w:bottom="993" w:left="1440" w:header="720" w:footer="720" w:gutter="0"/>
              <w:docGrid w:linePitch="326"/>
            </w:sectPr>
          </w:sectPrChange>
        </w:sectPr>
        <w:pPrChange w:id="23995" w:author="Rachel Shipsey" w:date="2025-06-23T15:41:00Z">
          <w:pPr/>
        </w:pPrChange>
      </w:pPr>
      <w:del w:id="23996" w:author="Rachel Shipsey" w:date="2025-06-23T15:21:00Z">
        <w:r w:rsidDel="008D26A9">
          <w:rPr>
            <w:rFonts w:cs="Arial"/>
            <w:color w:val="000000"/>
            <w:highlight w:val="white"/>
          </w:rPr>
          <w:br w:type="page"/>
        </w:r>
      </w:del>
    </w:p>
    <w:p w14:paraId="6EB79493" w14:textId="64F32DC4" w:rsidR="006645B8" w:rsidRPr="00172F49" w:rsidDel="008D26A9" w:rsidRDefault="006645B8">
      <w:pPr>
        <w:pStyle w:val="ListParagraph"/>
        <w:spacing w:after="0" w:line="276" w:lineRule="auto"/>
        <w:jc w:val="both"/>
        <w:rPr>
          <w:del w:id="23997" w:author="Rachel Shipsey" w:date="2025-06-23T15:21:00Z"/>
          <w:rFonts w:cs="Arial"/>
        </w:rPr>
        <w:pPrChange w:id="23998" w:author="Rachel Shipsey" w:date="2025-06-23T15:41:00Z">
          <w:pPr>
            <w:spacing w:line="240" w:lineRule="auto"/>
            <w:jc w:val="both"/>
          </w:pPr>
        </w:pPrChange>
      </w:pPr>
    </w:p>
    <w:p w14:paraId="6E13DF6E" w14:textId="602FAEBD" w:rsidR="00A62294" w:rsidRPr="00172F49" w:rsidDel="008D26A9" w:rsidRDefault="00A62294">
      <w:pPr>
        <w:pStyle w:val="ListParagraph"/>
        <w:spacing w:after="0" w:line="276" w:lineRule="auto"/>
        <w:jc w:val="both"/>
        <w:rPr>
          <w:del w:id="23999" w:author="Rachel Shipsey" w:date="2025-06-23T15:21:00Z"/>
          <w:rFonts w:cs="Arial"/>
        </w:rPr>
        <w:pPrChange w:id="24000" w:author="Rachel Shipsey" w:date="2025-06-23T15:41:00Z">
          <w:pPr>
            <w:spacing w:line="276" w:lineRule="auto"/>
          </w:pPr>
        </w:pPrChange>
      </w:pPr>
    </w:p>
    <w:p w14:paraId="3104644C" w14:textId="204F7023" w:rsidR="00A62294" w:rsidRPr="00172F49" w:rsidDel="008D26A9" w:rsidRDefault="00A62294">
      <w:pPr>
        <w:pStyle w:val="ListParagraph"/>
        <w:spacing w:after="0" w:line="276" w:lineRule="auto"/>
        <w:jc w:val="both"/>
        <w:rPr>
          <w:del w:id="24001" w:author="Rachel Shipsey" w:date="2025-06-23T15:21:00Z"/>
          <w:rFonts w:cs="Arial"/>
        </w:rPr>
        <w:pPrChange w:id="24002" w:author="Rachel Shipsey" w:date="2025-06-23T15:41:00Z">
          <w:pPr>
            <w:spacing w:line="276" w:lineRule="auto"/>
          </w:pPr>
        </w:pPrChange>
      </w:pPr>
    </w:p>
    <w:p w14:paraId="33BA47CA" w14:textId="228DC2A3" w:rsidR="00B27BAD" w:rsidRPr="008621DF" w:rsidDel="008D26A9" w:rsidRDefault="00B27BAD">
      <w:pPr>
        <w:pStyle w:val="ListParagraph"/>
        <w:spacing w:after="0" w:line="276" w:lineRule="auto"/>
        <w:jc w:val="both"/>
        <w:rPr>
          <w:del w:id="24003" w:author="Rachel Shipsey" w:date="2025-06-23T15:21:00Z"/>
          <w:rFonts w:cs="Arial"/>
        </w:rPr>
      </w:pPr>
    </w:p>
    <w:p w14:paraId="42F30083" w14:textId="77777777" w:rsidR="00B27BAD" w:rsidRPr="008621DF" w:rsidRDefault="00B27BAD">
      <w:pPr>
        <w:pStyle w:val="ListParagraph"/>
        <w:spacing w:after="0" w:line="276" w:lineRule="auto"/>
        <w:jc w:val="both"/>
        <w:rPr>
          <w:rFonts w:cs="Arial"/>
        </w:rPr>
        <w:pPrChange w:id="24004" w:author="Rachel Shipsey" w:date="2025-06-23T15:41:00Z">
          <w:pPr>
            <w:spacing w:after="0" w:line="276" w:lineRule="auto"/>
            <w:jc w:val="both"/>
          </w:pPr>
        </w:pPrChange>
      </w:pPr>
    </w:p>
    <w:p w14:paraId="49752988" w14:textId="77777777" w:rsidR="00A43545" w:rsidRPr="00B27BAD" w:rsidRDefault="00A43545">
      <w:pPr>
        <w:rPr>
          <w:rFonts w:cs="Arial"/>
        </w:rPr>
      </w:pPr>
    </w:p>
    <w:sectPr w:rsidR="00A43545" w:rsidRPr="00B27BAD" w:rsidSect="008D26A9">
      <w:footerReference w:type="default" r:id="rId37"/>
      <w:type w:val="continuous"/>
      <w:pgSz w:w="12240" w:h="15840"/>
      <w:pgMar w:top="1440" w:right="1440" w:bottom="1440" w:left="1440" w:header="720" w:footer="720" w:gutter="0"/>
      <w:pgNumType w:start="1"/>
      <w:cols w:space="720"/>
      <w:titlePg/>
      <w:docGrid w:linePitch="0"/>
      <w:sectPrChange w:id="24005" w:author="Rachel Shipsey" w:date="2025-06-23T15:41:00Z">
        <w:sectPr w:rsidR="00A43545" w:rsidRPr="00B27BAD" w:rsidSect="008D26A9">
          <w:type w:val="nextPage"/>
          <w:pgMar w:top="1440" w:right="1440" w:bottom="1350" w:left="1440" w:header="720" w:footer="720" w:gutter="0"/>
          <w:titlePg w:val="0"/>
          <w:docGrid w:linePitch="36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51" w:author="Rachel Shipsey" w:date="2025-06-19T17:57:00Z" w:initials="RS">
    <w:p w14:paraId="428CB892" w14:textId="77777777" w:rsidR="006D732C" w:rsidRDefault="006D732C">
      <w:pPr>
        <w:pStyle w:val="CommentText"/>
      </w:pPr>
      <w:r>
        <w:rPr>
          <w:rStyle w:val="CommentReference"/>
        </w:rPr>
        <w:annotationRef/>
      </w:r>
      <w:r>
        <w:rPr>
          <w:lang w:val="en-GB"/>
        </w:rPr>
        <w:t>Insert link</w:t>
      </w:r>
    </w:p>
  </w:comment>
  <w:comment w:id="1265" w:author="Rachel Shipsey" w:date="2025-06-20T15:59:00Z" w:initials="RS">
    <w:p w14:paraId="1820035C" w14:textId="77777777" w:rsidR="008A5641" w:rsidRDefault="008A5641" w:rsidP="003070FA">
      <w:pPr>
        <w:pStyle w:val="CommentText"/>
      </w:pPr>
      <w:r>
        <w:rPr>
          <w:rStyle w:val="CommentReference"/>
        </w:rPr>
        <w:annotationRef/>
      </w:r>
      <w:r>
        <w:rPr>
          <w:lang w:val="en-GB"/>
        </w:rPr>
        <w:t>Insert Link</w:t>
      </w:r>
    </w:p>
  </w:comment>
  <w:comment w:id="1269" w:author="Rachel Shipsey" w:date="2025-06-19T17:57:00Z" w:initials="RS">
    <w:p w14:paraId="6280D9D3" w14:textId="79DB8E08" w:rsidR="006D732C" w:rsidRDefault="006D732C">
      <w:pPr>
        <w:pStyle w:val="CommentText"/>
      </w:pPr>
      <w:r>
        <w:rPr>
          <w:rStyle w:val="CommentReference"/>
        </w:rPr>
        <w:annotationRef/>
      </w:r>
      <w:r>
        <w:rPr>
          <w:lang w:val="en-GB"/>
        </w:rPr>
        <w:t>Insert link</w:t>
      </w:r>
    </w:p>
  </w:comment>
  <w:comment w:id="1278" w:author="Rachel Shipsey" w:date="2025-06-19T17:58:00Z" w:initials="RS">
    <w:p w14:paraId="752EDF04" w14:textId="77777777" w:rsidR="00B15955" w:rsidRDefault="00B15955">
      <w:pPr>
        <w:pStyle w:val="CommentText"/>
      </w:pPr>
      <w:r>
        <w:rPr>
          <w:rStyle w:val="CommentReference"/>
        </w:rPr>
        <w:annotationRef/>
      </w:r>
      <w:r>
        <w:rPr>
          <w:lang w:val="en-GB"/>
        </w:rPr>
        <w:t>Insert link</w:t>
      </w:r>
    </w:p>
  </w:comment>
  <w:comment w:id="1297" w:author="Rachel Shipsey" w:date="2025-06-02T15:45:00Z" w:initials="RS">
    <w:p w14:paraId="47D935B5" w14:textId="12D9352A" w:rsidR="006B3CAC" w:rsidRDefault="006B3CAC">
      <w:pPr>
        <w:pStyle w:val="CommentText"/>
      </w:pPr>
      <w:r>
        <w:rPr>
          <w:rStyle w:val="CommentReference"/>
        </w:rPr>
        <w:annotationRef/>
      </w:r>
      <w:r>
        <w:rPr>
          <w:lang w:val="en-GB"/>
        </w:rPr>
        <w:t xml:space="preserve">Come back and sort this out once gone through whole document </w:t>
      </w:r>
    </w:p>
  </w:comment>
  <w:comment w:id="1302" w:author="Rachel Shipsey" w:date="2025-05-20T15:41:00Z" w:initials="RS">
    <w:p w14:paraId="20C1CB8C" w14:textId="68F2FA9D" w:rsidR="005E730F" w:rsidRDefault="005E730F">
      <w:pPr>
        <w:pStyle w:val="CommentText"/>
      </w:pPr>
      <w:r>
        <w:rPr>
          <w:rStyle w:val="CommentReference"/>
        </w:rPr>
        <w:annotationRef/>
      </w:r>
      <w:r>
        <w:rPr>
          <w:lang w:val="en-GB"/>
        </w:rPr>
        <w:t>Pamela</w:t>
      </w:r>
    </w:p>
  </w:comment>
  <w:comment w:id="1303" w:author="Rachel Shipsey" w:date="2025-05-26T13:54:00Z" w:initials="RS">
    <w:p w14:paraId="6540EDF9" w14:textId="77777777" w:rsidR="00A26445" w:rsidRDefault="00A26445">
      <w:pPr>
        <w:pStyle w:val="CommentText"/>
      </w:pPr>
      <w:r>
        <w:rPr>
          <w:rStyle w:val="CommentReference"/>
        </w:rPr>
        <w:annotationRef/>
      </w:r>
      <w:r>
        <w:rPr>
          <w:lang w:val="en-GB"/>
        </w:rPr>
        <w:t>I think chapter 1 is OK - would be good to add a map, but Yonas can probably do that for the electronic version.</w:t>
      </w:r>
    </w:p>
  </w:comment>
  <w:comment w:id="1314" w:author="Rachel Shipsey" w:date="2025-05-20T15:41:00Z" w:initials="RS">
    <w:p w14:paraId="3892D339" w14:textId="3CBBF0C1" w:rsidR="005E730F" w:rsidRDefault="005E730F">
      <w:pPr>
        <w:pStyle w:val="CommentText"/>
      </w:pPr>
      <w:r>
        <w:rPr>
          <w:rStyle w:val="CommentReference"/>
        </w:rPr>
        <w:annotationRef/>
      </w:r>
      <w:r>
        <w:rPr>
          <w:lang w:val="en-GB"/>
        </w:rPr>
        <w:t>Pamela</w:t>
      </w:r>
    </w:p>
  </w:comment>
  <w:comment w:id="1333" w:author="Rachel Shipsey" w:date="2025-05-20T15:41:00Z" w:initials="RS">
    <w:p w14:paraId="544C403E" w14:textId="77777777" w:rsidR="005E730F" w:rsidRDefault="005E730F">
      <w:pPr>
        <w:pStyle w:val="CommentText"/>
      </w:pPr>
      <w:r>
        <w:rPr>
          <w:rStyle w:val="CommentReference"/>
        </w:rPr>
        <w:annotationRef/>
      </w:r>
      <w:r>
        <w:rPr>
          <w:lang w:val="en-GB"/>
        </w:rPr>
        <w:t>Collins</w:t>
      </w:r>
    </w:p>
  </w:comment>
  <w:comment w:id="1343" w:author="Rachel Shipsey" w:date="2025-05-20T15:44:00Z" w:initials="RS">
    <w:p w14:paraId="368D7F77" w14:textId="77777777" w:rsidR="005E730F" w:rsidRDefault="005E730F">
      <w:pPr>
        <w:pStyle w:val="CommentText"/>
      </w:pPr>
      <w:r>
        <w:rPr>
          <w:rStyle w:val="CommentReference"/>
        </w:rPr>
        <w:annotationRef/>
      </w:r>
      <w:r>
        <w:rPr>
          <w:lang w:val="en-GB"/>
        </w:rPr>
        <w:t>Mosidi</w:t>
      </w:r>
    </w:p>
  </w:comment>
  <w:comment w:id="1305" w:author="Rachel Shipsey" w:date="2025-05-20T15:38:00Z" w:initials="RS">
    <w:p w14:paraId="5F0110AD" w14:textId="32C9DCFF" w:rsidR="00916122" w:rsidRDefault="00916122">
      <w:pPr>
        <w:pStyle w:val="CommentText"/>
      </w:pPr>
      <w:r>
        <w:rPr>
          <w:rStyle w:val="CommentReference"/>
        </w:rPr>
        <w:annotationRef/>
      </w:r>
      <w:r>
        <w:rPr>
          <w:lang w:val="en-GB"/>
        </w:rPr>
        <w:t xml:space="preserve">This is the order in the allocation matrix. </w:t>
      </w:r>
    </w:p>
  </w:comment>
  <w:comment w:id="1513" w:author="Rachel Elizabeth" w:date="2025-05-19T15:44:00Z" w:initials="RE">
    <w:p w14:paraId="79C4B04D" w14:textId="07EC508F" w:rsidR="00BD72BF" w:rsidRDefault="00BD72BF">
      <w:pPr>
        <w:pStyle w:val="CommentText"/>
      </w:pPr>
      <w:r>
        <w:rPr>
          <w:rStyle w:val="CommentReference"/>
        </w:rPr>
        <w:annotationRef/>
      </w:r>
      <w:r>
        <w:rPr>
          <w:lang w:val="en-GB"/>
        </w:rPr>
        <w:t xml:space="preserve">If we are going with rev 4 then update this link to </w:t>
      </w:r>
      <w:hyperlink r:id="rId1" w:history="1">
        <w:r w:rsidRPr="00E80084">
          <w:rPr>
            <w:rStyle w:val="Hyperlink"/>
            <w:lang w:val="en-GB"/>
          </w:rPr>
          <w:t>https://unstats.un.org/unsd/demographic-social/meetings/2024/egm-20240904/p&amp;r-rev4-draft-20240809.pdf</w:t>
        </w:r>
      </w:hyperlink>
    </w:p>
  </w:comment>
  <w:comment w:id="1514" w:author="Rachel Shipsey" w:date="2025-06-11T10:25:00Z" w:initials="RS">
    <w:p w14:paraId="5F8A6697" w14:textId="09B9D822" w:rsidR="005051E0" w:rsidRDefault="005051E0" w:rsidP="002C0363">
      <w:pPr>
        <w:pStyle w:val="CommentText"/>
      </w:pPr>
      <w:r>
        <w:rPr>
          <w:rStyle w:val="CommentReference"/>
        </w:rPr>
        <w:annotationRef/>
      </w:r>
      <w:r>
        <w:fldChar w:fldCharType="begin"/>
      </w:r>
      <w:r>
        <w:instrText>HYPERLINK "mailto:pamela.nabukhonzo@un.org"</w:instrText>
      </w:r>
      <w:bookmarkStart w:id="1517" w:name="_@_0690E9F1F7CF4B379A3C1DB0464444F7Z"/>
      <w:r>
        <w:fldChar w:fldCharType="separate"/>
      </w:r>
      <w:bookmarkEnd w:id="1517"/>
      <w:r w:rsidRPr="005051E0">
        <w:rPr>
          <w:rStyle w:val="Mention"/>
          <w:noProof/>
        </w:rPr>
        <w:t>@Pamela Kakande Nabukhonzo</w:t>
      </w:r>
      <w:r>
        <w:fldChar w:fldCharType="end"/>
      </w:r>
      <w:r>
        <w:t xml:space="preserve"> is this the correct link to use? Still says draft but I can't find a version of rev 4 without draft online</w:t>
      </w:r>
    </w:p>
  </w:comment>
  <w:comment w:id="1515" w:author="Pamela Kakande Nabukhonzo" w:date="2025-06-11T01:26:00Z" w:initials="">
    <w:p w14:paraId="4999C670" w14:textId="650C6606" w:rsidR="002F57A6" w:rsidRDefault="002F57A6">
      <w:pPr>
        <w:pStyle w:val="CommentText"/>
      </w:pPr>
      <w:r>
        <w:rPr>
          <w:rStyle w:val="CommentReference"/>
        </w:rPr>
        <w:annotationRef/>
      </w:r>
      <w:r>
        <w:t>There is newer version for rev 4 dated 31 January 2025, that is the one I am using.</w:t>
      </w:r>
    </w:p>
  </w:comment>
  <w:comment w:id="1543" w:author="Pamela Kakande Nabukhonzo" w:date="2025-06-19T20:23:00Z" w:initials="PN">
    <w:p w14:paraId="293950FD" w14:textId="77777777" w:rsidR="00F30C19" w:rsidRDefault="00F30C19" w:rsidP="00F30C19">
      <w:pPr>
        <w:pStyle w:val="CommentText"/>
      </w:pPr>
      <w:r>
        <w:rPr>
          <w:rStyle w:val="CommentReference"/>
        </w:rPr>
        <w:annotationRef/>
      </w:r>
      <w:r>
        <w:t>I have reviewed and feel its ready to upload</w:t>
      </w:r>
    </w:p>
  </w:comment>
  <w:comment w:id="1951" w:author="Pamela Kakande Nabukhonzo" w:date="2025-06-19T18:02:00Z" w:initials="PN">
    <w:p w14:paraId="27F4624D" w14:textId="23055C7A" w:rsidR="00FC58FF" w:rsidRDefault="00FC58FF" w:rsidP="00FC58FF">
      <w:pPr>
        <w:pStyle w:val="CommentText"/>
      </w:pPr>
      <w:r>
        <w:rPr>
          <w:rStyle w:val="CommentReference"/>
        </w:rPr>
        <w:annotationRef/>
      </w:r>
      <w:r>
        <w:t>Link to the tab on the planning checklist</w:t>
      </w:r>
    </w:p>
  </w:comment>
  <w:comment w:id="1952" w:author="Pamela Kakande Nabukhonzo" w:date="2025-06-19T20:26:00Z" w:initials="PN">
    <w:p w14:paraId="040E281C" w14:textId="77777777" w:rsidR="00130869" w:rsidRDefault="00130869" w:rsidP="00130869">
      <w:pPr>
        <w:pStyle w:val="CommentText"/>
      </w:pPr>
      <w:r>
        <w:rPr>
          <w:rStyle w:val="CommentReference"/>
        </w:rPr>
        <w:annotationRef/>
      </w:r>
      <w:r>
        <w:rPr>
          <w:lang w:val="en-GB"/>
        </w:rPr>
        <w:t>This should link to the checklist tab</w:t>
      </w:r>
    </w:p>
  </w:comment>
  <w:comment w:id="2080" w:author="Pamela Kakande Nabukhonzo" w:date="2025-06-09T21:37:00Z" w:initials="PN">
    <w:p w14:paraId="77B36144" w14:textId="536B7D72" w:rsidR="00E022AB" w:rsidRDefault="00E022AB" w:rsidP="00E022AB">
      <w:pPr>
        <w:pStyle w:val="CommentText"/>
      </w:pPr>
      <w:r>
        <w:rPr>
          <w:rStyle w:val="CommentReference"/>
        </w:rPr>
        <w:annotationRef/>
      </w:r>
      <w:r>
        <w:t>Insert the web links</w:t>
      </w:r>
    </w:p>
  </w:comment>
  <w:comment w:id="2262" w:author="Rachel Shipsey" w:date="2025-06-09T09:18:00Z" w:initials="RS">
    <w:p w14:paraId="603E0DF7" w14:textId="4C10AA08" w:rsidR="003B2150" w:rsidRDefault="003B2150">
      <w:pPr>
        <w:pStyle w:val="CommentText"/>
      </w:pPr>
      <w:r>
        <w:rPr>
          <w:rStyle w:val="CommentReference"/>
        </w:rPr>
        <w:annotationRef/>
      </w:r>
      <w:r>
        <w:rPr>
          <w:lang w:val="en-GB"/>
        </w:rPr>
        <w:t>Rachel to do summary of case studies</w:t>
      </w:r>
    </w:p>
  </w:comment>
  <w:comment w:id="2661" w:author="Rachel Shipsey" w:date="2025-06-09T09:22:00Z" w:initials="RS">
    <w:p w14:paraId="2DD57F5C" w14:textId="07195136" w:rsidR="00A201F1" w:rsidRDefault="00A201F1">
      <w:pPr>
        <w:pStyle w:val="CommentText"/>
      </w:pPr>
      <w:r>
        <w:rPr>
          <w:rStyle w:val="CommentReference"/>
        </w:rPr>
        <w:annotationRef/>
      </w:r>
      <w:r>
        <w:rPr>
          <w:lang w:val="en-GB"/>
        </w:rPr>
        <w:t>Pamela to move into procurement and financial management chapter</w:t>
      </w:r>
    </w:p>
  </w:comment>
  <w:comment w:id="2675" w:author="Pamela Kakande Nabukhonzo" w:date="2025-05-02T20:56:00Z" w:initials="PN">
    <w:p w14:paraId="67D95908" w14:textId="12A11011" w:rsidR="00C00AA4" w:rsidRDefault="00C00AA4" w:rsidP="00C00AA4">
      <w:pPr>
        <w:pStyle w:val="CommentText"/>
      </w:pPr>
      <w:r>
        <w:rPr>
          <w:rStyle w:val="CommentReference"/>
        </w:rPr>
        <w:annotationRef/>
      </w:r>
      <w:r>
        <w:t>Try to get what is in the rev 4</w:t>
      </w:r>
    </w:p>
  </w:comment>
  <w:comment w:id="3260" w:author="Rachel Elizabeth" w:date="2025-05-19T16:08:00Z" w:initials="RE">
    <w:p w14:paraId="7F230A3D" w14:textId="77777777" w:rsidR="00CD0650" w:rsidRDefault="00CD0650">
      <w:pPr>
        <w:pStyle w:val="CommentText"/>
      </w:pPr>
      <w:r>
        <w:rPr>
          <w:rStyle w:val="CommentReference"/>
        </w:rPr>
        <w:annotationRef/>
      </w:r>
      <w:r>
        <w:rPr>
          <w:lang w:val="en-GB"/>
        </w:rPr>
        <w:t>From notes: Define map and mapping and hybrid cartographic mapping. It would be useful to have up front the range of census artifacts that may now be expected  to have geospatial content. The order of the chapter at the moment is based on a PAPI approach (proposal development, mobilization of resources, development of tools,  acquisition of equipment, publicity, piloting, recruitment, training, data collection, map production and EA map verification), but Data management and engineering should be specifically included in the e-census handbook.  Needs more on the software development cycle and how this is synched with the rest of the census timetable.</w:t>
      </w:r>
    </w:p>
  </w:comment>
  <w:comment w:id="3261" w:author="Rachel Shipsey" w:date="2025-05-26T15:40:00Z" w:initials="RS">
    <w:p w14:paraId="273CBA75" w14:textId="77777777" w:rsidR="00966B8A" w:rsidRDefault="00966B8A">
      <w:pPr>
        <w:pStyle w:val="CommentText"/>
      </w:pPr>
      <w:r>
        <w:rPr>
          <w:rStyle w:val="CommentReference"/>
        </w:rPr>
        <w:annotationRef/>
      </w:r>
      <w:r>
        <w:rPr>
          <w:lang w:val="en-GB"/>
        </w:rPr>
        <w:t>Rob Doherty is looking at re-writing this chapter</w:t>
      </w:r>
    </w:p>
  </w:comment>
  <w:comment w:id="5125" w:author="Rachel Shipsey" w:date="2025-05-26T15:41:00Z" w:initials="RS">
    <w:p w14:paraId="1C589C18" w14:textId="77777777" w:rsidR="004D50CA" w:rsidRDefault="004D50CA">
      <w:pPr>
        <w:pStyle w:val="CommentText"/>
      </w:pPr>
      <w:r>
        <w:rPr>
          <w:rStyle w:val="CommentReference"/>
        </w:rPr>
        <w:annotationRef/>
      </w:r>
      <w:r>
        <w:rPr>
          <w:lang w:val="en-GB"/>
        </w:rPr>
        <w:t>Hopefully Collins is re-writing this chapter</w:t>
      </w:r>
    </w:p>
  </w:comment>
  <w:comment w:id="6124" w:author="Rachel Shipsey" w:date="2025-05-27T13:44:00Z" w:initials="RS">
    <w:p w14:paraId="174EA3B7" w14:textId="62DF8ED8" w:rsidR="009454AE" w:rsidRDefault="009454AE">
      <w:pPr>
        <w:pStyle w:val="CommentText"/>
      </w:pPr>
      <w:r>
        <w:rPr>
          <w:rStyle w:val="CommentReference"/>
        </w:rPr>
        <w:annotationRef/>
      </w:r>
      <w:r>
        <w:rPr>
          <w:lang w:val="en-GB"/>
        </w:rPr>
        <w:t>I have rewritten this chapter to include as many of the comments from the EGM as I can (of course some of them are contradictory!).</w:t>
      </w:r>
    </w:p>
  </w:comment>
  <w:comment w:id="6936" w:author="Rachel Shipsey" w:date="2025-05-06T11:00:00Z" w:initials="RS">
    <w:p w14:paraId="7A54C832" w14:textId="5645AFF8" w:rsidR="00F23964" w:rsidRDefault="00F23964">
      <w:pPr>
        <w:pStyle w:val="CommentText"/>
      </w:pPr>
      <w:r>
        <w:rPr>
          <w:rStyle w:val="CommentReference"/>
        </w:rPr>
        <w:annotationRef/>
      </w:r>
      <w:r>
        <w:rPr>
          <w:lang w:val="en-GB"/>
        </w:rPr>
        <w:t>Put a link to creation of Eas - the idea is to create an EA that is possible to enumerate by 1 person. Make sure like to WorldPop stuff from Eas creation section</w:t>
      </w:r>
    </w:p>
  </w:comment>
  <w:comment w:id="6965" w:author="Rachel Shipsey" w:date="2025-06-03T19:19:00Z" w:initials="RS">
    <w:p w14:paraId="08F24EEF" w14:textId="77777777" w:rsidR="007A111A" w:rsidRDefault="007A111A">
      <w:pPr>
        <w:pStyle w:val="CommentText"/>
      </w:pPr>
      <w:r>
        <w:rPr>
          <w:rStyle w:val="CommentReference"/>
        </w:rPr>
        <w:annotationRef/>
      </w:r>
      <w:r>
        <w:rPr>
          <w:lang w:val="en-GB"/>
        </w:rPr>
        <w:t>Do we want these to be heading 3 consistently throughout handbook?</w:t>
      </w:r>
    </w:p>
  </w:comment>
  <w:comment w:id="6982" w:author="Rachel Shipsey" w:date="2025-04-23T14:35:00Z" w:initials="RS">
    <w:p w14:paraId="334829DC" w14:textId="53F74D52" w:rsidR="00970C87" w:rsidRDefault="00970C87" w:rsidP="00970C87">
      <w:pPr>
        <w:pStyle w:val="CommentText"/>
      </w:pPr>
      <w:r>
        <w:rPr>
          <w:rStyle w:val="CommentReference"/>
        </w:rPr>
        <w:annotationRef/>
      </w:r>
      <w:r>
        <w:rPr>
          <w:lang w:val="en-GB"/>
        </w:rPr>
        <w:t>OK to include this?</w:t>
      </w:r>
    </w:p>
  </w:comment>
  <w:comment w:id="7842" w:author="Rachel Shipsey" w:date="2025-05-28T16:18:00Z" w:initials="RS">
    <w:p w14:paraId="382C4B54" w14:textId="77777777" w:rsidR="00F02DE7" w:rsidRDefault="00F02DE7">
      <w:pPr>
        <w:pStyle w:val="CommentText"/>
      </w:pPr>
      <w:r>
        <w:rPr>
          <w:rStyle w:val="CommentReference"/>
        </w:rPr>
        <w:annotationRef/>
      </w:r>
      <w:r>
        <w:rPr>
          <w:lang w:val="en-GB"/>
        </w:rPr>
        <w:t>Although this chapter could include a section on remuneration, I think that should be about automation of payment systems. Not this general stuff - which isn't to do with digitisation at all. This could probably all go???</w:t>
      </w:r>
    </w:p>
  </w:comment>
  <w:comment w:id="8036" w:author="Rachel Elizabeth" w:date="2025-05-19T16:57:00Z" w:initials="RE">
    <w:p w14:paraId="12FAC122" w14:textId="571F8177" w:rsidR="00093EB0" w:rsidRDefault="00093EB0" w:rsidP="00093EB0">
      <w:pPr>
        <w:pStyle w:val="CommentText"/>
      </w:pPr>
      <w:r>
        <w:rPr>
          <w:rStyle w:val="CommentReference"/>
        </w:rPr>
        <w:annotationRef/>
      </w:r>
      <w:r>
        <w:rPr>
          <w:lang w:val="en-GB"/>
        </w:rPr>
        <w:t>Where is this stuff going now?</w:t>
      </w:r>
    </w:p>
  </w:comment>
  <w:comment w:id="8060" w:author="Rachel Shipsey" w:date="2025-06-10T17:39:00Z" w:initials="RS">
    <w:p w14:paraId="1965C8D8" w14:textId="77777777" w:rsidR="00B219CA" w:rsidRDefault="00B219CA">
      <w:pPr>
        <w:pStyle w:val="CommentText"/>
      </w:pPr>
      <w:r>
        <w:rPr>
          <w:rStyle w:val="CommentReference"/>
        </w:rPr>
        <w:annotationRef/>
      </w:r>
      <w:r>
        <w:rPr>
          <w:lang w:val="en-GB"/>
        </w:rPr>
        <w:t>Put in info from survey</w:t>
      </w:r>
    </w:p>
  </w:comment>
  <w:comment w:id="8253" w:author="Pamela Kakande Nabukhonzo" w:date="2025-06-18T21:09:00Z" w:initials="PN">
    <w:p w14:paraId="3145B21F" w14:textId="77777777" w:rsidR="00553EA8" w:rsidRDefault="00553EA8" w:rsidP="00553EA8">
      <w:pPr>
        <w:pStyle w:val="CommentText"/>
      </w:pPr>
      <w:r>
        <w:rPr>
          <w:rStyle w:val="CommentReference"/>
        </w:rPr>
        <w:annotationRef/>
      </w:r>
      <w:r>
        <w:t>Pasted from original write up, consider</w:t>
      </w:r>
    </w:p>
  </w:comment>
  <w:comment w:id="8310" w:author="Rachel Shipsey" w:date="2025-06-11T15:09:00Z" w:initials="RS">
    <w:p w14:paraId="24411C17" w14:textId="2AB8456C" w:rsidR="0054157C" w:rsidRDefault="0054157C" w:rsidP="002C0363">
      <w:pPr>
        <w:pStyle w:val="CommentText"/>
      </w:pPr>
      <w:r>
        <w:rPr>
          <w:rStyle w:val="CommentReference"/>
        </w:rPr>
        <w:annotationRef/>
      </w:r>
      <w:r>
        <w:rPr>
          <w:lang w:val="en-GB"/>
        </w:rPr>
        <w:t>Check link after chpater 3 rewritten</w:t>
      </w:r>
    </w:p>
  </w:comment>
  <w:comment w:id="8550" w:author="Pamela Kakande Nabukhonzo" w:date="2025-06-18T21:05:00Z" w:initials="PN">
    <w:p w14:paraId="74694A99" w14:textId="77777777" w:rsidR="00941282" w:rsidRDefault="00941282" w:rsidP="00941282">
      <w:pPr>
        <w:pStyle w:val="CommentText"/>
      </w:pPr>
      <w:r>
        <w:rPr>
          <w:rStyle w:val="CommentReference"/>
        </w:rPr>
        <w:annotationRef/>
      </w:r>
      <w:r>
        <w:t>Original documented for data collection.</w:t>
      </w:r>
    </w:p>
  </w:comment>
  <w:comment w:id="8767" w:author="Pamela Kakande Nabukhonzo" w:date="2025-06-18T21:06:00Z" w:initials="PN">
    <w:p w14:paraId="21BC9350" w14:textId="77777777" w:rsidR="005D0BB4" w:rsidRDefault="005D0BB4" w:rsidP="005D0BB4">
      <w:pPr>
        <w:pStyle w:val="CommentText"/>
      </w:pPr>
      <w:r>
        <w:rPr>
          <w:rStyle w:val="CommentReference"/>
        </w:rPr>
        <w:annotationRef/>
      </w:r>
      <w:r>
        <w:t>Originally documented for data collection</w:t>
      </w:r>
    </w:p>
  </w:comment>
  <w:comment w:id="8878" w:author="Rachel Shipsey" w:date="2025-05-05T18:11:00Z" w:initials="RS">
    <w:p w14:paraId="1AC854A5" w14:textId="7DB57B3C" w:rsidR="00B14BF9" w:rsidRDefault="00B14BF9">
      <w:pPr>
        <w:pStyle w:val="CommentText"/>
      </w:pPr>
      <w:r>
        <w:rPr>
          <w:rStyle w:val="CommentReference"/>
        </w:rPr>
        <w:annotationRef/>
      </w:r>
      <w:r>
        <w:rPr>
          <w:lang w:val="en-GB"/>
        </w:rPr>
        <w:t>We don't have comparison of digital and non-digital census, or considerations for a digital census including risks.</w:t>
      </w:r>
    </w:p>
  </w:comment>
  <w:comment w:id="8891" w:author="Rachel Elizabeth" w:date="2025-05-19T15:17:00Z" w:initials="RE">
    <w:p w14:paraId="49205DC3" w14:textId="77777777" w:rsidR="003A4FC0" w:rsidRDefault="003A4FC0">
      <w:pPr>
        <w:pStyle w:val="CommentText"/>
      </w:pPr>
      <w:r>
        <w:rPr>
          <w:rStyle w:val="CommentReference"/>
        </w:rPr>
        <w:annotationRef/>
      </w:r>
      <w:r>
        <w:rPr>
          <w:lang w:val="en-GB"/>
        </w:rPr>
        <w:t>I have just made this up from different parts of the chapter. It's not really adding anything - but for the sake of consistency I've added it in. We can drop again if you prefer.</w:t>
      </w:r>
    </w:p>
  </w:comment>
  <w:comment w:id="8936" w:author="Rachel Shipsey" w:date="2025-05-05T18:12:00Z" w:initials="RS">
    <w:p w14:paraId="7811F397" w14:textId="355F9011" w:rsidR="00A05870" w:rsidRDefault="00A05870">
      <w:pPr>
        <w:pStyle w:val="CommentText"/>
      </w:pPr>
      <w:r>
        <w:rPr>
          <w:rStyle w:val="CommentReference"/>
        </w:rPr>
        <w:annotationRef/>
      </w:r>
      <w:r>
        <w:rPr>
          <w:lang w:val="en-GB"/>
        </w:rPr>
        <w:t>Need to add in links to other chapters and to P&amp;R</w:t>
      </w:r>
    </w:p>
  </w:comment>
  <w:comment w:id="8937" w:author="Rachel Shipsey" w:date="2025-05-30T14:17:00Z" w:initials="RS">
    <w:p w14:paraId="493605A9" w14:textId="77777777" w:rsidR="00386B04" w:rsidRDefault="00386B04">
      <w:pPr>
        <w:pStyle w:val="CommentText"/>
      </w:pPr>
      <w:r>
        <w:rPr>
          <w:rStyle w:val="CommentReference"/>
        </w:rPr>
        <w:annotationRef/>
      </w:r>
      <w:r>
        <w:rPr>
          <w:lang w:val="en-GB"/>
        </w:rPr>
        <w:t>This feels like it should be in previous chapter</w:t>
      </w:r>
    </w:p>
  </w:comment>
  <w:comment w:id="8938" w:author="Rachel Shipsey" w:date="2025-05-30T14:25:00Z" w:initials="RS">
    <w:p w14:paraId="3ED13B0D" w14:textId="77777777" w:rsidR="003B7BA5" w:rsidRDefault="003B7BA5">
      <w:pPr>
        <w:pStyle w:val="CommentText"/>
      </w:pPr>
      <w:r>
        <w:rPr>
          <w:rStyle w:val="CommentReference"/>
        </w:rPr>
        <w:annotationRef/>
      </w:r>
      <w:r>
        <w:rPr>
          <w:lang w:val="en-GB"/>
        </w:rPr>
        <w:t>Most of this was about supervision so I've moved into chapter 8</w:t>
      </w:r>
    </w:p>
  </w:comment>
  <w:comment w:id="8954" w:author="Rachel Shipsey" w:date="2025-05-30T14:22:00Z" w:initials="RS">
    <w:p w14:paraId="60F3EA8E" w14:textId="5F23D652" w:rsidR="004C22DE" w:rsidRDefault="004C22DE">
      <w:pPr>
        <w:pStyle w:val="CommentText"/>
      </w:pPr>
      <w:r>
        <w:rPr>
          <w:rStyle w:val="CommentReference"/>
        </w:rPr>
        <w:annotationRef/>
      </w:r>
      <w:r>
        <w:rPr>
          <w:lang w:val="en-GB"/>
        </w:rPr>
        <w:t>This is already in the recruitment and training chapter</w:t>
      </w:r>
    </w:p>
  </w:comment>
  <w:comment w:id="9013" w:author="Rachel Shipsey" w:date="2025-05-30T14:25:00Z" w:initials="RS">
    <w:p w14:paraId="7E89920A" w14:textId="77777777" w:rsidR="00B07BD9" w:rsidRDefault="00B07BD9">
      <w:pPr>
        <w:pStyle w:val="CommentText"/>
      </w:pPr>
      <w:r>
        <w:rPr>
          <w:rStyle w:val="CommentReference"/>
        </w:rPr>
        <w:annotationRef/>
      </w:r>
      <w:r>
        <w:rPr>
          <w:lang w:val="en-GB"/>
        </w:rPr>
        <w:t>This should be in the quality chapter</w:t>
      </w:r>
    </w:p>
  </w:comment>
  <w:comment w:id="9063" w:author="Pamela Kakande Nabukhonzo" w:date="2025-06-05T16:02:00Z" w:initials="PN">
    <w:p w14:paraId="6686E4FA" w14:textId="77777777" w:rsidR="008D1A97" w:rsidRDefault="008D1A97" w:rsidP="008D1A97">
      <w:pPr>
        <w:pStyle w:val="CommentText"/>
      </w:pPr>
      <w:r>
        <w:rPr>
          <w:rStyle w:val="CommentReference"/>
        </w:rPr>
        <w:annotationRef/>
      </w:r>
      <w:r>
        <w:t>This section is more of a continuation to the preceding sub section, maybe merge</w:t>
      </w:r>
    </w:p>
  </w:comment>
  <w:comment w:id="9107" w:author="Rachel Shipsey" w:date="2025-05-05T18:14:00Z" w:initials="RS">
    <w:p w14:paraId="2FEE2D9B" w14:textId="422F1BDB" w:rsidR="00F2412F" w:rsidRDefault="00F2412F" w:rsidP="00F2412F">
      <w:pPr>
        <w:pStyle w:val="CommentText"/>
      </w:pPr>
      <w:r>
        <w:rPr>
          <w:rStyle w:val="CommentReference"/>
        </w:rPr>
        <w:annotationRef/>
      </w:r>
      <w:r>
        <w:rPr>
          <w:lang w:val="en-GB"/>
        </w:rPr>
        <w:t>Rewrite as case study not table</w:t>
      </w:r>
    </w:p>
  </w:comment>
  <w:comment w:id="9108" w:author="Rachel Elizabeth" w:date="2025-05-19T15:19:00Z" w:initials="RE">
    <w:p w14:paraId="512F32BC" w14:textId="345C0666" w:rsidR="00311396" w:rsidRDefault="005D3995">
      <w:pPr>
        <w:pStyle w:val="CommentText"/>
      </w:pPr>
      <w:r>
        <w:rPr>
          <w:rStyle w:val="CommentReference"/>
        </w:rPr>
        <w:annotationRef/>
      </w:r>
      <w:r w:rsidR="00311396">
        <w:rPr>
          <w:lang w:val="en-GB"/>
        </w:rPr>
        <w:t xml:space="preserve">I don't think either of these really fit into this chapter. </w:t>
      </w:r>
      <w:r w:rsidR="00311396">
        <w:fldChar w:fldCharType="begin"/>
      </w:r>
      <w:r w:rsidR="00311396">
        <w:instrText>HYPERLINK "mailto:pamela.nabukhonzo@un.org"</w:instrText>
      </w:r>
      <w:bookmarkStart w:id="9111" w:name="_@_40E793D7C4EA4CC2AE9E97F67D9C9452Z"/>
      <w:r w:rsidR="00311396">
        <w:fldChar w:fldCharType="separate"/>
      </w:r>
      <w:bookmarkEnd w:id="9111"/>
      <w:r w:rsidR="00311396" w:rsidRPr="00311396">
        <w:rPr>
          <w:rStyle w:val="Mention"/>
          <w:noProof/>
        </w:rPr>
        <w:t>@Pamela Kakande Nabukhonzo</w:t>
      </w:r>
      <w:r w:rsidR="00311396">
        <w:fldChar w:fldCharType="end"/>
      </w:r>
      <w:r w:rsidR="00311396">
        <w:t xml:space="preserve"> should we try and combine chapter 8 and 9. Otherwise this is all a bit repetitive (7,8,and 9) and we don't have a CS for this chapter.</w:t>
      </w:r>
    </w:p>
  </w:comment>
  <w:comment w:id="9299" w:author="Rachel Shipsey" w:date="2025-05-05T18:17:00Z" w:initials="RS">
    <w:p w14:paraId="22CD23E7" w14:textId="5E63D3C9" w:rsidR="006166FF" w:rsidRDefault="006166FF">
      <w:pPr>
        <w:pStyle w:val="CommentText"/>
      </w:pPr>
      <w:r>
        <w:rPr>
          <w:rStyle w:val="CommentReference"/>
        </w:rPr>
        <w:annotationRef/>
      </w:r>
      <w:r>
        <w:rPr>
          <w:lang w:val="en-GB"/>
        </w:rPr>
        <w:t>Try and pull some of these out of the text/case studies</w:t>
      </w:r>
    </w:p>
  </w:comment>
  <w:comment w:id="9314" w:author="Rachel Elizabeth" w:date="2025-05-19T15:25:00Z" w:initials="RE">
    <w:p w14:paraId="7FCA9B4B" w14:textId="77777777" w:rsidR="003A68AA" w:rsidRDefault="003A68AA">
      <w:pPr>
        <w:pStyle w:val="CommentText"/>
      </w:pPr>
      <w:r>
        <w:rPr>
          <w:rStyle w:val="CommentReference"/>
        </w:rPr>
        <w:annotationRef/>
      </w:r>
      <w:r>
        <w:rPr>
          <w:lang w:val="en-GB"/>
        </w:rPr>
        <w:t>I have written this one after experiences in The Gambia and Rwanda where there were issues with downloading all of the data. Does it make sense?</w:t>
      </w:r>
    </w:p>
  </w:comment>
  <w:comment w:id="9377" w:author="Rachel Shipsey" w:date="2025-05-02T11:50:00Z" w:initials="RS">
    <w:p w14:paraId="5504FFCD" w14:textId="0F4F652E" w:rsidR="00BD5202" w:rsidRDefault="00BD5202">
      <w:pPr>
        <w:pStyle w:val="CommentText"/>
      </w:pPr>
      <w:r>
        <w:rPr>
          <w:rStyle w:val="CommentReference"/>
        </w:rPr>
        <w:annotationRef/>
      </w:r>
      <w:r>
        <w:rPr>
          <w:lang w:val="en-GB"/>
        </w:rPr>
        <w:t>This part on remuneration is to be included in the chapter on finances?</w:t>
      </w:r>
    </w:p>
  </w:comment>
  <w:comment w:id="9386" w:author="Rachel Elizabeth" w:date="2025-05-19T16:52:00Z" w:initials="RE">
    <w:p w14:paraId="58593240" w14:textId="77777777" w:rsidR="006B5571" w:rsidRDefault="006B5571">
      <w:pPr>
        <w:pStyle w:val="CommentText"/>
      </w:pPr>
      <w:r>
        <w:rPr>
          <w:rStyle w:val="CommentReference"/>
        </w:rPr>
        <w:annotationRef/>
      </w:r>
      <w:r>
        <w:rPr>
          <w:lang w:val="en-GB"/>
        </w:rPr>
        <w:t>Is this the new chapter 14?</w:t>
      </w:r>
    </w:p>
  </w:comment>
  <w:comment w:id="9925" w:author="Rachel Elizabeth" w:date="2025-05-19T16:53:00Z" w:initials="RE">
    <w:p w14:paraId="1B2C3077" w14:textId="77777777" w:rsidR="005A015F" w:rsidRDefault="005A015F">
      <w:pPr>
        <w:pStyle w:val="CommentText"/>
      </w:pPr>
      <w:r>
        <w:rPr>
          <w:rStyle w:val="CommentReference"/>
        </w:rPr>
        <w:annotationRef/>
      </w:r>
      <w:r>
        <w:rPr>
          <w:lang w:val="en-GB"/>
        </w:rPr>
        <w:t>Is this the new chapter 13?</w:t>
      </w:r>
    </w:p>
  </w:comment>
  <w:comment w:id="10632" w:author="Pamela Kakande Nabukhonzo" w:date="2025-06-09T20:22:00Z" w:initials="PN">
    <w:p w14:paraId="46E7B643" w14:textId="77777777" w:rsidR="005B6933" w:rsidRDefault="005B6933" w:rsidP="005B6933">
      <w:pPr>
        <w:pStyle w:val="CommentText"/>
      </w:pPr>
      <w:r>
        <w:rPr>
          <w:rStyle w:val="CommentReference"/>
        </w:rPr>
        <w:annotationRef/>
      </w:r>
      <w:r>
        <w:t>Insert link</w:t>
      </w:r>
    </w:p>
  </w:comment>
  <w:comment w:id="10705" w:author="Pamela Kakande Nabukhonzo" w:date="2025-06-09T20:36:00Z" w:initials="PN">
    <w:p w14:paraId="5609A34D" w14:textId="77777777" w:rsidR="00CE7EA6" w:rsidRDefault="00315463" w:rsidP="00CE7EA6">
      <w:pPr>
        <w:pStyle w:val="CommentText"/>
      </w:pPr>
      <w:r>
        <w:rPr>
          <w:rStyle w:val="CommentReference"/>
        </w:rPr>
        <w:annotationRef/>
      </w:r>
      <w:r w:rsidR="00CE7EA6">
        <w:t xml:space="preserve">This e-census handbook complements the suite of UN guidance documents on censuses, but principally the </w:t>
      </w:r>
      <w:hyperlink r:id="rId2" w:history="1">
        <w:r w:rsidR="00CE7EA6" w:rsidRPr="00682550">
          <w:rPr>
            <w:rStyle w:val="Hyperlink"/>
          </w:rPr>
          <w:t>UN Principles and Recommendations (P&amp;R) for Population and Housing Censuses (Revision 4),</w:t>
        </w:r>
      </w:hyperlink>
    </w:p>
    <w:p w14:paraId="4ACAB230" w14:textId="77777777" w:rsidR="00CE7EA6" w:rsidRDefault="00CE7EA6" w:rsidP="00CE7EA6">
      <w:pPr>
        <w:pStyle w:val="CommentText"/>
      </w:pPr>
      <w:r>
        <w:t xml:space="preserve">It is important to provide a pointer to what sections are being referred to enhance reference to the P&amp;R and its use. </w:t>
      </w:r>
    </w:p>
    <w:p w14:paraId="00DA6A93" w14:textId="77777777" w:rsidR="00CE7EA6" w:rsidRDefault="00CE7EA6" w:rsidP="00CE7EA6">
      <w:pPr>
        <w:pStyle w:val="CommentText"/>
      </w:pPr>
      <w:r>
        <w:t>I can do this in relevant sections. I actually doing it in chapter 11.</w:t>
      </w:r>
    </w:p>
  </w:comment>
  <w:comment w:id="11016" w:author="Shipsey, Rachel" w:date="2025-06-08T11:39:00Z" w:initials="RS">
    <w:p w14:paraId="6F3ADF75" w14:textId="77777777" w:rsidR="00521CB7" w:rsidRDefault="00521CB7" w:rsidP="00521CB7">
      <w:pPr>
        <w:pStyle w:val="CommentText"/>
      </w:pPr>
      <w:r>
        <w:rPr>
          <w:rStyle w:val="CommentReference"/>
        </w:rPr>
        <w:annotationRef/>
      </w:r>
      <w:r>
        <w:t>Make hyperlink</w:t>
      </w:r>
    </w:p>
  </w:comment>
  <w:comment w:id="11848" w:author="Pamela Kakande Nabukhonzo" w:date="2025-06-08T12:33:00Z" w:initials="PN">
    <w:p w14:paraId="04413CEE" w14:textId="77777777" w:rsidR="00F561AC" w:rsidRDefault="00F561AC" w:rsidP="00F561AC">
      <w:pPr>
        <w:pStyle w:val="CommentText"/>
      </w:pPr>
      <w:r>
        <w:rPr>
          <w:rStyle w:val="CommentReference"/>
        </w:rPr>
        <w:annotationRef/>
      </w:r>
      <w:r>
        <w:t>Add in hyperlink</w:t>
      </w:r>
    </w:p>
  </w:comment>
  <w:comment w:id="11922" w:author="Rachel Shipsey" w:date="2025-05-30T13:10:00Z" w:initials="RS">
    <w:p w14:paraId="37D15F72" w14:textId="77777777" w:rsidR="00C61188" w:rsidRDefault="00C61188">
      <w:pPr>
        <w:pStyle w:val="CommentText"/>
      </w:pPr>
      <w:r>
        <w:rPr>
          <w:rStyle w:val="CommentReference"/>
        </w:rPr>
        <w:annotationRef/>
      </w:r>
      <w:r>
        <w:rPr>
          <w:lang w:val="en-GB"/>
        </w:rPr>
        <w:t>From old chapter 10 - can/should this be merged</w:t>
      </w:r>
    </w:p>
  </w:comment>
  <w:comment w:id="12248" w:author="Rachel Shipsey" w:date="2025-05-27T10:07:00Z" w:initials="RS">
    <w:p w14:paraId="3B1DA2E6" w14:textId="55D6338D" w:rsidR="000F397D" w:rsidRDefault="000F397D">
      <w:pPr>
        <w:pStyle w:val="CommentText"/>
      </w:pPr>
      <w:r>
        <w:rPr>
          <w:rStyle w:val="CommentReference"/>
        </w:rPr>
        <w:annotationRef/>
      </w:r>
      <w:r>
        <w:rPr>
          <w:lang w:val="en-GB"/>
        </w:rPr>
        <w:t>See if any of this material should be merged into new chapter 10</w:t>
      </w:r>
    </w:p>
  </w:comment>
  <w:comment w:id="12441" w:author="Rachel Elizabeth" w:date="2025-05-19T16:57:00Z" w:initials="RE">
    <w:p w14:paraId="7B52A17C" w14:textId="77777777" w:rsidR="00FE4EE4" w:rsidRDefault="00FE4EE4">
      <w:pPr>
        <w:pStyle w:val="CommentText"/>
      </w:pPr>
      <w:r>
        <w:rPr>
          <w:rStyle w:val="CommentReference"/>
        </w:rPr>
        <w:annotationRef/>
      </w:r>
      <w:r>
        <w:rPr>
          <w:lang w:val="en-GB"/>
        </w:rPr>
        <w:t>Where is this stuff going now?</w:t>
      </w:r>
    </w:p>
  </w:comment>
  <w:comment w:id="13664" w:author="Pamela Kakande Nabukhonzo" w:date="2025-06-09T19:35:00Z" w:initials="PN">
    <w:p w14:paraId="51AA1087" w14:textId="77777777" w:rsidR="00F83D83" w:rsidRDefault="00F83D83" w:rsidP="00F83D83">
      <w:pPr>
        <w:pStyle w:val="CommentText"/>
      </w:pPr>
      <w:r>
        <w:rPr>
          <w:rStyle w:val="CommentReference"/>
        </w:rPr>
        <w:annotationRef/>
      </w:r>
      <w:r>
        <w:t>Insert link to publicity</w:t>
      </w:r>
    </w:p>
  </w:comment>
  <w:comment w:id="13806" w:author="Pamela Kakande Nabukhonzo" w:date="2025-06-09T19:48:00Z" w:initials="PN">
    <w:p w14:paraId="6F85AF85" w14:textId="77777777" w:rsidR="0047087A" w:rsidRDefault="0047087A" w:rsidP="0047087A">
      <w:pPr>
        <w:pStyle w:val="CommentText"/>
      </w:pPr>
      <w:r>
        <w:rPr>
          <w:rStyle w:val="CommentReference"/>
        </w:rPr>
        <w:annotationRef/>
      </w:r>
      <w:r>
        <w:t>Insert link to questionnaire development</w:t>
      </w:r>
    </w:p>
  </w:comment>
  <w:comment w:id="14017" w:author="Rachel Shipsey" w:date="2025-05-30T12:54:00Z" w:initials="RS">
    <w:p w14:paraId="384B0395" w14:textId="385EAF8C" w:rsidR="003F277A" w:rsidRDefault="003F277A">
      <w:pPr>
        <w:pStyle w:val="CommentText"/>
      </w:pPr>
      <w:r>
        <w:rPr>
          <w:rStyle w:val="CommentReference"/>
        </w:rPr>
        <w:annotationRef/>
      </w:r>
      <w:r>
        <w:rPr>
          <w:lang w:val="en-GB"/>
        </w:rPr>
        <w:t>This is the old chapter 12 material</w:t>
      </w:r>
    </w:p>
  </w:comment>
  <w:comment w:id="15306" w:author="Rachel Shipsey" w:date="2025-05-30T11:56:00Z" w:initials="RS">
    <w:p w14:paraId="38CABEAF" w14:textId="57EAB911" w:rsidR="004E52BF" w:rsidRDefault="004E52BF">
      <w:pPr>
        <w:pStyle w:val="CommentText"/>
      </w:pPr>
      <w:r>
        <w:rPr>
          <w:rStyle w:val="CommentReference"/>
        </w:rPr>
        <w:annotationRef/>
      </w:r>
      <w:r>
        <w:rPr>
          <w:lang w:val="en-GB"/>
        </w:rPr>
        <w:t>This is the old chapter 13 material</w:t>
      </w:r>
    </w:p>
  </w:comment>
  <w:comment w:id="15938" w:author="Rachel Shipsey" w:date="2025-06-20T15:25:00Z" w:initials="RS">
    <w:p w14:paraId="30F92CAD" w14:textId="77777777" w:rsidR="007215A3" w:rsidRDefault="007215A3" w:rsidP="00371015">
      <w:pPr>
        <w:pStyle w:val="CommentText"/>
      </w:pPr>
      <w:r>
        <w:rPr>
          <w:rStyle w:val="CommentReference"/>
        </w:rPr>
        <w:annotationRef/>
      </w:r>
      <w:r>
        <w:rPr>
          <w:lang w:val="en-GB"/>
        </w:rPr>
        <w:t>These are already summarised so just include all of this in the case studies section as well as here</w:t>
      </w:r>
    </w:p>
  </w:comment>
  <w:comment w:id="17947" w:author="Shipsey, Rachel" w:date="2025-02-24T13:45:00Z" w:initials="RS">
    <w:p w14:paraId="267CE369" w14:textId="0B458CFB" w:rsidR="000F0C09" w:rsidRDefault="000F0C09" w:rsidP="000F0C09">
      <w:pPr>
        <w:pStyle w:val="CommentText"/>
      </w:pPr>
      <w:r>
        <w:rPr>
          <w:rStyle w:val="CommentReference"/>
        </w:rPr>
        <w:annotationRef/>
      </w:r>
      <w:r>
        <w:t>Include hyperlinks</w:t>
      </w:r>
    </w:p>
  </w:comment>
  <w:comment w:id="17948" w:author="Shipsey, Rachel" w:date="2025-02-24T13:45:00Z" w:initials="RS">
    <w:p w14:paraId="202CEA25" w14:textId="77777777" w:rsidR="000F0C09" w:rsidRDefault="000F0C09" w:rsidP="000F0C09">
      <w:pPr>
        <w:pStyle w:val="CommentText"/>
      </w:pPr>
      <w:r>
        <w:rPr>
          <w:rStyle w:val="CommentReference"/>
        </w:rPr>
        <w:annotationRef/>
      </w:r>
      <w:r>
        <w:t>Review when we have the Togo case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8CB892" w15:done="0"/>
  <w15:commentEx w15:paraId="1820035C" w15:done="0"/>
  <w15:commentEx w15:paraId="6280D9D3" w15:done="0"/>
  <w15:commentEx w15:paraId="752EDF04" w15:done="0"/>
  <w15:commentEx w15:paraId="47D935B5" w15:done="0"/>
  <w15:commentEx w15:paraId="20C1CB8C" w15:done="0"/>
  <w15:commentEx w15:paraId="6540EDF9" w15:paraIdParent="20C1CB8C" w15:done="0"/>
  <w15:commentEx w15:paraId="3892D339" w15:done="0"/>
  <w15:commentEx w15:paraId="544C403E" w15:done="0"/>
  <w15:commentEx w15:paraId="368D7F77" w15:done="0"/>
  <w15:commentEx w15:paraId="5F0110AD" w15:done="0"/>
  <w15:commentEx w15:paraId="79C4B04D" w15:done="0"/>
  <w15:commentEx w15:paraId="5F8A6697" w15:paraIdParent="79C4B04D" w15:done="0"/>
  <w15:commentEx w15:paraId="4999C670" w15:paraIdParent="79C4B04D" w15:done="0"/>
  <w15:commentEx w15:paraId="293950FD" w15:done="0"/>
  <w15:commentEx w15:paraId="27F4624D" w15:done="0"/>
  <w15:commentEx w15:paraId="040E281C" w15:paraIdParent="27F4624D" w15:done="0"/>
  <w15:commentEx w15:paraId="77B36144" w15:done="0"/>
  <w15:commentEx w15:paraId="603E0DF7" w15:done="0"/>
  <w15:commentEx w15:paraId="2DD57F5C" w15:done="0"/>
  <w15:commentEx w15:paraId="67D95908" w15:done="0"/>
  <w15:commentEx w15:paraId="7F230A3D" w15:done="0"/>
  <w15:commentEx w15:paraId="273CBA75" w15:paraIdParent="7F230A3D" w15:done="0"/>
  <w15:commentEx w15:paraId="1C589C18" w15:done="0"/>
  <w15:commentEx w15:paraId="174EA3B7" w15:done="0"/>
  <w15:commentEx w15:paraId="7A54C832" w15:done="0"/>
  <w15:commentEx w15:paraId="08F24EEF" w15:done="0"/>
  <w15:commentEx w15:paraId="334829DC" w15:done="0"/>
  <w15:commentEx w15:paraId="382C4B54" w15:done="0"/>
  <w15:commentEx w15:paraId="12FAC122" w15:done="0"/>
  <w15:commentEx w15:paraId="1965C8D8" w15:done="0"/>
  <w15:commentEx w15:paraId="3145B21F" w15:done="0"/>
  <w15:commentEx w15:paraId="24411C17" w15:done="0"/>
  <w15:commentEx w15:paraId="74694A99" w15:done="0"/>
  <w15:commentEx w15:paraId="21BC9350" w15:done="0"/>
  <w15:commentEx w15:paraId="1AC854A5" w15:done="0"/>
  <w15:commentEx w15:paraId="49205DC3" w15:done="0"/>
  <w15:commentEx w15:paraId="7811F397" w15:done="0"/>
  <w15:commentEx w15:paraId="493605A9" w15:paraIdParent="7811F397" w15:done="0"/>
  <w15:commentEx w15:paraId="3ED13B0D" w15:done="0"/>
  <w15:commentEx w15:paraId="60F3EA8E" w15:done="0"/>
  <w15:commentEx w15:paraId="7E89920A" w15:done="0"/>
  <w15:commentEx w15:paraId="6686E4FA" w15:done="0"/>
  <w15:commentEx w15:paraId="2FEE2D9B" w15:done="0"/>
  <w15:commentEx w15:paraId="512F32BC" w15:paraIdParent="2FEE2D9B" w15:done="0"/>
  <w15:commentEx w15:paraId="22CD23E7" w15:done="0"/>
  <w15:commentEx w15:paraId="7FCA9B4B" w15:done="0"/>
  <w15:commentEx w15:paraId="5504FFCD" w15:done="0"/>
  <w15:commentEx w15:paraId="58593240" w15:done="0"/>
  <w15:commentEx w15:paraId="1B2C3077" w15:done="0"/>
  <w15:commentEx w15:paraId="46E7B643" w15:done="0"/>
  <w15:commentEx w15:paraId="00DA6A93" w15:done="0"/>
  <w15:commentEx w15:paraId="6F3ADF75" w15:done="0"/>
  <w15:commentEx w15:paraId="04413CEE" w15:done="0"/>
  <w15:commentEx w15:paraId="37D15F72" w15:done="0"/>
  <w15:commentEx w15:paraId="3B1DA2E6" w15:done="0"/>
  <w15:commentEx w15:paraId="7B52A17C" w15:done="0"/>
  <w15:commentEx w15:paraId="51AA1087" w15:done="0"/>
  <w15:commentEx w15:paraId="6F85AF85" w15:done="0"/>
  <w15:commentEx w15:paraId="384B0395" w15:done="0"/>
  <w15:commentEx w15:paraId="38CABEAF" w15:done="0"/>
  <w15:commentEx w15:paraId="30F92CAD" w15:done="0"/>
  <w15:commentEx w15:paraId="267CE369" w15:done="0"/>
  <w15:commentEx w15:paraId="202CEA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ECDF6" w16cex:dateUtc="2025-06-19T14:57:00Z"/>
  <w16cex:commentExtensible w16cex:durableId="2C0003E8" w16cex:dateUtc="2025-06-20T12:59:00Z"/>
  <w16cex:commentExtensible w16cex:durableId="2BFECE05" w16cex:dateUtc="2025-06-19T14:57:00Z"/>
  <w16cex:commentExtensible w16cex:durableId="2BFECE4F" w16cex:dateUtc="2025-06-19T14:58:00Z"/>
  <w16cex:commentExtensible w16cex:durableId="2BE845AC" w16cex:dateUtc="2025-06-02T12:45:00Z"/>
  <w16cex:commentExtensible w16cex:durableId="2BD7211D" w16cex:dateUtc="2025-05-20T12:41:00Z"/>
  <w16cex:commentExtensible w16cex:durableId="2BDEF104" w16cex:dateUtc="2025-05-26T10:54:00Z"/>
  <w16cex:commentExtensible w16cex:durableId="2BD72126" w16cex:dateUtc="2025-05-20T12:41:00Z"/>
  <w16cex:commentExtensible w16cex:durableId="2BD72145" w16cex:dateUtc="2025-05-20T12:41:00Z"/>
  <w16cex:commentExtensible w16cex:durableId="2BD721D0" w16cex:dateUtc="2025-05-20T12:44:00Z"/>
  <w16cex:commentExtensible w16cex:durableId="2BD72084" w16cex:dateUtc="2025-05-20T12:38:00Z"/>
  <w16cex:commentExtensible w16cex:durableId="2BD5D06E" w16cex:dateUtc="2025-05-19T12:44:00Z"/>
  <w16cex:commentExtensible w16cex:durableId="2BF3D82F" w16cex:dateUtc="2025-06-11T07:25:00Z"/>
  <w16cex:commentExtensible w16cex:durableId="4CE50A39" w16cex:dateUtc="2025-06-11T08:26:00Z"/>
  <w16cex:commentExtensible w16cex:durableId="143ED385" w16cex:dateUtc="2025-06-19T17:23:00Z"/>
  <w16cex:commentExtensible w16cex:durableId="36271F45" w16cex:dateUtc="2025-06-19T15:02:00Z"/>
  <w16cex:commentExtensible w16cex:durableId="5ED431DE" w16cex:dateUtc="2025-06-19T17:26:00Z"/>
  <w16cex:commentExtensible w16cex:durableId="25ABBF21" w16cex:dateUtc="2025-06-09T18:37:00Z"/>
  <w16cex:commentExtensible w16cex:durableId="2BF12573" w16cex:dateUtc="2025-06-09T06:18:00Z"/>
  <w16cex:commentExtensible w16cex:durableId="2BF1265A" w16cex:dateUtc="2025-06-09T06:22:00Z"/>
  <w16cex:commentExtensible w16cex:durableId="44070DC8" w16cex:dateUtc="2025-05-02T17:56:00Z"/>
  <w16cex:commentExtensible w16cex:durableId="2BD5D605" w16cex:dateUtc="2025-05-19T13:08:00Z"/>
  <w16cex:commentExtensible w16cex:durableId="2BDF09F9" w16cex:dateUtc="2025-05-26T12:40:00Z"/>
  <w16cex:commentExtensible w16cex:durableId="2BDF0A1A" w16cex:dateUtc="2025-05-26T12:41:00Z"/>
  <w16cex:commentExtensible w16cex:durableId="2BE04053" w16cex:dateUtc="2025-05-27T10:44:00Z"/>
  <w16cex:commentExtensible w16cex:durableId="2BC46A66" w16cex:dateUtc="2025-05-06T08:00:00Z"/>
  <w16cex:commentExtensible w16cex:durableId="2BE9C957" w16cex:dateUtc="2025-06-03T16:19:00Z"/>
  <w16cex:commentExtensible w16cex:durableId="2BBF2FBF" w16cex:dateUtc="2025-04-23T11:35:00Z"/>
  <w16cex:commentExtensible w16cex:durableId="2BE1B5DA" w16cex:dateUtc="2025-05-28T13:18:00Z"/>
  <w16cex:commentExtensible w16cex:durableId="2BF12CC4" w16cex:dateUtc="2025-05-19T13:57:00Z"/>
  <w16cex:commentExtensible w16cex:durableId="2BF2EC4D" w16cex:dateUtc="2025-06-10T14:39:00Z"/>
  <w16cex:commentExtensible w16cex:durableId="505E4D2C" w16cex:dateUtc="2025-06-18T18:09:00Z"/>
  <w16cex:commentExtensible w16cex:durableId="2BF41AB9" w16cex:dateUtc="2025-06-11T12:09:00Z"/>
  <w16cex:commentExtensible w16cex:durableId="74A7064C" w16cex:dateUtc="2025-06-18T18:05:00Z"/>
  <w16cex:commentExtensible w16cex:durableId="34713C50" w16cex:dateUtc="2025-06-18T18:06:00Z"/>
  <w16cex:commentExtensible w16cex:durableId="2BC37DB7" w16cex:dateUtc="2025-05-05T15:11:00Z"/>
  <w16cex:commentExtensible w16cex:durableId="2BD5CA03" w16cex:dateUtc="2025-05-19T12:17:00Z"/>
  <w16cex:commentExtensible w16cex:durableId="2BC37DF8" w16cex:dateUtc="2025-05-05T15:12:00Z"/>
  <w16cex:commentExtensible w16cex:durableId="2BE43C8F" w16cex:dateUtc="2025-05-30T11:17:00Z"/>
  <w16cex:commentExtensible w16cex:durableId="2BE43E50" w16cex:dateUtc="2025-05-30T11:25:00Z"/>
  <w16cex:commentExtensible w16cex:durableId="2BE43DB6" w16cex:dateUtc="2025-05-30T11:22:00Z"/>
  <w16cex:commentExtensible w16cex:durableId="2BE43E6A" w16cex:dateUtc="2025-05-30T11:25:00Z"/>
  <w16cex:commentExtensible w16cex:durableId="0D772CA4" w16cex:dateUtc="2025-06-05T13:02:00Z"/>
  <w16cex:commentExtensible w16cex:durableId="2BC37E82" w16cex:dateUtc="2025-05-05T15:14:00Z"/>
  <w16cex:commentExtensible w16cex:durableId="2BD5CA7E" w16cex:dateUtc="2025-05-19T12:19:00Z"/>
  <w16cex:commentExtensible w16cex:durableId="2BC37F51" w16cex:dateUtc="2025-05-05T15:17:00Z"/>
  <w16cex:commentExtensible w16cex:durableId="2BD5CC01" w16cex:dateUtc="2025-05-19T12:25:00Z"/>
  <w16cex:commentExtensible w16cex:durableId="2BBF2FF0" w16cex:dateUtc="2025-05-02T08:50:00Z"/>
  <w16cex:commentExtensible w16cex:durableId="2BD5E062" w16cex:dateUtc="2025-05-19T13:52:00Z"/>
  <w16cex:commentExtensible w16cex:durableId="2BD5E08D" w16cex:dateUtc="2025-05-19T13:53:00Z"/>
  <w16cex:commentExtensible w16cex:durableId="7B3A5925" w16cex:dateUtc="2025-06-09T17:22:00Z"/>
  <w16cex:commentExtensible w16cex:durableId="57A624CA" w16cex:dateUtc="2025-06-09T17:36:00Z"/>
  <w16cex:commentExtensible w16cex:durableId="2AF5DC23" w16cex:dateUtc="2025-06-08T08:39:00Z"/>
  <w16cex:commentExtensible w16cex:durableId="52452DE2" w16cex:dateUtc="2025-06-08T09:33:00Z"/>
  <w16cex:commentExtensible w16cex:durableId="2BE42CC2" w16cex:dateUtc="2025-05-30T10:10:00Z"/>
  <w16cex:commentExtensible w16cex:durableId="2BE00D5F" w16cex:dateUtc="2025-05-27T07:07:00Z"/>
  <w16cex:commentExtensible w16cex:durableId="2BD5E176" w16cex:dateUtc="2025-05-19T13:57:00Z"/>
  <w16cex:commentExtensible w16cex:durableId="69A92356" w16cex:dateUtc="2025-06-09T16:35:00Z"/>
  <w16cex:commentExtensible w16cex:durableId="5CB3ACDF" w16cex:dateUtc="2025-06-09T16:48:00Z"/>
  <w16cex:commentExtensible w16cex:durableId="2BE428F9" w16cex:dateUtc="2025-05-30T09:54:00Z">
    <w16cex:extLst>
      <w16:ext xmlns="" xmlns:cr="http://schemas.microsoft.com/office/comments/2020/reactions" xmlns:w16du="http://schemas.microsoft.com/office/word/2023/wordml/word16du" xmlns:w16sdtfl="http://schemas.microsoft.com/office/word/2024/wordml/sdtformatlock" w16:uri="{CE6994B0-6A32-4C9F-8C6B-6E91EDA988CE}">
        <cr:reactions xmlns:cr="http://schemas.microsoft.com/office/comments/2020/reactions">
          <cr:reaction reactionType="1">
            <cr:reactionInfo dateUtc="2025-06-08T18:56:19Z">
              <cr:user userId="S::pamela.nabukhonzo@un.org::4892bb9e-2ff0-448d-8dac-55ac81e45094" userProvider="AD" userName="Pamela Kakande Nabukhonzo"/>
            </cr:reactionInfo>
          </cr:reaction>
        </cr:reactions>
      </w16:ext>
    </w16cex:extLst>
  </w16cex:commentExtensible>
  <w16cex:commentExtensible w16cex:durableId="2BE41B57" w16cex:dateUtc="2025-05-30T08:56:00Z"/>
  <w16cex:commentExtensible w16cex:durableId="2BFFFC03" w16cex:dateUtc="2025-06-20T12:25:00Z"/>
  <w16cex:commentExtensible w16cex:durableId="2B66F664" w16cex:dateUtc="2025-02-24T10:45:00Z"/>
  <w16cex:commentExtensible w16cex:durableId="2B66F676" w16cex:dateUtc="2025-02-24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8CB892" w16cid:durableId="2BFECDF6"/>
  <w16cid:commentId w16cid:paraId="1820035C" w16cid:durableId="2C0003E8"/>
  <w16cid:commentId w16cid:paraId="6280D9D3" w16cid:durableId="2BFECE05"/>
  <w16cid:commentId w16cid:paraId="752EDF04" w16cid:durableId="2BFECE4F"/>
  <w16cid:commentId w16cid:paraId="47D935B5" w16cid:durableId="2BE845AC"/>
  <w16cid:commentId w16cid:paraId="20C1CB8C" w16cid:durableId="2BD7211D"/>
  <w16cid:commentId w16cid:paraId="6540EDF9" w16cid:durableId="2BDEF104"/>
  <w16cid:commentId w16cid:paraId="3892D339" w16cid:durableId="2BD72126"/>
  <w16cid:commentId w16cid:paraId="544C403E" w16cid:durableId="2BD72145"/>
  <w16cid:commentId w16cid:paraId="368D7F77" w16cid:durableId="2BD721D0"/>
  <w16cid:commentId w16cid:paraId="5F0110AD" w16cid:durableId="2BD72084"/>
  <w16cid:commentId w16cid:paraId="79C4B04D" w16cid:durableId="2BD5D06E"/>
  <w16cid:commentId w16cid:paraId="5F8A6697" w16cid:durableId="2BF3D82F"/>
  <w16cid:commentId w16cid:paraId="4999C670" w16cid:durableId="4CE50A39"/>
  <w16cid:commentId w16cid:paraId="293950FD" w16cid:durableId="143ED385"/>
  <w16cid:commentId w16cid:paraId="27F4624D" w16cid:durableId="36271F45"/>
  <w16cid:commentId w16cid:paraId="040E281C" w16cid:durableId="5ED431DE"/>
  <w16cid:commentId w16cid:paraId="77B36144" w16cid:durableId="25ABBF21"/>
  <w16cid:commentId w16cid:paraId="603E0DF7" w16cid:durableId="2BF12573"/>
  <w16cid:commentId w16cid:paraId="2DD57F5C" w16cid:durableId="2BF1265A"/>
  <w16cid:commentId w16cid:paraId="67D95908" w16cid:durableId="44070DC8"/>
  <w16cid:commentId w16cid:paraId="7F230A3D" w16cid:durableId="2BD5D605"/>
  <w16cid:commentId w16cid:paraId="273CBA75" w16cid:durableId="2BDF09F9"/>
  <w16cid:commentId w16cid:paraId="1C589C18" w16cid:durableId="2BDF0A1A"/>
  <w16cid:commentId w16cid:paraId="174EA3B7" w16cid:durableId="2BE04053"/>
  <w16cid:commentId w16cid:paraId="7A54C832" w16cid:durableId="2BC46A66"/>
  <w16cid:commentId w16cid:paraId="08F24EEF" w16cid:durableId="2BE9C957"/>
  <w16cid:commentId w16cid:paraId="334829DC" w16cid:durableId="2BBF2FBF"/>
  <w16cid:commentId w16cid:paraId="382C4B54" w16cid:durableId="2BE1B5DA"/>
  <w16cid:commentId w16cid:paraId="12FAC122" w16cid:durableId="2BF12CC4"/>
  <w16cid:commentId w16cid:paraId="1965C8D8" w16cid:durableId="2BF2EC4D"/>
  <w16cid:commentId w16cid:paraId="3145B21F" w16cid:durableId="505E4D2C"/>
  <w16cid:commentId w16cid:paraId="24411C17" w16cid:durableId="2BF41AB9"/>
  <w16cid:commentId w16cid:paraId="74694A99" w16cid:durableId="74A7064C"/>
  <w16cid:commentId w16cid:paraId="21BC9350" w16cid:durableId="34713C50"/>
  <w16cid:commentId w16cid:paraId="1AC854A5" w16cid:durableId="2BC37DB7"/>
  <w16cid:commentId w16cid:paraId="49205DC3" w16cid:durableId="2BD5CA03"/>
  <w16cid:commentId w16cid:paraId="7811F397" w16cid:durableId="2BC37DF8"/>
  <w16cid:commentId w16cid:paraId="493605A9" w16cid:durableId="2BE43C8F"/>
  <w16cid:commentId w16cid:paraId="3ED13B0D" w16cid:durableId="2BE43E50"/>
  <w16cid:commentId w16cid:paraId="60F3EA8E" w16cid:durableId="2BE43DB6"/>
  <w16cid:commentId w16cid:paraId="7E89920A" w16cid:durableId="2BE43E6A"/>
  <w16cid:commentId w16cid:paraId="6686E4FA" w16cid:durableId="0D772CA4"/>
  <w16cid:commentId w16cid:paraId="2FEE2D9B" w16cid:durableId="2BC37E82"/>
  <w16cid:commentId w16cid:paraId="512F32BC" w16cid:durableId="2BD5CA7E"/>
  <w16cid:commentId w16cid:paraId="22CD23E7" w16cid:durableId="2BC37F51"/>
  <w16cid:commentId w16cid:paraId="7FCA9B4B" w16cid:durableId="2BD5CC01"/>
  <w16cid:commentId w16cid:paraId="5504FFCD" w16cid:durableId="2BBF2FF0"/>
  <w16cid:commentId w16cid:paraId="58593240" w16cid:durableId="2BD5E062"/>
  <w16cid:commentId w16cid:paraId="1B2C3077" w16cid:durableId="2BD5E08D"/>
  <w16cid:commentId w16cid:paraId="46E7B643" w16cid:durableId="7B3A5925"/>
  <w16cid:commentId w16cid:paraId="00DA6A93" w16cid:durableId="57A624CA"/>
  <w16cid:commentId w16cid:paraId="6F3ADF75" w16cid:durableId="2AF5DC23"/>
  <w16cid:commentId w16cid:paraId="04413CEE" w16cid:durableId="52452DE2"/>
  <w16cid:commentId w16cid:paraId="37D15F72" w16cid:durableId="2BE42CC2"/>
  <w16cid:commentId w16cid:paraId="3B1DA2E6" w16cid:durableId="2BE00D5F"/>
  <w16cid:commentId w16cid:paraId="7B52A17C" w16cid:durableId="2BD5E176"/>
  <w16cid:commentId w16cid:paraId="51AA1087" w16cid:durableId="69A92356"/>
  <w16cid:commentId w16cid:paraId="6F85AF85" w16cid:durableId="5CB3ACDF"/>
  <w16cid:commentId w16cid:paraId="384B0395" w16cid:durableId="2BE428F9"/>
  <w16cid:commentId w16cid:paraId="38CABEAF" w16cid:durableId="2BE41B57"/>
  <w16cid:commentId w16cid:paraId="30F92CAD" w16cid:durableId="2BFFFC03"/>
  <w16cid:commentId w16cid:paraId="267CE369" w16cid:durableId="2B66F664"/>
  <w16cid:commentId w16cid:paraId="202CEA25" w16cid:durableId="2B66F6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C8846" w14:textId="77777777" w:rsidR="00385CB4" w:rsidRDefault="00385CB4" w:rsidP="00C96A4E">
      <w:pPr>
        <w:spacing w:after="0" w:line="240" w:lineRule="auto"/>
      </w:pPr>
      <w:r>
        <w:separator/>
      </w:r>
    </w:p>
  </w:endnote>
  <w:endnote w:type="continuationSeparator" w:id="0">
    <w:p w14:paraId="3F1516CA" w14:textId="77777777" w:rsidR="00385CB4" w:rsidRDefault="00385CB4" w:rsidP="00C96A4E">
      <w:pPr>
        <w:spacing w:after="0" w:line="240" w:lineRule="auto"/>
      </w:pPr>
      <w:r>
        <w:continuationSeparator/>
      </w:r>
    </w:p>
  </w:endnote>
  <w:endnote w:type="continuationNotice" w:id="1">
    <w:p w14:paraId="63E0BCF9" w14:textId="77777777" w:rsidR="00385CB4" w:rsidRDefault="00385C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Light">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 LT Std 45 Ligh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Gotham">
    <w:altName w:val="Calibri"/>
    <w:panose1 w:val="00000000000000000000"/>
    <w:charset w:val="00"/>
    <w:family w:val="swiss"/>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Tex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34450"/>
      <w:docPartObj>
        <w:docPartGallery w:val="Page Numbers (Bottom of Page)"/>
        <w:docPartUnique/>
      </w:docPartObj>
    </w:sdtPr>
    <w:sdtEndPr>
      <w:rPr>
        <w:noProof/>
      </w:rPr>
    </w:sdtEndPr>
    <w:sdtContent>
      <w:p w14:paraId="0C9A3B66" w14:textId="6F225CE4" w:rsidR="007D58E0" w:rsidRDefault="007D58E0">
        <w:pPr>
          <w:pStyle w:val="Footer"/>
          <w:jc w:val="center"/>
        </w:pPr>
        <w:r>
          <w:rPr>
            <w:noProof/>
          </w:rPr>
          <mc:AlternateContent>
            <mc:Choice Requires="wps">
              <w:drawing>
                <wp:inline distT="0" distB="0" distL="0" distR="0" wp14:anchorId="12707008" wp14:editId="73E985FF">
                  <wp:extent cx="5467350" cy="45085"/>
                  <wp:effectExtent l="9525" t="9525" r="0" b="2540"/>
                  <wp:docPr id="924936752" name="Flowchart: Decision 92493675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7AF6008" id="_x0000_t110" coordsize="21600,21600" o:spt="110" path="m10800,l,10800,10800,21600,21600,10800xe">
                  <v:stroke joinstyle="miter"/>
                  <v:path gradientshapeok="t" o:connecttype="rect" textboxrect="5400,5400,16200,16200"/>
                </v:shapetype>
                <v:shape id="Flowchart: Decision 92493675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3E5628B" w14:textId="3748639D" w:rsidR="007D58E0" w:rsidRDefault="007D58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72194" w14:textId="77777777" w:rsidR="006D2FA8" w:rsidRDefault="006D2F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639951"/>
      <w:docPartObj>
        <w:docPartGallery w:val="Page Numbers (Bottom of Page)"/>
        <w:docPartUnique/>
      </w:docPartObj>
    </w:sdtPr>
    <w:sdtEndPr>
      <w:rPr>
        <w:noProof/>
      </w:rPr>
    </w:sdtEndPr>
    <w:sdtContent>
      <w:p w14:paraId="0464B8EE" w14:textId="6874FE95" w:rsidR="00A21ACF" w:rsidRDefault="00A21ACF">
        <w:pPr>
          <w:pStyle w:val="Footer"/>
          <w:jc w:val="center"/>
        </w:pPr>
      </w:p>
      <w:p w14:paraId="27172D2C" w14:textId="736F9672" w:rsidR="00A21ACF" w:rsidRDefault="00000000">
        <w:pPr>
          <w:pStyle w:val="Footer"/>
          <w:jc w:val="center"/>
        </w:pPr>
      </w:p>
    </w:sdtContent>
  </w:sdt>
  <w:p w14:paraId="199117F0" w14:textId="77777777" w:rsidR="006D2FA8" w:rsidRDefault="006D2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668685"/>
      <w:docPartObj>
        <w:docPartGallery w:val="Page Numbers (Bottom of Page)"/>
        <w:docPartUnique/>
      </w:docPartObj>
    </w:sdtPr>
    <w:sdtEndPr>
      <w:rPr>
        <w:noProof/>
      </w:rPr>
    </w:sdtEndPr>
    <w:sdtContent>
      <w:p w14:paraId="670D7ED3" w14:textId="756F65B5" w:rsidR="00A21ACF" w:rsidRDefault="00A21ACF">
        <w:pPr>
          <w:pStyle w:val="Footer"/>
          <w:jc w:val="center"/>
        </w:pPr>
        <w:r>
          <w:rPr>
            <w:noProof/>
          </w:rPr>
          <mc:AlternateContent>
            <mc:Choice Requires="wps">
              <w:drawing>
                <wp:inline distT="0" distB="0" distL="0" distR="0" wp14:anchorId="0495482F" wp14:editId="08389D74">
                  <wp:extent cx="5467350" cy="45085"/>
                  <wp:effectExtent l="9525" t="9525" r="0" b="2540"/>
                  <wp:docPr id="1060854324" name="Flowchart: Decision 10608543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C18531" id="_x0000_t110" coordsize="21600,21600" o:spt="110" path="m10800,l,10800,10800,21600,21600,10800xe">
                  <v:stroke joinstyle="miter"/>
                  <v:path gradientshapeok="t" o:connecttype="rect" textboxrect="5400,5400,16200,16200"/>
                </v:shapetype>
                <v:shape id="Flowchart: Decision 10608543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BC748FC" w14:textId="5080BA14" w:rsidR="00A21ACF" w:rsidRDefault="00A21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5C28D1" w14:textId="77777777" w:rsidR="00A21ACF" w:rsidRDefault="00A21A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4285"/>
      <w:docPartObj>
        <w:docPartGallery w:val="Page Numbers (Bottom of Page)"/>
        <w:docPartUnique/>
      </w:docPartObj>
    </w:sdtPr>
    <w:sdtEndPr>
      <w:rPr>
        <w:noProof/>
      </w:rPr>
    </w:sdtEndPr>
    <w:sdtContent>
      <w:p w14:paraId="36C459EF" w14:textId="793F05F1" w:rsidR="00A21ACF" w:rsidRDefault="00A21ACF">
        <w:pPr>
          <w:pStyle w:val="Footer"/>
          <w:jc w:val="center"/>
        </w:pPr>
        <w:r>
          <w:rPr>
            <w:noProof/>
          </w:rPr>
          <mc:AlternateContent>
            <mc:Choice Requires="wps">
              <w:drawing>
                <wp:inline distT="0" distB="0" distL="0" distR="0" wp14:anchorId="412060BC" wp14:editId="3D71F745">
                  <wp:extent cx="5467350" cy="45085"/>
                  <wp:effectExtent l="9525" t="9525" r="0" b="2540"/>
                  <wp:docPr id="21981855" name="Flowchart: Decision 2198185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A3E5F5A" id="_x0000_t110" coordsize="21600,21600" o:spt="110" path="m10800,l,10800,10800,21600,21600,10800xe">
                  <v:stroke joinstyle="miter"/>
                  <v:path gradientshapeok="t" o:connecttype="rect" textboxrect="5400,5400,16200,16200"/>
                </v:shapetype>
                <v:shape id="Flowchart: Decision 2198185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5BAFAA5" w14:textId="0BE8B39B" w:rsidR="00A21ACF" w:rsidRDefault="00A21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38E1E" w14:textId="77777777" w:rsidR="00A21ACF" w:rsidRDefault="00A21AC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93855"/>
      <w:docPartObj>
        <w:docPartGallery w:val="Page Numbers (Bottom of Page)"/>
        <w:docPartUnique/>
      </w:docPartObj>
    </w:sdtPr>
    <w:sdtEndPr>
      <w:rPr>
        <w:noProof/>
      </w:rPr>
    </w:sdtEndPr>
    <w:sdtContent>
      <w:p w14:paraId="2B5D18E6" w14:textId="1CAAD005" w:rsidR="003676ED" w:rsidRDefault="003676ED">
        <w:pPr>
          <w:pStyle w:val="Footer"/>
          <w:jc w:val="center"/>
        </w:pPr>
        <w:r>
          <w:rPr>
            <w:noProof/>
          </w:rPr>
          <mc:AlternateContent>
            <mc:Choice Requires="wps">
              <w:drawing>
                <wp:inline distT="0" distB="0" distL="0" distR="0" wp14:anchorId="6F1EEB55" wp14:editId="0F916F17">
                  <wp:extent cx="5467350" cy="45085"/>
                  <wp:effectExtent l="9525" t="9525" r="0" b="2540"/>
                  <wp:docPr id="1631924467" name="Flowchart: Decision 163192446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5015DE" id="_x0000_t110" coordsize="21600,21600" o:spt="110" path="m10800,l,10800,10800,21600,21600,10800xe">
                  <v:stroke joinstyle="miter"/>
                  <v:path gradientshapeok="t" o:connecttype="rect" textboxrect="5400,5400,16200,16200"/>
                </v:shapetype>
                <v:shape id="Flowchart: Decision 163192446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91069F" w14:textId="3EC813C2" w:rsidR="003676ED" w:rsidRDefault="003676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1C78A" w14:textId="77777777" w:rsidR="00C96A4E" w:rsidRDefault="00C96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2C923" w14:textId="77777777" w:rsidR="00385CB4" w:rsidRDefault="00385CB4" w:rsidP="00C96A4E">
      <w:pPr>
        <w:spacing w:after="0" w:line="240" w:lineRule="auto"/>
      </w:pPr>
      <w:r>
        <w:separator/>
      </w:r>
    </w:p>
  </w:footnote>
  <w:footnote w:type="continuationSeparator" w:id="0">
    <w:p w14:paraId="4F3D5587" w14:textId="77777777" w:rsidR="00385CB4" w:rsidRDefault="00385CB4" w:rsidP="00C96A4E">
      <w:pPr>
        <w:spacing w:after="0" w:line="240" w:lineRule="auto"/>
      </w:pPr>
      <w:r>
        <w:continuationSeparator/>
      </w:r>
    </w:p>
  </w:footnote>
  <w:footnote w:type="continuationNotice" w:id="1">
    <w:p w14:paraId="490B1129" w14:textId="77777777" w:rsidR="00385CB4" w:rsidRDefault="00385CB4">
      <w:pPr>
        <w:spacing w:after="0" w:line="240" w:lineRule="auto"/>
      </w:pPr>
    </w:p>
  </w:footnote>
  <w:footnote w:id="2">
    <w:p w14:paraId="540E9A5D" w14:textId="77777777" w:rsidR="006D2FA8" w:rsidDel="008D26A9" w:rsidRDefault="006D2FA8" w:rsidP="006D2FA8">
      <w:pPr>
        <w:pStyle w:val="FootnoteText"/>
        <w:rPr>
          <w:del w:id="18995" w:author="Rachel Shipsey" w:date="2025-06-23T15:21:00Z"/>
        </w:rPr>
      </w:pPr>
      <w:del w:id="18996" w:author="Rachel Shipsey" w:date="2025-06-23T15:21:00Z">
        <w:r w:rsidDel="008D26A9">
          <w:rPr>
            <w:rStyle w:val="FootnoteReference"/>
          </w:rPr>
          <w:footnoteRef/>
        </w:r>
        <w:r w:rsidDel="008D26A9">
          <w:delText xml:space="preserve"> A publication of UNECA documenting African country experiences and lessons learnt from the 2020 PHC round.</w:delText>
        </w:r>
      </w:del>
    </w:p>
  </w:footnote>
</w:footnotes>
</file>

<file path=word/intelligence2.xml><?xml version="1.0" encoding="utf-8"?>
<int2:intelligence xmlns:int2="http://schemas.microsoft.com/office/intelligence/2020/intelligence" xmlns:oel="http://schemas.microsoft.com/office/2019/extlst">
  <int2:observations>
    <int2:textHash int2:hashCode="8LTZ8KejK/eOkE" int2:id="iKIHyOk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587"/>
    <w:multiLevelType w:val="hybridMultilevel"/>
    <w:tmpl w:val="751A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01255"/>
    <w:multiLevelType w:val="multilevel"/>
    <w:tmpl w:val="05480466"/>
    <w:lvl w:ilvl="0">
      <w:start w:val="7"/>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0991C6C"/>
    <w:multiLevelType w:val="multilevel"/>
    <w:tmpl w:val="3852FF8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1A30229"/>
    <w:multiLevelType w:val="hybridMultilevel"/>
    <w:tmpl w:val="0D663F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2872B7D"/>
    <w:multiLevelType w:val="hybridMultilevel"/>
    <w:tmpl w:val="2F0A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953AF7"/>
    <w:multiLevelType w:val="hybridMultilevel"/>
    <w:tmpl w:val="953CA12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E70DA3"/>
    <w:multiLevelType w:val="hybridMultilevel"/>
    <w:tmpl w:val="A54A87B2"/>
    <w:lvl w:ilvl="0" w:tplc="1108B098">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02E9601A"/>
    <w:multiLevelType w:val="hybridMultilevel"/>
    <w:tmpl w:val="1CE864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3742214"/>
    <w:multiLevelType w:val="hybridMultilevel"/>
    <w:tmpl w:val="39920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3895654"/>
    <w:multiLevelType w:val="hybridMultilevel"/>
    <w:tmpl w:val="3D52D37A"/>
    <w:lvl w:ilvl="0" w:tplc="20000001">
      <w:start w:val="1"/>
      <w:numFmt w:val="bullet"/>
      <w:lvlText w:val=""/>
      <w:lvlJc w:val="left"/>
      <w:pPr>
        <w:ind w:left="784" w:hanging="360"/>
      </w:pPr>
      <w:rPr>
        <w:rFonts w:ascii="Symbol" w:hAnsi="Symbol" w:hint="default"/>
      </w:rPr>
    </w:lvl>
    <w:lvl w:ilvl="1" w:tplc="20000003" w:tentative="1">
      <w:start w:val="1"/>
      <w:numFmt w:val="bullet"/>
      <w:lvlText w:val="o"/>
      <w:lvlJc w:val="left"/>
      <w:pPr>
        <w:ind w:left="1504" w:hanging="360"/>
      </w:pPr>
      <w:rPr>
        <w:rFonts w:ascii="Courier New" w:hAnsi="Courier New" w:cs="Courier New" w:hint="default"/>
      </w:rPr>
    </w:lvl>
    <w:lvl w:ilvl="2" w:tplc="20000005" w:tentative="1">
      <w:start w:val="1"/>
      <w:numFmt w:val="bullet"/>
      <w:lvlText w:val=""/>
      <w:lvlJc w:val="left"/>
      <w:pPr>
        <w:ind w:left="2224" w:hanging="360"/>
      </w:pPr>
      <w:rPr>
        <w:rFonts w:ascii="Wingdings" w:hAnsi="Wingdings" w:hint="default"/>
      </w:rPr>
    </w:lvl>
    <w:lvl w:ilvl="3" w:tplc="20000001" w:tentative="1">
      <w:start w:val="1"/>
      <w:numFmt w:val="bullet"/>
      <w:lvlText w:val=""/>
      <w:lvlJc w:val="left"/>
      <w:pPr>
        <w:ind w:left="2944" w:hanging="360"/>
      </w:pPr>
      <w:rPr>
        <w:rFonts w:ascii="Symbol" w:hAnsi="Symbol" w:hint="default"/>
      </w:rPr>
    </w:lvl>
    <w:lvl w:ilvl="4" w:tplc="20000003" w:tentative="1">
      <w:start w:val="1"/>
      <w:numFmt w:val="bullet"/>
      <w:lvlText w:val="o"/>
      <w:lvlJc w:val="left"/>
      <w:pPr>
        <w:ind w:left="3664" w:hanging="360"/>
      </w:pPr>
      <w:rPr>
        <w:rFonts w:ascii="Courier New" w:hAnsi="Courier New" w:cs="Courier New" w:hint="default"/>
      </w:rPr>
    </w:lvl>
    <w:lvl w:ilvl="5" w:tplc="20000005" w:tentative="1">
      <w:start w:val="1"/>
      <w:numFmt w:val="bullet"/>
      <w:lvlText w:val=""/>
      <w:lvlJc w:val="left"/>
      <w:pPr>
        <w:ind w:left="4384" w:hanging="360"/>
      </w:pPr>
      <w:rPr>
        <w:rFonts w:ascii="Wingdings" w:hAnsi="Wingdings" w:hint="default"/>
      </w:rPr>
    </w:lvl>
    <w:lvl w:ilvl="6" w:tplc="20000001" w:tentative="1">
      <w:start w:val="1"/>
      <w:numFmt w:val="bullet"/>
      <w:lvlText w:val=""/>
      <w:lvlJc w:val="left"/>
      <w:pPr>
        <w:ind w:left="5104" w:hanging="360"/>
      </w:pPr>
      <w:rPr>
        <w:rFonts w:ascii="Symbol" w:hAnsi="Symbol" w:hint="default"/>
      </w:rPr>
    </w:lvl>
    <w:lvl w:ilvl="7" w:tplc="20000003" w:tentative="1">
      <w:start w:val="1"/>
      <w:numFmt w:val="bullet"/>
      <w:lvlText w:val="o"/>
      <w:lvlJc w:val="left"/>
      <w:pPr>
        <w:ind w:left="5824" w:hanging="360"/>
      </w:pPr>
      <w:rPr>
        <w:rFonts w:ascii="Courier New" w:hAnsi="Courier New" w:cs="Courier New" w:hint="default"/>
      </w:rPr>
    </w:lvl>
    <w:lvl w:ilvl="8" w:tplc="20000005" w:tentative="1">
      <w:start w:val="1"/>
      <w:numFmt w:val="bullet"/>
      <w:lvlText w:val=""/>
      <w:lvlJc w:val="left"/>
      <w:pPr>
        <w:ind w:left="6544" w:hanging="360"/>
      </w:pPr>
      <w:rPr>
        <w:rFonts w:ascii="Wingdings" w:hAnsi="Wingdings" w:hint="default"/>
      </w:rPr>
    </w:lvl>
  </w:abstractNum>
  <w:abstractNum w:abstractNumId="10" w15:restartNumberingAfterBreak="0">
    <w:nsid w:val="039E747A"/>
    <w:multiLevelType w:val="hybridMultilevel"/>
    <w:tmpl w:val="5F56C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43E70DC"/>
    <w:multiLevelType w:val="hybridMultilevel"/>
    <w:tmpl w:val="E258F3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4AA84E6"/>
    <w:multiLevelType w:val="hybridMultilevel"/>
    <w:tmpl w:val="7DFE077A"/>
    <w:lvl w:ilvl="0" w:tplc="327046C8">
      <w:start w:val="1"/>
      <w:numFmt w:val="bullet"/>
      <w:lvlText w:val=""/>
      <w:lvlJc w:val="left"/>
      <w:pPr>
        <w:ind w:left="720" w:hanging="360"/>
      </w:pPr>
      <w:rPr>
        <w:rFonts w:ascii="Symbol" w:hAnsi="Symbol" w:hint="default"/>
      </w:rPr>
    </w:lvl>
    <w:lvl w:ilvl="1" w:tplc="DD049118">
      <w:start w:val="1"/>
      <w:numFmt w:val="bullet"/>
      <w:lvlText w:val="o"/>
      <w:lvlJc w:val="left"/>
      <w:pPr>
        <w:ind w:left="1440" w:hanging="360"/>
      </w:pPr>
      <w:rPr>
        <w:rFonts w:ascii="Courier New" w:hAnsi="Courier New" w:hint="default"/>
      </w:rPr>
    </w:lvl>
    <w:lvl w:ilvl="2" w:tplc="B2A62026">
      <w:start w:val="1"/>
      <w:numFmt w:val="bullet"/>
      <w:lvlText w:val=""/>
      <w:lvlJc w:val="left"/>
      <w:pPr>
        <w:ind w:left="2160" w:hanging="360"/>
      </w:pPr>
      <w:rPr>
        <w:rFonts w:ascii="Wingdings" w:hAnsi="Wingdings" w:hint="default"/>
      </w:rPr>
    </w:lvl>
    <w:lvl w:ilvl="3" w:tplc="95401D88">
      <w:start w:val="1"/>
      <w:numFmt w:val="bullet"/>
      <w:lvlText w:val=""/>
      <w:lvlJc w:val="left"/>
      <w:pPr>
        <w:ind w:left="2880" w:hanging="360"/>
      </w:pPr>
      <w:rPr>
        <w:rFonts w:ascii="Symbol" w:hAnsi="Symbol" w:hint="default"/>
      </w:rPr>
    </w:lvl>
    <w:lvl w:ilvl="4" w:tplc="712C0BFE">
      <w:start w:val="1"/>
      <w:numFmt w:val="bullet"/>
      <w:lvlText w:val="o"/>
      <w:lvlJc w:val="left"/>
      <w:pPr>
        <w:ind w:left="3600" w:hanging="360"/>
      </w:pPr>
      <w:rPr>
        <w:rFonts w:ascii="Courier New" w:hAnsi="Courier New" w:hint="default"/>
      </w:rPr>
    </w:lvl>
    <w:lvl w:ilvl="5" w:tplc="876CD1DE">
      <w:start w:val="1"/>
      <w:numFmt w:val="bullet"/>
      <w:lvlText w:val=""/>
      <w:lvlJc w:val="left"/>
      <w:pPr>
        <w:ind w:left="4320" w:hanging="360"/>
      </w:pPr>
      <w:rPr>
        <w:rFonts w:ascii="Wingdings" w:hAnsi="Wingdings" w:hint="default"/>
      </w:rPr>
    </w:lvl>
    <w:lvl w:ilvl="6" w:tplc="A94A204C">
      <w:start w:val="1"/>
      <w:numFmt w:val="bullet"/>
      <w:lvlText w:val=""/>
      <w:lvlJc w:val="left"/>
      <w:pPr>
        <w:ind w:left="5040" w:hanging="360"/>
      </w:pPr>
      <w:rPr>
        <w:rFonts w:ascii="Symbol" w:hAnsi="Symbol" w:hint="default"/>
      </w:rPr>
    </w:lvl>
    <w:lvl w:ilvl="7" w:tplc="60924870">
      <w:start w:val="1"/>
      <w:numFmt w:val="bullet"/>
      <w:lvlText w:val="o"/>
      <w:lvlJc w:val="left"/>
      <w:pPr>
        <w:ind w:left="5760" w:hanging="360"/>
      </w:pPr>
      <w:rPr>
        <w:rFonts w:ascii="Courier New" w:hAnsi="Courier New" w:hint="default"/>
      </w:rPr>
    </w:lvl>
    <w:lvl w:ilvl="8" w:tplc="8190F33E">
      <w:start w:val="1"/>
      <w:numFmt w:val="bullet"/>
      <w:lvlText w:val=""/>
      <w:lvlJc w:val="left"/>
      <w:pPr>
        <w:ind w:left="6480" w:hanging="360"/>
      </w:pPr>
      <w:rPr>
        <w:rFonts w:ascii="Wingdings" w:hAnsi="Wingdings" w:hint="default"/>
      </w:rPr>
    </w:lvl>
  </w:abstractNum>
  <w:abstractNum w:abstractNumId="13" w15:restartNumberingAfterBreak="0">
    <w:nsid w:val="051950D9"/>
    <w:multiLevelType w:val="multilevel"/>
    <w:tmpl w:val="93303F6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055A10A6"/>
    <w:multiLevelType w:val="hybridMultilevel"/>
    <w:tmpl w:val="ACDE65C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05966A59"/>
    <w:multiLevelType w:val="hybridMultilevel"/>
    <w:tmpl w:val="4CFCB5C0"/>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5F83062"/>
    <w:multiLevelType w:val="hybridMultilevel"/>
    <w:tmpl w:val="9D52C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069A0201"/>
    <w:multiLevelType w:val="hybridMultilevel"/>
    <w:tmpl w:val="9C06174C"/>
    <w:lvl w:ilvl="0" w:tplc="2000001B">
      <w:start w:val="1"/>
      <w:numFmt w:val="low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06C4394D"/>
    <w:multiLevelType w:val="multilevel"/>
    <w:tmpl w:val="5E52EB70"/>
    <w:lvl w:ilvl="0">
      <w:start w:val="1"/>
      <w:numFmt w:val="bullet"/>
      <w:lvlText w:val=""/>
      <w:lvlJc w:val="left"/>
      <w:pPr>
        <w:ind w:left="1080" w:hanging="360"/>
      </w:pPr>
      <w:rPr>
        <w:rFonts w:ascii="Symbol" w:hAnsi="Symbol" w:hint="default"/>
      </w:rPr>
    </w:lvl>
    <w:lvl w:ilvl="1">
      <w:start w:val="10"/>
      <w:numFmt w:val="decimal"/>
      <w:isLgl/>
      <w:lvlText w:val="%1.%2"/>
      <w:lvlJc w:val="left"/>
      <w:pPr>
        <w:ind w:left="1390" w:hanging="6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075B5CA8"/>
    <w:multiLevelType w:val="hybridMultilevel"/>
    <w:tmpl w:val="AE2E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7F74D40"/>
    <w:multiLevelType w:val="multilevel"/>
    <w:tmpl w:val="5E52EB70"/>
    <w:lvl w:ilvl="0">
      <w:start w:val="1"/>
      <w:numFmt w:val="bullet"/>
      <w:lvlText w:val=""/>
      <w:lvlJc w:val="left"/>
      <w:pPr>
        <w:ind w:left="1080" w:hanging="360"/>
      </w:pPr>
      <w:rPr>
        <w:rFonts w:ascii="Symbol" w:hAnsi="Symbol" w:hint="default"/>
      </w:rPr>
    </w:lvl>
    <w:lvl w:ilvl="1">
      <w:start w:val="10"/>
      <w:numFmt w:val="decimal"/>
      <w:isLgl/>
      <w:lvlText w:val="%1.%2"/>
      <w:lvlJc w:val="left"/>
      <w:pPr>
        <w:ind w:left="1390" w:hanging="6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080E1FE3"/>
    <w:multiLevelType w:val="hybridMultilevel"/>
    <w:tmpl w:val="D84C6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81B2A26"/>
    <w:multiLevelType w:val="hybridMultilevel"/>
    <w:tmpl w:val="6560A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81E1D93"/>
    <w:multiLevelType w:val="hybridMultilevel"/>
    <w:tmpl w:val="B73027FA"/>
    <w:lvl w:ilvl="0" w:tplc="07744878">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644"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088A4C00"/>
    <w:multiLevelType w:val="hybridMultilevel"/>
    <w:tmpl w:val="53B6EBB4"/>
    <w:lvl w:ilvl="0" w:tplc="E7CE81E6">
      <w:start w:val="1"/>
      <w:numFmt w:val="bullet"/>
      <w:lvlText w:val=""/>
      <w:lvlJc w:val="left"/>
      <w:pPr>
        <w:ind w:left="720" w:hanging="360"/>
      </w:pPr>
      <w:rPr>
        <w:rFonts w:ascii="Symbol" w:hAnsi="Symbol" w:hint="default"/>
      </w:rPr>
    </w:lvl>
    <w:lvl w:ilvl="1" w:tplc="DFE4C4DE">
      <w:start w:val="1"/>
      <w:numFmt w:val="bullet"/>
      <w:lvlText w:val="o"/>
      <w:lvlJc w:val="left"/>
      <w:pPr>
        <w:ind w:left="1440" w:hanging="360"/>
      </w:pPr>
      <w:rPr>
        <w:rFonts w:ascii="Courier New" w:hAnsi="Courier New" w:hint="default"/>
      </w:rPr>
    </w:lvl>
    <w:lvl w:ilvl="2" w:tplc="EDE6469C">
      <w:start w:val="1"/>
      <w:numFmt w:val="bullet"/>
      <w:lvlText w:val=""/>
      <w:lvlJc w:val="left"/>
      <w:pPr>
        <w:ind w:left="2160" w:hanging="360"/>
      </w:pPr>
      <w:rPr>
        <w:rFonts w:ascii="Wingdings" w:hAnsi="Wingdings" w:hint="default"/>
      </w:rPr>
    </w:lvl>
    <w:lvl w:ilvl="3" w:tplc="5296AB6E">
      <w:start w:val="1"/>
      <w:numFmt w:val="bullet"/>
      <w:lvlText w:val=""/>
      <w:lvlJc w:val="left"/>
      <w:pPr>
        <w:ind w:left="2880" w:hanging="360"/>
      </w:pPr>
      <w:rPr>
        <w:rFonts w:ascii="Symbol" w:hAnsi="Symbol" w:hint="default"/>
      </w:rPr>
    </w:lvl>
    <w:lvl w:ilvl="4" w:tplc="4BDE1BD6">
      <w:start w:val="1"/>
      <w:numFmt w:val="bullet"/>
      <w:lvlText w:val="o"/>
      <w:lvlJc w:val="left"/>
      <w:pPr>
        <w:ind w:left="3600" w:hanging="360"/>
      </w:pPr>
      <w:rPr>
        <w:rFonts w:ascii="Courier New" w:hAnsi="Courier New" w:hint="default"/>
      </w:rPr>
    </w:lvl>
    <w:lvl w:ilvl="5" w:tplc="28F23870">
      <w:start w:val="1"/>
      <w:numFmt w:val="bullet"/>
      <w:lvlText w:val=""/>
      <w:lvlJc w:val="left"/>
      <w:pPr>
        <w:ind w:left="4320" w:hanging="360"/>
      </w:pPr>
      <w:rPr>
        <w:rFonts w:ascii="Wingdings" w:hAnsi="Wingdings" w:hint="default"/>
      </w:rPr>
    </w:lvl>
    <w:lvl w:ilvl="6" w:tplc="90E408F4">
      <w:start w:val="1"/>
      <w:numFmt w:val="bullet"/>
      <w:lvlText w:val=""/>
      <w:lvlJc w:val="left"/>
      <w:pPr>
        <w:ind w:left="5040" w:hanging="360"/>
      </w:pPr>
      <w:rPr>
        <w:rFonts w:ascii="Symbol" w:hAnsi="Symbol" w:hint="default"/>
      </w:rPr>
    </w:lvl>
    <w:lvl w:ilvl="7" w:tplc="E1065188">
      <w:start w:val="1"/>
      <w:numFmt w:val="bullet"/>
      <w:lvlText w:val="o"/>
      <w:lvlJc w:val="left"/>
      <w:pPr>
        <w:ind w:left="5760" w:hanging="360"/>
      </w:pPr>
      <w:rPr>
        <w:rFonts w:ascii="Courier New" w:hAnsi="Courier New" w:hint="default"/>
      </w:rPr>
    </w:lvl>
    <w:lvl w:ilvl="8" w:tplc="23561EFA">
      <w:start w:val="1"/>
      <w:numFmt w:val="bullet"/>
      <w:lvlText w:val=""/>
      <w:lvlJc w:val="left"/>
      <w:pPr>
        <w:ind w:left="6480" w:hanging="360"/>
      </w:pPr>
      <w:rPr>
        <w:rFonts w:ascii="Wingdings" w:hAnsi="Wingdings" w:hint="default"/>
      </w:rPr>
    </w:lvl>
  </w:abstractNum>
  <w:abstractNum w:abstractNumId="25" w15:restartNumberingAfterBreak="0">
    <w:nsid w:val="08945521"/>
    <w:multiLevelType w:val="hybridMultilevel"/>
    <w:tmpl w:val="39DC081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9054538"/>
    <w:multiLevelType w:val="hybridMultilevel"/>
    <w:tmpl w:val="35F2F2C0"/>
    <w:lvl w:ilvl="0" w:tplc="70500D48">
      <w:start w:val="1"/>
      <w:numFmt w:val="decimal"/>
      <w:lvlText w:val="%1."/>
      <w:lvlJc w:val="left"/>
      <w:pPr>
        <w:ind w:left="720" w:hanging="360"/>
      </w:pPr>
    </w:lvl>
    <w:lvl w:ilvl="1" w:tplc="7B224A7A">
      <w:start w:val="1"/>
      <w:numFmt w:val="lowerLetter"/>
      <w:lvlText w:val="%2)"/>
      <w:lvlJc w:val="left"/>
      <w:pPr>
        <w:ind w:left="1494"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090A68B6"/>
    <w:multiLevelType w:val="hybridMultilevel"/>
    <w:tmpl w:val="D102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A2142A3"/>
    <w:multiLevelType w:val="hybridMultilevel"/>
    <w:tmpl w:val="3C308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0AB60FD3"/>
    <w:multiLevelType w:val="hybridMultilevel"/>
    <w:tmpl w:val="D77E930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AC26A62"/>
    <w:multiLevelType w:val="multilevel"/>
    <w:tmpl w:val="0290A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0BCD7620"/>
    <w:multiLevelType w:val="hybridMultilevel"/>
    <w:tmpl w:val="A4EA47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0BFB56FA"/>
    <w:multiLevelType w:val="hybridMultilevel"/>
    <w:tmpl w:val="D940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C2A4D98"/>
    <w:multiLevelType w:val="hybridMultilevel"/>
    <w:tmpl w:val="D4BE1B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0C525B40"/>
    <w:multiLevelType w:val="hybridMultilevel"/>
    <w:tmpl w:val="21D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C665784"/>
    <w:multiLevelType w:val="hybridMultilevel"/>
    <w:tmpl w:val="3B3CED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0D5B1427"/>
    <w:multiLevelType w:val="hybridMultilevel"/>
    <w:tmpl w:val="482C175C"/>
    <w:lvl w:ilvl="0" w:tplc="0ED2E0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D675609"/>
    <w:multiLevelType w:val="hybridMultilevel"/>
    <w:tmpl w:val="63C05A86"/>
    <w:lvl w:ilvl="0" w:tplc="0809000F">
      <w:start w:val="1"/>
      <w:numFmt w:val="decimal"/>
      <w:lvlText w:val="%1."/>
      <w:lvlJc w:val="left"/>
      <w:pPr>
        <w:ind w:left="720" w:hanging="360"/>
      </w:pPr>
      <w:rPr>
        <w:rFonts w:hint="default"/>
      </w:rPr>
    </w:lvl>
    <w:lvl w:ilvl="1" w:tplc="40488444">
      <w:start w:val="1"/>
      <w:numFmt w:val="lowerLetter"/>
      <w:lvlText w:val="%2)"/>
      <w:lvlJc w:val="left"/>
      <w:pPr>
        <w:ind w:left="1494"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D6E6C2F"/>
    <w:multiLevelType w:val="hybridMultilevel"/>
    <w:tmpl w:val="1910F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DFB0324"/>
    <w:multiLevelType w:val="hybridMultilevel"/>
    <w:tmpl w:val="6CD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0EB140BC"/>
    <w:multiLevelType w:val="hybridMultilevel"/>
    <w:tmpl w:val="6C7C39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0EBC0682"/>
    <w:multiLevelType w:val="hybridMultilevel"/>
    <w:tmpl w:val="01904EAC"/>
    <w:lvl w:ilvl="0" w:tplc="0809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0F990CD9"/>
    <w:multiLevelType w:val="hybridMultilevel"/>
    <w:tmpl w:val="368C1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0134AE2"/>
    <w:multiLevelType w:val="hybridMultilevel"/>
    <w:tmpl w:val="A4EA47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04A2675"/>
    <w:multiLevelType w:val="hybridMultilevel"/>
    <w:tmpl w:val="400A3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08456B3"/>
    <w:multiLevelType w:val="hybridMultilevel"/>
    <w:tmpl w:val="32288FEE"/>
    <w:lvl w:ilvl="0" w:tplc="1108B09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0942FCF"/>
    <w:multiLevelType w:val="hybridMultilevel"/>
    <w:tmpl w:val="A45617DA"/>
    <w:lvl w:ilvl="0" w:tplc="1108B098">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0D209F1"/>
    <w:multiLevelType w:val="multilevel"/>
    <w:tmpl w:val="38E281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1112063E"/>
    <w:multiLevelType w:val="hybridMultilevel"/>
    <w:tmpl w:val="FFFFFFFF"/>
    <w:lvl w:ilvl="0" w:tplc="B994EAB6">
      <w:start w:val="1"/>
      <w:numFmt w:val="bullet"/>
      <w:lvlText w:val=""/>
      <w:lvlJc w:val="left"/>
      <w:pPr>
        <w:ind w:left="720" w:hanging="360"/>
      </w:pPr>
      <w:rPr>
        <w:rFonts w:ascii="Symbol" w:hAnsi="Symbol" w:hint="default"/>
      </w:rPr>
    </w:lvl>
    <w:lvl w:ilvl="1" w:tplc="D43483B2">
      <w:start w:val="1"/>
      <w:numFmt w:val="bullet"/>
      <w:lvlText w:val="o"/>
      <w:lvlJc w:val="left"/>
      <w:pPr>
        <w:ind w:left="1440" w:hanging="360"/>
      </w:pPr>
      <w:rPr>
        <w:rFonts w:ascii="Courier New" w:hAnsi="Courier New" w:hint="default"/>
      </w:rPr>
    </w:lvl>
    <w:lvl w:ilvl="2" w:tplc="A68A9EAC">
      <w:start w:val="1"/>
      <w:numFmt w:val="bullet"/>
      <w:lvlText w:val=""/>
      <w:lvlJc w:val="left"/>
      <w:pPr>
        <w:ind w:left="2160" w:hanging="360"/>
      </w:pPr>
      <w:rPr>
        <w:rFonts w:ascii="Wingdings" w:hAnsi="Wingdings" w:hint="default"/>
      </w:rPr>
    </w:lvl>
    <w:lvl w:ilvl="3" w:tplc="B8729F82">
      <w:start w:val="1"/>
      <w:numFmt w:val="bullet"/>
      <w:lvlText w:val=""/>
      <w:lvlJc w:val="left"/>
      <w:pPr>
        <w:ind w:left="2880" w:hanging="360"/>
      </w:pPr>
      <w:rPr>
        <w:rFonts w:ascii="Symbol" w:hAnsi="Symbol" w:hint="default"/>
      </w:rPr>
    </w:lvl>
    <w:lvl w:ilvl="4" w:tplc="E82A2822">
      <w:start w:val="1"/>
      <w:numFmt w:val="bullet"/>
      <w:lvlText w:val="o"/>
      <w:lvlJc w:val="left"/>
      <w:pPr>
        <w:ind w:left="3600" w:hanging="360"/>
      </w:pPr>
      <w:rPr>
        <w:rFonts w:ascii="Courier New" w:hAnsi="Courier New" w:hint="default"/>
      </w:rPr>
    </w:lvl>
    <w:lvl w:ilvl="5" w:tplc="EB6ADE96">
      <w:start w:val="1"/>
      <w:numFmt w:val="bullet"/>
      <w:lvlText w:val=""/>
      <w:lvlJc w:val="left"/>
      <w:pPr>
        <w:ind w:left="4320" w:hanging="360"/>
      </w:pPr>
      <w:rPr>
        <w:rFonts w:ascii="Wingdings" w:hAnsi="Wingdings" w:hint="default"/>
      </w:rPr>
    </w:lvl>
    <w:lvl w:ilvl="6" w:tplc="B2B69EC2">
      <w:start w:val="1"/>
      <w:numFmt w:val="bullet"/>
      <w:lvlText w:val=""/>
      <w:lvlJc w:val="left"/>
      <w:pPr>
        <w:ind w:left="5040" w:hanging="360"/>
      </w:pPr>
      <w:rPr>
        <w:rFonts w:ascii="Symbol" w:hAnsi="Symbol" w:hint="default"/>
      </w:rPr>
    </w:lvl>
    <w:lvl w:ilvl="7" w:tplc="09EE3312">
      <w:start w:val="1"/>
      <w:numFmt w:val="bullet"/>
      <w:lvlText w:val="o"/>
      <w:lvlJc w:val="left"/>
      <w:pPr>
        <w:ind w:left="5760" w:hanging="360"/>
      </w:pPr>
      <w:rPr>
        <w:rFonts w:ascii="Courier New" w:hAnsi="Courier New" w:hint="default"/>
      </w:rPr>
    </w:lvl>
    <w:lvl w:ilvl="8" w:tplc="B26ED7E8">
      <w:start w:val="1"/>
      <w:numFmt w:val="bullet"/>
      <w:lvlText w:val=""/>
      <w:lvlJc w:val="left"/>
      <w:pPr>
        <w:ind w:left="6480" w:hanging="360"/>
      </w:pPr>
      <w:rPr>
        <w:rFonts w:ascii="Wingdings" w:hAnsi="Wingdings" w:hint="default"/>
      </w:rPr>
    </w:lvl>
  </w:abstractNum>
  <w:abstractNum w:abstractNumId="49" w15:restartNumberingAfterBreak="0">
    <w:nsid w:val="115949E5"/>
    <w:multiLevelType w:val="hybridMultilevel"/>
    <w:tmpl w:val="562AF1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117D2D49"/>
    <w:multiLevelType w:val="hybridMultilevel"/>
    <w:tmpl w:val="2734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2934EAD"/>
    <w:multiLevelType w:val="hybridMultilevel"/>
    <w:tmpl w:val="7792A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13403D30"/>
    <w:multiLevelType w:val="hybridMultilevel"/>
    <w:tmpl w:val="4B74052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3" w15:restartNumberingAfterBreak="0">
    <w:nsid w:val="13B41251"/>
    <w:multiLevelType w:val="hybridMultilevel"/>
    <w:tmpl w:val="585E982A"/>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3D92609"/>
    <w:multiLevelType w:val="hybridMultilevel"/>
    <w:tmpl w:val="AB36BD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14273E24"/>
    <w:multiLevelType w:val="hybridMultilevel"/>
    <w:tmpl w:val="4674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4B52884"/>
    <w:multiLevelType w:val="hybridMultilevel"/>
    <w:tmpl w:val="D7463C0A"/>
    <w:lvl w:ilvl="0" w:tplc="FFFFFFFF">
      <w:start w:val="1"/>
      <w:numFmt w:val="lowerRoman"/>
      <w:lvlText w:val="%1."/>
      <w:lvlJc w:val="right"/>
      <w:pPr>
        <w:ind w:left="360" w:hanging="360"/>
      </w:pPr>
    </w:lvl>
    <w:lvl w:ilvl="1" w:tplc="FFFFFFFF">
      <w:start w:val="1"/>
      <w:numFmt w:val="lowerLetter"/>
      <w:lvlText w:val="%2."/>
      <w:lvlJc w:val="left"/>
      <w:pPr>
        <w:ind w:left="1080" w:hanging="360"/>
      </w:pPr>
    </w:lvl>
    <w:lvl w:ilvl="2" w:tplc="08090001">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155101EF"/>
    <w:multiLevelType w:val="multilevel"/>
    <w:tmpl w:val="9ED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616B5C"/>
    <w:multiLevelType w:val="multilevel"/>
    <w:tmpl w:val="07883A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15BE544E"/>
    <w:multiLevelType w:val="hybridMultilevel"/>
    <w:tmpl w:val="9DBEF1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15F75F91"/>
    <w:multiLevelType w:val="multilevel"/>
    <w:tmpl w:val="503A1D0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16235F32"/>
    <w:multiLevelType w:val="hybridMultilevel"/>
    <w:tmpl w:val="A30A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73339ED"/>
    <w:multiLevelType w:val="hybridMultilevel"/>
    <w:tmpl w:val="DCB82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176D673A"/>
    <w:multiLevelType w:val="multilevel"/>
    <w:tmpl w:val="D3FE34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180D62BF"/>
    <w:multiLevelType w:val="multilevel"/>
    <w:tmpl w:val="D92AE33C"/>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185225E3"/>
    <w:multiLevelType w:val="hybridMultilevel"/>
    <w:tmpl w:val="74601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186211CF"/>
    <w:multiLevelType w:val="hybridMultilevel"/>
    <w:tmpl w:val="A9300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18786D78"/>
    <w:multiLevelType w:val="hybridMultilevel"/>
    <w:tmpl w:val="DF9AD5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187916D4"/>
    <w:multiLevelType w:val="hybridMultilevel"/>
    <w:tmpl w:val="66C040C2"/>
    <w:lvl w:ilvl="0" w:tplc="9F1470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1882719A"/>
    <w:multiLevelType w:val="multilevel"/>
    <w:tmpl w:val="D2244B26"/>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0" w15:restartNumberingAfterBreak="0">
    <w:nsid w:val="18EB34E0"/>
    <w:multiLevelType w:val="hybridMultilevel"/>
    <w:tmpl w:val="734E1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1" w15:restartNumberingAfterBreak="0">
    <w:nsid w:val="19213604"/>
    <w:multiLevelType w:val="hybridMultilevel"/>
    <w:tmpl w:val="80CEF53A"/>
    <w:lvl w:ilvl="0" w:tplc="08090017">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19922D94"/>
    <w:multiLevelType w:val="hybridMultilevel"/>
    <w:tmpl w:val="79762D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15:restartNumberingAfterBreak="0">
    <w:nsid w:val="19BB46C5"/>
    <w:multiLevelType w:val="hybridMultilevel"/>
    <w:tmpl w:val="A628B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1AD21B96"/>
    <w:multiLevelType w:val="multilevel"/>
    <w:tmpl w:val="C1F6911C"/>
    <w:lvl w:ilvl="0">
      <w:start w:val="1"/>
      <w:numFmt w:val="decimal"/>
      <w:lvlText w:val="%1."/>
      <w:lvlJc w:val="left"/>
      <w:pPr>
        <w:ind w:left="720" w:hanging="360"/>
      </w:pPr>
    </w:lvl>
    <w:lvl w:ilvl="1">
      <w:start w:val="10"/>
      <w:numFmt w:val="decimal"/>
      <w:isLgl/>
      <w:lvlText w:val="%1.%2"/>
      <w:lvlJc w:val="left"/>
      <w:pPr>
        <w:ind w:left="1030" w:hanging="6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1B44422C"/>
    <w:multiLevelType w:val="hybridMultilevel"/>
    <w:tmpl w:val="9FB8F5E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6" w15:restartNumberingAfterBreak="0">
    <w:nsid w:val="1B4F63F2"/>
    <w:multiLevelType w:val="multilevel"/>
    <w:tmpl w:val="0D3ACB3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BA6B3D"/>
    <w:multiLevelType w:val="multilevel"/>
    <w:tmpl w:val="8338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D092541"/>
    <w:multiLevelType w:val="multilevel"/>
    <w:tmpl w:val="7C1237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9" w15:restartNumberingAfterBreak="0">
    <w:nsid w:val="1D2D034B"/>
    <w:multiLevelType w:val="hybridMultilevel"/>
    <w:tmpl w:val="2760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D3B222A"/>
    <w:multiLevelType w:val="hybridMultilevel"/>
    <w:tmpl w:val="AEB61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1E6D7227"/>
    <w:multiLevelType w:val="hybridMultilevel"/>
    <w:tmpl w:val="BF70A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1EA71ECE"/>
    <w:multiLevelType w:val="hybridMultilevel"/>
    <w:tmpl w:val="04BAA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1ED17B7F"/>
    <w:multiLevelType w:val="hybridMultilevel"/>
    <w:tmpl w:val="048A71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1EE201A7"/>
    <w:multiLevelType w:val="hybridMultilevel"/>
    <w:tmpl w:val="238862D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5" w15:restartNumberingAfterBreak="0">
    <w:nsid w:val="1EF2726A"/>
    <w:multiLevelType w:val="hybridMultilevel"/>
    <w:tmpl w:val="27289D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208A0B47"/>
    <w:multiLevelType w:val="hybridMultilevel"/>
    <w:tmpl w:val="A618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08D71B6"/>
    <w:multiLevelType w:val="hybridMultilevel"/>
    <w:tmpl w:val="2D7E85F6"/>
    <w:lvl w:ilvl="0" w:tplc="9CFE6E14">
      <w:numFmt w:val="bullet"/>
      <w:lvlText w:val="•"/>
      <w:lvlJc w:val="right"/>
      <w:pPr>
        <w:ind w:left="1440" w:hanging="360"/>
      </w:pPr>
      <w:rPr>
        <w:rFonts w:ascii="Aptos Light" w:eastAsiaTheme="minorHAnsi" w:hAnsi="Aptos Light"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8" w15:restartNumberingAfterBreak="0">
    <w:nsid w:val="209A7CF0"/>
    <w:multiLevelType w:val="hybridMultilevel"/>
    <w:tmpl w:val="4ADE88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15:restartNumberingAfterBreak="0">
    <w:nsid w:val="20D2446B"/>
    <w:multiLevelType w:val="hybridMultilevel"/>
    <w:tmpl w:val="1D128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211A183E"/>
    <w:multiLevelType w:val="multilevel"/>
    <w:tmpl w:val="995027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47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21784307"/>
    <w:multiLevelType w:val="hybridMultilevel"/>
    <w:tmpl w:val="6838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2043C96"/>
    <w:multiLevelType w:val="multilevel"/>
    <w:tmpl w:val="1452CB12"/>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3" w15:restartNumberingAfterBreak="0">
    <w:nsid w:val="22153E54"/>
    <w:multiLevelType w:val="hybridMultilevel"/>
    <w:tmpl w:val="BC8E11A4"/>
    <w:lvl w:ilvl="0" w:tplc="08090001">
      <w:start w:val="1"/>
      <w:numFmt w:val="bullet"/>
      <w:lvlText w:val=""/>
      <w:lvlJc w:val="left"/>
      <w:pPr>
        <w:ind w:left="2110" w:hanging="360"/>
      </w:pPr>
      <w:rPr>
        <w:rFonts w:ascii="Symbol" w:hAnsi="Symbol" w:hint="default"/>
      </w:rPr>
    </w:lvl>
    <w:lvl w:ilvl="1" w:tplc="08090003" w:tentative="1">
      <w:start w:val="1"/>
      <w:numFmt w:val="bullet"/>
      <w:lvlText w:val="o"/>
      <w:lvlJc w:val="left"/>
      <w:pPr>
        <w:ind w:left="2830" w:hanging="360"/>
      </w:pPr>
      <w:rPr>
        <w:rFonts w:ascii="Courier New" w:hAnsi="Courier New" w:cs="Courier New" w:hint="default"/>
      </w:rPr>
    </w:lvl>
    <w:lvl w:ilvl="2" w:tplc="08090005" w:tentative="1">
      <w:start w:val="1"/>
      <w:numFmt w:val="bullet"/>
      <w:lvlText w:val=""/>
      <w:lvlJc w:val="left"/>
      <w:pPr>
        <w:ind w:left="3550" w:hanging="360"/>
      </w:pPr>
      <w:rPr>
        <w:rFonts w:ascii="Wingdings" w:hAnsi="Wingdings" w:hint="default"/>
      </w:rPr>
    </w:lvl>
    <w:lvl w:ilvl="3" w:tplc="08090001" w:tentative="1">
      <w:start w:val="1"/>
      <w:numFmt w:val="bullet"/>
      <w:lvlText w:val=""/>
      <w:lvlJc w:val="left"/>
      <w:pPr>
        <w:ind w:left="4270" w:hanging="360"/>
      </w:pPr>
      <w:rPr>
        <w:rFonts w:ascii="Symbol" w:hAnsi="Symbol" w:hint="default"/>
      </w:rPr>
    </w:lvl>
    <w:lvl w:ilvl="4" w:tplc="08090003" w:tentative="1">
      <w:start w:val="1"/>
      <w:numFmt w:val="bullet"/>
      <w:lvlText w:val="o"/>
      <w:lvlJc w:val="left"/>
      <w:pPr>
        <w:ind w:left="4990" w:hanging="360"/>
      </w:pPr>
      <w:rPr>
        <w:rFonts w:ascii="Courier New" w:hAnsi="Courier New" w:cs="Courier New" w:hint="default"/>
      </w:rPr>
    </w:lvl>
    <w:lvl w:ilvl="5" w:tplc="08090005" w:tentative="1">
      <w:start w:val="1"/>
      <w:numFmt w:val="bullet"/>
      <w:lvlText w:val=""/>
      <w:lvlJc w:val="left"/>
      <w:pPr>
        <w:ind w:left="5710" w:hanging="360"/>
      </w:pPr>
      <w:rPr>
        <w:rFonts w:ascii="Wingdings" w:hAnsi="Wingdings" w:hint="default"/>
      </w:rPr>
    </w:lvl>
    <w:lvl w:ilvl="6" w:tplc="08090001" w:tentative="1">
      <w:start w:val="1"/>
      <w:numFmt w:val="bullet"/>
      <w:lvlText w:val=""/>
      <w:lvlJc w:val="left"/>
      <w:pPr>
        <w:ind w:left="6430" w:hanging="360"/>
      </w:pPr>
      <w:rPr>
        <w:rFonts w:ascii="Symbol" w:hAnsi="Symbol" w:hint="default"/>
      </w:rPr>
    </w:lvl>
    <w:lvl w:ilvl="7" w:tplc="08090003" w:tentative="1">
      <w:start w:val="1"/>
      <w:numFmt w:val="bullet"/>
      <w:lvlText w:val="o"/>
      <w:lvlJc w:val="left"/>
      <w:pPr>
        <w:ind w:left="7150" w:hanging="360"/>
      </w:pPr>
      <w:rPr>
        <w:rFonts w:ascii="Courier New" w:hAnsi="Courier New" w:cs="Courier New" w:hint="default"/>
      </w:rPr>
    </w:lvl>
    <w:lvl w:ilvl="8" w:tplc="08090005" w:tentative="1">
      <w:start w:val="1"/>
      <w:numFmt w:val="bullet"/>
      <w:lvlText w:val=""/>
      <w:lvlJc w:val="left"/>
      <w:pPr>
        <w:ind w:left="7870" w:hanging="360"/>
      </w:pPr>
      <w:rPr>
        <w:rFonts w:ascii="Wingdings" w:hAnsi="Wingdings" w:hint="default"/>
      </w:rPr>
    </w:lvl>
  </w:abstractNum>
  <w:abstractNum w:abstractNumId="94" w15:restartNumberingAfterBreak="0">
    <w:nsid w:val="22BF24BB"/>
    <w:multiLevelType w:val="hybridMultilevel"/>
    <w:tmpl w:val="9DBEF1F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22C878B2"/>
    <w:multiLevelType w:val="multilevel"/>
    <w:tmpl w:val="2D301A36"/>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23077737"/>
    <w:multiLevelType w:val="hybridMultilevel"/>
    <w:tmpl w:val="84E840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233600A6"/>
    <w:multiLevelType w:val="hybridMultilevel"/>
    <w:tmpl w:val="08F61BD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234308AF"/>
    <w:multiLevelType w:val="hybridMultilevel"/>
    <w:tmpl w:val="ACE0A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9" w15:restartNumberingAfterBreak="0">
    <w:nsid w:val="235D4FCB"/>
    <w:multiLevelType w:val="hybridMultilevel"/>
    <w:tmpl w:val="DE4488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15:restartNumberingAfterBreak="0">
    <w:nsid w:val="238C6601"/>
    <w:multiLevelType w:val="hybridMultilevel"/>
    <w:tmpl w:val="1F4851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23AC27C6"/>
    <w:multiLevelType w:val="hybridMultilevel"/>
    <w:tmpl w:val="0882D7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2" w15:restartNumberingAfterBreak="0">
    <w:nsid w:val="253A4B06"/>
    <w:multiLevelType w:val="multilevel"/>
    <w:tmpl w:val="C9D8DE3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3" w15:restartNumberingAfterBreak="0">
    <w:nsid w:val="25667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25B372A4"/>
    <w:multiLevelType w:val="hybridMultilevel"/>
    <w:tmpl w:val="169C9D52"/>
    <w:lvl w:ilvl="0" w:tplc="8E34C3C0">
      <w:start w:val="21"/>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5" w15:restartNumberingAfterBreak="0">
    <w:nsid w:val="261E04CC"/>
    <w:multiLevelType w:val="hybridMultilevel"/>
    <w:tmpl w:val="609CC0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6" w15:restartNumberingAfterBreak="0">
    <w:nsid w:val="274955F8"/>
    <w:multiLevelType w:val="hybridMultilevel"/>
    <w:tmpl w:val="B5004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27E95DE7"/>
    <w:multiLevelType w:val="multilevel"/>
    <w:tmpl w:val="739A7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291E12D3"/>
    <w:multiLevelType w:val="hybridMultilevel"/>
    <w:tmpl w:val="D6AC1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29C6445C"/>
    <w:multiLevelType w:val="hybridMultilevel"/>
    <w:tmpl w:val="775C8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2A067330"/>
    <w:multiLevelType w:val="multilevel"/>
    <w:tmpl w:val="8AD6CB10"/>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2A1A674C"/>
    <w:multiLevelType w:val="hybridMultilevel"/>
    <w:tmpl w:val="58C60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2A217F2D"/>
    <w:multiLevelType w:val="hybridMultilevel"/>
    <w:tmpl w:val="CE8C6CE8"/>
    <w:lvl w:ilvl="0" w:tplc="77847E6E">
      <w:numFmt w:val="bullet"/>
      <w:lvlText w:val="•"/>
      <w:lvlJc w:val="left"/>
      <w:pPr>
        <w:ind w:left="720" w:hanging="72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2A4C5EF4"/>
    <w:multiLevelType w:val="multilevel"/>
    <w:tmpl w:val="C1F6911C"/>
    <w:lvl w:ilvl="0">
      <w:start w:val="1"/>
      <w:numFmt w:val="decimal"/>
      <w:lvlText w:val="%1."/>
      <w:lvlJc w:val="left"/>
      <w:pPr>
        <w:ind w:left="720" w:hanging="360"/>
      </w:pPr>
    </w:lvl>
    <w:lvl w:ilvl="1">
      <w:start w:val="10"/>
      <w:numFmt w:val="decimal"/>
      <w:isLgl/>
      <w:lvlText w:val="%1.%2"/>
      <w:lvlJc w:val="left"/>
      <w:pPr>
        <w:ind w:left="1030" w:hanging="6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2AB04C07"/>
    <w:multiLevelType w:val="hybridMultilevel"/>
    <w:tmpl w:val="D1DA4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B0D594F"/>
    <w:multiLevelType w:val="hybridMultilevel"/>
    <w:tmpl w:val="F812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B2D0D27"/>
    <w:multiLevelType w:val="hybridMultilevel"/>
    <w:tmpl w:val="8C60AD1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2B952670"/>
    <w:multiLevelType w:val="hybridMultilevel"/>
    <w:tmpl w:val="8A44C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8" w15:restartNumberingAfterBreak="0">
    <w:nsid w:val="2C242557"/>
    <w:multiLevelType w:val="hybridMultilevel"/>
    <w:tmpl w:val="600E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2D374EE3"/>
    <w:multiLevelType w:val="hybridMultilevel"/>
    <w:tmpl w:val="2E328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2DA83C65"/>
    <w:multiLevelType w:val="hybridMultilevel"/>
    <w:tmpl w:val="66925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DAC5118"/>
    <w:multiLevelType w:val="hybridMultilevel"/>
    <w:tmpl w:val="B47A5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2DDD2E87"/>
    <w:multiLevelType w:val="hybridMultilevel"/>
    <w:tmpl w:val="D50C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E314A1F"/>
    <w:multiLevelType w:val="hybridMultilevel"/>
    <w:tmpl w:val="3654B43A"/>
    <w:lvl w:ilvl="0" w:tplc="34F6467A">
      <w:numFmt w:val="bullet"/>
      <w:lvlText w:val="•"/>
      <w:lvlJc w:val="left"/>
      <w:pPr>
        <w:ind w:left="270" w:hanging="720"/>
      </w:pPr>
      <w:rPr>
        <w:rFonts w:ascii="Calibri" w:eastAsiaTheme="minorHAnsi" w:hAnsi="Calibri" w:cs="Calibri"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24" w15:restartNumberingAfterBreak="0">
    <w:nsid w:val="2E46663D"/>
    <w:multiLevelType w:val="hybridMultilevel"/>
    <w:tmpl w:val="DB2A68CE"/>
    <w:lvl w:ilvl="0" w:tplc="FFFFFFFF">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2E687CCE"/>
    <w:multiLevelType w:val="multilevel"/>
    <w:tmpl w:val="621C2E2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6" w15:restartNumberingAfterBreak="0">
    <w:nsid w:val="2E8859C3"/>
    <w:multiLevelType w:val="multilevel"/>
    <w:tmpl w:val="A62452A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7" w15:restartNumberingAfterBreak="0">
    <w:nsid w:val="2EC877BD"/>
    <w:multiLevelType w:val="hybridMultilevel"/>
    <w:tmpl w:val="D3667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2EE96F5B"/>
    <w:multiLevelType w:val="hybridMultilevel"/>
    <w:tmpl w:val="9730B146"/>
    <w:lvl w:ilvl="0" w:tplc="2000000F">
      <w:start w:val="1"/>
      <w:numFmt w:val="decimal"/>
      <w:lvlText w:val="%1."/>
      <w:lvlJc w:val="left"/>
      <w:pPr>
        <w:ind w:left="360"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786" w:hanging="180"/>
      </w:pPr>
    </w:lvl>
    <w:lvl w:ilvl="3" w:tplc="0409000F" w:tentative="1">
      <w:start w:val="1"/>
      <w:numFmt w:val="decimal"/>
      <w:lvlText w:val="%4."/>
      <w:lvlJc w:val="left"/>
      <w:pPr>
        <w:ind w:left="-66" w:hanging="360"/>
      </w:pPr>
    </w:lvl>
    <w:lvl w:ilvl="4" w:tplc="04090019" w:tentative="1">
      <w:start w:val="1"/>
      <w:numFmt w:val="lowerLetter"/>
      <w:lvlText w:val="%5."/>
      <w:lvlJc w:val="left"/>
      <w:pPr>
        <w:ind w:left="654" w:hanging="360"/>
      </w:pPr>
    </w:lvl>
    <w:lvl w:ilvl="5" w:tplc="0409001B" w:tentative="1">
      <w:start w:val="1"/>
      <w:numFmt w:val="lowerRoman"/>
      <w:lvlText w:val="%6."/>
      <w:lvlJc w:val="right"/>
      <w:pPr>
        <w:ind w:left="1374" w:hanging="180"/>
      </w:pPr>
    </w:lvl>
    <w:lvl w:ilvl="6" w:tplc="0409000F" w:tentative="1">
      <w:start w:val="1"/>
      <w:numFmt w:val="decimal"/>
      <w:lvlText w:val="%7."/>
      <w:lvlJc w:val="left"/>
      <w:pPr>
        <w:ind w:left="2094" w:hanging="360"/>
      </w:pPr>
    </w:lvl>
    <w:lvl w:ilvl="7" w:tplc="04090019" w:tentative="1">
      <w:start w:val="1"/>
      <w:numFmt w:val="lowerLetter"/>
      <w:lvlText w:val="%8."/>
      <w:lvlJc w:val="left"/>
      <w:pPr>
        <w:ind w:left="2814" w:hanging="360"/>
      </w:pPr>
    </w:lvl>
    <w:lvl w:ilvl="8" w:tplc="0409001B" w:tentative="1">
      <w:start w:val="1"/>
      <w:numFmt w:val="lowerRoman"/>
      <w:lvlText w:val="%9."/>
      <w:lvlJc w:val="right"/>
      <w:pPr>
        <w:ind w:left="3534" w:hanging="180"/>
      </w:pPr>
    </w:lvl>
  </w:abstractNum>
  <w:abstractNum w:abstractNumId="129" w15:restartNumberingAfterBreak="0">
    <w:nsid w:val="2F97022D"/>
    <w:multiLevelType w:val="hybridMultilevel"/>
    <w:tmpl w:val="1A548C3E"/>
    <w:lvl w:ilvl="0" w:tplc="83F2707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2FF61D4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30124F3D"/>
    <w:multiLevelType w:val="hybridMultilevel"/>
    <w:tmpl w:val="19BECC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30D77479"/>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3" w15:restartNumberingAfterBreak="0">
    <w:nsid w:val="310D0E6D"/>
    <w:multiLevelType w:val="multilevel"/>
    <w:tmpl w:val="5DC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192670F"/>
    <w:multiLevelType w:val="hybridMultilevel"/>
    <w:tmpl w:val="EF8C6E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5" w15:restartNumberingAfterBreak="0">
    <w:nsid w:val="319A1541"/>
    <w:multiLevelType w:val="multilevel"/>
    <w:tmpl w:val="29D2D4B0"/>
    <w:lvl w:ilvl="0">
      <w:start w:val="9"/>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6" w15:restartNumberingAfterBreak="0">
    <w:nsid w:val="32CB663F"/>
    <w:multiLevelType w:val="multilevel"/>
    <w:tmpl w:val="79F637D2"/>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7" w15:restartNumberingAfterBreak="0">
    <w:nsid w:val="331D0C9F"/>
    <w:multiLevelType w:val="hybridMultilevel"/>
    <w:tmpl w:val="11F8D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15:restartNumberingAfterBreak="0">
    <w:nsid w:val="339A54B4"/>
    <w:multiLevelType w:val="hybridMultilevel"/>
    <w:tmpl w:val="19BECC5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33A87617"/>
    <w:multiLevelType w:val="hybridMultilevel"/>
    <w:tmpl w:val="1F7E86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0" w15:restartNumberingAfterBreak="0">
    <w:nsid w:val="342108AD"/>
    <w:multiLevelType w:val="hybridMultilevel"/>
    <w:tmpl w:val="0B5C1C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1" w15:restartNumberingAfterBreak="0">
    <w:nsid w:val="35820CEC"/>
    <w:multiLevelType w:val="multilevel"/>
    <w:tmpl w:val="E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61863EA"/>
    <w:multiLevelType w:val="hybridMultilevel"/>
    <w:tmpl w:val="8592A7BE"/>
    <w:lvl w:ilvl="0" w:tplc="FFFFFFFF">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3" w15:restartNumberingAfterBreak="0">
    <w:nsid w:val="36604412"/>
    <w:multiLevelType w:val="hybridMultilevel"/>
    <w:tmpl w:val="3B84A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366E46B3"/>
    <w:multiLevelType w:val="multilevel"/>
    <w:tmpl w:val="0D3ACB3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790172"/>
    <w:multiLevelType w:val="multilevel"/>
    <w:tmpl w:val="7F9635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6" w15:restartNumberingAfterBreak="0">
    <w:nsid w:val="36C72065"/>
    <w:multiLevelType w:val="hybridMultilevel"/>
    <w:tmpl w:val="450E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70C0E13"/>
    <w:multiLevelType w:val="hybridMultilevel"/>
    <w:tmpl w:val="EE0AA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8" w15:restartNumberingAfterBreak="0">
    <w:nsid w:val="37933270"/>
    <w:multiLevelType w:val="multilevel"/>
    <w:tmpl w:val="68668742"/>
    <w:lvl w:ilvl="0">
      <w:start w:val="16"/>
      <w:numFmt w:val="decimal"/>
      <w:lvlText w:val="%1"/>
      <w:lvlJc w:val="left"/>
      <w:pPr>
        <w:ind w:left="450" w:hanging="450"/>
      </w:pPr>
      <w:rPr>
        <w:rFonts w:hint="default"/>
      </w:rPr>
    </w:lvl>
    <w:lvl w:ilvl="1">
      <w:start w:val="4"/>
      <w:numFmt w:val="decimal"/>
      <w:lvlText w:val="%1.%2"/>
      <w:lvlJc w:val="left"/>
      <w:pPr>
        <w:ind w:left="2151" w:hanging="45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149" w15:restartNumberingAfterBreak="0">
    <w:nsid w:val="37A32B1C"/>
    <w:multiLevelType w:val="hybridMultilevel"/>
    <w:tmpl w:val="358CBE0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0" w15:restartNumberingAfterBreak="0">
    <w:nsid w:val="380E3770"/>
    <w:multiLevelType w:val="hybridMultilevel"/>
    <w:tmpl w:val="FE82554A"/>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840410CC">
      <w:start w:val="1"/>
      <w:numFmt w:val="lowerRoman"/>
      <w:lvlText w:val="%3)"/>
      <w:lvlJc w:val="left"/>
      <w:pPr>
        <w:ind w:left="2700" w:hanging="720"/>
      </w:pPr>
      <w:rPr>
        <w:rFonts w:asciiTheme="minorHAnsi" w:hAnsiTheme="minorHAnsi"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38C35BA9"/>
    <w:multiLevelType w:val="hybridMultilevel"/>
    <w:tmpl w:val="655AB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38FD12E2"/>
    <w:multiLevelType w:val="hybridMultilevel"/>
    <w:tmpl w:val="FF6C5774"/>
    <w:lvl w:ilvl="0" w:tplc="200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391355BF"/>
    <w:multiLevelType w:val="hybridMultilevel"/>
    <w:tmpl w:val="6FEC14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4" w15:restartNumberingAfterBreak="0">
    <w:nsid w:val="398D253C"/>
    <w:multiLevelType w:val="hybridMultilevel"/>
    <w:tmpl w:val="2B2ECE82"/>
    <w:lvl w:ilvl="0" w:tplc="08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5" w15:restartNumberingAfterBreak="0">
    <w:nsid w:val="39DF6205"/>
    <w:multiLevelType w:val="hybridMultilevel"/>
    <w:tmpl w:val="8D0C926C"/>
    <w:lvl w:ilvl="0" w:tplc="0809001B">
      <w:start w:val="1"/>
      <w:numFmt w:val="lowerRoman"/>
      <w:lvlText w:val="%1."/>
      <w:lvlJc w:val="righ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6" w15:restartNumberingAfterBreak="0">
    <w:nsid w:val="3AD837B2"/>
    <w:multiLevelType w:val="hybridMultilevel"/>
    <w:tmpl w:val="E63E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B05734A"/>
    <w:multiLevelType w:val="hybridMultilevel"/>
    <w:tmpl w:val="E400768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3B7652E4"/>
    <w:multiLevelType w:val="hybridMultilevel"/>
    <w:tmpl w:val="929E317A"/>
    <w:lvl w:ilvl="0" w:tplc="0809001B">
      <w:start w:val="1"/>
      <w:numFmt w:val="lowerRoman"/>
      <w:lvlText w:val="%1."/>
      <w:lvlJc w:val="right"/>
      <w:pPr>
        <w:ind w:left="920" w:hanging="360"/>
      </w:p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159" w15:restartNumberingAfterBreak="0">
    <w:nsid w:val="3BC41FD8"/>
    <w:multiLevelType w:val="hybridMultilevel"/>
    <w:tmpl w:val="D730D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3C1C4096"/>
    <w:multiLevelType w:val="multilevel"/>
    <w:tmpl w:val="A62452A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61" w15:restartNumberingAfterBreak="0">
    <w:nsid w:val="3C682416"/>
    <w:multiLevelType w:val="hybridMultilevel"/>
    <w:tmpl w:val="365E1D7A"/>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3D884B3E"/>
    <w:multiLevelType w:val="hybridMultilevel"/>
    <w:tmpl w:val="AA1EEA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3" w15:restartNumberingAfterBreak="0">
    <w:nsid w:val="3DA8247C"/>
    <w:multiLevelType w:val="multilevel"/>
    <w:tmpl w:val="DB7E194E"/>
    <w:lvl w:ilvl="0">
      <w:start w:val="16"/>
      <w:numFmt w:val="decimal"/>
      <w:lvlText w:val="%1"/>
      <w:lvlJc w:val="left"/>
      <w:pPr>
        <w:ind w:left="450" w:hanging="450"/>
      </w:pPr>
      <w:rPr>
        <w:rFonts w:hint="default"/>
      </w:rPr>
    </w:lvl>
    <w:lvl w:ilvl="1">
      <w:start w:val="2"/>
      <w:numFmt w:val="decimal"/>
      <w:lvlText w:val="%1.%2"/>
      <w:lvlJc w:val="left"/>
      <w:pPr>
        <w:ind w:left="2970" w:hanging="45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4" w15:restartNumberingAfterBreak="0">
    <w:nsid w:val="3FA14E17"/>
    <w:multiLevelType w:val="multilevel"/>
    <w:tmpl w:val="3838226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5" w15:restartNumberingAfterBreak="0">
    <w:nsid w:val="3FA563A3"/>
    <w:multiLevelType w:val="hybridMultilevel"/>
    <w:tmpl w:val="6C3A6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40391012"/>
    <w:multiLevelType w:val="hybridMultilevel"/>
    <w:tmpl w:val="4F2CE554"/>
    <w:lvl w:ilvl="0" w:tplc="13F04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40AF47FD"/>
    <w:multiLevelType w:val="hybridMultilevel"/>
    <w:tmpl w:val="04D6C3E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8" w15:restartNumberingAfterBreak="0">
    <w:nsid w:val="40FD642F"/>
    <w:multiLevelType w:val="hybridMultilevel"/>
    <w:tmpl w:val="33325D1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18B21BA"/>
    <w:multiLevelType w:val="multilevel"/>
    <w:tmpl w:val="3DA665F2"/>
    <w:lvl w:ilvl="0">
      <w:start w:val="8"/>
      <w:numFmt w:val="decimal"/>
      <w:lvlText w:val="%1.0"/>
      <w:lvlJc w:val="left"/>
      <w:pPr>
        <w:ind w:left="1494" w:hanging="360"/>
      </w:pPr>
      <w:rPr>
        <w:rFonts w:hint="default"/>
      </w:rPr>
    </w:lvl>
    <w:lvl w:ilvl="1">
      <w:start w:val="1"/>
      <w:numFmt w:val="decimal"/>
      <w:lvlText w:val="%1.%2"/>
      <w:lvlJc w:val="left"/>
      <w:pPr>
        <w:ind w:left="2214" w:hanging="36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014" w:hanging="720"/>
      </w:pPr>
      <w:rPr>
        <w:rFonts w:hint="default"/>
      </w:rPr>
    </w:lvl>
    <w:lvl w:ilvl="4">
      <w:start w:val="1"/>
      <w:numFmt w:val="decimal"/>
      <w:lvlText w:val="%1.%2.%3.%4.%5"/>
      <w:lvlJc w:val="left"/>
      <w:pPr>
        <w:ind w:left="5094" w:hanging="1080"/>
      </w:pPr>
      <w:rPr>
        <w:rFonts w:hint="default"/>
      </w:rPr>
    </w:lvl>
    <w:lvl w:ilvl="5">
      <w:start w:val="1"/>
      <w:numFmt w:val="decimal"/>
      <w:lvlText w:val="%1.%2.%3.%4.%5.%6"/>
      <w:lvlJc w:val="left"/>
      <w:pPr>
        <w:ind w:left="6174" w:hanging="144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974" w:hanging="1800"/>
      </w:pPr>
      <w:rPr>
        <w:rFonts w:hint="default"/>
      </w:rPr>
    </w:lvl>
    <w:lvl w:ilvl="8">
      <w:start w:val="1"/>
      <w:numFmt w:val="decimal"/>
      <w:lvlText w:val="%1.%2.%3.%4.%5.%6.%7.%8.%9"/>
      <w:lvlJc w:val="left"/>
      <w:pPr>
        <w:ind w:left="8694" w:hanging="1800"/>
      </w:pPr>
      <w:rPr>
        <w:rFonts w:hint="default"/>
      </w:rPr>
    </w:lvl>
  </w:abstractNum>
  <w:abstractNum w:abstractNumId="170" w15:restartNumberingAfterBreak="0">
    <w:nsid w:val="41936707"/>
    <w:multiLevelType w:val="multilevel"/>
    <w:tmpl w:val="9B6E5906"/>
    <w:lvl w:ilvl="0">
      <w:start w:val="1"/>
      <w:numFmt w:val="lowerRoman"/>
      <w:lvlText w:val="%1."/>
      <w:lvlJc w:val="righ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1" w15:restartNumberingAfterBreak="0">
    <w:nsid w:val="41AE0092"/>
    <w:multiLevelType w:val="hybridMultilevel"/>
    <w:tmpl w:val="030AF0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2" w15:restartNumberingAfterBreak="0">
    <w:nsid w:val="41B16760"/>
    <w:multiLevelType w:val="hybridMultilevel"/>
    <w:tmpl w:val="58228E8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3" w15:restartNumberingAfterBreak="0">
    <w:nsid w:val="41DC690F"/>
    <w:multiLevelType w:val="hybridMultilevel"/>
    <w:tmpl w:val="88022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4202006A"/>
    <w:multiLevelType w:val="hybridMultilevel"/>
    <w:tmpl w:val="3B80FE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5" w15:restartNumberingAfterBreak="0">
    <w:nsid w:val="42282C37"/>
    <w:multiLevelType w:val="hybridMultilevel"/>
    <w:tmpl w:val="0FB84850"/>
    <w:lvl w:ilvl="0" w:tplc="3AAEA7F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6" w15:restartNumberingAfterBreak="0">
    <w:nsid w:val="427663F5"/>
    <w:multiLevelType w:val="hybridMultilevel"/>
    <w:tmpl w:val="F9B42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42E16518"/>
    <w:multiLevelType w:val="hybridMultilevel"/>
    <w:tmpl w:val="14D6DA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8" w15:restartNumberingAfterBreak="0">
    <w:nsid w:val="42E46903"/>
    <w:multiLevelType w:val="multilevel"/>
    <w:tmpl w:val="E17E3D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9" w15:restartNumberingAfterBreak="0">
    <w:nsid w:val="43473A38"/>
    <w:multiLevelType w:val="multilevel"/>
    <w:tmpl w:val="72826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35543D5"/>
    <w:multiLevelType w:val="hybridMultilevel"/>
    <w:tmpl w:val="F216E7B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444C4B6C"/>
    <w:multiLevelType w:val="multilevel"/>
    <w:tmpl w:val="85D6E0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2" w15:restartNumberingAfterBreak="0">
    <w:nsid w:val="444C5EDD"/>
    <w:multiLevelType w:val="hybridMultilevel"/>
    <w:tmpl w:val="1D883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3" w15:restartNumberingAfterBreak="0">
    <w:nsid w:val="4497078A"/>
    <w:multiLevelType w:val="multilevel"/>
    <w:tmpl w:val="F3DE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4B21F3D"/>
    <w:multiLevelType w:val="hybridMultilevel"/>
    <w:tmpl w:val="4B683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5" w15:restartNumberingAfterBreak="0">
    <w:nsid w:val="451A3157"/>
    <w:multiLevelType w:val="hybridMultilevel"/>
    <w:tmpl w:val="4D9012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6" w15:restartNumberingAfterBreak="0">
    <w:nsid w:val="453F5692"/>
    <w:multiLevelType w:val="hybridMultilevel"/>
    <w:tmpl w:val="B9241B1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87" w15:restartNumberingAfterBreak="0">
    <w:nsid w:val="466F6184"/>
    <w:multiLevelType w:val="hybridMultilevel"/>
    <w:tmpl w:val="D29EB3CE"/>
    <w:lvl w:ilvl="0" w:tplc="AF00130A">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8" w15:restartNumberingAfterBreak="0">
    <w:nsid w:val="4701239C"/>
    <w:multiLevelType w:val="hybridMultilevel"/>
    <w:tmpl w:val="83C0D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480E0ABD"/>
    <w:multiLevelType w:val="multilevel"/>
    <w:tmpl w:val="3DD0C5B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0" w15:restartNumberingAfterBreak="0">
    <w:nsid w:val="4835690B"/>
    <w:multiLevelType w:val="hybridMultilevel"/>
    <w:tmpl w:val="7AE8A9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1" w15:restartNumberingAfterBreak="0">
    <w:nsid w:val="489A79FA"/>
    <w:multiLevelType w:val="hybridMultilevel"/>
    <w:tmpl w:val="377C13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2" w15:restartNumberingAfterBreak="0">
    <w:nsid w:val="4B107C7F"/>
    <w:multiLevelType w:val="multilevel"/>
    <w:tmpl w:val="BC98C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3" w15:restartNumberingAfterBreak="0">
    <w:nsid w:val="4B943F25"/>
    <w:multiLevelType w:val="hybridMultilevel"/>
    <w:tmpl w:val="63EE03B0"/>
    <w:lvl w:ilvl="0" w:tplc="2B9C803C">
      <w:start w:val="1"/>
      <w:numFmt w:val="upperLetter"/>
      <w:lvlText w:val="%1)"/>
      <w:lvlJc w:val="left"/>
      <w:pPr>
        <w:ind w:left="927" w:hanging="360"/>
      </w:pPr>
      <w:rPr>
        <w:rFonts w:asciiTheme="minorHAnsi" w:eastAsiaTheme="minorHAnsi" w:hAnsiTheme="minorHAnsi" w:cstheme="minorHAnsi"/>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4" w15:restartNumberingAfterBreak="0">
    <w:nsid w:val="4C464EDC"/>
    <w:multiLevelType w:val="hybridMultilevel"/>
    <w:tmpl w:val="2E54A81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4CC26672"/>
    <w:multiLevelType w:val="hybridMultilevel"/>
    <w:tmpl w:val="EE56D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15:restartNumberingAfterBreak="0">
    <w:nsid w:val="4D226873"/>
    <w:multiLevelType w:val="hybridMultilevel"/>
    <w:tmpl w:val="B8A89016"/>
    <w:lvl w:ilvl="0" w:tplc="34F6467A">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7" w15:restartNumberingAfterBreak="0">
    <w:nsid w:val="4E1A01BB"/>
    <w:multiLevelType w:val="multilevel"/>
    <w:tmpl w:val="1A322F38"/>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8" w15:restartNumberingAfterBreak="0">
    <w:nsid w:val="4E4A438D"/>
    <w:multiLevelType w:val="multilevel"/>
    <w:tmpl w:val="537670A8"/>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9" w15:restartNumberingAfterBreak="0">
    <w:nsid w:val="4E7F2459"/>
    <w:multiLevelType w:val="multilevel"/>
    <w:tmpl w:val="378C7578"/>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0" w15:restartNumberingAfterBreak="0">
    <w:nsid w:val="4F680DB2"/>
    <w:multiLevelType w:val="multilevel"/>
    <w:tmpl w:val="79726C4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1" w15:restartNumberingAfterBreak="0">
    <w:nsid w:val="4FCE5E1F"/>
    <w:multiLevelType w:val="hybridMultilevel"/>
    <w:tmpl w:val="07E2C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2" w15:restartNumberingAfterBreak="0">
    <w:nsid w:val="4FD012FF"/>
    <w:multiLevelType w:val="hybridMultilevel"/>
    <w:tmpl w:val="D12048D2"/>
    <w:lvl w:ilvl="0" w:tplc="080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3" w15:restartNumberingAfterBreak="0">
    <w:nsid w:val="4FF959F7"/>
    <w:multiLevelType w:val="hybridMultilevel"/>
    <w:tmpl w:val="69E4C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50145AB7"/>
    <w:multiLevelType w:val="hybridMultilevel"/>
    <w:tmpl w:val="DB2A68CE"/>
    <w:lvl w:ilvl="0" w:tplc="FFFFFFFF">
      <w:start w:val="1"/>
      <w:numFmt w:val="lowerLetter"/>
      <w:lvlText w:val="%1."/>
      <w:lvlJc w:val="left"/>
      <w:pPr>
        <w:ind w:left="144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15:restartNumberingAfterBreak="0">
    <w:nsid w:val="50AD3624"/>
    <w:multiLevelType w:val="hybridMultilevel"/>
    <w:tmpl w:val="954AA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510E3B81"/>
    <w:multiLevelType w:val="hybridMultilevel"/>
    <w:tmpl w:val="2D882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7" w15:restartNumberingAfterBreak="0">
    <w:nsid w:val="51306C6A"/>
    <w:multiLevelType w:val="hybridMultilevel"/>
    <w:tmpl w:val="2C22895E"/>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8" w15:restartNumberingAfterBreak="0">
    <w:nsid w:val="51711B5D"/>
    <w:multiLevelType w:val="hybridMultilevel"/>
    <w:tmpl w:val="07EC2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9" w15:restartNumberingAfterBreak="0">
    <w:nsid w:val="526F44EF"/>
    <w:multiLevelType w:val="hybridMultilevel"/>
    <w:tmpl w:val="AB0A0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0" w15:restartNumberingAfterBreak="0">
    <w:nsid w:val="531D34FF"/>
    <w:multiLevelType w:val="hybridMultilevel"/>
    <w:tmpl w:val="0F7EB1C6"/>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1" w15:restartNumberingAfterBreak="0">
    <w:nsid w:val="53301156"/>
    <w:multiLevelType w:val="multilevel"/>
    <w:tmpl w:val="AB6E1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2" w15:restartNumberingAfterBreak="0">
    <w:nsid w:val="535E0597"/>
    <w:multiLevelType w:val="hybridMultilevel"/>
    <w:tmpl w:val="377C133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3" w15:restartNumberingAfterBreak="0">
    <w:nsid w:val="545A5175"/>
    <w:multiLevelType w:val="hybridMultilevel"/>
    <w:tmpl w:val="94D89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54602480"/>
    <w:multiLevelType w:val="multilevel"/>
    <w:tmpl w:val="8E140D0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5" w15:restartNumberingAfterBreak="0">
    <w:nsid w:val="547C6892"/>
    <w:multiLevelType w:val="multilevel"/>
    <w:tmpl w:val="E8A0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55166605"/>
    <w:multiLevelType w:val="hybridMultilevel"/>
    <w:tmpl w:val="22AE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5FB49E5"/>
    <w:multiLevelType w:val="hybridMultilevel"/>
    <w:tmpl w:val="3E26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5606667E"/>
    <w:multiLevelType w:val="hybridMultilevel"/>
    <w:tmpl w:val="7F5C66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9" w15:restartNumberingAfterBreak="0">
    <w:nsid w:val="56677F39"/>
    <w:multiLevelType w:val="multilevel"/>
    <w:tmpl w:val="C4601160"/>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536" w:hanging="456"/>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56CA5D84"/>
    <w:multiLevelType w:val="hybridMultilevel"/>
    <w:tmpl w:val="B09CC1F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1" w15:restartNumberingAfterBreak="0">
    <w:nsid w:val="571F7E76"/>
    <w:multiLevelType w:val="hybridMultilevel"/>
    <w:tmpl w:val="785493E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2" w15:restartNumberingAfterBreak="0">
    <w:nsid w:val="578F63A5"/>
    <w:multiLevelType w:val="multilevel"/>
    <w:tmpl w:val="005E5F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3" w15:restartNumberingAfterBreak="0">
    <w:nsid w:val="580036EF"/>
    <w:multiLevelType w:val="hybridMultilevel"/>
    <w:tmpl w:val="70DE82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4" w15:restartNumberingAfterBreak="0">
    <w:nsid w:val="585038E8"/>
    <w:multiLevelType w:val="multilevel"/>
    <w:tmpl w:val="B9EAD090"/>
    <w:lvl w:ilvl="0">
      <w:start w:val="10"/>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5" w15:restartNumberingAfterBreak="0">
    <w:nsid w:val="586E4326"/>
    <w:multiLevelType w:val="multilevel"/>
    <w:tmpl w:val="BB1A8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87D0472"/>
    <w:multiLevelType w:val="hybridMultilevel"/>
    <w:tmpl w:val="8CE0E3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7" w15:restartNumberingAfterBreak="0">
    <w:nsid w:val="58963C68"/>
    <w:multiLevelType w:val="multilevel"/>
    <w:tmpl w:val="35008B38"/>
    <w:lvl w:ilvl="0">
      <w:start w:val="1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8" w15:restartNumberingAfterBreak="0">
    <w:nsid w:val="592D663D"/>
    <w:multiLevelType w:val="hybridMultilevel"/>
    <w:tmpl w:val="11125F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9" w15:restartNumberingAfterBreak="0">
    <w:nsid w:val="5ADF5907"/>
    <w:multiLevelType w:val="hybridMultilevel"/>
    <w:tmpl w:val="533E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0" w15:restartNumberingAfterBreak="0">
    <w:nsid w:val="5AF12980"/>
    <w:multiLevelType w:val="hybridMultilevel"/>
    <w:tmpl w:val="BFEC59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5B0D4AD3"/>
    <w:multiLevelType w:val="hybridMultilevel"/>
    <w:tmpl w:val="6A28F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5C131D15"/>
    <w:multiLevelType w:val="multilevel"/>
    <w:tmpl w:val="E738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5D170781"/>
    <w:multiLevelType w:val="hybridMultilevel"/>
    <w:tmpl w:val="23DC05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4" w15:restartNumberingAfterBreak="0">
    <w:nsid w:val="5D1D70C6"/>
    <w:multiLevelType w:val="hybridMultilevel"/>
    <w:tmpl w:val="38CEA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5D3D441C"/>
    <w:multiLevelType w:val="hybridMultilevel"/>
    <w:tmpl w:val="4286649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5D8D2511"/>
    <w:multiLevelType w:val="hybridMultilevel"/>
    <w:tmpl w:val="3930717E"/>
    <w:lvl w:ilvl="0" w:tplc="6EDC8CAC">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E2C18C5"/>
    <w:multiLevelType w:val="hybridMultilevel"/>
    <w:tmpl w:val="8380357C"/>
    <w:lvl w:ilvl="0" w:tplc="08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8" w15:restartNumberingAfterBreak="0">
    <w:nsid w:val="5E8864A1"/>
    <w:multiLevelType w:val="hybridMultilevel"/>
    <w:tmpl w:val="6EECDCC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9" w15:restartNumberingAfterBreak="0">
    <w:nsid w:val="5F546C02"/>
    <w:multiLevelType w:val="multilevel"/>
    <w:tmpl w:val="B1EC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5F6A34A6"/>
    <w:multiLevelType w:val="hybridMultilevel"/>
    <w:tmpl w:val="2A5EBB7E"/>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1" w15:restartNumberingAfterBreak="0">
    <w:nsid w:val="5F760EB8"/>
    <w:multiLevelType w:val="multilevel"/>
    <w:tmpl w:val="BDF25CD0"/>
    <w:lvl w:ilvl="0">
      <w:start w:val="1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2" w15:restartNumberingAfterBreak="0">
    <w:nsid w:val="5FDF3C88"/>
    <w:multiLevelType w:val="hybridMultilevel"/>
    <w:tmpl w:val="B7641D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64CE89E2">
      <w:start w:val="1"/>
      <w:numFmt w:val="upperLetter"/>
      <w:lvlText w:val="%3."/>
      <w:lvlJc w:val="left"/>
      <w:pPr>
        <w:ind w:left="2340" w:hanging="360"/>
      </w:pPr>
      <w:rPr>
        <w:rFonts w:hint="default"/>
      </w:rPr>
    </w:lvl>
    <w:lvl w:ilvl="3" w:tplc="B3D6A532">
      <w:start w:val="16"/>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609EC6B8"/>
    <w:multiLevelType w:val="hybridMultilevel"/>
    <w:tmpl w:val="7A4EA22A"/>
    <w:lvl w:ilvl="0" w:tplc="A4AE128A">
      <w:start w:val="1"/>
      <w:numFmt w:val="bullet"/>
      <w:lvlText w:val=""/>
      <w:lvlJc w:val="left"/>
      <w:pPr>
        <w:ind w:left="720" w:hanging="360"/>
      </w:pPr>
      <w:rPr>
        <w:rFonts w:ascii="Symbol" w:hAnsi="Symbol" w:hint="default"/>
      </w:rPr>
    </w:lvl>
    <w:lvl w:ilvl="1" w:tplc="A3E2C404">
      <w:start w:val="1"/>
      <w:numFmt w:val="bullet"/>
      <w:lvlText w:val="o"/>
      <w:lvlJc w:val="left"/>
      <w:pPr>
        <w:ind w:left="1440" w:hanging="360"/>
      </w:pPr>
      <w:rPr>
        <w:rFonts w:ascii="Courier New" w:hAnsi="Courier New" w:hint="default"/>
      </w:rPr>
    </w:lvl>
    <w:lvl w:ilvl="2" w:tplc="4F22610C">
      <w:start w:val="1"/>
      <w:numFmt w:val="bullet"/>
      <w:lvlText w:val=""/>
      <w:lvlJc w:val="left"/>
      <w:pPr>
        <w:ind w:left="2160" w:hanging="360"/>
      </w:pPr>
      <w:rPr>
        <w:rFonts w:ascii="Wingdings" w:hAnsi="Wingdings" w:hint="default"/>
      </w:rPr>
    </w:lvl>
    <w:lvl w:ilvl="3" w:tplc="60BC65BC">
      <w:start w:val="1"/>
      <w:numFmt w:val="bullet"/>
      <w:lvlText w:val=""/>
      <w:lvlJc w:val="left"/>
      <w:pPr>
        <w:ind w:left="2880" w:hanging="360"/>
      </w:pPr>
      <w:rPr>
        <w:rFonts w:ascii="Symbol" w:hAnsi="Symbol" w:hint="default"/>
      </w:rPr>
    </w:lvl>
    <w:lvl w:ilvl="4" w:tplc="511062F6">
      <w:start w:val="1"/>
      <w:numFmt w:val="bullet"/>
      <w:lvlText w:val="o"/>
      <w:lvlJc w:val="left"/>
      <w:pPr>
        <w:ind w:left="3600" w:hanging="360"/>
      </w:pPr>
      <w:rPr>
        <w:rFonts w:ascii="Courier New" w:hAnsi="Courier New" w:hint="default"/>
      </w:rPr>
    </w:lvl>
    <w:lvl w:ilvl="5" w:tplc="FE7C7832">
      <w:start w:val="1"/>
      <w:numFmt w:val="bullet"/>
      <w:lvlText w:val=""/>
      <w:lvlJc w:val="left"/>
      <w:pPr>
        <w:ind w:left="4320" w:hanging="360"/>
      </w:pPr>
      <w:rPr>
        <w:rFonts w:ascii="Wingdings" w:hAnsi="Wingdings" w:hint="default"/>
      </w:rPr>
    </w:lvl>
    <w:lvl w:ilvl="6" w:tplc="AA1C63BE">
      <w:start w:val="1"/>
      <w:numFmt w:val="bullet"/>
      <w:lvlText w:val=""/>
      <w:lvlJc w:val="left"/>
      <w:pPr>
        <w:ind w:left="5040" w:hanging="360"/>
      </w:pPr>
      <w:rPr>
        <w:rFonts w:ascii="Symbol" w:hAnsi="Symbol" w:hint="default"/>
      </w:rPr>
    </w:lvl>
    <w:lvl w:ilvl="7" w:tplc="D9148A7A">
      <w:start w:val="1"/>
      <w:numFmt w:val="bullet"/>
      <w:lvlText w:val="o"/>
      <w:lvlJc w:val="left"/>
      <w:pPr>
        <w:ind w:left="5760" w:hanging="360"/>
      </w:pPr>
      <w:rPr>
        <w:rFonts w:ascii="Courier New" w:hAnsi="Courier New" w:hint="default"/>
      </w:rPr>
    </w:lvl>
    <w:lvl w:ilvl="8" w:tplc="16866C10">
      <w:start w:val="1"/>
      <w:numFmt w:val="bullet"/>
      <w:lvlText w:val=""/>
      <w:lvlJc w:val="left"/>
      <w:pPr>
        <w:ind w:left="6480" w:hanging="360"/>
      </w:pPr>
      <w:rPr>
        <w:rFonts w:ascii="Wingdings" w:hAnsi="Wingdings" w:hint="default"/>
      </w:rPr>
    </w:lvl>
  </w:abstractNum>
  <w:abstractNum w:abstractNumId="244" w15:restartNumberingAfterBreak="0">
    <w:nsid w:val="60B663C6"/>
    <w:multiLevelType w:val="multilevel"/>
    <w:tmpl w:val="BC1E4A0A"/>
    <w:lvl w:ilvl="0">
      <w:start w:val="17"/>
      <w:numFmt w:val="decimal"/>
      <w:lvlText w:val="%1"/>
      <w:lvlJc w:val="left"/>
      <w:pPr>
        <w:ind w:left="450" w:hanging="450"/>
      </w:pPr>
      <w:rPr>
        <w:rFonts w:hint="default"/>
      </w:rPr>
    </w:lvl>
    <w:lvl w:ilvl="1">
      <w:start w:val="2"/>
      <w:numFmt w:val="decimal"/>
      <w:lvlText w:val="%1.%2"/>
      <w:lvlJc w:val="left"/>
      <w:pPr>
        <w:ind w:left="2435" w:hanging="45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245" w15:restartNumberingAfterBreak="0">
    <w:nsid w:val="6106013F"/>
    <w:multiLevelType w:val="hybridMultilevel"/>
    <w:tmpl w:val="F9585B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6" w15:restartNumberingAfterBreak="0">
    <w:nsid w:val="610B2B84"/>
    <w:multiLevelType w:val="multilevel"/>
    <w:tmpl w:val="0D3ACB3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12810FF"/>
    <w:multiLevelType w:val="hybridMultilevel"/>
    <w:tmpl w:val="5750081C"/>
    <w:lvl w:ilvl="0" w:tplc="08090001">
      <w:start w:val="1"/>
      <w:numFmt w:val="bullet"/>
      <w:lvlText w:val=""/>
      <w:lvlJc w:val="left"/>
      <w:pPr>
        <w:ind w:left="1506" w:hanging="360"/>
      </w:pPr>
      <w:rPr>
        <w:rFonts w:ascii="Symbol" w:hAnsi="Symbol" w:hint="default"/>
      </w:rPr>
    </w:lvl>
    <w:lvl w:ilvl="1" w:tplc="08090003" w:tentative="1">
      <w:start w:val="1"/>
      <w:numFmt w:val="bullet"/>
      <w:lvlText w:val="o"/>
      <w:lvlJc w:val="left"/>
      <w:pPr>
        <w:ind w:left="2226" w:hanging="360"/>
      </w:pPr>
      <w:rPr>
        <w:rFonts w:ascii="Courier New" w:hAnsi="Courier New" w:cs="Courier New" w:hint="default"/>
      </w:rPr>
    </w:lvl>
    <w:lvl w:ilvl="2" w:tplc="08090005" w:tentative="1">
      <w:start w:val="1"/>
      <w:numFmt w:val="bullet"/>
      <w:lvlText w:val=""/>
      <w:lvlJc w:val="left"/>
      <w:pPr>
        <w:ind w:left="2946" w:hanging="360"/>
      </w:pPr>
      <w:rPr>
        <w:rFonts w:ascii="Wingdings" w:hAnsi="Wingdings" w:hint="default"/>
      </w:rPr>
    </w:lvl>
    <w:lvl w:ilvl="3" w:tplc="08090001" w:tentative="1">
      <w:start w:val="1"/>
      <w:numFmt w:val="bullet"/>
      <w:lvlText w:val=""/>
      <w:lvlJc w:val="left"/>
      <w:pPr>
        <w:ind w:left="3666" w:hanging="360"/>
      </w:pPr>
      <w:rPr>
        <w:rFonts w:ascii="Symbol" w:hAnsi="Symbol" w:hint="default"/>
      </w:rPr>
    </w:lvl>
    <w:lvl w:ilvl="4" w:tplc="08090003" w:tentative="1">
      <w:start w:val="1"/>
      <w:numFmt w:val="bullet"/>
      <w:lvlText w:val="o"/>
      <w:lvlJc w:val="left"/>
      <w:pPr>
        <w:ind w:left="4386" w:hanging="360"/>
      </w:pPr>
      <w:rPr>
        <w:rFonts w:ascii="Courier New" w:hAnsi="Courier New" w:cs="Courier New" w:hint="default"/>
      </w:rPr>
    </w:lvl>
    <w:lvl w:ilvl="5" w:tplc="08090005" w:tentative="1">
      <w:start w:val="1"/>
      <w:numFmt w:val="bullet"/>
      <w:lvlText w:val=""/>
      <w:lvlJc w:val="left"/>
      <w:pPr>
        <w:ind w:left="5106" w:hanging="360"/>
      </w:pPr>
      <w:rPr>
        <w:rFonts w:ascii="Wingdings" w:hAnsi="Wingdings" w:hint="default"/>
      </w:rPr>
    </w:lvl>
    <w:lvl w:ilvl="6" w:tplc="08090001" w:tentative="1">
      <w:start w:val="1"/>
      <w:numFmt w:val="bullet"/>
      <w:lvlText w:val=""/>
      <w:lvlJc w:val="left"/>
      <w:pPr>
        <w:ind w:left="5826" w:hanging="360"/>
      </w:pPr>
      <w:rPr>
        <w:rFonts w:ascii="Symbol" w:hAnsi="Symbol" w:hint="default"/>
      </w:rPr>
    </w:lvl>
    <w:lvl w:ilvl="7" w:tplc="08090003" w:tentative="1">
      <w:start w:val="1"/>
      <w:numFmt w:val="bullet"/>
      <w:lvlText w:val="o"/>
      <w:lvlJc w:val="left"/>
      <w:pPr>
        <w:ind w:left="6546" w:hanging="360"/>
      </w:pPr>
      <w:rPr>
        <w:rFonts w:ascii="Courier New" w:hAnsi="Courier New" w:cs="Courier New" w:hint="default"/>
      </w:rPr>
    </w:lvl>
    <w:lvl w:ilvl="8" w:tplc="08090005" w:tentative="1">
      <w:start w:val="1"/>
      <w:numFmt w:val="bullet"/>
      <w:lvlText w:val=""/>
      <w:lvlJc w:val="left"/>
      <w:pPr>
        <w:ind w:left="7266" w:hanging="360"/>
      </w:pPr>
      <w:rPr>
        <w:rFonts w:ascii="Wingdings" w:hAnsi="Wingdings" w:hint="default"/>
      </w:rPr>
    </w:lvl>
  </w:abstractNum>
  <w:abstractNum w:abstractNumId="248" w15:restartNumberingAfterBreak="0">
    <w:nsid w:val="62C30C01"/>
    <w:multiLevelType w:val="hybridMultilevel"/>
    <w:tmpl w:val="4A96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30F7D77"/>
    <w:multiLevelType w:val="multilevel"/>
    <w:tmpl w:val="30B26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3173803"/>
    <w:multiLevelType w:val="hybridMultilevel"/>
    <w:tmpl w:val="388EECE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63256073"/>
    <w:multiLevelType w:val="multilevel"/>
    <w:tmpl w:val="EE48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35745B2"/>
    <w:multiLevelType w:val="hybridMultilevel"/>
    <w:tmpl w:val="A4EA47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3" w15:restartNumberingAfterBreak="0">
    <w:nsid w:val="637259E3"/>
    <w:multiLevelType w:val="hybridMultilevel"/>
    <w:tmpl w:val="211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64584A54"/>
    <w:multiLevelType w:val="hybridMultilevel"/>
    <w:tmpl w:val="CA6657A2"/>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255" w15:restartNumberingAfterBreak="0">
    <w:nsid w:val="64AC6962"/>
    <w:multiLevelType w:val="hybridMultilevel"/>
    <w:tmpl w:val="62E6A8D4"/>
    <w:lvl w:ilvl="0" w:tplc="3DF08ECE">
      <w:start w:val="1"/>
      <w:numFmt w:val="decimal"/>
      <w:lvlText w:val="%1."/>
      <w:lvlJc w:val="left"/>
      <w:pPr>
        <w:ind w:left="720" w:hanging="360"/>
      </w:pPr>
      <w:rPr>
        <w:rFonts w:ascii="Aptos" w:hAnsi="Aptos" w:cs="Times New Roman" w:hint="default"/>
        <w:b w:val="0"/>
        <w:bCs w:val="0"/>
        <w:i w:val="0"/>
        <w:iCs w:val="0"/>
        <w:spacing w:val="0"/>
        <w:w w:val="99"/>
        <w:sz w:val="24"/>
        <w:szCs w:val="2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6" w15:restartNumberingAfterBreak="0">
    <w:nsid w:val="64CF3188"/>
    <w:multiLevelType w:val="hybridMultilevel"/>
    <w:tmpl w:val="C0980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7" w15:restartNumberingAfterBreak="0">
    <w:nsid w:val="64E87054"/>
    <w:multiLevelType w:val="hybridMultilevel"/>
    <w:tmpl w:val="58A6656A"/>
    <w:lvl w:ilvl="0" w:tplc="F29E42E8">
      <w:start w:val="1"/>
      <w:numFmt w:val="lowerRoman"/>
      <w:lvlText w:val="%1."/>
      <w:lvlJc w:val="left"/>
      <w:pPr>
        <w:tabs>
          <w:tab w:val="num" w:pos="720"/>
        </w:tabs>
        <w:ind w:left="720" w:hanging="360"/>
      </w:pPr>
      <w:rPr>
        <w:rFonts w:ascii="Arial" w:eastAsia="Times New Roman" w:hAnsi="Arial" w:cs="Arial"/>
      </w:rPr>
    </w:lvl>
    <w:lvl w:ilvl="1" w:tplc="26E0CE2A">
      <w:numFmt w:val="bullet"/>
      <w:lvlText w:val="o"/>
      <w:lvlJc w:val="left"/>
      <w:pPr>
        <w:tabs>
          <w:tab w:val="num" w:pos="1440"/>
        </w:tabs>
        <w:ind w:left="1440" w:hanging="360"/>
      </w:pPr>
      <w:rPr>
        <w:rFonts w:ascii="Courier New" w:hAnsi="Courier New" w:hint="default"/>
      </w:rPr>
    </w:lvl>
    <w:lvl w:ilvl="2" w:tplc="A8EE1EB6" w:tentative="1">
      <w:start w:val="1"/>
      <w:numFmt w:val="bullet"/>
      <w:lvlText w:val=""/>
      <w:lvlJc w:val="left"/>
      <w:pPr>
        <w:tabs>
          <w:tab w:val="num" w:pos="2160"/>
        </w:tabs>
        <w:ind w:left="2160" w:hanging="360"/>
      </w:pPr>
      <w:rPr>
        <w:rFonts w:ascii="Symbol" w:hAnsi="Symbol" w:hint="default"/>
      </w:rPr>
    </w:lvl>
    <w:lvl w:ilvl="3" w:tplc="944819A6" w:tentative="1">
      <w:start w:val="1"/>
      <w:numFmt w:val="bullet"/>
      <w:lvlText w:val=""/>
      <w:lvlJc w:val="left"/>
      <w:pPr>
        <w:tabs>
          <w:tab w:val="num" w:pos="2880"/>
        </w:tabs>
        <w:ind w:left="2880" w:hanging="360"/>
      </w:pPr>
      <w:rPr>
        <w:rFonts w:ascii="Symbol" w:hAnsi="Symbol" w:hint="default"/>
      </w:rPr>
    </w:lvl>
    <w:lvl w:ilvl="4" w:tplc="5C6C01C6" w:tentative="1">
      <w:start w:val="1"/>
      <w:numFmt w:val="bullet"/>
      <w:lvlText w:val=""/>
      <w:lvlJc w:val="left"/>
      <w:pPr>
        <w:tabs>
          <w:tab w:val="num" w:pos="3600"/>
        </w:tabs>
        <w:ind w:left="3600" w:hanging="360"/>
      </w:pPr>
      <w:rPr>
        <w:rFonts w:ascii="Symbol" w:hAnsi="Symbol" w:hint="default"/>
      </w:rPr>
    </w:lvl>
    <w:lvl w:ilvl="5" w:tplc="65AA8CCC" w:tentative="1">
      <w:start w:val="1"/>
      <w:numFmt w:val="bullet"/>
      <w:lvlText w:val=""/>
      <w:lvlJc w:val="left"/>
      <w:pPr>
        <w:tabs>
          <w:tab w:val="num" w:pos="4320"/>
        </w:tabs>
        <w:ind w:left="4320" w:hanging="360"/>
      </w:pPr>
      <w:rPr>
        <w:rFonts w:ascii="Symbol" w:hAnsi="Symbol" w:hint="default"/>
      </w:rPr>
    </w:lvl>
    <w:lvl w:ilvl="6" w:tplc="00784B60" w:tentative="1">
      <w:start w:val="1"/>
      <w:numFmt w:val="bullet"/>
      <w:lvlText w:val=""/>
      <w:lvlJc w:val="left"/>
      <w:pPr>
        <w:tabs>
          <w:tab w:val="num" w:pos="5040"/>
        </w:tabs>
        <w:ind w:left="5040" w:hanging="360"/>
      </w:pPr>
      <w:rPr>
        <w:rFonts w:ascii="Symbol" w:hAnsi="Symbol" w:hint="default"/>
      </w:rPr>
    </w:lvl>
    <w:lvl w:ilvl="7" w:tplc="FA041E40" w:tentative="1">
      <w:start w:val="1"/>
      <w:numFmt w:val="bullet"/>
      <w:lvlText w:val=""/>
      <w:lvlJc w:val="left"/>
      <w:pPr>
        <w:tabs>
          <w:tab w:val="num" w:pos="5760"/>
        </w:tabs>
        <w:ind w:left="5760" w:hanging="360"/>
      </w:pPr>
      <w:rPr>
        <w:rFonts w:ascii="Symbol" w:hAnsi="Symbol" w:hint="default"/>
      </w:rPr>
    </w:lvl>
    <w:lvl w:ilvl="8" w:tplc="FC68B67A" w:tentative="1">
      <w:start w:val="1"/>
      <w:numFmt w:val="bullet"/>
      <w:lvlText w:val=""/>
      <w:lvlJc w:val="left"/>
      <w:pPr>
        <w:tabs>
          <w:tab w:val="num" w:pos="6480"/>
        </w:tabs>
        <w:ind w:left="6480" w:hanging="360"/>
      </w:pPr>
      <w:rPr>
        <w:rFonts w:ascii="Symbol" w:hAnsi="Symbol" w:hint="default"/>
      </w:rPr>
    </w:lvl>
  </w:abstractNum>
  <w:abstractNum w:abstractNumId="258" w15:restartNumberingAfterBreak="0">
    <w:nsid w:val="651351CC"/>
    <w:multiLevelType w:val="multilevel"/>
    <w:tmpl w:val="AA9C9DDC"/>
    <w:lvl w:ilvl="0">
      <w:start w:val="17"/>
      <w:numFmt w:val="decimal"/>
      <w:lvlText w:val="%1.0"/>
      <w:lvlJc w:val="left"/>
      <w:pPr>
        <w:ind w:left="153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920" w:hanging="1800"/>
      </w:pPr>
      <w:rPr>
        <w:rFonts w:hint="default"/>
      </w:rPr>
    </w:lvl>
    <w:lvl w:ilvl="8">
      <w:start w:val="1"/>
      <w:numFmt w:val="decimal"/>
      <w:lvlText w:val="%1.%2.%3.%4.%5.%6.%7.%8.%9"/>
      <w:lvlJc w:val="left"/>
      <w:pPr>
        <w:ind w:left="8640" w:hanging="1800"/>
      </w:pPr>
      <w:rPr>
        <w:rFonts w:hint="default"/>
      </w:rPr>
    </w:lvl>
  </w:abstractNum>
  <w:abstractNum w:abstractNumId="259" w15:restartNumberingAfterBreak="0">
    <w:nsid w:val="65511073"/>
    <w:multiLevelType w:val="hybridMultilevel"/>
    <w:tmpl w:val="7892D7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0" w15:restartNumberingAfterBreak="0">
    <w:nsid w:val="65A669F7"/>
    <w:multiLevelType w:val="hybridMultilevel"/>
    <w:tmpl w:val="F0B27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15:restartNumberingAfterBreak="0">
    <w:nsid w:val="661A32A3"/>
    <w:multiLevelType w:val="hybridMultilevel"/>
    <w:tmpl w:val="94805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2" w15:restartNumberingAfterBreak="0">
    <w:nsid w:val="667970FF"/>
    <w:multiLevelType w:val="hybridMultilevel"/>
    <w:tmpl w:val="54943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3" w15:restartNumberingAfterBreak="0">
    <w:nsid w:val="66CD198D"/>
    <w:multiLevelType w:val="hybridMultilevel"/>
    <w:tmpl w:val="E7868A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4" w15:restartNumberingAfterBreak="0">
    <w:nsid w:val="677947DC"/>
    <w:multiLevelType w:val="hybridMultilevel"/>
    <w:tmpl w:val="2B445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677D650E"/>
    <w:multiLevelType w:val="hybridMultilevel"/>
    <w:tmpl w:val="0A8C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6" w15:restartNumberingAfterBreak="0">
    <w:nsid w:val="678A6A9E"/>
    <w:multiLevelType w:val="hybridMultilevel"/>
    <w:tmpl w:val="A20086D2"/>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7" w15:restartNumberingAfterBreak="0">
    <w:nsid w:val="67C84377"/>
    <w:multiLevelType w:val="hybridMultilevel"/>
    <w:tmpl w:val="020AA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8" w15:restartNumberingAfterBreak="0">
    <w:nsid w:val="686414BA"/>
    <w:multiLevelType w:val="hybridMultilevel"/>
    <w:tmpl w:val="B142D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9" w15:restartNumberingAfterBreak="0">
    <w:nsid w:val="692E4F8C"/>
    <w:multiLevelType w:val="hybridMultilevel"/>
    <w:tmpl w:val="0AA843E0"/>
    <w:lvl w:ilvl="0" w:tplc="20000001">
      <w:start w:val="1"/>
      <w:numFmt w:val="bullet"/>
      <w:lvlText w:val=""/>
      <w:lvlJc w:val="left"/>
      <w:pPr>
        <w:ind w:left="784" w:hanging="360"/>
      </w:pPr>
      <w:rPr>
        <w:rFonts w:ascii="Symbol" w:hAnsi="Symbol" w:hint="default"/>
      </w:rPr>
    </w:lvl>
    <w:lvl w:ilvl="1" w:tplc="20000003" w:tentative="1">
      <w:start w:val="1"/>
      <w:numFmt w:val="bullet"/>
      <w:lvlText w:val="o"/>
      <w:lvlJc w:val="left"/>
      <w:pPr>
        <w:ind w:left="1504" w:hanging="360"/>
      </w:pPr>
      <w:rPr>
        <w:rFonts w:ascii="Courier New" w:hAnsi="Courier New" w:cs="Courier New" w:hint="default"/>
      </w:rPr>
    </w:lvl>
    <w:lvl w:ilvl="2" w:tplc="20000005" w:tentative="1">
      <w:start w:val="1"/>
      <w:numFmt w:val="bullet"/>
      <w:lvlText w:val=""/>
      <w:lvlJc w:val="left"/>
      <w:pPr>
        <w:ind w:left="2224" w:hanging="360"/>
      </w:pPr>
      <w:rPr>
        <w:rFonts w:ascii="Wingdings" w:hAnsi="Wingdings" w:hint="default"/>
      </w:rPr>
    </w:lvl>
    <w:lvl w:ilvl="3" w:tplc="20000001" w:tentative="1">
      <w:start w:val="1"/>
      <w:numFmt w:val="bullet"/>
      <w:lvlText w:val=""/>
      <w:lvlJc w:val="left"/>
      <w:pPr>
        <w:ind w:left="2944" w:hanging="360"/>
      </w:pPr>
      <w:rPr>
        <w:rFonts w:ascii="Symbol" w:hAnsi="Symbol" w:hint="default"/>
      </w:rPr>
    </w:lvl>
    <w:lvl w:ilvl="4" w:tplc="20000003" w:tentative="1">
      <w:start w:val="1"/>
      <w:numFmt w:val="bullet"/>
      <w:lvlText w:val="o"/>
      <w:lvlJc w:val="left"/>
      <w:pPr>
        <w:ind w:left="3664" w:hanging="360"/>
      </w:pPr>
      <w:rPr>
        <w:rFonts w:ascii="Courier New" w:hAnsi="Courier New" w:cs="Courier New" w:hint="default"/>
      </w:rPr>
    </w:lvl>
    <w:lvl w:ilvl="5" w:tplc="20000005" w:tentative="1">
      <w:start w:val="1"/>
      <w:numFmt w:val="bullet"/>
      <w:lvlText w:val=""/>
      <w:lvlJc w:val="left"/>
      <w:pPr>
        <w:ind w:left="4384" w:hanging="360"/>
      </w:pPr>
      <w:rPr>
        <w:rFonts w:ascii="Wingdings" w:hAnsi="Wingdings" w:hint="default"/>
      </w:rPr>
    </w:lvl>
    <w:lvl w:ilvl="6" w:tplc="20000001" w:tentative="1">
      <w:start w:val="1"/>
      <w:numFmt w:val="bullet"/>
      <w:lvlText w:val=""/>
      <w:lvlJc w:val="left"/>
      <w:pPr>
        <w:ind w:left="5104" w:hanging="360"/>
      </w:pPr>
      <w:rPr>
        <w:rFonts w:ascii="Symbol" w:hAnsi="Symbol" w:hint="default"/>
      </w:rPr>
    </w:lvl>
    <w:lvl w:ilvl="7" w:tplc="20000003" w:tentative="1">
      <w:start w:val="1"/>
      <w:numFmt w:val="bullet"/>
      <w:lvlText w:val="o"/>
      <w:lvlJc w:val="left"/>
      <w:pPr>
        <w:ind w:left="5824" w:hanging="360"/>
      </w:pPr>
      <w:rPr>
        <w:rFonts w:ascii="Courier New" w:hAnsi="Courier New" w:cs="Courier New" w:hint="default"/>
      </w:rPr>
    </w:lvl>
    <w:lvl w:ilvl="8" w:tplc="20000005" w:tentative="1">
      <w:start w:val="1"/>
      <w:numFmt w:val="bullet"/>
      <w:lvlText w:val=""/>
      <w:lvlJc w:val="left"/>
      <w:pPr>
        <w:ind w:left="6544" w:hanging="360"/>
      </w:pPr>
      <w:rPr>
        <w:rFonts w:ascii="Wingdings" w:hAnsi="Wingdings" w:hint="default"/>
      </w:rPr>
    </w:lvl>
  </w:abstractNum>
  <w:abstractNum w:abstractNumId="270" w15:restartNumberingAfterBreak="0">
    <w:nsid w:val="69F8EE4B"/>
    <w:multiLevelType w:val="hybridMultilevel"/>
    <w:tmpl w:val="50F2CBE6"/>
    <w:lvl w:ilvl="0" w:tplc="CCA0B682">
      <w:start w:val="1"/>
      <w:numFmt w:val="bullet"/>
      <w:lvlText w:val=""/>
      <w:lvlJc w:val="left"/>
      <w:pPr>
        <w:ind w:left="1440" w:hanging="360"/>
      </w:pPr>
      <w:rPr>
        <w:rFonts w:ascii="Symbol" w:hAnsi="Symbol" w:hint="default"/>
      </w:rPr>
    </w:lvl>
    <w:lvl w:ilvl="1" w:tplc="19C869F0">
      <w:start w:val="1"/>
      <w:numFmt w:val="bullet"/>
      <w:lvlText w:val="o"/>
      <w:lvlJc w:val="left"/>
      <w:pPr>
        <w:ind w:left="2160" w:hanging="360"/>
      </w:pPr>
      <w:rPr>
        <w:rFonts w:ascii="Courier New" w:hAnsi="Courier New" w:hint="default"/>
      </w:rPr>
    </w:lvl>
    <w:lvl w:ilvl="2" w:tplc="83A85EDE">
      <w:start w:val="1"/>
      <w:numFmt w:val="bullet"/>
      <w:lvlText w:val=""/>
      <w:lvlJc w:val="left"/>
      <w:pPr>
        <w:ind w:left="2880" w:hanging="360"/>
      </w:pPr>
      <w:rPr>
        <w:rFonts w:ascii="Wingdings" w:hAnsi="Wingdings" w:hint="default"/>
      </w:rPr>
    </w:lvl>
    <w:lvl w:ilvl="3" w:tplc="F988635A">
      <w:start w:val="1"/>
      <w:numFmt w:val="bullet"/>
      <w:lvlText w:val=""/>
      <w:lvlJc w:val="left"/>
      <w:pPr>
        <w:ind w:left="3600" w:hanging="360"/>
      </w:pPr>
      <w:rPr>
        <w:rFonts w:ascii="Symbol" w:hAnsi="Symbol" w:hint="default"/>
      </w:rPr>
    </w:lvl>
    <w:lvl w:ilvl="4" w:tplc="D5C812EA">
      <w:start w:val="1"/>
      <w:numFmt w:val="bullet"/>
      <w:lvlText w:val="o"/>
      <w:lvlJc w:val="left"/>
      <w:pPr>
        <w:ind w:left="4320" w:hanging="360"/>
      </w:pPr>
      <w:rPr>
        <w:rFonts w:ascii="Courier New" w:hAnsi="Courier New" w:hint="default"/>
      </w:rPr>
    </w:lvl>
    <w:lvl w:ilvl="5" w:tplc="22567EF2">
      <w:start w:val="1"/>
      <w:numFmt w:val="bullet"/>
      <w:lvlText w:val=""/>
      <w:lvlJc w:val="left"/>
      <w:pPr>
        <w:ind w:left="5040" w:hanging="360"/>
      </w:pPr>
      <w:rPr>
        <w:rFonts w:ascii="Wingdings" w:hAnsi="Wingdings" w:hint="default"/>
      </w:rPr>
    </w:lvl>
    <w:lvl w:ilvl="6" w:tplc="74123038">
      <w:start w:val="1"/>
      <w:numFmt w:val="bullet"/>
      <w:lvlText w:val=""/>
      <w:lvlJc w:val="left"/>
      <w:pPr>
        <w:ind w:left="5760" w:hanging="360"/>
      </w:pPr>
      <w:rPr>
        <w:rFonts w:ascii="Symbol" w:hAnsi="Symbol" w:hint="default"/>
      </w:rPr>
    </w:lvl>
    <w:lvl w:ilvl="7" w:tplc="446A1968">
      <w:start w:val="1"/>
      <w:numFmt w:val="bullet"/>
      <w:lvlText w:val="o"/>
      <w:lvlJc w:val="left"/>
      <w:pPr>
        <w:ind w:left="6480" w:hanging="360"/>
      </w:pPr>
      <w:rPr>
        <w:rFonts w:ascii="Courier New" w:hAnsi="Courier New" w:hint="default"/>
      </w:rPr>
    </w:lvl>
    <w:lvl w:ilvl="8" w:tplc="2D98A15C">
      <w:start w:val="1"/>
      <w:numFmt w:val="bullet"/>
      <w:lvlText w:val=""/>
      <w:lvlJc w:val="left"/>
      <w:pPr>
        <w:ind w:left="7200" w:hanging="360"/>
      </w:pPr>
      <w:rPr>
        <w:rFonts w:ascii="Wingdings" w:hAnsi="Wingdings" w:hint="default"/>
      </w:rPr>
    </w:lvl>
  </w:abstractNum>
  <w:abstractNum w:abstractNumId="271" w15:restartNumberingAfterBreak="0">
    <w:nsid w:val="6A1B66A9"/>
    <w:multiLevelType w:val="multilevel"/>
    <w:tmpl w:val="995027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47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2" w15:restartNumberingAfterBreak="0">
    <w:nsid w:val="6A5C2068"/>
    <w:multiLevelType w:val="hybridMultilevel"/>
    <w:tmpl w:val="C304FD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3" w15:restartNumberingAfterBreak="0">
    <w:nsid w:val="6A645EF8"/>
    <w:multiLevelType w:val="hybridMultilevel"/>
    <w:tmpl w:val="34307C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4" w15:restartNumberingAfterBreak="0">
    <w:nsid w:val="6A661842"/>
    <w:multiLevelType w:val="hybridMultilevel"/>
    <w:tmpl w:val="0D584512"/>
    <w:lvl w:ilvl="0" w:tplc="08090017">
      <w:start w:val="1"/>
      <w:numFmt w:val="lowerLetter"/>
      <w:lvlText w:val="%1)"/>
      <w:lvlJc w:val="left"/>
      <w:pPr>
        <w:ind w:left="785"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5" w15:restartNumberingAfterBreak="0">
    <w:nsid w:val="6AB20B2B"/>
    <w:multiLevelType w:val="hybridMultilevel"/>
    <w:tmpl w:val="53263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6" w15:restartNumberingAfterBreak="0">
    <w:nsid w:val="6B4A3E32"/>
    <w:multiLevelType w:val="hybridMultilevel"/>
    <w:tmpl w:val="812C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6B4C1F83"/>
    <w:multiLevelType w:val="hybridMultilevel"/>
    <w:tmpl w:val="5A7A4B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8" w15:restartNumberingAfterBreak="0">
    <w:nsid w:val="6B7C3828"/>
    <w:multiLevelType w:val="multilevel"/>
    <w:tmpl w:val="A62452A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79" w15:restartNumberingAfterBreak="0">
    <w:nsid w:val="6BDB72CE"/>
    <w:multiLevelType w:val="hybridMultilevel"/>
    <w:tmpl w:val="33E64A48"/>
    <w:lvl w:ilvl="0" w:tplc="14E62F7C">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0" w15:restartNumberingAfterBreak="0">
    <w:nsid w:val="6C1D7546"/>
    <w:multiLevelType w:val="multilevel"/>
    <w:tmpl w:val="9D403D2C"/>
    <w:lvl w:ilvl="0">
      <w:start w:val="8"/>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1" w15:restartNumberingAfterBreak="0">
    <w:nsid w:val="6C9265A8"/>
    <w:multiLevelType w:val="multilevel"/>
    <w:tmpl w:val="F88A6BA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2" w15:restartNumberingAfterBreak="0">
    <w:nsid w:val="6CA6620E"/>
    <w:multiLevelType w:val="multilevel"/>
    <w:tmpl w:val="DE3408D2"/>
    <w:lvl w:ilvl="0">
      <w:start w:val="1"/>
      <w:numFmt w:val="lowerRoman"/>
      <w:lvlText w:val="%1)"/>
      <w:lvlJc w:val="righ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83" w15:restartNumberingAfterBreak="0">
    <w:nsid w:val="6CAF3D1D"/>
    <w:multiLevelType w:val="hybridMultilevel"/>
    <w:tmpl w:val="AA3E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4" w15:restartNumberingAfterBreak="0">
    <w:nsid w:val="6CFA01B5"/>
    <w:multiLevelType w:val="hybridMultilevel"/>
    <w:tmpl w:val="68F85768"/>
    <w:lvl w:ilvl="0" w:tplc="38C42B8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5" w15:restartNumberingAfterBreak="0">
    <w:nsid w:val="6D180819"/>
    <w:multiLevelType w:val="hybridMultilevel"/>
    <w:tmpl w:val="8A4AC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6" w15:restartNumberingAfterBreak="0">
    <w:nsid w:val="6D9A04E2"/>
    <w:multiLevelType w:val="multilevel"/>
    <w:tmpl w:val="2788EBB0"/>
    <w:lvl w:ilvl="0">
      <w:start w:val="16"/>
      <w:numFmt w:val="decimal"/>
      <w:lvlText w:val="%1.0"/>
      <w:lvlJc w:val="left"/>
      <w:pPr>
        <w:ind w:left="153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920" w:hanging="1800"/>
      </w:pPr>
      <w:rPr>
        <w:rFonts w:hint="default"/>
      </w:rPr>
    </w:lvl>
    <w:lvl w:ilvl="8">
      <w:start w:val="1"/>
      <w:numFmt w:val="decimal"/>
      <w:lvlText w:val="%1.%2.%3.%4.%5.%6.%7.%8.%9"/>
      <w:lvlJc w:val="left"/>
      <w:pPr>
        <w:ind w:left="8640" w:hanging="1800"/>
      </w:pPr>
      <w:rPr>
        <w:rFonts w:hint="default"/>
      </w:rPr>
    </w:lvl>
  </w:abstractNum>
  <w:abstractNum w:abstractNumId="287" w15:restartNumberingAfterBreak="0">
    <w:nsid w:val="6E2D145D"/>
    <w:multiLevelType w:val="hybridMultilevel"/>
    <w:tmpl w:val="1CA4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6E464684"/>
    <w:multiLevelType w:val="hybridMultilevel"/>
    <w:tmpl w:val="D39E0E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9" w15:restartNumberingAfterBreak="0">
    <w:nsid w:val="6E47702D"/>
    <w:multiLevelType w:val="multilevel"/>
    <w:tmpl w:val="5E008E36"/>
    <w:lvl w:ilvl="0">
      <w:start w:val="1"/>
      <w:numFmt w:val="lowerLetter"/>
      <w:lvlText w:val="%1)"/>
      <w:lvlJc w:val="left"/>
      <w:pPr>
        <w:ind w:left="720" w:hanging="360"/>
      </w:pPr>
      <w:rPr>
        <w:b w:val="0"/>
      </w:rPr>
    </w:lvl>
    <w:lvl w:ilvl="1">
      <w:start w:val="1"/>
      <w:numFmt w:val="decimal"/>
      <w:lvlText w:val="%2."/>
      <w:lvlJc w:val="left"/>
      <w:pPr>
        <w:ind w:left="1164" w:hanging="84"/>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0" w15:restartNumberingAfterBreak="0">
    <w:nsid w:val="6E68492B"/>
    <w:multiLevelType w:val="hybridMultilevel"/>
    <w:tmpl w:val="9648E9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1" w15:restartNumberingAfterBreak="0">
    <w:nsid w:val="6E6E2F82"/>
    <w:multiLevelType w:val="hybridMultilevel"/>
    <w:tmpl w:val="A8822F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2" w15:restartNumberingAfterBreak="0">
    <w:nsid w:val="6E8B1D27"/>
    <w:multiLevelType w:val="hybridMultilevel"/>
    <w:tmpl w:val="14183E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3" w15:restartNumberingAfterBreak="0">
    <w:nsid w:val="6EDE0730"/>
    <w:multiLevelType w:val="multilevel"/>
    <w:tmpl w:val="4CFAA2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4" w15:restartNumberingAfterBreak="0">
    <w:nsid w:val="6EFB65C6"/>
    <w:multiLevelType w:val="hybridMultilevel"/>
    <w:tmpl w:val="3C1A4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5" w15:restartNumberingAfterBreak="0">
    <w:nsid w:val="6F2079AC"/>
    <w:multiLevelType w:val="hybridMultilevel"/>
    <w:tmpl w:val="69A075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6F490F52"/>
    <w:multiLevelType w:val="multilevel"/>
    <w:tmpl w:val="BF04903E"/>
    <w:lvl w:ilvl="0">
      <w:start w:val="16"/>
      <w:numFmt w:val="decimal"/>
      <w:lvlText w:val="%1"/>
      <w:lvlJc w:val="left"/>
      <w:pPr>
        <w:ind w:left="450" w:hanging="450"/>
      </w:pPr>
      <w:rPr>
        <w:rFonts w:hint="default"/>
      </w:rPr>
    </w:lvl>
    <w:lvl w:ilvl="1">
      <w:start w:val="5"/>
      <w:numFmt w:val="decimal"/>
      <w:lvlText w:val="%1.%2"/>
      <w:lvlJc w:val="left"/>
      <w:pPr>
        <w:ind w:left="2151" w:hanging="45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297" w15:restartNumberingAfterBreak="0">
    <w:nsid w:val="6F740BA6"/>
    <w:multiLevelType w:val="hybridMultilevel"/>
    <w:tmpl w:val="2B7E0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8" w15:restartNumberingAfterBreak="0">
    <w:nsid w:val="70373779"/>
    <w:multiLevelType w:val="hybridMultilevel"/>
    <w:tmpl w:val="B73E5D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9" w15:restartNumberingAfterBreak="0">
    <w:nsid w:val="70647472"/>
    <w:multiLevelType w:val="multilevel"/>
    <w:tmpl w:val="35FC87E0"/>
    <w:lvl w:ilvl="0">
      <w:start w:val="1"/>
      <w:numFmt w:val="lowerRoman"/>
      <w:lvlText w:val="%1)"/>
      <w:lvlJc w:val="righ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00" w15:restartNumberingAfterBreak="0">
    <w:nsid w:val="70D855CC"/>
    <w:multiLevelType w:val="hybridMultilevel"/>
    <w:tmpl w:val="3C86499E"/>
    <w:lvl w:ilvl="0" w:tplc="04090001">
      <w:start w:val="1"/>
      <w:numFmt w:val="bullet"/>
      <w:lvlText w:val=""/>
      <w:lvlJc w:val="left"/>
      <w:pPr>
        <w:ind w:left="1080" w:hanging="360"/>
      </w:pPr>
      <w:rPr>
        <w:rFonts w:ascii="Symbol" w:hAnsi="Symbol" w:hint="default"/>
      </w:rPr>
    </w:lvl>
    <w:lvl w:ilvl="1" w:tplc="89D2D804">
      <w:numFmt w:val="bullet"/>
      <w:lvlText w:val="•"/>
      <w:lvlJc w:val="left"/>
      <w:pPr>
        <w:ind w:left="1800" w:hanging="360"/>
      </w:pPr>
      <w:rPr>
        <w:rFonts w:ascii="Arial" w:eastAsia="Arial"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719B0908"/>
    <w:multiLevelType w:val="hybridMultilevel"/>
    <w:tmpl w:val="7862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71E351E9"/>
    <w:multiLevelType w:val="hybridMultilevel"/>
    <w:tmpl w:val="170458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3" w15:restartNumberingAfterBreak="0">
    <w:nsid w:val="72254EC7"/>
    <w:multiLevelType w:val="multilevel"/>
    <w:tmpl w:val="E1D0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4" w15:restartNumberingAfterBreak="0">
    <w:nsid w:val="728230AC"/>
    <w:multiLevelType w:val="hybridMultilevel"/>
    <w:tmpl w:val="D5A23D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5" w15:restartNumberingAfterBreak="0">
    <w:nsid w:val="74AF3B27"/>
    <w:multiLevelType w:val="hybridMultilevel"/>
    <w:tmpl w:val="20EA1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6" w15:restartNumberingAfterBreak="0">
    <w:nsid w:val="75517A76"/>
    <w:multiLevelType w:val="multilevel"/>
    <w:tmpl w:val="8FB6C424"/>
    <w:lvl w:ilvl="0">
      <w:start w:val="16"/>
      <w:numFmt w:val="decimal"/>
      <w:lvlText w:val="%1"/>
      <w:lvlJc w:val="left"/>
      <w:pPr>
        <w:ind w:left="450" w:hanging="450"/>
      </w:pPr>
      <w:rPr>
        <w:rFonts w:hint="default"/>
      </w:rPr>
    </w:lvl>
    <w:lvl w:ilvl="1">
      <w:start w:val="6"/>
      <w:numFmt w:val="decimal"/>
      <w:lvlText w:val="%1.%2"/>
      <w:lvlJc w:val="left"/>
      <w:pPr>
        <w:ind w:left="2151" w:hanging="45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307" w15:restartNumberingAfterBreak="0">
    <w:nsid w:val="75B275AC"/>
    <w:multiLevelType w:val="hybridMultilevel"/>
    <w:tmpl w:val="314A6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761A1699"/>
    <w:multiLevelType w:val="multilevel"/>
    <w:tmpl w:val="2E942C9C"/>
    <w:lvl w:ilvl="0">
      <w:start w:val="8"/>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09" w15:restartNumberingAfterBreak="0">
    <w:nsid w:val="770A7DED"/>
    <w:multiLevelType w:val="hybridMultilevel"/>
    <w:tmpl w:val="7460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777A4A48"/>
    <w:multiLevelType w:val="multilevel"/>
    <w:tmpl w:val="4CFAA2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1" w15:restartNumberingAfterBreak="0">
    <w:nsid w:val="77A7241D"/>
    <w:multiLevelType w:val="hybridMultilevel"/>
    <w:tmpl w:val="664835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2" w15:restartNumberingAfterBreak="0">
    <w:nsid w:val="785F1CE2"/>
    <w:multiLevelType w:val="multilevel"/>
    <w:tmpl w:val="63E26E2A"/>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3" w15:restartNumberingAfterBreak="0">
    <w:nsid w:val="79377307"/>
    <w:multiLevelType w:val="hybridMultilevel"/>
    <w:tmpl w:val="5A04B3AE"/>
    <w:lvl w:ilvl="0" w:tplc="8C54F762">
      <w:start w:val="1"/>
      <w:numFmt w:val="bullet"/>
      <w:lvlText w:val="•"/>
      <w:lvlJc w:val="left"/>
      <w:pPr>
        <w:tabs>
          <w:tab w:val="num" w:pos="720"/>
        </w:tabs>
        <w:ind w:left="720" w:hanging="360"/>
      </w:pPr>
      <w:rPr>
        <w:rFonts w:ascii="Arial" w:hAnsi="Arial" w:hint="default"/>
      </w:rPr>
    </w:lvl>
    <w:lvl w:ilvl="1" w:tplc="F69C76D8" w:tentative="1">
      <w:start w:val="1"/>
      <w:numFmt w:val="bullet"/>
      <w:lvlText w:val="•"/>
      <w:lvlJc w:val="left"/>
      <w:pPr>
        <w:tabs>
          <w:tab w:val="num" w:pos="1440"/>
        </w:tabs>
        <w:ind w:left="1440" w:hanging="360"/>
      </w:pPr>
      <w:rPr>
        <w:rFonts w:ascii="Arial" w:hAnsi="Arial" w:hint="default"/>
      </w:rPr>
    </w:lvl>
    <w:lvl w:ilvl="2" w:tplc="AD7AB2DC" w:tentative="1">
      <w:start w:val="1"/>
      <w:numFmt w:val="bullet"/>
      <w:lvlText w:val="•"/>
      <w:lvlJc w:val="left"/>
      <w:pPr>
        <w:tabs>
          <w:tab w:val="num" w:pos="2160"/>
        </w:tabs>
        <w:ind w:left="2160" w:hanging="360"/>
      </w:pPr>
      <w:rPr>
        <w:rFonts w:ascii="Arial" w:hAnsi="Arial" w:hint="default"/>
      </w:rPr>
    </w:lvl>
    <w:lvl w:ilvl="3" w:tplc="28AA7AF4" w:tentative="1">
      <w:start w:val="1"/>
      <w:numFmt w:val="bullet"/>
      <w:lvlText w:val="•"/>
      <w:lvlJc w:val="left"/>
      <w:pPr>
        <w:tabs>
          <w:tab w:val="num" w:pos="2880"/>
        </w:tabs>
        <w:ind w:left="2880" w:hanging="360"/>
      </w:pPr>
      <w:rPr>
        <w:rFonts w:ascii="Arial" w:hAnsi="Arial" w:hint="default"/>
      </w:rPr>
    </w:lvl>
    <w:lvl w:ilvl="4" w:tplc="49104B58" w:tentative="1">
      <w:start w:val="1"/>
      <w:numFmt w:val="bullet"/>
      <w:lvlText w:val="•"/>
      <w:lvlJc w:val="left"/>
      <w:pPr>
        <w:tabs>
          <w:tab w:val="num" w:pos="3600"/>
        </w:tabs>
        <w:ind w:left="3600" w:hanging="360"/>
      </w:pPr>
      <w:rPr>
        <w:rFonts w:ascii="Arial" w:hAnsi="Arial" w:hint="default"/>
      </w:rPr>
    </w:lvl>
    <w:lvl w:ilvl="5" w:tplc="C2027FB8" w:tentative="1">
      <w:start w:val="1"/>
      <w:numFmt w:val="bullet"/>
      <w:lvlText w:val="•"/>
      <w:lvlJc w:val="left"/>
      <w:pPr>
        <w:tabs>
          <w:tab w:val="num" w:pos="4320"/>
        </w:tabs>
        <w:ind w:left="4320" w:hanging="360"/>
      </w:pPr>
      <w:rPr>
        <w:rFonts w:ascii="Arial" w:hAnsi="Arial" w:hint="default"/>
      </w:rPr>
    </w:lvl>
    <w:lvl w:ilvl="6" w:tplc="521C4E34" w:tentative="1">
      <w:start w:val="1"/>
      <w:numFmt w:val="bullet"/>
      <w:lvlText w:val="•"/>
      <w:lvlJc w:val="left"/>
      <w:pPr>
        <w:tabs>
          <w:tab w:val="num" w:pos="5040"/>
        </w:tabs>
        <w:ind w:left="5040" w:hanging="360"/>
      </w:pPr>
      <w:rPr>
        <w:rFonts w:ascii="Arial" w:hAnsi="Arial" w:hint="default"/>
      </w:rPr>
    </w:lvl>
    <w:lvl w:ilvl="7" w:tplc="88605C8C" w:tentative="1">
      <w:start w:val="1"/>
      <w:numFmt w:val="bullet"/>
      <w:lvlText w:val="•"/>
      <w:lvlJc w:val="left"/>
      <w:pPr>
        <w:tabs>
          <w:tab w:val="num" w:pos="5760"/>
        </w:tabs>
        <w:ind w:left="5760" w:hanging="360"/>
      </w:pPr>
      <w:rPr>
        <w:rFonts w:ascii="Arial" w:hAnsi="Arial" w:hint="default"/>
      </w:rPr>
    </w:lvl>
    <w:lvl w:ilvl="8" w:tplc="D94AA76E" w:tentative="1">
      <w:start w:val="1"/>
      <w:numFmt w:val="bullet"/>
      <w:lvlText w:val="•"/>
      <w:lvlJc w:val="left"/>
      <w:pPr>
        <w:tabs>
          <w:tab w:val="num" w:pos="6480"/>
        </w:tabs>
        <w:ind w:left="6480" w:hanging="360"/>
      </w:pPr>
      <w:rPr>
        <w:rFonts w:ascii="Arial" w:hAnsi="Arial" w:hint="default"/>
      </w:rPr>
    </w:lvl>
  </w:abstractNum>
  <w:abstractNum w:abstractNumId="314" w15:restartNumberingAfterBreak="0">
    <w:nsid w:val="79CC794C"/>
    <w:multiLevelType w:val="hybridMultilevel"/>
    <w:tmpl w:val="D5B41764"/>
    <w:lvl w:ilvl="0" w:tplc="A61646CC">
      <w:start w:val="1"/>
      <w:numFmt w:val="bullet"/>
      <w:lvlText w:val=""/>
      <w:lvlJc w:val="left"/>
      <w:pPr>
        <w:ind w:left="720" w:hanging="360"/>
      </w:pPr>
      <w:rPr>
        <w:rFonts w:ascii="Symbol" w:hAnsi="Symbol" w:hint="default"/>
      </w:rPr>
    </w:lvl>
    <w:lvl w:ilvl="1" w:tplc="58D6614C">
      <w:start w:val="1"/>
      <w:numFmt w:val="bullet"/>
      <w:lvlText w:val="o"/>
      <w:lvlJc w:val="left"/>
      <w:pPr>
        <w:ind w:left="1440" w:hanging="360"/>
      </w:pPr>
      <w:rPr>
        <w:rFonts w:ascii="Courier New" w:hAnsi="Courier New" w:hint="default"/>
      </w:rPr>
    </w:lvl>
    <w:lvl w:ilvl="2" w:tplc="102CD656">
      <w:start w:val="1"/>
      <w:numFmt w:val="bullet"/>
      <w:lvlText w:val=""/>
      <w:lvlJc w:val="left"/>
      <w:pPr>
        <w:ind w:left="2160" w:hanging="360"/>
      </w:pPr>
      <w:rPr>
        <w:rFonts w:ascii="Wingdings" w:hAnsi="Wingdings" w:hint="default"/>
      </w:rPr>
    </w:lvl>
    <w:lvl w:ilvl="3" w:tplc="1C88FE32">
      <w:start w:val="1"/>
      <w:numFmt w:val="bullet"/>
      <w:lvlText w:val=""/>
      <w:lvlJc w:val="left"/>
      <w:pPr>
        <w:ind w:left="2880" w:hanging="360"/>
      </w:pPr>
      <w:rPr>
        <w:rFonts w:ascii="Symbol" w:hAnsi="Symbol" w:hint="default"/>
      </w:rPr>
    </w:lvl>
    <w:lvl w:ilvl="4" w:tplc="8A5C7D28">
      <w:start w:val="1"/>
      <w:numFmt w:val="bullet"/>
      <w:lvlText w:val="o"/>
      <w:lvlJc w:val="left"/>
      <w:pPr>
        <w:ind w:left="3600" w:hanging="360"/>
      </w:pPr>
      <w:rPr>
        <w:rFonts w:ascii="Courier New" w:hAnsi="Courier New" w:hint="default"/>
      </w:rPr>
    </w:lvl>
    <w:lvl w:ilvl="5" w:tplc="0A8636C0">
      <w:start w:val="1"/>
      <w:numFmt w:val="bullet"/>
      <w:lvlText w:val=""/>
      <w:lvlJc w:val="left"/>
      <w:pPr>
        <w:ind w:left="4320" w:hanging="360"/>
      </w:pPr>
      <w:rPr>
        <w:rFonts w:ascii="Wingdings" w:hAnsi="Wingdings" w:hint="default"/>
      </w:rPr>
    </w:lvl>
    <w:lvl w:ilvl="6" w:tplc="CBCCFB7A">
      <w:start w:val="1"/>
      <w:numFmt w:val="bullet"/>
      <w:lvlText w:val=""/>
      <w:lvlJc w:val="left"/>
      <w:pPr>
        <w:ind w:left="5040" w:hanging="360"/>
      </w:pPr>
      <w:rPr>
        <w:rFonts w:ascii="Symbol" w:hAnsi="Symbol" w:hint="default"/>
      </w:rPr>
    </w:lvl>
    <w:lvl w:ilvl="7" w:tplc="009A952C">
      <w:start w:val="1"/>
      <w:numFmt w:val="bullet"/>
      <w:lvlText w:val="o"/>
      <w:lvlJc w:val="left"/>
      <w:pPr>
        <w:ind w:left="5760" w:hanging="360"/>
      </w:pPr>
      <w:rPr>
        <w:rFonts w:ascii="Courier New" w:hAnsi="Courier New" w:hint="default"/>
      </w:rPr>
    </w:lvl>
    <w:lvl w:ilvl="8" w:tplc="58AAF9B2">
      <w:start w:val="1"/>
      <w:numFmt w:val="bullet"/>
      <w:lvlText w:val=""/>
      <w:lvlJc w:val="left"/>
      <w:pPr>
        <w:ind w:left="6480" w:hanging="360"/>
      </w:pPr>
      <w:rPr>
        <w:rFonts w:ascii="Wingdings" w:hAnsi="Wingdings" w:hint="default"/>
      </w:rPr>
    </w:lvl>
  </w:abstractNum>
  <w:abstractNum w:abstractNumId="315" w15:restartNumberingAfterBreak="0">
    <w:nsid w:val="79D77074"/>
    <w:multiLevelType w:val="hybridMultilevel"/>
    <w:tmpl w:val="C832D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6" w15:restartNumberingAfterBreak="0">
    <w:nsid w:val="79F86368"/>
    <w:multiLevelType w:val="hybridMultilevel"/>
    <w:tmpl w:val="9294E4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7" w15:restartNumberingAfterBreak="0">
    <w:nsid w:val="7A6E1475"/>
    <w:multiLevelType w:val="hybridMultilevel"/>
    <w:tmpl w:val="23889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8" w15:restartNumberingAfterBreak="0">
    <w:nsid w:val="7AAF570C"/>
    <w:multiLevelType w:val="multilevel"/>
    <w:tmpl w:val="5854EE8C"/>
    <w:lvl w:ilvl="0">
      <w:start w:val="16"/>
      <w:numFmt w:val="decimal"/>
      <w:lvlText w:val="%1"/>
      <w:lvlJc w:val="left"/>
      <w:pPr>
        <w:ind w:left="450" w:hanging="450"/>
      </w:pPr>
      <w:rPr>
        <w:rFonts w:hint="default"/>
      </w:rPr>
    </w:lvl>
    <w:lvl w:ilvl="1">
      <w:start w:val="3"/>
      <w:numFmt w:val="decimal"/>
      <w:lvlText w:val="%1.%2"/>
      <w:lvlJc w:val="left"/>
      <w:pPr>
        <w:ind w:left="2435" w:hanging="45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350" w:hanging="144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7680" w:hanging="1800"/>
      </w:pPr>
      <w:rPr>
        <w:rFonts w:hint="default"/>
      </w:rPr>
    </w:lvl>
  </w:abstractNum>
  <w:abstractNum w:abstractNumId="319" w15:restartNumberingAfterBreak="0">
    <w:nsid w:val="7B332385"/>
    <w:multiLevelType w:val="hybridMultilevel"/>
    <w:tmpl w:val="27F2C600"/>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0" w15:restartNumberingAfterBreak="0">
    <w:nsid w:val="7B610575"/>
    <w:multiLevelType w:val="multilevel"/>
    <w:tmpl w:val="1EB8DB04"/>
    <w:lvl w:ilvl="0">
      <w:start w:val="6"/>
      <w:numFmt w:val="lowerRoman"/>
      <w:lvlText w:val="%1."/>
      <w:lvlJc w:val="right"/>
      <w:pPr>
        <w:tabs>
          <w:tab w:val="num" w:pos="540"/>
        </w:tabs>
        <w:ind w:left="540" w:hanging="360"/>
      </w:pPr>
    </w:lvl>
    <w:lvl w:ilvl="1" w:tentative="1">
      <w:start w:val="1"/>
      <w:numFmt w:val="lowerRoman"/>
      <w:lvlText w:val="%2."/>
      <w:lvlJc w:val="right"/>
      <w:pPr>
        <w:tabs>
          <w:tab w:val="num" w:pos="1260"/>
        </w:tabs>
        <w:ind w:left="1260" w:hanging="360"/>
      </w:pPr>
    </w:lvl>
    <w:lvl w:ilvl="2" w:tentative="1">
      <w:start w:val="1"/>
      <w:numFmt w:val="lowerRoman"/>
      <w:lvlText w:val="%3."/>
      <w:lvlJc w:val="right"/>
      <w:pPr>
        <w:tabs>
          <w:tab w:val="num" w:pos="1980"/>
        </w:tabs>
        <w:ind w:left="1980" w:hanging="360"/>
      </w:pPr>
    </w:lvl>
    <w:lvl w:ilvl="3" w:tentative="1">
      <w:start w:val="1"/>
      <w:numFmt w:val="lowerRoman"/>
      <w:lvlText w:val="%4."/>
      <w:lvlJc w:val="right"/>
      <w:pPr>
        <w:tabs>
          <w:tab w:val="num" w:pos="2700"/>
        </w:tabs>
        <w:ind w:left="2700" w:hanging="360"/>
      </w:pPr>
    </w:lvl>
    <w:lvl w:ilvl="4" w:tentative="1">
      <w:start w:val="1"/>
      <w:numFmt w:val="lowerRoman"/>
      <w:lvlText w:val="%5."/>
      <w:lvlJc w:val="right"/>
      <w:pPr>
        <w:tabs>
          <w:tab w:val="num" w:pos="3420"/>
        </w:tabs>
        <w:ind w:left="3420" w:hanging="360"/>
      </w:pPr>
    </w:lvl>
    <w:lvl w:ilvl="5" w:tentative="1">
      <w:start w:val="1"/>
      <w:numFmt w:val="lowerRoman"/>
      <w:lvlText w:val="%6."/>
      <w:lvlJc w:val="right"/>
      <w:pPr>
        <w:tabs>
          <w:tab w:val="num" w:pos="4140"/>
        </w:tabs>
        <w:ind w:left="4140" w:hanging="360"/>
      </w:pPr>
    </w:lvl>
    <w:lvl w:ilvl="6" w:tentative="1">
      <w:start w:val="1"/>
      <w:numFmt w:val="lowerRoman"/>
      <w:lvlText w:val="%7."/>
      <w:lvlJc w:val="right"/>
      <w:pPr>
        <w:tabs>
          <w:tab w:val="num" w:pos="4860"/>
        </w:tabs>
        <w:ind w:left="4860" w:hanging="360"/>
      </w:pPr>
    </w:lvl>
    <w:lvl w:ilvl="7" w:tentative="1">
      <w:start w:val="1"/>
      <w:numFmt w:val="lowerRoman"/>
      <w:lvlText w:val="%8."/>
      <w:lvlJc w:val="right"/>
      <w:pPr>
        <w:tabs>
          <w:tab w:val="num" w:pos="5580"/>
        </w:tabs>
        <w:ind w:left="5580" w:hanging="360"/>
      </w:pPr>
    </w:lvl>
    <w:lvl w:ilvl="8" w:tentative="1">
      <w:start w:val="1"/>
      <w:numFmt w:val="lowerRoman"/>
      <w:lvlText w:val="%9."/>
      <w:lvlJc w:val="right"/>
      <w:pPr>
        <w:tabs>
          <w:tab w:val="num" w:pos="6300"/>
        </w:tabs>
        <w:ind w:left="6300" w:hanging="360"/>
      </w:pPr>
    </w:lvl>
  </w:abstractNum>
  <w:abstractNum w:abstractNumId="321" w15:restartNumberingAfterBreak="0">
    <w:nsid w:val="7C952C11"/>
    <w:multiLevelType w:val="multilevel"/>
    <w:tmpl w:val="70B2D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2" w15:restartNumberingAfterBreak="0">
    <w:nsid w:val="7CFA450D"/>
    <w:multiLevelType w:val="hybridMultilevel"/>
    <w:tmpl w:val="36C22B2E"/>
    <w:lvl w:ilvl="0" w:tplc="2B2C942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3" w15:restartNumberingAfterBreak="0">
    <w:nsid w:val="7D7367E2"/>
    <w:multiLevelType w:val="hybridMultilevel"/>
    <w:tmpl w:val="2D848D0A"/>
    <w:lvl w:ilvl="0" w:tplc="ED3214A4">
      <w:start w:val="21"/>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4" w15:restartNumberingAfterBreak="0">
    <w:nsid w:val="7DA75608"/>
    <w:multiLevelType w:val="multilevel"/>
    <w:tmpl w:val="720CC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7DBE2F28"/>
    <w:multiLevelType w:val="multilevel"/>
    <w:tmpl w:val="8A8EDA74"/>
    <w:lvl w:ilvl="0">
      <w:start w:val="7"/>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326" w15:restartNumberingAfterBreak="0">
    <w:nsid w:val="7DC54391"/>
    <w:multiLevelType w:val="hybridMultilevel"/>
    <w:tmpl w:val="C62624BA"/>
    <w:lvl w:ilvl="0" w:tplc="08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7" w15:restartNumberingAfterBreak="0">
    <w:nsid w:val="7DF33619"/>
    <w:multiLevelType w:val="hybridMultilevel"/>
    <w:tmpl w:val="32E04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8" w15:restartNumberingAfterBreak="0">
    <w:nsid w:val="7E2807FB"/>
    <w:multiLevelType w:val="hybridMultilevel"/>
    <w:tmpl w:val="9F6A40E4"/>
    <w:lvl w:ilvl="0" w:tplc="FFFFFFFF">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0809000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9" w15:restartNumberingAfterBreak="0">
    <w:nsid w:val="7E4B6282"/>
    <w:multiLevelType w:val="hybridMultilevel"/>
    <w:tmpl w:val="B73855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0" w15:restartNumberingAfterBreak="0">
    <w:nsid w:val="7F664BF2"/>
    <w:multiLevelType w:val="multilevel"/>
    <w:tmpl w:val="A62452A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549221682">
    <w:abstractNumId w:val="270"/>
  </w:num>
  <w:num w:numId="2" w16cid:durableId="1095443037">
    <w:abstractNumId w:val="24"/>
  </w:num>
  <w:num w:numId="3" w16cid:durableId="447357135">
    <w:abstractNumId w:val="243"/>
  </w:num>
  <w:num w:numId="4" w16cid:durableId="916093012">
    <w:abstractNumId w:val="12"/>
  </w:num>
  <w:num w:numId="5" w16cid:durableId="2001957077">
    <w:abstractNumId w:val="314"/>
  </w:num>
  <w:num w:numId="6" w16cid:durableId="2040623452">
    <w:abstractNumId w:val="48"/>
  </w:num>
  <w:num w:numId="7" w16cid:durableId="1780449226">
    <w:abstractNumId w:val="284"/>
  </w:num>
  <w:num w:numId="8" w16cid:durableId="619727971">
    <w:abstractNumId w:val="281"/>
  </w:num>
  <w:num w:numId="9" w16cid:durableId="366878686">
    <w:abstractNumId w:val="110"/>
  </w:num>
  <w:num w:numId="10" w16cid:durableId="1759063219">
    <w:abstractNumId w:val="188"/>
  </w:num>
  <w:num w:numId="11" w16cid:durableId="154732160">
    <w:abstractNumId w:val="264"/>
  </w:num>
  <w:num w:numId="12" w16cid:durableId="1483504299">
    <w:abstractNumId w:val="70"/>
  </w:num>
  <w:num w:numId="13" w16cid:durableId="1713142540">
    <w:abstractNumId w:val="72"/>
  </w:num>
  <w:num w:numId="14" w16cid:durableId="2022389119">
    <w:abstractNumId w:val="38"/>
  </w:num>
  <w:num w:numId="15" w16cid:durableId="1055083136">
    <w:abstractNumId w:val="231"/>
  </w:num>
  <w:num w:numId="16" w16cid:durableId="1884173628">
    <w:abstractNumId w:val="182"/>
  </w:num>
  <w:num w:numId="17" w16cid:durableId="2095324158">
    <w:abstractNumId w:val="303"/>
  </w:num>
  <w:num w:numId="18" w16cid:durableId="256208150">
    <w:abstractNumId w:val="292"/>
  </w:num>
  <w:num w:numId="19" w16cid:durableId="1732076063">
    <w:abstractNumId w:val="212"/>
  </w:num>
  <w:num w:numId="20" w16cid:durableId="730419204">
    <w:abstractNumId w:val="150"/>
  </w:num>
  <w:num w:numId="21" w16cid:durableId="1451313773">
    <w:abstractNumId w:val="134"/>
  </w:num>
  <w:num w:numId="22" w16cid:durableId="1609391737">
    <w:abstractNumId w:val="99"/>
  </w:num>
  <w:num w:numId="23" w16cid:durableId="279337724">
    <w:abstractNumId w:val="230"/>
  </w:num>
  <w:num w:numId="24" w16cid:durableId="929310654">
    <w:abstractNumId w:val="84"/>
  </w:num>
  <w:num w:numId="25" w16cid:durableId="1310750972">
    <w:abstractNumId w:val="53"/>
  </w:num>
  <w:num w:numId="26" w16cid:durableId="388383032">
    <w:abstractNumId w:val="205"/>
  </w:num>
  <w:num w:numId="27" w16cid:durableId="2053067242">
    <w:abstractNumId w:val="34"/>
  </w:num>
  <w:num w:numId="28" w16cid:durableId="245965642">
    <w:abstractNumId w:val="86"/>
  </w:num>
  <w:num w:numId="29" w16cid:durableId="841628525">
    <w:abstractNumId w:val="27"/>
  </w:num>
  <w:num w:numId="30" w16cid:durableId="701173137">
    <w:abstractNumId w:val="123"/>
  </w:num>
  <w:num w:numId="31" w16cid:durableId="686173186">
    <w:abstractNumId w:val="236"/>
  </w:num>
  <w:num w:numId="32" w16cid:durableId="22438024">
    <w:abstractNumId w:val="112"/>
  </w:num>
  <w:num w:numId="33" w16cid:durableId="1368683143">
    <w:abstractNumId w:val="50"/>
  </w:num>
  <w:num w:numId="34" w16cid:durableId="262035787">
    <w:abstractNumId w:val="193"/>
  </w:num>
  <w:num w:numId="35" w16cid:durableId="697970537">
    <w:abstractNumId w:val="196"/>
  </w:num>
  <w:num w:numId="36" w16cid:durableId="1930187042">
    <w:abstractNumId w:val="125"/>
  </w:num>
  <w:num w:numId="37" w16cid:durableId="1119448321">
    <w:abstractNumId w:val="184"/>
  </w:num>
  <w:num w:numId="38" w16cid:durableId="553614616">
    <w:abstractNumId w:val="245"/>
  </w:num>
  <w:num w:numId="39" w16cid:durableId="1049763363">
    <w:abstractNumId w:val="54"/>
  </w:num>
  <w:num w:numId="40" w16cid:durableId="838036011">
    <w:abstractNumId w:val="28"/>
  </w:num>
  <w:num w:numId="41" w16cid:durableId="72826529">
    <w:abstractNumId w:val="139"/>
  </w:num>
  <w:num w:numId="42" w16cid:durableId="807357046">
    <w:abstractNumId w:val="49"/>
  </w:num>
  <w:num w:numId="43" w16cid:durableId="1270699215">
    <w:abstractNumId w:val="96"/>
  </w:num>
  <w:num w:numId="44" w16cid:durableId="1458061711">
    <w:abstractNumId w:val="157"/>
  </w:num>
  <w:num w:numId="45" w16cid:durableId="346639062">
    <w:abstractNumId w:val="26"/>
  </w:num>
  <w:num w:numId="46" w16cid:durableId="1816411720">
    <w:abstractNumId w:val="41"/>
  </w:num>
  <w:num w:numId="47" w16cid:durableId="605847041">
    <w:abstractNumId w:val="98"/>
  </w:num>
  <w:num w:numId="48" w16cid:durableId="75248398">
    <w:abstractNumId w:val="177"/>
  </w:num>
  <w:num w:numId="49" w16cid:durableId="2045132252">
    <w:abstractNumId w:val="114"/>
  </w:num>
  <w:num w:numId="50" w16cid:durableId="1658074837">
    <w:abstractNumId w:val="285"/>
  </w:num>
  <w:num w:numId="51" w16cid:durableId="588274638">
    <w:abstractNumId w:val="295"/>
  </w:num>
  <w:num w:numId="52" w16cid:durableId="1642997893">
    <w:abstractNumId w:val="146"/>
  </w:num>
  <w:num w:numId="53" w16cid:durableId="25256633">
    <w:abstractNumId w:val="131"/>
  </w:num>
  <w:num w:numId="54" w16cid:durableId="1847288603">
    <w:abstractNumId w:val="138"/>
  </w:num>
  <w:num w:numId="55" w16cid:durableId="1262951464">
    <w:abstractNumId w:val="250"/>
  </w:num>
  <w:num w:numId="56" w16cid:durableId="193229781">
    <w:abstractNumId w:val="221"/>
  </w:num>
  <w:num w:numId="57" w16cid:durableId="1907716259">
    <w:abstractNumId w:val="120"/>
  </w:num>
  <w:num w:numId="58" w16cid:durableId="1597059752">
    <w:abstractNumId w:val="0"/>
  </w:num>
  <w:num w:numId="59" w16cid:durableId="2135295440">
    <w:abstractNumId w:val="260"/>
  </w:num>
  <w:num w:numId="60" w16cid:durableId="963538221">
    <w:abstractNumId w:val="156"/>
  </w:num>
  <w:num w:numId="61" w16cid:durableId="351037784">
    <w:abstractNumId w:val="79"/>
  </w:num>
  <w:num w:numId="62" w16cid:durableId="216477928">
    <w:abstractNumId w:val="276"/>
  </w:num>
  <w:num w:numId="63" w16cid:durableId="1492065335">
    <w:abstractNumId w:val="190"/>
  </w:num>
  <w:num w:numId="64" w16cid:durableId="89473702">
    <w:abstractNumId w:val="206"/>
  </w:num>
  <w:num w:numId="65" w16cid:durableId="1390425310">
    <w:abstractNumId w:val="40"/>
  </w:num>
  <w:num w:numId="66" w16cid:durableId="1145202246">
    <w:abstractNumId w:val="97"/>
  </w:num>
  <w:num w:numId="67" w16cid:durableId="1992098541">
    <w:abstractNumId w:val="279"/>
  </w:num>
  <w:num w:numId="68" w16cid:durableId="748503175">
    <w:abstractNumId w:val="162"/>
  </w:num>
  <w:num w:numId="69" w16cid:durableId="2002348003">
    <w:abstractNumId w:val="317"/>
  </w:num>
  <w:num w:numId="70" w16cid:durableId="1048334270">
    <w:abstractNumId w:val="192"/>
  </w:num>
  <w:num w:numId="71" w16cid:durableId="433330090">
    <w:abstractNumId w:val="321"/>
  </w:num>
  <w:num w:numId="72" w16cid:durableId="525411176">
    <w:abstractNumId w:val="211"/>
  </w:num>
  <w:num w:numId="73" w16cid:durableId="1534536633">
    <w:abstractNumId w:val="289"/>
  </w:num>
  <w:num w:numId="74" w16cid:durableId="860709081">
    <w:abstractNumId w:val="181"/>
  </w:num>
  <w:num w:numId="75" w16cid:durableId="952399168">
    <w:abstractNumId w:val="178"/>
  </w:num>
  <w:num w:numId="76" w16cid:durableId="1224834025">
    <w:abstractNumId w:val="102"/>
  </w:num>
  <w:num w:numId="77" w16cid:durableId="1698193011">
    <w:abstractNumId w:val="324"/>
  </w:num>
  <w:num w:numId="78" w16cid:durableId="1704592762">
    <w:abstractNumId w:val="215"/>
  </w:num>
  <w:num w:numId="79" w16cid:durableId="724109450">
    <w:abstractNumId w:val="107"/>
  </w:num>
  <w:num w:numId="80" w16cid:durableId="892430703">
    <w:abstractNumId w:val="30"/>
  </w:num>
  <w:num w:numId="81" w16cid:durableId="351881071">
    <w:abstractNumId w:val="126"/>
  </w:num>
  <w:num w:numId="82" w16cid:durableId="296759738">
    <w:abstractNumId w:val="122"/>
  </w:num>
  <w:num w:numId="83" w16cid:durableId="830757687">
    <w:abstractNumId w:val="195"/>
  </w:num>
  <w:num w:numId="84" w16cid:durableId="1279945684">
    <w:abstractNumId w:val="294"/>
  </w:num>
  <w:num w:numId="85" w16cid:durableId="935747973">
    <w:abstractNumId w:val="42"/>
  </w:num>
  <w:num w:numId="86" w16cid:durableId="370888376">
    <w:abstractNumId w:val="52"/>
  </w:num>
  <w:num w:numId="87" w16cid:durableId="617415360">
    <w:abstractNumId w:val="32"/>
  </w:num>
  <w:num w:numId="88" w16cid:durableId="517473854">
    <w:abstractNumId w:val="186"/>
  </w:num>
  <w:num w:numId="89" w16cid:durableId="638072437">
    <w:abstractNumId w:val="216"/>
  </w:num>
  <w:num w:numId="90" w16cid:durableId="1100026025">
    <w:abstractNumId w:val="191"/>
  </w:num>
  <w:num w:numId="91" w16cid:durableId="300237667">
    <w:abstractNumId w:val="91"/>
  </w:num>
  <w:num w:numId="92" w16cid:durableId="825319624">
    <w:abstractNumId w:val="287"/>
  </w:num>
  <w:num w:numId="93" w16cid:durableId="2117866470">
    <w:abstractNumId w:val="46"/>
  </w:num>
  <w:num w:numId="94" w16cid:durableId="1440880660">
    <w:abstractNumId w:val="166"/>
  </w:num>
  <w:num w:numId="95" w16cid:durableId="1128014323">
    <w:abstractNumId w:val="6"/>
  </w:num>
  <w:num w:numId="96" w16cid:durableId="640228666">
    <w:abstractNumId w:val="45"/>
  </w:num>
  <w:num w:numId="97" w16cid:durableId="1424061854">
    <w:abstractNumId w:val="282"/>
  </w:num>
  <w:num w:numId="98" w16cid:durableId="1514414886">
    <w:abstractNumId w:val="299"/>
  </w:num>
  <w:num w:numId="99" w16cid:durableId="1195075297">
    <w:abstractNumId w:val="248"/>
  </w:num>
  <w:num w:numId="100" w16cid:durableId="223223420">
    <w:abstractNumId w:val="22"/>
  </w:num>
  <w:num w:numId="101" w16cid:durableId="599991088">
    <w:abstractNumId w:val="61"/>
  </w:num>
  <w:num w:numId="102" w16cid:durableId="1666858956">
    <w:abstractNumId w:val="55"/>
  </w:num>
  <w:num w:numId="103" w16cid:durableId="1917981092">
    <w:abstractNumId w:val="128"/>
  </w:num>
  <w:num w:numId="104" w16cid:durableId="835846486">
    <w:abstractNumId w:val="19"/>
  </w:num>
  <w:num w:numId="105" w16cid:durableId="733897258">
    <w:abstractNumId w:val="300"/>
  </w:num>
  <w:num w:numId="106" w16cid:durableId="11692594">
    <w:abstractNumId w:val="118"/>
  </w:num>
  <w:num w:numId="107" w16cid:durableId="2319833">
    <w:abstractNumId w:val="307"/>
  </w:num>
  <w:num w:numId="108" w16cid:durableId="846746836">
    <w:abstractNumId w:val="254"/>
  </w:num>
  <w:num w:numId="109" w16cid:durableId="1682853711">
    <w:abstractNumId w:val="238"/>
  </w:num>
  <w:num w:numId="110" w16cid:durableId="442001760">
    <w:abstractNumId w:val="327"/>
  </w:num>
  <w:num w:numId="111" w16cid:durableId="1453330171">
    <w:abstractNumId w:val="115"/>
  </w:num>
  <w:num w:numId="112" w16cid:durableId="1397823711">
    <w:abstractNumId w:val="309"/>
  </w:num>
  <w:num w:numId="113" w16cid:durableId="11802965">
    <w:abstractNumId w:val="64"/>
  </w:num>
  <w:num w:numId="114" w16cid:durableId="197939071">
    <w:abstractNumId w:val="200"/>
  </w:num>
  <w:num w:numId="115" w16cid:durableId="1052122178">
    <w:abstractNumId w:val="322"/>
  </w:num>
  <w:num w:numId="116" w16cid:durableId="778912991">
    <w:abstractNumId w:val="197"/>
  </w:num>
  <w:num w:numId="117" w16cid:durableId="438918475">
    <w:abstractNumId w:val="164"/>
  </w:num>
  <w:num w:numId="118" w16cid:durableId="366639792">
    <w:abstractNumId w:val="127"/>
  </w:num>
  <w:num w:numId="119" w16cid:durableId="1041326865">
    <w:abstractNumId w:val="37"/>
  </w:num>
  <w:num w:numId="120" w16cid:durableId="203447430">
    <w:abstractNumId w:val="242"/>
  </w:num>
  <w:num w:numId="121" w16cid:durableId="1049690303">
    <w:abstractNumId w:val="240"/>
  </w:num>
  <w:num w:numId="122" w16cid:durableId="1228302880">
    <w:abstractNumId w:val="168"/>
  </w:num>
  <w:num w:numId="123" w16cid:durableId="495731765">
    <w:abstractNumId w:val="36"/>
  </w:num>
  <w:num w:numId="124" w16cid:durableId="1698659361">
    <w:abstractNumId w:val="147"/>
  </w:num>
  <w:num w:numId="125" w16cid:durableId="1164667943">
    <w:abstractNumId w:val="74"/>
  </w:num>
  <w:num w:numId="126" w16cid:durableId="184486760">
    <w:abstractNumId w:val="68"/>
  </w:num>
  <w:num w:numId="127" w16cid:durableId="430702770">
    <w:abstractNumId w:val="187"/>
  </w:num>
  <w:num w:numId="128" w16cid:durableId="433094081">
    <w:abstractNumId w:val="124"/>
  </w:num>
  <w:num w:numId="129" w16cid:durableId="1851335398">
    <w:abstractNumId w:val="15"/>
  </w:num>
  <w:num w:numId="130" w16cid:durableId="868840821">
    <w:abstractNumId w:val="198"/>
  </w:num>
  <w:num w:numId="131" w16cid:durableId="1345745078">
    <w:abstractNumId w:val="13"/>
  </w:num>
  <w:num w:numId="132" w16cid:durableId="1457875522">
    <w:abstractNumId w:val="199"/>
  </w:num>
  <w:num w:numId="133" w16cid:durableId="559052514">
    <w:abstractNumId w:val="189"/>
  </w:num>
  <w:num w:numId="134" w16cid:durableId="272134227">
    <w:abstractNumId w:val="136"/>
  </w:num>
  <w:num w:numId="135" w16cid:durableId="1920363756">
    <w:abstractNumId w:val="312"/>
  </w:num>
  <w:num w:numId="136" w16cid:durableId="1686127756">
    <w:abstractNumId w:val="320"/>
  </w:num>
  <w:num w:numId="137" w16cid:durableId="2093162912">
    <w:abstractNumId w:val="1"/>
  </w:num>
  <w:num w:numId="138" w16cid:durableId="480852672">
    <w:abstractNumId w:val="280"/>
  </w:num>
  <w:num w:numId="139" w16cid:durableId="317811527">
    <w:abstractNumId w:val="135"/>
  </w:num>
  <w:num w:numId="140" w16cid:durableId="1332951168">
    <w:abstractNumId w:val="224"/>
  </w:num>
  <w:num w:numId="141" w16cid:durableId="1109085983">
    <w:abstractNumId w:val="241"/>
  </w:num>
  <w:num w:numId="142" w16cid:durableId="405885149">
    <w:abstractNumId w:val="227"/>
  </w:num>
  <w:num w:numId="143" w16cid:durableId="2135053052">
    <w:abstractNumId w:val="92"/>
  </w:num>
  <w:num w:numId="144" w16cid:durableId="1418479958">
    <w:abstractNumId w:val="69"/>
  </w:num>
  <w:num w:numId="145" w16cid:durableId="895582000">
    <w:abstractNumId w:val="78"/>
  </w:num>
  <w:num w:numId="146" w16cid:durableId="679046718">
    <w:abstractNumId w:val="222"/>
  </w:num>
  <w:num w:numId="147" w16cid:durableId="527447332">
    <w:abstractNumId w:val="77"/>
  </w:num>
  <w:num w:numId="148" w16cid:durableId="1709060248">
    <w:abstractNumId w:val="293"/>
  </w:num>
  <w:num w:numId="149" w16cid:durableId="265507351">
    <w:abstractNumId w:val="302"/>
  </w:num>
  <w:num w:numId="150" w16cid:durableId="775909911">
    <w:abstractNumId w:val="51"/>
  </w:num>
  <w:num w:numId="151" w16cid:durableId="363867283">
    <w:abstractNumId w:val="142"/>
  </w:num>
  <w:num w:numId="152" w16cid:durableId="225575073">
    <w:abstractNumId w:val="266"/>
  </w:num>
  <w:num w:numId="153" w16cid:durableId="1548028283">
    <w:abstractNumId w:val="255"/>
  </w:num>
  <w:num w:numId="154" w16cid:durableId="2134711316">
    <w:abstractNumId w:val="133"/>
  </w:num>
  <w:num w:numId="155" w16cid:durableId="1706978694">
    <w:abstractNumId w:val="232"/>
  </w:num>
  <w:num w:numId="156" w16cid:durableId="2127964012">
    <w:abstractNumId w:val="239"/>
  </w:num>
  <w:num w:numId="157" w16cid:durableId="131800005">
    <w:abstractNumId w:val="219"/>
  </w:num>
  <w:num w:numId="158" w16cid:durableId="1805613570">
    <w:abstractNumId w:val="204"/>
  </w:num>
  <w:num w:numId="159" w16cid:durableId="1968780498">
    <w:abstractNumId w:val="2"/>
  </w:num>
  <w:num w:numId="160" w16cid:durableId="2120178925">
    <w:abstractNumId w:val="155"/>
  </w:num>
  <w:num w:numId="161" w16cid:durableId="1825467207">
    <w:abstractNumId w:val="214"/>
  </w:num>
  <w:num w:numId="162" w16cid:durableId="334571476">
    <w:abstractNumId w:val="88"/>
  </w:num>
  <w:num w:numId="163" w16cid:durableId="888569516">
    <w:abstractNumId w:val="226"/>
  </w:num>
  <w:num w:numId="164" w16cid:durableId="413163682">
    <w:abstractNumId w:val="56"/>
  </w:num>
  <w:num w:numId="165" w16cid:durableId="662127364">
    <w:abstractNumId w:val="95"/>
  </w:num>
  <w:num w:numId="166" w16cid:durableId="1341852104">
    <w:abstractNumId w:val="179"/>
  </w:num>
  <w:num w:numId="167" w16cid:durableId="1977952103">
    <w:abstractNumId w:val="246"/>
  </w:num>
  <w:num w:numId="168" w16cid:durableId="2146581121">
    <w:abstractNumId w:val="121"/>
  </w:num>
  <w:num w:numId="169" w16cid:durableId="838349922">
    <w:abstractNumId w:val="170"/>
  </w:num>
  <w:num w:numId="170" w16cid:durableId="1066804820">
    <w:abstractNumId w:val="85"/>
  </w:num>
  <w:num w:numId="171" w16cid:durableId="183977779">
    <w:abstractNumId w:val="18"/>
  </w:num>
  <w:num w:numId="172" w16cid:durableId="7294294">
    <w:abstractNumId w:val="113"/>
  </w:num>
  <w:num w:numId="173" w16cid:durableId="1968579860">
    <w:abstractNumId w:val="175"/>
  </w:num>
  <w:num w:numId="174" w16cid:durableId="812020606">
    <w:abstractNumId w:val="20"/>
  </w:num>
  <w:num w:numId="175" w16cid:durableId="897283617">
    <w:abstractNumId w:val="93"/>
  </w:num>
  <w:num w:numId="176" w16cid:durableId="1035084733">
    <w:abstractNumId w:val="271"/>
  </w:num>
  <w:num w:numId="177" w16cid:durableId="1629891787">
    <w:abstractNumId w:val="90"/>
  </w:num>
  <w:num w:numId="178" w16cid:durableId="1140809518">
    <w:abstractNumId w:val="158"/>
  </w:num>
  <w:num w:numId="179" w16cid:durableId="1127235">
    <w:abstractNumId w:val="59"/>
  </w:num>
  <w:num w:numId="180" w16cid:durableId="690228771">
    <w:abstractNumId w:val="23"/>
  </w:num>
  <w:num w:numId="181" w16cid:durableId="155077350">
    <w:abstractNumId w:val="202"/>
  </w:num>
  <w:num w:numId="182" w16cid:durableId="592084254">
    <w:abstractNumId w:val="328"/>
  </w:num>
  <w:num w:numId="183" w16cid:durableId="1327975056">
    <w:abstractNumId w:val="116"/>
  </w:num>
  <w:num w:numId="184" w16cid:durableId="1711614043">
    <w:abstractNumId w:val="94"/>
  </w:num>
  <w:num w:numId="185" w16cid:durableId="1469319947">
    <w:abstractNumId w:val="220"/>
  </w:num>
  <w:num w:numId="186" w16cid:durableId="1247879042">
    <w:abstractNumId w:val="225"/>
  </w:num>
  <w:num w:numId="187" w16cid:durableId="1967734648">
    <w:abstractNumId w:val="249"/>
  </w:num>
  <w:num w:numId="188" w16cid:durableId="254676138">
    <w:abstractNumId w:val="183"/>
  </w:num>
  <w:num w:numId="189" w16cid:durableId="8486709">
    <w:abstractNumId w:val="274"/>
  </w:num>
  <w:num w:numId="190" w16cid:durableId="430710385">
    <w:abstractNumId w:val="75"/>
  </w:num>
  <w:num w:numId="191" w16cid:durableId="1683051664">
    <w:abstractNumId w:val="237"/>
  </w:num>
  <w:num w:numId="192" w16cid:durableId="417215706">
    <w:abstractNumId w:val="76"/>
  </w:num>
  <w:num w:numId="193" w16cid:durableId="1553884839">
    <w:abstractNumId w:val="33"/>
  </w:num>
  <w:num w:numId="194" w16cid:durableId="645672056">
    <w:abstractNumId w:val="235"/>
  </w:num>
  <w:num w:numId="195" w16cid:durableId="1333415288">
    <w:abstractNumId w:val="71"/>
  </w:num>
  <w:num w:numId="196" w16cid:durableId="565410901">
    <w:abstractNumId w:val="100"/>
  </w:num>
  <w:num w:numId="197" w16cid:durableId="1255238424">
    <w:abstractNumId w:val="143"/>
  </w:num>
  <w:num w:numId="198" w16cid:durableId="1497719498">
    <w:abstractNumId w:val="119"/>
  </w:num>
  <w:num w:numId="199" w16cid:durableId="294262162">
    <w:abstractNumId w:val="151"/>
  </w:num>
  <w:num w:numId="200" w16cid:durableId="1063136097">
    <w:abstractNumId w:val="265"/>
  </w:num>
  <w:num w:numId="201" w16cid:durableId="1428692187">
    <w:abstractNumId w:val="129"/>
  </w:num>
  <w:num w:numId="202" w16cid:durableId="1274678657">
    <w:abstractNumId w:val="258"/>
  </w:num>
  <w:num w:numId="203" w16cid:durableId="1656493628">
    <w:abstractNumId w:val="244"/>
  </w:num>
  <w:num w:numId="204" w16cid:durableId="367492811">
    <w:abstractNumId w:val="306"/>
  </w:num>
  <w:num w:numId="205" w16cid:durableId="166671437">
    <w:abstractNumId w:val="296"/>
  </w:num>
  <w:num w:numId="206" w16cid:durableId="726757116">
    <w:abstractNumId w:val="148"/>
  </w:num>
  <w:num w:numId="207" w16cid:durableId="61176700">
    <w:abstractNumId w:val="318"/>
  </w:num>
  <w:num w:numId="208" w16cid:durableId="429352747">
    <w:abstractNumId w:val="163"/>
  </w:num>
  <w:num w:numId="209" w16cid:durableId="855776708">
    <w:abstractNumId w:val="286"/>
  </w:num>
  <w:num w:numId="210" w16cid:durableId="384646202">
    <w:abstractNumId w:val="325"/>
  </w:num>
  <w:num w:numId="211" w16cid:durableId="1185748273">
    <w:abstractNumId w:val="169"/>
  </w:num>
  <w:num w:numId="212" w16cid:durableId="1583299615">
    <w:abstractNumId w:val="308"/>
  </w:num>
  <w:num w:numId="213" w16cid:durableId="348799293">
    <w:abstractNumId w:val="47"/>
  </w:num>
  <w:num w:numId="214" w16cid:durableId="1070234495">
    <w:abstractNumId w:val="60"/>
  </w:num>
  <w:num w:numId="215" w16cid:durableId="1741096594">
    <w:abstractNumId w:val="145"/>
  </w:num>
  <w:num w:numId="216" w16cid:durableId="739446857">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16cid:durableId="1317682273">
    <w:abstractNumId w:val="137"/>
  </w:num>
  <w:num w:numId="218" w16cid:durableId="1968730022">
    <w:abstractNumId w:val="329"/>
  </w:num>
  <w:num w:numId="219" w16cid:durableId="33893175">
    <w:abstractNumId w:val="21"/>
  </w:num>
  <w:num w:numId="220" w16cid:durableId="1759594072">
    <w:abstractNumId w:val="301"/>
  </w:num>
  <w:num w:numId="221" w16cid:durableId="1145389131">
    <w:abstractNumId w:val="316"/>
  </w:num>
  <w:num w:numId="222" w16cid:durableId="778838222">
    <w:abstractNumId w:val="298"/>
  </w:num>
  <w:num w:numId="223" w16cid:durableId="1060203126">
    <w:abstractNumId w:val="268"/>
  </w:num>
  <w:num w:numId="224" w16cid:durableId="167059330">
    <w:abstractNumId w:val="4"/>
  </w:num>
  <w:num w:numId="225" w16cid:durableId="935747695">
    <w:abstractNumId w:val="234"/>
  </w:num>
  <w:num w:numId="226" w16cid:durableId="1202477961">
    <w:abstractNumId w:val="253"/>
  </w:num>
  <w:num w:numId="227" w16cid:durableId="1428499663">
    <w:abstractNumId w:val="217"/>
  </w:num>
  <w:num w:numId="228" w16cid:durableId="1122772278">
    <w:abstractNumId w:val="173"/>
  </w:num>
  <w:num w:numId="229" w16cid:durableId="1235815570">
    <w:abstractNumId w:val="159"/>
  </w:num>
  <w:num w:numId="230" w16cid:durableId="1607882645">
    <w:abstractNumId w:val="44"/>
  </w:num>
  <w:num w:numId="231" w16cid:durableId="1248031752">
    <w:abstractNumId w:val="203"/>
  </w:num>
  <w:num w:numId="232" w16cid:durableId="531764966">
    <w:abstractNumId w:val="160"/>
  </w:num>
  <w:num w:numId="233" w16cid:durableId="1588998594">
    <w:abstractNumId w:val="272"/>
  </w:num>
  <w:num w:numId="234" w16cid:durableId="263269544">
    <w:abstractNumId w:val="144"/>
  </w:num>
  <w:num w:numId="235" w16cid:durableId="1915509806">
    <w:abstractNumId w:val="108"/>
  </w:num>
  <w:num w:numId="236" w16cid:durableId="708189810">
    <w:abstractNumId w:val="39"/>
  </w:num>
  <w:num w:numId="237" w16cid:durableId="857041757">
    <w:abstractNumId w:val="262"/>
  </w:num>
  <w:num w:numId="238" w16cid:durableId="722605348">
    <w:abstractNumId w:val="140"/>
  </w:num>
  <w:num w:numId="239" w16cid:durableId="740516707">
    <w:abstractNumId w:val="154"/>
  </w:num>
  <w:num w:numId="240" w16cid:durableId="133522544">
    <w:abstractNumId w:val="326"/>
  </w:num>
  <w:num w:numId="241" w16cid:durableId="2064021094">
    <w:abstractNumId w:val="323"/>
  </w:num>
  <w:num w:numId="242" w16cid:durableId="46925018">
    <w:abstractNumId w:val="210"/>
  </w:num>
  <w:num w:numId="243" w16cid:durableId="1021511297">
    <w:abstractNumId w:val="9"/>
  </w:num>
  <w:num w:numId="244" w16cid:durableId="1042824537">
    <w:abstractNumId w:val="269"/>
  </w:num>
  <w:num w:numId="245" w16cid:durableId="1348870919">
    <w:abstractNumId w:val="218"/>
  </w:num>
  <w:num w:numId="246" w16cid:durableId="2030063388">
    <w:abstractNumId w:val="104"/>
  </w:num>
  <w:num w:numId="247" w16cid:durableId="677774980">
    <w:abstractNumId w:val="207"/>
  </w:num>
  <w:num w:numId="248" w16cid:durableId="325741381">
    <w:abstractNumId w:val="105"/>
  </w:num>
  <w:num w:numId="249" w16cid:durableId="257101482">
    <w:abstractNumId w:val="172"/>
  </w:num>
  <w:num w:numId="250" w16cid:durableId="973755964">
    <w:abstractNumId w:val="141"/>
  </w:num>
  <w:num w:numId="251" w16cid:durableId="90007951">
    <w:abstractNumId w:val="310"/>
  </w:num>
  <w:num w:numId="252" w16cid:durableId="1877424897">
    <w:abstractNumId w:val="149"/>
  </w:num>
  <w:num w:numId="253" w16cid:durableId="874776041">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16cid:durableId="359742794">
    <w:abstractNumId w:val="10"/>
  </w:num>
  <w:num w:numId="255" w16cid:durableId="1449201203">
    <w:abstractNumId w:val="283"/>
  </w:num>
  <w:num w:numId="256" w16cid:durableId="1226337320">
    <w:abstractNumId w:val="62"/>
  </w:num>
  <w:num w:numId="257" w16cid:durableId="1300111654">
    <w:abstractNumId w:val="132"/>
  </w:num>
  <w:num w:numId="258" w16cid:durableId="1487236917">
    <w:abstractNumId w:val="63"/>
  </w:num>
  <w:num w:numId="259" w16cid:durableId="1321036380">
    <w:abstractNumId w:val="14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16cid:durableId="1572160630">
    <w:abstractNumId w:val="153"/>
  </w:num>
  <w:num w:numId="261" w16cid:durableId="639576897">
    <w:abstractNumId w:val="313"/>
  </w:num>
  <w:num w:numId="262" w16cid:durableId="578909811">
    <w:abstractNumId w:val="66"/>
  </w:num>
  <w:num w:numId="263" w16cid:durableId="1606041645">
    <w:abstractNumId w:val="17"/>
  </w:num>
  <w:num w:numId="264" w16cid:durableId="1062024220">
    <w:abstractNumId w:val="43"/>
  </w:num>
  <w:num w:numId="265" w16cid:durableId="1258101639">
    <w:abstractNumId w:val="252"/>
  </w:num>
  <w:num w:numId="266" w16cid:durableId="1077748377">
    <w:abstractNumId w:val="31"/>
  </w:num>
  <w:num w:numId="267" w16cid:durableId="121458918">
    <w:abstractNumId w:val="257"/>
  </w:num>
  <w:num w:numId="268" w16cid:durableId="989098492">
    <w:abstractNumId w:val="167"/>
  </w:num>
  <w:num w:numId="269" w16cid:durableId="627050107">
    <w:abstractNumId w:val="291"/>
  </w:num>
  <w:num w:numId="270" w16cid:durableId="1245186273">
    <w:abstractNumId w:val="256"/>
  </w:num>
  <w:num w:numId="271" w16cid:durableId="1658027481">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16cid:durableId="1345549984">
    <w:abstractNumId w:val="38"/>
  </w:num>
  <w:num w:numId="273" w16cid:durableId="413816820">
    <w:abstractNumId w:val="25"/>
  </w:num>
  <w:num w:numId="274" w16cid:durableId="1736707122">
    <w:abstractNumId w:val="29"/>
  </w:num>
  <w:num w:numId="275" w16cid:durableId="93014203">
    <w:abstractNumId w:val="180"/>
  </w:num>
  <w:num w:numId="276" w16cid:durableId="1898711053">
    <w:abstractNumId w:val="319"/>
  </w:num>
  <w:num w:numId="277" w16cid:durableId="1412120081">
    <w:abstractNumId w:val="117"/>
  </w:num>
  <w:num w:numId="278" w16cid:durableId="1158303038">
    <w:abstractNumId w:val="290"/>
  </w:num>
  <w:num w:numId="279" w16cid:durableId="2027825347">
    <w:abstractNumId w:val="315"/>
  </w:num>
  <w:num w:numId="280" w16cid:durableId="915237589">
    <w:abstractNumId w:val="130"/>
  </w:num>
  <w:num w:numId="281" w16cid:durableId="1659141917">
    <w:abstractNumId w:val="213"/>
  </w:num>
  <w:num w:numId="282" w16cid:durableId="226888998">
    <w:abstractNumId w:val="89"/>
  </w:num>
  <w:num w:numId="283" w16cid:durableId="122118558">
    <w:abstractNumId w:val="176"/>
  </w:num>
  <w:num w:numId="284" w16cid:durableId="1411728393">
    <w:abstractNumId w:val="174"/>
  </w:num>
  <w:num w:numId="285" w16cid:durableId="223681727">
    <w:abstractNumId w:val="3"/>
  </w:num>
  <w:num w:numId="286" w16cid:durableId="1253785147">
    <w:abstractNumId w:val="111"/>
  </w:num>
  <w:num w:numId="287" w16cid:durableId="1690645602">
    <w:abstractNumId w:val="185"/>
  </w:num>
  <w:num w:numId="288" w16cid:durableId="2103335308">
    <w:abstractNumId w:val="80"/>
  </w:num>
  <w:num w:numId="289" w16cid:durableId="2033067189">
    <w:abstractNumId w:val="267"/>
  </w:num>
  <w:num w:numId="290" w16cid:durableId="1005396353">
    <w:abstractNumId w:val="65"/>
  </w:num>
  <w:num w:numId="291" w16cid:durableId="239095088">
    <w:abstractNumId w:val="247"/>
  </w:num>
  <w:num w:numId="292" w16cid:durableId="1347708642">
    <w:abstractNumId w:val="165"/>
  </w:num>
  <w:num w:numId="293" w16cid:durableId="1333408641">
    <w:abstractNumId w:val="82"/>
  </w:num>
  <w:num w:numId="294" w16cid:durableId="93332626">
    <w:abstractNumId w:val="106"/>
  </w:num>
  <w:num w:numId="295" w16cid:durableId="322898423">
    <w:abstractNumId w:val="7"/>
  </w:num>
  <w:num w:numId="296" w16cid:durableId="129903423">
    <w:abstractNumId w:val="233"/>
  </w:num>
  <w:num w:numId="297" w16cid:durableId="1872647462">
    <w:abstractNumId w:val="201"/>
  </w:num>
  <w:num w:numId="298" w16cid:durableId="236939325">
    <w:abstractNumId w:val="171"/>
  </w:num>
  <w:num w:numId="299" w16cid:durableId="93793236">
    <w:abstractNumId w:val="130"/>
  </w:num>
  <w:num w:numId="300" w16cid:durableId="1195462210">
    <w:abstractNumId w:val="130"/>
  </w:num>
  <w:num w:numId="301" w16cid:durableId="180316027">
    <w:abstractNumId w:val="130"/>
  </w:num>
  <w:num w:numId="302" w16cid:durableId="269818968">
    <w:abstractNumId w:val="278"/>
  </w:num>
  <w:num w:numId="303" w16cid:durableId="413358073">
    <w:abstractNumId w:val="130"/>
  </w:num>
  <w:num w:numId="304" w16cid:durableId="1117942593">
    <w:abstractNumId w:val="130"/>
  </w:num>
  <w:num w:numId="305" w16cid:durableId="81949296">
    <w:abstractNumId w:val="5"/>
  </w:num>
  <w:num w:numId="306" w16cid:durableId="1272711226">
    <w:abstractNumId w:val="330"/>
  </w:num>
  <w:num w:numId="307" w16cid:durableId="106319526">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965552296">
    <w:abstractNumId w:val="261"/>
  </w:num>
  <w:num w:numId="309" w16cid:durableId="28529529">
    <w:abstractNumId w:val="152"/>
  </w:num>
  <w:num w:numId="310" w16cid:durableId="346105429">
    <w:abstractNumId w:val="11"/>
  </w:num>
  <w:num w:numId="311" w16cid:durableId="1195314137">
    <w:abstractNumId w:val="228"/>
  </w:num>
  <w:num w:numId="312" w16cid:durableId="819466927">
    <w:abstractNumId w:val="208"/>
  </w:num>
  <w:num w:numId="313" w16cid:durableId="1995720509">
    <w:abstractNumId w:val="161"/>
  </w:num>
  <w:num w:numId="314" w16cid:durableId="875897546">
    <w:abstractNumId w:val="223"/>
  </w:num>
  <w:num w:numId="315" w16cid:durableId="1408840234">
    <w:abstractNumId w:val="273"/>
  </w:num>
  <w:num w:numId="316" w16cid:durableId="840698481">
    <w:abstractNumId w:val="259"/>
  </w:num>
  <w:num w:numId="317" w16cid:durableId="1197234744">
    <w:abstractNumId w:val="304"/>
  </w:num>
  <w:num w:numId="318" w16cid:durableId="1758163562">
    <w:abstractNumId w:val="81"/>
  </w:num>
  <w:num w:numId="319" w16cid:durableId="519704479">
    <w:abstractNumId w:val="194"/>
  </w:num>
  <w:num w:numId="320" w16cid:durableId="200823820">
    <w:abstractNumId w:val="16"/>
  </w:num>
  <w:num w:numId="321" w16cid:durableId="511064833">
    <w:abstractNumId w:val="297"/>
  </w:num>
  <w:num w:numId="322" w16cid:durableId="1588464183">
    <w:abstractNumId w:val="101"/>
  </w:num>
  <w:num w:numId="323" w16cid:durableId="155998143">
    <w:abstractNumId w:val="14"/>
  </w:num>
  <w:num w:numId="324" w16cid:durableId="2076393251">
    <w:abstractNumId w:val="87"/>
  </w:num>
  <w:num w:numId="325" w16cid:durableId="1365209361">
    <w:abstractNumId w:val="263"/>
  </w:num>
  <w:num w:numId="326" w16cid:durableId="1510217557">
    <w:abstractNumId w:val="251"/>
  </w:num>
  <w:num w:numId="327" w16cid:durableId="1425614032">
    <w:abstractNumId w:val="8"/>
  </w:num>
  <w:num w:numId="328" w16cid:durableId="42296659">
    <w:abstractNumId w:val="67"/>
  </w:num>
  <w:num w:numId="329" w16cid:durableId="1616138559">
    <w:abstractNumId w:val="57"/>
  </w:num>
  <w:num w:numId="330" w16cid:durableId="401218057">
    <w:abstractNumId w:val="277"/>
  </w:num>
  <w:num w:numId="331" w16cid:durableId="205145533">
    <w:abstractNumId w:val="305"/>
  </w:num>
  <w:num w:numId="332" w16cid:durableId="534126155">
    <w:abstractNumId w:val="48"/>
  </w:num>
  <w:num w:numId="333" w16cid:durableId="1928347951">
    <w:abstractNumId w:val="35"/>
  </w:num>
  <w:num w:numId="334" w16cid:durableId="14625124">
    <w:abstractNumId w:val="311"/>
  </w:num>
  <w:num w:numId="335" w16cid:durableId="1086417072">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1935168881">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973681271">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8" w16cid:durableId="130130705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9" w16cid:durableId="111078053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15429411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944073267">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2" w16cid:durableId="1990597069">
    <w:abstractNumId w:val="3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16cid:durableId="967979254">
    <w:abstractNumId w:val="110"/>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16cid:durableId="876429150">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16cid:durableId="704327450">
    <w:abstractNumId w:val="35"/>
  </w:num>
  <w:num w:numId="346" w16cid:durableId="691881974">
    <w:abstractNumId w:val="311"/>
  </w:num>
  <w:num w:numId="347" w16cid:durableId="841092940">
    <w:abstractNumId w:val="58"/>
  </w:num>
  <w:num w:numId="348" w16cid:durableId="524102804">
    <w:abstractNumId w:val="209"/>
  </w:num>
  <w:num w:numId="349" w16cid:durableId="706104952">
    <w:abstractNumId w:val="103"/>
  </w:num>
  <w:num w:numId="350" w16cid:durableId="1349061201">
    <w:abstractNumId w:val="5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16cid:durableId="1764717307">
    <w:abstractNumId w:val="229"/>
  </w:num>
  <w:num w:numId="352" w16cid:durableId="1797213139">
    <w:abstractNumId w:val="83"/>
  </w:num>
  <w:num w:numId="353" w16cid:durableId="1937714521">
    <w:abstractNumId w:val="288"/>
  </w:num>
  <w:num w:numId="354" w16cid:durableId="566842187">
    <w:abstractNumId w:val="109"/>
  </w:num>
  <w:num w:numId="355" w16cid:durableId="821509259">
    <w:abstractNumId w:val="275"/>
  </w:num>
  <w:num w:numId="356" w16cid:durableId="147983315">
    <w:abstractNumId w:val="73"/>
  </w:num>
  <w:numIdMacAtCleanup w:val="3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Shipsey">
    <w15:presenceInfo w15:providerId="AD" w15:userId="S::rachel.shipsey@un.org::614a2b88-e99b-4ea4-a5fc-8d02406ada20"/>
  </w15:person>
  <w15:person w15:author="Rachel Elizabeth">
    <w15:presenceInfo w15:providerId="AD" w15:userId="S::rachel.shipsey@un.org::614a2b88-e99b-4ea4-a5fc-8d02406ada20"/>
  </w15:person>
  <w15:person w15:author="Pamela Kakande Nabukhonzo">
    <w15:presenceInfo w15:providerId="AD" w15:userId="S::pamela.nabukhonzo@un.org::4892bb9e-2ff0-448d-8dac-55ac81e45094"/>
  </w15:person>
  <w15:person w15:author="Shipsey, Rachel">
    <w15:presenceInfo w15:providerId="AD" w15:userId="S::rachel.shipsey@ons.gov.uk::a3a32366-7d3a-404e-9814-7643fa7531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5C"/>
    <w:rsid w:val="0000080D"/>
    <w:rsid w:val="00000B8E"/>
    <w:rsid w:val="00002501"/>
    <w:rsid w:val="00002A97"/>
    <w:rsid w:val="00002B02"/>
    <w:rsid w:val="000032B8"/>
    <w:rsid w:val="0000343E"/>
    <w:rsid w:val="0000464E"/>
    <w:rsid w:val="000049FF"/>
    <w:rsid w:val="00004D7B"/>
    <w:rsid w:val="000055FB"/>
    <w:rsid w:val="00005CAC"/>
    <w:rsid w:val="0000617B"/>
    <w:rsid w:val="00006289"/>
    <w:rsid w:val="000062EA"/>
    <w:rsid w:val="00006632"/>
    <w:rsid w:val="0000745B"/>
    <w:rsid w:val="00007A09"/>
    <w:rsid w:val="00007DA1"/>
    <w:rsid w:val="00010A9B"/>
    <w:rsid w:val="00010CBA"/>
    <w:rsid w:val="00011988"/>
    <w:rsid w:val="00011BA8"/>
    <w:rsid w:val="00011C5E"/>
    <w:rsid w:val="00011E7F"/>
    <w:rsid w:val="000123AB"/>
    <w:rsid w:val="00012B76"/>
    <w:rsid w:val="00012EE5"/>
    <w:rsid w:val="0001301D"/>
    <w:rsid w:val="00013AC9"/>
    <w:rsid w:val="00013EAE"/>
    <w:rsid w:val="0001470D"/>
    <w:rsid w:val="0001478C"/>
    <w:rsid w:val="000147C2"/>
    <w:rsid w:val="00014DC0"/>
    <w:rsid w:val="00015255"/>
    <w:rsid w:val="000154CC"/>
    <w:rsid w:val="00015505"/>
    <w:rsid w:val="0001565C"/>
    <w:rsid w:val="00015C12"/>
    <w:rsid w:val="00015F62"/>
    <w:rsid w:val="00016FC1"/>
    <w:rsid w:val="00020F6C"/>
    <w:rsid w:val="0002215A"/>
    <w:rsid w:val="000222AA"/>
    <w:rsid w:val="00022323"/>
    <w:rsid w:val="000226B5"/>
    <w:rsid w:val="00022C85"/>
    <w:rsid w:val="00022F99"/>
    <w:rsid w:val="00023276"/>
    <w:rsid w:val="00023608"/>
    <w:rsid w:val="00023C67"/>
    <w:rsid w:val="00024E04"/>
    <w:rsid w:val="00025639"/>
    <w:rsid w:val="00025ACD"/>
    <w:rsid w:val="0002630D"/>
    <w:rsid w:val="00026335"/>
    <w:rsid w:val="00026B28"/>
    <w:rsid w:val="00027BAD"/>
    <w:rsid w:val="00027E60"/>
    <w:rsid w:val="00030470"/>
    <w:rsid w:val="00030636"/>
    <w:rsid w:val="00030B2C"/>
    <w:rsid w:val="00030FFB"/>
    <w:rsid w:val="00031397"/>
    <w:rsid w:val="00031B45"/>
    <w:rsid w:val="0003252A"/>
    <w:rsid w:val="00033FF9"/>
    <w:rsid w:val="000340F0"/>
    <w:rsid w:val="00034EFC"/>
    <w:rsid w:val="00036414"/>
    <w:rsid w:val="00036616"/>
    <w:rsid w:val="00037011"/>
    <w:rsid w:val="000376CD"/>
    <w:rsid w:val="00037EC5"/>
    <w:rsid w:val="0004005B"/>
    <w:rsid w:val="00041243"/>
    <w:rsid w:val="00041778"/>
    <w:rsid w:val="00042343"/>
    <w:rsid w:val="00043AC0"/>
    <w:rsid w:val="00045781"/>
    <w:rsid w:val="00045FE3"/>
    <w:rsid w:val="000461D7"/>
    <w:rsid w:val="000466A6"/>
    <w:rsid w:val="0004760B"/>
    <w:rsid w:val="00047F9F"/>
    <w:rsid w:val="00051128"/>
    <w:rsid w:val="00051A85"/>
    <w:rsid w:val="00051BDA"/>
    <w:rsid w:val="000524FD"/>
    <w:rsid w:val="000525EB"/>
    <w:rsid w:val="00052672"/>
    <w:rsid w:val="000529A3"/>
    <w:rsid w:val="00052D88"/>
    <w:rsid w:val="00052F32"/>
    <w:rsid w:val="0005315E"/>
    <w:rsid w:val="00053B39"/>
    <w:rsid w:val="00053F89"/>
    <w:rsid w:val="00054CF4"/>
    <w:rsid w:val="000550F3"/>
    <w:rsid w:val="000555CE"/>
    <w:rsid w:val="00055775"/>
    <w:rsid w:val="00056103"/>
    <w:rsid w:val="00056A9A"/>
    <w:rsid w:val="000570C9"/>
    <w:rsid w:val="000572D7"/>
    <w:rsid w:val="000575B5"/>
    <w:rsid w:val="00057886"/>
    <w:rsid w:val="00057E50"/>
    <w:rsid w:val="00061550"/>
    <w:rsid w:val="000615B3"/>
    <w:rsid w:val="000618C7"/>
    <w:rsid w:val="000635AF"/>
    <w:rsid w:val="00063870"/>
    <w:rsid w:val="0006398A"/>
    <w:rsid w:val="00064878"/>
    <w:rsid w:val="00065657"/>
    <w:rsid w:val="00065BCF"/>
    <w:rsid w:val="00065E7B"/>
    <w:rsid w:val="00066D0C"/>
    <w:rsid w:val="00066D11"/>
    <w:rsid w:val="00067AAB"/>
    <w:rsid w:val="00067FBE"/>
    <w:rsid w:val="0007031D"/>
    <w:rsid w:val="00070CE5"/>
    <w:rsid w:val="00071500"/>
    <w:rsid w:val="000717A1"/>
    <w:rsid w:val="00072922"/>
    <w:rsid w:val="00072CE3"/>
    <w:rsid w:val="00073498"/>
    <w:rsid w:val="000734BB"/>
    <w:rsid w:val="00073819"/>
    <w:rsid w:val="0007415C"/>
    <w:rsid w:val="000746F7"/>
    <w:rsid w:val="00074B2B"/>
    <w:rsid w:val="00074CDA"/>
    <w:rsid w:val="000752B8"/>
    <w:rsid w:val="00075904"/>
    <w:rsid w:val="00075B31"/>
    <w:rsid w:val="00076F38"/>
    <w:rsid w:val="00077009"/>
    <w:rsid w:val="000771B7"/>
    <w:rsid w:val="00077DA5"/>
    <w:rsid w:val="000804D5"/>
    <w:rsid w:val="0008105F"/>
    <w:rsid w:val="000814FF"/>
    <w:rsid w:val="00083745"/>
    <w:rsid w:val="00083A68"/>
    <w:rsid w:val="00083ABD"/>
    <w:rsid w:val="000843E1"/>
    <w:rsid w:val="00084686"/>
    <w:rsid w:val="00084919"/>
    <w:rsid w:val="00084E6B"/>
    <w:rsid w:val="00084EA2"/>
    <w:rsid w:val="00085430"/>
    <w:rsid w:val="00085E9B"/>
    <w:rsid w:val="00086254"/>
    <w:rsid w:val="00086607"/>
    <w:rsid w:val="00086B78"/>
    <w:rsid w:val="00086DC5"/>
    <w:rsid w:val="00087397"/>
    <w:rsid w:val="000873B5"/>
    <w:rsid w:val="0008782D"/>
    <w:rsid w:val="00090294"/>
    <w:rsid w:val="000904A1"/>
    <w:rsid w:val="000905B4"/>
    <w:rsid w:val="00090C42"/>
    <w:rsid w:val="000915DD"/>
    <w:rsid w:val="00091682"/>
    <w:rsid w:val="00092C12"/>
    <w:rsid w:val="000937A2"/>
    <w:rsid w:val="00093EB0"/>
    <w:rsid w:val="00094127"/>
    <w:rsid w:val="00094237"/>
    <w:rsid w:val="000946CC"/>
    <w:rsid w:val="0009518C"/>
    <w:rsid w:val="00095AA9"/>
    <w:rsid w:val="00095B8B"/>
    <w:rsid w:val="0009671B"/>
    <w:rsid w:val="000976A2"/>
    <w:rsid w:val="000977E0"/>
    <w:rsid w:val="00097DE1"/>
    <w:rsid w:val="00097F79"/>
    <w:rsid w:val="00097F7C"/>
    <w:rsid w:val="000A054D"/>
    <w:rsid w:val="000A07CB"/>
    <w:rsid w:val="000A1089"/>
    <w:rsid w:val="000A26ED"/>
    <w:rsid w:val="000A2F8E"/>
    <w:rsid w:val="000A387E"/>
    <w:rsid w:val="000A43C1"/>
    <w:rsid w:val="000A5367"/>
    <w:rsid w:val="000A58E7"/>
    <w:rsid w:val="000A66A9"/>
    <w:rsid w:val="000A7283"/>
    <w:rsid w:val="000A7412"/>
    <w:rsid w:val="000A743D"/>
    <w:rsid w:val="000A75C8"/>
    <w:rsid w:val="000A7B13"/>
    <w:rsid w:val="000A7D81"/>
    <w:rsid w:val="000B050B"/>
    <w:rsid w:val="000B0D31"/>
    <w:rsid w:val="000B2216"/>
    <w:rsid w:val="000B2436"/>
    <w:rsid w:val="000B2F47"/>
    <w:rsid w:val="000B3184"/>
    <w:rsid w:val="000B3475"/>
    <w:rsid w:val="000B4D81"/>
    <w:rsid w:val="000B4F80"/>
    <w:rsid w:val="000B5301"/>
    <w:rsid w:val="000B5303"/>
    <w:rsid w:val="000B67A1"/>
    <w:rsid w:val="000B6D06"/>
    <w:rsid w:val="000B760F"/>
    <w:rsid w:val="000B76D5"/>
    <w:rsid w:val="000B7E8D"/>
    <w:rsid w:val="000C02C4"/>
    <w:rsid w:val="000C0308"/>
    <w:rsid w:val="000C20B1"/>
    <w:rsid w:val="000C21D2"/>
    <w:rsid w:val="000C29D9"/>
    <w:rsid w:val="000C2BBF"/>
    <w:rsid w:val="000C38E9"/>
    <w:rsid w:val="000C4903"/>
    <w:rsid w:val="000C5B16"/>
    <w:rsid w:val="000C5C5F"/>
    <w:rsid w:val="000C5FCB"/>
    <w:rsid w:val="000C6808"/>
    <w:rsid w:val="000C69F2"/>
    <w:rsid w:val="000D0229"/>
    <w:rsid w:val="000D0A26"/>
    <w:rsid w:val="000D0D8E"/>
    <w:rsid w:val="000D0E77"/>
    <w:rsid w:val="000D12D1"/>
    <w:rsid w:val="000D32FA"/>
    <w:rsid w:val="000D3BF1"/>
    <w:rsid w:val="000D3D77"/>
    <w:rsid w:val="000D4165"/>
    <w:rsid w:val="000D4ADE"/>
    <w:rsid w:val="000D4B18"/>
    <w:rsid w:val="000D4D9C"/>
    <w:rsid w:val="000D5EBE"/>
    <w:rsid w:val="000D664F"/>
    <w:rsid w:val="000D6994"/>
    <w:rsid w:val="000D6E30"/>
    <w:rsid w:val="000D75CC"/>
    <w:rsid w:val="000D7F57"/>
    <w:rsid w:val="000E033B"/>
    <w:rsid w:val="000E040D"/>
    <w:rsid w:val="000E0803"/>
    <w:rsid w:val="000E182F"/>
    <w:rsid w:val="000E2043"/>
    <w:rsid w:val="000E22AF"/>
    <w:rsid w:val="000E359F"/>
    <w:rsid w:val="000E3C46"/>
    <w:rsid w:val="000E410A"/>
    <w:rsid w:val="000E4A7D"/>
    <w:rsid w:val="000E581B"/>
    <w:rsid w:val="000E5FFD"/>
    <w:rsid w:val="000E6640"/>
    <w:rsid w:val="000E7460"/>
    <w:rsid w:val="000E794B"/>
    <w:rsid w:val="000E7C59"/>
    <w:rsid w:val="000E7EE2"/>
    <w:rsid w:val="000F008B"/>
    <w:rsid w:val="000F0C09"/>
    <w:rsid w:val="000F0E34"/>
    <w:rsid w:val="000F0EBE"/>
    <w:rsid w:val="000F1396"/>
    <w:rsid w:val="000F1563"/>
    <w:rsid w:val="000F21AE"/>
    <w:rsid w:val="000F261F"/>
    <w:rsid w:val="000F27A7"/>
    <w:rsid w:val="000F2F1F"/>
    <w:rsid w:val="000F2FBF"/>
    <w:rsid w:val="000F3013"/>
    <w:rsid w:val="000F397D"/>
    <w:rsid w:val="000F3FAD"/>
    <w:rsid w:val="000F4387"/>
    <w:rsid w:val="000F46F2"/>
    <w:rsid w:val="000F4D0B"/>
    <w:rsid w:val="000F520A"/>
    <w:rsid w:val="000F53F8"/>
    <w:rsid w:val="000F5452"/>
    <w:rsid w:val="000F609A"/>
    <w:rsid w:val="000F668D"/>
    <w:rsid w:val="000F6853"/>
    <w:rsid w:val="000F6D0F"/>
    <w:rsid w:val="000F746E"/>
    <w:rsid w:val="000F7E2E"/>
    <w:rsid w:val="001006ED"/>
    <w:rsid w:val="001013D6"/>
    <w:rsid w:val="00103413"/>
    <w:rsid w:val="00103FEC"/>
    <w:rsid w:val="0010461C"/>
    <w:rsid w:val="00104745"/>
    <w:rsid w:val="00104F13"/>
    <w:rsid w:val="00105563"/>
    <w:rsid w:val="00105EC3"/>
    <w:rsid w:val="00106448"/>
    <w:rsid w:val="00106463"/>
    <w:rsid w:val="0010665D"/>
    <w:rsid w:val="001068BF"/>
    <w:rsid w:val="00106D69"/>
    <w:rsid w:val="0010713C"/>
    <w:rsid w:val="00107396"/>
    <w:rsid w:val="001073FD"/>
    <w:rsid w:val="00107C70"/>
    <w:rsid w:val="00111968"/>
    <w:rsid w:val="00112595"/>
    <w:rsid w:val="00112AAF"/>
    <w:rsid w:val="00112B6C"/>
    <w:rsid w:val="00112D65"/>
    <w:rsid w:val="00114838"/>
    <w:rsid w:val="001149B5"/>
    <w:rsid w:val="00114C78"/>
    <w:rsid w:val="00114F7D"/>
    <w:rsid w:val="00116218"/>
    <w:rsid w:val="00116D35"/>
    <w:rsid w:val="00116F26"/>
    <w:rsid w:val="0011707D"/>
    <w:rsid w:val="00117252"/>
    <w:rsid w:val="001173DB"/>
    <w:rsid w:val="001207E4"/>
    <w:rsid w:val="001207E9"/>
    <w:rsid w:val="0012192C"/>
    <w:rsid w:val="00121DFE"/>
    <w:rsid w:val="00122D07"/>
    <w:rsid w:val="00122EF1"/>
    <w:rsid w:val="00123C37"/>
    <w:rsid w:val="00123E62"/>
    <w:rsid w:val="001242B2"/>
    <w:rsid w:val="001244B5"/>
    <w:rsid w:val="00124663"/>
    <w:rsid w:val="001246B3"/>
    <w:rsid w:val="001249FA"/>
    <w:rsid w:val="0012543D"/>
    <w:rsid w:val="001254C1"/>
    <w:rsid w:val="00125696"/>
    <w:rsid w:val="0012728B"/>
    <w:rsid w:val="001272B5"/>
    <w:rsid w:val="001303A6"/>
    <w:rsid w:val="00130630"/>
    <w:rsid w:val="00130869"/>
    <w:rsid w:val="00130943"/>
    <w:rsid w:val="00130C33"/>
    <w:rsid w:val="00130C4D"/>
    <w:rsid w:val="00130E76"/>
    <w:rsid w:val="00132350"/>
    <w:rsid w:val="001339D0"/>
    <w:rsid w:val="00133DBA"/>
    <w:rsid w:val="001342CA"/>
    <w:rsid w:val="001353E2"/>
    <w:rsid w:val="0013558A"/>
    <w:rsid w:val="001360BF"/>
    <w:rsid w:val="00136149"/>
    <w:rsid w:val="00136318"/>
    <w:rsid w:val="001363B9"/>
    <w:rsid w:val="001363FB"/>
    <w:rsid w:val="00136415"/>
    <w:rsid w:val="0014031A"/>
    <w:rsid w:val="00140671"/>
    <w:rsid w:val="00140DB9"/>
    <w:rsid w:val="00141086"/>
    <w:rsid w:val="001426B2"/>
    <w:rsid w:val="00142880"/>
    <w:rsid w:val="00142B4A"/>
    <w:rsid w:val="00142B64"/>
    <w:rsid w:val="00143B62"/>
    <w:rsid w:val="001441B8"/>
    <w:rsid w:val="001442A3"/>
    <w:rsid w:val="00144372"/>
    <w:rsid w:val="001443C6"/>
    <w:rsid w:val="00144DB8"/>
    <w:rsid w:val="00145798"/>
    <w:rsid w:val="00145AF9"/>
    <w:rsid w:val="00146439"/>
    <w:rsid w:val="00146AAA"/>
    <w:rsid w:val="00146E53"/>
    <w:rsid w:val="00146FA3"/>
    <w:rsid w:val="00147670"/>
    <w:rsid w:val="00147F38"/>
    <w:rsid w:val="00150F97"/>
    <w:rsid w:val="00151DD2"/>
    <w:rsid w:val="001522D9"/>
    <w:rsid w:val="00152574"/>
    <w:rsid w:val="00153138"/>
    <w:rsid w:val="001537A5"/>
    <w:rsid w:val="00153D6F"/>
    <w:rsid w:val="00154695"/>
    <w:rsid w:val="001554E7"/>
    <w:rsid w:val="001565BA"/>
    <w:rsid w:val="001566A1"/>
    <w:rsid w:val="001601EE"/>
    <w:rsid w:val="001609DE"/>
    <w:rsid w:val="00160C80"/>
    <w:rsid w:val="00160DFA"/>
    <w:rsid w:val="001613BC"/>
    <w:rsid w:val="00161A63"/>
    <w:rsid w:val="0016270A"/>
    <w:rsid w:val="00162994"/>
    <w:rsid w:val="00162B36"/>
    <w:rsid w:val="001630A4"/>
    <w:rsid w:val="00163137"/>
    <w:rsid w:val="001631DC"/>
    <w:rsid w:val="001632BE"/>
    <w:rsid w:val="0016387B"/>
    <w:rsid w:val="00163D94"/>
    <w:rsid w:val="00164028"/>
    <w:rsid w:val="001646D4"/>
    <w:rsid w:val="00165620"/>
    <w:rsid w:val="00165F5D"/>
    <w:rsid w:val="00166534"/>
    <w:rsid w:val="00166E76"/>
    <w:rsid w:val="00166EDA"/>
    <w:rsid w:val="00170812"/>
    <w:rsid w:val="00170E01"/>
    <w:rsid w:val="0017116B"/>
    <w:rsid w:val="001713DA"/>
    <w:rsid w:val="00172F49"/>
    <w:rsid w:val="00173F0E"/>
    <w:rsid w:val="00174AA3"/>
    <w:rsid w:val="00175EAC"/>
    <w:rsid w:val="00175F39"/>
    <w:rsid w:val="00177375"/>
    <w:rsid w:val="00177E52"/>
    <w:rsid w:val="00177F09"/>
    <w:rsid w:val="00180390"/>
    <w:rsid w:val="00181304"/>
    <w:rsid w:val="0018277B"/>
    <w:rsid w:val="00182F3E"/>
    <w:rsid w:val="00184249"/>
    <w:rsid w:val="00184457"/>
    <w:rsid w:val="00184D01"/>
    <w:rsid w:val="001852A2"/>
    <w:rsid w:val="0018548F"/>
    <w:rsid w:val="001857E4"/>
    <w:rsid w:val="00185B35"/>
    <w:rsid w:val="00185BC4"/>
    <w:rsid w:val="00186136"/>
    <w:rsid w:val="001869E2"/>
    <w:rsid w:val="00186E30"/>
    <w:rsid w:val="00190355"/>
    <w:rsid w:val="001903E0"/>
    <w:rsid w:val="00190646"/>
    <w:rsid w:val="00190744"/>
    <w:rsid w:val="001910F6"/>
    <w:rsid w:val="0019130C"/>
    <w:rsid w:val="001913B0"/>
    <w:rsid w:val="00191936"/>
    <w:rsid w:val="001924E4"/>
    <w:rsid w:val="001926A2"/>
    <w:rsid w:val="0019298E"/>
    <w:rsid w:val="00192ACC"/>
    <w:rsid w:val="00192EE5"/>
    <w:rsid w:val="00194C46"/>
    <w:rsid w:val="00194C8C"/>
    <w:rsid w:val="001950E4"/>
    <w:rsid w:val="00195341"/>
    <w:rsid w:val="00196239"/>
    <w:rsid w:val="00196E55"/>
    <w:rsid w:val="00196ED0"/>
    <w:rsid w:val="00197C3C"/>
    <w:rsid w:val="00197C93"/>
    <w:rsid w:val="001A00B7"/>
    <w:rsid w:val="001A0DBD"/>
    <w:rsid w:val="001A0DC3"/>
    <w:rsid w:val="001A131D"/>
    <w:rsid w:val="001A16D5"/>
    <w:rsid w:val="001A190A"/>
    <w:rsid w:val="001A1A67"/>
    <w:rsid w:val="001A223F"/>
    <w:rsid w:val="001A2323"/>
    <w:rsid w:val="001A25C7"/>
    <w:rsid w:val="001A3215"/>
    <w:rsid w:val="001A411E"/>
    <w:rsid w:val="001A474B"/>
    <w:rsid w:val="001A4C28"/>
    <w:rsid w:val="001A515C"/>
    <w:rsid w:val="001A5C9F"/>
    <w:rsid w:val="001A5E11"/>
    <w:rsid w:val="001A5E8B"/>
    <w:rsid w:val="001A6140"/>
    <w:rsid w:val="001A627D"/>
    <w:rsid w:val="001A6B12"/>
    <w:rsid w:val="001A6C90"/>
    <w:rsid w:val="001A7879"/>
    <w:rsid w:val="001B019F"/>
    <w:rsid w:val="001B1F13"/>
    <w:rsid w:val="001B20CA"/>
    <w:rsid w:val="001B3BE1"/>
    <w:rsid w:val="001B3E1A"/>
    <w:rsid w:val="001B3F5D"/>
    <w:rsid w:val="001B430D"/>
    <w:rsid w:val="001B4A06"/>
    <w:rsid w:val="001B56BB"/>
    <w:rsid w:val="001B57C4"/>
    <w:rsid w:val="001B5AB2"/>
    <w:rsid w:val="001B66B2"/>
    <w:rsid w:val="001B67C5"/>
    <w:rsid w:val="001B6934"/>
    <w:rsid w:val="001B6C41"/>
    <w:rsid w:val="001B6CDE"/>
    <w:rsid w:val="001C019D"/>
    <w:rsid w:val="001C0544"/>
    <w:rsid w:val="001C1513"/>
    <w:rsid w:val="001C3FDC"/>
    <w:rsid w:val="001C4075"/>
    <w:rsid w:val="001C413D"/>
    <w:rsid w:val="001C4D47"/>
    <w:rsid w:val="001C4E52"/>
    <w:rsid w:val="001C5119"/>
    <w:rsid w:val="001C5680"/>
    <w:rsid w:val="001C5763"/>
    <w:rsid w:val="001C59BA"/>
    <w:rsid w:val="001C6993"/>
    <w:rsid w:val="001C6B38"/>
    <w:rsid w:val="001C73F1"/>
    <w:rsid w:val="001D05A5"/>
    <w:rsid w:val="001D0D7B"/>
    <w:rsid w:val="001D0EC7"/>
    <w:rsid w:val="001D10E9"/>
    <w:rsid w:val="001D1480"/>
    <w:rsid w:val="001D1925"/>
    <w:rsid w:val="001D2474"/>
    <w:rsid w:val="001D2A71"/>
    <w:rsid w:val="001D324F"/>
    <w:rsid w:val="001D3552"/>
    <w:rsid w:val="001D3B33"/>
    <w:rsid w:val="001D42F6"/>
    <w:rsid w:val="001D5604"/>
    <w:rsid w:val="001D5C0A"/>
    <w:rsid w:val="001D6C82"/>
    <w:rsid w:val="001D6E4D"/>
    <w:rsid w:val="001D75FA"/>
    <w:rsid w:val="001D791B"/>
    <w:rsid w:val="001E066F"/>
    <w:rsid w:val="001E0BBA"/>
    <w:rsid w:val="001E205F"/>
    <w:rsid w:val="001E249D"/>
    <w:rsid w:val="001E2815"/>
    <w:rsid w:val="001E2B85"/>
    <w:rsid w:val="001E3121"/>
    <w:rsid w:val="001E31ED"/>
    <w:rsid w:val="001E33B2"/>
    <w:rsid w:val="001E35D1"/>
    <w:rsid w:val="001E3D13"/>
    <w:rsid w:val="001E3ED7"/>
    <w:rsid w:val="001E4022"/>
    <w:rsid w:val="001E4B2F"/>
    <w:rsid w:val="001E612A"/>
    <w:rsid w:val="001E61D2"/>
    <w:rsid w:val="001E6AB9"/>
    <w:rsid w:val="001E6BA9"/>
    <w:rsid w:val="001E6FCE"/>
    <w:rsid w:val="001E7133"/>
    <w:rsid w:val="001F0343"/>
    <w:rsid w:val="001F161E"/>
    <w:rsid w:val="001F1C8F"/>
    <w:rsid w:val="001F2269"/>
    <w:rsid w:val="001F2C8C"/>
    <w:rsid w:val="001F416F"/>
    <w:rsid w:val="001F49A7"/>
    <w:rsid w:val="001F5337"/>
    <w:rsid w:val="001F6E85"/>
    <w:rsid w:val="001F70EA"/>
    <w:rsid w:val="001F7717"/>
    <w:rsid w:val="001F772D"/>
    <w:rsid w:val="001F7AA5"/>
    <w:rsid w:val="001F7BCC"/>
    <w:rsid w:val="00200BA3"/>
    <w:rsid w:val="00200C18"/>
    <w:rsid w:val="00200D9E"/>
    <w:rsid w:val="00201224"/>
    <w:rsid w:val="00201C41"/>
    <w:rsid w:val="00201DC0"/>
    <w:rsid w:val="00201EFD"/>
    <w:rsid w:val="0020232C"/>
    <w:rsid w:val="00202936"/>
    <w:rsid w:val="00202DC0"/>
    <w:rsid w:val="002030B2"/>
    <w:rsid w:val="002031AC"/>
    <w:rsid w:val="002040CC"/>
    <w:rsid w:val="002043EF"/>
    <w:rsid w:val="002046AA"/>
    <w:rsid w:val="00204848"/>
    <w:rsid w:val="00204C65"/>
    <w:rsid w:val="00204DA8"/>
    <w:rsid w:val="00205CCC"/>
    <w:rsid w:val="002065B8"/>
    <w:rsid w:val="00207381"/>
    <w:rsid w:val="00210349"/>
    <w:rsid w:val="00210355"/>
    <w:rsid w:val="00210E59"/>
    <w:rsid w:val="00210F50"/>
    <w:rsid w:val="002114E3"/>
    <w:rsid w:val="002119C9"/>
    <w:rsid w:val="00211DE0"/>
    <w:rsid w:val="00211EE2"/>
    <w:rsid w:val="002127E4"/>
    <w:rsid w:val="00212FD6"/>
    <w:rsid w:val="00213326"/>
    <w:rsid w:val="00213489"/>
    <w:rsid w:val="00213764"/>
    <w:rsid w:val="002137BC"/>
    <w:rsid w:val="00213C5B"/>
    <w:rsid w:val="00215395"/>
    <w:rsid w:val="00215BFC"/>
    <w:rsid w:val="00215E36"/>
    <w:rsid w:val="002161D6"/>
    <w:rsid w:val="00216373"/>
    <w:rsid w:val="0021639A"/>
    <w:rsid w:val="00217026"/>
    <w:rsid w:val="002175E3"/>
    <w:rsid w:val="0021791F"/>
    <w:rsid w:val="002179C8"/>
    <w:rsid w:val="00217C23"/>
    <w:rsid w:val="002207A0"/>
    <w:rsid w:val="00220DF8"/>
    <w:rsid w:val="0022114C"/>
    <w:rsid w:val="0022118D"/>
    <w:rsid w:val="0022179A"/>
    <w:rsid w:val="00222A30"/>
    <w:rsid w:val="00222D07"/>
    <w:rsid w:val="0022382C"/>
    <w:rsid w:val="00223B8B"/>
    <w:rsid w:val="002240CA"/>
    <w:rsid w:val="00224907"/>
    <w:rsid w:val="00224C9A"/>
    <w:rsid w:val="00224F80"/>
    <w:rsid w:val="0022531A"/>
    <w:rsid w:val="002253F1"/>
    <w:rsid w:val="00225CC0"/>
    <w:rsid w:val="002261E3"/>
    <w:rsid w:val="002265BA"/>
    <w:rsid w:val="00226F85"/>
    <w:rsid w:val="00227373"/>
    <w:rsid w:val="0023024E"/>
    <w:rsid w:val="00230775"/>
    <w:rsid w:val="00230EF8"/>
    <w:rsid w:val="00230FC1"/>
    <w:rsid w:val="00231147"/>
    <w:rsid w:val="00231516"/>
    <w:rsid w:val="0023151E"/>
    <w:rsid w:val="00231E9C"/>
    <w:rsid w:val="0023262A"/>
    <w:rsid w:val="00232EC5"/>
    <w:rsid w:val="0023368B"/>
    <w:rsid w:val="00233E7C"/>
    <w:rsid w:val="0023408F"/>
    <w:rsid w:val="0023409F"/>
    <w:rsid w:val="0023465D"/>
    <w:rsid w:val="0023478D"/>
    <w:rsid w:val="0023484D"/>
    <w:rsid w:val="00234B8C"/>
    <w:rsid w:val="00235097"/>
    <w:rsid w:val="002358FD"/>
    <w:rsid w:val="00235C83"/>
    <w:rsid w:val="00236ADB"/>
    <w:rsid w:val="002376D3"/>
    <w:rsid w:val="00237B7C"/>
    <w:rsid w:val="00237C09"/>
    <w:rsid w:val="00237E59"/>
    <w:rsid w:val="00240017"/>
    <w:rsid w:val="002407A6"/>
    <w:rsid w:val="00242111"/>
    <w:rsid w:val="002421FB"/>
    <w:rsid w:val="00242478"/>
    <w:rsid w:val="0024250F"/>
    <w:rsid w:val="002429F3"/>
    <w:rsid w:val="002433C0"/>
    <w:rsid w:val="002434A5"/>
    <w:rsid w:val="0024425A"/>
    <w:rsid w:val="00244F27"/>
    <w:rsid w:val="0024502E"/>
    <w:rsid w:val="00245A68"/>
    <w:rsid w:val="00245E78"/>
    <w:rsid w:val="00246851"/>
    <w:rsid w:val="00247C18"/>
    <w:rsid w:val="00247C29"/>
    <w:rsid w:val="00250008"/>
    <w:rsid w:val="00251048"/>
    <w:rsid w:val="00251953"/>
    <w:rsid w:val="00252250"/>
    <w:rsid w:val="00252506"/>
    <w:rsid w:val="00252C8C"/>
    <w:rsid w:val="002543F3"/>
    <w:rsid w:val="002549CD"/>
    <w:rsid w:val="00254A81"/>
    <w:rsid w:val="00254DB7"/>
    <w:rsid w:val="00254F4E"/>
    <w:rsid w:val="002551CC"/>
    <w:rsid w:val="00256429"/>
    <w:rsid w:val="00256BD1"/>
    <w:rsid w:val="002570A4"/>
    <w:rsid w:val="00257A5E"/>
    <w:rsid w:val="00257AB0"/>
    <w:rsid w:val="00260275"/>
    <w:rsid w:val="00260439"/>
    <w:rsid w:val="00260785"/>
    <w:rsid w:val="00260B8D"/>
    <w:rsid w:val="00260C5C"/>
    <w:rsid w:val="00260E30"/>
    <w:rsid w:val="00261306"/>
    <w:rsid w:val="002613EB"/>
    <w:rsid w:val="00261C48"/>
    <w:rsid w:val="002625D3"/>
    <w:rsid w:val="0026339C"/>
    <w:rsid w:val="0026382C"/>
    <w:rsid w:val="0026424C"/>
    <w:rsid w:val="002654E4"/>
    <w:rsid w:val="00265AE4"/>
    <w:rsid w:val="00266969"/>
    <w:rsid w:val="0026746E"/>
    <w:rsid w:val="002678D8"/>
    <w:rsid w:val="002704DD"/>
    <w:rsid w:val="00270811"/>
    <w:rsid w:val="00270BE4"/>
    <w:rsid w:val="00272A94"/>
    <w:rsid w:val="00272DA7"/>
    <w:rsid w:val="00273131"/>
    <w:rsid w:val="0027329D"/>
    <w:rsid w:val="00273A75"/>
    <w:rsid w:val="00273DB1"/>
    <w:rsid w:val="00273FF5"/>
    <w:rsid w:val="00274BFB"/>
    <w:rsid w:val="00276240"/>
    <w:rsid w:val="002776C5"/>
    <w:rsid w:val="0027784D"/>
    <w:rsid w:val="00277A89"/>
    <w:rsid w:val="00280EE7"/>
    <w:rsid w:val="0028139B"/>
    <w:rsid w:val="002827D5"/>
    <w:rsid w:val="00282989"/>
    <w:rsid w:val="00282AEC"/>
    <w:rsid w:val="00282D95"/>
    <w:rsid w:val="00283193"/>
    <w:rsid w:val="00283203"/>
    <w:rsid w:val="00283FEE"/>
    <w:rsid w:val="0028406F"/>
    <w:rsid w:val="00284ADE"/>
    <w:rsid w:val="00284F4E"/>
    <w:rsid w:val="00284FDA"/>
    <w:rsid w:val="00285963"/>
    <w:rsid w:val="00285A68"/>
    <w:rsid w:val="002869D5"/>
    <w:rsid w:val="00286BDA"/>
    <w:rsid w:val="00287627"/>
    <w:rsid w:val="0029035B"/>
    <w:rsid w:val="002905BF"/>
    <w:rsid w:val="00290E31"/>
    <w:rsid w:val="00292AF7"/>
    <w:rsid w:val="002935B3"/>
    <w:rsid w:val="0029419E"/>
    <w:rsid w:val="002951B9"/>
    <w:rsid w:val="00295A49"/>
    <w:rsid w:val="0029680D"/>
    <w:rsid w:val="00296830"/>
    <w:rsid w:val="00297729"/>
    <w:rsid w:val="002A03A8"/>
    <w:rsid w:val="002A0589"/>
    <w:rsid w:val="002A2059"/>
    <w:rsid w:val="002A32C0"/>
    <w:rsid w:val="002A36E3"/>
    <w:rsid w:val="002A4031"/>
    <w:rsid w:val="002A41D1"/>
    <w:rsid w:val="002A4B59"/>
    <w:rsid w:val="002A5A59"/>
    <w:rsid w:val="002A5EB1"/>
    <w:rsid w:val="002A68C4"/>
    <w:rsid w:val="002A69C1"/>
    <w:rsid w:val="002A74A2"/>
    <w:rsid w:val="002A7726"/>
    <w:rsid w:val="002A7836"/>
    <w:rsid w:val="002A7BE2"/>
    <w:rsid w:val="002A7DB5"/>
    <w:rsid w:val="002B029F"/>
    <w:rsid w:val="002B0734"/>
    <w:rsid w:val="002B0A36"/>
    <w:rsid w:val="002B0D5E"/>
    <w:rsid w:val="002B0E04"/>
    <w:rsid w:val="002B1470"/>
    <w:rsid w:val="002B1AB0"/>
    <w:rsid w:val="002B1D4C"/>
    <w:rsid w:val="002B1FAC"/>
    <w:rsid w:val="002B1FBE"/>
    <w:rsid w:val="002B23DB"/>
    <w:rsid w:val="002B303D"/>
    <w:rsid w:val="002B398A"/>
    <w:rsid w:val="002B4BB9"/>
    <w:rsid w:val="002B504F"/>
    <w:rsid w:val="002B520D"/>
    <w:rsid w:val="002B5641"/>
    <w:rsid w:val="002B59E4"/>
    <w:rsid w:val="002B75E6"/>
    <w:rsid w:val="002B76DD"/>
    <w:rsid w:val="002B7705"/>
    <w:rsid w:val="002B779B"/>
    <w:rsid w:val="002B7FA4"/>
    <w:rsid w:val="002C0110"/>
    <w:rsid w:val="002C01B9"/>
    <w:rsid w:val="002C0363"/>
    <w:rsid w:val="002C0812"/>
    <w:rsid w:val="002C09C9"/>
    <w:rsid w:val="002C1AE0"/>
    <w:rsid w:val="002C1C41"/>
    <w:rsid w:val="002C2279"/>
    <w:rsid w:val="002C4651"/>
    <w:rsid w:val="002C4D3F"/>
    <w:rsid w:val="002C4F52"/>
    <w:rsid w:val="002C53F7"/>
    <w:rsid w:val="002C5F43"/>
    <w:rsid w:val="002C6B7C"/>
    <w:rsid w:val="002C6D0A"/>
    <w:rsid w:val="002C6D86"/>
    <w:rsid w:val="002C7460"/>
    <w:rsid w:val="002C7A1D"/>
    <w:rsid w:val="002D06B3"/>
    <w:rsid w:val="002D0994"/>
    <w:rsid w:val="002D107D"/>
    <w:rsid w:val="002D14FC"/>
    <w:rsid w:val="002D1967"/>
    <w:rsid w:val="002D1B6F"/>
    <w:rsid w:val="002D2170"/>
    <w:rsid w:val="002D21EA"/>
    <w:rsid w:val="002D2A96"/>
    <w:rsid w:val="002D2B18"/>
    <w:rsid w:val="002D42EB"/>
    <w:rsid w:val="002D59E1"/>
    <w:rsid w:val="002D78DD"/>
    <w:rsid w:val="002D7B37"/>
    <w:rsid w:val="002D7DB5"/>
    <w:rsid w:val="002E0200"/>
    <w:rsid w:val="002E1A54"/>
    <w:rsid w:val="002E1CFF"/>
    <w:rsid w:val="002E2973"/>
    <w:rsid w:val="002E2A1B"/>
    <w:rsid w:val="002E2D52"/>
    <w:rsid w:val="002E37C3"/>
    <w:rsid w:val="002E48B2"/>
    <w:rsid w:val="002E5005"/>
    <w:rsid w:val="002E526A"/>
    <w:rsid w:val="002E52A9"/>
    <w:rsid w:val="002E5327"/>
    <w:rsid w:val="002E641D"/>
    <w:rsid w:val="002E6888"/>
    <w:rsid w:val="002E6FF2"/>
    <w:rsid w:val="002F1247"/>
    <w:rsid w:val="002F1B3C"/>
    <w:rsid w:val="002F1E3E"/>
    <w:rsid w:val="002F2E56"/>
    <w:rsid w:val="002F31CE"/>
    <w:rsid w:val="002F3202"/>
    <w:rsid w:val="002F3234"/>
    <w:rsid w:val="002F33FA"/>
    <w:rsid w:val="002F4127"/>
    <w:rsid w:val="002F4AE6"/>
    <w:rsid w:val="002F57A6"/>
    <w:rsid w:val="003000DB"/>
    <w:rsid w:val="003003DF"/>
    <w:rsid w:val="003006D4"/>
    <w:rsid w:val="003007D2"/>
    <w:rsid w:val="0030136F"/>
    <w:rsid w:val="00301F0C"/>
    <w:rsid w:val="00302134"/>
    <w:rsid w:val="00302340"/>
    <w:rsid w:val="003029FE"/>
    <w:rsid w:val="00302FD7"/>
    <w:rsid w:val="00303569"/>
    <w:rsid w:val="0030379E"/>
    <w:rsid w:val="003046F6"/>
    <w:rsid w:val="00304BEF"/>
    <w:rsid w:val="00305277"/>
    <w:rsid w:val="003067CF"/>
    <w:rsid w:val="00306C84"/>
    <w:rsid w:val="00307117"/>
    <w:rsid w:val="003078A4"/>
    <w:rsid w:val="003079F5"/>
    <w:rsid w:val="00307A28"/>
    <w:rsid w:val="00307DF9"/>
    <w:rsid w:val="003107C2"/>
    <w:rsid w:val="00310BF4"/>
    <w:rsid w:val="00310DC7"/>
    <w:rsid w:val="00311396"/>
    <w:rsid w:val="00311CDC"/>
    <w:rsid w:val="00312751"/>
    <w:rsid w:val="00312AD9"/>
    <w:rsid w:val="00312E7B"/>
    <w:rsid w:val="0031350F"/>
    <w:rsid w:val="00313951"/>
    <w:rsid w:val="00314085"/>
    <w:rsid w:val="0031426F"/>
    <w:rsid w:val="003151B4"/>
    <w:rsid w:val="00315463"/>
    <w:rsid w:val="00315909"/>
    <w:rsid w:val="00315C0C"/>
    <w:rsid w:val="003162A7"/>
    <w:rsid w:val="00316508"/>
    <w:rsid w:val="003167C3"/>
    <w:rsid w:val="00316CD2"/>
    <w:rsid w:val="003172E2"/>
    <w:rsid w:val="00317A34"/>
    <w:rsid w:val="003200DD"/>
    <w:rsid w:val="00320302"/>
    <w:rsid w:val="00320621"/>
    <w:rsid w:val="00321595"/>
    <w:rsid w:val="00321B22"/>
    <w:rsid w:val="00322712"/>
    <w:rsid w:val="00322BDD"/>
    <w:rsid w:val="0032513F"/>
    <w:rsid w:val="00325211"/>
    <w:rsid w:val="00325585"/>
    <w:rsid w:val="003258BA"/>
    <w:rsid w:val="00325CF0"/>
    <w:rsid w:val="00326B61"/>
    <w:rsid w:val="00330686"/>
    <w:rsid w:val="00330881"/>
    <w:rsid w:val="00330E3D"/>
    <w:rsid w:val="00331159"/>
    <w:rsid w:val="00331243"/>
    <w:rsid w:val="0033134B"/>
    <w:rsid w:val="00331685"/>
    <w:rsid w:val="0033225C"/>
    <w:rsid w:val="003323B1"/>
    <w:rsid w:val="00332A9D"/>
    <w:rsid w:val="00333172"/>
    <w:rsid w:val="00333D37"/>
    <w:rsid w:val="00333EF5"/>
    <w:rsid w:val="00334544"/>
    <w:rsid w:val="00334EB7"/>
    <w:rsid w:val="00334F11"/>
    <w:rsid w:val="00335816"/>
    <w:rsid w:val="00335B37"/>
    <w:rsid w:val="00335D1F"/>
    <w:rsid w:val="00335DB0"/>
    <w:rsid w:val="00336BB6"/>
    <w:rsid w:val="00337528"/>
    <w:rsid w:val="003376FF"/>
    <w:rsid w:val="0033788D"/>
    <w:rsid w:val="00337FE2"/>
    <w:rsid w:val="003402FB"/>
    <w:rsid w:val="003404E4"/>
    <w:rsid w:val="003407C7"/>
    <w:rsid w:val="00340872"/>
    <w:rsid w:val="003411E0"/>
    <w:rsid w:val="003417C4"/>
    <w:rsid w:val="003418F6"/>
    <w:rsid w:val="00341FA4"/>
    <w:rsid w:val="00341FB5"/>
    <w:rsid w:val="00342360"/>
    <w:rsid w:val="003424C4"/>
    <w:rsid w:val="00342CB0"/>
    <w:rsid w:val="00344BC2"/>
    <w:rsid w:val="00345AF2"/>
    <w:rsid w:val="00345FB7"/>
    <w:rsid w:val="00346006"/>
    <w:rsid w:val="0034608E"/>
    <w:rsid w:val="003465CB"/>
    <w:rsid w:val="003466AB"/>
    <w:rsid w:val="00346DA5"/>
    <w:rsid w:val="003502F7"/>
    <w:rsid w:val="0035049C"/>
    <w:rsid w:val="00350873"/>
    <w:rsid w:val="003515C4"/>
    <w:rsid w:val="00351ABD"/>
    <w:rsid w:val="00351F69"/>
    <w:rsid w:val="00353AF0"/>
    <w:rsid w:val="003545AD"/>
    <w:rsid w:val="00354BF8"/>
    <w:rsid w:val="00354DD2"/>
    <w:rsid w:val="00354DEA"/>
    <w:rsid w:val="00355946"/>
    <w:rsid w:val="003561D1"/>
    <w:rsid w:val="003561EF"/>
    <w:rsid w:val="003564CA"/>
    <w:rsid w:val="00356AF0"/>
    <w:rsid w:val="00357157"/>
    <w:rsid w:val="0035723F"/>
    <w:rsid w:val="0035765A"/>
    <w:rsid w:val="00357960"/>
    <w:rsid w:val="00357A09"/>
    <w:rsid w:val="0036033D"/>
    <w:rsid w:val="00360AC7"/>
    <w:rsid w:val="003617A6"/>
    <w:rsid w:val="0036180B"/>
    <w:rsid w:val="00361872"/>
    <w:rsid w:val="003623E3"/>
    <w:rsid w:val="00362A70"/>
    <w:rsid w:val="00362AC4"/>
    <w:rsid w:val="00362D9C"/>
    <w:rsid w:val="003631B1"/>
    <w:rsid w:val="003631DB"/>
    <w:rsid w:val="003636BF"/>
    <w:rsid w:val="00363DA5"/>
    <w:rsid w:val="003652F8"/>
    <w:rsid w:val="003670BD"/>
    <w:rsid w:val="003676ED"/>
    <w:rsid w:val="00370340"/>
    <w:rsid w:val="00370806"/>
    <w:rsid w:val="00370B37"/>
    <w:rsid w:val="00370B7A"/>
    <w:rsid w:val="003716AF"/>
    <w:rsid w:val="0037194F"/>
    <w:rsid w:val="00372CDC"/>
    <w:rsid w:val="00373424"/>
    <w:rsid w:val="003743D1"/>
    <w:rsid w:val="003749AD"/>
    <w:rsid w:val="00374B34"/>
    <w:rsid w:val="00374ECA"/>
    <w:rsid w:val="0037547E"/>
    <w:rsid w:val="003758CF"/>
    <w:rsid w:val="00376F1C"/>
    <w:rsid w:val="00377BDC"/>
    <w:rsid w:val="00377F16"/>
    <w:rsid w:val="0038022F"/>
    <w:rsid w:val="0038253F"/>
    <w:rsid w:val="00382561"/>
    <w:rsid w:val="00383142"/>
    <w:rsid w:val="00384717"/>
    <w:rsid w:val="0038495C"/>
    <w:rsid w:val="00384ACB"/>
    <w:rsid w:val="00385564"/>
    <w:rsid w:val="00385CB4"/>
    <w:rsid w:val="003869F6"/>
    <w:rsid w:val="00386B04"/>
    <w:rsid w:val="003870FB"/>
    <w:rsid w:val="00390229"/>
    <w:rsid w:val="00390368"/>
    <w:rsid w:val="00390F4C"/>
    <w:rsid w:val="003911E6"/>
    <w:rsid w:val="0039179F"/>
    <w:rsid w:val="00392742"/>
    <w:rsid w:val="003927A9"/>
    <w:rsid w:val="00392A53"/>
    <w:rsid w:val="003932B0"/>
    <w:rsid w:val="00393DAA"/>
    <w:rsid w:val="00394066"/>
    <w:rsid w:val="003943CE"/>
    <w:rsid w:val="00394B05"/>
    <w:rsid w:val="003952D8"/>
    <w:rsid w:val="003962E6"/>
    <w:rsid w:val="003965B5"/>
    <w:rsid w:val="003966FC"/>
    <w:rsid w:val="003A0664"/>
    <w:rsid w:val="003A0745"/>
    <w:rsid w:val="003A0D56"/>
    <w:rsid w:val="003A15F4"/>
    <w:rsid w:val="003A16A5"/>
    <w:rsid w:val="003A170B"/>
    <w:rsid w:val="003A1789"/>
    <w:rsid w:val="003A17BF"/>
    <w:rsid w:val="003A1B19"/>
    <w:rsid w:val="003A25FD"/>
    <w:rsid w:val="003A2A6B"/>
    <w:rsid w:val="003A2BA8"/>
    <w:rsid w:val="003A2D5C"/>
    <w:rsid w:val="003A3942"/>
    <w:rsid w:val="003A3AE3"/>
    <w:rsid w:val="003A3CA4"/>
    <w:rsid w:val="003A3CBF"/>
    <w:rsid w:val="003A40D8"/>
    <w:rsid w:val="003A43A7"/>
    <w:rsid w:val="003A49DA"/>
    <w:rsid w:val="003A4FC0"/>
    <w:rsid w:val="003A5332"/>
    <w:rsid w:val="003A5E36"/>
    <w:rsid w:val="003A5F57"/>
    <w:rsid w:val="003A6261"/>
    <w:rsid w:val="003A68AA"/>
    <w:rsid w:val="003A6A52"/>
    <w:rsid w:val="003A727D"/>
    <w:rsid w:val="003A744F"/>
    <w:rsid w:val="003A79C9"/>
    <w:rsid w:val="003B003C"/>
    <w:rsid w:val="003B0744"/>
    <w:rsid w:val="003B0754"/>
    <w:rsid w:val="003B181F"/>
    <w:rsid w:val="003B182C"/>
    <w:rsid w:val="003B195A"/>
    <w:rsid w:val="003B1F18"/>
    <w:rsid w:val="003B2150"/>
    <w:rsid w:val="003B28F3"/>
    <w:rsid w:val="003B3715"/>
    <w:rsid w:val="003B37E0"/>
    <w:rsid w:val="003B3BA6"/>
    <w:rsid w:val="003B3D8B"/>
    <w:rsid w:val="003B45B1"/>
    <w:rsid w:val="003B4811"/>
    <w:rsid w:val="003B4DF4"/>
    <w:rsid w:val="003B68D1"/>
    <w:rsid w:val="003B78D6"/>
    <w:rsid w:val="003B7AED"/>
    <w:rsid w:val="003B7BA5"/>
    <w:rsid w:val="003B7BDA"/>
    <w:rsid w:val="003B7FE3"/>
    <w:rsid w:val="003C0BD6"/>
    <w:rsid w:val="003C1339"/>
    <w:rsid w:val="003C1DDD"/>
    <w:rsid w:val="003C1E26"/>
    <w:rsid w:val="003C2F94"/>
    <w:rsid w:val="003C31E6"/>
    <w:rsid w:val="003C3353"/>
    <w:rsid w:val="003C3763"/>
    <w:rsid w:val="003C3AFE"/>
    <w:rsid w:val="003C494C"/>
    <w:rsid w:val="003C4AB0"/>
    <w:rsid w:val="003C4B1C"/>
    <w:rsid w:val="003C4E65"/>
    <w:rsid w:val="003C5DDB"/>
    <w:rsid w:val="003C5E94"/>
    <w:rsid w:val="003C751A"/>
    <w:rsid w:val="003C787F"/>
    <w:rsid w:val="003C78E5"/>
    <w:rsid w:val="003C7FA8"/>
    <w:rsid w:val="003D0030"/>
    <w:rsid w:val="003D0900"/>
    <w:rsid w:val="003D1D7F"/>
    <w:rsid w:val="003D2475"/>
    <w:rsid w:val="003D2A0F"/>
    <w:rsid w:val="003D3623"/>
    <w:rsid w:val="003D438F"/>
    <w:rsid w:val="003D44F2"/>
    <w:rsid w:val="003D45CF"/>
    <w:rsid w:val="003D4D6C"/>
    <w:rsid w:val="003D5042"/>
    <w:rsid w:val="003D60F3"/>
    <w:rsid w:val="003D6AA5"/>
    <w:rsid w:val="003D7590"/>
    <w:rsid w:val="003D7669"/>
    <w:rsid w:val="003E0818"/>
    <w:rsid w:val="003E0C8D"/>
    <w:rsid w:val="003E2772"/>
    <w:rsid w:val="003E28AF"/>
    <w:rsid w:val="003E28BA"/>
    <w:rsid w:val="003E28C8"/>
    <w:rsid w:val="003E2F52"/>
    <w:rsid w:val="003E2FDC"/>
    <w:rsid w:val="003E3192"/>
    <w:rsid w:val="003E3230"/>
    <w:rsid w:val="003E4C4B"/>
    <w:rsid w:val="003E5A24"/>
    <w:rsid w:val="003E5F95"/>
    <w:rsid w:val="003E6093"/>
    <w:rsid w:val="003E6842"/>
    <w:rsid w:val="003E6B2A"/>
    <w:rsid w:val="003E7B47"/>
    <w:rsid w:val="003F0467"/>
    <w:rsid w:val="003F04A0"/>
    <w:rsid w:val="003F0B19"/>
    <w:rsid w:val="003F10B9"/>
    <w:rsid w:val="003F142B"/>
    <w:rsid w:val="003F174A"/>
    <w:rsid w:val="003F1D50"/>
    <w:rsid w:val="003F249F"/>
    <w:rsid w:val="003F277A"/>
    <w:rsid w:val="003F2FBB"/>
    <w:rsid w:val="003F4BE2"/>
    <w:rsid w:val="003F4C14"/>
    <w:rsid w:val="003F4D5F"/>
    <w:rsid w:val="003F4D8A"/>
    <w:rsid w:val="003F4ED4"/>
    <w:rsid w:val="003F5C23"/>
    <w:rsid w:val="003F5C4A"/>
    <w:rsid w:val="003F6210"/>
    <w:rsid w:val="003F6517"/>
    <w:rsid w:val="003F6CBF"/>
    <w:rsid w:val="00400031"/>
    <w:rsid w:val="00400649"/>
    <w:rsid w:val="00400CDF"/>
    <w:rsid w:val="00400F33"/>
    <w:rsid w:val="00402432"/>
    <w:rsid w:val="00402B95"/>
    <w:rsid w:val="00402BFA"/>
    <w:rsid w:val="00402F6C"/>
    <w:rsid w:val="00403249"/>
    <w:rsid w:val="00403767"/>
    <w:rsid w:val="00403AA4"/>
    <w:rsid w:val="00403AC5"/>
    <w:rsid w:val="00404DB2"/>
    <w:rsid w:val="00405807"/>
    <w:rsid w:val="00405B68"/>
    <w:rsid w:val="00406345"/>
    <w:rsid w:val="00406715"/>
    <w:rsid w:val="00406A04"/>
    <w:rsid w:val="00406C92"/>
    <w:rsid w:val="00407D0F"/>
    <w:rsid w:val="0040F7E9"/>
    <w:rsid w:val="0041130C"/>
    <w:rsid w:val="00412983"/>
    <w:rsid w:val="00413190"/>
    <w:rsid w:val="00413E54"/>
    <w:rsid w:val="00413FB2"/>
    <w:rsid w:val="00414422"/>
    <w:rsid w:val="004151D5"/>
    <w:rsid w:val="004152FE"/>
    <w:rsid w:val="00415CF6"/>
    <w:rsid w:val="004161EA"/>
    <w:rsid w:val="004162E1"/>
    <w:rsid w:val="004163BA"/>
    <w:rsid w:val="004168FE"/>
    <w:rsid w:val="00417790"/>
    <w:rsid w:val="00420EBB"/>
    <w:rsid w:val="0042125B"/>
    <w:rsid w:val="00421E48"/>
    <w:rsid w:val="004223FC"/>
    <w:rsid w:val="004233F1"/>
    <w:rsid w:val="00423A24"/>
    <w:rsid w:val="0042434B"/>
    <w:rsid w:val="00425105"/>
    <w:rsid w:val="00425132"/>
    <w:rsid w:val="004251BC"/>
    <w:rsid w:val="004254F0"/>
    <w:rsid w:val="00425C0B"/>
    <w:rsid w:val="00425F86"/>
    <w:rsid w:val="00426025"/>
    <w:rsid w:val="00426333"/>
    <w:rsid w:val="00426ADD"/>
    <w:rsid w:val="00426B97"/>
    <w:rsid w:val="00427008"/>
    <w:rsid w:val="00430621"/>
    <w:rsid w:val="0043079C"/>
    <w:rsid w:val="00430FA5"/>
    <w:rsid w:val="0043124D"/>
    <w:rsid w:val="00431A2F"/>
    <w:rsid w:val="00431AB8"/>
    <w:rsid w:val="0043208E"/>
    <w:rsid w:val="004322F4"/>
    <w:rsid w:val="00433F24"/>
    <w:rsid w:val="004346A1"/>
    <w:rsid w:val="00434AA0"/>
    <w:rsid w:val="00434F00"/>
    <w:rsid w:val="00434F94"/>
    <w:rsid w:val="00435233"/>
    <w:rsid w:val="004359C8"/>
    <w:rsid w:val="00435C77"/>
    <w:rsid w:val="00436110"/>
    <w:rsid w:val="00436142"/>
    <w:rsid w:val="00436C69"/>
    <w:rsid w:val="0043701A"/>
    <w:rsid w:val="00437279"/>
    <w:rsid w:val="00437A58"/>
    <w:rsid w:val="00437E4B"/>
    <w:rsid w:val="0044108D"/>
    <w:rsid w:val="00441B2F"/>
    <w:rsid w:val="00443CB1"/>
    <w:rsid w:val="00444374"/>
    <w:rsid w:val="00444C13"/>
    <w:rsid w:val="00444D56"/>
    <w:rsid w:val="00445A14"/>
    <w:rsid w:val="004462E9"/>
    <w:rsid w:val="0044634D"/>
    <w:rsid w:val="00446C1F"/>
    <w:rsid w:val="00446D25"/>
    <w:rsid w:val="00446FCC"/>
    <w:rsid w:val="0044704E"/>
    <w:rsid w:val="00447995"/>
    <w:rsid w:val="00447FA0"/>
    <w:rsid w:val="00450025"/>
    <w:rsid w:val="00451724"/>
    <w:rsid w:val="004519C6"/>
    <w:rsid w:val="004519E1"/>
    <w:rsid w:val="00452682"/>
    <w:rsid w:val="004526DC"/>
    <w:rsid w:val="00452E13"/>
    <w:rsid w:val="004530CD"/>
    <w:rsid w:val="00453418"/>
    <w:rsid w:val="0045342F"/>
    <w:rsid w:val="00453934"/>
    <w:rsid w:val="0045446F"/>
    <w:rsid w:val="00454B1B"/>
    <w:rsid w:val="00455C80"/>
    <w:rsid w:val="00455C9A"/>
    <w:rsid w:val="00456257"/>
    <w:rsid w:val="00456263"/>
    <w:rsid w:val="0045670C"/>
    <w:rsid w:val="00456711"/>
    <w:rsid w:val="004568E5"/>
    <w:rsid w:val="0045707E"/>
    <w:rsid w:val="0045708C"/>
    <w:rsid w:val="00457251"/>
    <w:rsid w:val="00457DE1"/>
    <w:rsid w:val="004600E1"/>
    <w:rsid w:val="00460840"/>
    <w:rsid w:val="004613A9"/>
    <w:rsid w:val="00461D98"/>
    <w:rsid w:val="00463321"/>
    <w:rsid w:val="00463358"/>
    <w:rsid w:val="004652F7"/>
    <w:rsid w:val="004658E4"/>
    <w:rsid w:val="004660ED"/>
    <w:rsid w:val="004667BF"/>
    <w:rsid w:val="004674E0"/>
    <w:rsid w:val="0047063B"/>
    <w:rsid w:val="0047087A"/>
    <w:rsid w:val="00470D99"/>
    <w:rsid w:val="00471B08"/>
    <w:rsid w:val="00471B95"/>
    <w:rsid w:val="00471CD3"/>
    <w:rsid w:val="00471D7B"/>
    <w:rsid w:val="00471E5A"/>
    <w:rsid w:val="0047238D"/>
    <w:rsid w:val="00472B09"/>
    <w:rsid w:val="00473788"/>
    <w:rsid w:val="00474873"/>
    <w:rsid w:val="00475286"/>
    <w:rsid w:val="00475573"/>
    <w:rsid w:val="0047576A"/>
    <w:rsid w:val="004759E4"/>
    <w:rsid w:val="0047641D"/>
    <w:rsid w:val="0047646A"/>
    <w:rsid w:val="00476645"/>
    <w:rsid w:val="00476E7B"/>
    <w:rsid w:val="00476EB3"/>
    <w:rsid w:val="00477C81"/>
    <w:rsid w:val="00480812"/>
    <w:rsid w:val="0048142C"/>
    <w:rsid w:val="00481CE8"/>
    <w:rsid w:val="0048303D"/>
    <w:rsid w:val="004841DF"/>
    <w:rsid w:val="00484BD3"/>
    <w:rsid w:val="00485530"/>
    <w:rsid w:val="0048617C"/>
    <w:rsid w:val="0048674B"/>
    <w:rsid w:val="004874D7"/>
    <w:rsid w:val="00487524"/>
    <w:rsid w:val="00487AB7"/>
    <w:rsid w:val="00487CCB"/>
    <w:rsid w:val="00490265"/>
    <w:rsid w:val="004906EA"/>
    <w:rsid w:val="00492359"/>
    <w:rsid w:val="0049267A"/>
    <w:rsid w:val="00492A48"/>
    <w:rsid w:val="00492C4C"/>
    <w:rsid w:val="00492D93"/>
    <w:rsid w:val="00493371"/>
    <w:rsid w:val="004936FE"/>
    <w:rsid w:val="00494498"/>
    <w:rsid w:val="004961E2"/>
    <w:rsid w:val="004968CE"/>
    <w:rsid w:val="00496B87"/>
    <w:rsid w:val="00496D19"/>
    <w:rsid w:val="00496E3E"/>
    <w:rsid w:val="00497874"/>
    <w:rsid w:val="00497FED"/>
    <w:rsid w:val="004A0319"/>
    <w:rsid w:val="004A0AFE"/>
    <w:rsid w:val="004A1BC4"/>
    <w:rsid w:val="004A1C0E"/>
    <w:rsid w:val="004A1C90"/>
    <w:rsid w:val="004A2361"/>
    <w:rsid w:val="004A24DD"/>
    <w:rsid w:val="004A2EC6"/>
    <w:rsid w:val="004A3C33"/>
    <w:rsid w:val="004A3DF3"/>
    <w:rsid w:val="004A3EAA"/>
    <w:rsid w:val="004A412F"/>
    <w:rsid w:val="004A4405"/>
    <w:rsid w:val="004A4960"/>
    <w:rsid w:val="004A4AB6"/>
    <w:rsid w:val="004A5277"/>
    <w:rsid w:val="004A6699"/>
    <w:rsid w:val="004A6C1E"/>
    <w:rsid w:val="004A6C91"/>
    <w:rsid w:val="004A7B05"/>
    <w:rsid w:val="004A7B9A"/>
    <w:rsid w:val="004B111A"/>
    <w:rsid w:val="004B1166"/>
    <w:rsid w:val="004B173C"/>
    <w:rsid w:val="004B1877"/>
    <w:rsid w:val="004B1B42"/>
    <w:rsid w:val="004B1B6D"/>
    <w:rsid w:val="004B1E11"/>
    <w:rsid w:val="004B2414"/>
    <w:rsid w:val="004B29FE"/>
    <w:rsid w:val="004B2DF1"/>
    <w:rsid w:val="004B309E"/>
    <w:rsid w:val="004B3306"/>
    <w:rsid w:val="004B4E6A"/>
    <w:rsid w:val="004B59E6"/>
    <w:rsid w:val="004B5B4B"/>
    <w:rsid w:val="004B5C18"/>
    <w:rsid w:val="004B5C89"/>
    <w:rsid w:val="004B6B76"/>
    <w:rsid w:val="004B7635"/>
    <w:rsid w:val="004B7B9A"/>
    <w:rsid w:val="004B7D52"/>
    <w:rsid w:val="004B7ED6"/>
    <w:rsid w:val="004C07D1"/>
    <w:rsid w:val="004C07F7"/>
    <w:rsid w:val="004C0E9A"/>
    <w:rsid w:val="004C0EBA"/>
    <w:rsid w:val="004C1BA3"/>
    <w:rsid w:val="004C1D65"/>
    <w:rsid w:val="004C22DE"/>
    <w:rsid w:val="004C291A"/>
    <w:rsid w:val="004C2EDA"/>
    <w:rsid w:val="004C33D6"/>
    <w:rsid w:val="004C3E6E"/>
    <w:rsid w:val="004C4CE2"/>
    <w:rsid w:val="004C50B6"/>
    <w:rsid w:val="004C56A7"/>
    <w:rsid w:val="004C5918"/>
    <w:rsid w:val="004C637F"/>
    <w:rsid w:val="004D01A9"/>
    <w:rsid w:val="004D061F"/>
    <w:rsid w:val="004D0B87"/>
    <w:rsid w:val="004D254C"/>
    <w:rsid w:val="004D3871"/>
    <w:rsid w:val="004D50AC"/>
    <w:rsid w:val="004D50CA"/>
    <w:rsid w:val="004D542A"/>
    <w:rsid w:val="004D555B"/>
    <w:rsid w:val="004D57BF"/>
    <w:rsid w:val="004D676E"/>
    <w:rsid w:val="004D78E8"/>
    <w:rsid w:val="004D7983"/>
    <w:rsid w:val="004D7E8B"/>
    <w:rsid w:val="004E0D62"/>
    <w:rsid w:val="004E126E"/>
    <w:rsid w:val="004E16F6"/>
    <w:rsid w:val="004E1EF4"/>
    <w:rsid w:val="004E3237"/>
    <w:rsid w:val="004E377A"/>
    <w:rsid w:val="004E3F8D"/>
    <w:rsid w:val="004E42C8"/>
    <w:rsid w:val="004E449B"/>
    <w:rsid w:val="004E45C9"/>
    <w:rsid w:val="004E4646"/>
    <w:rsid w:val="004E4F7B"/>
    <w:rsid w:val="004E52BF"/>
    <w:rsid w:val="004E55A8"/>
    <w:rsid w:val="004E56C0"/>
    <w:rsid w:val="004E68B5"/>
    <w:rsid w:val="004E6982"/>
    <w:rsid w:val="004E709F"/>
    <w:rsid w:val="004E7590"/>
    <w:rsid w:val="004F118C"/>
    <w:rsid w:val="004F19E4"/>
    <w:rsid w:val="004F220D"/>
    <w:rsid w:val="004F2AE3"/>
    <w:rsid w:val="004F3A14"/>
    <w:rsid w:val="004F3B12"/>
    <w:rsid w:val="004F426C"/>
    <w:rsid w:val="004F4439"/>
    <w:rsid w:val="004F495E"/>
    <w:rsid w:val="004F5680"/>
    <w:rsid w:val="004F5895"/>
    <w:rsid w:val="004F6024"/>
    <w:rsid w:val="004F60E1"/>
    <w:rsid w:val="004F6807"/>
    <w:rsid w:val="004F6A32"/>
    <w:rsid w:val="004F7282"/>
    <w:rsid w:val="004F7290"/>
    <w:rsid w:val="004F7636"/>
    <w:rsid w:val="004F7D5B"/>
    <w:rsid w:val="00500243"/>
    <w:rsid w:val="005009A7"/>
    <w:rsid w:val="005011A6"/>
    <w:rsid w:val="005020DA"/>
    <w:rsid w:val="005027C3"/>
    <w:rsid w:val="00502B1E"/>
    <w:rsid w:val="005039FF"/>
    <w:rsid w:val="00503B96"/>
    <w:rsid w:val="00504469"/>
    <w:rsid w:val="00504A29"/>
    <w:rsid w:val="005051E0"/>
    <w:rsid w:val="00505D7E"/>
    <w:rsid w:val="00506818"/>
    <w:rsid w:val="00506A2C"/>
    <w:rsid w:val="005071A4"/>
    <w:rsid w:val="0050772B"/>
    <w:rsid w:val="00507A91"/>
    <w:rsid w:val="00507AD0"/>
    <w:rsid w:val="005107E3"/>
    <w:rsid w:val="0051106B"/>
    <w:rsid w:val="005114B3"/>
    <w:rsid w:val="005125D4"/>
    <w:rsid w:val="00512654"/>
    <w:rsid w:val="005127C1"/>
    <w:rsid w:val="00512B33"/>
    <w:rsid w:val="00513635"/>
    <w:rsid w:val="005137CE"/>
    <w:rsid w:val="00513FAA"/>
    <w:rsid w:val="005140F3"/>
    <w:rsid w:val="00514727"/>
    <w:rsid w:val="005152D4"/>
    <w:rsid w:val="00516765"/>
    <w:rsid w:val="00516C31"/>
    <w:rsid w:val="00516E82"/>
    <w:rsid w:val="0051727F"/>
    <w:rsid w:val="00517C43"/>
    <w:rsid w:val="00520279"/>
    <w:rsid w:val="005205D6"/>
    <w:rsid w:val="005209AD"/>
    <w:rsid w:val="00520C5B"/>
    <w:rsid w:val="00521363"/>
    <w:rsid w:val="00521526"/>
    <w:rsid w:val="00521CB7"/>
    <w:rsid w:val="00521D6E"/>
    <w:rsid w:val="005221CF"/>
    <w:rsid w:val="005233AD"/>
    <w:rsid w:val="005240D9"/>
    <w:rsid w:val="00524454"/>
    <w:rsid w:val="00524FEE"/>
    <w:rsid w:val="0052533B"/>
    <w:rsid w:val="0052617F"/>
    <w:rsid w:val="0052658C"/>
    <w:rsid w:val="00526F33"/>
    <w:rsid w:val="00527A65"/>
    <w:rsid w:val="005302E8"/>
    <w:rsid w:val="00530F03"/>
    <w:rsid w:val="005312AE"/>
    <w:rsid w:val="0053257E"/>
    <w:rsid w:val="00532A5A"/>
    <w:rsid w:val="00532B90"/>
    <w:rsid w:val="0053592D"/>
    <w:rsid w:val="00535A8E"/>
    <w:rsid w:val="005401A9"/>
    <w:rsid w:val="00540551"/>
    <w:rsid w:val="0054157C"/>
    <w:rsid w:val="00541F7D"/>
    <w:rsid w:val="00542421"/>
    <w:rsid w:val="005427FE"/>
    <w:rsid w:val="00542967"/>
    <w:rsid w:val="00542B3E"/>
    <w:rsid w:val="00542E44"/>
    <w:rsid w:val="005436C2"/>
    <w:rsid w:val="005436D3"/>
    <w:rsid w:val="00543B4C"/>
    <w:rsid w:val="005443CE"/>
    <w:rsid w:val="0054468F"/>
    <w:rsid w:val="00545334"/>
    <w:rsid w:val="00545486"/>
    <w:rsid w:val="005458DE"/>
    <w:rsid w:val="00545945"/>
    <w:rsid w:val="00545FCB"/>
    <w:rsid w:val="0054602C"/>
    <w:rsid w:val="005465BF"/>
    <w:rsid w:val="0054664C"/>
    <w:rsid w:val="00546FAF"/>
    <w:rsid w:val="005471BF"/>
    <w:rsid w:val="0054746D"/>
    <w:rsid w:val="005476F3"/>
    <w:rsid w:val="00547ADD"/>
    <w:rsid w:val="00547C1D"/>
    <w:rsid w:val="005500EC"/>
    <w:rsid w:val="00550708"/>
    <w:rsid w:val="00550DE8"/>
    <w:rsid w:val="0055277D"/>
    <w:rsid w:val="00552C86"/>
    <w:rsid w:val="0055372C"/>
    <w:rsid w:val="005539F3"/>
    <w:rsid w:val="00553EA8"/>
    <w:rsid w:val="00553EFA"/>
    <w:rsid w:val="00554A23"/>
    <w:rsid w:val="00555373"/>
    <w:rsid w:val="005558EB"/>
    <w:rsid w:val="005559DA"/>
    <w:rsid w:val="00555B96"/>
    <w:rsid w:val="00556EB2"/>
    <w:rsid w:val="00556EFE"/>
    <w:rsid w:val="00556F92"/>
    <w:rsid w:val="0055777A"/>
    <w:rsid w:val="00557C8F"/>
    <w:rsid w:val="00557E44"/>
    <w:rsid w:val="005602A3"/>
    <w:rsid w:val="00560DDC"/>
    <w:rsid w:val="00561680"/>
    <w:rsid w:val="00561AA4"/>
    <w:rsid w:val="00562FDC"/>
    <w:rsid w:val="005634B3"/>
    <w:rsid w:val="00563621"/>
    <w:rsid w:val="0056465B"/>
    <w:rsid w:val="00564E36"/>
    <w:rsid w:val="0056517B"/>
    <w:rsid w:val="005652B7"/>
    <w:rsid w:val="00565F63"/>
    <w:rsid w:val="0056600A"/>
    <w:rsid w:val="00566468"/>
    <w:rsid w:val="00566E54"/>
    <w:rsid w:val="005672D9"/>
    <w:rsid w:val="00567514"/>
    <w:rsid w:val="00567F30"/>
    <w:rsid w:val="0057081F"/>
    <w:rsid w:val="005709D4"/>
    <w:rsid w:val="0057136A"/>
    <w:rsid w:val="005717B7"/>
    <w:rsid w:val="00571B7C"/>
    <w:rsid w:val="00571BA3"/>
    <w:rsid w:val="00571C7A"/>
    <w:rsid w:val="005726AA"/>
    <w:rsid w:val="005727FA"/>
    <w:rsid w:val="00574600"/>
    <w:rsid w:val="0057483E"/>
    <w:rsid w:val="005756BB"/>
    <w:rsid w:val="005757AA"/>
    <w:rsid w:val="00575BE0"/>
    <w:rsid w:val="005761F5"/>
    <w:rsid w:val="00576F03"/>
    <w:rsid w:val="00577033"/>
    <w:rsid w:val="005776EE"/>
    <w:rsid w:val="00580026"/>
    <w:rsid w:val="00580274"/>
    <w:rsid w:val="005803E5"/>
    <w:rsid w:val="0058089F"/>
    <w:rsid w:val="00582420"/>
    <w:rsid w:val="00582D03"/>
    <w:rsid w:val="005831F7"/>
    <w:rsid w:val="0058336B"/>
    <w:rsid w:val="00584243"/>
    <w:rsid w:val="00584616"/>
    <w:rsid w:val="005846BC"/>
    <w:rsid w:val="00584DC0"/>
    <w:rsid w:val="00584EB1"/>
    <w:rsid w:val="00584ED6"/>
    <w:rsid w:val="005864C1"/>
    <w:rsid w:val="00587858"/>
    <w:rsid w:val="00587ADA"/>
    <w:rsid w:val="00587C76"/>
    <w:rsid w:val="00591288"/>
    <w:rsid w:val="00591F75"/>
    <w:rsid w:val="00592390"/>
    <w:rsid w:val="005923A1"/>
    <w:rsid w:val="005923A4"/>
    <w:rsid w:val="00593191"/>
    <w:rsid w:val="005932A6"/>
    <w:rsid w:val="005935DD"/>
    <w:rsid w:val="00594292"/>
    <w:rsid w:val="005946E3"/>
    <w:rsid w:val="0059518F"/>
    <w:rsid w:val="005966E6"/>
    <w:rsid w:val="00596988"/>
    <w:rsid w:val="00597481"/>
    <w:rsid w:val="005978B6"/>
    <w:rsid w:val="00597D50"/>
    <w:rsid w:val="00597FF7"/>
    <w:rsid w:val="005A015F"/>
    <w:rsid w:val="005A03DF"/>
    <w:rsid w:val="005A13D2"/>
    <w:rsid w:val="005A1509"/>
    <w:rsid w:val="005A17E2"/>
    <w:rsid w:val="005A2212"/>
    <w:rsid w:val="005A2245"/>
    <w:rsid w:val="005A2652"/>
    <w:rsid w:val="005A2729"/>
    <w:rsid w:val="005A31CD"/>
    <w:rsid w:val="005A37E1"/>
    <w:rsid w:val="005A3AA7"/>
    <w:rsid w:val="005A3AB5"/>
    <w:rsid w:val="005A3EDB"/>
    <w:rsid w:val="005A401E"/>
    <w:rsid w:val="005A4725"/>
    <w:rsid w:val="005A4813"/>
    <w:rsid w:val="005A4F9B"/>
    <w:rsid w:val="005A5AB0"/>
    <w:rsid w:val="005A5B86"/>
    <w:rsid w:val="005A670D"/>
    <w:rsid w:val="005A6747"/>
    <w:rsid w:val="005A6CDF"/>
    <w:rsid w:val="005A7558"/>
    <w:rsid w:val="005A7943"/>
    <w:rsid w:val="005A7B0F"/>
    <w:rsid w:val="005B08C2"/>
    <w:rsid w:val="005B0AC5"/>
    <w:rsid w:val="005B1A11"/>
    <w:rsid w:val="005B2B0D"/>
    <w:rsid w:val="005B2BB7"/>
    <w:rsid w:val="005B331C"/>
    <w:rsid w:val="005B3A53"/>
    <w:rsid w:val="005B3C14"/>
    <w:rsid w:val="005B4503"/>
    <w:rsid w:val="005B455A"/>
    <w:rsid w:val="005B4585"/>
    <w:rsid w:val="005B4644"/>
    <w:rsid w:val="005B5294"/>
    <w:rsid w:val="005B5B30"/>
    <w:rsid w:val="005B5DD8"/>
    <w:rsid w:val="005B6933"/>
    <w:rsid w:val="005B69DC"/>
    <w:rsid w:val="005B69FF"/>
    <w:rsid w:val="005B7902"/>
    <w:rsid w:val="005C0585"/>
    <w:rsid w:val="005C0619"/>
    <w:rsid w:val="005C0771"/>
    <w:rsid w:val="005C0B23"/>
    <w:rsid w:val="005C2E1D"/>
    <w:rsid w:val="005C38C3"/>
    <w:rsid w:val="005C39EC"/>
    <w:rsid w:val="005C3FC7"/>
    <w:rsid w:val="005C45F8"/>
    <w:rsid w:val="005C472A"/>
    <w:rsid w:val="005C599C"/>
    <w:rsid w:val="005C5EC0"/>
    <w:rsid w:val="005C6017"/>
    <w:rsid w:val="005C687B"/>
    <w:rsid w:val="005C69F5"/>
    <w:rsid w:val="005C6F07"/>
    <w:rsid w:val="005C747A"/>
    <w:rsid w:val="005C7B01"/>
    <w:rsid w:val="005C7EE1"/>
    <w:rsid w:val="005D0227"/>
    <w:rsid w:val="005D0AAB"/>
    <w:rsid w:val="005D0AB8"/>
    <w:rsid w:val="005D0BB4"/>
    <w:rsid w:val="005D0F85"/>
    <w:rsid w:val="005D0FBD"/>
    <w:rsid w:val="005D10C5"/>
    <w:rsid w:val="005D160D"/>
    <w:rsid w:val="005D1880"/>
    <w:rsid w:val="005D1DC6"/>
    <w:rsid w:val="005D1EDF"/>
    <w:rsid w:val="005D293A"/>
    <w:rsid w:val="005D38B4"/>
    <w:rsid w:val="005D390D"/>
    <w:rsid w:val="005D3995"/>
    <w:rsid w:val="005D3E6A"/>
    <w:rsid w:val="005D432A"/>
    <w:rsid w:val="005D4937"/>
    <w:rsid w:val="005D4C11"/>
    <w:rsid w:val="005D52F1"/>
    <w:rsid w:val="005D5A1A"/>
    <w:rsid w:val="005D5AA6"/>
    <w:rsid w:val="005D5BC6"/>
    <w:rsid w:val="005D6250"/>
    <w:rsid w:val="005D6488"/>
    <w:rsid w:val="005D66FD"/>
    <w:rsid w:val="005D67EA"/>
    <w:rsid w:val="005D772A"/>
    <w:rsid w:val="005D780B"/>
    <w:rsid w:val="005D7CB7"/>
    <w:rsid w:val="005E070F"/>
    <w:rsid w:val="005E0B66"/>
    <w:rsid w:val="005E0F02"/>
    <w:rsid w:val="005E1343"/>
    <w:rsid w:val="005E1EAA"/>
    <w:rsid w:val="005E1EAB"/>
    <w:rsid w:val="005E2B78"/>
    <w:rsid w:val="005E3A2E"/>
    <w:rsid w:val="005E3C1F"/>
    <w:rsid w:val="005E4C01"/>
    <w:rsid w:val="005E4C22"/>
    <w:rsid w:val="005E4DB4"/>
    <w:rsid w:val="005E52F1"/>
    <w:rsid w:val="005E551D"/>
    <w:rsid w:val="005E55FB"/>
    <w:rsid w:val="005E6E47"/>
    <w:rsid w:val="005E6E70"/>
    <w:rsid w:val="005E6EFA"/>
    <w:rsid w:val="005E730F"/>
    <w:rsid w:val="005E737F"/>
    <w:rsid w:val="005F0008"/>
    <w:rsid w:val="005F09BF"/>
    <w:rsid w:val="005F0DA6"/>
    <w:rsid w:val="005F1389"/>
    <w:rsid w:val="005F1585"/>
    <w:rsid w:val="005F1A2D"/>
    <w:rsid w:val="005F2513"/>
    <w:rsid w:val="005F26D4"/>
    <w:rsid w:val="005F2F5A"/>
    <w:rsid w:val="005F4496"/>
    <w:rsid w:val="005F4DBF"/>
    <w:rsid w:val="005F4E85"/>
    <w:rsid w:val="005F53BA"/>
    <w:rsid w:val="005F5C37"/>
    <w:rsid w:val="005F6D35"/>
    <w:rsid w:val="005F6F9B"/>
    <w:rsid w:val="005F6FD2"/>
    <w:rsid w:val="005F7DB1"/>
    <w:rsid w:val="0060070A"/>
    <w:rsid w:val="00600869"/>
    <w:rsid w:val="00601F0F"/>
    <w:rsid w:val="00602945"/>
    <w:rsid w:val="006037A6"/>
    <w:rsid w:val="0060383B"/>
    <w:rsid w:val="00603E63"/>
    <w:rsid w:val="00604185"/>
    <w:rsid w:val="0060434F"/>
    <w:rsid w:val="00604ECA"/>
    <w:rsid w:val="00605172"/>
    <w:rsid w:val="0060654C"/>
    <w:rsid w:val="0060679B"/>
    <w:rsid w:val="0060688C"/>
    <w:rsid w:val="00610A4E"/>
    <w:rsid w:val="00610AA8"/>
    <w:rsid w:val="00610B2B"/>
    <w:rsid w:val="006115AE"/>
    <w:rsid w:val="00611BDC"/>
    <w:rsid w:val="00612C31"/>
    <w:rsid w:val="00612EFE"/>
    <w:rsid w:val="00612F99"/>
    <w:rsid w:val="0061400E"/>
    <w:rsid w:val="006140CB"/>
    <w:rsid w:val="00614325"/>
    <w:rsid w:val="006145FC"/>
    <w:rsid w:val="0061482C"/>
    <w:rsid w:val="00614858"/>
    <w:rsid w:val="00614CBE"/>
    <w:rsid w:val="006151E9"/>
    <w:rsid w:val="0061605C"/>
    <w:rsid w:val="0061610B"/>
    <w:rsid w:val="0061657C"/>
    <w:rsid w:val="0061663B"/>
    <w:rsid w:val="006166FF"/>
    <w:rsid w:val="00616989"/>
    <w:rsid w:val="00616A64"/>
    <w:rsid w:val="006173E6"/>
    <w:rsid w:val="00617755"/>
    <w:rsid w:val="00620200"/>
    <w:rsid w:val="0062079A"/>
    <w:rsid w:val="0062102F"/>
    <w:rsid w:val="006215AA"/>
    <w:rsid w:val="006225F1"/>
    <w:rsid w:val="006230B9"/>
    <w:rsid w:val="006231C0"/>
    <w:rsid w:val="00623697"/>
    <w:rsid w:val="006237C4"/>
    <w:rsid w:val="00624616"/>
    <w:rsid w:val="00624844"/>
    <w:rsid w:val="006253E0"/>
    <w:rsid w:val="00625B7B"/>
    <w:rsid w:val="00625E55"/>
    <w:rsid w:val="00626266"/>
    <w:rsid w:val="0062686F"/>
    <w:rsid w:val="00626E97"/>
    <w:rsid w:val="00626F2A"/>
    <w:rsid w:val="0062707F"/>
    <w:rsid w:val="00627A27"/>
    <w:rsid w:val="00627A74"/>
    <w:rsid w:val="0063019D"/>
    <w:rsid w:val="006304FA"/>
    <w:rsid w:val="00630B4F"/>
    <w:rsid w:val="00632547"/>
    <w:rsid w:val="00632DE2"/>
    <w:rsid w:val="00633AEE"/>
    <w:rsid w:val="00633E64"/>
    <w:rsid w:val="006340C0"/>
    <w:rsid w:val="0063435A"/>
    <w:rsid w:val="006345B6"/>
    <w:rsid w:val="00634655"/>
    <w:rsid w:val="00634928"/>
    <w:rsid w:val="00635125"/>
    <w:rsid w:val="00635689"/>
    <w:rsid w:val="00635FC1"/>
    <w:rsid w:val="00636067"/>
    <w:rsid w:val="0063643F"/>
    <w:rsid w:val="006378B2"/>
    <w:rsid w:val="00637941"/>
    <w:rsid w:val="00637A3F"/>
    <w:rsid w:val="006404EC"/>
    <w:rsid w:val="00642AAF"/>
    <w:rsid w:val="0064334E"/>
    <w:rsid w:val="00643DB3"/>
    <w:rsid w:val="00643DCB"/>
    <w:rsid w:val="006442E2"/>
    <w:rsid w:val="00644311"/>
    <w:rsid w:val="006443D7"/>
    <w:rsid w:val="0064608C"/>
    <w:rsid w:val="0064646D"/>
    <w:rsid w:val="00646C84"/>
    <w:rsid w:val="00647414"/>
    <w:rsid w:val="00647571"/>
    <w:rsid w:val="00647701"/>
    <w:rsid w:val="00647953"/>
    <w:rsid w:val="00647EC7"/>
    <w:rsid w:val="0065033E"/>
    <w:rsid w:val="00650DFB"/>
    <w:rsid w:val="00651249"/>
    <w:rsid w:val="0065142C"/>
    <w:rsid w:val="00651623"/>
    <w:rsid w:val="00652FD6"/>
    <w:rsid w:val="0065306C"/>
    <w:rsid w:val="00653187"/>
    <w:rsid w:val="006542D4"/>
    <w:rsid w:val="00654ADF"/>
    <w:rsid w:val="00654B27"/>
    <w:rsid w:val="0065639F"/>
    <w:rsid w:val="00656517"/>
    <w:rsid w:val="00656AA3"/>
    <w:rsid w:val="0065752E"/>
    <w:rsid w:val="006606D3"/>
    <w:rsid w:val="00661234"/>
    <w:rsid w:val="006614A0"/>
    <w:rsid w:val="00661C6E"/>
    <w:rsid w:val="0066213F"/>
    <w:rsid w:val="006623EF"/>
    <w:rsid w:val="00662AF7"/>
    <w:rsid w:val="00662BFA"/>
    <w:rsid w:val="00663DD8"/>
    <w:rsid w:val="006645B8"/>
    <w:rsid w:val="00664BCF"/>
    <w:rsid w:val="00664FEF"/>
    <w:rsid w:val="00665099"/>
    <w:rsid w:val="00665A24"/>
    <w:rsid w:val="00665A2E"/>
    <w:rsid w:val="00665C70"/>
    <w:rsid w:val="006660BA"/>
    <w:rsid w:val="00666178"/>
    <w:rsid w:val="0066648C"/>
    <w:rsid w:val="006665D6"/>
    <w:rsid w:val="00666679"/>
    <w:rsid w:val="0066732B"/>
    <w:rsid w:val="00667925"/>
    <w:rsid w:val="00670153"/>
    <w:rsid w:val="00670DBA"/>
    <w:rsid w:val="0067224C"/>
    <w:rsid w:val="006729EB"/>
    <w:rsid w:val="00673060"/>
    <w:rsid w:val="00673CDB"/>
    <w:rsid w:val="00673CF3"/>
    <w:rsid w:val="006754B1"/>
    <w:rsid w:val="0067580B"/>
    <w:rsid w:val="00675922"/>
    <w:rsid w:val="00675989"/>
    <w:rsid w:val="006759A7"/>
    <w:rsid w:val="00675E6A"/>
    <w:rsid w:val="00676849"/>
    <w:rsid w:val="006773B8"/>
    <w:rsid w:val="00677855"/>
    <w:rsid w:val="00677F33"/>
    <w:rsid w:val="006800A0"/>
    <w:rsid w:val="00680346"/>
    <w:rsid w:val="00680D9E"/>
    <w:rsid w:val="006811DF"/>
    <w:rsid w:val="006814E6"/>
    <w:rsid w:val="00681611"/>
    <w:rsid w:val="00681E4E"/>
    <w:rsid w:val="00682125"/>
    <w:rsid w:val="00682402"/>
    <w:rsid w:val="006826A8"/>
    <w:rsid w:val="006826DF"/>
    <w:rsid w:val="00682941"/>
    <w:rsid w:val="0068326D"/>
    <w:rsid w:val="00683683"/>
    <w:rsid w:val="00683AC5"/>
    <w:rsid w:val="00684192"/>
    <w:rsid w:val="00684640"/>
    <w:rsid w:val="00685755"/>
    <w:rsid w:val="00686816"/>
    <w:rsid w:val="0068686B"/>
    <w:rsid w:val="00686C84"/>
    <w:rsid w:val="006872EF"/>
    <w:rsid w:val="006873C3"/>
    <w:rsid w:val="0069040A"/>
    <w:rsid w:val="006905B5"/>
    <w:rsid w:val="00691223"/>
    <w:rsid w:val="006914BA"/>
    <w:rsid w:val="0069242A"/>
    <w:rsid w:val="006928BF"/>
    <w:rsid w:val="00692A91"/>
    <w:rsid w:val="00693928"/>
    <w:rsid w:val="00693963"/>
    <w:rsid w:val="00694165"/>
    <w:rsid w:val="00694651"/>
    <w:rsid w:val="00694E1B"/>
    <w:rsid w:val="00695C44"/>
    <w:rsid w:val="006965C7"/>
    <w:rsid w:val="00697390"/>
    <w:rsid w:val="006977E6"/>
    <w:rsid w:val="00697A61"/>
    <w:rsid w:val="00697E5F"/>
    <w:rsid w:val="00697F19"/>
    <w:rsid w:val="00697F25"/>
    <w:rsid w:val="006A1A61"/>
    <w:rsid w:val="006A1B47"/>
    <w:rsid w:val="006A20BB"/>
    <w:rsid w:val="006A2342"/>
    <w:rsid w:val="006A31D6"/>
    <w:rsid w:val="006A359A"/>
    <w:rsid w:val="006A36D2"/>
    <w:rsid w:val="006A3A50"/>
    <w:rsid w:val="006A3AEB"/>
    <w:rsid w:val="006A42D8"/>
    <w:rsid w:val="006A4498"/>
    <w:rsid w:val="006A4935"/>
    <w:rsid w:val="006A5D2F"/>
    <w:rsid w:val="006A7879"/>
    <w:rsid w:val="006B07B4"/>
    <w:rsid w:val="006B085A"/>
    <w:rsid w:val="006B0B5A"/>
    <w:rsid w:val="006B0C5C"/>
    <w:rsid w:val="006B1A90"/>
    <w:rsid w:val="006B1B21"/>
    <w:rsid w:val="006B2079"/>
    <w:rsid w:val="006B2A45"/>
    <w:rsid w:val="006B3CAC"/>
    <w:rsid w:val="006B400D"/>
    <w:rsid w:val="006B4301"/>
    <w:rsid w:val="006B46A9"/>
    <w:rsid w:val="006B4E8F"/>
    <w:rsid w:val="006B5407"/>
    <w:rsid w:val="006B549C"/>
    <w:rsid w:val="006B5571"/>
    <w:rsid w:val="006B55AB"/>
    <w:rsid w:val="006B59B8"/>
    <w:rsid w:val="006B72B6"/>
    <w:rsid w:val="006B7662"/>
    <w:rsid w:val="006B78CA"/>
    <w:rsid w:val="006B7C2E"/>
    <w:rsid w:val="006B7CC7"/>
    <w:rsid w:val="006B7D76"/>
    <w:rsid w:val="006C069D"/>
    <w:rsid w:val="006C1A6E"/>
    <w:rsid w:val="006C1A9F"/>
    <w:rsid w:val="006C22AD"/>
    <w:rsid w:val="006C2568"/>
    <w:rsid w:val="006C2C65"/>
    <w:rsid w:val="006C2D5D"/>
    <w:rsid w:val="006C3FD0"/>
    <w:rsid w:val="006C42A1"/>
    <w:rsid w:val="006C5BD5"/>
    <w:rsid w:val="006C6416"/>
    <w:rsid w:val="006C6CCD"/>
    <w:rsid w:val="006C6FEE"/>
    <w:rsid w:val="006D0193"/>
    <w:rsid w:val="006D0351"/>
    <w:rsid w:val="006D0A32"/>
    <w:rsid w:val="006D0DED"/>
    <w:rsid w:val="006D101D"/>
    <w:rsid w:val="006D13B0"/>
    <w:rsid w:val="006D16CD"/>
    <w:rsid w:val="006D1750"/>
    <w:rsid w:val="006D19D5"/>
    <w:rsid w:val="006D1C54"/>
    <w:rsid w:val="006D2FA8"/>
    <w:rsid w:val="006D2FAF"/>
    <w:rsid w:val="006D4EF1"/>
    <w:rsid w:val="006D51B9"/>
    <w:rsid w:val="006D5FD0"/>
    <w:rsid w:val="006D5FF2"/>
    <w:rsid w:val="006D6111"/>
    <w:rsid w:val="006D6A70"/>
    <w:rsid w:val="006D701C"/>
    <w:rsid w:val="006D732C"/>
    <w:rsid w:val="006E029A"/>
    <w:rsid w:val="006E0C85"/>
    <w:rsid w:val="006E0F49"/>
    <w:rsid w:val="006E1EE8"/>
    <w:rsid w:val="006E2C48"/>
    <w:rsid w:val="006E2D1C"/>
    <w:rsid w:val="006E3F05"/>
    <w:rsid w:val="006E3FAA"/>
    <w:rsid w:val="006E57F2"/>
    <w:rsid w:val="006E5E97"/>
    <w:rsid w:val="006E5EDC"/>
    <w:rsid w:val="006E5F94"/>
    <w:rsid w:val="006E743A"/>
    <w:rsid w:val="006E7CEF"/>
    <w:rsid w:val="006F0290"/>
    <w:rsid w:val="006F1246"/>
    <w:rsid w:val="006F14FD"/>
    <w:rsid w:val="006F167B"/>
    <w:rsid w:val="006F2030"/>
    <w:rsid w:val="006F290F"/>
    <w:rsid w:val="006F3346"/>
    <w:rsid w:val="006F489A"/>
    <w:rsid w:val="006F4AFD"/>
    <w:rsid w:val="006F4E37"/>
    <w:rsid w:val="006F57EF"/>
    <w:rsid w:val="006F607C"/>
    <w:rsid w:val="006F6288"/>
    <w:rsid w:val="006F67DD"/>
    <w:rsid w:val="006F6BF3"/>
    <w:rsid w:val="006F7BA6"/>
    <w:rsid w:val="0070004C"/>
    <w:rsid w:val="007000F9"/>
    <w:rsid w:val="0070048F"/>
    <w:rsid w:val="00700BB4"/>
    <w:rsid w:val="007014C9"/>
    <w:rsid w:val="00701C11"/>
    <w:rsid w:val="00702852"/>
    <w:rsid w:val="00702924"/>
    <w:rsid w:val="007030E9"/>
    <w:rsid w:val="007040CA"/>
    <w:rsid w:val="0070442A"/>
    <w:rsid w:val="00704CF0"/>
    <w:rsid w:val="00704E57"/>
    <w:rsid w:val="00704E67"/>
    <w:rsid w:val="00704F17"/>
    <w:rsid w:val="00705A3D"/>
    <w:rsid w:val="00707139"/>
    <w:rsid w:val="00710114"/>
    <w:rsid w:val="0071092F"/>
    <w:rsid w:val="00710B46"/>
    <w:rsid w:val="007116F1"/>
    <w:rsid w:val="00711B53"/>
    <w:rsid w:val="00711DBD"/>
    <w:rsid w:val="0071269E"/>
    <w:rsid w:val="00712C27"/>
    <w:rsid w:val="007133F2"/>
    <w:rsid w:val="007134C5"/>
    <w:rsid w:val="007140B0"/>
    <w:rsid w:val="00714E27"/>
    <w:rsid w:val="0071525A"/>
    <w:rsid w:val="0071710A"/>
    <w:rsid w:val="007174E2"/>
    <w:rsid w:val="00720A85"/>
    <w:rsid w:val="00720CD2"/>
    <w:rsid w:val="007210BD"/>
    <w:rsid w:val="00721139"/>
    <w:rsid w:val="007215A3"/>
    <w:rsid w:val="00721DAB"/>
    <w:rsid w:val="0072295E"/>
    <w:rsid w:val="00722D44"/>
    <w:rsid w:val="00722E12"/>
    <w:rsid w:val="00722E53"/>
    <w:rsid w:val="007238F1"/>
    <w:rsid w:val="0072444D"/>
    <w:rsid w:val="007246EA"/>
    <w:rsid w:val="00724FE3"/>
    <w:rsid w:val="00725662"/>
    <w:rsid w:val="00726745"/>
    <w:rsid w:val="00726C5E"/>
    <w:rsid w:val="00727BF8"/>
    <w:rsid w:val="00731A1A"/>
    <w:rsid w:val="00731B97"/>
    <w:rsid w:val="007322F6"/>
    <w:rsid w:val="00732472"/>
    <w:rsid w:val="007325BE"/>
    <w:rsid w:val="00735DC5"/>
    <w:rsid w:val="007362D3"/>
    <w:rsid w:val="0073637F"/>
    <w:rsid w:val="007365AD"/>
    <w:rsid w:val="0073678E"/>
    <w:rsid w:val="00736D24"/>
    <w:rsid w:val="00737058"/>
    <w:rsid w:val="0073721F"/>
    <w:rsid w:val="007377CE"/>
    <w:rsid w:val="00737BA6"/>
    <w:rsid w:val="00737CFE"/>
    <w:rsid w:val="007401E4"/>
    <w:rsid w:val="00740CF1"/>
    <w:rsid w:val="00741156"/>
    <w:rsid w:val="007418CE"/>
    <w:rsid w:val="00741BA4"/>
    <w:rsid w:val="00741BD0"/>
    <w:rsid w:val="00742D7C"/>
    <w:rsid w:val="0074309A"/>
    <w:rsid w:val="0074332E"/>
    <w:rsid w:val="00743B96"/>
    <w:rsid w:val="00743CB1"/>
    <w:rsid w:val="00743FF0"/>
    <w:rsid w:val="0074419D"/>
    <w:rsid w:val="0074460E"/>
    <w:rsid w:val="00744A5B"/>
    <w:rsid w:val="00744ADE"/>
    <w:rsid w:val="00745241"/>
    <w:rsid w:val="00745580"/>
    <w:rsid w:val="00745D52"/>
    <w:rsid w:val="00745DA3"/>
    <w:rsid w:val="00745E21"/>
    <w:rsid w:val="00746A80"/>
    <w:rsid w:val="007473B1"/>
    <w:rsid w:val="007475CE"/>
    <w:rsid w:val="00750CCA"/>
    <w:rsid w:val="007515A2"/>
    <w:rsid w:val="00751730"/>
    <w:rsid w:val="00751C45"/>
    <w:rsid w:val="00752107"/>
    <w:rsid w:val="007527EB"/>
    <w:rsid w:val="00752CE5"/>
    <w:rsid w:val="00752F66"/>
    <w:rsid w:val="00753950"/>
    <w:rsid w:val="00753B6F"/>
    <w:rsid w:val="00753CF3"/>
    <w:rsid w:val="007540FD"/>
    <w:rsid w:val="007542FE"/>
    <w:rsid w:val="00754618"/>
    <w:rsid w:val="007547B1"/>
    <w:rsid w:val="007550CB"/>
    <w:rsid w:val="007551EC"/>
    <w:rsid w:val="007558AD"/>
    <w:rsid w:val="00757F70"/>
    <w:rsid w:val="0076003F"/>
    <w:rsid w:val="007601CE"/>
    <w:rsid w:val="00760A90"/>
    <w:rsid w:val="007615EE"/>
    <w:rsid w:val="00761A9B"/>
    <w:rsid w:val="00761E13"/>
    <w:rsid w:val="0076319A"/>
    <w:rsid w:val="00763EEE"/>
    <w:rsid w:val="00763F12"/>
    <w:rsid w:val="00764222"/>
    <w:rsid w:val="0076471A"/>
    <w:rsid w:val="007651EF"/>
    <w:rsid w:val="00765D81"/>
    <w:rsid w:val="00765F3B"/>
    <w:rsid w:val="007663B2"/>
    <w:rsid w:val="00766AB8"/>
    <w:rsid w:val="00767033"/>
    <w:rsid w:val="00767501"/>
    <w:rsid w:val="00770AA3"/>
    <w:rsid w:val="00770AB8"/>
    <w:rsid w:val="00770F81"/>
    <w:rsid w:val="00771CA6"/>
    <w:rsid w:val="00771FBC"/>
    <w:rsid w:val="00772196"/>
    <w:rsid w:val="00772532"/>
    <w:rsid w:val="00772A7C"/>
    <w:rsid w:val="00773593"/>
    <w:rsid w:val="00774B0A"/>
    <w:rsid w:val="00775519"/>
    <w:rsid w:val="00775EC5"/>
    <w:rsid w:val="00776490"/>
    <w:rsid w:val="00776686"/>
    <w:rsid w:val="007767A7"/>
    <w:rsid w:val="00776A41"/>
    <w:rsid w:val="00777095"/>
    <w:rsid w:val="007773CB"/>
    <w:rsid w:val="007803CB"/>
    <w:rsid w:val="0078066E"/>
    <w:rsid w:val="00780A26"/>
    <w:rsid w:val="00780BE6"/>
    <w:rsid w:val="007826E9"/>
    <w:rsid w:val="00782A27"/>
    <w:rsid w:val="00782A4B"/>
    <w:rsid w:val="0078324E"/>
    <w:rsid w:val="00783E54"/>
    <w:rsid w:val="00784C50"/>
    <w:rsid w:val="00784F0E"/>
    <w:rsid w:val="00785187"/>
    <w:rsid w:val="00785AF1"/>
    <w:rsid w:val="00785C86"/>
    <w:rsid w:val="00785FED"/>
    <w:rsid w:val="00786184"/>
    <w:rsid w:val="00786CF5"/>
    <w:rsid w:val="00787FFB"/>
    <w:rsid w:val="00790058"/>
    <w:rsid w:val="00790210"/>
    <w:rsid w:val="0079062E"/>
    <w:rsid w:val="00790A0C"/>
    <w:rsid w:val="00790F2B"/>
    <w:rsid w:val="007911F0"/>
    <w:rsid w:val="00792C41"/>
    <w:rsid w:val="00793A19"/>
    <w:rsid w:val="00793E8F"/>
    <w:rsid w:val="00793F29"/>
    <w:rsid w:val="00794337"/>
    <w:rsid w:val="00794746"/>
    <w:rsid w:val="00794EB8"/>
    <w:rsid w:val="00796A74"/>
    <w:rsid w:val="0079752C"/>
    <w:rsid w:val="00797B39"/>
    <w:rsid w:val="007A0366"/>
    <w:rsid w:val="007A10D9"/>
    <w:rsid w:val="007A111A"/>
    <w:rsid w:val="007A1918"/>
    <w:rsid w:val="007A2B35"/>
    <w:rsid w:val="007A2CBE"/>
    <w:rsid w:val="007A3C40"/>
    <w:rsid w:val="007A427A"/>
    <w:rsid w:val="007A44DE"/>
    <w:rsid w:val="007A4874"/>
    <w:rsid w:val="007A4BFE"/>
    <w:rsid w:val="007A5058"/>
    <w:rsid w:val="007A587F"/>
    <w:rsid w:val="007A5AD2"/>
    <w:rsid w:val="007A65D8"/>
    <w:rsid w:val="007A6746"/>
    <w:rsid w:val="007A6882"/>
    <w:rsid w:val="007A692B"/>
    <w:rsid w:val="007A7390"/>
    <w:rsid w:val="007A7E75"/>
    <w:rsid w:val="007B0047"/>
    <w:rsid w:val="007B05BA"/>
    <w:rsid w:val="007B062F"/>
    <w:rsid w:val="007B0BE3"/>
    <w:rsid w:val="007B11C4"/>
    <w:rsid w:val="007B1C5D"/>
    <w:rsid w:val="007B1F16"/>
    <w:rsid w:val="007B214A"/>
    <w:rsid w:val="007B233A"/>
    <w:rsid w:val="007B27DF"/>
    <w:rsid w:val="007B2A6C"/>
    <w:rsid w:val="007B3BDF"/>
    <w:rsid w:val="007B432D"/>
    <w:rsid w:val="007B4CDB"/>
    <w:rsid w:val="007B4D4F"/>
    <w:rsid w:val="007B5346"/>
    <w:rsid w:val="007B5CCE"/>
    <w:rsid w:val="007B6923"/>
    <w:rsid w:val="007B69D0"/>
    <w:rsid w:val="007B7042"/>
    <w:rsid w:val="007C0348"/>
    <w:rsid w:val="007C0CA3"/>
    <w:rsid w:val="007C1CF8"/>
    <w:rsid w:val="007C1F75"/>
    <w:rsid w:val="007C21A0"/>
    <w:rsid w:val="007C2F9B"/>
    <w:rsid w:val="007C36A2"/>
    <w:rsid w:val="007C3C4D"/>
    <w:rsid w:val="007C3E0A"/>
    <w:rsid w:val="007C44A7"/>
    <w:rsid w:val="007C5734"/>
    <w:rsid w:val="007C583D"/>
    <w:rsid w:val="007C593F"/>
    <w:rsid w:val="007C5B59"/>
    <w:rsid w:val="007C5E6A"/>
    <w:rsid w:val="007C5EA3"/>
    <w:rsid w:val="007C61DE"/>
    <w:rsid w:val="007C6482"/>
    <w:rsid w:val="007C6AA3"/>
    <w:rsid w:val="007C6F00"/>
    <w:rsid w:val="007C73D7"/>
    <w:rsid w:val="007C7522"/>
    <w:rsid w:val="007C78C0"/>
    <w:rsid w:val="007C799E"/>
    <w:rsid w:val="007D02C4"/>
    <w:rsid w:val="007D19C1"/>
    <w:rsid w:val="007D1BB5"/>
    <w:rsid w:val="007D23F4"/>
    <w:rsid w:val="007D24C6"/>
    <w:rsid w:val="007D3A61"/>
    <w:rsid w:val="007D3FB4"/>
    <w:rsid w:val="007D45CE"/>
    <w:rsid w:val="007D473F"/>
    <w:rsid w:val="007D4A1A"/>
    <w:rsid w:val="007D4AC3"/>
    <w:rsid w:val="007D4B65"/>
    <w:rsid w:val="007D53FD"/>
    <w:rsid w:val="007D550C"/>
    <w:rsid w:val="007D5750"/>
    <w:rsid w:val="007D58E0"/>
    <w:rsid w:val="007D5D47"/>
    <w:rsid w:val="007D5EFD"/>
    <w:rsid w:val="007D70C9"/>
    <w:rsid w:val="007E0D90"/>
    <w:rsid w:val="007E1330"/>
    <w:rsid w:val="007E17BC"/>
    <w:rsid w:val="007E1872"/>
    <w:rsid w:val="007E1DEA"/>
    <w:rsid w:val="007E1E88"/>
    <w:rsid w:val="007E220F"/>
    <w:rsid w:val="007E2356"/>
    <w:rsid w:val="007E37AA"/>
    <w:rsid w:val="007E4EB3"/>
    <w:rsid w:val="007E5209"/>
    <w:rsid w:val="007E5BE3"/>
    <w:rsid w:val="007E785A"/>
    <w:rsid w:val="007E79BF"/>
    <w:rsid w:val="007F0479"/>
    <w:rsid w:val="007F0485"/>
    <w:rsid w:val="007F0E73"/>
    <w:rsid w:val="007F1827"/>
    <w:rsid w:val="007F1CD8"/>
    <w:rsid w:val="007F1D7C"/>
    <w:rsid w:val="007F1FAB"/>
    <w:rsid w:val="007F23A9"/>
    <w:rsid w:val="007F2FDE"/>
    <w:rsid w:val="007F33C4"/>
    <w:rsid w:val="007F34D5"/>
    <w:rsid w:val="007F35B3"/>
    <w:rsid w:val="007F4DBC"/>
    <w:rsid w:val="007F56CE"/>
    <w:rsid w:val="007F5CA2"/>
    <w:rsid w:val="007F5D11"/>
    <w:rsid w:val="007F6252"/>
    <w:rsid w:val="007F7308"/>
    <w:rsid w:val="007F7319"/>
    <w:rsid w:val="007F7A7C"/>
    <w:rsid w:val="007F7AFB"/>
    <w:rsid w:val="007F7E06"/>
    <w:rsid w:val="007F7F0E"/>
    <w:rsid w:val="00800B7C"/>
    <w:rsid w:val="00800FEC"/>
    <w:rsid w:val="008016A1"/>
    <w:rsid w:val="008016B5"/>
    <w:rsid w:val="00801801"/>
    <w:rsid w:val="008019C5"/>
    <w:rsid w:val="00802DDA"/>
    <w:rsid w:val="008033FC"/>
    <w:rsid w:val="00803C17"/>
    <w:rsid w:val="00804D5A"/>
    <w:rsid w:val="00804DBA"/>
    <w:rsid w:val="00805303"/>
    <w:rsid w:val="008055FC"/>
    <w:rsid w:val="00805802"/>
    <w:rsid w:val="008063D8"/>
    <w:rsid w:val="00806DED"/>
    <w:rsid w:val="00807057"/>
    <w:rsid w:val="00807221"/>
    <w:rsid w:val="00807E0B"/>
    <w:rsid w:val="0080B65D"/>
    <w:rsid w:val="0081117E"/>
    <w:rsid w:val="0081166F"/>
    <w:rsid w:val="00812561"/>
    <w:rsid w:val="00812E35"/>
    <w:rsid w:val="00812F5B"/>
    <w:rsid w:val="00812FA2"/>
    <w:rsid w:val="00813B1B"/>
    <w:rsid w:val="00813CF5"/>
    <w:rsid w:val="008151A2"/>
    <w:rsid w:val="00815267"/>
    <w:rsid w:val="008157ED"/>
    <w:rsid w:val="00816035"/>
    <w:rsid w:val="0082030D"/>
    <w:rsid w:val="00820592"/>
    <w:rsid w:val="00820C32"/>
    <w:rsid w:val="00821669"/>
    <w:rsid w:val="0082193A"/>
    <w:rsid w:val="00821B04"/>
    <w:rsid w:val="008221E7"/>
    <w:rsid w:val="0082294E"/>
    <w:rsid w:val="008231FE"/>
    <w:rsid w:val="008235C2"/>
    <w:rsid w:val="00824645"/>
    <w:rsid w:val="00824B67"/>
    <w:rsid w:val="00825F4A"/>
    <w:rsid w:val="00826037"/>
    <w:rsid w:val="008265C7"/>
    <w:rsid w:val="0082707A"/>
    <w:rsid w:val="00830290"/>
    <w:rsid w:val="0083068A"/>
    <w:rsid w:val="008309B8"/>
    <w:rsid w:val="00830EB5"/>
    <w:rsid w:val="00830FD8"/>
    <w:rsid w:val="00831C06"/>
    <w:rsid w:val="008323D1"/>
    <w:rsid w:val="0083249E"/>
    <w:rsid w:val="00832B42"/>
    <w:rsid w:val="00832D10"/>
    <w:rsid w:val="008331C2"/>
    <w:rsid w:val="008339A3"/>
    <w:rsid w:val="00833E4D"/>
    <w:rsid w:val="00834105"/>
    <w:rsid w:val="00834490"/>
    <w:rsid w:val="00834525"/>
    <w:rsid w:val="0083579C"/>
    <w:rsid w:val="008357D9"/>
    <w:rsid w:val="00836CEF"/>
    <w:rsid w:val="00836FB3"/>
    <w:rsid w:val="00837F13"/>
    <w:rsid w:val="008400F2"/>
    <w:rsid w:val="00840195"/>
    <w:rsid w:val="008401EB"/>
    <w:rsid w:val="0084096F"/>
    <w:rsid w:val="008412A7"/>
    <w:rsid w:val="00841B30"/>
    <w:rsid w:val="00842071"/>
    <w:rsid w:val="00842A36"/>
    <w:rsid w:val="00842E98"/>
    <w:rsid w:val="00842F9D"/>
    <w:rsid w:val="008431A0"/>
    <w:rsid w:val="0084335E"/>
    <w:rsid w:val="008433F0"/>
    <w:rsid w:val="008437D9"/>
    <w:rsid w:val="00843B61"/>
    <w:rsid w:val="0084424C"/>
    <w:rsid w:val="008449E1"/>
    <w:rsid w:val="00844B3B"/>
    <w:rsid w:val="00844DB4"/>
    <w:rsid w:val="00845169"/>
    <w:rsid w:val="00845986"/>
    <w:rsid w:val="00845AC9"/>
    <w:rsid w:val="00845D45"/>
    <w:rsid w:val="00846162"/>
    <w:rsid w:val="008462FC"/>
    <w:rsid w:val="00850524"/>
    <w:rsid w:val="00850DF7"/>
    <w:rsid w:val="0085107F"/>
    <w:rsid w:val="00851904"/>
    <w:rsid w:val="00851B0D"/>
    <w:rsid w:val="00851BA9"/>
    <w:rsid w:val="00851CD8"/>
    <w:rsid w:val="008523D4"/>
    <w:rsid w:val="00852D10"/>
    <w:rsid w:val="008534C0"/>
    <w:rsid w:val="00853DB7"/>
    <w:rsid w:val="00853E37"/>
    <w:rsid w:val="00853FC9"/>
    <w:rsid w:val="008540D7"/>
    <w:rsid w:val="008540DF"/>
    <w:rsid w:val="008546B3"/>
    <w:rsid w:val="00855193"/>
    <w:rsid w:val="008553EF"/>
    <w:rsid w:val="00855E0A"/>
    <w:rsid w:val="0085627A"/>
    <w:rsid w:val="00856454"/>
    <w:rsid w:val="00856650"/>
    <w:rsid w:val="008567F0"/>
    <w:rsid w:val="0085690D"/>
    <w:rsid w:val="00856B1A"/>
    <w:rsid w:val="00857FB0"/>
    <w:rsid w:val="00860753"/>
    <w:rsid w:val="00860797"/>
    <w:rsid w:val="0086099F"/>
    <w:rsid w:val="00860CFE"/>
    <w:rsid w:val="0086148F"/>
    <w:rsid w:val="008620D6"/>
    <w:rsid w:val="00862244"/>
    <w:rsid w:val="0086240B"/>
    <w:rsid w:val="0086242F"/>
    <w:rsid w:val="008625B2"/>
    <w:rsid w:val="00863B58"/>
    <w:rsid w:val="00864159"/>
    <w:rsid w:val="008642EC"/>
    <w:rsid w:val="008647A7"/>
    <w:rsid w:val="008656BC"/>
    <w:rsid w:val="008657A0"/>
    <w:rsid w:val="008658C8"/>
    <w:rsid w:val="00865BCF"/>
    <w:rsid w:val="008663F6"/>
    <w:rsid w:val="008669C0"/>
    <w:rsid w:val="00867072"/>
    <w:rsid w:val="00867D51"/>
    <w:rsid w:val="0087044F"/>
    <w:rsid w:val="008704F2"/>
    <w:rsid w:val="008709B5"/>
    <w:rsid w:val="00870F3C"/>
    <w:rsid w:val="00871093"/>
    <w:rsid w:val="00871DEC"/>
    <w:rsid w:val="00871E69"/>
    <w:rsid w:val="008723E7"/>
    <w:rsid w:val="008725B3"/>
    <w:rsid w:val="0087278F"/>
    <w:rsid w:val="00873BDD"/>
    <w:rsid w:val="00873CDE"/>
    <w:rsid w:val="00875CC1"/>
    <w:rsid w:val="008770C5"/>
    <w:rsid w:val="008778B3"/>
    <w:rsid w:val="0088038B"/>
    <w:rsid w:val="008804D1"/>
    <w:rsid w:val="008807AC"/>
    <w:rsid w:val="0088090E"/>
    <w:rsid w:val="00880AC8"/>
    <w:rsid w:val="00880C92"/>
    <w:rsid w:val="008819C7"/>
    <w:rsid w:val="00881A6F"/>
    <w:rsid w:val="00882D21"/>
    <w:rsid w:val="00882EF8"/>
    <w:rsid w:val="00882FA2"/>
    <w:rsid w:val="00883139"/>
    <w:rsid w:val="00883F0D"/>
    <w:rsid w:val="0088509D"/>
    <w:rsid w:val="00885D39"/>
    <w:rsid w:val="00886910"/>
    <w:rsid w:val="00887598"/>
    <w:rsid w:val="00887848"/>
    <w:rsid w:val="0088797E"/>
    <w:rsid w:val="008904F2"/>
    <w:rsid w:val="00891A96"/>
    <w:rsid w:val="008926DF"/>
    <w:rsid w:val="00892C07"/>
    <w:rsid w:val="008933DD"/>
    <w:rsid w:val="00895134"/>
    <w:rsid w:val="00895199"/>
    <w:rsid w:val="008958A5"/>
    <w:rsid w:val="00895980"/>
    <w:rsid w:val="008960D9"/>
    <w:rsid w:val="00896508"/>
    <w:rsid w:val="0089695F"/>
    <w:rsid w:val="00896CB5"/>
    <w:rsid w:val="00896F47"/>
    <w:rsid w:val="00897144"/>
    <w:rsid w:val="00897166"/>
    <w:rsid w:val="00897819"/>
    <w:rsid w:val="00897A70"/>
    <w:rsid w:val="008A017C"/>
    <w:rsid w:val="008A01B8"/>
    <w:rsid w:val="008A02C4"/>
    <w:rsid w:val="008A0470"/>
    <w:rsid w:val="008A06DA"/>
    <w:rsid w:val="008A1732"/>
    <w:rsid w:val="008A19B4"/>
    <w:rsid w:val="008A2790"/>
    <w:rsid w:val="008A2B59"/>
    <w:rsid w:val="008A3182"/>
    <w:rsid w:val="008A34E3"/>
    <w:rsid w:val="008A35CA"/>
    <w:rsid w:val="008A3771"/>
    <w:rsid w:val="008A3809"/>
    <w:rsid w:val="008A419C"/>
    <w:rsid w:val="008A4209"/>
    <w:rsid w:val="008A4332"/>
    <w:rsid w:val="008A507B"/>
    <w:rsid w:val="008A562B"/>
    <w:rsid w:val="008A5641"/>
    <w:rsid w:val="008A60D8"/>
    <w:rsid w:val="008A664A"/>
    <w:rsid w:val="008A721D"/>
    <w:rsid w:val="008A739A"/>
    <w:rsid w:val="008A78CC"/>
    <w:rsid w:val="008B0961"/>
    <w:rsid w:val="008B0F7B"/>
    <w:rsid w:val="008B1450"/>
    <w:rsid w:val="008B33C4"/>
    <w:rsid w:val="008B3939"/>
    <w:rsid w:val="008B3EF9"/>
    <w:rsid w:val="008B3FCC"/>
    <w:rsid w:val="008B455C"/>
    <w:rsid w:val="008B458C"/>
    <w:rsid w:val="008B4713"/>
    <w:rsid w:val="008B4743"/>
    <w:rsid w:val="008B5445"/>
    <w:rsid w:val="008B5BA5"/>
    <w:rsid w:val="008B5DD0"/>
    <w:rsid w:val="008B60BC"/>
    <w:rsid w:val="008B6288"/>
    <w:rsid w:val="008B65B4"/>
    <w:rsid w:val="008B72CF"/>
    <w:rsid w:val="008C03F6"/>
    <w:rsid w:val="008C10BF"/>
    <w:rsid w:val="008C1801"/>
    <w:rsid w:val="008C1D14"/>
    <w:rsid w:val="008C2057"/>
    <w:rsid w:val="008C223A"/>
    <w:rsid w:val="008C268B"/>
    <w:rsid w:val="008C2B47"/>
    <w:rsid w:val="008C2B73"/>
    <w:rsid w:val="008C2BC0"/>
    <w:rsid w:val="008C30E4"/>
    <w:rsid w:val="008C33C0"/>
    <w:rsid w:val="008C33E1"/>
    <w:rsid w:val="008C39DF"/>
    <w:rsid w:val="008C3ADA"/>
    <w:rsid w:val="008C4967"/>
    <w:rsid w:val="008C498B"/>
    <w:rsid w:val="008C51D5"/>
    <w:rsid w:val="008C5210"/>
    <w:rsid w:val="008C5BFF"/>
    <w:rsid w:val="008C60CA"/>
    <w:rsid w:val="008C6386"/>
    <w:rsid w:val="008C6981"/>
    <w:rsid w:val="008C6D73"/>
    <w:rsid w:val="008D04DE"/>
    <w:rsid w:val="008D1A97"/>
    <w:rsid w:val="008D26A4"/>
    <w:rsid w:val="008D26A9"/>
    <w:rsid w:val="008D3592"/>
    <w:rsid w:val="008D375E"/>
    <w:rsid w:val="008D3CD3"/>
    <w:rsid w:val="008D417D"/>
    <w:rsid w:val="008D4207"/>
    <w:rsid w:val="008D4457"/>
    <w:rsid w:val="008D44BD"/>
    <w:rsid w:val="008D610B"/>
    <w:rsid w:val="008D68AB"/>
    <w:rsid w:val="008D7225"/>
    <w:rsid w:val="008D735F"/>
    <w:rsid w:val="008D7CD6"/>
    <w:rsid w:val="008D7DA7"/>
    <w:rsid w:val="008E02AB"/>
    <w:rsid w:val="008E1245"/>
    <w:rsid w:val="008E1425"/>
    <w:rsid w:val="008E18FA"/>
    <w:rsid w:val="008E3675"/>
    <w:rsid w:val="008E3835"/>
    <w:rsid w:val="008E3A89"/>
    <w:rsid w:val="008E5188"/>
    <w:rsid w:val="008E56EB"/>
    <w:rsid w:val="008E6BE9"/>
    <w:rsid w:val="008E7DFB"/>
    <w:rsid w:val="008F03A8"/>
    <w:rsid w:val="008F0E32"/>
    <w:rsid w:val="008F10E7"/>
    <w:rsid w:val="008F1E9F"/>
    <w:rsid w:val="008F2238"/>
    <w:rsid w:val="008F2371"/>
    <w:rsid w:val="008F23C8"/>
    <w:rsid w:val="008F2791"/>
    <w:rsid w:val="008F2DB5"/>
    <w:rsid w:val="008F30DC"/>
    <w:rsid w:val="008F31A4"/>
    <w:rsid w:val="008F345F"/>
    <w:rsid w:val="008F432D"/>
    <w:rsid w:val="008F4A52"/>
    <w:rsid w:val="008F6177"/>
    <w:rsid w:val="008F65A1"/>
    <w:rsid w:val="008F65A3"/>
    <w:rsid w:val="008F73EF"/>
    <w:rsid w:val="008F7C85"/>
    <w:rsid w:val="00900104"/>
    <w:rsid w:val="009006F8"/>
    <w:rsid w:val="00900D97"/>
    <w:rsid w:val="00900DE5"/>
    <w:rsid w:val="009011A2"/>
    <w:rsid w:val="00901A90"/>
    <w:rsid w:val="00902444"/>
    <w:rsid w:val="00903386"/>
    <w:rsid w:val="009048EB"/>
    <w:rsid w:val="00904D67"/>
    <w:rsid w:val="00905043"/>
    <w:rsid w:val="00905B02"/>
    <w:rsid w:val="009070AC"/>
    <w:rsid w:val="00907A72"/>
    <w:rsid w:val="009101D3"/>
    <w:rsid w:val="00910681"/>
    <w:rsid w:val="00910B3D"/>
    <w:rsid w:val="00911848"/>
    <w:rsid w:val="00912333"/>
    <w:rsid w:val="00912739"/>
    <w:rsid w:val="00912EBD"/>
    <w:rsid w:val="009130BE"/>
    <w:rsid w:val="00913408"/>
    <w:rsid w:val="009134CF"/>
    <w:rsid w:val="0091377C"/>
    <w:rsid w:val="00913902"/>
    <w:rsid w:val="009146CC"/>
    <w:rsid w:val="00914EB4"/>
    <w:rsid w:val="00915CEF"/>
    <w:rsid w:val="00916122"/>
    <w:rsid w:val="00916358"/>
    <w:rsid w:val="009163B0"/>
    <w:rsid w:val="00916D87"/>
    <w:rsid w:val="00916F57"/>
    <w:rsid w:val="00917761"/>
    <w:rsid w:val="00920407"/>
    <w:rsid w:val="009211AD"/>
    <w:rsid w:val="0092135A"/>
    <w:rsid w:val="009217F5"/>
    <w:rsid w:val="00921883"/>
    <w:rsid w:val="00921AF4"/>
    <w:rsid w:val="00921FA8"/>
    <w:rsid w:val="0092250C"/>
    <w:rsid w:val="0092314B"/>
    <w:rsid w:val="00923F9A"/>
    <w:rsid w:val="00924177"/>
    <w:rsid w:val="00924459"/>
    <w:rsid w:val="00924F10"/>
    <w:rsid w:val="00925637"/>
    <w:rsid w:val="00925668"/>
    <w:rsid w:val="009260D0"/>
    <w:rsid w:val="009263B4"/>
    <w:rsid w:val="009267EC"/>
    <w:rsid w:val="009268AD"/>
    <w:rsid w:val="00926CB1"/>
    <w:rsid w:val="0092736B"/>
    <w:rsid w:val="00927807"/>
    <w:rsid w:val="00927845"/>
    <w:rsid w:val="00927A67"/>
    <w:rsid w:val="00927EDB"/>
    <w:rsid w:val="0093033F"/>
    <w:rsid w:val="0093035D"/>
    <w:rsid w:val="00930D52"/>
    <w:rsid w:val="00930F47"/>
    <w:rsid w:val="00931DDF"/>
    <w:rsid w:val="00932D95"/>
    <w:rsid w:val="00933332"/>
    <w:rsid w:val="00933B2E"/>
    <w:rsid w:val="009346FC"/>
    <w:rsid w:val="00934ADA"/>
    <w:rsid w:val="00935304"/>
    <w:rsid w:val="00935C79"/>
    <w:rsid w:val="00936455"/>
    <w:rsid w:val="00936891"/>
    <w:rsid w:val="009374D4"/>
    <w:rsid w:val="009378C3"/>
    <w:rsid w:val="00937CD9"/>
    <w:rsid w:val="00937F2A"/>
    <w:rsid w:val="0094005A"/>
    <w:rsid w:val="0094028E"/>
    <w:rsid w:val="00940321"/>
    <w:rsid w:val="00940373"/>
    <w:rsid w:val="009404A8"/>
    <w:rsid w:val="00940FCF"/>
    <w:rsid w:val="00941282"/>
    <w:rsid w:val="009417F6"/>
    <w:rsid w:val="00942356"/>
    <w:rsid w:val="0094242E"/>
    <w:rsid w:val="00942507"/>
    <w:rsid w:val="00943221"/>
    <w:rsid w:val="009439FC"/>
    <w:rsid w:val="00944EB3"/>
    <w:rsid w:val="00945355"/>
    <w:rsid w:val="009454AE"/>
    <w:rsid w:val="0094586A"/>
    <w:rsid w:val="009460C7"/>
    <w:rsid w:val="00946651"/>
    <w:rsid w:val="009468D4"/>
    <w:rsid w:val="0094690C"/>
    <w:rsid w:val="0094705C"/>
    <w:rsid w:val="009479CA"/>
    <w:rsid w:val="00947DBB"/>
    <w:rsid w:val="009502A3"/>
    <w:rsid w:val="00950595"/>
    <w:rsid w:val="00950998"/>
    <w:rsid w:val="00951017"/>
    <w:rsid w:val="009513D9"/>
    <w:rsid w:val="009518B8"/>
    <w:rsid w:val="009528EF"/>
    <w:rsid w:val="00953CE8"/>
    <w:rsid w:val="00954378"/>
    <w:rsid w:val="009545A4"/>
    <w:rsid w:val="009553C2"/>
    <w:rsid w:val="00955C7F"/>
    <w:rsid w:val="00955FAA"/>
    <w:rsid w:val="009562BB"/>
    <w:rsid w:val="00956481"/>
    <w:rsid w:val="00956AF0"/>
    <w:rsid w:val="00957910"/>
    <w:rsid w:val="00957B61"/>
    <w:rsid w:val="00957B7F"/>
    <w:rsid w:val="00957FC1"/>
    <w:rsid w:val="00957FE4"/>
    <w:rsid w:val="0096006C"/>
    <w:rsid w:val="009609D3"/>
    <w:rsid w:val="00960ED7"/>
    <w:rsid w:val="00961B15"/>
    <w:rsid w:val="00962152"/>
    <w:rsid w:val="00963514"/>
    <w:rsid w:val="009645FB"/>
    <w:rsid w:val="009661DF"/>
    <w:rsid w:val="009662A6"/>
    <w:rsid w:val="009662E7"/>
    <w:rsid w:val="00966A35"/>
    <w:rsid w:val="00966B8A"/>
    <w:rsid w:val="00966D9B"/>
    <w:rsid w:val="009679A4"/>
    <w:rsid w:val="00967D4C"/>
    <w:rsid w:val="0097048D"/>
    <w:rsid w:val="009709F2"/>
    <w:rsid w:val="009709F5"/>
    <w:rsid w:val="00970B27"/>
    <w:rsid w:val="00970C87"/>
    <w:rsid w:val="009717E8"/>
    <w:rsid w:val="00971910"/>
    <w:rsid w:val="009726BE"/>
    <w:rsid w:val="00973715"/>
    <w:rsid w:val="009737D9"/>
    <w:rsid w:val="00973E6E"/>
    <w:rsid w:val="00976ADC"/>
    <w:rsid w:val="0097755C"/>
    <w:rsid w:val="00980FFA"/>
    <w:rsid w:val="00981E46"/>
    <w:rsid w:val="0098220F"/>
    <w:rsid w:val="009831E9"/>
    <w:rsid w:val="009836A8"/>
    <w:rsid w:val="00983CCC"/>
    <w:rsid w:val="00983FBC"/>
    <w:rsid w:val="009848FA"/>
    <w:rsid w:val="00985065"/>
    <w:rsid w:val="009851BA"/>
    <w:rsid w:val="00987B26"/>
    <w:rsid w:val="00987BB3"/>
    <w:rsid w:val="00987C30"/>
    <w:rsid w:val="00991474"/>
    <w:rsid w:val="009914EB"/>
    <w:rsid w:val="00992C60"/>
    <w:rsid w:val="00992D97"/>
    <w:rsid w:val="00992F04"/>
    <w:rsid w:val="00993269"/>
    <w:rsid w:val="009937C4"/>
    <w:rsid w:val="0099383D"/>
    <w:rsid w:val="00993967"/>
    <w:rsid w:val="00994D86"/>
    <w:rsid w:val="009953FD"/>
    <w:rsid w:val="00996CE2"/>
    <w:rsid w:val="00996F4A"/>
    <w:rsid w:val="009A03DB"/>
    <w:rsid w:val="009A08B0"/>
    <w:rsid w:val="009A0F74"/>
    <w:rsid w:val="009A0F9C"/>
    <w:rsid w:val="009A1C3B"/>
    <w:rsid w:val="009A3A6B"/>
    <w:rsid w:val="009A3BE6"/>
    <w:rsid w:val="009A448E"/>
    <w:rsid w:val="009A5A9F"/>
    <w:rsid w:val="009A68BE"/>
    <w:rsid w:val="009A72F9"/>
    <w:rsid w:val="009A7724"/>
    <w:rsid w:val="009B089A"/>
    <w:rsid w:val="009B14D3"/>
    <w:rsid w:val="009B2B8D"/>
    <w:rsid w:val="009B5030"/>
    <w:rsid w:val="009B5817"/>
    <w:rsid w:val="009B61A1"/>
    <w:rsid w:val="009B6394"/>
    <w:rsid w:val="009B65EB"/>
    <w:rsid w:val="009B744F"/>
    <w:rsid w:val="009C0776"/>
    <w:rsid w:val="009C091B"/>
    <w:rsid w:val="009C0EAB"/>
    <w:rsid w:val="009C11DA"/>
    <w:rsid w:val="009C14DA"/>
    <w:rsid w:val="009C1523"/>
    <w:rsid w:val="009C1CEA"/>
    <w:rsid w:val="009C1FDD"/>
    <w:rsid w:val="009C2D9A"/>
    <w:rsid w:val="009C3176"/>
    <w:rsid w:val="009C38DD"/>
    <w:rsid w:val="009C3E81"/>
    <w:rsid w:val="009C4EF5"/>
    <w:rsid w:val="009C4FA1"/>
    <w:rsid w:val="009C5082"/>
    <w:rsid w:val="009C527B"/>
    <w:rsid w:val="009C5514"/>
    <w:rsid w:val="009C59C9"/>
    <w:rsid w:val="009C5D41"/>
    <w:rsid w:val="009C5FC4"/>
    <w:rsid w:val="009C60B3"/>
    <w:rsid w:val="009C61F0"/>
    <w:rsid w:val="009C6208"/>
    <w:rsid w:val="009C6259"/>
    <w:rsid w:val="009C6996"/>
    <w:rsid w:val="009C6ADE"/>
    <w:rsid w:val="009C6CA9"/>
    <w:rsid w:val="009C72DA"/>
    <w:rsid w:val="009D00CD"/>
    <w:rsid w:val="009D031C"/>
    <w:rsid w:val="009D03A5"/>
    <w:rsid w:val="009D18D8"/>
    <w:rsid w:val="009D213C"/>
    <w:rsid w:val="009D24B4"/>
    <w:rsid w:val="009D29E4"/>
    <w:rsid w:val="009D2F5C"/>
    <w:rsid w:val="009D315F"/>
    <w:rsid w:val="009D33D9"/>
    <w:rsid w:val="009D3D31"/>
    <w:rsid w:val="009D3E89"/>
    <w:rsid w:val="009D427E"/>
    <w:rsid w:val="009D432D"/>
    <w:rsid w:val="009D46D1"/>
    <w:rsid w:val="009D4D91"/>
    <w:rsid w:val="009D5E08"/>
    <w:rsid w:val="009E00FD"/>
    <w:rsid w:val="009E0A3E"/>
    <w:rsid w:val="009E125B"/>
    <w:rsid w:val="009E211E"/>
    <w:rsid w:val="009E21BC"/>
    <w:rsid w:val="009E2244"/>
    <w:rsid w:val="009E2660"/>
    <w:rsid w:val="009E30FD"/>
    <w:rsid w:val="009E332B"/>
    <w:rsid w:val="009E430E"/>
    <w:rsid w:val="009E4BB2"/>
    <w:rsid w:val="009E4E24"/>
    <w:rsid w:val="009E502F"/>
    <w:rsid w:val="009E7543"/>
    <w:rsid w:val="009E7D07"/>
    <w:rsid w:val="009F117A"/>
    <w:rsid w:val="009F19F6"/>
    <w:rsid w:val="009F1B83"/>
    <w:rsid w:val="009F2A25"/>
    <w:rsid w:val="009F3889"/>
    <w:rsid w:val="009F3A9F"/>
    <w:rsid w:val="009F3CDE"/>
    <w:rsid w:val="009F3E4C"/>
    <w:rsid w:val="009F40B1"/>
    <w:rsid w:val="009F4381"/>
    <w:rsid w:val="009F4539"/>
    <w:rsid w:val="009F5246"/>
    <w:rsid w:val="009F5A3F"/>
    <w:rsid w:val="009F757E"/>
    <w:rsid w:val="009F7D57"/>
    <w:rsid w:val="009F7E44"/>
    <w:rsid w:val="00A0041F"/>
    <w:rsid w:val="00A005F7"/>
    <w:rsid w:val="00A00A3A"/>
    <w:rsid w:val="00A01424"/>
    <w:rsid w:val="00A01B1B"/>
    <w:rsid w:val="00A01F12"/>
    <w:rsid w:val="00A02389"/>
    <w:rsid w:val="00A0259B"/>
    <w:rsid w:val="00A02C7E"/>
    <w:rsid w:val="00A02E11"/>
    <w:rsid w:val="00A03005"/>
    <w:rsid w:val="00A03E72"/>
    <w:rsid w:val="00A04886"/>
    <w:rsid w:val="00A052BD"/>
    <w:rsid w:val="00A05651"/>
    <w:rsid w:val="00A056CC"/>
    <w:rsid w:val="00A05781"/>
    <w:rsid w:val="00A05870"/>
    <w:rsid w:val="00A05C26"/>
    <w:rsid w:val="00A05DF0"/>
    <w:rsid w:val="00A05F41"/>
    <w:rsid w:val="00A05F65"/>
    <w:rsid w:val="00A071E0"/>
    <w:rsid w:val="00A074EC"/>
    <w:rsid w:val="00A103DC"/>
    <w:rsid w:val="00A11A36"/>
    <w:rsid w:val="00A11B3B"/>
    <w:rsid w:val="00A11D50"/>
    <w:rsid w:val="00A11E0E"/>
    <w:rsid w:val="00A128EC"/>
    <w:rsid w:val="00A12907"/>
    <w:rsid w:val="00A12FEE"/>
    <w:rsid w:val="00A134AA"/>
    <w:rsid w:val="00A13A00"/>
    <w:rsid w:val="00A13EE8"/>
    <w:rsid w:val="00A14372"/>
    <w:rsid w:val="00A14F60"/>
    <w:rsid w:val="00A15823"/>
    <w:rsid w:val="00A16727"/>
    <w:rsid w:val="00A16BD3"/>
    <w:rsid w:val="00A16F3E"/>
    <w:rsid w:val="00A170F7"/>
    <w:rsid w:val="00A1748E"/>
    <w:rsid w:val="00A201F1"/>
    <w:rsid w:val="00A21ACF"/>
    <w:rsid w:val="00A2508D"/>
    <w:rsid w:val="00A25394"/>
    <w:rsid w:val="00A255CE"/>
    <w:rsid w:val="00A25824"/>
    <w:rsid w:val="00A259EC"/>
    <w:rsid w:val="00A25B01"/>
    <w:rsid w:val="00A260D2"/>
    <w:rsid w:val="00A26445"/>
    <w:rsid w:val="00A26B0C"/>
    <w:rsid w:val="00A30B00"/>
    <w:rsid w:val="00A30F89"/>
    <w:rsid w:val="00A3123F"/>
    <w:rsid w:val="00A31786"/>
    <w:rsid w:val="00A31CA4"/>
    <w:rsid w:val="00A31E53"/>
    <w:rsid w:val="00A31FCE"/>
    <w:rsid w:val="00A32330"/>
    <w:rsid w:val="00A32B6C"/>
    <w:rsid w:val="00A33877"/>
    <w:rsid w:val="00A33B6D"/>
    <w:rsid w:val="00A33CC9"/>
    <w:rsid w:val="00A33E63"/>
    <w:rsid w:val="00A341FE"/>
    <w:rsid w:val="00A34535"/>
    <w:rsid w:val="00A34A04"/>
    <w:rsid w:val="00A3593B"/>
    <w:rsid w:val="00A35B77"/>
    <w:rsid w:val="00A35FA0"/>
    <w:rsid w:val="00A36A23"/>
    <w:rsid w:val="00A3706F"/>
    <w:rsid w:val="00A374F9"/>
    <w:rsid w:val="00A37763"/>
    <w:rsid w:val="00A37C46"/>
    <w:rsid w:val="00A410E7"/>
    <w:rsid w:val="00A41476"/>
    <w:rsid w:val="00A41678"/>
    <w:rsid w:val="00A41A81"/>
    <w:rsid w:val="00A41CD0"/>
    <w:rsid w:val="00A42A2B"/>
    <w:rsid w:val="00A42B14"/>
    <w:rsid w:val="00A43545"/>
    <w:rsid w:val="00A439A8"/>
    <w:rsid w:val="00A43BF4"/>
    <w:rsid w:val="00A43CAB"/>
    <w:rsid w:val="00A442E2"/>
    <w:rsid w:val="00A44C40"/>
    <w:rsid w:val="00A451B3"/>
    <w:rsid w:val="00A451C6"/>
    <w:rsid w:val="00A46125"/>
    <w:rsid w:val="00A461B0"/>
    <w:rsid w:val="00A4622E"/>
    <w:rsid w:val="00A46E29"/>
    <w:rsid w:val="00A46F98"/>
    <w:rsid w:val="00A47038"/>
    <w:rsid w:val="00A47181"/>
    <w:rsid w:val="00A47650"/>
    <w:rsid w:val="00A508C8"/>
    <w:rsid w:val="00A50A8D"/>
    <w:rsid w:val="00A51A26"/>
    <w:rsid w:val="00A523FF"/>
    <w:rsid w:val="00A5364F"/>
    <w:rsid w:val="00A5369B"/>
    <w:rsid w:val="00A53A86"/>
    <w:rsid w:val="00A5407F"/>
    <w:rsid w:val="00A543B0"/>
    <w:rsid w:val="00A5483D"/>
    <w:rsid w:val="00A54AAF"/>
    <w:rsid w:val="00A54EF5"/>
    <w:rsid w:val="00A56038"/>
    <w:rsid w:val="00A56F94"/>
    <w:rsid w:val="00A57032"/>
    <w:rsid w:val="00A573DF"/>
    <w:rsid w:val="00A576BA"/>
    <w:rsid w:val="00A57DCF"/>
    <w:rsid w:val="00A600FA"/>
    <w:rsid w:val="00A60B00"/>
    <w:rsid w:val="00A6119C"/>
    <w:rsid w:val="00A621CC"/>
    <w:rsid w:val="00A62294"/>
    <w:rsid w:val="00A62762"/>
    <w:rsid w:val="00A644B8"/>
    <w:rsid w:val="00A64DA7"/>
    <w:rsid w:val="00A6510D"/>
    <w:rsid w:val="00A666F3"/>
    <w:rsid w:val="00A6731E"/>
    <w:rsid w:val="00A673BF"/>
    <w:rsid w:val="00A67468"/>
    <w:rsid w:val="00A6787C"/>
    <w:rsid w:val="00A67C6A"/>
    <w:rsid w:val="00A70397"/>
    <w:rsid w:val="00A70CD0"/>
    <w:rsid w:val="00A718EB"/>
    <w:rsid w:val="00A71E7C"/>
    <w:rsid w:val="00A71EBA"/>
    <w:rsid w:val="00A73A46"/>
    <w:rsid w:val="00A73CA0"/>
    <w:rsid w:val="00A73FAB"/>
    <w:rsid w:val="00A74C52"/>
    <w:rsid w:val="00A74F56"/>
    <w:rsid w:val="00A756CA"/>
    <w:rsid w:val="00A758E4"/>
    <w:rsid w:val="00A75C61"/>
    <w:rsid w:val="00A76AB7"/>
    <w:rsid w:val="00A76C6D"/>
    <w:rsid w:val="00A77219"/>
    <w:rsid w:val="00A7790F"/>
    <w:rsid w:val="00A77B42"/>
    <w:rsid w:val="00A77ECB"/>
    <w:rsid w:val="00A80635"/>
    <w:rsid w:val="00A809D6"/>
    <w:rsid w:val="00A81DEF"/>
    <w:rsid w:val="00A82B43"/>
    <w:rsid w:val="00A84093"/>
    <w:rsid w:val="00A84858"/>
    <w:rsid w:val="00A85081"/>
    <w:rsid w:val="00A857BA"/>
    <w:rsid w:val="00A85821"/>
    <w:rsid w:val="00A862F0"/>
    <w:rsid w:val="00A875D1"/>
    <w:rsid w:val="00A8763E"/>
    <w:rsid w:val="00A878C8"/>
    <w:rsid w:val="00A87ADF"/>
    <w:rsid w:val="00A87C8F"/>
    <w:rsid w:val="00A87F39"/>
    <w:rsid w:val="00A90E02"/>
    <w:rsid w:val="00A91419"/>
    <w:rsid w:val="00A91ADA"/>
    <w:rsid w:val="00A92944"/>
    <w:rsid w:val="00A940A7"/>
    <w:rsid w:val="00A96A16"/>
    <w:rsid w:val="00A976BE"/>
    <w:rsid w:val="00A97C2C"/>
    <w:rsid w:val="00A97E49"/>
    <w:rsid w:val="00AA0F75"/>
    <w:rsid w:val="00AA1165"/>
    <w:rsid w:val="00AA23F0"/>
    <w:rsid w:val="00AA2AA1"/>
    <w:rsid w:val="00AA3DE3"/>
    <w:rsid w:val="00AA4358"/>
    <w:rsid w:val="00AA55AF"/>
    <w:rsid w:val="00AA61ED"/>
    <w:rsid w:val="00AA622E"/>
    <w:rsid w:val="00AA6E5C"/>
    <w:rsid w:val="00AA7A60"/>
    <w:rsid w:val="00AB0AB7"/>
    <w:rsid w:val="00AB2F3B"/>
    <w:rsid w:val="00AB358B"/>
    <w:rsid w:val="00AB418A"/>
    <w:rsid w:val="00AB4AB7"/>
    <w:rsid w:val="00AB4B73"/>
    <w:rsid w:val="00AB58C0"/>
    <w:rsid w:val="00AB5FDE"/>
    <w:rsid w:val="00AB5FF0"/>
    <w:rsid w:val="00AB65AB"/>
    <w:rsid w:val="00AB673F"/>
    <w:rsid w:val="00AB6EF2"/>
    <w:rsid w:val="00AB791B"/>
    <w:rsid w:val="00AC0B03"/>
    <w:rsid w:val="00AC0FEF"/>
    <w:rsid w:val="00AC11F6"/>
    <w:rsid w:val="00AC189B"/>
    <w:rsid w:val="00AC1968"/>
    <w:rsid w:val="00AC1B21"/>
    <w:rsid w:val="00AC1E27"/>
    <w:rsid w:val="00AC29D0"/>
    <w:rsid w:val="00AC2FAD"/>
    <w:rsid w:val="00AC3261"/>
    <w:rsid w:val="00AC3F20"/>
    <w:rsid w:val="00AC44BE"/>
    <w:rsid w:val="00AC4D1B"/>
    <w:rsid w:val="00AC5180"/>
    <w:rsid w:val="00AC51EC"/>
    <w:rsid w:val="00AC54DF"/>
    <w:rsid w:val="00AC57F8"/>
    <w:rsid w:val="00AC6232"/>
    <w:rsid w:val="00AC6F27"/>
    <w:rsid w:val="00AC7153"/>
    <w:rsid w:val="00AC7A77"/>
    <w:rsid w:val="00AD0347"/>
    <w:rsid w:val="00AD0F3C"/>
    <w:rsid w:val="00AD1302"/>
    <w:rsid w:val="00AD2006"/>
    <w:rsid w:val="00AD2271"/>
    <w:rsid w:val="00AD2389"/>
    <w:rsid w:val="00AD2717"/>
    <w:rsid w:val="00AD27D3"/>
    <w:rsid w:val="00AD2C47"/>
    <w:rsid w:val="00AD4220"/>
    <w:rsid w:val="00AD431E"/>
    <w:rsid w:val="00AD44B8"/>
    <w:rsid w:val="00AD47F6"/>
    <w:rsid w:val="00AD4C00"/>
    <w:rsid w:val="00AD4FA2"/>
    <w:rsid w:val="00AD5107"/>
    <w:rsid w:val="00AD53E8"/>
    <w:rsid w:val="00AD6047"/>
    <w:rsid w:val="00AD7157"/>
    <w:rsid w:val="00AD7A66"/>
    <w:rsid w:val="00AD7C8C"/>
    <w:rsid w:val="00AD7FEA"/>
    <w:rsid w:val="00ADDBB0"/>
    <w:rsid w:val="00AE069D"/>
    <w:rsid w:val="00AE0822"/>
    <w:rsid w:val="00AE0C89"/>
    <w:rsid w:val="00AE0FB8"/>
    <w:rsid w:val="00AE10A4"/>
    <w:rsid w:val="00AE1EF1"/>
    <w:rsid w:val="00AE2389"/>
    <w:rsid w:val="00AE23E1"/>
    <w:rsid w:val="00AE2C5B"/>
    <w:rsid w:val="00AE4266"/>
    <w:rsid w:val="00AE4779"/>
    <w:rsid w:val="00AE55A9"/>
    <w:rsid w:val="00AE5842"/>
    <w:rsid w:val="00AE5C70"/>
    <w:rsid w:val="00AE5F8F"/>
    <w:rsid w:val="00AE6338"/>
    <w:rsid w:val="00AE699A"/>
    <w:rsid w:val="00AE70A9"/>
    <w:rsid w:val="00AF01B4"/>
    <w:rsid w:val="00AF110B"/>
    <w:rsid w:val="00AF1976"/>
    <w:rsid w:val="00AF1F0E"/>
    <w:rsid w:val="00AF225E"/>
    <w:rsid w:val="00AF29F2"/>
    <w:rsid w:val="00AF2F01"/>
    <w:rsid w:val="00AF36C0"/>
    <w:rsid w:val="00AF377F"/>
    <w:rsid w:val="00AF48B2"/>
    <w:rsid w:val="00AF4A2B"/>
    <w:rsid w:val="00AF4E0C"/>
    <w:rsid w:val="00AF4F56"/>
    <w:rsid w:val="00AF54A2"/>
    <w:rsid w:val="00AF5534"/>
    <w:rsid w:val="00AF560D"/>
    <w:rsid w:val="00AF5678"/>
    <w:rsid w:val="00AF58DD"/>
    <w:rsid w:val="00AF5EB8"/>
    <w:rsid w:val="00AF5F44"/>
    <w:rsid w:val="00AF665A"/>
    <w:rsid w:val="00AF678D"/>
    <w:rsid w:val="00B0072B"/>
    <w:rsid w:val="00B00CF6"/>
    <w:rsid w:val="00B00EA5"/>
    <w:rsid w:val="00B019AA"/>
    <w:rsid w:val="00B01EAB"/>
    <w:rsid w:val="00B02687"/>
    <w:rsid w:val="00B0300B"/>
    <w:rsid w:val="00B03721"/>
    <w:rsid w:val="00B04108"/>
    <w:rsid w:val="00B0431E"/>
    <w:rsid w:val="00B05288"/>
    <w:rsid w:val="00B05E32"/>
    <w:rsid w:val="00B062BC"/>
    <w:rsid w:val="00B06444"/>
    <w:rsid w:val="00B067DB"/>
    <w:rsid w:val="00B06C1B"/>
    <w:rsid w:val="00B075EC"/>
    <w:rsid w:val="00B07A11"/>
    <w:rsid w:val="00B07BD9"/>
    <w:rsid w:val="00B1074E"/>
    <w:rsid w:val="00B10DBA"/>
    <w:rsid w:val="00B11A1A"/>
    <w:rsid w:val="00B11C0D"/>
    <w:rsid w:val="00B11D97"/>
    <w:rsid w:val="00B12F03"/>
    <w:rsid w:val="00B12F27"/>
    <w:rsid w:val="00B1371D"/>
    <w:rsid w:val="00B139B1"/>
    <w:rsid w:val="00B140CA"/>
    <w:rsid w:val="00B140D2"/>
    <w:rsid w:val="00B14AE1"/>
    <w:rsid w:val="00B14BF9"/>
    <w:rsid w:val="00B14E19"/>
    <w:rsid w:val="00B14F42"/>
    <w:rsid w:val="00B15955"/>
    <w:rsid w:val="00B169DE"/>
    <w:rsid w:val="00B17BAF"/>
    <w:rsid w:val="00B20771"/>
    <w:rsid w:val="00B20D9C"/>
    <w:rsid w:val="00B2127C"/>
    <w:rsid w:val="00B217CC"/>
    <w:rsid w:val="00B219CA"/>
    <w:rsid w:val="00B22641"/>
    <w:rsid w:val="00B230F4"/>
    <w:rsid w:val="00B23205"/>
    <w:rsid w:val="00B2379A"/>
    <w:rsid w:val="00B239B6"/>
    <w:rsid w:val="00B240CF"/>
    <w:rsid w:val="00B24302"/>
    <w:rsid w:val="00B24DA4"/>
    <w:rsid w:val="00B24DCA"/>
    <w:rsid w:val="00B2512B"/>
    <w:rsid w:val="00B25504"/>
    <w:rsid w:val="00B25E24"/>
    <w:rsid w:val="00B25F4D"/>
    <w:rsid w:val="00B26700"/>
    <w:rsid w:val="00B26F74"/>
    <w:rsid w:val="00B270E4"/>
    <w:rsid w:val="00B2727A"/>
    <w:rsid w:val="00B2738C"/>
    <w:rsid w:val="00B27718"/>
    <w:rsid w:val="00B27BAD"/>
    <w:rsid w:val="00B3039D"/>
    <w:rsid w:val="00B31122"/>
    <w:rsid w:val="00B31146"/>
    <w:rsid w:val="00B3250C"/>
    <w:rsid w:val="00B3334C"/>
    <w:rsid w:val="00B339C4"/>
    <w:rsid w:val="00B33AB9"/>
    <w:rsid w:val="00B34124"/>
    <w:rsid w:val="00B348B8"/>
    <w:rsid w:val="00B3520B"/>
    <w:rsid w:val="00B36135"/>
    <w:rsid w:val="00B365B8"/>
    <w:rsid w:val="00B36D26"/>
    <w:rsid w:val="00B37514"/>
    <w:rsid w:val="00B37D87"/>
    <w:rsid w:val="00B41296"/>
    <w:rsid w:val="00B416F8"/>
    <w:rsid w:val="00B419DF"/>
    <w:rsid w:val="00B41BD4"/>
    <w:rsid w:val="00B425F0"/>
    <w:rsid w:val="00B42B80"/>
    <w:rsid w:val="00B42E1A"/>
    <w:rsid w:val="00B43194"/>
    <w:rsid w:val="00B439D7"/>
    <w:rsid w:val="00B4480D"/>
    <w:rsid w:val="00B44C25"/>
    <w:rsid w:val="00B44CCC"/>
    <w:rsid w:val="00B44F53"/>
    <w:rsid w:val="00B44FA6"/>
    <w:rsid w:val="00B45668"/>
    <w:rsid w:val="00B45C07"/>
    <w:rsid w:val="00B45C4A"/>
    <w:rsid w:val="00B4603A"/>
    <w:rsid w:val="00B46139"/>
    <w:rsid w:val="00B465AE"/>
    <w:rsid w:val="00B4686A"/>
    <w:rsid w:val="00B46B69"/>
    <w:rsid w:val="00B46CB9"/>
    <w:rsid w:val="00B46F06"/>
    <w:rsid w:val="00B5112D"/>
    <w:rsid w:val="00B517E3"/>
    <w:rsid w:val="00B51992"/>
    <w:rsid w:val="00B51A42"/>
    <w:rsid w:val="00B51AFD"/>
    <w:rsid w:val="00B52582"/>
    <w:rsid w:val="00B52C7C"/>
    <w:rsid w:val="00B52FF3"/>
    <w:rsid w:val="00B5379D"/>
    <w:rsid w:val="00B539C7"/>
    <w:rsid w:val="00B556C0"/>
    <w:rsid w:val="00B55B4C"/>
    <w:rsid w:val="00B56140"/>
    <w:rsid w:val="00B5657C"/>
    <w:rsid w:val="00B569D1"/>
    <w:rsid w:val="00B57B75"/>
    <w:rsid w:val="00B57B80"/>
    <w:rsid w:val="00B57F08"/>
    <w:rsid w:val="00B57F0B"/>
    <w:rsid w:val="00B60231"/>
    <w:rsid w:val="00B602E3"/>
    <w:rsid w:val="00B606F6"/>
    <w:rsid w:val="00B60FDD"/>
    <w:rsid w:val="00B6244A"/>
    <w:rsid w:val="00B6277B"/>
    <w:rsid w:val="00B63376"/>
    <w:rsid w:val="00B63620"/>
    <w:rsid w:val="00B64388"/>
    <w:rsid w:val="00B64655"/>
    <w:rsid w:val="00B64FEE"/>
    <w:rsid w:val="00B659C3"/>
    <w:rsid w:val="00B664E5"/>
    <w:rsid w:val="00B678FB"/>
    <w:rsid w:val="00B70A40"/>
    <w:rsid w:val="00B72777"/>
    <w:rsid w:val="00B72943"/>
    <w:rsid w:val="00B72D8D"/>
    <w:rsid w:val="00B72F35"/>
    <w:rsid w:val="00B73AA3"/>
    <w:rsid w:val="00B744D2"/>
    <w:rsid w:val="00B74E46"/>
    <w:rsid w:val="00B7519F"/>
    <w:rsid w:val="00B75442"/>
    <w:rsid w:val="00B755EC"/>
    <w:rsid w:val="00B763B4"/>
    <w:rsid w:val="00B76E5D"/>
    <w:rsid w:val="00B7714E"/>
    <w:rsid w:val="00B80057"/>
    <w:rsid w:val="00B806A5"/>
    <w:rsid w:val="00B81115"/>
    <w:rsid w:val="00B812C8"/>
    <w:rsid w:val="00B8149E"/>
    <w:rsid w:val="00B81650"/>
    <w:rsid w:val="00B81BD1"/>
    <w:rsid w:val="00B81C02"/>
    <w:rsid w:val="00B82080"/>
    <w:rsid w:val="00B84732"/>
    <w:rsid w:val="00B853AB"/>
    <w:rsid w:val="00B85D7A"/>
    <w:rsid w:val="00B8627C"/>
    <w:rsid w:val="00B86B86"/>
    <w:rsid w:val="00B86CE6"/>
    <w:rsid w:val="00B870BC"/>
    <w:rsid w:val="00B9030C"/>
    <w:rsid w:val="00B90DEA"/>
    <w:rsid w:val="00B9167A"/>
    <w:rsid w:val="00B920CF"/>
    <w:rsid w:val="00B925B9"/>
    <w:rsid w:val="00B92C02"/>
    <w:rsid w:val="00B93157"/>
    <w:rsid w:val="00B934CD"/>
    <w:rsid w:val="00B93559"/>
    <w:rsid w:val="00B9376B"/>
    <w:rsid w:val="00B93AF2"/>
    <w:rsid w:val="00B94187"/>
    <w:rsid w:val="00B947C6"/>
    <w:rsid w:val="00B947F4"/>
    <w:rsid w:val="00B94BCC"/>
    <w:rsid w:val="00B953EE"/>
    <w:rsid w:val="00B954C4"/>
    <w:rsid w:val="00B96729"/>
    <w:rsid w:val="00B968D1"/>
    <w:rsid w:val="00B96A2A"/>
    <w:rsid w:val="00B96EA3"/>
    <w:rsid w:val="00B97047"/>
    <w:rsid w:val="00B97D57"/>
    <w:rsid w:val="00BA0814"/>
    <w:rsid w:val="00BA0C5C"/>
    <w:rsid w:val="00BA0FFF"/>
    <w:rsid w:val="00BA1668"/>
    <w:rsid w:val="00BA16F8"/>
    <w:rsid w:val="00BA1712"/>
    <w:rsid w:val="00BA2150"/>
    <w:rsid w:val="00BA2C8B"/>
    <w:rsid w:val="00BA320A"/>
    <w:rsid w:val="00BA3219"/>
    <w:rsid w:val="00BA375C"/>
    <w:rsid w:val="00BA4435"/>
    <w:rsid w:val="00BA4A4D"/>
    <w:rsid w:val="00BA4F74"/>
    <w:rsid w:val="00BA5B42"/>
    <w:rsid w:val="00BA5E66"/>
    <w:rsid w:val="00BA66C0"/>
    <w:rsid w:val="00BB01BC"/>
    <w:rsid w:val="00BB0B82"/>
    <w:rsid w:val="00BB0EE3"/>
    <w:rsid w:val="00BB1AFA"/>
    <w:rsid w:val="00BB2126"/>
    <w:rsid w:val="00BB3544"/>
    <w:rsid w:val="00BB393A"/>
    <w:rsid w:val="00BB3E35"/>
    <w:rsid w:val="00BB3F13"/>
    <w:rsid w:val="00BB4D73"/>
    <w:rsid w:val="00BB51CC"/>
    <w:rsid w:val="00BB5562"/>
    <w:rsid w:val="00BB6140"/>
    <w:rsid w:val="00BB699C"/>
    <w:rsid w:val="00BB7295"/>
    <w:rsid w:val="00BB72E8"/>
    <w:rsid w:val="00BB771C"/>
    <w:rsid w:val="00BC37BE"/>
    <w:rsid w:val="00BC3CA8"/>
    <w:rsid w:val="00BC409C"/>
    <w:rsid w:val="00BC409E"/>
    <w:rsid w:val="00BC40FC"/>
    <w:rsid w:val="00BC4815"/>
    <w:rsid w:val="00BC575F"/>
    <w:rsid w:val="00BC5E78"/>
    <w:rsid w:val="00BC6136"/>
    <w:rsid w:val="00BC6172"/>
    <w:rsid w:val="00BC66B8"/>
    <w:rsid w:val="00BC67B0"/>
    <w:rsid w:val="00BC6D8D"/>
    <w:rsid w:val="00BC71B1"/>
    <w:rsid w:val="00BC7382"/>
    <w:rsid w:val="00BC7599"/>
    <w:rsid w:val="00BD06D6"/>
    <w:rsid w:val="00BD192B"/>
    <w:rsid w:val="00BD1A6E"/>
    <w:rsid w:val="00BD2033"/>
    <w:rsid w:val="00BD2213"/>
    <w:rsid w:val="00BD347A"/>
    <w:rsid w:val="00BD37CB"/>
    <w:rsid w:val="00BD40F6"/>
    <w:rsid w:val="00BD5202"/>
    <w:rsid w:val="00BD5C70"/>
    <w:rsid w:val="00BD5D52"/>
    <w:rsid w:val="00BD6329"/>
    <w:rsid w:val="00BD6941"/>
    <w:rsid w:val="00BD704C"/>
    <w:rsid w:val="00BD72BF"/>
    <w:rsid w:val="00BD7741"/>
    <w:rsid w:val="00BE00F7"/>
    <w:rsid w:val="00BE10C6"/>
    <w:rsid w:val="00BE15F2"/>
    <w:rsid w:val="00BE195F"/>
    <w:rsid w:val="00BE1A21"/>
    <w:rsid w:val="00BE1C17"/>
    <w:rsid w:val="00BE1FBC"/>
    <w:rsid w:val="00BE2D1B"/>
    <w:rsid w:val="00BE33F6"/>
    <w:rsid w:val="00BE34EA"/>
    <w:rsid w:val="00BE4348"/>
    <w:rsid w:val="00BE43B6"/>
    <w:rsid w:val="00BE4943"/>
    <w:rsid w:val="00BE4D0E"/>
    <w:rsid w:val="00BE59D4"/>
    <w:rsid w:val="00BE5AE3"/>
    <w:rsid w:val="00BE5D46"/>
    <w:rsid w:val="00BE63D9"/>
    <w:rsid w:val="00BE6FDF"/>
    <w:rsid w:val="00BE7097"/>
    <w:rsid w:val="00BE7C65"/>
    <w:rsid w:val="00BE7E4C"/>
    <w:rsid w:val="00BF0A9D"/>
    <w:rsid w:val="00BF0BD9"/>
    <w:rsid w:val="00BF0E05"/>
    <w:rsid w:val="00BF13E1"/>
    <w:rsid w:val="00BF1468"/>
    <w:rsid w:val="00BF169D"/>
    <w:rsid w:val="00BF23A3"/>
    <w:rsid w:val="00BF2E36"/>
    <w:rsid w:val="00BF3FF1"/>
    <w:rsid w:val="00BF4D8A"/>
    <w:rsid w:val="00BF6CE4"/>
    <w:rsid w:val="00BF7FF6"/>
    <w:rsid w:val="00C00AA4"/>
    <w:rsid w:val="00C010DD"/>
    <w:rsid w:val="00C01180"/>
    <w:rsid w:val="00C01444"/>
    <w:rsid w:val="00C01510"/>
    <w:rsid w:val="00C015C6"/>
    <w:rsid w:val="00C01BA3"/>
    <w:rsid w:val="00C01DB0"/>
    <w:rsid w:val="00C02CDD"/>
    <w:rsid w:val="00C0366E"/>
    <w:rsid w:val="00C038C7"/>
    <w:rsid w:val="00C03DC2"/>
    <w:rsid w:val="00C0481E"/>
    <w:rsid w:val="00C053E1"/>
    <w:rsid w:val="00C05540"/>
    <w:rsid w:val="00C066CB"/>
    <w:rsid w:val="00C0736E"/>
    <w:rsid w:val="00C07B79"/>
    <w:rsid w:val="00C10247"/>
    <w:rsid w:val="00C10E43"/>
    <w:rsid w:val="00C11C92"/>
    <w:rsid w:val="00C12F86"/>
    <w:rsid w:val="00C132AF"/>
    <w:rsid w:val="00C14125"/>
    <w:rsid w:val="00C14738"/>
    <w:rsid w:val="00C14840"/>
    <w:rsid w:val="00C14913"/>
    <w:rsid w:val="00C1539F"/>
    <w:rsid w:val="00C155C9"/>
    <w:rsid w:val="00C15630"/>
    <w:rsid w:val="00C158A8"/>
    <w:rsid w:val="00C1728C"/>
    <w:rsid w:val="00C177E7"/>
    <w:rsid w:val="00C178C5"/>
    <w:rsid w:val="00C17DC6"/>
    <w:rsid w:val="00C20274"/>
    <w:rsid w:val="00C203AF"/>
    <w:rsid w:val="00C20C1B"/>
    <w:rsid w:val="00C2194B"/>
    <w:rsid w:val="00C21CBA"/>
    <w:rsid w:val="00C22959"/>
    <w:rsid w:val="00C22A42"/>
    <w:rsid w:val="00C22ACA"/>
    <w:rsid w:val="00C243B1"/>
    <w:rsid w:val="00C254A5"/>
    <w:rsid w:val="00C256D6"/>
    <w:rsid w:val="00C258C6"/>
    <w:rsid w:val="00C25A6B"/>
    <w:rsid w:val="00C27420"/>
    <w:rsid w:val="00C277A6"/>
    <w:rsid w:val="00C30464"/>
    <w:rsid w:val="00C30C2C"/>
    <w:rsid w:val="00C30D22"/>
    <w:rsid w:val="00C318E9"/>
    <w:rsid w:val="00C31C40"/>
    <w:rsid w:val="00C32085"/>
    <w:rsid w:val="00C32238"/>
    <w:rsid w:val="00C331E4"/>
    <w:rsid w:val="00C33864"/>
    <w:rsid w:val="00C33AC5"/>
    <w:rsid w:val="00C341B7"/>
    <w:rsid w:val="00C34F16"/>
    <w:rsid w:val="00C34FA2"/>
    <w:rsid w:val="00C357BA"/>
    <w:rsid w:val="00C36B08"/>
    <w:rsid w:val="00C4078A"/>
    <w:rsid w:val="00C407FF"/>
    <w:rsid w:val="00C41D1B"/>
    <w:rsid w:val="00C43359"/>
    <w:rsid w:val="00C4336B"/>
    <w:rsid w:val="00C438CD"/>
    <w:rsid w:val="00C4426F"/>
    <w:rsid w:val="00C451C6"/>
    <w:rsid w:val="00C4528A"/>
    <w:rsid w:val="00C46012"/>
    <w:rsid w:val="00C469FE"/>
    <w:rsid w:val="00C46E79"/>
    <w:rsid w:val="00C46E93"/>
    <w:rsid w:val="00C46F11"/>
    <w:rsid w:val="00C4A4E2"/>
    <w:rsid w:val="00C50283"/>
    <w:rsid w:val="00C50669"/>
    <w:rsid w:val="00C50814"/>
    <w:rsid w:val="00C50DA3"/>
    <w:rsid w:val="00C50EC6"/>
    <w:rsid w:val="00C51335"/>
    <w:rsid w:val="00C518EB"/>
    <w:rsid w:val="00C527AD"/>
    <w:rsid w:val="00C5330E"/>
    <w:rsid w:val="00C5374F"/>
    <w:rsid w:val="00C539A4"/>
    <w:rsid w:val="00C53E40"/>
    <w:rsid w:val="00C54EA3"/>
    <w:rsid w:val="00C55140"/>
    <w:rsid w:val="00C5584A"/>
    <w:rsid w:val="00C559BB"/>
    <w:rsid w:val="00C559FC"/>
    <w:rsid w:val="00C55DA6"/>
    <w:rsid w:val="00C568AA"/>
    <w:rsid w:val="00C56B70"/>
    <w:rsid w:val="00C57870"/>
    <w:rsid w:val="00C57A7D"/>
    <w:rsid w:val="00C57ECE"/>
    <w:rsid w:val="00C610DF"/>
    <w:rsid w:val="00C61188"/>
    <w:rsid w:val="00C61783"/>
    <w:rsid w:val="00C6259D"/>
    <w:rsid w:val="00C62713"/>
    <w:rsid w:val="00C62B7A"/>
    <w:rsid w:val="00C6321C"/>
    <w:rsid w:val="00C64854"/>
    <w:rsid w:val="00C65396"/>
    <w:rsid w:val="00C6558C"/>
    <w:rsid w:val="00C65692"/>
    <w:rsid w:val="00C6576C"/>
    <w:rsid w:val="00C65BBC"/>
    <w:rsid w:val="00C67F44"/>
    <w:rsid w:val="00C6C614"/>
    <w:rsid w:val="00C70092"/>
    <w:rsid w:val="00C717A1"/>
    <w:rsid w:val="00C7247F"/>
    <w:rsid w:val="00C72963"/>
    <w:rsid w:val="00C7297C"/>
    <w:rsid w:val="00C72BC3"/>
    <w:rsid w:val="00C72E7D"/>
    <w:rsid w:val="00C73D1A"/>
    <w:rsid w:val="00C73DE7"/>
    <w:rsid w:val="00C7432A"/>
    <w:rsid w:val="00C75185"/>
    <w:rsid w:val="00C75E90"/>
    <w:rsid w:val="00C768B8"/>
    <w:rsid w:val="00C772B2"/>
    <w:rsid w:val="00C77577"/>
    <w:rsid w:val="00C8034D"/>
    <w:rsid w:val="00C8058F"/>
    <w:rsid w:val="00C80E06"/>
    <w:rsid w:val="00C81A2F"/>
    <w:rsid w:val="00C81A3A"/>
    <w:rsid w:val="00C81EA3"/>
    <w:rsid w:val="00C81EF8"/>
    <w:rsid w:val="00C82398"/>
    <w:rsid w:val="00C82CB6"/>
    <w:rsid w:val="00C82D82"/>
    <w:rsid w:val="00C8356E"/>
    <w:rsid w:val="00C835F4"/>
    <w:rsid w:val="00C83785"/>
    <w:rsid w:val="00C83808"/>
    <w:rsid w:val="00C85343"/>
    <w:rsid w:val="00C8585C"/>
    <w:rsid w:val="00C86554"/>
    <w:rsid w:val="00C8690D"/>
    <w:rsid w:val="00C872E0"/>
    <w:rsid w:val="00C87526"/>
    <w:rsid w:val="00C87B10"/>
    <w:rsid w:val="00C90914"/>
    <w:rsid w:val="00C91014"/>
    <w:rsid w:val="00C9110E"/>
    <w:rsid w:val="00C92A02"/>
    <w:rsid w:val="00C92BCB"/>
    <w:rsid w:val="00C93D56"/>
    <w:rsid w:val="00C941BA"/>
    <w:rsid w:val="00C94815"/>
    <w:rsid w:val="00C94B9B"/>
    <w:rsid w:val="00C95442"/>
    <w:rsid w:val="00C956AF"/>
    <w:rsid w:val="00C959CF"/>
    <w:rsid w:val="00C95A02"/>
    <w:rsid w:val="00C95FA7"/>
    <w:rsid w:val="00C96A4E"/>
    <w:rsid w:val="00C96C70"/>
    <w:rsid w:val="00C9728D"/>
    <w:rsid w:val="00CA12D0"/>
    <w:rsid w:val="00CA156C"/>
    <w:rsid w:val="00CA1C8B"/>
    <w:rsid w:val="00CA321B"/>
    <w:rsid w:val="00CA34B2"/>
    <w:rsid w:val="00CA370B"/>
    <w:rsid w:val="00CA370F"/>
    <w:rsid w:val="00CA3B24"/>
    <w:rsid w:val="00CA5E08"/>
    <w:rsid w:val="00CA6588"/>
    <w:rsid w:val="00CA73A0"/>
    <w:rsid w:val="00CA7B78"/>
    <w:rsid w:val="00CB188C"/>
    <w:rsid w:val="00CB1BF1"/>
    <w:rsid w:val="00CB1DF9"/>
    <w:rsid w:val="00CB2F41"/>
    <w:rsid w:val="00CB31F0"/>
    <w:rsid w:val="00CB3796"/>
    <w:rsid w:val="00CB3881"/>
    <w:rsid w:val="00CB3F0C"/>
    <w:rsid w:val="00CB43CC"/>
    <w:rsid w:val="00CB4617"/>
    <w:rsid w:val="00CB6447"/>
    <w:rsid w:val="00CB666A"/>
    <w:rsid w:val="00CB6778"/>
    <w:rsid w:val="00CB684D"/>
    <w:rsid w:val="00CB692F"/>
    <w:rsid w:val="00CB77AB"/>
    <w:rsid w:val="00CB7C98"/>
    <w:rsid w:val="00CC011C"/>
    <w:rsid w:val="00CC0371"/>
    <w:rsid w:val="00CC09FB"/>
    <w:rsid w:val="00CC20FC"/>
    <w:rsid w:val="00CC21D5"/>
    <w:rsid w:val="00CC266E"/>
    <w:rsid w:val="00CC28AB"/>
    <w:rsid w:val="00CC3389"/>
    <w:rsid w:val="00CC35A9"/>
    <w:rsid w:val="00CC3716"/>
    <w:rsid w:val="00CC39FA"/>
    <w:rsid w:val="00CC3CEA"/>
    <w:rsid w:val="00CC404B"/>
    <w:rsid w:val="00CC4860"/>
    <w:rsid w:val="00CC49CB"/>
    <w:rsid w:val="00CC4EF7"/>
    <w:rsid w:val="00CC510D"/>
    <w:rsid w:val="00CC5981"/>
    <w:rsid w:val="00CC5E2D"/>
    <w:rsid w:val="00CC66E7"/>
    <w:rsid w:val="00CC6A36"/>
    <w:rsid w:val="00CC7653"/>
    <w:rsid w:val="00CC765A"/>
    <w:rsid w:val="00CD03C2"/>
    <w:rsid w:val="00CD0650"/>
    <w:rsid w:val="00CD0ADA"/>
    <w:rsid w:val="00CD10B0"/>
    <w:rsid w:val="00CD15EF"/>
    <w:rsid w:val="00CD1B27"/>
    <w:rsid w:val="00CD1D64"/>
    <w:rsid w:val="00CD203E"/>
    <w:rsid w:val="00CD27DF"/>
    <w:rsid w:val="00CD3253"/>
    <w:rsid w:val="00CD367B"/>
    <w:rsid w:val="00CD5117"/>
    <w:rsid w:val="00CD5A9C"/>
    <w:rsid w:val="00CD6042"/>
    <w:rsid w:val="00CD6254"/>
    <w:rsid w:val="00CD67B9"/>
    <w:rsid w:val="00CD698E"/>
    <w:rsid w:val="00CD7B09"/>
    <w:rsid w:val="00CD7B12"/>
    <w:rsid w:val="00CE0184"/>
    <w:rsid w:val="00CE01AC"/>
    <w:rsid w:val="00CE08BE"/>
    <w:rsid w:val="00CE1113"/>
    <w:rsid w:val="00CE1464"/>
    <w:rsid w:val="00CE1697"/>
    <w:rsid w:val="00CE1AC1"/>
    <w:rsid w:val="00CE2504"/>
    <w:rsid w:val="00CE2C2B"/>
    <w:rsid w:val="00CE3625"/>
    <w:rsid w:val="00CE3A97"/>
    <w:rsid w:val="00CE3EA0"/>
    <w:rsid w:val="00CE4096"/>
    <w:rsid w:val="00CE45BB"/>
    <w:rsid w:val="00CE481C"/>
    <w:rsid w:val="00CE4B9B"/>
    <w:rsid w:val="00CE4EF8"/>
    <w:rsid w:val="00CE5FD0"/>
    <w:rsid w:val="00CE667B"/>
    <w:rsid w:val="00CE689B"/>
    <w:rsid w:val="00CE6EFD"/>
    <w:rsid w:val="00CE737E"/>
    <w:rsid w:val="00CE7EA6"/>
    <w:rsid w:val="00CF04D2"/>
    <w:rsid w:val="00CF0779"/>
    <w:rsid w:val="00CF0A08"/>
    <w:rsid w:val="00CF1526"/>
    <w:rsid w:val="00CF1F9A"/>
    <w:rsid w:val="00CF294B"/>
    <w:rsid w:val="00CF29CF"/>
    <w:rsid w:val="00CF3BDA"/>
    <w:rsid w:val="00CF512C"/>
    <w:rsid w:val="00CF5494"/>
    <w:rsid w:val="00CF5736"/>
    <w:rsid w:val="00CF5930"/>
    <w:rsid w:val="00CF5CE4"/>
    <w:rsid w:val="00CF6510"/>
    <w:rsid w:val="00CF6779"/>
    <w:rsid w:val="00CF6BEE"/>
    <w:rsid w:val="00CF7337"/>
    <w:rsid w:val="00CF7D6C"/>
    <w:rsid w:val="00CF7FC8"/>
    <w:rsid w:val="00D000FE"/>
    <w:rsid w:val="00D00482"/>
    <w:rsid w:val="00D00721"/>
    <w:rsid w:val="00D008E1"/>
    <w:rsid w:val="00D00D63"/>
    <w:rsid w:val="00D0117E"/>
    <w:rsid w:val="00D01957"/>
    <w:rsid w:val="00D01D1F"/>
    <w:rsid w:val="00D032FE"/>
    <w:rsid w:val="00D038F5"/>
    <w:rsid w:val="00D04D83"/>
    <w:rsid w:val="00D04F7E"/>
    <w:rsid w:val="00D05895"/>
    <w:rsid w:val="00D058FB"/>
    <w:rsid w:val="00D05F58"/>
    <w:rsid w:val="00D05FEB"/>
    <w:rsid w:val="00D0642F"/>
    <w:rsid w:val="00D06ABB"/>
    <w:rsid w:val="00D06C92"/>
    <w:rsid w:val="00D07173"/>
    <w:rsid w:val="00D075CF"/>
    <w:rsid w:val="00D07C76"/>
    <w:rsid w:val="00D07EA3"/>
    <w:rsid w:val="00D1024F"/>
    <w:rsid w:val="00D1052A"/>
    <w:rsid w:val="00D10829"/>
    <w:rsid w:val="00D110D5"/>
    <w:rsid w:val="00D11154"/>
    <w:rsid w:val="00D11539"/>
    <w:rsid w:val="00D11E03"/>
    <w:rsid w:val="00D137DC"/>
    <w:rsid w:val="00D13A18"/>
    <w:rsid w:val="00D13C5B"/>
    <w:rsid w:val="00D13E58"/>
    <w:rsid w:val="00D141D6"/>
    <w:rsid w:val="00D1445F"/>
    <w:rsid w:val="00D144F2"/>
    <w:rsid w:val="00D145D2"/>
    <w:rsid w:val="00D150D9"/>
    <w:rsid w:val="00D15B49"/>
    <w:rsid w:val="00D16AC6"/>
    <w:rsid w:val="00D16AD3"/>
    <w:rsid w:val="00D16AF2"/>
    <w:rsid w:val="00D16CCC"/>
    <w:rsid w:val="00D2077E"/>
    <w:rsid w:val="00D20E07"/>
    <w:rsid w:val="00D215A0"/>
    <w:rsid w:val="00D21F23"/>
    <w:rsid w:val="00D2212F"/>
    <w:rsid w:val="00D22586"/>
    <w:rsid w:val="00D2284F"/>
    <w:rsid w:val="00D22875"/>
    <w:rsid w:val="00D2342D"/>
    <w:rsid w:val="00D2377E"/>
    <w:rsid w:val="00D237D6"/>
    <w:rsid w:val="00D23CEA"/>
    <w:rsid w:val="00D24011"/>
    <w:rsid w:val="00D24AB7"/>
    <w:rsid w:val="00D252A3"/>
    <w:rsid w:val="00D2603C"/>
    <w:rsid w:val="00D264DA"/>
    <w:rsid w:val="00D26B1A"/>
    <w:rsid w:val="00D27397"/>
    <w:rsid w:val="00D3073D"/>
    <w:rsid w:val="00D308E1"/>
    <w:rsid w:val="00D309ED"/>
    <w:rsid w:val="00D30B6D"/>
    <w:rsid w:val="00D30B9F"/>
    <w:rsid w:val="00D31A85"/>
    <w:rsid w:val="00D31B9D"/>
    <w:rsid w:val="00D31C15"/>
    <w:rsid w:val="00D327F1"/>
    <w:rsid w:val="00D33A19"/>
    <w:rsid w:val="00D34137"/>
    <w:rsid w:val="00D3436E"/>
    <w:rsid w:val="00D345F7"/>
    <w:rsid w:val="00D349AD"/>
    <w:rsid w:val="00D35F40"/>
    <w:rsid w:val="00D36227"/>
    <w:rsid w:val="00D362D8"/>
    <w:rsid w:val="00D36456"/>
    <w:rsid w:val="00D369C3"/>
    <w:rsid w:val="00D36EAD"/>
    <w:rsid w:val="00D3724C"/>
    <w:rsid w:val="00D37A26"/>
    <w:rsid w:val="00D37B22"/>
    <w:rsid w:val="00D37CFC"/>
    <w:rsid w:val="00D40159"/>
    <w:rsid w:val="00D401D2"/>
    <w:rsid w:val="00D408C8"/>
    <w:rsid w:val="00D419C2"/>
    <w:rsid w:val="00D41ACF"/>
    <w:rsid w:val="00D41BEA"/>
    <w:rsid w:val="00D42427"/>
    <w:rsid w:val="00D4265D"/>
    <w:rsid w:val="00D4291A"/>
    <w:rsid w:val="00D4295A"/>
    <w:rsid w:val="00D42F3C"/>
    <w:rsid w:val="00D42F57"/>
    <w:rsid w:val="00D43261"/>
    <w:rsid w:val="00D434B9"/>
    <w:rsid w:val="00D43CFF"/>
    <w:rsid w:val="00D44253"/>
    <w:rsid w:val="00D44FF3"/>
    <w:rsid w:val="00D4548E"/>
    <w:rsid w:val="00D4581E"/>
    <w:rsid w:val="00D45C52"/>
    <w:rsid w:val="00D45D29"/>
    <w:rsid w:val="00D46CA2"/>
    <w:rsid w:val="00D46E72"/>
    <w:rsid w:val="00D46F85"/>
    <w:rsid w:val="00D474A3"/>
    <w:rsid w:val="00D4755D"/>
    <w:rsid w:val="00D50E6A"/>
    <w:rsid w:val="00D522FD"/>
    <w:rsid w:val="00D52DD8"/>
    <w:rsid w:val="00D52EB6"/>
    <w:rsid w:val="00D5305A"/>
    <w:rsid w:val="00D54A51"/>
    <w:rsid w:val="00D5530A"/>
    <w:rsid w:val="00D554BA"/>
    <w:rsid w:val="00D5614D"/>
    <w:rsid w:val="00D56A19"/>
    <w:rsid w:val="00D56C0E"/>
    <w:rsid w:val="00D56C31"/>
    <w:rsid w:val="00D57413"/>
    <w:rsid w:val="00D60750"/>
    <w:rsid w:val="00D60850"/>
    <w:rsid w:val="00D60B98"/>
    <w:rsid w:val="00D60F24"/>
    <w:rsid w:val="00D6176C"/>
    <w:rsid w:val="00D632BB"/>
    <w:rsid w:val="00D63D22"/>
    <w:rsid w:val="00D647E0"/>
    <w:rsid w:val="00D65FB2"/>
    <w:rsid w:val="00D66800"/>
    <w:rsid w:val="00D6783C"/>
    <w:rsid w:val="00D67A93"/>
    <w:rsid w:val="00D715A2"/>
    <w:rsid w:val="00D71D1B"/>
    <w:rsid w:val="00D71E1A"/>
    <w:rsid w:val="00D7310F"/>
    <w:rsid w:val="00D73569"/>
    <w:rsid w:val="00D735EE"/>
    <w:rsid w:val="00D738CA"/>
    <w:rsid w:val="00D73FD2"/>
    <w:rsid w:val="00D752B4"/>
    <w:rsid w:val="00D75561"/>
    <w:rsid w:val="00D75DC9"/>
    <w:rsid w:val="00D75F0C"/>
    <w:rsid w:val="00D761DF"/>
    <w:rsid w:val="00D76617"/>
    <w:rsid w:val="00D77848"/>
    <w:rsid w:val="00D8037C"/>
    <w:rsid w:val="00D80D1B"/>
    <w:rsid w:val="00D80E45"/>
    <w:rsid w:val="00D81208"/>
    <w:rsid w:val="00D81540"/>
    <w:rsid w:val="00D81627"/>
    <w:rsid w:val="00D8172B"/>
    <w:rsid w:val="00D820C7"/>
    <w:rsid w:val="00D82A36"/>
    <w:rsid w:val="00D83411"/>
    <w:rsid w:val="00D83AB4"/>
    <w:rsid w:val="00D83F7A"/>
    <w:rsid w:val="00D8408E"/>
    <w:rsid w:val="00D8472E"/>
    <w:rsid w:val="00D847C1"/>
    <w:rsid w:val="00D85336"/>
    <w:rsid w:val="00D85B6F"/>
    <w:rsid w:val="00D8610D"/>
    <w:rsid w:val="00D8664D"/>
    <w:rsid w:val="00D868BB"/>
    <w:rsid w:val="00D86988"/>
    <w:rsid w:val="00D87323"/>
    <w:rsid w:val="00D87763"/>
    <w:rsid w:val="00D87B49"/>
    <w:rsid w:val="00D87CD3"/>
    <w:rsid w:val="00D90253"/>
    <w:rsid w:val="00D90269"/>
    <w:rsid w:val="00D90D9E"/>
    <w:rsid w:val="00D91570"/>
    <w:rsid w:val="00D91AEC"/>
    <w:rsid w:val="00D92087"/>
    <w:rsid w:val="00D92279"/>
    <w:rsid w:val="00D9274F"/>
    <w:rsid w:val="00D92B11"/>
    <w:rsid w:val="00D93937"/>
    <w:rsid w:val="00D93CBE"/>
    <w:rsid w:val="00D93F99"/>
    <w:rsid w:val="00D94276"/>
    <w:rsid w:val="00D94841"/>
    <w:rsid w:val="00D94D9F"/>
    <w:rsid w:val="00D95931"/>
    <w:rsid w:val="00D95D1C"/>
    <w:rsid w:val="00D95DCB"/>
    <w:rsid w:val="00D9642D"/>
    <w:rsid w:val="00D966BA"/>
    <w:rsid w:val="00D96936"/>
    <w:rsid w:val="00D96BDE"/>
    <w:rsid w:val="00D976D9"/>
    <w:rsid w:val="00D978D9"/>
    <w:rsid w:val="00DA038B"/>
    <w:rsid w:val="00DA0E98"/>
    <w:rsid w:val="00DA140E"/>
    <w:rsid w:val="00DA180E"/>
    <w:rsid w:val="00DA1EEC"/>
    <w:rsid w:val="00DA2094"/>
    <w:rsid w:val="00DA3415"/>
    <w:rsid w:val="00DA3CC3"/>
    <w:rsid w:val="00DA437A"/>
    <w:rsid w:val="00DA4777"/>
    <w:rsid w:val="00DA4986"/>
    <w:rsid w:val="00DA4A33"/>
    <w:rsid w:val="00DA4FF2"/>
    <w:rsid w:val="00DA58E2"/>
    <w:rsid w:val="00DA6FB9"/>
    <w:rsid w:val="00DA7037"/>
    <w:rsid w:val="00DA7B47"/>
    <w:rsid w:val="00DA7B49"/>
    <w:rsid w:val="00DA7D5A"/>
    <w:rsid w:val="00DB0513"/>
    <w:rsid w:val="00DB1A37"/>
    <w:rsid w:val="00DB2193"/>
    <w:rsid w:val="00DB220D"/>
    <w:rsid w:val="00DB28EA"/>
    <w:rsid w:val="00DB2B73"/>
    <w:rsid w:val="00DB2FDD"/>
    <w:rsid w:val="00DB35E8"/>
    <w:rsid w:val="00DB40D3"/>
    <w:rsid w:val="00DB4737"/>
    <w:rsid w:val="00DB4A86"/>
    <w:rsid w:val="00DB4DD2"/>
    <w:rsid w:val="00DB4DE3"/>
    <w:rsid w:val="00DB66D6"/>
    <w:rsid w:val="00DB6A39"/>
    <w:rsid w:val="00DB6ACE"/>
    <w:rsid w:val="00DB6D11"/>
    <w:rsid w:val="00DB7078"/>
    <w:rsid w:val="00DB7D02"/>
    <w:rsid w:val="00DC06BC"/>
    <w:rsid w:val="00DC19EA"/>
    <w:rsid w:val="00DC22CB"/>
    <w:rsid w:val="00DC2465"/>
    <w:rsid w:val="00DC3499"/>
    <w:rsid w:val="00DC3528"/>
    <w:rsid w:val="00DC5133"/>
    <w:rsid w:val="00DC573E"/>
    <w:rsid w:val="00DC5B1B"/>
    <w:rsid w:val="00DC5BD7"/>
    <w:rsid w:val="00DC5FF9"/>
    <w:rsid w:val="00DC6640"/>
    <w:rsid w:val="00DC6678"/>
    <w:rsid w:val="00DC6810"/>
    <w:rsid w:val="00DC684C"/>
    <w:rsid w:val="00DC76BC"/>
    <w:rsid w:val="00DC7757"/>
    <w:rsid w:val="00DC7AD6"/>
    <w:rsid w:val="00DC7F53"/>
    <w:rsid w:val="00DD031E"/>
    <w:rsid w:val="00DD2117"/>
    <w:rsid w:val="00DD292C"/>
    <w:rsid w:val="00DD2987"/>
    <w:rsid w:val="00DD2A86"/>
    <w:rsid w:val="00DD2EEF"/>
    <w:rsid w:val="00DD3A8F"/>
    <w:rsid w:val="00DD44F5"/>
    <w:rsid w:val="00DD503E"/>
    <w:rsid w:val="00DD572B"/>
    <w:rsid w:val="00DD5A8C"/>
    <w:rsid w:val="00DD605F"/>
    <w:rsid w:val="00DD618B"/>
    <w:rsid w:val="00DD6439"/>
    <w:rsid w:val="00DD6B0D"/>
    <w:rsid w:val="00DD761E"/>
    <w:rsid w:val="00DD7645"/>
    <w:rsid w:val="00DD76EE"/>
    <w:rsid w:val="00DD7703"/>
    <w:rsid w:val="00DE00C9"/>
    <w:rsid w:val="00DE00E7"/>
    <w:rsid w:val="00DE06C8"/>
    <w:rsid w:val="00DE0B41"/>
    <w:rsid w:val="00DE1209"/>
    <w:rsid w:val="00DE162A"/>
    <w:rsid w:val="00DE1F6D"/>
    <w:rsid w:val="00DE28FC"/>
    <w:rsid w:val="00DE2F4E"/>
    <w:rsid w:val="00DE313B"/>
    <w:rsid w:val="00DE3574"/>
    <w:rsid w:val="00DE377D"/>
    <w:rsid w:val="00DE3A7A"/>
    <w:rsid w:val="00DE3F18"/>
    <w:rsid w:val="00DE5598"/>
    <w:rsid w:val="00DE5751"/>
    <w:rsid w:val="00DE60DE"/>
    <w:rsid w:val="00DE65C8"/>
    <w:rsid w:val="00DE65E9"/>
    <w:rsid w:val="00DE6C26"/>
    <w:rsid w:val="00DF19E1"/>
    <w:rsid w:val="00DF24EA"/>
    <w:rsid w:val="00DF284B"/>
    <w:rsid w:val="00DF2914"/>
    <w:rsid w:val="00DF33F5"/>
    <w:rsid w:val="00DF38CD"/>
    <w:rsid w:val="00DF461C"/>
    <w:rsid w:val="00DF4732"/>
    <w:rsid w:val="00DF4AD6"/>
    <w:rsid w:val="00DF515B"/>
    <w:rsid w:val="00DF5603"/>
    <w:rsid w:val="00DF62F3"/>
    <w:rsid w:val="00DF675E"/>
    <w:rsid w:val="00DF6C8B"/>
    <w:rsid w:val="00E00804"/>
    <w:rsid w:val="00E00A06"/>
    <w:rsid w:val="00E00BED"/>
    <w:rsid w:val="00E01207"/>
    <w:rsid w:val="00E013EC"/>
    <w:rsid w:val="00E01913"/>
    <w:rsid w:val="00E01AAE"/>
    <w:rsid w:val="00E020BE"/>
    <w:rsid w:val="00E02267"/>
    <w:rsid w:val="00E022AB"/>
    <w:rsid w:val="00E02A50"/>
    <w:rsid w:val="00E02AA1"/>
    <w:rsid w:val="00E03086"/>
    <w:rsid w:val="00E03491"/>
    <w:rsid w:val="00E03844"/>
    <w:rsid w:val="00E03AD8"/>
    <w:rsid w:val="00E03CED"/>
    <w:rsid w:val="00E046C7"/>
    <w:rsid w:val="00E048CD"/>
    <w:rsid w:val="00E069C9"/>
    <w:rsid w:val="00E07C50"/>
    <w:rsid w:val="00E12569"/>
    <w:rsid w:val="00E12E34"/>
    <w:rsid w:val="00E1337E"/>
    <w:rsid w:val="00E13D53"/>
    <w:rsid w:val="00E13F07"/>
    <w:rsid w:val="00E14883"/>
    <w:rsid w:val="00E14B86"/>
    <w:rsid w:val="00E1614E"/>
    <w:rsid w:val="00E164C9"/>
    <w:rsid w:val="00E16883"/>
    <w:rsid w:val="00E16F93"/>
    <w:rsid w:val="00E178D7"/>
    <w:rsid w:val="00E17A65"/>
    <w:rsid w:val="00E21272"/>
    <w:rsid w:val="00E213B6"/>
    <w:rsid w:val="00E21BAE"/>
    <w:rsid w:val="00E226E8"/>
    <w:rsid w:val="00E234B9"/>
    <w:rsid w:val="00E23809"/>
    <w:rsid w:val="00E247A1"/>
    <w:rsid w:val="00E24DBE"/>
    <w:rsid w:val="00E25086"/>
    <w:rsid w:val="00E257F6"/>
    <w:rsid w:val="00E26100"/>
    <w:rsid w:val="00E26810"/>
    <w:rsid w:val="00E2694B"/>
    <w:rsid w:val="00E271B5"/>
    <w:rsid w:val="00E27268"/>
    <w:rsid w:val="00E27BEF"/>
    <w:rsid w:val="00E305A1"/>
    <w:rsid w:val="00E30F40"/>
    <w:rsid w:val="00E311FD"/>
    <w:rsid w:val="00E314DE"/>
    <w:rsid w:val="00E318B1"/>
    <w:rsid w:val="00E31AB1"/>
    <w:rsid w:val="00E31C62"/>
    <w:rsid w:val="00E322CC"/>
    <w:rsid w:val="00E32390"/>
    <w:rsid w:val="00E3240B"/>
    <w:rsid w:val="00E32785"/>
    <w:rsid w:val="00E32DA3"/>
    <w:rsid w:val="00E33AEA"/>
    <w:rsid w:val="00E34CB6"/>
    <w:rsid w:val="00E34E1D"/>
    <w:rsid w:val="00E3587D"/>
    <w:rsid w:val="00E358B8"/>
    <w:rsid w:val="00E35AD8"/>
    <w:rsid w:val="00E36028"/>
    <w:rsid w:val="00E360A7"/>
    <w:rsid w:val="00E366ED"/>
    <w:rsid w:val="00E377F9"/>
    <w:rsid w:val="00E40795"/>
    <w:rsid w:val="00E40A5F"/>
    <w:rsid w:val="00E41257"/>
    <w:rsid w:val="00E41745"/>
    <w:rsid w:val="00E41A7C"/>
    <w:rsid w:val="00E41C5C"/>
    <w:rsid w:val="00E422C7"/>
    <w:rsid w:val="00E42A97"/>
    <w:rsid w:val="00E42B3E"/>
    <w:rsid w:val="00E44322"/>
    <w:rsid w:val="00E45B94"/>
    <w:rsid w:val="00E45E2F"/>
    <w:rsid w:val="00E4671A"/>
    <w:rsid w:val="00E47542"/>
    <w:rsid w:val="00E4772B"/>
    <w:rsid w:val="00E50B36"/>
    <w:rsid w:val="00E50CB3"/>
    <w:rsid w:val="00E51E24"/>
    <w:rsid w:val="00E51E57"/>
    <w:rsid w:val="00E535DA"/>
    <w:rsid w:val="00E53EBF"/>
    <w:rsid w:val="00E54026"/>
    <w:rsid w:val="00E5431A"/>
    <w:rsid w:val="00E5493E"/>
    <w:rsid w:val="00E54ECD"/>
    <w:rsid w:val="00E54EDB"/>
    <w:rsid w:val="00E54F2D"/>
    <w:rsid w:val="00E552E9"/>
    <w:rsid w:val="00E55AFE"/>
    <w:rsid w:val="00E55B42"/>
    <w:rsid w:val="00E5607E"/>
    <w:rsid w:val="00E56AB4"/>
    <w:rsid w:val="00E57772"/>
    <w:rsid w:val="00E60ABD"/>
    <w:rsid w:val="00E61661"/>
    <w:rsid w:val="00E61745"/>
    <w:rsid w:val="00E61B02"/>
    <w:rsid w:val="00E61B47"/>
    <w:rsid w:val="00E627D6"/>
    <w:rsid w:val="00E629AE"/>
    <w:rsid w:val="00E63165"/>
    <w:rsid w:val="00E63738"/>
    <w:rsid w:val="00E64B2D"/>
    <w:rsid w:val="00E64D94"/>
    <w:rsid w:val="00E660D2"/>
    <w:rsid w:val="00E66193"/>
    <w:rsid w:val="00E66383"/>
    <w:rsid w:val="00E66C03"/>
    <w:rsid w:val="00E66D55"/>
    <w:rsid w:val="00E671F1"/>
    <w:rsid w:val="00E67A67"/>
    <w:rsid w:val="00E67F5E"/>
    <w:rsid w:val="00E701F7"/>
    <w:rsid w:val="00E70582"/>
    <w:rsid w:val="00E70777"/>
    <w:rsid w:val="00E7188C"/>
    <w:rsid w:val="00E71ABA"/>
    <w:rsid w:val="00E71BD4"/>
    <w:rsid w:val="00E72C50"/>
    <w:rsid w:val="00E72D4C"/>
    <w:rsid w:val="00E733BA"/>
    <w:rsid w:val="00E73863"/>
    <w:rsid w:val="00E739C7"/>
    <w:rsid w:val="00E73A41"/>
    <w:rsid w:val="00E74422"/>
    <w:rsid w:val="00E745F1"/>
    <w:rsid w:val="00E746B0"/>
    <w:rsid w:val="00E75A0D"/>
    <w:rsid w:val="00E7617D"/>
    <w:rsid w:val="00E76DAE"/>
    <w:rsid w:val="00E77ABF"/>
    <w:rsid w:val="00E77FFA"/>
    <w:rsid w:val="00E81C5C"/>
    <w:rsid w:val="00E81D2A"/>
    <w:rsid w:val="00E821AF"/>
    <w:rsid w:val="00E83174"/>
    <w:rsid w:val="00E8361D"/>
    <w:rsid w:val="00E836E9"/>
    <w:rsid w:val="00E83B48"/>
    <w:rsid w:val="00E83C90"/>
    <w:rsid w:val="00E83F34"/>
    <w:rsid w:val="00E8487C"/>
    <w:rsid w:val="00E8498C"/>
    <w:rsid w:val="00E84BD2"/>
    <w:rsid w:val="00E85575"/>
    <w:rsid w:val="00E86D03"/>
    <w:rsid w:val="00E87253"/>
    <w:rsid w:val="00E87A49"/>
    <w:rsid w:val="00E90BE6"/>
    <w:rsid w:val="00E9127D"/>
    <w:rsid w:val="00E915D6"/>
    <w:rsid w:val="00E9182B"/>
    <w:rsid w:val="00E91B48"/>
    <w:rsid w:val="00E9220E"/>
    <w:rsid w:val="00E9231A"/>
    <w:rsid w:val="00E9234D"/>
    <w:rsid w:val="00E92AE6"/>
    <w:rsid w:val="00E93049"/>
    <w:rsid w:val="00E940D6"/>
    <w:rsid w:val="00E9476B"/>
    <w:rsid w:val="00E95315"/>
    <w:rsid w:val="00E95F00"/>
    <w:rsid w:val="00E95F3C"/>
    <w:rsid w:val="00E962FD"/>
    <w:rsid w:val="00E96796"/>
    <w:rsid w:val="00E96842"/>
    <w:rsid w:val="00E96B57"/>
    <w:rsid w:val="00E976FB"/>
    <w:rsid w:val="00E978EE"/>
    <w:rsid w:val="00E979D2"/>
    <w:rsid w:val="00E97A1E"/>
    <w:rsid w:val="00E97F0B"/>
    <w:rsid w:val="00EA01F7"/>
    <w:rsid w:val="00EA0410"/>
    <w:rsid w:val="00EA1189"/>
    <w:rsid w:val="00EA1699"/>
    <w:rsid w:val="00EA18E9"/>
    <w:rsid w:val="00EA1B4F"/>
    <w:rsid w:val="00EA1D3C"/>
    <w:rsid w:val="00EA1E5E"/>
    <w:rsid w:val="00EA4C70"/>
    <w:rsid w:val="00EA5422"/>
    <w:rsid w:val="00EA5D97"/>
    <w:rsid w:val="00EA6B2B"/>
    <w:rsid w:val="00EA77C0"/>
    <w:rsid w:val="00EA7DF9"/>
    <w:rsid w:val="00EA7F75"/>
    <w:rsid w:val="00EB04F9"/>
    <w:rsid w:val="00EB0AC6"/>
    <w:rsid w:val="00EB0EBF"/>
    <w:rsid w:val="00EB1868"/>
    <w:rsid w:val="00EB2C44"/>
    <w:rsid w:val="00EB3377"/>
    <w:rsid w:val="00EB393E"/>
    <w:rsid w:val="00EB3CD4"/>
    <w:rsid w:val="00EB3F7B"/>
    <w:rsid w:val="00EB418E"/>
    <w:rsid w:val="00EB4F75"/>
    <w:rsid w:val="00EB5215"/>
    <w:rsid w:val="00EB56CD"/>
    <w:rsid w:val="00EB5CE3"/>
    <w:rsid w:val="00EB6C50"/>
    <w:rsid w:val="00EB6E7B"/>
    <w:rsid w:val="00EB6FA3"/>
    <w:rsid w:val="00EB7007"/>
    <w:rsid w:val="00EB71B2"/>
    <w:rsid w:val="00EB7287"/>
    <w:rsid w:val="00EB7B6A"/>
    <w:rsid w:val="00EB7BA1"/>
    <w:rsid w:val="00EB7C2E"/>
    <w:rsid w:val="00EB7E30"/>
    <w:rsid w:val="00EC0245"/>
    <w:rsid w:val="00EC0557"/>
    <w:rsid w:val="00EC087C"/>
    <w:rsid w:val="00EC0BFD"/>
    <w:rsid w:val="00EC0F29"/>
    <w:rsid w:val="00EC1425"/>
    <w:rsid w:val="00EC25B7"/>
    <w:rsid w:val="00EC3462"/>
    <w:rsid w:val="00EC4212"/>
    <w:rsid w:val="00EC4B80"/>
    <w:rsid w:val="00EC50A9"/>
    <w:rsid w:val="00EC5657"/>
    <w:rsid w:val="00EC5D34"/>
    <w:rsid w:val="00EC62D0"/>
    <w:rsid w:val="00EC6E23"/>
    <w:rsid w:val="00EC7D2B"/>
    <w:rsid w:val="00ED0060"/>
    <w:rsid w:val="00ED0D2F"/>
    <w:rsid w:val="00ED1437"/>
    <w:rsid w:val="00ED1952"/>
    <w:rsid w:val="00ED26D5"/>
    <w:rsid w:val="00ED2BC8"/>
    <w:rsid w:val="00ED38AA"/>
    <w:rsid w:val="00ED38CA"/>
    <w:rsid w:val="00ED3BA1"/>
    <w:rsid w:val="00ED3BFF"/>
    <w:rsid w:val="00ED4AC5"/>
    <w:rsid w:val="00ED4E1B"/>
    <w:rsid w:val="00ED5308"/>
    <w:rsid w:val="00ED5618"/>
    <w:rsid w:val="00ED56C7"/>
    <w:rsid w:val="00ED6BB2"/>
    <w:rsid w:val="00ED6F02"/>
    <w:rsid w:val="00ED78F1"/>
    <w:rsid w:val="00ED7C62"/>
    <w:rsid w:val="00ED7F4C"/>
    <w:rsid w:val="00EE11D4"/>
    <w:rsid w:val="00EE13EA"/>
    <w:rsid w:val="00EE204A"/>
    <w:rsid w:val="00EE2704"/>
    <w:rsid w:val="00EE2E8C"/>
    <w:rsid w:val="00EE412D"/>
    <w:rsid w:val="00EE4138"/>
    <w:rsid w:val="00EE4266"/>
    <w:rsid w:val="00EE447A"/>
    <w:rsid w:val="00EE5727"/>
    <w:rsid w:val="00EE584D"/>
    <w:rsid w:val="00EE7885"/>
    <w:rsid w:val="00EF01B2"/>
    <w:rsid w:val="00EF209F"/>
    <w:rsid w:val="00EF291C"/>
    <w:rsid w:val="00EF2E3F"/>
    <w:rsid w:val="00EF376B"/>
    <w:rsid w:val="00EF4507"/>
    <w:rsid w:val="00EF4569"/>
    <w:rsid w:val="00EF4910"/>
    <w:rsid w:val="00EF51F3"/>
    <w:rsid w:val="00EF5D9D"/>
    <w:rsid w:val="00EF5DD5"/>
    <w:rsid w:val="00EF5E7E"/>
    <w:rsid w:val="00EF6049"/>
    <w:rsid w:val="00EF63A8"/>
    <w:rsid w:val="00EF65EB"/>
    <w:rsid w:val="00EF6865"/>
    <w:rsid w:val="00EF6B58"/>
    <w:rsid w:val="00EF6CCA"/>
    <w:rsid w:val="00EF6E6D"/>
    <w:rsid w:val="00EF7156"/>
    <w:rsid w:val="00EF759F"/>
    <w:rsid w:val="00EF769B"/>
    <w:rsid w:val="00EF7BEE"/>
    <w:rsid w:val="00F01B3A"/>
    <w:rsid w:val="00F01EF4"/>
    <w:rsid w:val="00F02155"/>
    <w:rsid w:val="00F02DE7"/>
    <w:rsid w:val="00F03500"/>
    <w:rsid w:val="00F04742"/>
    <w:rsid w:val="00F050AF"/>
    <w:rsid w:val="00F05104"/>
    <w:rsid w:val="00F05446"/>
    <w:rsid w:val="00F057F4"/>
    <w:rsid w:val="00F0620C"/>
    <w:rsid w:val="00F06B12"/>
    <w:rsid w:val="00F070C9"/>
    <w:rsid w:val="00F102D1"/>
    <w:rsid w:val="00F10FA3"/>
    <w:rsid w:val="00F11CFA"/>
    <w:rsid w:val="00F13DB9"/>
    <w:rsid w:val="00F13F4C"/>
    <w:rsid w:val="00F13F70"/>
    <w:rsid w:val="00F14710"/>
    <w:rsid w:val="00F14D2F"/>
    <w:rsid w:val="00F15544"/>
    <w:rsid w:val="00F15BEF"/>
    <w:rsid w:val="00F17D84"/>
    <w:rsid w:val="00F202BF"/>
    <w:rsid w:val="00F20CE2"/>
    <w:rsid w:val="00F20FA2"/>
    <w:rsid w:val="00F21975"/>
    <w:rsid w:val="00F22765"/>
    <w:rsid w:val="00F22878"/>
    <w:rsid w:val="00F231D7"/>
    <w:rsid w:val="00F2382F"/>
    <w:rsid w:val="00F23964"/>
    <w:rsid w:val="00F23D3E"/>
    <w:rsid w:val="00F23F39"/>
    <w:rsid w:val="00F2412F"/>
    <w:rsid w:val="00F242E1"/>
    <w:rsid w:val="00F2485F"/>
    <w:rsid w:val="00F251D2"/>
    <w:rsid w:val="00F257BC"/>
    <w:rsid w:val="00F25A18"/>
    <w:rsid w:val="00F25C2C"/>
    <w:rsid w:val="00F264E4"/>
    <w:rsid w:val="00F265B9"/>
    <w:rsid w:val="00F26CB2"/>
    <w:rsid w:val="00F272B2"/>
    <w:rsid w:val="00F300CA"/>
    <w:rsid w:val="00F30207"/>
    <w:rsid w:val="00F30A4F"/>
    <w:rsid w:val="00F30C19"/>
    <w:rsid w:val="00F30EDF"/>
    <w:rsid w:val="00F32CC8"/>
    <w:rsid w:val="00F32DD8"/>
    <w:rsid w:val="00F3357B"/>
    <w:rsid w:val="00F336BF"/>
    <w:rsid w:val="00F33E8D"/>
    <w:rsid w:val="00F34070"/>
    <w:rsid w:val="00F34436"/>
    <w:rsid w:val="00F357EA"/>
    <w:rsid w:val="00F35DEA"/>
    <w:rsid w:val="00F35E46"/>
    <w:rsid w:val="00F36401"/>
    <w:rsid w:val="00F377B2"/>
    <w:rsid w:val="00F37CC6"/>
    <w:rsid w:val="00F4091D"/>
    <w:rsid w:val="00F41E18"/>
    <w:rsid w:val="00F41ED1"/>
    <w:rsid w:val="00F42033"/>
    <w:rsid w:val="00F4226F"/>
    <w:rsid w:val="00F4269F"/>
    <w:rsid w:val="00F4356C"/>
    <w:rsid w:val="00F444D3"/>
    <w:rsid w:val="00F447AC"/>
    <w:rsid w:val="00F44B2B"/>
    <w:rsid w:val="00F45649"/>
    <w:rsid w:val="00F460F8"/>
    <w:rsid w:val="00F463FC"/>
    <w:rsid w:val="00F464C8"/>
    <w:rsid w:val="00F47515"/>
    <w:rsid w:val="00F476C4"/>
    <w:rsid w:val="00F47C4F"/>
    <w:rsid w:val="00F50DA6"/>
    <w:rsid w:val="00F51740"/>
    <w:rsid w:val="00F51CC1"/>
    <w:rsid w:val="00F531EE"/>
    <w:rsid w:val="00F53671"/>
    <w:rsid w:val="00F53E7F"/>
    <w:rsid w:val="00F54461"/>
    <w:rsid w:val="00F54642"/>
    <w:rsid w:val="00F555A8"/>
    <w:rsid w:val="00F55FFD"/>
    <w:rsid w:val="00F561AC"/>
    <w:rsid w:val="00F561F1"/>
    <w:rsid w:val="00F5657D"/>
    <w:rsid w:val="00F56635"/>
    <w:rsid w:val="00F568EF"/>
    <w:rsid w:val="00F56D6C"/>
    <w:rsid w:val="00F56D6F"/>
    <w:rsid w:val="00F57F14"/>
    <w:rsid w:val="00F606FF"/>
    <w:rsid w:val="00F6073D"/>
    <w:rsid w:val="00F628FE"/>
    <w:rsid w:val="00F6351B"/>
    <w:rsid w:val="00F63AE3"/>
    <w:rsid w:val="00F64451"/>
    <w:rsid w:val="00F6461E"/>
    <w:rsid w:val="00F66493"/>
    <w:rsid w:val="00F66895"/>
    <w:rsid w:val="00F66CAC"/>
    <w:rsid w:val="00F66D77"/>
    <w:rsid w:val="00F7160F"/>
    <w:rsid w:val="00F71679"/>
    <w:rsid w:val="00F7170B"/>
    <w:rsid w:val="00F717D1"/>
    <w:rsid w:val="00F73655"/>
    <w:rsid w:val="00F73B66"/>
    <w:rsid w:val="00F74120"/>
    <w:rsid w:val="00F75004"/>
    <w:rsid w:val="00F75563"/>
    <w:rsid w:val="00F7570D"/>
    <w:rsid w:val="00F75841"/>
    <w:rsid w:val="00F75E49"/>
    <w:rsid w:val="00F76090"/>
    <w:rsid w:val="00F76FE2"/>
    <w:rsid w:val="00F774C8"/>
    <w:rsid w:val="00F77C6A"/>
    <w:rsid w:val="00F77EE7"/>
    <w:rsid w:val="00F80288"/>
    <w:rsid w:val="00F802F3"/>
    <w:rsid w:val="00F81835"/>
    <w:rsid w:val="00F8224B"/>
    <w:rsid w:val="00F8308E"/>
    <w:rsid w:val="00F83095"/>
    <w:rsid w:val="00F8365A"/>
    <w:rsid w:val="00F83D83"/>
    <w:rsid w:val="00F83E17"/>
    <w:rsid w:val="00F847B6"/>
    <w:rsid w:val="00F85CE2"/>
    <w:rsid w:val="00F868C9"/>
    <w:rsid w:val="00F86BCA"/>
    <w:rsid w:val="00F871D9"/>
    <w:rsid w:val="00F87499"/>
    <w:rsid w:val="00F874B5"/>
    <w:rsid w:val="00F90380"/>
    <w:rsid w:val="00F9194D"/>
    <w:rsid w:val="00F91BC1"/>
    <w:rsid w:val="00F92290"/>
    <w:rsid w:val="00F928E2"/>
    <w:rsid w:val="00F93285"/>
    <w:rsid w:val="00F93AA7"/>
    <w:rsid w:val="00F93AEA"/>
    <w:rsid w:val="00F94778"/>
    <w:rsid w:val="00F947B1"/>
    <w:rsid w:val="00F958D9"/>
    <w:rsid w:val="00F95F02"/>
    <w:rsid w:val="00F96079"/>
    <w:rsid w:val="00F96D29"/>
    <w:rsid w:val="00F97047"/>
    <w:rsid w:val="00FA09A9"/>
    <w:rsid w:val="00FA0C46"/>
    <w:rsid w:val="00FA10E5"/>
    <w:rsid w:val="00FA135F"/>
    <w:rsid w:val="00FA1E73"/>
    <w:rsid w:val="00FA2087"/>
    <w:rsid w:val="00FA3B25"/>
    <w:rsid w:val="00FA4731"/>
    <w:rsid w:val="00FA69D9"/>
    <w:rsid w:val="00FA6B92"/>
    <w:rsid w:val="00FA6C8D"/>
    <w:rsid w:val="00FA73A2"/>
    <w:rsid w:val="00FB0C20"/>
    <w:rsid w:val="00FB2473"/>
    <w:rsid w:val="00FB2FB8"/>
    <w:rsid w:val="00FB369E"/>
    <w:rsid w:val="00FB3A51"/>
    <w:rsid w:val="00FB3A9D"/>
    <w:rsid w:val="00FB62A8"/>
    <w:rsid w:val="00FB6A99"/>
    <w:rsid w:val="00FB72C8"/>
    <w:rsid w:val="00FB7917"/>
    <w:rsid w:val="00FB7951"/>
    <w:rsid w:val="00FC0C83"/>
    <w:rsid w:val="00FC13C7"/>
    <w:rsid w:val="00FC1DD5"/>
    <w:rsid w:val="00FC1DE0"/>
    <w:rsid w:val="00FC24C3"/>
    <w:rsid w:val="00FC29E1"/>
    <w:rsid w:val="00FC2F11"/>
    <w:rsid w:val="00FC2F32"/>
    <w:rsid w:val="00FC3139"/>
    <w:rsid w:val="00FC3FCA"/>
    <w:rsid w:val="00FC44B7"/>
    <w:rsid w:val="00FC45F7"/>
    <w:rsid w:val="00FC58FF"/>
    <w:rsid w:val="00FC600A"/>
    <w:rsid w:val="00FC6696"/>
    <w:rsid w:val="00FC6876"/>
    <w:rsid w:val="00FC6CC0"/>
    <w:rsid w:val="00FC72F6"/>
    <w:rsid w:val="00FC75BF"/>
    <w:rsid w:val="00FC78FB"/>
    <w:rsid w:val="00FC7B8C"/>
    <w:rsid w:val="00FD03B0"/>
    <w:rsid w:val="00FD0B74"/>
    <w:rsid w:val="00FD0EF8"/>
    <w:rsid w:val="00FD234C"/>
    <w:rsid w:val="00FD2594"/>
    <w:rsid w:val="00FD2B36"/>
    <w:rsid w:val="00FD2B9E"/>
    <w:rsid w:val="00FD527C"/>
    <w:rsid w:val="00FD5505"/>
    <w:rsid w:val="00FD580B"/>
    <w:rsid w:val="00FD5CBF"/>
    <w:rsid w:val="00FD6EA0"/>
    <w:rsid w:val="00FD72BD"/>
    <w:rsid w:val="00FD7EE4"/>
    <w:rsid w:val="00FE0D3B"/>
    <w:rsid w:val="00FE18A9"/>
    <w:rsid w:val="00FE1E31"/>
    <w:rsid w:val="00FE2638"/>
    <w:rsid w:val="00FE323B"/>
    <w:rsid w:val="00FE37EC"/>
    <w:rsid w:val="00FE3C77"/>
    <w:rsid w:val="00FE3E4C"/>
    <w:rsid w:val="00FE4EE4"/>
    <w:rsid w:val="00FE5324"/>
    <w:rsid w:val="00FE5416"/>
    <w:rsid w:val="00FE5D7E"/>
    <w:rsid w:val="00FE693C"/>
    <w:rsid w:val="00FE69FF"/>
    <w:rsid w:val="00FE6B5B"/>
    <w:rsid w:val="00FE6D68"/>
    <w:rsid w:val="00FE6DAD"/>
    <w:rsid w:val="00FE75A2"/>
    <w:rsid w:val="00FE777E"/>
    <w:rsid w:val="00FE77BF"/>
    <w:rsid w:val="00FF010D"/>
    <w:rsid w:val="00FF082E"/>
    <w:rsid w:val="00FF2306"/>
    <w:rsid w:val="00FF2A91"/>
    <w:rsid w:val="00FF2AC1"/>
    <w:rsid w:val="00FF2B83"/>
    <w:rsid w:val="00FF303F"/>
    <w:rsid w:val="00FF335F"/>
    <w:rsid w:val="00FF33A8"/>
    <w:rsid w:val="00FF4F16"/>
    <w:rsid w:val="00FF5654"/>
    <w:rsid w:val="00FF5963"/>
    <w:rsid w:val="00FF59A0"/>
    <w:rsid w:val="00FF69E3"/>
    <w:rsid w:val="00FF6A6B"/>
    <w:rsid w:val="00FF75FB"/>
    <w:rsid w:val="00FF7662"/>
    <w:rsid w:val="0100C56B"/>
    <w:rsid w:val="01105AD5"/>
    <w:rsid w:val="0110925D"/>
    <w:rsid w:val="01334603"/>
    <w:rsid w:val="016B4711"/>
    <w:rsid w:val="01AA8CE2"/>
    <w:rsid w:val="01F28D4A"/>
    <w:rsid w:val="01FBE3AE"/>
    <w:rsid w:val="0203B2E6"/>
    <w:rsid w:val="02077F81"/>
    <w:rsid w:val="0247281D"/>
    <w:rsid w:val="024BF7E9"/>
    <w:rsid w:val="0252A0ED"/>
    <w:rsid w:val="025DBF75"/>
    <w:rsid w:val="0297C6A7"/>
    <w:rsid w:val="02BDF8C2"/>
    <w:rsid w:val="02DBAE3C"/>
    <w:rsid w:val="02DDF6A3"/>
    <w:rsid w:val="03150E4D"/>
    <w:rsid w:val="0352AB7C"/>
    <w:rsid w:val="03561A4E"/>
    <w:rsid w:val="03729FA8"/>
    <w:rsid w:val="037EF8CC"/>
    <w:rsid w:val="03A17508"/>
    <w:rsid w:val="03ABBB10"/>
    <w:rsid w:val="03AEEE2A"/>
    <w:rsid w:val="03B2A988"/>
    <w:rsid w:val="03C657CC"/>
    <w:rsid w:val="0404B67D"/>
    <w:rsid w:val="040869CF"/>
    <w:rsid w:val="0427AD0A"/>
    <w:rsid w:val="0442592F"/>
    <w:rsid w:val="0445D2A8"/>
    <w:rsid w:val="044E528D"/>
    <w:rsid w:val="0464523D"/>
    <w:rsid w:val="04A301A8"/>
    <w:rsid w:val="04DC2567"/>
    <w:rsid w:val="05225CB2"/>
    <w:rsid w:val="0529FF90"/>
    <w:rsid w:val="056F66DD"/>
    <w:rsid w:val="056FFB19"/>
    <w:rsid w:val="05A6D00F"/>
    <w:rsid w:val="05D93CF3"/>
    <w:rsid w:val="05E1A892"/>
    <w:rsid w:val="0606F061"/>
    <w:rsid w:val="060A67CA"/>
    <w:rsid w:val="0611F4F6"/>
    <w:rsid w:val="062F9D5F"/>
    <w:rsid w:val="063352B3"/>
    <w:rsid w:val="063B162D"/>
    <w:rsid w:val="06485F73"/>
    <w:rsid w:val="06498FAB"/>
    <w:rsid w:val="064F1A81"/>
    <w:rsid w:val="06686794"/>
    <w:rsid w:val="066E2D53"/>
    <w:rsid w:val="067DEEF3"/>
    <w:rsid w:val="06839981"/>
    <w:rsid w:val="06B97BD4"/>
    <w:rsid w:val="06C775B5"/>
    <w:rsid w:val="06D01A95"/>
    <w:rsid w:val="06D4E8F5"/>
    <w:rsid w:val="06F27D9B"/>
    <w:rsid w:val="075891E5"/>
    <w:rsid w:val="077FBF49"/>
    <w:rsid w:val="07868563"/>
    <w:rsid w:val="0790F95C"/>
    <w:rsid w:val="07CD8C9C"/>
    <w:rsid w:val="07E6FFC4"/>
    <w:rsid w:val="07ED2753"/>
    <w:rsid w:val="07F34D2E"/>
    <w:rsid w:val="081259FC"/>
    <w:rsid w:val="082250FB"/>
    <w:rsid w:val="0834EF4B"/>
    <w:rsid w:val="08676CF8"/>
    <w:rsid w:val="08F2BFAC"/>
    <w:rsid w:val="090C0701"/>
    <w:rsid w:val="099240A7"/>
    <w:rsid w:val="099DBC5C"/>
    <w:rsid w:val="0A2AC5D7"/>
    <w:rsid w:val="0A4B32BF"/>
    <w:rsid w:val="0A56B1A1"/>
    <w:rsid w:val="0A5FB2EE"/>
    <w:rsid w:val="0AACCAB5"/>
    <w:rsid w:val="0AE2E589"/>
    <w:rsid w:val="0B009022"/>
    <w:rsid w:val="0B035A98"/>
    <w:rsid w:val="0BBCC917"/>
    <w:rsid w:val="0BE45542"/>
    <w:rsid w:val="0BF3C5E6"/>
    <w:rsid w:val="0C2BB5E3"/>
    <w:rsid w:val="0C539426"/>
    <w:rsid w:val="0C6F74DF"/>
    <w:rsid w:val="0C774620"/>
    <w:rsid w:val="0CA8A32F"/>
    <w:rsid w:val="0CB14229"/>
    <w:rsid w:val="0CB29B80"/>
    <w:rsid w:val="0CC78D45"/>
    <w:rsid w:val="0CC853FF"/>
    <w:rsid w:val="0CC9336F"/>
    <w:rsid w:val="0CE35793"/>
    <w:rsid w:val="0CF4ECC9"/>
    <w:rsid w:val="0D2A0BB1"/>
    <w:rsid w:val="0D3CC40C"/>
    <w:rsid w:val="0D3EFFF9"/>
    <w:rsid w:val="0D4242AD"/>
    <w:rsid w:val="0D6506EF"/>
    <w:rsid w:val="0D8BF067"/>
    <w:rsid w:val="0DA18695"/>
    <w:rsid w:val="0DC3AA71"/>
    <w:rsid w:val="0DD114F1"/>
    <w:rsid w:val="0DE7750F"/>
    <w:rsid w:val="0E213150"/>
    <w:rsid w:val="0E3E30F5"/>
    <w:rsid w:val="0EFAEFF4"/>
    <w:rsid w:val="0F8D7BDF"/>
    <w:rsid w:val="0F98E71E"/>
    <w:rsid w:val="0FD872BE"/>
    <w:rsid w:val="0FEC5735"/>
    <w:rsid w:val="10248653"/>
    <w:rsid w:val="1033C2E1"/>
    <w:rsid w:val="10943717"/>
    <w:rsid w:val="114FB282"/>
    <w:rsid w:val="1173F61D"/>
    <w:rsid w:val="118721F9"/>
    <w:rsid w:val="11953860"/>
    <w:rsid w:val="11B5D09C"/>
    <w:rsid w:val="11B63BB0"/>
    <w:rsid w:val="11DC2FB1"/>
    <w:rsid w:val="1218244A"/>
    <w:rsid w:val="12439F18"/>
    <w:rsid w:val="125EB172"/>
    <w:rsid w:val="1263E7B9"/>
    <w:rsid w:val="129B65C9"/>
    <w:rsid w:val="12AB261A"/>
    <w:rsid w:val="1303A26F"/>
    <w:rsid w:val="1317C22D"/>
    <w:rsid w:val="13330776"/>
    <w:rsid w:val="135B2AB2"/>
    <w:rsid w:val="137BECFE"/>
    <w:rsid w:val="13843739"/>
    <w:rsid w:val="13CCD8F2"/>
    <w:rsid w:val="13CEB5EC"/>
    <w:rsid w:val="13DDD0FF"/>
    <w:rsid w:val="13E52C79"/>
    <w:rsid w:val="14207FEA"/>
    <w:rsid w:val="14273D69"/>
    <w:rsid w:val="143A6313"/>
    <w:rsid w:val="145C26DD"/>
    <w:rsid w:val="148D2EB0"/>
    <w:rsid w:val="149C5AAC"/>
    <w:rsid w:val="14EEFAF7"/>
    <w:rsid w:val="14F54B0D"/>
    <w:rsid w:val="14FBAAEF"/>
    <w:rsid w:val="1505FC7A"/>
    <w:rsid w:val="151AE367"/>
    <w:rsid w:val="151AF437"/>
    <w:rsid w:val="153F4163"/>
    <w:rsid w:val="158B5803"/>
    <w:rsid w:val="158F351E"/>
    <w:rsid w:val="15A37E28"/>
    <w:rsid w:val="15B0A70D"/>
    <w:rsid w:val="15BAE539"/>
    <w:rsid w:val="15D9BE67"/>
    <w:rsid w:val="160E5526"/>
    <w:rsid w:val="162D9549"/>
    <w:rsid w:val="163A837F"/>
    <w:rsid w:val="1652E26B"/>
    <w:rsid w:val="166666F3"/>
    <w:rsid w:val="1673A40F"/>
    <w:rsid w:val="16B2FFD3"/>
    <w:rsid w:val="16ECF989"/>
    <w:rsid w:val="16EF6B15"/>
    <w:rsid w:val="1712F902"/>
    <w:rsid w:val="1764FFC8"/>
    <w:rsid w:val="178D78DE"/>
    <w:rsid w:val="17A44188"/>
    <w:rsid w:val="17C730CE"/>
    <w:rsid w:val="17F46277"/>
    <w:rsid w:val="187122B8"/>
    <w:rsid w:val="187651E0"/>
    <w:rsid w:val="1889B45F"/>
    <w:rsid w:val="189CCB5B"/>
    <w:rsid w:val="18A517B2"/>
    <w:rsid w:val="18C1FC0F"/>
    <w:rsid w:val="18F12571"/>
    <w:rsid w:val="19274704"/>
    <w:rsid w:val="195113F5"/>
    <w:rsid w:val="19711BDF"/>
    <w:rsid w:val="197E8143"/>
    <w:rsid w:val="199A3555"/>
    <w:rsid w:val="19A89CC0"/>
    <w:rsid w:val="19ACB8E2"/>
    <w:rsid w:val="19DC8BCF"/>
    <w:rsid w:val="1A04C6E9"/>
    <w:rsid w:val="1A1A56DD"/>
    <w:rsid w:val="1A2577A4"/>
    <w:rsid w:val="1A2FB660"/>
    <w:rsid w:val="1A30A194"/>
    <w:rsid w:val="1A3E7839"/>
    <w:rsid w:val="1A4E10F7"/>
    <w:rsid w:val="1A580A80"/>
    <w:rsid w:val="1A5B94DB"/>
    <w:rsid w:val="1ACBF996"/>
    <w:rsid w:val="1AD3EA09"/>
    <w:rsid w:val="1AEB0B2D"/>
    <w:rsid w:val="1AF3E430"/>
    <w:rsid w:val="1B173BCD"/>
    <w:rsid w:val="1B397E4C"/>
    <w:rsid w:val="1B3D4B1C"/>
    <w:rsid w:val="1B666EAB"/>
    <w:rsid w:val="1B85CB9E"/>
    <w:rsid w:val="1BAB6BDD"/>
    <w:rsid w:val="1BC6C918"/>
    <w:rsid w:val="1BD761C5"/>
    <w:rsid w:val="1BDC5598"/>
    <w:rsid w:val="1C060004"/>
    <w:rsid w:val="1C1C5212"/>
    <w:rsid w:val="1C6D83B6"/>
    <w:rsid w:val="1CCE13D2"/>
    <w:rsid w:val="1D00DBA0"/>
    <w:rsid w:val="1D127342"/>
    <w:rsid w:val="1D478DB4"/>
    <w:rsid w:val="1D5CECD0"/>
    <w:rsid w:val="1D663E6B"/>
    <w:rsid w:val="1D891FCB"/>
    <w:rsid w:val="1D90496A"/>
    <w:rsid w:val="1DB3F808"/>
    <w:rsid w:val="1DBF8FD3"/>
    <w:rsid w:val="1DDAB632"/>
    <w:rsid w:val="1DE84A44"/>
    <w:rsid w:val="1DF98D33"/>
    <w:rsid w:val="1E1915F2"/>
    <w:rsid w:val="1E3DC1F1"/>
    <w:rsid w:val="1E47104C"/>
    <w:rsid w:val="1E4F4B93"/>
    <w:rsid w:val="1E9984CB"/>
    <w:rsid w:val="1EBE6A6E"/>
    <w:rsid w:val="1ED07B52"/>
    <w:rsid w:val="1EF12915"/>
    <w:rsid w:val="1F226FF2"/>
    <w:rsid w:val="1F4CEF88"/>
    <w:rsid w:val="1F68F06B"/>
    <w:rsid w:val="1F7D25C2"/>
    <w:rsid w:val="1F83B664"/>
    <w:rsid w:val="1F88B3B1"/>
    <w:rsid w:val="1FAAC9C9"/>
    <w:rsid w:val="1FEAFFD9"/>
    <w:rsid w:val="201F6D4E"/>
    <w:rsid w:val="203A6E2A"/>
    <w:rsid w:val="20463E10"/>
    <w:rsid w:val="204C0046"/>
    <w:rsid w:val="2068641C"/>
    <w:rsid w:val="207C30CB"/>
    <w:rsid w:val="20F3E946"/>
    <w:rsid w:val="211C40EC"/>
    <w:rsid w:val="212C25AC"/>
    <w:rsid w:val="213EB56E"/>
    <w:rsid w:val="214BB264"/>
    <w:rsid w:val="2190C7F2"/>
    <w:rsid w:val="219B33DE"/>
    <w:rsid w:val="21A50354"/>
    <w:rsid w:val="21DDBDC3"/>
    <w:rsid w:val="21E89B6C"/>
    <w:rsid w:val="2200CC11"/>
    <w:rsid w:val="220317E9"/>
    <w:rsid w:val="22192062"/>
    <w:rsid w:val="22312B24"/>
    <w:rsid w:val="22664F05"/>
    <w:rsid w:val="2276A0AE"/>
    <w:rsid w:val="228B5186"/>
    <w:rsid w:val="229D625D"/>
    <w:rsid w:val="229E8E2C"/>
    <w:rsid w:val="22ACCEE2"/>
    <w:rsid w:val="22D4B0B7"/>
    <w:rsid w:val="23144CAC"/>
    <w:rsid w:val="233901DD"/>
    <w:rsid w:val="237A442B"/>
    <w:rsid w:val="23906619"/>
    <w:rsid w:val="23A15B54"/>
    <w:rsid w:val="23B5553D"/>
    <w:rsid w:val="23C47778"/>
    <w:rsid w:val="243CF490"/>
    <w:rsid w:val="24442BC8"/>
    <w:rsid w:val="245FC2BD"/>
    <w:rsid w:val="247182B8"/>
    <w:rsid w:val="2495A2C6"/>
    <w:rsid w:val="24CB3ECC"/>
    <w:rsid w:val="24ED943A"/>
    <w:rsid w:val="24F3EBB0"/>
    <w:rsid w:val="2513F5C5"/>
    <w:rsid w:val="25206017"/>
    <w:rsid w:val="252AF76A"/>
    <w:rsid w:val="25DB43BE"/>
    <w:rsid w:val="260B8124"/>
    <w:rsid w:val="26166AC4"/>
    <w:rsid w:val="262747B7"/>
    <w:rsid w:val="2631EB49"/>
    <w:rsid w:val="2635E841"/>
    <w:rsid w:val="26407EDB"/>
    <w:rsid w:val="26472385"/>
    <w:rsid w:val="264E52F1"/>
    <w:rsid w:val="266DD5B1"/>
    <w:rsid w:val="267289EB"/>
    <w:rsid w:val="267D8E23"/>
    <w:rsid w:val="267F14D3"/>
    <w:rsid w:val="26CB8DC8"/>
    <w:rsid w:val="26D63462"/>
    <w:rsid w:val="26FC9BAA"/>
    <w:rsid w:val="2706E995"/>
    <w:rsid w:val="270B7EF4"/>
    <w:rsid w:val="27214513"/>
    <w:rsid w:val="274328E2"/>
    <w:rsid w:val="2782B910"/>
    <w:rsid w:val="278B43F9"/>
    <w:rsid w:val="27964CEC"/>
    <w:rsid w:val="27984545"/>
    <w:rsid w:val="27BAE5C7"/>
    <w:rsid w:val="27BE274B"/>
    <w:rsid w:val="27CEC57E"/>
    <w:rsid w:val="27D55894"/>
    <w:rsid w:val="283467C4"/>
    <w:rsid w:val="2838CDBD"/>
    <w:rsid w:val="28596CA7"/>
    <w:rsid w:val="285BF079"/>
    <w:rsid w:val="285D9E14"/>
    <w:rsid w:val="285E274E"/>
    <w:rsid w:val="28749818"/>
    <w:rsid w:val="28CF302B"/>
    <w:rsid w:val="28D60101"/>
    <w:rsid w:val="28E916BC"/>
    <w:rsid w:val="28F1B2DF"/>
    <w:rsid w:val="293FE47B"/>
    <w:rsid w:val="29434EC0"/>
    <w:rsid w:val="295B1AEA"/>
    <w:rsid w:val="2962F096"/>
    <w:rsid w:val="2982C96F"/>
    <w:rsid w:val="29C1DB06"/>
    <w:rsid w:val="29D4E984"/>
    <w:rsid w:val="29E893BD"/>
    <w:rsid w:val="2A30427F"/>
    <w:rsid w:val="2A67ECEF"/>
    <w:rsid w:val="2A9BD5A9"/>
    <w:rsid w:val="2AB6B332"/>
    <w:rsid w:val="2AEA10FE"/>
    <w:rsid w:val="2B0BABA2"/>
    <w:rsid w:val="2B2679E1"/>
    <w:rsid w:val="2B42E7F1"/>
    <w:rsid w:val="2B6098A8"/>
    <w:rsid w:val="2C2F2121"/>
    <w:rsid w:val="2C3F5830"/>
    <w:rsid w:val="2C41D6B4"/>
    <w:rsid w:val="2C491F87"/>
    <w:rsid w:val="2C50E756"/>
    <w:rsid w:val="2C5601E8"/>
    <w:rsid w:val="2C5704A8"/>
    <w:rsid w:val="2C65EB6B"/>
    <w:rsid w:val="2CD4A137"/>
    <w:rsid w:val="2CDA94BA"/>
    <w:rsid w:val="2CF57908"/>
    <w:rsid w:val="2D30B8BA"/>
    <w:rsid w:val="2D32902A"/>
    <w:rsid w:val="2D7399A2"/>
    <w:rsid w:val="2D903CEF"/>
    <w:rsid w:val="2D9D8F20"/>
    <w:rsid w:val="2DA7A14C"/>
    <w:rsid w:val="2DABFA70"/>
    <w:rsid w:val="2E0840AD"/>
    <w:rsid w:val="2E228D5D"/>
    <w:rsid w:val="2E743426"/>
    <w:rsid w:val="2F3B99BE"/>
    <w:rsid w:val="2F522638"/>
    <w:rsid w:val="2F5D745C"/>
    <w:rsid w:val="2F5EF3B5"/>
    <w:rsid w:val="2F780DE2"/>
    <w:rsid w:val="2F972637"/>
    <w:rsid w:val="2FC989B0"/>
    <w:rsid w:val="2FD7A4C6"/>
    <w:rsid w:val="2FE8B2CB"/>
    <w:rsid w:val="3000ED11"/>
    <w:rsid w:val="300AC29E"/>
    <w:rsid w:val="300B4C42"/>
    <w:rsid w:val="30852434"/>
    <w:rsid w:val="30B47D3E"/>
    <w:rsid w:val="30C8A24F"/>
    <w:rsid w:val="30DB0C84"/>
    <w:rsid w:val="30EC482A"/>
    <w:rsid w:val="31250611"/>
    <w:rsid w:val="312A1D57"/>
    <w:rsid w:val="312B43C7"/>
    <w:rsid w:val="313FE093"/>
    <w:rsid w:val="3152503F"/>
    <w:rsid w:val="3152611E"/>
    <w:rsid w:val="31687EEC"/>
    <w:rsid w:val="316B42C8"/>
    <w:rsid w:val="316F9275"/>
    <w:rsid w:val="31A8F32B"/>
    <w:rsid w:val="31AFD8B7"/>
    <w:rsid w:val="3214679F"/>
    <w:rsid w:val="3259EA0C"/>
    <w:rsid w:val="32805BB9"/>
    <w:rsid w:val="328CAE4A"/>
    <w:rsid w:val="32A22379"/>
    <w:rsid w:val="32D3B0EF"/>
    <w:rsid w:val="333EA085"/>
    <w:rsid w:val="335448E6"/>
    <w:rsid w:val="335BB40E"/>
    <w:rsid w:val="3380B8F4"/>
    <w:rsid w:val="33822613"/>
    <w:rsid w:val="33A2F46D"/>
    <w:rsid w:val="33B1F01A"/>
    <w:rsid w:val="33B3A8E7"/>
    <w:rsid w:val="33C207AB"/>
    <w:rsid w:val="33D7EAE0"/>
    <w:rsid w:val="33D866C4"/>
    <w:rsid w:val="3490B3E6"/>
    <w:rsid w:val="349B1CD2"/>
    <w:rsid w:val="34D3D5F6"/>
    <w:rsid w:val="34F1EF96"/>
    <w:rsid w:val="359FF69B"/>
    <w:rsid w:val="35AAFA03"/>
    <w:rsid w:val="35B62857"/>
    <w:rsid w:val="35C29AD9"/>
    <w:rsid w:val="35D1E424"/>
    <w:rsid w:val="35EE04B3"/>
    <w:rsid w:val="36033EE2"/>
    <w:rsid w:val="3605D2D2"/>
    <w:rsid w:val="36237002"/>
    <w:rsid w:val="3645DBED"/>
    <w:rsid w:val="365068FF"/>
    <w:rsid w:val="36637E3C"/>
    <w:rsid w:val="36C0ABA1"/>
    <w:rsid w:val="36E2732E"/>
    <w:rsid w:val="36F7733D"/>
    <w:rsid w:val="37041A45"/>
    <w:rsid w:val="37874A0D"/>
    <w:rsid w:val="379F75BC"/>
    <w:rsid w:val="37AAF6A7"/>
    <w:rsid w:val="37B62A0E"/>
    <w:rsid w:val="37B8A4A9"/>
    <w:rsid w:val="38261121"/>
    <w:rsid w:val="3850E975"/>
    <w:rsid w:val="3881397F"/>
    <w:rsid w:val="38870831"/>
    <w:rsid w:val="3889B50A"/>
    <w:rsid w:val="38B0FD18"/>
    <w:rsid w:val="38F0F9C6"/>
    <w:rsid w:val="39518F4C"/>
    <w:rsid w:val="3951CFCF"/>
    <w:rsid w:val="396049E5"/>
    <w:rsid w:val="39658147"/>
    <w:rsid w:val="39808F76"/>
    <w:rsid w:val="399E8B90"/>
    <w:rsid w:val="39A4C90D"/>
    <w:rsid w:val="39EA38AF"/>
    <w:rsid w:val="3A42D288"/>
    <w:rsid w:val="3A6239DA"/>
    <w:rsid w:val="3A668E51"/>
    <w:rsid w:val="3A6FBDF9"/>
    <w:rsid w:val="3A8C5D1F"/>
    <w:rsid w:val="3AF277D3"/>
    <w:rsid w:val="3AFCA6EA"/>
    <w:rsid w:val="3AFFADDE"/>
    <w:rsid w:val="3B0162C7"/>
    <w:rsid w:val="3B430A6A"/>
    <w:rsid w:val="3B5231EB"/>
    <w:rsid w:val="3B5D73D5"/>
    <w:rsid w:val="3BAA8521"/>
    <w:rsid w:val="3BEDA6BE"/>
    <w:rsid w:val="3C4C3088"/>
    <w:rsid w:val="3C5C7D95"/>
    <w:rsid w:val="3C9BA970"/>
    <w:rsid w:val="3CBCCECB"/>
    <w:rsid w:val="3CD9E2AD"/>
    <w:rsid w:val="3D02354F"/>
    <w:rsid w:val="3D40DE94"/>
    <w:rsid w:val="3D415295"/>
    <w:rsid w:val="3D5B8E0A"/>
    <w:rsid w:val="3DC4B075"/>
    <w:rsid w:val="3DD04E2F"/>
    <w:rsid w:val="3DF6D6E0"/>
    <w:rsid w:val="3DF834F7"/>
    <w:rsid w:val="3E08FE9E"/>
    <w:rsid w:val="3E35F7E2"/>
    <w:rsid w:val="3E431F77"/>
    <w:rsid w:val="3E5B9361"/>
    <w:rsid w:val="3E5E4F1A"/>
    <w:rsid w:val="3EADF51C"/>
    <w:rsid w:val="3EAE344F"/>
    <w:rsid w:val="3EC71CAF"/>
    <w:rsid w:val="3EDD5912"/>
    <w:rsid w:val="3F062733"/>
    <w:rsid w:val="3F0A316D"/>
    <w:rsid w:val="3F3D031D"/>
    <w:rsid w:val="3FCF2D0B"/>
    <w:rsid w:val="3FFFC5EC"/>
    <w:rsid w:val="401D62D8"/>
    <w:rsid w:val="404025F5"/>
    <w:rsid w:val="404682DE"/>
    <w:rsid w:val="408FCAF2"/>
    <w:rsid w:val="40AC7D3D"/>
    <w:rsid w:val="40C14A3B"/>
    <w:rsid w:val="40CA24DF"/>
    <w:rsid w:val="40D6AC87"/>
    <w:rsid w:val="40F1B74D"/>
    <w:rsid w:val="410F3A1B"/>
    <w:rsid w:val="4184C322"/>
    <w:rsid w:val="419C6838"/>
    <w:rsid w:val="41B1BEF9"/>
    <w:rsid w:val="41BBA25D"/>
    <w:rsid w:val="41DF136E"/>
    <w:rsid w:val="41E68E71"/>
    <w:rsid w:val="41FAC05C"/>
    <w:rsid w:val="423C43BB"/>
    <w:rsid w:val="427A7701"/>
    <w:rsid w:val="427E723F"/>
    <w:rsid w:val="42856782"/>
    <w:rsid w:val="429310AE"/>
    <w:rsid w:val="42AE4914"/>
    <w:rsid w:val="42D48DF9"/>
    <w:rsid w:val="430D1815"/>
    <w:rsid w:val="4342BB42"/>
    <w:rsid w:val="4342BE80"/>
    <w:rsid w:val="4352112B"/>
    <w:rsid w:val="4372D5A0"/>
    <w:rsid w:val="437985EE"/>
    <w:rsid w:val="439D7AA1"/>
    <w:rsid w:val="43C5F10F"/>
    <w:rsid w:val="43CBAAE5"/>
    <w:rsid w:val="43E1575F"/>
    <w:rsid w:val="43EA0256"/>
    <w:rsid w:val="43FB08FD"/>
    <w:rsid w:val="441250EE"/>
    <w:rsid w:val="44442FC5"/>
    <w:rsid w:val="447B4740"/>
    <w:rsid w:val="4487652F"/>
    <w:rsid w:val="4496802F"/>
    <w:rsid w:val="44968673"/>
    <w:rsid w:val="44C76CAC"/>
    <w:rsid w:val="44ECEACD"/>
    <w:rsid w:val="450F1E77"/>
    <w:rsid w:val="45342CFF"/>
    <w:rsid w:val="45B62966"/>
    <w:rsid w:val="45C0446E"/>
    <w:rsid w:val="45CC5267"/>
    <w:rsid w:val="45CCC9DF"/>
    <w:rsid w:val="45F0E103"/>
    <w:rsid w:val="4600233F"/>
    <w:rsid w:val="460589DF"/>
    <w:rsid w:val="460B9C23"/>
    <w:rsid w:val="4611764A"/>
    <w:rsid w:val="4647609E"/>
    <w:rsid w:val="46551F9E"/>
    <w:rsid w:val="467A81E6"/>
    <w:rsid w:val="46BBF230"/>
    <w:rsid w:val="46CB5A37"/>
    <w:rsid w:val="46DD8F3E"/>
    <w:rsid w:val="46E55392"/>
    <w:rsid w:val="46F49BA7"/>
    <w:rsid w:val="46F95EC1"/>
    <w:rsid w:val="472D3759"/>
    <w:rsid w:val="47486E11"/>
    <w:rsid w:val="474B7CC6"/>
    <w:rsid w:val="476165C9"/>
    <w:rsid w:val="479C93D6"/>
    <w:rsid w:val="47AE24CE"/>
    <w:rsid w:val="47B7B8DB"/>
    <w:rsid w:val="47DDBAD4"/>
    <w:rsid w:val="47F064C1"/>
    <w:rsid w:val="47F0AE5A"/>
    <w:rsid w:val="48030B59"/>
    <w:rsid w:val="4821ABC2"/>
    <w:rsid w:val="485F7098"/>
    <w:rsid w:val="4870BACE"/>
    <w:rsid w:val="48719B5F"/>
    <w:rsid w:val="4871BC61"/>
    <w:rsid w:val="48E6BAF2"/>
    <w:rsid w:val="48EBC160"/>
    <w:rsid w:val="48FA1725"/>
    <w:rsid w:val="4A164805"/>
    <w:rsid w:val="4A225006"/>
    <w:rsid w:val="4A425A30"/>
    <w:rsid w:val="4A693C4D"/>
    <w:rsid w:val="4A836245"/>
    <w:rsid w:val="4A9D9A53"/>
    <w:rsid w:val="4AAEF09F"/>
    <w:rsid w:val="4AFFBC05"/>
    <w:rsid w:val="4B607736"/>
    <w:rsid w:val="4B63BB10"/>
    <w:rsid w:val="4B751853"/>
    <w:rsid w:val="4BD60F3C"/>
    <w:rsid w:val="4C0617C8"/>
    <w:rsid w:val="4C2999FF"/>
    <w:rsid w:val="4C45E42F"/>
    <w:rsid w:val="4C4A5F5B"/>
    <w:rsid w:val="4C5DEC32"/>
    <w:rsid w:val="4C74D960"/>
    <w:rsid w:val="4C753242"/>
    <w:rsid w:val="4C7C082D"/>
    <w:rsid w:val="4C8D39D6"/>
    <w:rsid w:val="4C905173"/>
    <w:rsid w:val="4CCFAB1A"/>
    <w:rsid w:val="4CF81C28"/>
    <w:rsid w:val="4D0EAFD2"/>
    <w:rsid w:val="4D51690F"/>
    <w:rsid w:val="4DE2033E"/>
    <w:rsid w:val="4E11598E"/>
    <w:rsid w:val="4E529B39"/>
    <w:rsid w:val="4E597A75"/>
    <w:rsid w:val="4E5A0365"/>
    <w:rsid w:val="4E8F6BA0"/>
    <w:rsid w:val="4EAAC4B6"/>
    <w:rsid w:val="4EB253F0"/>
    <w:rsid w:val="4EB8B774"/>
    <w:rsid w:val="4EC502DF"/>
    <w:rsid w:val="4ECA7DCA"/>
    <w:rsid w:val="4EFBBF91"/>
    <w:rsid w:val="4F25B416"/>
    <w:rsid w:val="4F547C3A"/>
    <w:rsid w:val="4FBBFDAC"/>
    <w:rsid w:val="4FD75FF7"/>
    <w:rsid w:val="50387A30"/>
    <w:rsid w:val="5070A2FB"/>
    <w:rsid w:val="50781A8E"/>
    <w:rsid w:val="50CD5F3D"/>
    <w:rsid w:val="5107066C"/>
    <w:rsid w:val="515AE0F5"/>
    <w:rsid w:val="515F0560"/>
    <w:rsid w:val="51624CA9"/>
    <w:rsid w:val="51AB2BC0"/>
    <w:rsid w:val="51D8F40C"/>
    <w:rsid w:val="51D9E248"/>
    <w:rsid w:val="51F67DF8"/>
    <w:rsid w:val="51FE31C6"/>
    <w:rsid w:val="520EBD1E"/>
    <w:rsid w:val="521A6E91"/>
    <w:rsid w:val="521A7555"/>
    <w:rsid w:val="52245BBD"/>
    <w:rsid w:val="5251CFBC"/>
    <w:rsid w:val="52923FD8"/>
    <w:rsid w:val="529E56E5"/>
    <w:rsid w:val="52C1E6C5"/>
    <w:rsid w:val="52C7E78C"/>
    <w:rsid w:val="52CD7033"/>
    <w:rsid w:val="52CDE673"/>
    <w:rsid w:val="52CF9FCD"/>
    <w:rsid w:val="52DAA1D7"/>
    <w:rsid w:val="52DDBFAC"/>
    <w:rsid w:val="52E4C97D"/>
    <w:rsid w:val="52FB5870"/>
    <w:rsid w:val="536C222D"/>
    <w:rsid w:val="539CFB59"/>
    <w:rsid w:val="53B18DD0"/>
    <w:rsid w:val="541FBB95"/>
    <w:rsid w:val="548E9FA9"/>
    <w:rsid w:val="549E5EB2"/>
    <w:rsid w:val="54BB8C1A"/>
    <w:rsid w:val="554DA105"/>
    <w:rsid w:val="555A5E7A"/>
    <w:rsid w:val="559B5C7F"/>
    <w:rsid w:val="55E8C706"/>
    <w:rsid w:val="568A7F30"/>
    <w:rsid w:val="56962F81"/>
    <w:rsid w:val="5699C197"/>
    <w:rsid w:val="569D5694"/>
    <w:rsid w:val="5705223E"/>
    <w:rsid w:val="574F325D"/>
    <w:rsid w:val="57547BEE"/>
    <w:rsid w:val="575B5267"/>
    <w:rsid w:val="57622E14"/>
    <w:rsid w:val="576745CF"/>
    <w:rsid w:val="577307E6"/>
    <w:rsid w:val="57788B8A"/>
    <w:rsid w:val="577E1647"/>
    <w:rsid w:val="577E8364"/>
    <w:rsid w:val="579A1989"/>
    <w:rsid w:val="57A061D0"/>
    <w:rsid w:val="57EEB776"/>
    <w:rsid w:val="582EA16A"/>
    <w:rsid w:val="588BDF1A"/>
    <w:rsid w:val="588DE344"/>
    <w:rsid w:val="58A9B89E"/>
    <w:rsid w:val="58AA754A"/>
    <w:rsid w:val="58B100C4"/>
    <w:rsid w:val="58B4279C"/>
    <w:rsid w:val="58BEC271"/>
    <w:rsid w:val="58D61405"/>
    <w:rsid w:val="58EE9203"/>
    <w:rsid w:val="58FE8DA8"/>
    <w:rsid w:val="5900C469"/>
    <w:rsid w:val="591D0765"/>
    <w:rsid w:val="594BDFBF"/>
    <w:rsid w:val="599B6AD6"/>
    <w:rsid w:val="59DA5F35"/>
    <w:rsid w:val="59E0CF3E"/>
    <w:rsid w:val="59E3E0A3"/>
    <w:rsid w:val="59E61351"/>
    <w:rsid w:val="5A21F0C8"/>
    <w:rsid w:val="5A39F771"/>
    <w:rsid w:val="5A436010"/>
    <w:rsid w:val="5A7041ED"/>
    <w:rsid w:val="5AAA96E6"/>
    <w:rsid w:val="5AB2729A"/>
    <w:rsid w:val="5AE8528A"/>
    <w:rsid w:val="5AF9BBA8"/>
    <w:rsid w:val="5B10F651"/>
    <w:rsid w:val="5B13C55D"/>
    <w:rsid w:val="5B61C18E"/>
    <w:rsid w:val="5B6266C3"/>
    <w:rsid w:val="5BA356F8"/>
    <w:rsid w:val="5BDC3FD5"/>
    <w:rsid w:val="5C2ED536"/>
    <w:rsid w:val="5C71173B"/>
    <w:rsid w:val="5CD89956"/>
    <w:rsid w:val="5D293A52"/>
    <w:rsid w:val="5D627C4A"/>
    <w:rsid w:val="5D66ADF1"/>
    <w:rsid w:val="5D7BCEB9"/>
    <w:rsid w:val="5DD44CF2"/>
    <w:rsid w:val="5DFC952D"/>
    <w:rsid w:val="5E20C760"/>
    <w:rsid w:val="5E37DDA7"/>
    <w:rsid w:val="5E5090C0"/>
    <w:rsid w:val="5E64D6DF"/>
    <w:rsid w:val="5E7B65AC"/>
    <w:rsid w:val="5F11A614"/>
    <w:rsid w:val="5F1FF8DF"/>
    <w:rsid w:val="5F388D1A"/>
    <w:rsid w:val="5F53A406"/>
    <w:rsid w:val="5F6C2E72"/>
    <w:rsid w:val="5F77FA61"/>
    <w:rsid w:val="5F7AEF08"/>
    <w:rsid w:val="5F91BB6B"/>
    <w:rsid w:val="5FAEC1D9"/>
    <w:rsid w:val="602BE712"/>
    <w:rsid w:val="604F5B56"/>
    <w:rsid w:val="60599C8F"/>
    <w:rsid w:val="6070D071"/>
    <w:rsid w:val="6082F733"/>
    <w:rsid w:val="60CE45EA"/>
    <w:rsid w:val="60D7CD21"/>
    <w:rsid w:val="60DAB253"/>
    <w:rsid w:val="60FC1448"/>
    <w:rsid w:val="610FE77F"/>
    <w:rsid w:val="6111FEC7"/>
    <w:rsid w:val="617BA3CB"/>
    <w:rsid w:val="619E26EE"/>
    <w:rsid w:val="61ECEC39"/>
    <w:rsid w:val="6209564C"/>
    <w:rsid w:val="624985E0"/>
    <w:rsid w:val="6266F7DF"/>
    <w:rsid w:val="626BFA2C"/>
    <w:rsid w:val="62A48CCB"/>
    <w:rsid w:val="62A82C71"/>
    <w:rsid w:val="62C9252F"/>
    <w:rsid w:val="62DAF6BC"/>
    <w:rsid w:val="63108E68"/>
    <w:rsid w:val="6327C556"/>
    <w:rsid w:val="63640490"/>
    <w:rsid w:val="638C2612"/>
    <w:rsid w:val="63A5895B"/>
    <w:rsid w:val="63C2AEFC"/>
    <w:rsid w:val="6445375C"/>
    <w:rsid w:val="645286A3"/>
    <w:rsid w:val="648C7E7E"/>
    <w:rsid w:val="64E771DE"/>
    <w:rsid w:val="65072940"/>
    <w:rsid w:val="650B790B"/>
    <w:rsid w:val="65102DDF"/>
    <w:rsid w:val="653D3F05"/>
    <w:rsid w:val="653F93E8"/>
    <w:rsid w:val="654804D9"/>
    <w:rsid w:val="65690647"/>
    <w:rsid w:val="6571A2FF"/>
    <w:rsid w:val="6575DF12"/>
    <w:rsid w:val="6624EBA0"/>
    <w:rsid w:val="666B82C1"/>
    <w:rsid w:val="666F3734"/>
    <w:rsid w:val="6694F1DC"/>
    <w:rsid w:val="66ACBBBC"/>
    <w:rsid w:val="66ACF91E"/>
    <w:rsid w:val="66B60344"/>
    <w:rsid w:val="66FCB056"/>
    <w:rsid w:val="671329D7"/>
    <w:rsid w:val="6724027D"/>
    <w:rsid w:val="6749F68C"/>
    <w:rsid w:val="67793946"/>
    <w:rsid w:val="67A33622"/>
    <w:rsid w:val="67AE10B6"/>
    <w:rsid w:val="680B320C"/>
    <w:rsid w:val="6835BE90"/>
    <w:rsid w:val="683F3942"/>
    <w:rsid w:val="684E4D48"/>
    <w:rsid w:val="688A64AB"/>
    <w:rsid w:val="68933D83"/>
    <w:rsid w:val="689DD032"/>
    <w:rsid w:val="68CDB0F5"/>
    <w:rsid w:val="69097FF3"/>
    <w:rsid w:val="691A7BCC"/>
    <w:rsid w:val="693BA67D"/>
    <w:rsid w:val="6972EA85"/>
    <w:rsid w:val="69A33B6E"/>
    <w:rsid w:val="69B3553B"/>
    <w:rsid w:val="69CF2493"/>
    <w:rsid w:val="69D62318"/>
    <w:rsid w:val="69EDFA66"/>
    <w:rsid w:val="69EF7B27"/>
    <w:rsid w:val="6A310BBD"/>
    <w:rsid w:val="6A6BA40F"/>
    <w:rsid w:val="6A894A1E"/>
    <w:rsid w:val="6A8AE411"/>
    <w:rsid w:val="6AB9B1EB"/>
    <w:rsid w:val="6AE7C922"/>
    <w:rsid w:val="6AFC9DF4"/>
    <w:rsid w:val="6B12240E"/>
    <w:rsid w:val="6B1FA071"/>
    <w:rsid w:val="6B5C218D"/>
    <w:rsid w:val="6B5CE819"/>
    <w:rsid w:val="6B82817C"/>
    <w:rsid w:val="6BDEE4B6"/>
    <w:rsid w:val="6BF5C084"/>
    <w:rsid w:val="6C8CDC41"/>
    <w:rsid w:val="6C933DD0"/>
    <w:rsid w:val="6C9F289E"/>
    <w:rsid w:val="6CEB0130"/>
    <w:rsid w:val="6CF1FB24"/>
    <w:rsid w:val="6D055887"/>
    <w:rsid w:val="6D316BCA"/>
    <w:rsid w:val="6D8B75D4"/>
    <w:rsid w:val="6D8D1D50"/>
    <w:rsid w:val="6DA7AF5D"/>
    <w:rsid w:val="6DFA0251"/>
    <w:rsid w:val="6E04D313"/>
    <w:rsid w:val="6E18C7ED"/>
    <w:rsid w:val="6E764AA9"/>
    <w:rsid w:val="6E7798A2"/>
    <w:rsid w:val="6E8498C4"/>
    <w:rsid w:val="6EC6949E"/>
    <w:rsid w:val="6EC99B48"/>
    <w:rsid w:val="6EE74CE7"/>
    <w:rsid w:val="6EEC8C74"/>
    <w:rsid w:val="6F2D3953"/>
    <w:rsid w:val="6F34CCC8"/>
    <w:rsid w:val="6F7172ED"/>
    <w:rsid w:val="6FA2AF56"/>
    <w:rsid w:val="6FB36C21"/>
    <w:rsid w:val="700B8AF3"/>
    <w:rsid w:val="701DBF0F"/>
    <w:rsid w:val="70257D98"/>
    <w:rsid w:val="70332F59"/>
    <w:rsid w:val="70423C85"/>
    <w:rsid w:val="707B0D5C"/>
    <w:rsid w:val="707BF6AA"/>
    <w:rsid w:val="70ADA7EB"/>
    <w:rsid w:val="70E65BEE"/>
    <w:rsid w:val="7106E932"/>
    <w:rsid w:val="710E9631"/>
    <w:rsid w:val="7145B7DE"/>
    <w:rsid w:val="7176C3C7"/>
    <w:rsid w:val="71B5BA7F"/>
    <w:rsid w:val="71B86183"/>
    <w:rsid w:val="71CD7D3D"/>
    <w:rsid w:val="71E4EF79"/>
    <w:rsid w:val="71EB2EEF"/>
    <w:rsid w:val="71EFD3DB"/>
    <w:rsid w:val="720C24CE"/>
    <w:rsid w:val="7233DC27"/>
    <w:rsid w:val="725038CF"/>
    <w:rsid w:val="725901CF"/>
    <w:rsid w:val="725D08F7"/>
    <w:rsid w:val="725FB583"/>
    <w:rsid w:val="72C76C13"/>
    <w:rsid w:val="72EA0A43"/>
    <w:rsid w:val="73AE9C5C"/>
    <w:rsid w:val="73BA8A80"/>
    <w:rsid w:val="73D3F751"/>
    <w:rsid w:val="73DAA750"/>
    <w:rsid w:val="73E8EBE4"/>
    <w:rsid w:val="7436373B"/>
    <w:rsid w:val="744E0EB8"/>
    <w:rsid w:val="74775286"/>
    <w:rsid w:val="74B27548"/>
    <w:rsid w:val="74E442E5"/>
    <w:rsid w:val="75202DD5"/>
    <w:rsid w:val="7532563A"/>
    <w:rsid w:val="75A54EA8"/>
    <w:rsid w:val="75AC9A82"/>
    <w:rsid w:val="75AE504A"/>
    <w:rsid w:val="75B7D19C"/>
    <w:rsid w:val="75CA44B0"/>
    <w:rsid w:val="762E7AEA"/>
    <w:rsid w:val="7639FC85"/>
    <w:rsid w:val="7659336A"/>
    <w:rsid w:val="7683782E"/>
    <w:rsid w:val="768FA28A"/>
    <w:rsid w:val="76971B86"/>
    <w:rsid w:val="76BA4144"/>
    <w:rsid w:val="76C79A25"/>
    <w:rsid w:val="76D32911"/>
    <w:rsid w:val="76DBB8C9"/>
    <w:rsid w:val="76FDE165"/>
    <w:rsid w:val="77067F84"/>
    <w:rsid w:val="770E1900"/>
    <w:rsid w:val="773334D2"/>
    <w:rsid w:val="774779E0"/>
    <w:rsid w:val="77557AA7"/>
    <w:rsid w:val="7787A9D5"/>
    <w:rsid w:val="77A6DA92"/>
    <w:rsid w:val="780507C1"/>
    <w:rsid w:val="78181F3C"/>
    <w:rsid w:val="7837C638"/>
    <w:rsid w:val="78393A6D"/>
    <w:rsid w:val="78451D44"/>
    <w:rsid w:val="78521FFB"/>
    <w:rsid w:val="7858772B"/>
    <w:rsid w:val="7880CCDA"/>
    <w:rsid w:val="78A6F747"/>
    <w:rsid w:val="78C0E6E6"/>
    <w:rsid w:val="78C6BA57"/>
    <w:rsid w:val="78DD29B9"/>
    <w:rsid w:val="78ECA5E4"/>
    <w:rsid w:val="78F8C2AF"/>
    <w:rsid w:val="78FED986"/>
    <w:rsid w:val="790E9967"/>
    <w:rsid w:val="791E148F"/>
    <w:rsid w:val="79296461"/>
    <w:rsid w:val="793C7A0C"/>
    <w:rsid w:val="7944FE84"/>
    <w:rsid w:val="799C0DCE"/>
    <w:rsid w:val="7A05F12A"/>
    <w:rsid w:val="7A408A4D"/>
    <w:rsid w:val="7A74DEDF"/>
    <w:rsid w:val="7AA9E7A2"/>
    <w:rsid w:val="7ABDCDF0"/>
    <w:rsid w:val="7ADB3EC1"/>
    <w:rsid w:val="7AE80272"/>
    <w:rsid w:val="7AFD5A0C"/>
    <w:rsid w:val="7B263ECC"/>
    <w:rsid w:val="7B4121B4"/>
    <w:rsid w:val="7BA0204C"/>
    <w:rsid w:val="7BDE1C98"/>
    <w:rsid w:val="7BE3203A"/>
    <w:rsid w:val="7C210C30"/>
    <w:rsid w:val="7C2D3C98"/>
    <w:rsid w:val="7C3237C0"/>
    <w:rsid w:val="7CAA986C"/>
    <w:rsid w:val="7CB3FF0E"/>
    <w:rsid w:val="7CB80919"/>
    <w:rsid w:val="7CDA6E98"/>
    <w:rsid w:val="7CFE06E7"/>
    <w:rsid w:val="7D212FF1"/>
    <w:rsid w:val="7D36C5A1"/>
    <w:rsid w:val="7D4B1C50"/>
    <w:rsid w:val="7D81B0E1"/>
    <w:rsid w:val="7D86F247"/>
    <w:rsid w:val="7D8DFB19"/>
    <w:rsid w:val="7DACF295"/>
    <w:rsid w:val="7DB8BBF2"/>
    <w:rsid w:val="7DBF093B"/>
    <w:rsid w:val="7DCD2889"/>
    <w:rsid w:val="7DD90814"/>
    <w:rsid w:val="7DF9F7BF"/>
    <w:rsid w:val="7E28B747"/>
    <w:rsid w:val="7E2DD2CA"/>
    <w:rsid w:val="7E58828F"/>
    <w:rsid w:val="7E5C1683"/>
    <w:rsid w:val="7E772317"/>
    <w:rsid w:val="7EB99093"/>
    <w:rsid w:val="7EC7DA1F"/>
    <w:rsid w:val="7ED5994E"/>
    <w:rsid w:val="7F02FA90"/>
    <w:rsid w:val="7F1485A5"/>
    <w:rsid w:val="7F620DE6"/>
    <w:rsid w:val="7F778E9D"/>
    <w:rsid w:val="7FF873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85B2B"/>
  <w15:chartTrackingRefBased/>
  <w15:docId w15:val="{079A2DE8-79C4-4B20-8C6D-E56EC6CB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822"/>
    <w:pPr>
      <w:pPrChange w:id="0" w:author="Rachel Shipsey" w:date="2025-06-11T12:14:00Z">
        <w:pPr>
          <w:spacing w:after="160" w:line="259" w:lineRule="auto"/>
        </w:pPr>
      </w:pPrChange>
    </w:pPr>
    <w:rPr>
      <w:rFonts w:ascii="Arial" w:hAnsi="Arial"/>
      <w:sz w:val="24"/>
      <w:rPrChange w:id="0" w:author="Rachel Shipsey" w:date="2025-06-11T12:14:00Z">
        <w:rPr>
          <w:rFonts w:ascii="Arial" w:eastAsiaTheme="minorHAnsi" w:hAnsi="Arial" w:cstheme="minorBidi"/>
          <w:sz w:val="24"/>
          <w:szCs w:val="22"/>
          <w:lang w:val="en-US" w:eastAsia="en-US" w:bidi="ar-SA"/>
        </w:rPr>
      </w:rPrChange>
    </w:rPr>
  </w:style>
  <w:style w:type="paragraph" w:styleId="Heading1">
    <w:name w:val="heading 1"/>
    <w:basedOn w:val="Normal"/>
    <w:next w:val="Normal"/>
    <w:link w:val="Heading1Char"/>
    <w:uiPriority w:val="9"/>
    <w:qFormat/>
    <w:rsid w:val="003F174A"/>
    <w:pPr>
      <w:keepNext/>
      <w:keepLines/>
      <w:numPr>
        <w:numId w:val="347"/>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26CB1"/>
    <w:pPr>
      <w:keepNext/>
      <w:keepLines/>
      <w:numPr>
        <w:ilvl w:val="1"/>
        <w:numId w:val="347"/>
      </w:numPr>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A976BE"/>
    <w:pPr>
      <w:keepNext/>
      <w:keepLines/>
      <w:numPr>
        <w:ilvl w:val="2"/>
        <w:numId w:val="347"/>
      </w:numPr>
      <w:spacing w:before="40" w:after="0"/>
      <w:jc w:val="both"/>
      <w:outlineLvl w:val="2"/>
      <w:pPrChange w:id="1" w:author="Rachel Shipsey" w:date="2025-06-20T13:43:00Z">
        <w:pPr>
          <w:keepNext/>
          <w:keepLines/>
          <w:numPr>
            <w:ilvl w:val="2"/>
            <w:numId w:val="347"/>
          </w:numPr>
          <w:spacing w:before="40" w:line="259" w:lineRule="auto"/>
          <w:ind w:left="720" w:hanging="720"/>
          <w:jc w:val="both"/>
          <w:outlineLvl w:val="2"/>
        </w:pPr>
      </w:pPrChange>
    </w:pPr>
    <w:rPr>
      <w:rFonts w:asciiTheme="minorBidi" w:eastAsiaTheme="majorEastAsia" w:hAnsiTheme="minorBidi" w:cstheme="majorBidi"/>
      <w:b/>
      <w:sz w:val="28"/>
      <w:szCs w:val="24"/>
      <w:rPrChange w:id="1" w:author="Rachel Shipsey" w:date="2025-06-20T13:43:00Z">
        <w:rPr>
          <w:rFonts w:asciiTheme="minorBidi" w:eastAsiaTheme="majorEastAsia" w:hAnsiTheme="minorBidi" w:cstheme="majorBidi"/>
          <w:b/>
          <w:sz w:val="22"/>
          <w:szCs w:val="24"/>
          <w:lang w:val="en-US" w:eastAsia="en-US" w:bidi="ar-SA"/>
        </w:rPr>
      </w:rPrChange>
    </w:rPr>
  </w:style>
  <w:style w:type="paragraph" w:styleId="Heading4">
    <w:name w:val="heading 4"/>
    <w:basedOn w:val="Normal"/>
    <w:next w:val="Normal"/>
    <w:link w:val="Heading4Char"/>
    <w:uiPriority w:val="9"/>
    <w:unhideWhenUsed/>
    <w:qFormat/>
    <w:rsid w:val="00AC54DF"/>
    <w:pPr>
      <w:keepNext/>
      <w:keepLines/>
      <w:numPr>
        <w:ilvl w:val="3"/>
        <w:numId w:val="347"/>
      </w:numPr>
      <w:spacing w:before="40" w:after="0"/>
      <w:outlineLvl w:val="3"/>
    </w:pPr>
    <w:rPr>
      <w:rFonts w:eastAsiaTheme="majorEastAsia" w:cstheme="majorBidi"/>
      <w:b/>
      <w:i/>
      <w:iCs/>
    </w:rPr>
  </w:style>
  <w:style w:type="paragraph" w:styleId="Heading5">
    <w:name w:val="heading 5"/>
    <w:basedOn w:val="Normal"/>
    <w:link w:val="Heading5Char"/>
    <w:uiPriority w:val="9"/>
    <w:semiHidden/>
    <w:unhideWhenUsed/>
    <w:qFormat/>
    <w:rsid w:val="00091682"/>
    <w:pPr>
      <w:numPr>
        <w:ilvl w:val="4"/>
        <w:numId w:val="347"/>
      </w:numPr>
      <w:spacing w:before="40" w:after="0" w:line="288" w:lineRule="auto"/>
      <w:outlineLvl w:val="4"/>
    </w:pPr>
    <w:rPr>
      <w:rFonts w:asciiTheme="majorHAnsi" w:eastAsiaTheme="majorEastAsia" w:hAnsiTheme="majorHAnsi" w:cstheme="majorBidi"/>
      <w:i/>
      <w:color w:val="ED7D31" w:themeColor="accent2"/>
      <w:spacing w:val="6"/>
      <w:lang w:eastAsia="ja-JP"/>
    </w:rPr>
  </w:style>
  <w:style w:type="paragraph" w:styleId="Heading6">
    <w:name w:val="heading 6"/>
    <w:basedOn w:val="Normal"/>
    <w:link w:val="Heading6Char"/>
    <w:uiPriority w:val="9"/>
    <w:semiHidden/>
    <w:unhideWhenUsed/>
    <w:qFormat/>
    <w:rsid w:val="00091682"/>
    <w:pPr>
      <w:numPr>
        <w:ilvl w:val="5"/>
        <w:numId w:val="347"/>
      </w:numPr>
      <w:spacing w:before="40" w:after="0" w:line="288" w:lineRule="auto"/>
      <w:outlineLvl w:val="5"/>
    </w:pPr>
    <w:rPr>
      <w:rFonts w:asciiTheme="majorHAnsi" w:eastAsiaTheme="majorEastAsia" w:hAnsiTheme="majorHAnsi" w:cstheme="majorBidi"/>
      <w:color w:val="ED7D31" w:themeColor="accent2"/>
      <w:spacing w:val="12"/>
      <w:lang w:eastAsia="ja-JP"/>
    </w:rPr>
  </w:style>
  <w:style w:type="paragraph" w:styleId="Heading7">
    <w:name w:val="heading 7"/>
    <w:basedOn w:val="Normal"/>
    <w:link w:val="Heading7Char"/>
    <w:uiPriority w:val="9"/>
    <w:semiHidden/>
    <w:unhideWhenUsed/>
    <w:qFormat/>
    <w:rsid w:val="00091682"/>
    <w:pPr>
      <w:numPr>
        <w:ilvl w:val="6"/>
        <w:numId w:val="347"/>
      </w:numPr>
      <w:spacing w:before="40" w:after="0" w:line="288" w:lineRule="auto"/>
      <w:outlineLvl w:val="6"/>
    </w:pPr>
    <w:rPr>
      <w:rFonts w:asciiTheme="majorHAnsi" w:eastAsiaTheme="majorEastAsia" w:hAnsiTheme="majorHAnsi" w:cstheme="majorBidi"/>
      <w:iCs/>
      <w:color w:val="ED7D31" w:themeColor="accent2"/>
      <w:lang w:eastAsia="ja-JP"/>
    </w:rPr>
  </w:style>
  <w:style w:type="paragraph" w:styleId="Heading8">
    <w:name w:val="heading 8"/>
    <w:basedOn w:val="Normal"/>
    <w:link w:val="Heading8Char"/>
    <w:uiPriority w:val="9"/>
    <w:semiHidden/>
    <w:unhideWhenUsed/>
    <w:qFormat/>
    <w:rsid w:val="00091682"/>
    <w:pPr>
      <w:numPr>
        <w:ilvl w:val="7"/>
        <w:numId w:val="347"/>
      </w:numPr>
      <w:spacing w:before="40" w:after="0" w:line="288" w:lineRule="auto"/>
      <w:outlineLvl w:val="7"/>
    </w:pPr>
    <w:rPr>
      <w:rFonts w:asciiTheme="majorHAnsi" w:eastAsiaTheme="majorEastAsia" w:hAnsiTheme="majorHAnsi" w:cstheme="majorBidi"/>
      <w:i/>
      <w:color w:val="F19D64" w:themeColor="accent2" w:themeTint="BF"/>
      <w:szCs w:val="21"/>
      <w:lang w:eastAsia="ja-JP"/>
    </w:rPr>
  </w:style>
  <w:style w:type="paragraph" w:styleId="Heading9">
    <w:name w:val="heading 9"/>
    <w:basedOn w:val="Normal"/>
    <w:link w:val="Heading9Char"/>
    <w:uiPriority w:val="9"/>
    <w:semiHidden/>
    <w:unhideWhenUsed/>
    <w:qFormat/>
    <w:rsid w:val="00091682"/>
    <w:pPr>
      <w:numPr>
        <w:ilvl w:val="8"/>
        <w:numId w:val="347"/>
      </w:numPr>
      <w:spacing w:before="40" w:after="0" w:line="288" w:lineRule="auto"/>
      <w:outlineLvl w:val="8"/>
    </w:pPr>
    <w:rPr>
      <w:rFonts w:asciiTheme="majorHAnsi" w:eastAsiaTheme="majorEastAsia" w:hAnsiTheme="majorHAnsi" w:cstheme="majorBidi"/>
      <w:iCs/>
      <w:color w:val="F19D64" w:themeColor="accent2" w:themeTint="BF"/>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references,Numbered List Paragraph,Bullets,List Paragraph (numbered (a)),List Paragraph1,References,WB List Paragraph,List Paragraph2,Colorful List - Accent 11,body bullets,LIST OF TABLES.,List Bullet Mary,Indent Paragraph,List bullet"/>
    <w:basedOn w:val="Normal"/>
    <w:link w:val="ListParagraphChar"/>
    <w:uiPriority w:val="34"/>
    <w:qFormat/>
    <w:rsid w:val="00BA0C5C"/>
    <w:pPr>
      <w:ind w:left="720"/>
      <w:contextualSpacing/>
    </w:pPr>
  </w:style>
  <w:style w:type="paragraph" w:customStyle="1" w:styleId="Default">
    <w:name w:val="Default"/>
    <w:rsid w:val="00BA0C5C"/>
    <w:pPr>
      <w:autoSpaceDE w:val="0"/>
      <w:autoSpaceDN w:val="0"/>
      <w:adjustRightInd w:val="0"/>
      <w:spacing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BA0C5C"/>
    <w:rPr>
      <w:color w:val="0563C1" w:themeColor="hyperlink"/>
      <w:u w:val="single"/>
    </w:rPr>
  </w:style>
  <w:style w:type="character" w:customStyle="1" w:styleId="ListParagraphChar">
    <w:name w:val="List Paragraph Char"/>
    <w:aliases w:val="references Char,Numbered List Paragraph Char,Bullets Char,List Paragraph (numbered (a)) Char,List Paragraph1 Char,References Char,WB List Paragraph Char,List Paragraph2 Char,Colorful List - Accent 11 Char,body bullets Char"/>
    <w:link w:val="ListParagraph"/>
    <w:uiPriority w:val="34"/>
    <w:locked/>
    <w:rsid w:val="00BA0C5C"/>
  </w:style>
  <w:style w:type="paragraph" w:styleId="Revision">
    <w:name w:val="Revision"/>
    <w:hidden/>
    <w:uiPriority w:val="99"/>
    <w:semiHidden/>
    <w:rsid w:val="00353AF0"/>
    <w:pPr>
      <w:spacing w:after="0" w:line="240" w:lineRule="auto"/>
    </w:pPr>
  </w:style>
  <w:style w:type="character" w:styleId="FollowedHyperlink">
    <w:name w:val="FollowedHyperlink"/>
    <w:basedOn w:val="DefaultParagraphFont"/>
    <w:uiPriority w:val="99"/>
    <w:semiHidden/>
    <w:unhideWhenUsed/>
    <w:rsid w:val="009A3BE6"/>
    <w:rPr>
      <w:color w:val="954F72" w:themeColor="followedHyperlink"/>
      <w:u w:val="single"/>
    </w:rPr>
  </w:style>
  <w:style w:type="character" w:customStyle="1" w:styleId="Heading2Char">
    <w:name w:val="Heading 2 Char"/>
    <w:basedOn w:val="DefaultParagraphFont"/>
    <w:link w:val="Heading2"/>
    <w:uiPriority w:val="9"/>
    <w:rsid w:val="00926CB1"/>
    <w:rPr>
      <w:rFonts w:asciiTheme="minorBidi" w:eastAsiaTheme="majorEastAsia" w:hAnsiTheme="minorBidi" w:cstheme="majorBidi"/>
      <w:b/>
      <w:sz w:val="28"/>
      <w:szCs w:val="26"/>
    </w:rPr>
  </w:style>
  <w:style w:type="paragraph" w:styleId="Header">
    <w:name w:val="header"/>
    <w:basedOn w:val="Normal"/>
    <w:link w:val="HeaderChar"/>
    <w:uiPriority w:val="99"/>
    <w:unhideWhenUsed/>
    <w:rsid w:val="00C96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A4E"/>
  </w:style>
  <w:style w:type="paragraph" w:styleId="Footer">
    <w:name w:val="footer"/>
    <w:basedOn w:val="Normal"/>
    <w:link w:val="FooterChar"/>
    <w:uiPriority w:val="99"/>
    <w:unhideWhenUsed/>
    <w:rsid w:val="00C96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A4E"/>
  </w:style>
  <w:style w:type="paragraph" w:styleId="NoSpacing">
    <w:name w:val="No Spacing"/>
    <w:link w:val="NoSpacingChar"/>
    <w:uiPriority w:val="1"/>
    <w:qFormat/>
    <w:rsid w:val="004D78E8"/>
    <w:pPr>
      <w:spacing w:after="0" w:line="240" w:lineRule="auto"/>
    </w:pPr>
    <w:rPr>
      <w:rFonts w:asciiTheme="minorBidi" w:hAnsiTheme="minorBidi"/>
      <w:sz w:val="24"/>
    </w:rPr>
  </w:style>
  <w:style w:type="character" w:styleId="CommentReference">
    <w:name w:val="annotation reference"/>
    <w:basedOn w:val="DefaultParagraphFont"/>
    <w:uiPriority w:val="99"/>
    <w:semiHidden/>
    <w:unhideWhenUsed/>
    <w:rsid w:val="0084424C"/>
    <w:rPr>
      <w:sz w:val="16"/>
      <w:szCs w:val="16"/>
    </w:rPr>
  </w:style>
  <w:style w:type="paragraph" w:styleId="CommentText">
    <w:name w:val="annotation text"/>
    <w:basedOn w:val="Normal"/>
    <w:link w:val="CommentTextChar"/>
    <w:uiPriority w:val="99"/>
    <w:unhideWhenUsed/>
    <w:rsid w:val="0084424C"/>
    <w:pPr>
      <w:spacing w:line="240" w:lineRule="auto"/>
    </w:pPr>
    <w:rPr>
      <w:sz w:val="20"/>
      <w:szCs w:val="20"/>
    </w:rPr>
  </w:style>
  <w:style w:type="character" w:customStyle="1" w:styleId="CommentTextChar">
    <w:name w:val="Comment Text Char"/>
    <w:basedOn w:val="DefaultParagraphFont"/>
    <w:link w:val="CommentText"/>
    <w:uiPriority w:val="99"/>
    <w:rsid w:val="0084424C"/>
    <w:rPr>
      <w:sz w:val="20"/>
      <w:szCs w:val="20"/>
    </w:rPr>
  </w:style>
  <w:style w:type="paragraph" w:styleId="CommentSubject">
    <w:name w:val="annotation subject"/>
    <w:basedOn w:val="CommentText"/>
    <w:next w:val="CommentText"/>
    <w:link w:val="CommentSubjectChar"/>
    <w:uiPriority w:val="99"/>
    <w:semiHidden/>
    <w:unhideWhenUsed/>
    <w:rsid w:val="0084424C"/>
    <w:rPr>
      <w:b/>
      <w:bCs/>
    </w:rPr>
  </w:style>
  <w:style w:type="character" w:customStyle="1" w:styleId="CommentSubjectChar">
    <w:name w:val="Comment Subject Char"/>
    <w:basedOn w:val="CommentTextChar"/>
    <w:link w:val="CommentSubject"/>
    <w:uiPriority w:val="99"/>
    <w:semiHidden/>
    <w:rsid w:val="0084424C"/>
    <w:rPr>
      <w:b/>
      <w:bCs/>
      <w:sz w:val="20"/>
      <w:szCs w:val="20"/>
    </w:rPr>
  </w:style>
  <w:style w:type="character" w:customStyle="1" w:styleId="Heading1Char">
    <w:name w:val="Heading 1 Char"/>
    <w:basedOn w:val="DefaultParagraphFont"/>
    <w:link w:val="Heading1"/>
    <w:uiPriority w:val="9"/>
    <w:rsid w:val="003F174A"/>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A976BE"/>
    <w:rPr>
      <w:rFonts w:asciiTheme="minorBidi" w:eastAsiaTheme="majorEastAsia" w:hAnsiTheme="minorBidi" w:cstheme="majorBidi"/>
      <w:b/>
      <w:sz w:val="28"/>
      <w:szCs w:val="24"/>
    </w:rPr>
  </w:style>
  <w:style w:type="character" w:customStyle="1" w:styleId="cf01">
    <w:name w:val="cf01"/>
    <w:basedOn w:val="DefaultParagraphFont"/>
    <w:rsid w:val="00543B4C"/>
    <w:rPr>
      <w:rFonts w:ascii="Segoe UI" w:hAnsi="Segoe UI" w:cs="Segoe UI" w:hint="default"/>
      <w:sz w:val="18"/>
      <w:szCs w:val="18"/>
    </w:rPr>
  </w:style>
  <w:style w:type="character" w:customStyle="1" w:styleId="Heading4Char">
    <w:name w:val="Heading 4 Char"/>
    <w:basedOn w:val="DefaultParagraphFont"/>
    <w:link w:val="Heading4"/>
    <w:uiPriority w:val="9"/>
    <w:rsid w:val="00AC54DF"/>
    <w:rPr>
      <w:rFonts w:asciiTheme="minorBidi" w:eastAsiaTheme="majorEastAsia" w:hAnsiTheme="minorBidi" w:cstheme="majorBidi"/>
      <w:b/>
      <w:i/>
      <w:iCs/>
      <w:sz w:val="24"/>
    </w:rPr>
  </w:style>
  <w:style w:type="paragraph" w:styleId="FootnoteText">
    <w:name w:val="footnote text"/>
    <w:basedOn w:val="Normal"/>
    <w:link w:val="FootnoteTextChar"/>
    <w:uiPriority w:val="99"/>
    <w:semiHidden/>
    <w:unhideWhenUsed/>
    <w:rsid w:val="006D2FA8"/>
    <w:pPr>
      <w:spacing w:after="0" w:line="240" w:lineRule="auto"/>
    </w:pPr>
    <w:rPr>
      <w:rFonts w:ascii="Calibri" w:eastAsia="Calibri" w:hAnsi="Calibri" w:cs="Calibri"/>
      <w:sz w:val="20"/>
      <w:szCs w:val="20"/>
    </w:rPr>
  </w:style>
  <w:style w:type="character" w:customStyle="1" w:styleId="FootnoteTextChar">
    <w:name w:val="Footnote Text Char"/>
    <w:basedOn w:val="DefaultParagraphFont"/>
    <w:link w:val="FootnoteText"/>
    <w:uiPriority w:val="99"/>
    <w:semiHidden/>
    <w:rsid w:val="006D2FA8"/>
    <w:rPr>
      <w:rFonts w:ascii="Calibri" w:eastAsia="Calibri" w:hAnsi="Calibri" w:cs="Calibri"/>
      <w:sz w:val="20"/>
      <w:szCs w:val="20"/>
    </w:rPr>
  </w:style>
  <w:style w:type="character" w:styleId="FootnoteReference">
    <w:name w:val="footnote reference"/>
    <w:basedOn w:val="DefaultParagraphFont"/>
    <w:uiPriority w:val="99"/>
    <w:semiHidden/>
    <w:unhideWhenUsed/>
    <w:rsid w:val="006D2FA8"/>
    <w:rPr>
      <w:vertAlign w:val="superscript"/>
    </w:rPr>
  </w:style>
  <w:style w:type="character" w:customStyle="1" w:styleId="Heading5Char">
    <w:name w:val="Heading 5 Char"/>
    <w:basedOn w:val="DefaultParagraphFont"/>
    <w:link w:val="Heading5"/>
    <w:uiPriority w:val="9"/>
    <w:semiHidden/>
    <w:rsid w:val="00091682"/>
    <w:rPr>
      <w:rFonts w:asciiTheme="majorHAnsi" w:eastAsiaTheme="majorEastAsia" w:hAnsiTheme="majorHAnsi" w:cstheme="majorBidi"/>
      <w:i/>
      <w:color w:val="ED7D31" w:themeColor="accent2"/>
      <w:spacing w:val="6"/>
      <w:sz w:val="24"/>
      <w:lang w:eastAsia="ja-JP"/>
    </w:rPr>
  </w:style>
  <w:style w:type="character" w:customStyle="1" w:styleId="Heading6Char">
    <w:name w:val="Heading 6 Char"/>
    <w:basedOn w:val="DefaultParagraphFont"/>
    <w:link w:val="Heading6"/>
    <w:uiPriority w:val="9"/>
    <w:semiHidden/>
    <w:rsid w:val="00091682"/>
    <w:rPr>
      <w:rFonts w:asciiTheme="majorHAnsi" w:eastAsiaTheme="majorEastAsia" w:hAnsiTheme="majorHAnsi" w:cstheme="majorBidi"/>
      <w:color w:val="ED7D31" w:themeColor="accent2"/>
      <w:spacing w:val="12"/>
      <w:sz w:val="24"/>
      <w:lang w:eastAsia="ja-JP"/>
    </w:rPr>
  </w:style>
  <w:style w:type="character" w:customStyle="1" w:styleId="Heading7Char">
    <w:name w:val="Heading 7 Char"/>
    <w:basedOn w:val="DefaultParagraphFont"/>
    <w:link w:val="Heading7"/>
    <w:uiPriority w:val="9"/>
    <w:semiHidden/>
    <w:rsid w:val="00091682"/>
    <w:rPr>
      <w:rFonts w:asciiTheme="majorHAnsi" w:eastAsiaTheme="majorEastAsia" w:hAnsiTheme="majorHAnsi" w:cstheme="majorBidi"/>
      <w:iCs/>
      <w:color w:val="ED7D31" w:themeColor="accent2"/>
      <w:sz w:val="24"/>
      <w:lang w:eastAsia="ja-JP"/>
    </w:rPr>
  </w:style>
  <w:style w:type="character" w:customStyle="1" w:styleId="Heading8Char">
    <w:name w:val="Heading 8 Char"/>
    <w:basedOn w:val="DefaultParagraphFont"/>
    <w:link w:val="Heading8"/>
    <w:uiPriority w:val="9"/>
    <w:semiHidden/>
    <w:rsid w:val="00091682"/>
    <w:rPr>
      <w:rFonts w:asciiTheme="majorHAnsi" w:eastAsiaTheme="majorEastAsia" w:hAnsiTheme="majorHAnsi" w:cstheme="majorBidi"/>
      <w:i/>
      <w:color w:val="F19D64" w:themeColor="accent2" w:themeTint="BF"/>
      <w:sz w:val="24"/>
      <w:szCs w:val="21"/>
      <w:lang w:eastAsia="ja-JP"/>
    </w:rPr>
  </w:style>
  <w:style w:type="character" w:customStyle="1" w:styleId="Heading9Char">
    <w:name w:val="Heading 9 Char"/>
    <w:basedOn w:val="DefaultParagraphFont"/>
    <w:link w:val="Heading9"/>
    <w:uiPriority w:val="9"/>
    <w:semiHidden/>
    <w:rsid w:val="00091682"/>
    <w:rPr>
      <w:rFonts w:asciiTheme="majorHAnsi" w:eastAsiaTheme="majorEastAsia" w:hAnsiTheme="majorHAnsi" w:cstheme="majorBidi"/>
      <w:iCs/>
      <w:color w:val="F19D64" w:themeColor="accent2" w:themeTint="BF"/>
      <w:sz w:val="24"/>
      <w:szCs w:val="21"/>
      <w:lang w:eastAsia="ja-JP"/>
    </w:rPr>
  </w:style>
  <w:style w:type="paragraph" w:styleId="Title">
    <w:name w:val="Title"/>
    <w:basedOn w:val="Normal"/>
    <w:next w:val="Normal"/>
    <w:link w:val="TitleChar"/>
    <w:uiPriority w:val="10"/>
    <w:qFormat/>
    <w:rsid w:val="00091682"/>
    <w:pPr>
      <w:keepNext/>
      <w:keepLines/>
      <w:spacing w:before="480" w:after="120" w:line="240" w:lineRule="auto"/>
    </w:pPr>
    <w:rPr>
      <w:rFonts w:ascii="Calibri" w:eastAsia="Calibri" w:hAnsi="Calibri" w:cs="Calibri"/>
      <w:b/>
      <w:sz w:val="72"/>
      <w:szCs w:val="72"/>
    </w:rPr>
  </w:style>
  <w:style w:type="character" w:customStyle="1" w:styleId="TitleChar">
    <w:name w:val="Title Char"/>
    <w:basedOn w:val="DefaultParagraphFont"/>
    <w:link w:val="Title"/>
    <w:uiPriority w:val="10"/>
    <w:rsid w:val="00091682"/>
    <w:rPr>
      <w:rFonts w:ascii="Calibri" w:eastAsia="Calibri" w:hAnsi="Calibri" w:cs="Calibri"/>
      <w:b/>
      <w:sz w:val="72"/>
      <w:szCs w:val="72"/>
    </w:rPr>
  </w:style>
  <w:style w:type="paragraph" w:styleId="BodyText">
    <w:name w:val="Body Text"/>
    <w:basedOn w:val="Normal"/>
    <w:link w:val="BodyTextChar"/>
    <w:uiPriority w:val="99"/>
    <w:semiHidden/>
    <w:unhideWhenUsed/>
    <w:rsid w:val="00091682"/>
    <w:pPr>
      <w:spacing w:after="120" w:line="240" w:lineRule="auto"/>
    </w:pPr>
    <w:rPr>
      <w:rFonts w:ascii="Calibri" w:eastAsia="Calibri" w:hAnsi="Calibri" w:cs="Calibri"/>
      <w:szCs w:val="24"/>
    </w:rPr>
  </w:style>
  <w:style w:type="character" w:customStyle="1" w:styleId="BodyTextChar">
    <w:name w:val="Body Text Char"/>
    <w:basedOn w:val="DefaultParagraphFont"/>
    <w:link w:val="BodyText"/>
    <w:uiPriority w:val="99"/>
    <w:semiHidden/>
    <w:rsid w:val="00091682"/>
    <w:rPr>
      <w:rFonts w:ascii="Calibri" w:eastAsia="Calibri" w:hAnsi="Calibri" w:cs="Calibri"/>
      <w:sz w:val="24"/>
      <w:szCs w:val="24"/>
    </w:rPr>
  </w:style>
  <w:style w:type="paragraph" w:styleId="NormalWeb">
    <w:name w:val="Normal (Web)"/>
    <w:basedOn w:val="Normal"/>
    <w:uiPriority w:val="99"/>
    <w:unhideWhenUsed/>
    <w:rsid w:val="00091682"/>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091682"/>
  </w:style>
  <w:style w:type="character" w:customStyle="1" w:styleId="NoSpacingChar">
    <w:name w:val="No Spacing Char"/>
    <w:basedOn w:val="DefaultParagraphFont"/>
    <w:link w:val="NoSpacing"/>
    <w:uiPriority w:val="1"/>
    <w:rsid w:val="004D78E8"/>
    <w:rPr>
      <w:rFonts w:asciiTheme="minorBidi" w:hAnsiTheme="minorBidi"/>
      <w:sz w:val="24"/>
    </w:rPr>
  </w:style>
  <w:style w:type="paragraph" w:customStyle="1" w:styleId="Pa10">
    <w:name w:val="Pa10"/>
    <w:basedOn w:val="Normal"/>
    <w:next w:val="Normal"/>
    <w:uiPriority w:val="99"/>
    <w:rsid w:val="00091682"/>
    <w:pPr>
      <w:autoSpaceDE w:val="0"/>
      <w:autoSpaceDN w:val="0"/>
      <w:adjustRightInd w:val="0"/>
      <w:spacing w:after="0" w:line="201" w:lineRule="atLeast"/>
    </w:pPr>
    <w:rPr>
      <w:rFonts w:ascii="Frutiger LT Std 45 Light" w:eastAsia="Calibri" w:hAnsi="Frutiger LT Std 45 Light" w:cs="Calibri"/>
      <w:szCs w:val="24"/>
    </w:rPr>
  </w:style>
  <w:style w:type="character" w:customStyle="1" w:styleId="A10">
    <w:name w:val="A10"/>
    <w:uiPriority w:val="99"/>
    <w:rsid w:val="00091682"/>
    <w:rPr>
      <w:rFonts w:cs="Frutiger LT Std 45 Light"/>
      <w:color w:val="000000"/>
      <w:sz w:val="20"/>
      <w:szCs w:val="20"/>
      <w:u w:val="single"/>
    </w:rPr>
  </w:style>
  <w:style w:type="paragraph" w:styleId="Subtitle">
    <w:name w:val="Subtitle"/>
    <w:basedOn w:val="Normal"/>
    <w:next w:val="Normal"/>
    <w:link w:val="SubtitleChar"/>
    <w:uiPriority w:val="11"/>
    <w:qFormat/>
    <w:rsid w:val="00091682"/>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91682"/>
    <w:rPr>
      <w:rFonts w:ascii="Georgia" w:eastAsia="Georgia" w:hAnsi="Georgia" w:cs="Georgia"/>
      <w:i/>
      <w:color w:val="666666"/>
      <w:sz w:val="48"/>
      <w:szCs w:val="48"/>
    </w:rPr>
  </w:style>
  <w:style w:type="paragraph" w:customStyle="1" w:styleId="Pa2">
    <w:name w:val="Pa2"/>
    <w:basedOn w:val="Default"/>
    <w:next w:val="Default"/>
    <w:uiPriority w:val="99"/>
    <w:rsid w:val="00091682"/>
    <w:pPr>
      <w:spacing w:line="201" w:lineRule="atLeast"/>
    </w:pPr>
    <w:rPr>
      <w:rFonts w:ascii="Gotham" w:eastAsia="Calibri" w:hAnsi="Gotham" w:cs="Calibri"/>
      <w:color w:val="auto"/>
      <w:lang w:val="en-US"/>
    </w:rPr>
  </w:style>
  <w:style w:type="paragraph" w:customStyle="1" w:styleId="Pa5">
    <w:name w:val="Pa5"/>
    <w:basedOn w:val="Default"/>
    <w:next w:val="Default"/>
    <w:uiPriority w:val="99"/>
    <w:rsid w:val="00091682"/>
    <w:pPr>
      <w:spacing w:line="221" w:lineRule="atLeast"/>
    </w:pPr>
    <w:rPr>
      <w:rFonts w:ascii="Gotham" w:eastAsia="Calibri" w:hAnsi="Gotham" w:cs="Calibri"/>
      <w:color w:val="auto"/>
      <w:lang w:val="en-US"/>
    </w:rPr>
  </w:style>
  <w:style w:type="character" w:customStyle="1" w:styleId="A2">
    <w:name w:val="A2"/>
    <w:uiPriority w:val="99"/>
    <w:rsid w:val="00091682"/>
    <w:rPr>
      <w:rFonts w:cs="Gotham"/>
      <w:color w:val="000000"/>
      <w:sz w:val="20"/>
      <w:szCs w:val="20"/>
    </w:rPr>
  </w:style>
  <w:style w:type="character" w:customStyle="1" w:styleId="A3">
    <w:name w:val="A3"/>
    <w:uiPriority w:val="99"/>
    <w:rsid w:val="00091682"/>
    <w:rPr>
      <w:rFonts w:cs="Gotham"/>
      <w:color w:val="0562C1"/>
      <w:sz w:val="20"/>
      <w:szCs w:val="20"/>
      <w:u w:val="single"/>
    </w:rPr>
  </w:style>
  <w:style w:type="paragraph" w:customStyle="1" w:styleId="Pa7">
    <w:name w:val="Pa7"/>
    <w:basedOn w:val="Default"/>
    <w:next w:val="Default"/>
    <w:uiPriority w:val="99"/>
    <w:rsid w:val="00091682"/>
    <w:pPr>
      <w:spacing w:line="201" w:lineRule="atLeast"/>
    </w:pPr>
    <w:rPr>
      <w:rFonts w:ascii="Gotham" w:eastAsia="Calibri" w:hAnsi="Gotham" w:cs="Calibri"/>
      <w:color w:val="auto"/>
      <w:lang w:val="en-US"/>
    </w:rPr>
  </w:style>
  <w:style w:type="character" w:styleId="UnresolvedMention">
    <w:name w:val="Unresolved Mention"/>
    <w:basedOn w:val="DefaultParagraphFont"/>
    <w:uiPriority w:val="99"/>
    <w:semiHidden/>
    <w:unhideWhenUsed/>
    <w:rsid w:val="00091682"/>
    <w:rPr>
      <w:color w:val="605E5C"/>
      <w:shd w:val="clear" w:color="auto" w:fill="E1DFDD"/>
    </w:rPr>
  </w:style>
  <w:style w:type="paragraph" w:styleId="TOCHeading">
    <w:name w:val="TOC Heading"/>
    <w:basedOn w:val="Heading1"/>
    <w:next w:val="Normal"/>
    <w:uiPriority w:val="39"/>
    <w:unhideWhenUsed/>
    <w:qFormat/>
    <w:rsid w:val="00091682"/>
    <w:pPr>
      <w:outlineLvl w:val="9"/>
    </w:pPr>
  </w:style>
  <w:style w:type="paragraph" w:styleId="TOC1">
    <w:name w:val="toc 1"/>
    <w:basedOn w:val="Normal"/>
    <w:next w:val="Normal"/>
    <w:autoRedefine/>
    <w:uiPriority w:val="39"/>
    <w:unhideWhenUsed/>
    <w:rsid w:val="00DB6ACE"/>
    <w:pPr>
      <w:tabs>
        <w:tab w:val="left" w:pos="660"/>
        <w:tab w:val="right" w:leader="dot" w:pos="9350"/>
      </w:tabs>
      <w:spacing w:after="100" w:line="240" w:lineRule="auto"/>
      <w:pPrChange w:id="2" w:author="Rachel Shipsey" w:date="2025-06-19T18:36:00Z">
        <w:pPr>
          <w:tabs>
            <w:tab w:val="right" w:leader="dot" w:pos="9350"/>
          </w:tabs>
          <w:spacing w:after="100"/>
        </w:pPr>
      </w:pPrChange>
    </w:pPr>
    <w:rPr>
      <w:rFonts w:eastAsia="Calibri" w:cs="Arial"/>
      <w:noProof/>
      <w:color w:val="0070C0"/>
      <w:rPrChange w:id="2" w:author="Rachel Shipsey" w:date="2025-06-19T18:36:00Z">
        <w:rPr>
          <w:rFonts w:ascii="Arial" w:eastAsia="Calibri" w:hAnsi="Arial" w:cs="Arial"/>
          <w:noProof/>
          <w:color w:val="0070C0"/>
          <w:sz w:val="24"/>
          <w:szCs w:val="22"/>
          <w:lang w:val="en-US" w:eastAsia="en-US" w:bidi="ar-SA"/>
        </w:rPr>
      </w:rPrChange>
    </w:rPr>
  </w:style>
  <w:style w:type="paragraph" w:customStyle="1" w:styleId="msonormal0">
    <w:name w:val="msonormal"/>
    <w:basedOn w:val="Normal"/>
    <w:rsid w:val="00091682"/>
    <w:pPr>
      <w:spacing w:before="100" w:beforeAutospacing="1" w:after="100" w:afterAutospacing="1" w:line="240" w:lineRule="auto"/>
    </w:pPr>
    <w:rPr>
      <w:rFonts w:ascii="Times New Roman" w:eastAsia="Times New Roman" w:hAnsi="Times New Roman" w:cs="Times New Roman"/>
      <w:szCs w:val="24"/>
    </w:rPr>
  </w:style>
  <w:style w:type="paragraph" w:customStyle="1" w:styleId="font5">
    <w:name w:val="font5"/>
    <w:basedOn w:val="Normal"/>
    <w:rsid w:val="00091682"/>
    <w:pPr>
      <w:spacing w:before="100" w:beforeAutospacing="1" w:after="100" w:afterAutospacing="1" w:line="240" w:lineRule="auto"/>
    </w:pPr>
    <w:rPr>
      <w:rFonts w:eastAsia="Times New Roman" w:cs="Arial"/>
      <w:b/>
      <w:bCs/>
      <w:color w:val="000000"/>
      <w:sz w:val="20"/>
      <w:szCs w:val="20"/>
    </w:rPr>
  </w:style>
  <w:style w:type="paragraph" w:customStyle="1" w:styleId="font6">
    <w:name w:val="font6"/>
    <w:basedOn w:val="Normal"/>
    <w:rsid w:val="00091682"/>
    <w:pPr>
      <w:spacing w:before="100" w:beforeAutospacing="1" w:after="100" w:afterAutospacing="1" w:line="240" w:lineRule="auto"/>
    </w:pPr>
    <w:rPr>
      <w:rFonts w:eastAsia="Times New Roman" w:cs="Arial"/>
      <w:color w:val="000000"/>
      <w:sz w:val="20"/>
      <w:szCs w:val="20"/>
    </w:rPr>
  </w:style>
  <w:style w:type="paragraph" w:customStyle="1" w:styleId="font7">
    <w:name w:val="font7"/>
    <w:basedOn w:val="Normal"/>
    <w:rsid w:val="00091682"/>
    <w:pPr>
      <w:spacing w:before="100" w:beforeAutospacing="1" w:after="100" w:afterAutospacing="1" w:line="240" w:lineRule="auto"/>
    </w:pPr>
    <w:rPr>
      <w:rFonts w:eastAsia="Times New Roman" w:cs="Arial"/>
      <w:i/>
      <w:iCs/>
      <w:color w:val="000000"/>
      <w:sz w:val="20"/>
      <w:szCs w:val="20"/>
    </w:rPr>
  </w:style>
  <w:style w:type="paragraph" w:customStyle="1" w:styleId="font8">
    <w:name w:val="font8"/>
    <w:basedOn w:val="Normal"/>
    <w:rsid w:val="00091682"/>
    <w:pPr>
      <w:spacing w:before="100" w:beforeAutospacing="1" w:after="100" w:afterAutospacing="1" w:line="240" w:lineRule="auto"/>
    </w:pPr>
    <w:rPr>
      <w:rFonts w:eastAsia="Times New Roman" w:cs="Arial"/>
      <w:b/>
      <w:bCs/>
      <w:i/>
      <w:iCs/>
      <w:color w:val="375623"/>
      <w:szCs w:val="24"/>
    </w:rPr>
  </w:style>
  <w:style w:type="paragraph" w:customStyle="1" w:styleId="font9">
    <w:name w:val="font9"/>
    <w:basedOn w:val="Normal"/>
    <w:rsid w:val="00091682"/>
    <w:pPr>
      <w:spacing w:before="100" w:beforeAutospacing="1" w:after="100" w:afterAutospacing="1" w:line="240" w:lineRule="auto"/>
    </w:pPr>
    <w:rPr>
      <w:rFonts w:eastAsia="Times New Roman" w:cs="Arial"/>
      <w:b/>
      <w:bCs/>
      <w:i/>
      <w:iCs/>
      <w:color w:val="C00000"/>
      <w:szCs w:val="24"/>
    </w:rPr>
  </w:style>
  <w:style w:type="paragraph" w:customStyle="1" w:styleId="xl65">
    <w:name w:val="xl65"/>
    <w:basedOn w:val="Normal"/>
    <w:rsid w:val="00091682"/>
    <w:pPr>
      <w:spacing w:before="100" w:beforeAutospacing="1" w:after="100" w:afterAutospacing="1" w:line="240" w:lineRule="auto"/>
    </w:pPr>
    <w:rPr>
      <w:rFonts w:eastAsia="Times New Roman" w:cs="Arial"/>
      <w:sz w:val="18"/>
      <w:szCs w:val="18"/>
    </w:rPr>
  </w:style>
  <w:style w:type="paragraph" w:customStyle="1" w:styleId="xl66">
    <w:name w:val="xl66"/>
    <w:basedOn w:val="Normal"/>
    <w:rsid w:val="00091682"/>
    <w:pPr>
      <w:spacing w:before="100" w:beforeAutospacing="1" w:after="100" w:afterAutospacing="1" w:line="240" w:lineRule="auto"/>
    </w:pPr>
    <w:rPr>
      <w:rFonts w:eastAsia="Times New Roman" w:cs="Arial"/>
      <w:b/>
      <w:bCs/>
      <w:sz w:val="20"/>
      <w:szCs w:val="20"/>
    </w:rPr>
  </w:style>
  <w:style w:type="paragraph" w:customStyle="1" w:styleId="xl67">
    <w:name w:val="xl67"/>
    <w:basedOn w:val="Normal"/>
    <w:rsid w:val="00091682"/>
    <w:pPr>
      <w:spacing w:before="100" w:beforeAutospacing="1" w:after="100" w:afterAutospacing="1" w:line="240" w:lineRule="auto"/>
    </w:pPr>
    <w:rPr>
      <w:rFonts w:eastAsia="Times New Roman" w:cs="Arial"/>
      <w:b/>
      <w:bCs/>
      <w:szCs w:val="24"/>
    </w:rPr>
  </w:style>
  <w:style w:type="paragraph" w:customStyle="1" w:styleId="xl68">
    <w:name w:val="xl68"/>
    <w:basedOn w:val="Normal"/>
    <w:rsid w:val="00091682"/>
    <w:pPr>
      <w:spacing w:before="100" w:beforeAutospacing="1" w:after="100" w:afterAutospacing="1" w:line="240" w:lineRule="auto"/>
    </w:pPr>
    <w:rPr>
      <w:rFonts w:eastAsia="Times New Roman" w:cs="Arial"/>
      <w:sz w:val="20"/>
      <w:szCs w:val="20"/>
    </w:rPr>
  </w:style>
  <w:style w:type="paragraph" w:customStyle="1" w:styleId="xl69">
    <w:name w:val="xl69"/>
    <w:basedOn w:val="Normal"/>
    <w:rsid w:val="00091682"/>
    <w:pPr>
      <w:pBdr>
        <w:left w:val="single" w:sz="4" w:space="0" w:color="auto"/>
      </w:pBdr>
      <w:spacing w:before="100" w:beforeAutospacing="1" w:after="100" w:afterAutospacing="1" w:line="240" w:lineRule="auto"/>
    </w:pPr>
    <w:rPr>
      <w:rFonts w:eastAsia="Times New Roman" w:cs="Arial"/>
      <w:sz w:val="20"/>
      <w:szCs w:val="20"/>
    </w:rPr>
  </w:style>
  <w:style w:type="paragraph" w:customStyle="1" w:styleId="xl70">
    <w:name w:val="xl70"/>
    <w:basedOn w:val="Normal"/>
    <w:rsid w:val="00091682"/>
    <w:pPr>
      <w:pBdr>
        <w:right w:val="single" w:sz="4" w:space="0" w:color="auto"/>
      </w:pBdr>
      <w:spacing w:before="100" w:beforeAutospacing="1" w:after="100" w:afterAutospacing="1" w:line="240" w:lineRule="auto"/>
    </w:pPr>
    <w:rPr>
      <w:rFonts w:eastAsia="Times New Roman" w:cs="Arial"/>
      <w:sz w:val="20"/>
      <w:szCs w:val="20"/>
    </w:rPr>
  </w:style>
  <w:style w:type="paragraph" w:customStyle="1" w:styleId="xl71">
    <w:name w:val="xl71"/>
    <w:basedOn w:val="Normal"/>
    <w:rsid w:val="00091682"/>
    <w:pPr>
      <w:pBdr>
        <w:left w:val="single" w:sz="4" w:space="0" w:color="auto"/>
        <w:bottom w:val="single" w:sz="4" w:space="0" w:color="auto"/>
      </w:pBdr>
      <w:spacing w:before="100" w:beforeAutospacing="1" w:after="100" w:afterAutospacing="1" w:line="240" w:lineRule="auto"/>
    </w:pPr>
    <w:rPr>
      <w:rFonts w:eastAsia="Times New Roman" w:cs="Arial"/>
      <w:sz w:val="20"/>
      <w:szCs w:val="20"/>
    </w:rPr>
  </w:style>
  <w:style w:type="paragraph" w:customStyle="1" w:styleId="xl72">
    <w:name w:val="xl72"/>
    <w:basedOn w:val="Normal"/>
    <w:rsid w:val="00091682"/>
    <w:pPr>
      <w:pBdr>
        <w:bottom w:val="single" w:sz="4" w:space="0" w:color="auto"/>
      </w:pBdr>
      <w:spacing w:before="100" w:beforeAutospacing="1" w:after="100" w:afterAutospacing="1" w:line="240" w:lineRule="auto"/>
    </w:pPr>
    <w:rPr>
      <w:rFonts w:eastAsia="Times New Roman" w:cs="Arial"/>
      <w:sz w:val="20"/>
      <w:szCs w:val="20"/>
    </w:rPr>
  </w:style>
  <w:style w:type="paragraph" w:customStyle="1" w:styleId="xl73">
    <w:name w:val="xl73"/>
    <w:basedOn w:val="Normal"/>
    <w:rsid w:val="00091682"/>
    <w:pPr>
      <w:pBdr>
        <w:bottom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74">
    <w:name w:val="xl74"/>
    <w:basedOn w:val="Normal"/>
    <w:rsid w:val="00091682"/>
    <w:pPr>
      <w:pBdr>
        <w:right w:val="single" w:sz="4" w:space="0" w:color="auto"/>
      </w:pBdr>
      <w:spacing w:before="100" w:beforeAutospacing="1" w:after="100" w:afterAutospacing="1" w:line="240" w:lineRule="auto"/>
    </w:pPr>
    <w:rPr>
      <w:rFonts w:eastAsia="Times New Roman" w:cs="Arial"/>
      <w:sz w:val="20"/>
      <w:szCs w:val="20"/>
    </w:rPr>
  </w:style>
  <w:style w:type="paragraph" w:customStyle="1" w:styleId="xl75">
    <w:name w:val="xl75"/>
    <w:basedOn w:val="Normal"/>
    <w:rsid w:val="00091682"/>
    <w:pPr>
      <w:pBdr>
        <w:left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76">
    <w:name w:val="xl76"/>
    <w:basedOn w:val="Normal"/>
    <w:rsid w:val="00091682"/>
    <w:pPr>
      <w:pBdr>
        <w:left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77">
    <w:name w:val="xl77"/>
    <w:basedOn w:val="Normal"/>
    <w:rsid w:val="00091682"/>
    <w:pPr>
      <w:pBdr>
        <w:bottom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78">
    <w:name w:val="xl78"/>
    <w:basedOn w:val="Normal"/>
    <w:rsid w:val="00091682"/>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79">
    <w:name w:val="xl79"/>
    <w:basedOn w:val="Normal"/>
    <w:rsid w:val="00091682"/>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Arial"/>
      <w:sz w:val="20"/>
      <w:szCs w:val="20"/>
    </w:rPr>
  </w:style>
  <w:style w:type="paragraph" w:customStyle="1" w:styleId="xl80">
    <w:name w:val="xl80"/>
    <w:basedOn w:val="Normal"/>
    <w:rsid w:val="00091682"/>
    <w:pPr>
      <w:pBdr>
        <w:top w:val="double" w:sz="6" w:space="0" w:color="auto"/>
        <w:left w:val="single" w:sz="4" w:space="0" w:color="auto"/>
        <w:bottom w:val="single" w:sz="8" w:space="0" w:color="auto"/>
      </w:pBdr>
      <w:shd w:val="clear" w:color="000000" w:fill="DDEBF7"/>
      <w:spacing w:before="100" w:beforeAutospacing="1" w:after="100" w:afterAutospacing="1" w:line="240" w:lineRule="auto"/>
      <w:jc w:val="center"/>
    </w:pPr>
    <w:rPr>
      <w:rFonts w:eastAsia="Times New Roman" w:cs="Arial"/>
      <w:b/>
      <w:bCs/>
      <w:sz w:val="20"/>
      <w:szCs w:val="20"/>
    </w:rPr>
  </w:style>
  <w:style w:type="paragraph" w:customStyle="1" w:styleId="xl81">
    <w:name w:val="xl81"/>
    <w:basedOn w:val="Normal"/>
    <w:rsid w:val="00091682"/>
    <w:pPr>
      <w:pBdr>
        <w:top w:val="double" w:sz="6" w:space="0" w:color="auto"/>
        <w:bottom w:val="single" w:sz="8"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2">
    <w:name w:val="xl82"/>
    <w:basedOn w:val="Normal"/>
    <w:rsid w:val="00091682"/>
    <w:pPr>
      <w:pBdr>
        <w:top w:val="double" w:sz="6" w:space="0" w:color="auto"/>
        <w:bottom w:val="single" w:sz="8" w:space="0" w:color="auto"/>
        <w:right w:val="single" w:sz="4"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3">
    <w:name w:val="xl83"/>
    <w:basedOn w:val="Normal"/>
    <w:rsid w:val="00091682"/>
    <w:pPr>
      <w:pBdr>
        <w:top w:val="double" w:sz="6" w:space="0" w:color="auto"/>
        <w:left w:val="single" w:sz="4" w:space="0" w:color="auto"/>
        <w:bottom w:val="single" w:sz="8" w:space="0" w:color="auto"/>
        <w:right w:val="single" w:sz="4"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4">
    <w:name w:val="xl84"/>
    <w:basedOn w:val="Normal"/>
    <w:rsid w:val="00091682"/>
    <w:pPr>
      <w:pBdr>
        <w:top w:val="double" w:sz="6" w:space="0" w:color="auto"/>
        <w:left w:val="single" w:sz="4" w:space="0" w:color="auto"/>
        <w:bottom w:val="single" w:sz="8" w:space="0" w:color="auto"/>
        <w:right w:val="single" w:sz="4"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5">
    <w:name w:val="xl85"/>
    <w:basedOn w:val="Normal"/>
    <w:rsid w:val="00091682"/>
    <w:pPr>
      <w:pBdr>
        <w:top w:val="double" w:sz="6" w:space="0" w:color="auto"/>
        <w:left w:val="single" w:sz="4" w:space="0" w:color="auto"/>
        <w:bottom w:val="single" w:sz="8"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6">
    <w:name w:val="xl86"/>
    <w:basedOn w:val="Normal"/>
    <w:rsid w:val="00091682"/>
    <w:pPr>
      <w:pBdr>
        <w:top w:val="double" w:sz="6" w:space="0" w:color="auto"/>
        <w:bottom w:val="single" w:sz="8" w:space="0" w:color="auto"/>
        <w:right w:val="single" w:sz="4" w:space="0" w:color="auto"/>
      </w:pBdr>
      <w:shd w:val="clear" w:color="000000" w:fill="DDEBF7"/>
      <w:spacing w:before="100" w:beforeAutospacing="1" w:after="100" w:afterAutospacing="1" w:line="240" w:lineRule="auto"/>
    </w:pPr>
    <w:rPr>
      <w:rFonts w:eastAsia="Times New Roman" w:cs="Arial"/>
      <w:b/>
      <w:bCs/>
      <w:sz w:val="20"/>
      <w:szCs w:val="20"/>
    </w:rPr>
  </w:style>
  <w:style w:type="paragraph" w:customStyle="1" w:styleId="xl87">
    <w:name w:val="xl87"/>
    <w:basedOn w:val="Normal"/>
    <w:rsid w:val="00091682"/>
    <w:pPr>
      <w:pBdr>
        <w:left w:val="single" w:sz="4" w:space="0" w:color="auto"/>
      </w:pBdr>
      <w:shd w:val="clear" w:color="000000" w:fill="92D050"/>
      <w:spacing w:before="100" w:beforeAutospacing="1" w:after="100" w:afterAutospacing="1" w:line="240" w:lineRule="auto"/>
    </w:pPr>
    <w:rPr>
      <w:rFonts w:eastAsia="Times New Roman" w:cs="Arial"/>
      <w:b/>
      <w:bCs/>
      <w:i/>
      <w:iCs/>
      <w:color w:val="375623"/>
      <w:szCs w:val="24"/>
    </w:rPr>
  </w:style>
  <w:style w:type="paragraph" w:customStyle="1" w:styleId="xl88">
    <w:name w:val="xl88"/>
    <w:basedOn w:val="Normal"/>
    <w:rsid w:val="00091682"/>
    <w:pPr>
      <w:shd w:val="clear" w:color="000000" w:fill="92D050"/>
      <w:spacing w:before="100" w:beforeAutospacing="1" w:after="100" w:afterAutospacing="1" w:line="240" w:lineRule="auto"/>
    </w:pPr>
    <w:rPr>
      <w:rFonts w:eastAsia="Times New Roman" w:cs="Arial"/>
      <w:b/>
      <w:bCs/>
      <w:i/>
      <w:iCs/>
      <w:color w:val="375623"/>
      <w:szCs w:val="24"/>
    </w:rPr>
  </w:style>
  <w:style w:type="paragraph" w:customStyle="1" w:styleId="xl89">
    <w:name w:val="xl89"/>
    <w:basedOn w:val="Normal"/>
    <w:rsid w:val="00091682"/>
    <w:pPr>
      <w:pBdr>
        <w:left w:val="single" w:sz="4" w:space="0" w:color="auto"/>
        <w:right w:val="single" w:sz="4" w:space="0" w:color="auto"/>
      </w:pBdr>
      <w:shd w:val="clear" w:color="000000" w:fill="92D050"/>
      <w:spacing w:before="100" w:beforeAutospacing="1" w:after="100" w:afterAutospacing="1" w:line="240" w:lineRule="auto"/>
    </w:pPr>
    <w:rPr>
      <w:rFonts w:eastAsia="Times New Roman" w:cs="Arial"/>
      <w:b/>
      <w:bCs/>
      <w:i/>
      <w:iCs/>
      <w:color w:val="375623"/>
      <w:szCs w:val="24"/>
    </w:rPr>
  </w:style>
  <w:style w:type="paragraph" w:customStyle="1" w:styleId="xl90">
    <w:name w:val="xl90"/>
    <w:basedOn w:val="Normal"/>
    <w:rsid w:val="00091682"/>
    <w:pPr>
      <w:pBdr>
        <w:right w:val="single" w:sz="4" w:space="0" w:color="auto"/>
      </w:pBdr>
      <w:shd w:val="clear" w:color="000000" w:fill="92D050"/>
      <w:spacing w:before="100" w:beforeAutospacing="1" w:after="100" w:afterAutospacing="1" w:line="240" w:lineRule="auto"/>
    </w:pPr>
    <w:rPr>
      <w:rFonts w:eastAsia="Times New Roman" w:cs="Arial"/>
      <w:b/>
      <w:bCs/>
      <w:i/>
      <w:iCs/>
      <w:color w:val="375623"/>
      <w:szCs w:val="24"/>
    </w:rPr>
  </w:style>
  <w:style w:type="paragraph" w:customStyle="1" w:styleId="xl91">
    <w:name w:val="xl91"/>
    <w:basedOn w:val="Normal"/>
    <w:rsid w:val="00091682"/>
    <w:pPr>
      <w:spacing w:before="100" w:beforeAutospacing="1" w:after="100" w:afterAutospacing="1" w:line="240" w:lineRule="auto"/>
    </w:pPr>
    <w:rPr>
      <w:rFonts w:eastAsia="Times New Roman" w:cs="Arial"/>
      <w:szCs w:val="24"/>
    </w:rPr>
  </w:style>
  <w:style w:type="paragraph" w:customStyle="1" w:styleId="xl92">
    <w:name w:val="xl92"/>
    <w:basedOn w:val="Normal"/>
    <w:rsid w:val="00091682"/>
    <w:pPr>
      <w:spacing w:before="100" w:beforeAutospacing="1" w:after="100" w:afterAutospacing="1" w:line="240" w:lineRule="auto"/>
    </w:pPr>
    <w:rPr>
      <w:rFonts w:eastAsia="Times New Roman" w:cs="Arial"/>
      <w:i/>
      <w:iCs/>
      <w:szCs w:val="24"/>
    </w:rPr>
  </w:style>
  <w:style w:type="paragraph" w:customStyle="1" w:styleId="xl93">
    <w:name w:val="xl93"/>
    <w:basedOn w:val="Normal"/>
    <w:rsid w:val="00091682"/>
    <w:pPr>
      <w:pBdr>
        <w:left w:val="single" w:sz="4" w:space="0" w:color="auto"/>
      </w:pBdr>
      <w:shd w:val="clear" w:color="000000" w:fill="70AD47"/>
      <w:spacing w:before="100" w:beforeAutospacing="1" w:after="100" w:afterAutospacing="1" w:line="240" w:lineRule="auto"/>
    </w:pPr>
    <w:rPr>
      <w:rFonts w:eastAsia="Times New Roman" w:cs="Arial"/>
      <w:b/>
      <w:bCs/>
      <w:i/>
      <w:iCs/>
      <w:color w:val="375623"/>
      <w:szCs w:val="24"/>
    </w:rPr>
  </w:style>
  <w:style w:type="paragraph" w:customStyle="1" w:styleId="xl94">
    <w:name w:val="xl94"/>
    <w:basedOn w:val="Normal"/>
    <w:rsid w:val="00091682"/>
    <w:pPr>
      <w:shd w:val="clear" w:color="000000" w:fill="70AD47"/>
      <w:spacing w:before="100" w:beforeAutospacing="1" w:after="100" w:afterAutospacing="1" w:line="240" w:lineRule="auto"/>
    </w:pPr>
    <w:rPr>
      <w:rFonts w:eastAsia="Times New Roman" w:cs="Arial"/>
      <w:b/>
      <w:bCs/>
      <w:i/>
      <w:iCs/>
      <w:color w:val="375623"/>
      <w:szCs w:val="24"/>
    </w:rPr>
  </w:style>
  <w:style w:type="paragraph" w:customStyle="1" w:styleId="xl95">
    <w:name w:val="xl95"/>
    <w:basedOn w:val="Normal"/>
    <w:rsid w:val="00091682"/>
    <w:pPr>
      <w:pBdr>
        <w:left w:val="single" w:sz="4" w:space="0" w:color="auto"/>
        <w:right w:val="single" w:sz="4" w:space="0" w:color="auto"/>
      </w:pBdr>
      <w:shd w:val="clear" w:color="000000" w:fill="70AD47"/>
      <w:spacing w:before="100" w:beforeAutospacing="1" w:after="100" w:afterAutospacing="1" w:line="240" w:lineRule="auto"/>
    </w:pPr>
    <w:rPr>
      <w:rFonts w:eastAsia="Times New Roman" w:cs="Arial"/>
      <w:b/>
      <w:bCs/>
      <w:i/>
      <w:iCs/>
      <w:color w:val="375623"/>
      <w:szCs w:val="24"/>
    </w:rPr>
  </w:style>
  <w:style w:type="paragraph" w:customStyle="1" w:styleId="xl96">
    <w:name w:val="xl96"/>
    <w:basedOn w:val="Normal"/>
    <w:rsid w:val="00091682"/>
    <w:pPr>
      <w:pBdr>
        <w:right w:val="single" w:sz="4" w:space="0" w:color="auto"/>
      </w:pBdr>
      <w:shd w:val="clear" w:color="000000" w:fill="70AD47"/>
      <w:spacing w:before="100" w:beforeAutospacing="1" w:after="100" w:afterAutospacing="1" w:line="240" w:lineRule="auto"/>
    </w:pPr>
    <w:rPr>
      <w:rFonts w:eastAsia="Times New Roman" w:cs="Arial"/>
      <w:b/>
      <w:bCs/>
      <w:i/>
      <w:iCs/>
      <w:color w:val="375623"/>
      <w:szCs w:val="24"/>
    </w:rPr>
  </w:style>
  <w:style w:type="paragraph" w:customStyle="1" w:styleId="xl97">
    <w:name w:val="xl97"/>
    <w:basedOn w:val="Normal"/>
    <w:rsid w:val="00091682"/>
    <w:pPr>
      <w:pBdr>
        <w:left w:val="single" w:sz="4" w:space="0" w:color="auto"/>
      </w:pBdr>
      <w:spacing w:before="100" w:beforeAutospacing="1" w:after="100" w:afterAutospacing="1" w:line="240" w:lineRule="auto"/>
    </w:pPr>
    <w:rPr>
      <w:rFonts w:eastAsia="Times New Roman" w:cs="Arial"/>
      <w:b/>
      <w:bCs/>
      <w:i/>
      <w:iCs/>
      <w:color w:val="375623"/>
      <w:szCs w:val="24"/>
    </w:rPr>
  </w:style>
  <w:style w:type="paragraph" w:customStyle="1" w:styleId="xl98">
    <w:name w:val="xl98"/>
    <w:basedOn w:val="Normal"/>
    <w:rsid w:val="00091682"/>
    <w:pPr>
      <w:spacing w:before="100" w:beforeAutospacing="1" w:after="100" w:afterAutospacing="1" w:line="240" w:lineRule="auto"/>
    </w:pPr>
    <w:rPr>
      <w:rFonts w:eastAsia="Times New Roman" w:cs="Arial"/>
      <w:sz w:val="20"/>
      <w:szCs w:val="20"/>
    </w:rPr>
  </w:style>
  <w:style w:type="paragraph" w:customStyle="1" w:styleId="xl99">
    <w:name w:val="xl99"/>
    <w:basedOn w:val="Normal"/>
    <w:rsid w:val="00091682"/>
    <w:pPr>
      <w:shd w:val="clear" w:color="000000" w:fill="E2EFDA"/>
      <w:spacing w:before="100" w:beforeAutospacing="1" w:after="100" w:afterAutospacing="1" w:line="240" w:lineRule="auto"/>
    </w:pPr>
    <w:rPr>
      <w:rFonts w:eastAsia="Times New Roman" w:cs="Arial"/>
      <w:sz w:val="20"/>
      <w:szCs w:val="20"/>
    </w:rPr>
  </w:style>
  <w:style w:type="paragraph" w:customStyle="1" w:styleId="xl100">
    <w:name w:val="xl100"/>
    <w:basedOn w:val="Normal"/>
    <w:rsid w:val="00091682"/>
    <w:pPr>
      <w:spacing w:before="100" w:beforeAutospacing="1" w:after="100" w:afterAutospacing="1" w:line="240" w:lineRule="auto"/>
      <w:ind w:firstLineChars="200" w:firstLine="200"/>
    </w:pPr>
    <w:rPr>
      <w:rFonts w:eastAsia="Times New Roman" w:cs="Arial"/>
      <w:sz w:val="20"/>
      <w:szCs w:val="20"/>
    </w:rPr>
  </w:style>
  <w:style w:type="paragraph" w:customStyle="1" w:styleId="xl101">
    <w:name w:val="xl101"/>
    <w:basedOn w:val="Normal"/>
    <w:rsid w:val="00091682"/>
    <w:pPr>
      <w:spacing w:before="100" w:beforeAutospacing="1" w:after="100" w:afterAutospacing="1" w:line="240" w:lineRule="auto"/>
    </w:pPr>
    <w:rPr>
      <w:rFonts w:eastAsia="Times New Roman" w:cs="Arial"/>
      <w:b/>
      <w:bCs/>
      <w:i/>
      <w:iCs/>
      <w:color w:val="375623"/>
      <w:szCs w:val="24"/>
    </w:rPr>
  </w:style>
  <w:style w:type="paragraph" w:customStyle="1" w:styleId="xl102">
    <w:name w:val="xl102"/>
    <w:basedOn w:val="Normal"/>
    <w:rsid w:val="00091682"/>
    <w:pPr>
      <w:pBdr>
        <w:right w:val="single" w:sz="4" w:space="0" w:color="auto"/>
      </w:pBdr>
      <w:spacing w:before="100" w:beforeAutospacing="1" w:after="100" w:afterAutospacing="1" w:line="240" w:lineRule="auto"/>
    </w:pPr>
    <w:rPr>
      <w:rFonts w:eastAsia="Times New Roman" w:cs="Arial"/>
      <w:b/>
      <w:bCs/>
      <w:i/>
      <w:iCs/>
      <w:color w:val="375623"/>
      <w:sz w:val="20"/>
      <w:szCs w:val="20"/>
    </w:rPr>
  </w:style>
  <w:style w:type="paragraph" w:customStyle="1" w:styleId="xl103">
    <w:name w:val="xl103"/>
    <w:basedOn w:val="Normal"/>
    <w:rsid w:val="00091682"/>
    <w:pPr>
      <w:pBdr>
        <w:left w:val="single" w:sz="4" w:space="0" w:color="auto"/>
        <w:right w:val="single" w:sz="4" w:space="0" w:color="auto"/>
      </w:pBdr>
      <w:spacing w:before="100" w:beforeAutospacing="1" w:after="100" w:afterAutospacing="1" w:line="240" w:lineRule="auto"/>
    </w:pPr>
    <w:rPr>
      <w:rFonts w:eastAsia="Times New Roman" w:cs="Arial"/>
      <w:b/>
      <w:bCs/>
      <w:i/>
      <w:iCs/>
      <w:color w:val="375623"/>
      <w:szCs w:val="24"/>
    </w:rPr>
  </w:style>
  <w:style w:type="paragraph" w:customStyle="1" w:styleId="xl104">
    <w:name w:val="xl104"/>
    <w:basedOn w:val="Normal"/>
    <w:rsid w:val="00091682"/>
    <w:pPr>
      <w:pBdr>
        <w:right w:val="single" w:sz="4" w:space="0" w:color="auto"/>
      </w:pBdr>
      <w:spacing w:before="100" w:beforeAutospacing="1" w:after="100" w:afterAutospacing="1" w:line="240" w:lineRule="auto"/>
    </w:pPr>
    <w:rPr>
      <w:rFonts w:eastAsia="Times New Roman" w:cs="Arial"/>
      <w:b/>
      <w:bCs/>
      <w:i/>
      <w:iCs/>
      <w:color w:val="375623"/>
      <w:szCs w:val="24"/>
    </w:rPr>
  </w:style>
  <w:style w:type="paragraph" w:customStyle="1" w:styleId="xl105">
    <w:name w:val="xl105"/>
    <w:basedOn w:val="Normal"/>
    <w:rsid w:val="00091682"/>
    <w:pPr>
      <w:pBdr>
        <w:right w:val="single" w:sz="4" w:space="0" w:color="auto"/>
      </w:pBdr>
      <w:spacing w:before="100" w:beforeAutospacing="1" w:after="100" w:afterAutospacing="1" w:line="240" w:lineRule="auto"/>
    </w:pPr>
    <w:rPr>
      <w:rFonts w:eastAsia="Times New Roman" w:cs="Arial"/>
      <w:b/>
      <w:bCs/>
      <w:sz w:val="20"/>
      <w:szCs w:val="20"/>
    </w:rPr>
  </w:style>
  <w:style w:type="paragraph" w:customStyle="1" w:styleId="xl106">
    <w:name w:val="xl106"/>
    <w:basedOn w:val="Normal"/>
    <w:rsid w:val="00091682"/>
    <w:pPr>
      <w:pBdr>
        <w:left w:val="single" w:sz="4" w:space="0" w:color="auto"/>
        <w:right w:val="single" w:sz="4" w:space="0" w:color="auto"/>
      </w:pBdr>
      <w:spacing w:before="100" w:beforeAutospacing="1" w:after="100" w:afterAutospacing="1" w:line="240" w:lineRule="auto"/>
    </w:pPr>
    <w:rPr>
      <w:rFonts w:eastAsia="Times New Roman" w:cs="Arial"/>
      <w:b/>
      <w:bCs/>
      <w:sz w:val="20"/>
      <w:szCs w:val="20"/>
    </w:rPr>
  </w:style>
  <w:style w:type="paragraph" w:customStyle="1" w:styleId="xl107">
    <w:name w:val="xl107"/>
    <w:basedOn w:val="Normal"/>
    <w:rsid w:val="00091682"/>
    <w:pPr>
      <w:pBdr>
        <w:left w:val="single" w:sz="4" w:space="0" w:color="auto"/>
        <w:right w:val="single" w:sz="4" w:space="0" w:color="auto"/>
      </w:pBdr>
      <w:spacing w:before="100" w:beforeAutospacing="1" w:after="100" w:afterAutospacing="1" w:line="240" w:lineRule="auto"/>
    </w:pPr>
    <w:rPr>
      <w:rFonts w:eastAsia="Times New Roman" w:cs="Arial"/>
      <w:b/>
      <w:bCs/>
      <w:sz w:val="20"/>
      <w:szCs w:val="20"/>
    </w:rPr>
  </w:style>
  <w:style w:type="paragraph" w:customStyle="1" w:styleId="xl108">
    <w:name w:val="xl108"/>
    <w:basedOn w:val="Normal"/>
    <w:rsid w:val="00091682"/>
    <w:pPr>
      <w:pBdr>
        <w:left w:val="single" w:sz="4" w:space="0" w:color="auto"/>
      </w:pBdr>
      <w:spacing w:before="100" w:beforeAutospacing="1" w:after="100" w:afterAutospacing="1" w:line="240" w:lineRule="auto"/>
    </w:pPr>
    <w:rPr>
      <w:rFonts w:eastAsia="Times New Roman" w:cs="Arial"/>
      <w:b/>
      <w:bCs/>
      <w:sz w:val="20"/>
      <w:szCs w:val="20"/>
    </w:rPr>
  </w:style>
  <w:style w:type="paragraph" w:customStyle="1" w:styleId="xl109">
    <w:name w:val="xl109"/>
    <w:basedOn w:val="Normal"/>
    <w:rsid w:val="00091682"/>
    <w:pPr>
      <w:pBdr>
        <w:right w:val="single" w:sz="4" w:space="0" w:color="auto"/>
      </w:pBdr>
      <w:spacing w:before="100" w:beforeAutospacing="1" w:after="100" w:afterAutospacing="1" w:line="240" w:lineRule="auto"/>
    </w:pPr>
    <w:rPr>
      <w:rFonts w:eastAsia="Times New Roman" w:cs="Arial"/>
      <w:b/>
      <w:bCs/>
      <w:sz w:val="20"/>
      <w:szCs w:val="20"/>
    </w:rPr>
  </w:style>
  <w:style w:type="paragraph" w:customStyle="1" w:styleId="xl110">
    <w:name w:val="xl110"/>
    <w:basedOn w:val="Normal"/>
    <w:rsid w:val="00091682"/>
    <w:pPr>
      <w:pBdr>
        <w:right w:val="single" w:sz="4" w:space="0" w:color="auto"/>
      </w:pBdr>
      <w:spacing w:before="100" w:beforeAutospacing="1" w:after="100" w:afterAutospacing="1" w:line="240" w:lineRule="auto"/>
    </w:pPr>
    <w:rPr>
      <w:rFonts w:eastAsia="Times New Roman" w:cs="Arial"/>
      <w:b/>
      <w:bCs/>
      <w:i/>
      <w:iCs/>
      <w:color w:val="375623"/>
      <w:sz w:val="18"/>
      <w:szCs w:val="18"/>
    </w:rPr>
  </w:style>
  <w:style w:type="paragraph" w:customStyle="1" w:styleId="xl111">
    <w:name w:val="xl111"/>
    <w:basedOn w:val="Normal"/>
    <w:rsid w:val="00091682"/>
    <w:pPr>
      <w:pBdr>
        <w:left w:val="single" w:sz="4" w:space="0" w:color="auto"/>
      </w:pBdr>
      <w:spacing w:before="100" w:beforeAutospacing="1" w:after="100" w:afterAutospacing="1" w:line="240" w:lineRule="auto"/>
      <w:jc w:val="center"/>
    </w:pPr>
    <w:rPr>
      <w:rFonts w:eastAsia="Times New Roman" w:cs="Arial"/>
      <w:b/>
      <w:bCs/>
      <w:sz w:val="20"/>
      <w:szCs w:val="20"/>
    </w:rPr>
  </w:style>
  <w:style w:type="paragraph" w:customStyle="1" w:styleId="xl112">
    <w:name w:val="xl112"/>
    <w:basedOn w:val="Normal"/>
    <w:rsid w:val="00091682"/>
    <w:pPr>
      <w:spacing w:before="100" w:beforeAutospacing="1" w:after="100" w:afterAutospacing="1" w:line="240" w:lineRule="auto"/>
      <w:ind w:firstLineChars="200" w:firstLine="200"/>
    </w:pPr>
    <w:rPr>
      <w:rFonts w:ascii="Times New Roman" w:eastAsia="Times New Roman" w:hAnsi="Times New Roman" w:cs="Times New Roman"/>
      <w:szCs w:val="24"/>
    </w:rPr>
  </w:style>
  <w:style w:type="paragraph" w:customStyle="1" w:styleId="xl113">
    <w:name w:val="xl113"/>
    <w:basedOn w:val="Normal"/>
    <w:rsid w:val="00091682"/>
    <w:pPr>
      <w:pBdr>
        <w:left w:val="single" w:sz="4" w:space="18" w:color="auto"/>
      </w:pBdr>
      <w:spacing w:before="100" w:beforeAutospacing="1" w:after="100" w:afterAutospacing="1" w:line="240" w:lineRule="auto"/>
      <w:ind w:firstLineChars="200" w:firstLine="200"/>
    </w:pPr>
    <w:rPr>
      <w:rFonts w:eastAsia="Times New Roman" w:cs="Arial"/>
      <w:sz w:val="20"/>
      <w:szCs w:val="20"/>
    </w:rPr>
  </w:style>
  <w:style w:type="paragraph" w:customStyle="1" w:styleId="xl114">
    <w:name w:val="xl114"/>
    <w:basedOn w:val="Normal"/>
    <w:rsid w:val="00091682"/>
    <w:pPr>
      <w:pBdr>
        <w:left w:val="single" w:sz="4" w:space="18" w:color="auto"/>
        <w:right w:val="single" w:sz="4" w:space="0" w:color="auto"/>
      </w:pBdr>
      <w:spacing w:before="100" w:beforeAutospacing="1" w:after="100" w:afterAutospacing="1" w:line="240" w:lineRule="auto"/>
      <w:ind w:firstLineChars="200" w:firstLine="200"/>
    </w:pPr>
    <w:rPr>
      <w:rFonts w:eastAsia="Times New Roman" w:cs="Arial"/>
      <w:sz w:val="20"/>
      <w:szCs w:val="20"/>
    </w:rPr>
  </w:style>
  <w:style w:type="paragraph" w:customStyle="1" w:styleId="xl115">
    <w:name w:val="xl115"/>
    <w:basedOn w:val="Normal"/>
    <w:rsid w:val="00091682"/>
    <w:pPr>
      <w:pBdr>
        <w:right w:val="single" w:sz="4" w:space="0" w:color="auto"/>
      </w:pBdr>
      <w:spacing w:before="100" w:beforeAutospacing="1" w:after="100" w:afterAutospacing="1" w:line="240" w:lineRule="auto"/>
      <w:ind w:firstLineChars="200" w:firstLine="200"/>
    </w:pPr>
    <w:rPr>
      <w:rFonts w:eastAsia="Times New Roman" w:cs="Arial"/>
      <w:sz w:val="20"/>
      <w:szCs w:val="20"/>
    </w:rPr>
  </w:style>
  <w:style w:type="paragraph" w:customStyle="1" w:styleId="xl116">
    <w:name w:val="xl116"/>
    <w:basedOn w:val="Normal"/>
    <w:rsid w:val="00091682"/>
    <w:pPr>
      <w:spacing w:before="100" w:beforeAutospacing="1" w:after="100" w:afterAutospacing="1" w:line="240" w:lineRule="auto"/>
      <w:ind w:firstLineChars="200" w:firstLine="200"/>
    </w:pPr>
    <w:rPr>
      <w:rFonts w:eastAsia="Times New Roman" w:cs="Arial"/>
      <w:sz w:val="20"/>
      <w:szCs w:val="20"/>
    </w:rPr>
  </w:style>
  <w:style w:type="paragraph" w:customStyle="1" w:styleId="xl117">
    <w:name w:val="xl117"/>
    <w:basedOn w:val="Normal"/>
    <w:rsid w:val="00091682"/>
    <w:pPr>
      <w:pBdr>
        <w:right w:val="single" w:sz="4" w:space="0" w:color="auto"/>
      </w:pBdr>
      <w:shd w:val="clear" w:color="000000" w:fill="92D050"/>
      <w:spacing w:before="100" w:beforeAutospacing="1" w:after="100" w:afterAutospacing="1" w:line="240" w:lineRule="auto"/>
    </w:pPr>
    <w:rPr>
      <w:rFonts w:eastAsia="Times New Roman" w:cs="Arial"/>
      <w:sz w:val="20"/>
      <w:szCs w:val="20"/>
    </w:rPr>
  </w:style>
  <w:style w:type="paragraph" w:customStyle="1" w:styleId="xl118">
    <w:name w:val="xl118"/>
    <w:basedOn w:val="Normal"/>
    <w:rsid w:val="00091682"/>
    <w:pPr>
      <w:pBdr>
        <w:right w:val="single" w:sz="4" w:space="18" w:color="auto"/>
      </w:pBdr>
      <w:spacing w:before="100" w:beforeAutospacing="1" w:after="100" w:afterAutospacing="1" w:line="240" w:lineRule="auto"/>
      <w:ind w:firstLineChars="200" w:firstLine="200"/>
      <w:jc w:val="right"/>
    </w:pPr>
    <w:rPr>
      <w:rFonts w:eastAsia="Times New Roman" w:cs="Arial"/>
      <w:sz w:val="20"/>
      <w:szCs w:val="20"/>
    </w:rPr>
  </w:style>
  <w:style w:type="paragraph" w:customStyle="1" w:styleId="xl119">
    <w:name w:val="xl119"/>
    <w:basedOn w:val="Normal"/>
    <w:rsid w:val="00091682"/>
    <w:pPr>
      <w:pBdr>
        <w:left w:val="single" w:sz="4" w:space="0" w:color="auto"/>
        <w:right w:val="single" w:sz="4" w:space="18" w:color="auto"/>
      </w:pBdr>
      <w:spacing w:before="100" w:beforeAutospacing="1" w:after="100" w:afterAutospacing="1" w:line="240" w:lineRule="auto"/>
      <w:ind w:firstLineChars="200" w:firstLine="200"/>
      <w:jc w:val="right"/>
    </w:pPr>
    <w:rPr>
      <w:rFonts w:eastAsia="Times New Roman" w:cs="Arial"/>
      <w:sz w:val="20"/>
      <w:szCs w:val="20"/>
    </w:rPr>
  </w:style>
  <w:style w:type="paragraph" w:customStyle="1" w:styleId="xl120">
    <w:name w:val="xl120"/>
    <w:basedOn w:val="Normal"/>
    <w:rsid w:val="00091682"/>
    <w:pPr>
      <w:pBdr>
        <w:right w:val="single" w:sz="4" w:space="0" w:color="auto"/>
      </w:pBdr>
      <w:shd w:val="clear" w:color="000000" w:fill="70AD47"/>
      <w:spacing w:before="100" w:beforeAutospacing="1" w:after="100" w:afterAutospacing="1" w:line="240" w:lineRule="auto"/>
      <w:jc w:val="right"/>
    </w:pPr>
    <w:rPr>
      <w:rFonts w:eastAsia="Times New Roman" w:cs="Arial"/>
      <w:b/>
      <w:bCs/>
      <w:i/>
      <w:iCs/>
      <w:color w:val="375623"/>
      <w:sz w:val="18"/>
      <w:szCs w:val="18"/>
    </w:rPr>
  </w:style>
  <w:style w:type="paragraph" w:customStyle="1" w:styleId="xl121">
    <w:name w:val="xl121"/>
    <w:basedOn w:val="Normal"/>
    <w:rsid w:val="00091682"/>
    <w:pPr>
      <w:pBdr>
        <w:right w:val="single" w:sz="4" w:space="0" w:color="auto"/>
      </w:pBdr>
      <w:shd w:val="clear" w:color="000000" w:fill="70AD47"/>
      <w:spacing w:before="100" w:beforeAutospacing="1" w:after="100" w:afterAutospacing="1" w:line="240" w:lineRule="auto"/>
    </w:pPr>
    <w:rPr>
      <w:rFonts w:eastAsia="Times New Roman" w:cs="Arial"/>
      <w:sz w:val="20"/>
      <w:szCs w:val="20"/>
    </w:rPr>
  </w:style>
  <w:style w:type="paragraph" w:styleId="TOC2">
    <w:name w:val="toc 2"/>
    <w:basedOn w:val="Normal"/>
    <w:next w:val="Normal"/>
    <w:autoRedefine/>
    <w:uiPriority w:val="39"/>
    <w:unhideWhenUsed/>
    <w:rsid w:val="00DB6ACE"/>
    <w:pPr>
      <w:tabs>
        <w:tab w:val="left" w:pos="880"/>
        <w:tab w:val="right" w:leader="dot" w:pos="9350"/>
      </w:tabs>
      <w:spacing w:after="100"/>
      <w:ind w:left="220"/>
      <w:pPrChange w:id="3" w:author="Rachel Shipsey" w:date="2025-06-19T18:36:00Z">
        <w:pPr>
          <w:spacing w:after="100" w:line="259" w:lineRule="auto"/>
          <w:ind w:left="220"/>
        </w:pPr>
      </w:pPrChange>
    </w:pPr>
    <w:rPr>
      <w:rPrChange w:id="3" w:author="Rachel Shipsey" w:date="2025-06-19T18:36:00Z">
        <w:rPr>
          <w:rFonts w:ascii="Arial" w:eastAsiaTheme="minorHAnsi" w:hAnsi="Arial" w:cstheme="minorBidi"/>
          <w:sz w:val="24"/>
          <w:szCs w:val="22"/>
          <w:lang w:val="en-US" w:eastAsia="en-US" w:bidi="ar-SA"/>
        </w:rPr>
      </w:rPrChange>
    </w:rPr>
  </w:style>
  <w:style w:type="paragraph" w:styleId="TOC3">
    <w:name w:val="toc 3"/>
    <w:basedOn w:val="Normal"/>
    <w:next w:val="Normal"/>
    <w:autoRedefine/>
    <w:uiPriority w:val="39"/>
    <w:unhideWhenUsed/>
    <w:rsid w:val="00DB6ACE"/>
    <w:pPr>
      <w:tabs>
        <w:tab w:val="left" w:pos="1540"/>
        <w:tab w:val="right" w:leader="dot" w:pos="9350"/>
      </w:tabs>
      <w:spacing w:after="100"/>
      <w:ind w:left="440"/>
      <w:pPrChange w:id="4" w:author="Rachel Shipsey" w:date="2025-06-19T18:36:00Z">
        <w:pPr>
          <w:spacing w:after="100" w:line="259" w:lineRule="auto"/>
          <w:ind w:left="440"/>
        </w:pPr>
      </w:pPrChange>
    </w:pPr>
    <w:rPr>
      <w:rPrChange w:id="4" w:author="Rachel Shipsey" w:date="2025-06-19T18:36:00Z">
        <w:rPr>
          <w:rFonts w:ascii="Arial" w:eastAsiaTheme="minorHAnsi" w:hAnsi="Arial" w:cstheme="minorBidi"/>
          <w:sz w:val="24"/>
          <w:szCs w:val="22"/>
          <w:lang w:val="en-US" w:eastAsia="en-US" w:bidi="ar-SA"/>
        </w:rPr>
      </w:rPrChange>
    </w:rPr>
  </w:style>
  <w:style w:type="paragraph" w:styleId="TOC4">
    <w:name w:val="toc 4"/>
    <w:basedOn w:val="Normal"/>
    <w:next w:val="Normal"/>
    <w:autoRedefine/>
    <w:uiPriority w:val="39"/>
    <w:unhideWhenUsed/>
    <w:rsid w:val="00647414"/>
    <w:pPr>
      <w:spacing w:after="100"/>
      <w:ind w:left="660"/>
    </w:pPr>
    <w:rPr>
      <w:rFonts w:eastAsiaTheme="minorEastAsia"/>
    </w:rPr>
  </w:style>
  <w:style w:type="paragraph" w:styleId="TOC5">
    <w:name w:val="toc 5"/>
    <w:basedOn w:val="Normal"/>
    <w:next w:val="Normal"/>
    <w:autoRedefine/>
    <w:uiPriority w:val="39"/>
    <w:unhideWhenUsed/>
    <w:rsid w:val="00647414"/>
    <w:pPr>
      <w:spacing w:after="100"/>
      <w:ind w:left="880"/>
    </w:pPr>
    <w:rPr>
      <w:rFonts w:eastAsiaTheme="minorEastAsia"/>
    </w:rPr>
  </w:style>
  <w:style w:type="paragraph" w:styleId="TOC6">
    <w:name w:val="toc 6"/>
    <w:basedOn w:val="Normal"/>
    <w:next w:val="Normal"/>
    <w:autoRedefine/>
    <w:uiPriority w:val="39"/>
    <w:unhideWhenUsed/>
    <w:rsid w:val="00647414"/>
    <w:pPr>
      <w:spacing w:after="100"/>
      <w:ind w:left="1100"/>
    </w:pPr>
    <w:rPr>
      <w:rFonts w:eastAsiaTheme="minorEastAsia"/>
    </w:rPr>
  </w:style>
  <w:style w:type="paragraph" w:styleId="TOC7">
    <w:name w:val="toc 7"/>
    <w:basedOn w:val="Normal"/>
    <w:next w:val="Normal"/>
    <w:autoRedefine/>
    <w:uiPriority w:val="39"/>
    <w:unhideWhenUsed/>
    <w:rsid w:val="00647414"/>
    <w:pPr>
      <w:spacing w:after="100"/>
      <w:ind w:left="1320"/>
    </w:pPr>
    <w:rPr>
      <w:rFonts w:eastAsiaTheme="minorEastAsia"/>
    </w:rPr>
  </w:style>
  <w:style w:type="paragraph" w:styleId="TOC8">
    <w:name w:val="toc 8"/>
    <w:basedOn w:val="Normal"/>
    <w:next w:val="Normal"/>
    <w:autoRedefine/>
    <w:uiPriority w:val="39"/>
    <w:unhideWhenUsed/>
    <w:rsid w:val="00647414"/>
    <w:pPr>
      <w:spacing w:after="100"/>
      <w:ind w:left="1540"/>
    </w:pPr>
    <w:rPr>
      <w:rFonts w:eastAsiaTheme="minorEastAsia"/>
    </w:rPr>
  </w:style>
  <w:style w:type="paragraph" w:styleId="TOC9">
    <w:name w:val="toc 9"/>
    <w:basedOn w:val="Normal"/>
    <w:next w:val="Normal"/>
    <w:autoRedefine/>
    <w:uiPriority w:val="39"/>
    <w:unhideWhenUsed/>
    <w:rsid w:val="00647414"/>
    <w:pPr>
      <w:spacing w:after="100"/>
      <w:ind w:left="1760"/>
    </w:pPr>
    <w:rPr>
      <w:rFonts w:eastAsiaTheme="minorEastAsia"/>
    </w:rPr>
  </w:style>
  <w:style w:type="table" w:styleId="GridTable2-Accent5">
    <w:name w:val="Grid Table 2 Accent 5"/>
    <w:basedOn w:val="TableNormal"/>
    <w:uiPriority w:val="47"/>
    <w:rsid w:val="002F124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794EB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47576A"/>
    <w:pPr>
      <w:spacing w:after="200" w:line="240" w:lineRule="auto"/>
    </w:pPr>
    <w:rPr>
      <w:i/>
      <w:iCs/>
      <w:color w:val="44546A" w:themeColor="text2"/>
      <w:sz w:val="18"/>
      <w:szCs w:val="18"/>
    </w:rPr>
  </w:style>
  <w:style w:type="character" w:styleId="Mention">
    <w:name w:val="Mention"/>
    <w:basedOn w:val="DefaultParagraphFont"/>
    <w:uiPriority w:val="99"/>
    <w:unhideWhenUsed/>
    <w:rsid w:val="009C5FC4"/>
    <w:rPr>
      <w:color w:val="2B579A"/>
      <w:shd w:val="clear" w:color="auto" w:fill="E1DFDD"/>
    </w:rPr>
  </w:style>
  <w:style w:type="paragraph" w:customStyle="1" w:styleId="xxmsonormal">
    <w:name w:val="x_x_msonormal"/>
    <w:basedOn w:val="Normal"/>
    <w:rsid w:val="008309B8"/>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customStyle="1" w:styleId="xxmsolistparagraph">
    <w:name w:val="x_x_msolistparagraph"/>
    <w:basedOn w:val="Normal"/>
    <w:rsid w:val="008309B8"/>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Bibliography">
    <w:name w:val="Bibliography"/>
    <w:basedOn w:val="Normal"/>
    <w:next w:val="Normal"/>
    <w:uiPriority w:val="37"/>
    <w:unhideWhenUsed/>
    <w:rsid w:val="00C0736E"/>
  </w:style>
  <w:style w:type="character" w:styleId="Strong">
    <w:name w:val="Strong"/>
    <w:basedOn w:val="DefaultParagraphFont"/>
    <w:uiPriority w:val="22"/>
    <w:qFormat/>
    <w:rsid w:val="00274B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801">
      <w:bodyDiv w:val="1"/>
      <w:marLeft w:val="0"/>
      <w:marRight w:val="0"/>
      <w:marTop w:val="0"/>
      <w:marBottom w:val="0"/>
      <w:divBdr>
        <w:top w:val="none" w:sz="0" w:space="0" w:color="auto"/>
        <w:left w:val="none" w:sz="0" w:space="0" w:color="auto"/>
        <w:bottom w:val="none" w:sz="0" w:space="0" w:color="auto"/>
        <w:right w:val="none" w:sz="0" w:space="0" w:color="auto"/>
      </w:divBdr>
    </w:div>
    <w:div w:id="70541459">
      <w:bodyDiv w:val="1"/>
      <w:marLeft w:val="0"/>
      <w:marRight w:val="0"/>
      <w:marTop w:val="0"/>
      <w:marBottom w:val="0"/>
      <w:divBdr>
        <w:top w:val="none" w:sz="0" w:space="0" w:color="auto"/>
        <w:left w:val="none" w:sz="0" w:space="0" w:color="auto"/>
        <w:bottom w:val="none" w:sz="0" w:space="0" w:color="auto"/>
        <w:right w:val="none" w:sz="0" w:space="0" w:color="auto"/>
      </w:divBdr>
    </w:div>
    <w:div w:id="74254215">
      <w:bodyDiv w:val="1"/>
      <w:marLeft w:val="0"/>
      <w:marRight w:val="0"/>
      <w:marTop w:val="0"/>
      <w:marBottom w:val="0"/>
      <w:divBdr>
        <w:top w:val="none" w:sz="0" w:space="0" w:color="auto"/>
        <w:left w:val="none" w:sz="0" w:space="0" w:color="auto"/>
        <w:bottom w:val="none" w:sz="0" w:space="0" w:color="auto"/>
        <w:right w:val="none" w:sz="0" w:space="0" w:color="auto"/>
      </w:divBdr>
    </w:div>
    <w:div w:id="74597085">
      <w:bodyDiv w:val="1"/>
      <w:marLeft w:val="0"/>
      <w:marRight w:val="0"/>
      <w:marTop w:val="0"/>
      <w:marBottom w:val="0"/>
      <w:divBdr>
        <w:top w:val="none" w:sz="0" w:space="0" w:color="auto"/>
        <w:left w:val="none" w:sz="0" w:space="0" w:color="auto"/>
        <w:bottom w:val="none" w:sz="0" w:space="0" w:color="auto"/>
        <w:right w:val="none" w:sz="0" w:space="0" w:color="auto"/>
      </w:divBdr>
    </w:div>
    <w:div w:id="155807228">
      <w:bodyDiv w:val="1"/>
      <w:marLeft w:val="0"/>
      <w:marRight w:val="0"/>
      <w:marTop w:val="0"/>
      <w:marBottom w:val="0"/>
      <w:divBdr>
        <w:top w:val="none" w:sz="0" w:space="0" w:color="auto"/>
        <w:left w:val="none" w:sz="0" w:space="0" w:color="auto"/>
        <w:bottom w:val="none" w:sz="0" w:space="0" w:color="auto"/>
        <w:right w:val="none" w:sz="0" w:space="0" w:color="auto"/>
      </w:divBdr>
    </w:div>
    <w:div w:id="157617421">
      <w:bodyDiv w:val="1"/>
      <w:marLeft w:val="0"/>
      <w:marRight w:val="0"/>
      <w:marTop w:val="0"/>
      <w:marBottom w:val="0"/>
      <w:divBdr>
        <w:top w:val="none" w:sz="0" w:space="0" w:color="auto"/>
        <w:left w:val="none" w:sz="0" w:space="0" w:color="auto"/>
        <w:bottom w:val="none" w:sz="0" w:space="0" w:color="auto"/>
        <w:right w:val="none" w:sz="0" w:space="0" w:color="auto"/>
      </w:divBdr>
    </w:div>
    <w:div w:id="275335926">
      <w:bodyDiv w:val="1"/>
      <w:marLeft w:val="0"/>
      <w:marRight w:val="0"/>
      <w:marTop w:val="0"/>
      <w:marBottom w:val="0"/>
      <w:divBdr>
        <w:top w:val="none" w:sz="0" w:space="0" w:color="auto"/>
        <w:left w:val="none" w:sz="0" w:space="0" w:color="auto"/>
        <w:bottom w:val="none" w:sz="0" w:space="0" w:color="auto"/>
        <w:right w:val="none" w:sz="0" w:space="0" w:color="auto"/>
      </w:divBdr>
    </w:div>
    <w:div w:id="293558526">
      <w:bodyDiv w:val="1"/>
      <w:marLeft w:val="0"/>
      <w:marRight w:val="0"/>
      <w:marTop w:val="0"/>
      <w:marBottom w:val="0"/>
      <w:divBdr>
        <w:top w:val="none" w:sz="0" w:space="0" w:color="auto"/>
        <w:left w:val="none" w:sz="0" w:space="0" w:color="auto"/>
        <w:bottom w:val="none" w:sz="0" w:space="0" w:color="auto"/>
        <w:right w:val="none" w:sz="0" w:space="0" w:color="auto"/>
      </w:divBdr>
    </w:div>
    <w:div w:id="303700659">
      <w:bodyDiv w:val="1"/>
      <w:marLeft w:val="0"/>
      <w:marRight w:val="0"/>
      <w:marTop w:val="0"/>
      <w:marBottom w:val="0"/>
      <w:divBdr>
        <w:top w:val="none" w:sz="0" w:space="0" w:color="auto"/>
        <w:left w:val="none" w:sz="0" w:space="0" w:color="auto"/>
        <w:bottom w:val="none" w:sz="0" w:space="0" w:color="auto"/>
        <w:right w:val="none" w:sz="0" w:space="0" w:color="auto"/>
      </w:divBdr>
    </w:div>
    <w:div w:id="360320870">
      <w:bodyDiv w:val="1"/>
      <w:marLeft w:val="0"/>
      <w:marRight w:val="0"/>
      <w:marTop w:val="0"/>
      <w:marBottom w:val="0"/>
      <w:divBdr>
        <w:top w:val="none" w:sz="0" w:space="0" w:color="auto"/>
        <w:left w:val="none" w:sz="0" w:space="0" w:color="auto"/>
        <w:bottom w:val="none" w:sz="0" w:space="0" w:color="auto"/>
        <w:right w:val="none" w:sz="0" w:space="0" w:color="auto"/>
      </w:divBdr>
    </w:div>
    <w:div w:id="395398637">
      <w:bodyDiv w:val="1"/>
      <w:marLeft w:val="0"/>
      <w:marRight w:val="0"/>
      <w:marTop w:val="0"/>
      <w:marBottom w:val="0"/>
      <w:divBdr>
        <w:top w:val="none" w:sz="0" w:space="0" w:color="auto"/>
        <w:left w:val="none" w:sz="0" w:space="0" w:color="auto"/>
        <w:bottom w:val="none" w:sz="0" w:space="0" w:color="auto"/>
        <w:right w:val="none" w:sz="0" w:space="0" w:color="auto"/>
      </w:divBdr>
    </w:div>
    <w:div w:id="418209493">
      <w:bodyDiv w:val="1"/>
      <w:marLeft w:val="0"/>
      <w:marRight w:val="0"/>
      <w:marTop w:val="0"/>
      <w:marBottom w:val="0"/>
      <w:divBdr>
        <w:top w:val="none" w:sz="0" w:space="0" w:color="auto"/>
        <w:left w:val="none" w:sz="0" w:space="0" w:color="auto"/>
        <w:bottom w:val="none" w:sz="0" w:space="0" w:color="auto"/>
        <w:right w:val="none" w:sz="0" w:space="0" w:color="auto"/>
      </w:divBdr>
    </w:div>
    <w:div w:id="430469739">
      <w:bodyDiv w:val="1"/>
      <w:marLeft w:val="0"/>
      <w:marRight w:val="0"/>
      <w:marTop w:val="0"/>
      <w:marBottom w:val="0"/>
      <w:divBdr>
        <w:top w:val="none" w:sz="0" w:space="0" w:color="auto"/>
        <w:left w:val="none" w:sz="0" w:space="0" w:color="auto"/>
        <w:bottom w:val="none" w:sz="0" w:space="0" w:color="auto"/>
        <w:right w:val="none" w:sz="0" w:space="0" w:color="auto"/>
      </w:divBdr>
    </w:div>
    <w:div w:id="433090589">
      <w:bodyDiv w:val="1"/>
      <w:marLeft w:val="0"/>
      <w:marRight w:val="0"/>
      <w:marTop w:val="0"/>
      <w:marBottom w:val="0"/>
      <w:divBdr>
        <w:top w:val="none" w:sz="0" w:space="0" w:color="auto"/>
        <w:left w:val="none" w:sz="0" w:space="0" w:color="auto"/>
        <w:bottom w:val="none" w:sz="0" w:space="0" w:color="auto"/>
        <w:right w:val="none" w:sz="0" w:space="0" w:color="auto"/>
      </w:divBdr>
    </w:div>
    <w:div w:id="459147798">
      <w:bodyDiv w:val="1"/>
      <w:marLeft w:val="0"/>
      <w:marRight w:val="0"/>
      <w:marTop w:val="0"/>
      <w:marBottom w:val="0"/>
      <w:divBdr>
        <w:top w:val="none" w:sz="0" w:space="0" w:color="auto"/>
        <w:left w:val="none" w:sz="0" w:space="0" w:color="auto"/>
        <w:bottom w:val="none" w:sz="0" w:space="0" w:color="auto"/>
        <w:right w:val="none" w:sz="0" w:space="0" w:color="auto"/>
      </w:divBdr>
    </w:div>
    <w:div w:id="489253320">
      <w:bodyDiv w:val="1"/>
      <w:marLeft w:val="0"/>
      <w:marRight w:val="0"/>
      <w:marTop w:val="0"/>
      <w:marBottom w:val="0"/>
      <w:divBdr>
        <w:top w:val="none" w:sz="0" w:space="0" w:color="auto"/>
        <w:left w:val="none" w:sz="0" w:space="0" w:color="auto"/>
        <w:bottom w:val="none" w:sz="0" w:space="0" w:color="auto"/>
        <w:right w:val="none" w:sz="0" w:space="0" w:color="auto"/>
      </w:divBdr>
    </w:div>
    <w:div w:id="505369293">
      <w:bodyDiv w:val="1"/>
      <w:marLeft w:val="0"/>
      <w:marRight w:val="0"/>
      <w:marTop w:val="0"/>
      <w:marBottom w:val="0"/>
      <w:divBdr>
        <w:top w:val="none" w:sz="0" w:space="0" w:color="auto"/>
        <w:left w:val="none" w:sz="0" w:space="0" w:color="auto"/>
        <w:bottom w:val="none" w:sz="0" w:space="0" w:color="auto"/>
        <w:right w:val="none" w:sz="0" w:space="0" w:color="auto"/>
      </w:divBdr>
    </w:div>
    <w:div w:id="683557668">
      <w:bodyDiv w:val="1"/>
      <w:marLeft w:val="0"/>
      <w:marRight w:val="0"/>
      <w:marTop w:val="0"/>
      <w:marBottom w:val="0"/>
      <w:divBdr>
        <w:top w:val="none" w:sz="0" w:space="0" w:color="auto"/>
        <w:left w:val="none" w:sz="0" w:space="0" w:color="auto"/>
        <w:bottom w:val="none" w:sz="0" w:space="0" w:color="auto"/>
        <w:right w:val="none" w:sz="0" w:space="0" w:color="auto"/>
      </w:divBdr>
    </w:div>
    <w:div w:id="690186088">
      <w:bodyDiv w:val="1"/>
      <w:marLeft w:val="0"/>
      <w:marRight w:val="0"/>
      <w:marTop w:val="0"/>
      <w:marBottom w:val="0"/>
      <w:divBdr>
        <w:top w:val="none" w:sz="0" w:space="0" w:color="auto"/>
        <w:left w:val="none" w:sz="0" w:space="0" w:color="auto"/>
        <w:bottom w:val="none" w:sz="0" w:space="0" w:color="auto"/>
        <w:right w:val="none" w:sz="0" w:space="0" w:color="auto"/>
      </w:divBdr>
    </w:div>
    <w:div w:id="699354613">
      <w:bodyDiv w:val="1"/>
      <w:marLeft w:val="0"/>
      <w:marRight w:val="0"/>
      <w:marTop w:val="0"/>
      <w:marBottom w:val="0"/>
      <w:divBdr>
        <w:top w:val="none" w:sz="0" w:space="0" w:color="auto"/>
        <w:left w:val="none" w:sz="0" w:space="0" w:color="auto"/>
        <w:bottom w:val="none" w:sz="0" w:space="0" w:color="auto"/>
        <w:right w:val="none" w:sz="0" w:space="0" w:color="auto"/>
      </w:divBdr>
    </w:div>
    <w:div w:id="707798188">
      <w:bodyDiv w:val="1"/>
      <w:marLeft w:val="0"/>
      <w:marRight w:val="0"/>
      <w:marTop w:val="0"/>
      <w:marBottom w:val="0"/>
      <w:divBdr>
        <w:top w:val="none" w:sz="0" w:space="0" w:color="auto"/>
        <w:left w:val="none" w:sz="0" w:space="0" w:color="auto"/>
        <w:bottom w:val="none" w:sz="0" w:space="0" w:color="auto"/>
        <w:right w:val="none" w:sz="0" w:space="0" w:color="auto"/>
      </w:divBdr>
    </w:div>
    <w:div w:id="709301471">
      <w:bodyDiv w:val="1"/>
      <w:marLeft w:val="0"/>
      <w:marRight w:val="0"/>
      <w:marTop w:val="0"/>
      <w:marBottom w:val="0"/>
      <w:divBdr>
        <w:top w:val="none" w:sz="0" w:space="0" w:color="auto"/>
        <w:left w:val="none" w:sz="0" w:space="0" w:color="auto"/>
        <w:bottom w:val="none" w:sz="0" w:space="0" w:color="auto"/>
        <w:right w:val="none" w:sz="0" w:space="0" w:color="auto"/>
      </w:divBdr>
    </w:div>
    <w:div w:id="861168562">
      <w:bodyDiv w:val="1"/>
      <w:marLeft w:val="0"/>
      <w:marRight w:val="0"/>
      <w:marTop w:val="0"/>
      <w:marBottom w:val="0"/>
      <w:divBdr>
        <w:top w:val="none" w:sz="0" w:space="0" w:color="auto"/>
        <w:left w:val="none" w:sz="0" w:space="0" w:color="auto"/>
        <w:bottom w:val="none" w:sz="0" w:space="0" w:color="auto"/>
        <w:right w:val="none" w:sz="0" w:space="0" w:color="auto"/>
      </w:divBdr>
    </w:div>
    <w:div w:id="877670648">
      <w:bodyDiv w:val="1"/>
      <w:marLeft w:val="0"/>
      <w:marRight w:val="0"/>
      <w:marTop w:val="0"/>
      <w:marBottom w:val="0"/>
      <w:divBdr>
        <w:top w:val="none" w:sz="0" w:space="0" w:color="auto"/>
        <w:left w:val="none" w:sz="0" w:space="0" w:color="auto"/>
        <w:bottom w:val="none" w:sz="0" w:space="0" w:color="auto"/>
        <w:right w:val="none" w:sz="0" w:space="0" w:color="auto"/>
      </w:divBdr>
    </w:div>
    <w:div w:id="888611473">
      <w:bodyDiv w:val="1"/>
      <w:marLeft w:val="0"/>
      <w:marRight w:val="0"/>
      <w:marTop w:val="0"/>
      <w:marBottom w:val="0"/>
      <w:divBdr>
        <w:top w:val="none" w:sz="0" w:space="0" w:color="auto"/>
        <w:left w:val="none" w:sz="0" w:space="0" w:color="auto"/>
        <w:bottom w:val="none" w:sz="0" w:space="0" w:color="auto"/>
        <w:right w:val="none" w:sz="0" w:space="0" w:color="auto"/>
      </w:divBdr>
    </w:div>
    <w:div w:id="890389656">
      <w:bodyDiv w:val="1"/>
      <w:marLeft w:val="0"/>
      <w:marRight w:val="0"/>
      <w:marTop w:val="0"/>
      <w:marBottom w:val="0"/>
      <w:divBdr>
        <w:top w:val="none" w:sz="0" w:space="0" w:color="auto"/>
        <w:left w:val="none" w:sz="0" w:space="0" w:color="auto"/>
        <w:bottom w:val="none" w:sz="0" w:space="0" w:color="auto"/>
        <w:right w:val="none" w:sz="0" w:space="0" w:color="auto"/>
      </w:divBdr>
    </w:div>
    <w:div w:id="906308916">
      <w:bodyDiv w:val="1"/>
      <w:marLeft w:val="0"/>
      <w:marRight w:val="0"/>
      <w:marTop w:val="0"/>
      <w:marBottom w:val="0"/>
      <w:divBdr>
        <w:top w:val="none" w:sz="0" w:space="0" w:color="auto"/>
        <w:left w:val="none" w:sz="0" w:space="0" w:color="auto"/>
        <w:bottom w:val="none" w:sz="0" w:space="0" w:color="auto"/>
        <w:right w:val="none" w:sz="0" w:space="0" w:color="auto"/>
      </w:divBdr>
    </w:div>
    <w:div w:id="915015408">
      <w:bodyDiv w:val="1"/>
      <w:marLeft w:val="0"/>
      <w:marRight w:val="0"/>
      <w:marTop w:val="0"/>
      <w:marBottom w:val="0"/>
      <w:divBdr>
        <w:top w:val="none" w:sz="0" w:space="0" w:color="auto"/>
        <w:left w:val="none" w:sz="0" w:space="0" w:color="auto"/>
        <w:bottom w:val="none" w:sz="0" w:space="0" w:color="auto"/>
        <w:right w:val="none" w:sz="0" w:space="0" w:color="auto"/>
      </w:divBdr>
    </w:div>
    <w:div w:id="970399255">
      <w:bodyDiv w:val="1"/>
      <w:marLeft w:val="0"/>
      <w:marRight w:val="0"/>
      <w:marTop w:val="0"/>
      <w:marBottom w:val="0"/>
      <w:divBdr>
        <w:top w:val="none" w:sz="0" w:space="0" w:color="auto"/>
        <w:left w:val="none" w:sz="0" w:space="0" w:color="auto"/>
        <w:bottom w:val="none" w:sz="0" w:space="0" w:color="auto"/>
        <w:right w:val="none" w:sz="0" w:space="0" w:color="auto"/>
      </w:divBdr>
    </w:div>
    <w:div w:id="999045196">
      <w:bodyDiv w:val="1"/>
      <w:marLeft w:val="0"/>
      <w:marRight w:val="0"/>
      <w:marTop w:val="0"/>
      <w:marBottom w:val="0"/>
      <w:divBdr>
        <w:top w:val="none" w:sz="0" w:space="0" w:color="auto"/>
        <w:left w:val="none" w:sz="0" w:space="0" w:color="auto"/>
        <w:bottom w:val="none" w:sz="0" w:space="0" w:color="auto"/>
        <w:right w:val="none" w:sz="0" w:space="0" w:color="auto"/>
      </w:divBdr>
    </w:div>
    <w:div w:id="1102608717">
      <w:bodyDiv w:val="1"/>
      <w:marLeft w:val="0"/>
      <w:marRight w:val="0"/>
      <w:marTop w:val="0"/>
      <w:marBottom w:val="0"/>
      <w:divBdr>
        <w:top w:val="none" w:sz="0" w:space="0" w:color="auto"/>
        <w:left w:val="none" w:sz="0" w:space="0" w:color="auto"/>
        <w:bottom w:val="none" w:sz="0" w:space="0" w:color="auto"/>
        <w:right w:val="none" w:sz="0" w:space="0" w:color="auto"/>
      </w:divBdr>
    </w:div>
    <w:div w:id="1149246737">
      <w:bodyDiv w:val="1"/>
      <w:marLeft w:val="0"/>
      <w:marRight w:val="0"/>
      <w:marTop w:val="0"/>
      <w:marBottom w:val="0"/>
      <w:divBdr>
        <w:top w:val="none" w:sz="0" w:space="0" w:color="auto"/>
        <w:left w:val="none" w:sz="0" w:space="0" w:color="auto"/>
        <w:bottom w:val="none" w:sz="0" w:space="0" w:color="auto"/>
        <w:right w:val="none" w:sz="0" w:space="0" w:color="auto"/>
      </w:divBdr>
      <w:divsChild>
        <w:div w:id="14618284">
          <w:marLeft w:val="0"/>
          <w:marRight w:val="0"/>
          <w:marTop w:val="240"/>
          <w:marBottom w:val="240"/>
          <w:divBdr>
            <w:top w:val="none" w:sz="0" w:space="0" w:color="auto"/>
            <w:left w:val="none" w:sz="0" w:space="0" w:color="auto"/>
            <w:bottom w:val="none" w:sz="0" w:space="0" w:color="auto"/>
            <w:right w:val="none" w:sz="0" w:space="0" w:color="auto"/>
          </w:divBdr>
        </w:div>
        <w:div w:id="469716479">
          <w:marLeft w:val="0"/>
          <w:marRight w:val="0"/>
          <w:marTop w:val="240"/>
          <w:marBottom w:val="240"/>
          <w:divBdr>
            <w:top w:val="none" w:sz="0" w:space="0" w:color="auto"/>
            <w:left w:val="none" w:sz="0" w:space="0" w:color="auto"/>
            <w:bottom w:val="none" w:sz="0" w:space="0" w:color="auto"/>
            <w:right w:val="none" w:sz="0" w:space="0" w:color="auto"/>
          </w:divBdr>
        </w:div>
        <w:div w:id="674765792">
          <w:marLeft w:val="0"/>
          <w:marRight w:val="0"/>
          <w:marTop w:val="240"/>
          <w:marBottom w:val="240"/>
          <w:divBdr>
            <w:top w:val="none" w:sz="0" w:space="0" w:color="auto"/>
            <w:left w:val="none" w:sz="0" w:space="0" w:color="auto"/>
            <w:bottom w:val="none" w:sz="0" w:space="0" w:color="auto"/>
            <w:right w:val="none" w:sz="0" w:space="0" w:color="auto"/>
          </w:divBdr>
        </w:div>
        <w:div w:id="685906092">
          <w:marLeft w:val="0"/>
          <w:marRight w:val="0"/>
          <w:marTop w:val="240"/>
          <w:marBottom w:val="240"/>
          <w:divBdr>
            <w:top w:val="none" w:sz="0" w:space="0" w:color="auto"/>
            <w:left w:val="none" w:sz="0" w:space="0" w:color="auto"/>
            <w:bottom w:val="none" w:sz="0" w:space="0" w:color="auto"/>
            <w:right w:val="none" w:sz="0" w:space="0" w:color="auto"/>
          </w:divBdr>
        </w:div>
        <w:div w:id="879317540">
          <w:marLeft w:val="0"/>
          <w:marRight w:val="0"/>
          <w:marTop w:val="240"/>
          <w:marBottom w:val="240"/>
          <w:divBdr>
            <w:top w:val="none" w:sz="0" w:space="0" w:color="auto"/>
            <w:left w:val="none" w:sz="0" w:space="0" w:color="auto"/>
            <w:bottom w:val="none" w:sz="0" w:space="0" w:color="auto"/>
            <w:right w:val="none" w:sz="0" w:space="0" w:color="auto"/>
          </w:divBdr>
        </w:div>
        <w:div w:id="983775300">
          <w:marLeft w:val="0"/>
          <w:marRight w:val="0"/>
          <w:marTop w:val="0"/>
          <w:marBottom w:val="0"/>
          <w:divBdr>
            <w:top w:val="none" w:sz="0" w:space="0" w:color="auto"/>
            <w:left w:val="none" w:sz="0" w:space="0" w:color="auto"/>
            <w:bottom w:val="none" w:sz="0" w:space="0" w:color="auto"/>
            <w:right w:val="none" w:sz="0" w:space="0" w:color="auto"/>
          </w:divBdr>
        </w:div>
        <w:div w:id="1123304684">
          <w:marLeft w:val="0"/>
          <w:marRight w:val="0"/>
          <w:marTop w:val="240"/>
          <w:marBottom w:val="240"/>
          <w:divBdr>
            <w:top w:val="none" w:sz="0" w:space="0" w:color="auto"/>
            <w:left w:val="none" w:sz="0" w:space="0" w:color="auto"/>
            <w:bottom w:val="none" w:sz="0" w:space="0" w:color="auto"/>
            <w:right w:val="none" w:sz="0" w:space="0" w:color="auto"/>
          </w:divBdr>
        </w:div>
        <w:div w:id="1686859528">
          <w:marLeft w:val="0"/>
          <w:marRight w:val="0"/>
          <w:marTop w:val="240"/>
          <w:marBottom w:val="240"/>
          <w:divBdr>
            <w:top w:val="none" w:sz="0" w:space="0" w:color="auto"/>
            <w:left w:val="none" w:sz="0" w:space="0" w:color="auto"/>
            <w:bottom w:val="none" w:sz="0" w:space="0" w:color="auto"/>
            <w:right w:val="none" w:sz="0" w:space="0" w:color="auto"/>
          </w:divBdr>
        </w:div>
        <w:div w:id="2045980783">
          <w:marLeft w:val="0"/>
          <w:marRight w:val="0"/>
          <w:marTop w:val="240"/>
          <w:marBottom w:val="240"/>
          <w:divBdr>
            <w:top w:val="none" w:sz="0" w:space="0" w:color="auto"/>
            <w:left w:val="none" w:sz="0" w:space="0" w:color="auto"/>
            <w:bottom w:val="none" w:sz="0" w:space="0" w:color="auto"/>
            <w:right w:val="none" w:sz="0" w:space="0" w:color="auto"/>
          </w:divBdr>
        </w:div>
        <w:div w:id="2140101017">
          <w:marLeft w:val="0"/>
          <w:marRight w:val="0"/>
          <w:marTop w:val="240"/>
          <w:marBottom w:val="240"/>
          <w:divBdr>
            <w:top w:val="none" w:sz="0" w:space="0" w:color="auto"/>
            <w:left w:val="none" w:sz="0" w:space="0" w:color="auto"/>
            <w:bottom w:val="none" w:sz="0" w:space="0" w:color="auto"/>
            <w:right w:val="none" w:sz="0" w:space="0" w:color="auto"/>
          </w:divBdr>
        </w:div>
      </w:divsChild>
    </w:div>
    <w:div w:id="1165168429">
      <w:bodyDiv w:val="1"/>
      <w:marLeft w:val="0"/>
      <w:marRight w:val="0"/>
      <w:marTop w:val="0"/>
      <w:marBottom w:val="0"/>
      <w:divBdr>
        <w:top w:val="none" w:sz="0" w:space="0" w:color="auto"/>
        <w:left w:val="none" w:sz="0" w:space="0" w:color="auto"/>
        <w:bottom w:val="none" w:sz="0" w:space="0" w:color="auto"/>
        <w:right w:val="none" w:sz="0" w:space="0" w:color="auto"/>
      </w:divBdr>
      <w:divsChild>
        <w:div w:id="168638736">
          <w:marLeft w:val="421"/>
          <w:marRight w:val="0"/>
          <w:marTop w:val="0"/>
          <w:marBottom w:val="0"/>
          <w:divBdr>
            <w:top w:val="none" w:sz="0" w:space="0" w:color="auto"/>
            <w:left w:val="none" w:sz="0" w:space="0" w:color="auto"/>
            <w:bottom w:val="none" w:sz="0" w:space="0" w:color="auto"/>
            <w:right w:val="none" w:sz="0" w:space="0" w:color="auto"/>
          </w:divBdr>
        </w:div>
        <w:div w:id="171994753">
          <w:marLeft w:val="0"/>
          <w:marRight w:val="0"/>
          <w:marTop w:val="0"/>
          <w:marBottom w:val="160"/>
          <w:divBdr>
            <w:top w:val="none" w:sz="0" w:space="0" w:color="auto"/>
            <w:left w:val="none" w:sz="0" w:space="0" w:color="auto"/>
            <w:bottom w:val="none" w:sz="0" w:space="0" w:color="auto"/>
            <w:right w:val="none" w:sz="0" w:space="0" w:color="auto"/>
          </w:divBdr>
        </w:div>
        <w:div w:id="202135947">
          <w:marLeft w:val="601"/>
          <w:marRight w:val="0"/>
          <w:marTop w:val="0"/>
          <w:marBottom w:val="0"/>
          <w:divBdr>
            <w:top w:val="none" w:sz="0" w:space="0" w:color="auto"/>
            <w:left w:val="none" w:sz="0" w:space="0" w:color="auto"/>
            <w:bottom w:val="none" w:sz="0" w:space="0" w:color="auto"/>
            <w:right w:val="none" w:sz="0" w:space="0" w:color="auto"/>
          </w:divBdr>
        </w:div>
        <w:div w:id="316080432">
          <w:marLeft w:val="1440"/>
          <w:marRight w:val="0"/>
          <w:marTop w:val="0"/>
          <w:marBottom w:val="0"/>
          <w:divBdr>
            <w:top w:val="none" w:sz="0" w:space="0" w:color="auto"/>
            <w:left w:val="none" w:sz="0" w:space="0" w:color="auto"/>
            <w:bottom w:val="none" w:sz="0" w:space="0" w:color="auto"/>
            <w:right w:val="none" w:sz="0" w:space="0" w:color="auto"/>
          </w:divBdr>
        </w:div>
        <w:div w:id="317348154">
          <w:marLeft w:val="0"/>
          <w:marRight w:val="0"/>
          <w:marTop w:val="0"/>
          <w:marBottom w:val="160"/>
          <w:divBdr>
            <w:top w:val="none" w:sz="0" w:space="0" w:color="auto"/>
            <w:left w:val="none" w:sz="0" w:space="0" w:color="auto"/>
            <w:bottom w:val="none" w:sz="0" w:space="0" w:color="auto"/>
            <w:right w:val="none" w:sz="0" w:space="0" w:color="auto"/>
          </w:divBdr>
        </w:div>
        <w:div w:id="552740083">
          <w:marLeft w:val="601"/>
          <w:marRight w:val="0"/>
          <w:marTop w:val="0"/>
          <w:marBottom w:val="0"/>
          <w:divBdr>
            <w:top w:val="none" w:sz="0" w:space="0" w:color="auto"/>
            <w:left w:val="none" w:sz="0" w:space="0" w:color="auto"/>
            <w:bottom w:val="none" w:sz="0" w:space="0" w:color="auto"/>
            <w:right w:val="none" w:sz="0" w:space="0" w:color="auto"/>
          </w:divBdr>
        </w:div>
        <w:div w:id="558173302">
          <w:marLeft w:val="0"/>
          <w:marRight w:val="0"/>
          <w:marTop w:val="0"/>
          <w:marBottom w:val="160"/>
          <w:divBdr>
            <w:top w:val="none" w:sz="0" w:space="0" w:color="auto"/>
            <w:left w:val="none" w:sz="0" w:space="0" w:color="auto"/>
            <w:bottom w:val="none" w:sz="0" w:space="0" w:color="auto"/>
            <w:right w:val="none" w:sz="0" w:space="0" w:color="auto"/>
          </w:divBdr>
        </w:div>
        <w:div w:id="563413793">
          <w:marLeft w:val="0"/>
          <w:marRight w:val="0"/>
          <w:marTop w:val="0"/>
          <w:marBottom w:val="160"/>
          <w:divBdr>
            <w:top w:val="none" w:sz="0" w:space="0" w:color="auto"/>
            <w:left w:val="none" w:sz="0" w:space="0" w:color="auto"/>
            <w:bottom w:val="none" w:sz="0" w:space="0" w:color="auto"/>
            <w:right w:val="none" w:sz="0" w:space="0" w:color="auto"/>
          </w:divBdr>
        </w:div>
        <w:div w:id="684793306">
          <w:marLeft w:val="0"/>
          <w:marRight w:val="0"/>
          <w:marTop w:val="0"/>
          <w:marBottom w:val="160"/>
          <w:divBdr>
            <w:top w:val="none" w:sz="0" w:space="0" w:color="auto"/>
            <w:left w:val="none" w:sz="0" w:space="0" w:color="auto"/>
            <w:bottom w:val="none" w:sz="0" w:space="0" w:color="auto"/>
            <w:right w:val="none" w:sz="0" w:space="0" w:color="auto"/>
          </w:divBdr>
        </w:div>
        <w:div w:id="696347195">
          <w:marLeft w:val="511"/>
          <w:marRight w:val="0"/>
          <w:marTop w:val="0"/>
          <w:marBottom w:val="0"/>
          <w:divBdr>
            <w:top w:val="none" w:sz="0" w:space="0" w:color="auto"/>
            <w:left w:val="none" w:sz="0" w:space="0" w:color="auto"/>
            <w:bottom w:val="none" w:sz="0" w:space="0" w:color="auto"/>
            <w:right w:val="none" w:sz="0" w:space="0" w:color="auto"/>
          </w:divBdr>
        </w:div>
        <w:div w:id="830365362">
          <w:marLeft w:val="601"/>
          <w:marRight w:val="0"/>
          <w:marTop w:val="0"/>
          <w:marBottom w:val="0"/>
          <w:divBdr>
            <w:top w:val="none" w:sz="0" w:space="0" w:color="auto"/>
            <w:left w:val="none" w:sz="0" w:space="0" w:color="auto"/>
            <w:bottom w:val="none" w:sz="0" w:space="0" w:color="auto"/>
            <w:right w:val="none" w:sz="0" w:space="0" w:color="auto"/>
          </w:divBdr>
        </w:div>
        <w:div w:id="902760130">
          <w:marLeft w:val="61"/>
          <w:marRight w:val="0"/>
          <w:marTop w:val="0"/>
          <w:marBottom w:val="0"/>
          <w:divBdr>
            <w:top w:val="none" w:sz="0" w:space="0" w:color="auto"/>
            <w:left w:val="none" w:sz="0" w:space="0" w:color="auto"/>
            <w:bottom w:val="none" w:sz="0" w:space="0" w:color="auto"/>
            <w:right w:val="none" w:sz="0" w:space="0" w:color="auto"/>
          </w:divBdr>
        </w:div>
        <w:div w:id="918949985">
          <w:marLeft w:val="601"/>
          <w:marRight w:val="0"/>
          <w:marTop w:val="0"/>
          <w:marBottom w:val="0"/>
          <w:divBdr>
            <w:top w:val="none" w:sz="0" w:space="0" w:color="auto"/>
            <w:left w:val="none" w:sz="0" w:space="0" w:color="auto"/>
            <w:bottom w:val="none" w:sz="0" w:space="0" w:color="auto"/>
            <w:right w:val="none" w:sz="0" w:space="0" w:color="auto"/>
          </w:divBdr>
        </w:div>
        <w:div w:id="968514197">
          <w:marLeft w:val="0"/>
          <w:marRight w:val="0"/>
          <w:marTop w:val="0"/>
          <w:marBottom w:val="160"/>
          <w:divBdr>
            <w:top w:val="none" w:sz="0" w:space="0" w:color="auto"/>
            <w:left w:val="none" w:sz="0" w:space="0" w:color="auto"/>
            <w:bottom w:val="none" w:sz="0" w:space="0" w:color="auto"/>
            <w:right w:val="none" w:sz="0" w:space="0" w:color="auto"/>
          </w:divBdr>
        </w:div>
        <w:div w:id="998578096">
          <w:marLeft w:val="61"/>
          <w:marRight w:val="0"/>
          <w:marTop w:val="0"/>
          <w:marBottom w:val="0"/>
          <w:divBdr>
            <w:top w:val="none" w:sz="0" w:space="0" w:color="auto"/>
            <w:left w:val="none" w:sz="0" w:space="0" w:color="auto"/>
            <w:bottom w:val="none" w:sz="0" w:space="0" w:color="auto"/>
            <w:right w:val="none" w:sz="0" w:space="0" w:color="auto"/>
          </w:divBdr>
        </w:div>
        <w:div w:id="1155562943">
          <w:marLeft w:val="0"/>
          <w:marRight w:val="0"/>
          <w:marTop w:val="0"/>
          <w:marBottom w:val="160"/>
          <w:divBdr>
            <w:top w:val="none" w:sz="0" w:space="0" w:color="auto"/>
            <w:left w:val="none" w:sz="0" w:space="0" w:color="auto"/>
            <w:bottom w:val="none" w:sz="0" w:space="0" w:color="auto"/>
            <w:right w:val="none" w:sz="0" w:space="0" w:color="auto"/>
          </w:divBdr>
        </w:div>
        <w:div w:id="1197039595">
          <w:marLeft w:val="0"/>
          <w:marRight w:val="0"/>
          <w:marTop w:val="0"/>
          <w:marBottom w:val="160"/>
          <w:divBdr>
            <w:top w:val="none" w:sz="0" w:space="0" w:color="auto"/>
            <w:left w:val="none" w:sz="0" w:space="0" w:color="auto"/>
            <w:bottom w:val="none" w:sz="0" w:space="0" w:color="auto"/>
            <w:right w:val="none" w:sz="0" w:space="0" w:color="auto"/>
          </w:divBdr>
        </w:div>
        <w:div w:id="1200359688">
          <w:marLeft w:val="601"/>
          <w:marRight w:val="0"/>
          <w:marTop w:val="0"/>
          <w:marBottom w:val="0"/>
          <w:divBdr>
            <w:top w:val="none" w:sz="0" w:space="0" w:color="auto"/>
            <w:left w:val="none" w:sz="0" w:space="0" w:color="auto"/>
            <w:bottom w:val="none" w:sz="0" w:space="0" w:color="auto"/>
            <w:right w:val="none" w:sz="0" w:space="0" w:color="auto"/>
          </w:divBdr>
        </w:div>
        <w:div w:id="1218664123">
          <w:marLeft w:val="601"/>
          <w:marRight w:val="0"/>
          <w:marTop w:val="0"/>
          <w:marBottom w:val="0"/>
          <w:divBdr>
            <w:top w:val="none" w:sz="0" w:space="0" w:color="auto"/>
            <w:left w:val="none" w:sz="0" w:space="0" w:color="auto"/>
            <w:bottom w:val="none" w:sz="0" w:space="0" w:color="auto"/>
            <w:right w:val="none" w:sz="0" w:space="0" w:color="auto"/>
          </w:divBdr>
        </w:div>
        <w:div w:id="1378437335">
          <w:marLeft w:val="0"/>
          <w:marRight w:val="0"/>
          <w:marTop w:val="0"/>
          <w:marBottom w:val="160"/>
          <w:divBdr>
            <w:top w:val="none" w:sz="0" w:space="0" w:color="auto"/>
            <w:left w:val="none" w:sz="0" w:space="0" w:color="auto"/>
            <w:bottom w:val="none" w:sz="0" w:space="0" w:color="auto"/>
            <w:right w:val="none" w:sz="0" w:space="0" w:color="auto"/>
          </w:divBdr>
        </w:div>
        <w:div w:id="1406337526">
          <w:marLeft w:val="511"/>
          <w:marRight w:val="0"/>
          <w:marTop w:val="0"/>
          <w:marBottom w:val="0"/>
          <w:divBdr>
            <w:top w:val="none" w:sz="0" w:space="0" w:color="auto"/>
            <w:left w:val="none" w:sz="0" w:space="0" w:color="auto"/>
            <w:bottom w:val="none" w:sz="0" w:space="0" w:color="auto"/>
            <w:right w:val="none" w:sz="0" w:space="0" w:color="auto"/>
          </w:divBdr>
        </w:div>
        <w:div w:id="1624925923">
          <w:marLeft w:val="601"/>
          <w:marRight w:val="0"/>
          <w:marTop w:val="0"/>
          <w:marBottom w:val="0"/>
          <w:divBdr>
            <w:top w:val="none" w:sz="0" w:space="0" w:color="auto"/>
            <w:left w:val="none" w:sz="0" w:space="0" w:color="auto"/>
            <w:bottom w:val="none" w:sz="0" w:space="0" w:color="auto"/>
            <w:right w:val="none" w:sz="0" w:space="0" w:color="auto"/>
          </w:divBdr>
        </w:div>
        <w:div w:id="1634484763">
          <w:marLeft w:val="511"/>
          <w:marRight w:val="0"/>
          <w:marTop w:val="0"/>
          <w:marBottom w:val="0"/>
          <w:divBdr>
            <w:top w:val="none" w:sz="0" w:space="0" w:color="auto"/>
            <w:left w:val="none" w:sz="0" w:space="0" w:color="auto"/>
            <w:bottom w:val="none" w:sz="0" w:space="0" w:color="auto"/>
            <w:right w:val="none" w:sz="0" w:space="0" w:color="auto"/>
          </w:divBdr>
        </w:div>
        <w:div w:id="1646663140">
          <w:marLeft w:val="511"/>
          <w:marRight w:val="0"/>
          <w:marTop w:val="0"/>
          <w:marBottom w:val="160"/>
          <w:divBdr>
            <w:top w:val="none" w:sz="0" w:space="0" w:color="auto"/>
            <w:left w:val="none" w:sz="0" w:space="0" w:color="auto"/>
            <w:bottom w:val="none" w:sz="0" w:space="0" w:color="auto"/>
            <w:right w:val="none" w:sz="0" w:space="0" w:color="auto"/>
          </w:divBdr>
        </w:div>
        <w:div w:id="1820724995">
          <w:marLeft w:val="601"/>
          <w:marRight w:val="0"/>
          <w:marTop w:val="0"/>
          <w:marBottom w:val="0"/>
          <w:divBdr>
            <w:top w:val="none" w:sz="0" w:space="0" w:color="auto"/>
            <w:left w:val="none" w:sz="0" w:space="0" w:color="auto"/>
            <w:bottom w:val="none" w:sz="0" w:space="0" w:color="auto"/>
            <w:right w:val="none" w:sz="0" w:space="0" w:color="auto"/>
          </w:divBdr>
        </w:div>
        <w:div w:id="2068603785">
          <w:marLeft w:val="601"/>
          <w:marRight w:val="0"/>
          <w:marTop w:val="0"/>
          <w:marBottom w:val="0"/>
          <w:divBdr>
            <w:top w:val="none" w:sz="0" w:space="0" w:color="auto"/>
            <w:left w:val="none" w:sz="0" w:space="0" w:color="auto"/>
            <w:bottom w:val="none" w:sz="0" w:space="0" w:color="auto"/>
            <w:right w:val="none" w:sz="0" w:space="0" w:color="auto"/>
          </w:divBdr>
        </w:div>
      </w:divsChild>
    </w:div>
    <w:div w:id="1206874066">
      <w:bodyDiv w:val="1"/>
      <w:marLeft w:val="0"/>
      <w:marRight w:val="0"/>
      <w:marTop w:val="0"/>
      <w:marBottom w:val="0"/>
      <w:divBdr>
        <w:top w:val="none" w:sz="0" w:space="0" w:color="auto"/>
        <w:left w:val="none" w:sz="0" w:space="0" w:color="auto"/>
        <w:bottom w:val="none" w:sz="0" w:space="0" w:color="auto"/>
        <w:right w:val="none" w:sz="0" w:space="0" w:color="auto"/>
      </w:divBdr>
    </w:div>
    <w:div w:id="1338264930">
      <w:bodyDiv w:val="1"/>
      <w:marLeft w:val="0"/>
      <w:marRight w:val="0"/>
      <w:marTop w:val="0"/>
      <w:marBottom w:val="0"/>
      <w:divBdr>
        <w:top w:val="none" w:sz="0" w:space="0" w:color="auto"/>
        <w:left w:val="none" w:sz="0" w:space="0" w:color="auto"/>
        <w:bottom w:val="none" w:sz="0" w:space="0" w:color="auto"/>
        <w:right w:val="none" w:sz="0" w:space="0" w:color="auto"/>
      </w:divBdr>
    </w:div>
    <w:div w:id="1339232328">
      <w:bodyDiv w:val="1"/>
      <w:marLeft w:val="0"/>
      <w:marRight w:val="0"/>
      <w:marTop w:val="0"/>
      <w:marBottom w:val="0"/>
      <w:divBdr>
        <w:top w:val="none" w:sz="0" w:space="0" w:color="auto"/>
        <w:left w:val="none" w:sz="0" w:space="0" w:color="auto"/>
        <w:bottom w:val="none" w:sz="0" w:space="0" w:color="auto"/>
        <w:right w:val="none" w:sz="0" w:space="0" w:color="auto"/>
      </w:divBdr>
    </w:div>
    <w:div w:id="1437753491">
      <w:bodyDiv w:val="1"/>
      <w:marLeft w:val="0"/>
      <w:marRight w:val="0"/>
      <w:marTop w:val="0"/>
      <w:marBottom w:val="0"/>
      <w:divBdr>
        <w:top w:val="none" w:sz="0" w:space="0" w:color="auto"/>
        <w:left w:val="none" w:sz="0" w:space="0" w:color="auto"/>
        <w:bottom w:val="none" w:sz="0" w:space="0" w:color="auto"/>
        <w:right w:val="none" w:sz="0" w:space="0" w:color="auto"/>
      </w:divBdr>
    </w:div>
    <w:div w:id="1473015117">
      <w:bodyDiv w:val="1"/>
      <w:marLeft w:val="0"/>
      <w:marRight w:val="0"/>
      <w:marTop w:val="0"/>
      <w:marBottom w:val="0"/>
      <w:divBdr>
        <w:top w:val="none" w:sz="0" w:space="0" w:color="auto"/>
        <w:left w:val="none" w:sz="0" w:space="0" w:color="auto"/>
        <w:bottom w:val="none" w:sz="0" w:space="0" w:color="auto"/>
        <w:right w:val="none" w:sz="0" w:space="0" w:color="auto"/>
      </w:divBdr>
    </w:div>
    <w:div w:id="1517499220">
      <w:bodyDiv w:val="1"/>
      <w:marLeft w:val="0"/>
      <w:marRight w:val="0"/>
      <w:marTop w:val="0"/>
      <w:marBottom w:val="0"/>
      <w:divBdr>
        <w:top w:val="none" w:sz="0" w:space="0" w:color="auto"/>
        <w:left w:val="none" w:sz="0" w:space="0" w:color="auto"/>
        <w:bottom w:val="none" w:sz="0" w:space="0" w:color="auto"/>
        <w:right w:val="none" w:sz="0" w:space="0" w:color="auto"/>
      </w:divBdr>
    </w:div>
    <w:div w:id="1527017300">
      <w:bodyDiv w:val="1"/>
      <w:marLeft w:val="0"/>
      <w:marRight w:val="0"/>
      <w:marTop w:val="0"/>
      <w:marBottom w:val="0"/>
      <w:divBdr>
        <w:top w:val="none" w:sz="0" w:space="0" w:color="auto"/>
        <w:left w:val="none" w:sz="0" w:space="0" w:color="auto"/>
        <w:bottom w:val="none" w:sz="0" w:space="0" w:color="auto"/>
        <w:right w:val="none" w:sz="0" w:space="0" w:color="auto"/>
      </w:divBdr>
    </w:div>
    <w:div w:id="1603370651">
      <w:bodyDiv w:val="1"/>
      <w:marLeft w:val="0"/>
      <w:marRight w:val="0"/>
      <w:marTop w:val="0"/>
      <w:marBottom w:val="0"/>
      <w:divBdr>
        <w:top w:val="none" w:sz="0" w:space="0" w:color="auto"/>
        <w:left w:val="none" w:sz="0" w:space="0" w:color="auto"/>
        <w:bottom w:val="none" w:sz="0" w:space="0" w:color="auto"/>
        <w:right w:val="none" w:sz="0" w:space="0" w:color="auto"/>
      </w:divBdr>
    </w:div>
    <w:div w:id="1734423259">
      <w:bodyDiv w:val="1"/>
      <w:marLeft w:val="0"/>
      <w:marRight w:val="0"/>
      <w:marTop w:val="0"/>
      <w:marBottom w:val="0"/>
      <w:divBdr>
        <w:top w:val="none" w:sz="0" w:space="0" w:color="auto"/>
        <w:left w:val="none" w:sz="0" w:space="0" w:color="auto"/>
        <w:bottom w:val="none" w:sz="0" w:space="0" w:color="auto"/>
        <w:right w:val="none" w:sz="0" w:space="0" w:color="auto"/>
      </w:divBdr>
    </w:div>
    <w:div w:id="1770194292">
      <w:bodyDiv w:val="1"/>
      <w:marLeft w:val="0"/>
      <w:marRight w:val="0"/>
      <w:marTop w:val="0"/>
      <w:marBottom w:val="0"/>
      <w:divBdr>
        <w:top w:val="none" w:sz="0" w:space="0" w:color="auto"/>
        <w:left w:val="none" w:sz="0" w:space="0" w:color="auto"/>
        <w:bottom w:val="none" w:sz="0" w:space="0" w:color="auto"/>
        <w:right w:val="none" w:sz="0" w:space="0" w:color="auto"/>
      </w:divBdr>
    </w:div>
    <w:div w:id="1827167842">
      <w:bodyDiv w:val="1"/>
      <w:marLeft w:val="0"/>
      <w:marRight w:val="0"/>
      <w:marTop w:val="0"/>
      <w:marBottom w:val="0"/>
      <w:divBdr>
        <w:top w:val="none" w:sz="0" w:space="0" w:color="auto"/>
        <w:left w:val="none" w:sz="0" w:space="0" w:color="auto"/>
        <w:bottom w:val="none" w:sz="0" w:space="0" w:color="auto"/>
        <w:right w:val="none" w:sz="0" w:space="0" w:color="auto"/>
      </w:divBdr>
    </w:div>
    <w:div w:id="1916435391">
      <w:bodyDiv w:val="1"/>
      <w:marLeft w:val="0"/>
      <w:marRight w:val="0"/>
      <w:marTop w:val="0"/>
      <w:marBottom w:val="0"/>
      <w:divBdr>
        <w:top w:val="none" w:sz="0" w:space="0" w:color="auto"/>
        <w:left w:val="none" w:sz="0" w:space="0" w:color="auto"/>
        <w:bottom w:val="none" w:sz="0" w:space="0" w:color="auto"/>
        <w:right w:val="none" w:sz="0" w:space="0" w:color="auto"/>
      </w:divBdr>
    </w:div>
    <w:div w:id="1971128213">
      <w:bodyDiv w:val="1"/>
      <w:marLeft w:val="0"/>
      <w:marRight w:val="0"/>
      <w:marTop w:val="0"/>
      <w:marBottom w:val="0"/>
      <w:divBdr>
        <w:top w:val="none" w:sz="0" w:space="0" w:color="auto"/>
        <w:left w:val="none" w:sz="0" w:space="0" w:color="auto"/>
        <w:bottom w:val="none" w:sz="0" w:space="0" w:color="auto"/>
        <w:right w:val="none" w:sz="0" w:space="0" w:color="auto"/>
      </w:divBdr>
    </w:div>
    <w:div w:id="1997344255">
      <w:bodyDiv w:val="1"/>
      <w:marLeft w:val="0"/>
      <w:marRight w:val="0"/>
      <w:marTop w:val="0"/>
      <w:marBottom w:val="0"/>
      <w:divBdr>
        <w:top w:val="none" w:sz="0" w:space="0" w:color="auto"/>
        <w:left w:val="none" w:sz="0" w:space="0" w:color="auto"/>
        <w:bottom w:val="none" w:sz="0" w:space="0" w:color="auto"/>
        <w:right w:val="none" w:sz="0" w:space="0" w:color="auto"/>
      </w:divBdr>
      <w:divsChild>
        <w:div w:id="1905875617">
          <w:marLeft w:val="360"/>
          <w:marRight w:val="0"/>
          <w:marTop w:val="200"/>
          <w:marBottom w:val="0"/>
          <w:divBdr>
            <w:top w:val="none" w:sz="0" w:space="0" w:color="auto"/>
            <w:left w:val="none" w:sz="0" w:space="0" w:color="auto"/>
            <w:bottom w:val="none" w:sz="0" w:space="0" w:color="auto"/>
            <w:right w:val="none" w:sz="0" w:space="0" w:color="auto"/>
          </w:divBdr>
        </w:div>
      </w:divsChild>
    </w:div>
    <w:div w:id="2017802124">
      <w:bodyDiv w:val="1"/>
      <w:marLeft w:val="0"/>
      <w:marRight w:val="0"/>
      <w:marTop w:val="0"/>
      <w:marBottom w:val="0"/>
      <w:divBdr>
        <w:top w:val="none" w:sz="0" w:space="0" w:color="auto"/>
        <w:left w:val="none" w:sz="0" w:space="0" w:color="auto"/>
        <w:bottom w:val="none" w:sz="0" w:space="0" w:color="auto"/>
        <w:right w:val="none" w:sz="0" w:space="0" w:color="auto"/>
      </w:divBdr>
    </w:div>
    <w:div w:id="2097162843">
      <w:bodyDiv w:val="1"/>
      <w:marLeft w:val="0"/>
      <w:marRight w:val="0"/>
      <w:marTop w:val="0"/>
      <w:marBottom w:val="0"/>
      <w:divBdr>
        <w:top w:val="none" w:sz="0" w:space="0" w:color="auto"/>
        <w:left w:val="none" w:sz="0" w:space="0" w:color="auto"/>
        <w:bottom w:val="none" w:sz="0" w:space="0" w:color="auto"/>
        <w:right w:val="none" w:sz="0" w:space="0" w:color="auto"/>
      </w:divBdr>
    </w:div>
    <w:div w:id="213378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unstats.un.org/unsd/demographic-social/meetings/2024/egm-20240904/p&amp;r-rev4-draft-20240809.pdf" TargetMode="External"/><Relationship Id="rId1" Type="http://schemas.openxmlformats.org/officeDocument/2006/relationships/hyperlink" Target="https://unstats.un.org/unsd/demographic-social/meetings/2024/egm-20240904/p&amp;r-rev4-draft-20240809.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unstats.un.org/unsd/publication/seriesf/series_f83rev2en.pdf" TargetMode="External"/><Relationship Id="rId26" Type="http://schemas.openxmlformats.org/officeDocument/2006/relationships/hyperlink" Target="https://unstats.un.org/unsd/demographic/standmeth/handbooks/guideline-edct-census-v1.pdf" TargetMode="External"/><Relationship Id="rId39" Type="http://schemas.microsoft.com/office/2011/relationships/people" Target="people.xml"/><Relationship Id="rId21" Type="http://schemas.microsoft.com/office/2016/09/relationships/commentsIds" Target="commentsIds.xml"/><Relationship Id="rId34" Type="http://schemas.microsoft.com/office/2007/relationships/diagramDrawing" Target="diagrams/drawing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tats.un.org/unsd/demographic/standmeth/handbooks/guideline-edct-census-v1.pdf" TargetMode="Externa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diagramQuickStyle" Target="diagrams/quickStyle1.xm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diagramData" Target="diagrams/data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nstats.un.org/unsd/publication/seriesf/seriesf_79e.pdf" TargetMode="External"/><Relationship Id="rId25" Type="http://schemas.openxmlformats.org/officeDocument/2006/relationships/image" Target="media/image6.png"/><Relationship Id="rId33" Type="http://schemas.openxmlformats.org/officeDocument/2006/relationships/diagramColors" Target="diagrams/colors1.xml"/><Relationship Id="rId3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er4.xml.rels><?xml version="1.0" encoding="UTF-8" standalone="yes"?>
<Relationships xmlns="http://schemas.openxmlformats.org/package/2006/relationships"><Relationship Id="rId1" Type="http://schemas.openxmlformats.org/officeDocument/2006/relationships/image" Target="media/image4.gif"/></Relationships>
</file>

<file path=word/_rels/footer5.xml.rels><?xml version="1.0" encoding="UTF-8" standalone="yes"?>
<Relationships xmlns="http://schemas.openxmlformats.org/package/2006/relationships"><Relationship Id="rId1" Type="http://schemas.openxmlformats.org/officeDocument/2006/relationships/image" Target="media/image4.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D39717-84D3-4BF4-BB1D-4DB50F96E1B1}" type="doc">
      <dgm:prSet loTypeId="urn:microsoft.com/office/officeart/2005/8/layout/hierarchy3" loCatId="relationship" qsTypeId="urn:microsoft.com/office/officeart/2005/8/quickstyle/3d1" qsCatId="3D" csTypeId="urn:microsoft.com/office/officeart/2005/8/colors/accent1_2" csCatId="accent1" phldr="1"/>
      <dgm:spPr/>
      <dgm:t>
        <a:bodyPr/>
        <a:lstStyle/>
        <a:p>
          <a:endParaRPr lang="en-US"/>
        </a:p>
      </dgm:t>
    </dgm:pt>
    <dgm:pt modelId="{B5C6D528-E9C0-4BEB-8B86-B8FFF810765E}">
      <dgm:prSet custT="1"/>
      <dgm:spPr/>
      <dgm:t>
        <a:bodyPr/>
        <a:lstStyle/>
        <a:p>
          <a:r>
            <a:rPr lang="en-US" sz="700" dirty="0"/>
            <a:t>Specify the need</a:t>
          </a:r>
        </a:p>
      </dgm:t>
    </dgm:pt>
    <dgm:pt modelId="{239B1553-B82A-4812-9D63-975A2E6D2DC8}" type="parTrans" cxnId="{C3BF08F7-6CDA-4F0E-A41B-3026FE54405F}">
      <dgm:prSet/>
      <dgm:spPr/>
      <dgm:t>
        <a:bodyPr/>
        <a:lstStyle/>
        <a:p>
          <a:endParaRPr lang="en-US" sz="700"/>
        </a:p>
      </dgm:t>
    </dgm:pt>
    <dgm:pt modelId="{EC6C0D56-8D4C-4290-895E-E731142CD90C}" type="sibTrans" cxnId="{C3BF08F7-6CDA-4F0E-A41B-3026FE54405F}">
      <dgm:prSet/>
      <dgm:spPr/>
      <dgm:t>
        <a:bodyPr/>
        <a:lstStyle/>
        <a:p>
          <a:endParaRPr lang="en-US" sz="700"/>
        </a:p>
      </dgm:t>
    </dgm:pt>
    <dgm:pt modelId="{41EB9100-487B-48A2-A5D1-5A2E5B5B1287}">
      <dgm:prSet custT="1"/>
      <dgm:spPr/>
      <dgm:t>
        <a:bodyPr/>
        <a:lstStyle/>
        <a:p>
          <a:r>
            <a:rPr lang="en-US" sz="700"/>
            <a:t>Planning </a:t>
          </a:r>
        </a:p>
      </dgm:t>
    </dgm:pt>
    <dgm:pt modelId="{77F1C7C4-44BE-4331-8E26-89C92C54B55C}" type="parTrans" cxnId="{FFE62CF3-4B3F-4BD4-BB6F-96076C9DA6D6}">
      <dgm:prSet/>
      <dgm:spPr/>
      <dgm:t>
        <a:bodyPr/>
        <a:lstStyle/>
        <a:p>
          <a:endParaRPr lang="en-US" sz="700"/>
        </a:p>
      </dgm:t>
    </dgm:pt>
    <dgm:pt modelId="{217D6A83-33E3-4D58-AE09-2587D8D6C386}" type="sibTrans" cxnId="{FFE62CF3-4B3F-4BD4-BB6F-96076C9DA6D6}">
      <dgm:prSet/>
      <dgm:spPr/>
      <dgm:t>
        <a:bodyPr/>
        <a:lstStyle/>
        <a:p>
          <a:endParaRPr lang="en-US" sz="700"/>
        </a:p>
      </dgm:t>
    </dgm:pt>
    <dgm:pt modelId="{674D0C92-1371-402D-B8D4-331CA1B47B04}">
      <dgm:prSet custT="1"/>
      <dgm:spPr/>
      <dgm:t>
        <a:bodyPr/>
        <a:lstStyle/>
        <a:p>
          <a:r>
            <a:rPr lang="en-US" sz="700"/>
            <a:t>Preparation</a:t>
          </a:r>
        </a:p>
      </dgm:t>
    </dgm:pt>
    <dgm:pt modelId="{21F18E49-1882-4EB2-A093-C02D508A7331}" type="parTrans" cxnId="{B2BCACF3-052C-4D79-80EF-2B45BD667D3A}">
      <dgm:prSet/>
      <dgm:spPr/>
      <dgm:t>
        <a:bodyPr/>
        <a:lstStyle/>
        <a:p>
          <a:endParaRPr lang="en-US" sz="700"/>
        </a:p>
      </dgm:t>
    </dgm:pt>
    <dgm:pt modelId="{36A81AC9-5807-4D2C-81C4-290E7D31A398}" type="sibTrans" cxnId="{B2BCACF3-052C-4D79-80EF-2B45BD667D3A}">
      <dgm:prSet/>
      <dgm:spPr/>
      <dgm:t>
        <a:bodyPr/>
        <a:lstStyle/>
        <a:p>
          <a:endParaRPr lang="en-US" sz="700"/>
        </a:p>
      </dgm:t>
    </dgm:pt>
    <dgm:pt modelId="{6676E1C0-90FB-4752-8F52-13D622C047E4}">
      <dgm:prSet custT="1"/>
      <dgm:spPr/>
      <dgm:t>
        <a:bodyPr/>
        <a:lstStyle/>
        <a:p>
          <a:r>
            <a:rPr lang="en-US" sz="700"/>
            <a:t>Design</a:t>
          </a:r>
        </a:p>
      </dgm:t>
    </dgm:pt>
    <dgm:pt modelId="{D2C493FF-744D-4285-AD00-5AC9E72E9EC6}" type="parTrans" cxnId="{139C61A2-C2F5-4AC0-8E82-F095903AA37C}">
      <dgm:prSet/>
      <dgm:spPr/>
      <dgm:t>
        <a:bodyPr/>
        <a:lstStyle/>
        <a:p>
          <a:endParaRPr lang="en-US" sz="700"/>
        </a:p>
      </dgm:t>
    </dgm:pt>
    <dgm:pt modelId="{B74A2E68-1467-4FA3-9136-16CF121F411C}" type="sibTrans" cxnId="{139C61A2-C2F5-4AC0-8E82-F095903AA37C}">
      <dgm:prSet/>
      <dgm:spPr/>
      <dgm:t>
        <a:bodyPr/>
        <a:lstStyle/>
        <a:p>
          <a:endParaRPr lang="en-US" sz="700"/>
        </a:p>
      </dgm:t>
    </dgm:pt>
    <dgm:pt modelId="{30241664-BE63-4288-BF7A-12BC81405D8A}">
      <dgm:prSet custT="1"/>
      <dgm:spPr/>
      <dgm:t>
        <a:bodyPr/>
        <a:lstStyle/>
        <a:p>
          <a:r>
            <a:rPr lang="en-US" sz="700"/>
            <a:t>Tools development</a:t>
          </a:r>
        </a:p>
      </dgm:t>
    </dgm:pt>
    <dgm:pt modelId="{3651E00A-F4F7-4137-8C12-9FAB623094E8}" type="parTrans" cxnId="{B89EFCB1-72CC-4076-B37C-3BD78AA9D865}">
      <dgm:prSet/>
      <dgm:spPr/>
      <dgm:t>
        <a:bodyPr/>
        <a:lstStyle/>
        <a:p>
          <a:endParaRPr lang="en-US" sz="700"/>
        </a:p>
      </dgm:t>
    </dgm:pt>
    <dgm:pt modelId="{8A9B8EF3-3337-4C67-8826-0F431BF2D54E}" type="sibTrans" cxnId="{B89EFCB1-72CC-4076-B37C-3BD78AA9D865}">
      <dgm:prSet/>
      <dgm:spPr/>
      <dgm:t>
        <a:bodyPr/>
        <a:lstStyle/>
        <a:p>
          <a:endParaRPr lang="en-US" sz="700"/>
        </a:p>
      </dgm:t>
    </dgm:pt>
    <dgm:pt modelId="{0F72874D-FDDA-4429-9391-573A272C3C93}">
      <dgm:prSet custT="1"/>
      <dgm:spPr/>
      <dgm:t>
        <a:bodyPr/>
        <a:lstStyle/>
        <a:p>
          <a:r>
            <a:rPr lang="en-US" sz="700"/>
            <a:t>Build</a:t>
          </a:r>
        </a:p>
      </dgm:t>
    </dgm:pt>
    <dgm:pt modelId="{78FCA1E2-7DFF-4746-ADB1-BC37BB585ED8}" type="parTrans" cxnId="{2E0F88C4-6CA8-4684-8A64-1C2276B4D0A9}">
      <dgm:prSet/>
      <dgm:spPr/>
      <dgm:t>
        <a:bodyPr/>
        <a:lstStyle/>
        <a:p>
          <a:endParaRPr lang="en-US" sz="700"/>
        </a:p>
      </dgm:t>
    </dgm:pt>
    <dgm:pt modelId="{9F667A11-CEC3-4C42-AC6A-8D003D8A03B7}" type="sibTrans" cxnId="{2E0F88C4-6CA8-4684-8A64-1C2276B4D0A9}">
      <dgm:prSet/>
      <dgm:spPr/>
      <dgm:t>
        <a:bodyPr/>
        <a:lstStyle/>
        <a:p>
          <a:endParaRPr lang="en-US" sz="700"/>
        </a:p>
      </dgm:t>
    </dgm:pt>
    <dgm:pt modelId="{8F3D2A18-BE0D-4A77-A056-B821F62D3039}">
      <dgm:prSet custT="1"/>
      <dgm:spPr/>
      <dgm:t>
        <a:bodyPr/>
        <a:lstStyle/>
        <a:p>
          <a:r>
            <a:rPr lang="en-US" sz="700"/>
            <a:t>Pilot census</a:t>
          </a:r>
        </a:p>
      </dgm:t>
    </dgm:pt>
    <dgm:pt modelId="{825466E8-B592-4CDA-BE40-5AFDA7F60545}" type="parTrans" cxnId="{89AF4863-523A-4107-B2C0-116943E1E30A}">
      <dgm:prSet/>
      <dgm:spPr/>
      <dgm:t>
        <a:bodyPr/>
        <a:lstStyle/>
        <a:p>
          <a:endParaRPr lang="en-US" sz="700"/>
        </a:p>
      </dgm:t>
    </dgm:pt>
    <dgm:pt modelId="{C531A2CD-7AB2-4A3C-A2E8-52114D82E30A}" type="sibTrans" cxnId="{89AF4863-523A-4107-B2C0-116943E1E30A}">
      <dgm:prSet/>
      <dgm:spPr/>
      <dgm:t>
        <a:bodyPr/>
        <a:lstStyle/>
        <a:p>
          <a:endParaRPr lang="en-US" sz="700"/>
        </a:p>
      </dgm:t>
    </dgm:pt>
    <dgm:pt modelId="{444EC597-8115-47C6-BB1A-BCC8EF819F18}">
      <dgm:prSet custT="1"/>
      <dgm:spPr/>
      <dgm:t>
        <a:bodyPr/>
        <a:lstStyle/>
        <a:p>
          <a:r>
            <a:rPr lang="en-US" sz="700"/>
            <a:t>EA delineation</a:t>
          </a:r>
        </a:p>
      </dgm:t>
    </dgm:pt>
    <dgm:pt modelId="{5C673134-0BBB-468A-A1CA-C4E917EEACDC}" type="parTrans" cxnId="{8F53F5D9-B313-4F24-93F9-DF6925A3B9FE}">
      <dgm:prSet/>
      <dgm:spPr/>
      <dgm:t>
        <a:bodyPr/>
        <a:lstStyle/>
        <a:p>
          <a:endParaRPr lang="en-US" sz="700"/>
        </a:p>
      </dgm:t>
    </dgm:pt>
    <dgm:pt modelId="{B60BBDC4-CB91-4DCE-832B-00F803A69C34}" type="sibTrans" cxnId="{8F53F5D9-B313-4F24-93F9-DF6925A3B9FE}">
      <dgm:prSet/>
      <dgm:spPr/>
      <dgm:t>
        <a:bodyPr/>
        <a:lstStyle/>
        <a:p>
          <a:endParaRPr lang="en-US" sz="700"/>
        </a:p>
      </dgm:t>
    </dgm:pt>
    <dgm:pt modelId="{77D97DE2-191E-4C9E-8DD7-AFE6C25F6508}">
      <dgm:prSet custT="1"/>
      <dgm:spPr/>
      <dgm:t>
        <a:bodyPr/>
        <a:lstStyle/>
        <a:p>
          <a:r>
            <a:rPr lang="en-US" sz="700"/>
            <a:t>Set up field operation</a:t>
          </a:r>
        </a:p>
      </dgm:t>
    </dgm:pt>
    <dgm:pt modelId="{D35EBCC7-70DE-4BE4-9086-13F30F038298}" type="parTrans" cxnId="{95A160A0-9869-4E5B-9632-09D532FA0C30}">
      <dgm:prSet/>
      <dgm:spPr/>
      <dgm:t>
        <a:bodyPr/>
        <a:lstStyle/>
        <a:p>
          <a:endParaRPr lang="en-US" sz="700"/>
        </a:p>
      </dgm:t>
    </dgm:pt>
    <dgm:pt modelId="{15255C98-5BE5-41D1-91B7-5126004C244A}" type="sibTrans" cxnId="{95A160A0-9869-4E5B-9632-09D532FA0C30}">
      <dgm:prSet/>
      <dgm:spPr/>
      <dgm:t>
        <a:bodyPr/>
        <a:lstStyle/>
        <a:p>
          <a:endParaRPr lang="en-US" sz="700"/>
        </a:p>
      </dgm:t>
    </dgm:pt>
    <dgm:pt modelId="{DC35F222-AF90-4B0A-9630-4AE019A74A33}">
      <dgm:prSet custT="1"/>
      <dgm:spPr/>
      <dgm:t>
        <a:bodyPr/>
        <a:lstStyle/>
        <a:p>
          <a:r>
            <a:rPr lang="en-US" sz="700"/>
            <a:t>Collect</a:t>
          </a:r>
        </a:p>
      </dgm:t>
    </dgm:pt>
    <dgm:pt modelId="{9B718723-6094-40E6-B9BD-BFD0764A4C7D}" type="parTrans" cxnId="{86A05EBF-0D5E-4861-80AD-145EE5A5EA86}">
      <dgm:prSet/>
      <dgm:spPr/>
      <dgm:t>
        <a:bodyPr/>
        <a:lstStyle/>
        <a:p>
          <a:endParaRPr lang="en-US" sz="700"/>
        </a:p>
      </dgm:t>
    </dgm:pt>
    <dgm:pt modelId="{D38CB463-E125-4CE7-8721-3E5BD34217C8}" type="sibTrans" cxnId="{86A05EBF-0D5E-4861-80AD-145EE5A5EA86}">
      <dgm:prSet/>
      <dgm:spPr/>
      <dgm:t>
        <a:bodyPr/>
        <a:lstStyle/>
        <a:p>
          <a:endParaRPr lang="en-US" sz="700"/>
        </a:p>
      </dgm:t>
    </dgm:pt>
    <dgm:pt modelId="{1771161C-C7A7-45FD-93CC-B66D29452526}">
      <dgm:prSet custT="1"/>
      <dgm:spPr/>
      <dgm:t>
        <a:bodyPr/>
        <a:lstStyle/>
        <a:p>
          <a:r>
            <a:rPr lang="en-US" sz="700"/>
            <a:t>Mapping</a:t>
          </a:r>
        </a:p>
      </dgm:t>
    </dgm:pt>
    <dgm:pt modelId="{D7228044-634D-4BB2-937B-A66E44756DA9}" type="parTrans" cxnId="{FFA8CE4E-F498-468C-ADBC-0D298AA9E5FF}">
      <dgm:prSet/>
      <dgm:spPr/>
      <dgm:t>
        <a:bodyPr/>
        <a:lstStyle/>
        <a:p>
          <a:endParaRPr lang="en-US" sz="700"/>
        </a:p>
      </dgm:t>
    </dgm:pt>
    <dgm:pt modelId="{A8D26CE3-DD92-48EB-87B5-B4C6CB516DA1}" type="sibTrans" cxnId="{FFA8CE4E-F498-468C-ADBC-0D298AA9E5FF}">
      <dgm:prSet/>
      <dgm:spPr/>
      <dgm:t>
        <a:bodyPr/>
        <a:lstStyle/>
        <a:p>
          <a:endParaRPr lang="en-US" sz="700"/>
        </a:p>
      </dgm:t>
    </dgm:pt>
    <dgm:pt modelId="{278DFE49-090B-4C25-8318-07A32A7578B9}">
      <dgm:prSet custT="1"/>
      <dgm:spPr/>
      <dgm:t>
        <a:bodyPr/>
        <a:lstStyle/>
        <a:p>
          <a:r>
            <a:rPr lang="en-US" sz="700"/>
            <a:t>Enumeration</a:t>
          </a:r>
        </a:p>
      </dgm:t>
    </dgm:pt>
    <dgm:pt modelId="{8508410A-CAFF-4718-8584-3FD8899BB494}" type="parTrans" cxnId="{1C235CEA-C27C-4DB0-A842-C2293E0F4B7C}">
      <dgm:prSet/>
      <dgm:spPr/>
      <dgm:t>
        <a:bodyPr/>
        <a:lstStyle/>
        <a:p>
          <a:endParaRPr lang="en-US" sz="700"/>
        </a:p>
      </dgm:t>
    </dgm:pt>
    <dgm:pt modelId="{BB9E6BA4-95CD-41C7-8D7D-EDF349A559D8}" type="sibTrans" cxnId="{1C235CEA-C27C-4DB0-A842-C2293E0F4B7C}">
      <dgm:prSet/>
      <dgm:spPr/>
      <dgm:t>
        <a:bodyPr/>
        <a:lstStyle/>
        <a:p>
          <a:endParaRPr lang="en-US" sz="700"/>
        </a:p>
      </dgm:t>
    </dgm:pt>
    <dgm:pt modelId="{1701C671-4144-4B33-9D6B-53ABE7C4FC7F}">
      <dgm:prSet custT="1"/>
      <dgm:spPr/>
      <dgm:t>
        <a:bodyPr/>
        <a:lstStyle/>
        <a:p>
          <a:r>
            <a:rPr lang="en-US" sz="700"/>
            <a:t>Process</a:t>
          </a:r>
        </a:p>
      </dgm:t>
    </dgm:pt>
    <dgm:pt modelId="{B59ABA3C-BB1E-44F3-B294-D2336E827395}" type="parTrans" cxnId="{A35A90D7-FAA9-442A-8807-992C6D073286}">
      <dgm:prSet/>
      <dgm:spPr/>
      <dgm:t>
        <a:bodyPr/>
        <a:lstStyle/>
        <a:p>
          <a:endParaRPr lang="en-US" sz="700"/>
        </a:p>
      </dgm:t>
    </dgm:pt>
    <dgm:pt modelId="{23B7E47F-7CFD-4023-8F07-7203188F7DBF}" type="sibTrans" cxnId="{A35A90D7-FAA9-442A-8807-992C6D073286}">
      <dgm:prSet/>
      <dgm:spPr/>
      <dgm:t>
        <a:bodyPr/>
        <a:lstStyle/>
        <a:p>
          <a:endParaRPr lang="en-US" sz="700"/>
        </a:p>
      </dgm:t>
    </dgm:pt>
    <dgm:pt modelId="{82007BED-186A-4A48-B98C-886363FBCDCB}">
      <dgm:prSet custT="1"/>
      <dgm:spPr/>
      <dgm:t>
        <a:bodyPr/>
        <a:lstStyle/>
        <a:p>
          <a:r>
            <a:rPr lang="en-US" sz="700"/>
            <a:t>Data processing</a:t>
          </a:r>
        </a:p>
      </dgm:t>
    </dgm:pt>
    <dgm:pt modelId="{5A119DC1-7D2F-4A8B-A123-4CA17A4FCAF0}" type="parTrans" cxnId="{45D467C9-E425-46E4-8F32-EEB252B77164}">
      <dgm:prSet/>
      <dgm:spPr/>
      <dgm:t>
        <a:bodyPr/>
        <a:lstStyle/>
        <a:p>
          <a:endParaRPr lang="en-US" sz="700"/>
        </a:p>
      </dgm:t>
    </dgm:pt>
    <dgm:pt modelId="{88B1AD22-2167-45DD-BF2A-442E37E63E05}" type="sibTrans" cxnId="{45D467C9-E425-46E4-8F32-EEB252B77164}">
      <dgm:prSet/>
      <dgm:spPr/>
      <dgm:t>
        <a:bodyPr/>
        <a:lstStyle/>
        <a:p>
          <a:endParaRPr lang="en-US" sz="700"/>
        </a:p>
      </dgm:t>
    </dgm:pt>
    <dgm:pt modelId="{02CD0CEF-5BFB-4CC6-8749-8ECD76501E71}">
      <dgm:prSet custT="1"/>
      <dgm:spPr/>
      <dgm:t>
        <a:bodyPr/>
        <a:lstStyle/>
        <a:p>
          <a:r>
            <a:rPr lang="en-US" sz="700"/>
            <a:t>Analyse</a:t>
          </a:r>
        </a:p>
      </dgm:t>
    </dgm:pt>
    <dgm:pt modelId="{335351DE-46C9-4610-895D-2623B6285715}" type="parTrans" cxnId="{16D59A51-4215-48B6-B809-3AB54661993C}">
      <dgm:prSet/>
      <dgm:spPr/>
      <dgm:t>
        <a:bodyPr/>
        <a:lstStyle/>
        <a:p>
          <a:endParaRPr lang="en-US" sz="700"/>
        </a:p>
      </dgm:t>
    </dgm:pt>
    <dgm:pt modelId="{0455551C-F587-4905-A973-D99007D1D98F}" type="sibTrans" cxnId="{16D59A51-4215-48B6-B809-3AB54661993C}">
      <dgm:prSet/>
      <dgm:spPr/>
      <dgm:t>
        <a:bodyPr/>
        <a:lstStyle/>
        <a:p>
          <a:endParaRPr lang="en-US" sz="700"/>
        </a:p>
      </dgm:t>
    </dgm:pt>
    <dgm:pt modelId="{5F8A230C-E6D6-4CBA-872C-0F94AF74DFE8}">
      <dgm:prSet custT="1"/>
      <dgm:spPr/>
      <dgm:t>
        <a:bodyPr/>
        <a:lstStyle/>
        <a:p>
          <a:r>
            <a:rPr lang="en-US" sz="700"/>
            <a:t>PES</a:t>
          </a:r>
        </a:p>
      </dgm:t>
    </dgm:pt>
    <dgm:pt modelId="{272341A4-1A92-4DE5-A733-98F0B1EFAA20}" type="parTrans" cxnId="{2D561014-409C-440C-97A6-3F207060254A}">
      <dgm:prSet/>
      <dgm:spPr/>
      <dgm:t>
        <a:bodyPr/>
        <a:lstStyle/>
        <a:p>
          <a:endParaRPr lang="en-US" sz="700"/>
        </a:p>
      </dgm:t>
    </dgm:pt>
    <dgm:pt modelId="{916B5999-15C5-45D7-ADDD-15C5E9889EDF}" type="sibTrans" cxnId="{2D561014-409C-440C-97A6-3F207060254A}">
      <dgm:prSet/>
      <dgm:spPr/>
      <dgm:t>
        <a:bodyPr/>
        <a:lstStyle/>
        <a:p>
          <a:endParaRPr lang="en-US" sz="700"/>
        </a:p>
      </dgm:t>
    </dgm:pt>
    <dgm:pt modelId="{4C5F72B6-1393-4731-ACDC-A2F7B0E1952B}">
      <dgm:prSet custT="1"/>
      <dgm:spPr/>
      <dgm:t>
        <a:bodyPr/>
        <a:lstStyle/>
        <a:p>
          <a:r>
            <a:rPr lang="en-US" sz="700" dirty="0"/>
            <a:t>Dissemination</a:t>
          </a:r>
        </a:p>
      </dgm:t>
    </dgm:pt>
    <dgm:pt modelId="{04EEC9A0-F436-4262-8865-9EE812802562}" type="parTrans" cxnId="{555B6707-D5F1-450F-A5E8-DC19ABC8E011}">
      <dgm:prSet/>
      <dgm:spPr/>
      <dgm:t>
        <a:bodyPr/>
        <a:lstStyle/>
        <a:p>
          <a:endParaRPr lang="en-US" sz="700"/>
        </a:p>
      </dgm:t>
    </dgm:pt>
    <dgm:pt modelId="{89468DEF-42A6-4EB0-B58B-E37CD465D84D}" type="sibTrans" cxnId="{555B6707-D5F1-450F-A5E8-DC19ABC8E011}">
      <dgm:prSet/>
      <dgm:spPr/>
      <dgm:t>
        <a:bodyPr/>
        <a:lstStyle/>
        <a:p>
          <a:endParaRPr lang="en-US" sz="700"/>
        </a:p>
      </dgm:t>
    </dgm:pt>
    <dgm:pt modelId="{3CDE7177-31F9-46D3-9D3C-1350D527A72A}">
      <dgm:prSet custT="1"/>
      <dgm:spPr/>
      <dgm:t>
        <a:bodyPr/>
        <a:lstStyle/>
        <a:p>
          <a:r>
            <a:rPr lang="en-US" sz="700"/>
            <a:t>Release of census products</a:t>
          </a:r>
        </a:p>
      </dgm:t>
    </dgm:pt>
    <dgm:pt modelId="{0E5DAC74-48CD-4C71-AA2C-2E785F408545}" type="parTrans" cxnId="{D0C74A38-0CD3-4F51-BEA0-450598A0014F}">
      <dgm:prSet/>
      <dgm:spPr/>
      <dgm:t>
        <a:bodyPr/>
        <a:lstStyle/>
        <a:p>
          <a:endParaRPr lang="en-US" sz="700"/>
        </a:p>
      </dgm:t>
    </dgm:pt>
    <dgm:pt modelId="{CB580B96-B0C3-45B1-992C-DA9C6E2BC57C}" type="sibTrans" cxnId="{D0C74A38-0CD3-4F51-BEA0-450598A0014F}">
      <dgm:prSet/>
      <dgm:spPr/>
      <dgm:t>
        <a:bodyPr/>
        <a:lstStyle/>
        <a:p>
          <a:endParaRPr lang="en-US" sz="700"/>
        </a:p>
      </dgm:t>
    </dgm:pt>
    <dgm:pt modelId="{2CEA3AB0-7D4D-4E50-A527-CF6845EBA491}">
      <dgm:prSet custT="1"/>
      <dgm:spPr/>
      <dgm:t>
        <a:bodyPr/>
        <a:lstStyle/>
        <a:p>
          <a:r>
            <a:rPr lang="en-US" sz="700" dirty="0"/>
            <a:t>Dissemination</a:t>
          </a:r>
        </a:p>
      </dgm:t>
    </dgm:pt>
    <dgm:pt modelId="{A08433F0-A85E-49D4-8B82-390DA009DCDF}" type="parTrans" cxnId="{DC815CCF-43D9-4CD0-9734-F2656059FEEA}">
      <dgm:prSet/>
      <dgm:spPr/>
      <dgm:t>
        <a:bodyPr/>
        <a:lstStyle/>
        <a:p>
          <a:endParaRPr lang="en-US" sz="700"/>
        </a:p>
      </dgm:t>
    </dgm:pt>
    <dgm:pt modelId="{0B7CFEFC-A0E7-45AC-BFF2-62C06B5ACF20}" type="sibTrans" cxnId="{DC815CCF-43D9-4CD0-9734-F2656059FEEA}">
      <dgm:prSet/>
      <dgm:spPr/>
      <dgm:t>
        <a:bodyPr/>
        <a:lstStyle/>
        <a:p>
          <a:endParaRPr lang="en-US" sz="700"/>
        </a:p>
      </dgm:t>
    </dgm:pt>
    <dgm:pt modelId="{083C8AEC-D30A-4B80-895B-23E3DFB0BBB2}">
      <dgm:prSet custT="1"/>
      <dgm:spPr/>
      <dgm:t>
        <a:bodyPr/>
        <a:lstStyle/>
        <a:p>
          <a:r>
            <a:rPr lang="en-US" sz="700"/>
            <a:t>Evaluation</a:t>
          </a:r>
        </a:p>
      </dgm:t>
    </dgm:pt>
    <dgm:pt modelId="{D2859BEB-A325-4AD1-8107-2DD8DC62C96A}" type="parTrans" cxnId="{439B643C-577A-4E7F-9E05-6ECDA70C16EF}">
      <dgm:prSet/>
      <dgm:spPr/>
      <dgm:t>
        <a:bodyPr/>
        <a:lstStyle/>
        <a:p>
          <a:endParaRPr lang="en-US" sz="700"/>
        </a:p>
      </dgm:t>
    </dgm:pt>
    <dgm:pt modelId="{563DF8AD-642A-4272-8D27-976DD7E59973}" type="sibTrans" cxnId="{439B643C-577A-4E7F-9E05-6ECDA70C16EF}">
      <dgm:prSet/>
      <dgm:spPr/>
      <dgm:t>
        <a:bodyPr/>
        <a:lstStyle/>
        <a:p>
          <a:endParaRPr lang="en-US" sz="700"/>
        </a:p>
      </dgm:t>
    </dgm:pt>
    <dgm:pt modelId="{DFCE0CB7-DD9A-4340-A45E-DA31B8DF1232}">
      <dgm:prSet custT="1"/>
      <dgm:spPr/>
      <dgm:t>
        <a:bodyPr/>
        <a:lstStyle/>
        <a:p>
          <a:r>
            <a:rPr lang="en-US" sz="700"/>
            <a:t>Evaluation</a:t>
          </a:r>
        </a:p>
      </dgm:t>
    </dgm:pt>
    <dgm:pt modelId="{6E5E2D04-D124-4765-BFED-9E75E9F93AAE}" type="parTrans" cxnId="{9BD3A7E6-F91F-4DE9-AA18-90A441A91DA5}">
      <dgm:prSet/>
      <dgm:spPr/>
      <dgm:t>
        <a:bodyPr/>
        <a:lstStyle/>
        <a:p>
          <a:endParaRPr lang="en-US" sz="700"/>
        </a:p>
      </dgm:t>
    </dgm:pt>
    <dgm:pt modelId="{EE5B276F-0E9A-406F-9A89-94695F1EE900}" type="sibTrans" cxnId="{9BD3A7E6-F91F-4DE9-AA18-90A441A91DA5}">
      <dgm:prSet/>
      <dgm:spPr/>
      <dgm:t>
        <a:bodyPr/>
        <a:lstStyle/>
        <a:p>
          <a:endParaRPr lang="en-US" sz="700"/>
        </a:p>
      </dgm:t>
    </dgm:pt>
    <dgm:pt modelId="{A6131E87-CA53-44A5-92DB-CB64199C1001}">
      <dgm:prSet custT="1"/>
      <dgm:spPr/>
      <dgm:t>
        <a:bodyPr/>
        <a:lstStyle/>
        <a:p>
          <a:r>
            <a:rPr lang="en-US" sz="700"/>
            <a:t>Utilization</a:t>
          </a:r>
        </a:p>
      </dgm:t>
    </dgm:pt>
    <dgm:pt modelId="{4D470B20-B973-4C1D-81F3-9BBF962EDBB5}" type="parTrans" cxnId="{023D05EC-182B-49CC-9DA4-B879FABEDB01}">
      <dgm:prSet/>
      <dgm:spPr/>
      <dgm:t>
        <a:bodyPr/>
        <a:lstStyle/>
        <a:p>
          <a:endParaRPr lang="en-US" sz="700"/>
        </a:p>
      </dgm:t>
    </dgm:pt>
    <dgm:pt modelId="{8BD7D52B-29D9-48AF-A3D4-A01826B5820D}" type="sibTrans" cxnId="{023D05EC-182B-49CC-9DA4-B879FABEDB01}">
      <dgm:prSet/>
      <dgm:spPr/>
      <dgm:t>
        <a:bodyPr/>
        <a:lstStyle/>
        <a:p>
          <a:endParaRPr lang="en-US" sz="700"/>
        </a:p>
      </dgm:t>
    </dgm:pt>
    <dgm:pt modelId="{2CFC6D3A-F911-4D35-B353-929492080EC3}" type="pres">
      <dgm:prSet presAssocID="{5AD39717-84D3-4BF4-BB1D-4DB50F96E1B1}" presName="diagram" presStyleCnt="0">
        <dgm:presLayoutVars>
          <dgm:chPref val="1"/>
          <dgm:dir/>
          <dgm:animOne val="branch"/>
          <dgm:animLvl val="lvl"/>
          <dgm:resizeHandles/>
        </dgm:presLayoutVars>
      </dgm:prSet>
      <dgm:spPr/>
    </dgm:pt>
    <dgm:pt modelId="{79E482C4-A8AB-406C-A5EA-CBFD0ACFCD1E}" type="pres">
      <dgm:prSet presAssocID="{B5C6D528-E9C0-4BEB-8B86-B8FFF810765E}" presName="root" presStyleCnt="0"/>
      <dgm:spPr/>
    </dgm:pt>
    <dgm:pt modelId="{ECD8EB45-0769-47FF-A447-00269C6CA22C}" type="pres">
      <dgm:prSet presAssocID="{B5C6D528-E9C0-4BEB-8B86-B8FFF810765E}" presName="rootComposite" presStyleCnt="0"/>
      <dgm:spPr/>
    </dgm:pt>
    <dgm:pt modelId="{4E892EB0-64FC-4B51-A204-9B0C4FFDFE04}" type="pres">
      <dgm:prSet presAssocID="{B5C6D528-E9C0-4BEB-8B86-B8FFF810765E}" presName="rootText" presStyleLbl="node1" presStyleIdx="0" presStyleCnt="8"/>
      <dgm:spPr/>
    </dgm:pt>
    <dgm:pt modelId="{92FE2289-9880-4B0E-9E01-7D6CAC81B295}" type="pres">
      <dgm:prSet presAssocID="{B5C6D528-E9C0-4BEB-8B86-B8FFF810765E}" presName="rootConnector" presStyleLbl="node1" presStyleIdx="0" presStyleCnt="8"/>
      <dgm:spPr/>
    </dgm:pt>
    <dgm:pt modelId="{73FD4150-D05B-497E-BF4D-2B369037DAE3}" type="pres">
      <dgm:prSet presAssocID="{B5C6D528-E9C0-4BEB-8B86-B8FFF810765E}" presName="childShape" presStyleCnt="0"/>
      <dgm:spPr/>
    </dgm:pt>
    <dgm:pt modelId="{9871323B-34B7-496B-83F6-EBB4650CF81F}" type="pres">
      <dgm:prSet presAssocID="{77F1C7C4-44BE-4331-8E26-89C92C54B55C}" presName="Name13" presStyleLbl="parChTrans1D2" presStyleIdx="0" presStyleCnt="14"/>
      <dgm:spPr/>
    </dgm:pt>
    <dgm:pt modelId="{C43655A6-429C-4DC3-AAED-6C047B3909BC}" type="pres">
      <dgm:prSet presAssocID="{41EB9100-487B-48A2-A5D1-5A2E5B5B1287}" presName="childText" presStyleLbl="bgAcc1" presStyleIdx="0" presStyleCnt="14">
        <dgm:presLayoutVars>
          <dgm:bulletEnabled val="1"/>
        </dgm:presLayoutVars>
      </dgm:prSet>
      <dgm:spPr/>
    </dgm:pt>
    <dgm:pt modelId="{A5585BC9-F597-426F-BFA8-47855BF039DF}" type="pres">
      <dgm:prSet presAssocID="{21F18E49-1882-4EB2-A093-C02D508A7331}" presName="Name13" presStyleLbl="parChTrans1D2" presStyleIdx="1" presStyleCnt="14"/>
      <dgm:spPr/>
    </dgm:pt>
    <dgm:pt modelId="{C0F7249B-4527-4854-AE75-0E2DED1E9A45}" type="pres">
      <dgm:prSet presAssocID="{674D0C92-1371-402D-B8D4-331CA1B47B04}" presName="childText" presStyleLbl="bgAcc1" presStyleIdx="1" presStyleCnt="14">
        <dgm:presLayoutVars>
          <dgm:bulletEnabled val="1"/>
        </dgm:presLayoutVars>
      </dgm:prSet>
      <dgm:spPr/>
    </dgm:pt>
    <dgm:pt modelId="{CF492A0F-D4EE-4609-986F-3056349CF997}" type="pres">
      <dgm:prSet presAssocID="{6676E1C0-90FB-4752-8F52-13D622C047E4}" presName="root" presStyleCnt="0"/>
      <dgm:spPr/>
    </dgm:pt>
    <dgm:pt modelId="{B358D3D1-CE85-430E-B368-D455DB998DAB}" type="pres">
      <dgm:prSet presAssocID="{6676E1C0-90FB-4752-8F52-13D622C047E4}" presName="rootComposite" presStyleCnt="0"/>
      <dgm:spPr/>
    </dgm:pt>
    <dgm:pt modelId="{D2904B32-6F40-4526-A87F-1ADDA712910D}" type="pres">
      <dgm:prSet presAssocID="{6676E1C0-90FB-4752-8F52-13D622C047E4}" presName="rootText" presStyleLbl="node1" presStyleIdx="1" presStyleCnt="8"/>
      <dgm:spPr/>
    </dgm:pt>
    <dgm:pt modelId="{47D30D58-AA74-4557-B2A3-7E12FC930823}" type="pres">
      <dgm:prSet presAssocID="{6676E1C0-90FB-4752-8F52-13D622C047E4}" presName="rootConnector" presStyleLbl="node1" presStyleIdx="1" presStyleCnt="8"/>
      <dgm:spPr/>
    </dgm:pt>
    <dgm:pt modelId="{99666E3F-F4EF-4C88-8592-A54BCF93C208}" type="pres">
      <dgm:prSet presAssocID="{6676E1C0-90FB-4752-8F52-13D622C047E4}" presName="childShape" presStyleCnt="0"/>
      <dgm:spPr/>
    </dgm:pt>
    <dgm:pt modelId="{6C7B5361-6E09-45A7-B6DF-ADD4969E0A8B}" type="pres">
      <dgm:prSet presAssocID="{3651E00A-F4F7-4137-8C12-9FAB623094E8}" presName="Name13" presStyleLbl="parChTrans1D2" presStyleIdx="2" presStyleCnt="14"/>
      <dgm:spPr/>
    </dgm:pt>
    <dgm:pt modelId="{84F80DA3-55B0-46D6-95CE-CA512D863F7D}" type="pres">
      <dgm:prSet presAssocID="{30241664-BE63-4288-BF7A-12BC81405D8A}" presName="childText" presStyleLbl="bgAcc1" presStyleIdx="2" presStyleCnt="14">
        <dgm:presLayoutVars>
          <dgm:bulletEnabled val="1"/>
        </dgm:presLayoutVars>
      </dgm:prSet>
      <dgm:spPr/>
    </dgm:pt>
    <dgm:pt modelId="{5568AD0F-E5D9-43AE-BDE9-3A3E70D2FB1D}" type="pres">
      <dgm:prSet presAssocID="{0F72874D-FDDA-4429-9391-573A272C3C93}" presName="root" presStyleCnt="0"/>
      <dgm:spPr/>
    </dgm:pt>
    <dgm:pt modelId="{5201BADF-D289-41F0-A735-C9367D3F25D7}" type="pres">
      <dgm:prSet presAssocID="{0F72874D-FDDA-4429-9391-573A272C3C93}" presName="rootComposite" presStyleCnt="0"/>
      <dgm:spPr/>
    </dgm:pt>
    <dgm:pt modelId="{D1070953-0DD5-4D6D-BC7B-1025FAB70D47}" type="pres">
      <dgm:prSet presAssocID="{0F72874D-FDDA-4429-9391-573A272C3C93}" presName="rootText" presStyleLbl="node1" presStyleIdx="2" presStyleCnt="8"/>
      <dgm:spPr/>
    </dgm:pt>
    <dgm:pt modelId="{6854378C-845C-4C01-9258-1847582CDC3B}" type="pres">
      <dgm:prSet presAssocID="{0F72874D-FDDA-4429-9391-573A272C3C93}" presName="rootConnector" presStyleLbl="node1" presStyleIdx="2" presStyleCnt="8"/>
      <dgm:spPr/>
    </dgm:pt>
    <dgm:pt modelId="{4BD4E8F8-A8CB-4F61-BA4B-B32CC8EFD55C}" type="pres">
      <dgm:prSet presAssocID="{0F72874D-FDDA-4429-9391-573A272C3C93}" presName="childShape" presStyleCnt="0"/>
      <dgm:spPr/>
    </dgm:pt>
    <dgm:pt modelId="{5A5F0E1B-154D-4489-8FC8-0B0F3875B770}" type="pres">
      <dgm:prSet presAssocID="{825466E8-B592-4CDA-BE40-5AFDA7F60545}" presName="Name13" presStyleLbl="parChTrans1D2" presStyleIdx="3" presStyleCnt="14"/>
      <dgm:spPr/>
    </dgm:pt>
    <dgm:pt modelId="{CEC352F1-D8FD-4636-830A-AE3963342839}" type="pres">
      <dgm:prSet presAssocID="{8F3D2A18-BE0D-4A77-A056-B821F62D3039}" presName="childText" presStyleLbl="bgAcc1" presStyleIdx="3" presStyleCnt="14">
        <dgm:presLayoutVars>
          <dgm:bulletEnabled val="1"/>
        </dgm:presLayoutVars>
      </dgm:prSet>
      <dgm:spPr/>
    </dgm:pt>
    <dgm:pt modelId="{C4687CA4-14DC-4D1A-A5A1-D6726F9BC40C}" type="pres">
      <dgm:prSet presAssocID="{5C673134-0BBB-468A-A1CA-C4E917EEACDC}" presName="Name13" presStyleLbl="parChTrans1D2" presStyleIdx="4" presStyleCnt="14"/>
      <dgm:spPr/>
    </dgm:pt>
    <dgm:pt modelId="{49ED0317-7C83-4977-9485-541AC4513358}" type="pres">
      <dgm:prSet presAssocID="{444EC597-8115-47C6-BB1A-BCC8EF819F18}" presName="childText" presStyleLbl="bgAcc1" presStyleIdx="4" presStyleCnt="14">
        <dgm:presLayoutVars>
          <dgm:bulletEnabled val="1"/>
        </dgm:presLayoutVars>
      </dgm:prSet>
      <dgm:spPr/>
    </dgm:pt>
    <dgm:pt modelId="{304B6F55-8810-4146-8B2D-F0610CA05217}" type="pres">
      <dgm:prSet presAssocID="{D35EBCC7-70DE-4BE4-9086-13F30F038298}" presName="Name13" presStyleLbl="parChTrans1D2" presStyleIdx="5" presStyleCnt="14"/>
      <dgm:spPr/>
    </dgm:pt>
    <dgm:pt modelId="{370E40A7-2D74-46DF-944F-C759C46BDEA2}" type="pres">
      <dgm:prSet presAssocID="{77D97DE2-191E-4C9E-8DD7-AFE6C25F6508}" presName="childText" presStyleLbl="bgAcc1" presStyleIdx="5" presStyleCnt="14">
        <dgm:presLayoutVars>
          <dgm:bulletEnabled val="1"/>
        </dgm:presLayoutVars>
      </dgm:prSet>
      <dgm:spPr/>
    </dgm:pt>
    <dgm:pt modelId="{7FCD9E3C-6A99-40DC-89B7-E44A4EDE81D8}" type="pres">
      <dgm:prSet presAssocID="{DC35F222-AF90-4B0A-9630-4AE019A74A33}" presName="root" presStyleCnt="0"/>
      <dgm:spPr/>
    </dgm:pt>
    <dgm:pt modelId="{3CF5E48E-A5C1-462F-8AEE-B4C1FDB4EE0A}" type="pres">
      <dgm:prSet presAssocID="{DC35F222-AF90-4B0A-9630-4AE019A74A33}" presName="rootComposite" presStyleCnt="0"/>
      <dgm:spPr/>
    </dgm:pt>
    <dgm:pt modelId="{7E884E12-8AF0-4CBB-9603-DC669B750853}" type="pres">
      <dgm:prSet presAssocID="{DC35F222-AF90-4B0A-9630-4AE019A74A33}" presName="rootText" presStyleLbl="node1" presStyleIdx="3" presStyleCnt="8"/>
      <dgm:spPr/>
    </dgm:pt>
    <dgm:pt modelId="{8D927EA3-AD8F-4CCB-87B5-A139D4B620ED}" type="pres">
      <dgm:prSet presAssocID="{DC35F222-AF90-4B0A-9630-4AE019A74A33}" presName="rootConnector" presStyleLbl="node1" presStyleIdx="3" presStyleCnt="8"/>
      <dgm:spPr/>
    </dgm:pt>
    <dgm:pt modelId="{60E5B750-C405-4C56-ABCE-5EECED50E437}" type="pres">
      <dgm:prSet presAssocID="{DC35F222-AF90-4B0A-9630-4AE019A74A33}" presName="childShape" presStyleCnt="0"/>
      <dgm:spPr/>
    </dgm:pt>
    <dgm:pt modelId="{100160B9-51CB-4BC3-AD89-686FC481D672}" type="pres">
      <dgm:prSet presAssocID="{D7228044-634D-4BB2-937B-A66E44756DA9}" presName="Name13" presStyleLbl="parChTrans1D2" presStyleIdx="6" presStyleCnt="14"/>
      <dgm:spPr/>
    </dgm:pt>
    <dgm:pt modelId="{EBA1B0E2-5FFF-43C6-A137-E1101D8D3EAB}" type="pres">
      <dgm:prSet presAssocID="{1771161C-C7A7-45FD-93CC-B66D29452526}" presName="childText" presStyleLbl="bgAcc1" presStyleIdx="6" presStyleCnt="14">
        <dgm:presLayoutVars>
          <dgm:bulletEnabled val="1"/>
        </dgm:presLayoutVars>
      </dgm:prSet>
      <dgm:spPr/>
    </dgm:pt>
    <dgm:pt modelId="{6D6E8E73-C930-4614-87B7-36C44F07637D}" type="pres">
      <dgm:prSet presAssocID="{8508410A-CAFF-4718-8584-3FD8899BB494}" presName="Name13" presStyleLbl="parChTrans1D2" presStyleIdx="7" presStyleCnt="14"/>
      <dgm:spPr/>
    </dgm:pt>
    <dgm:pt modelId="{1CB6648D-001C-425F-BA89-86CFBEC223AB}" type="pres">
      <dgm:prSet presAssocID="{278DFE49-090B-4C25-8318-07A32A7578B9}" presName="childText" presStyleLbl="bgAcc1" presStyleIdx="7" presStyleCnt="14">
        <dgm:presLayoutVars>
          <dgm:bulletEnabled val="1"/>
        </dgm:presLayoutVars>
      </dgm:prSet>
      <dgm:spPr/>
    </dgm:pt>
    <dgm:pt modelId="{BF840064-C4E3-4582-A58E-87ABDD7878D0}" type="pres">
      <dgm:prSet presAssocID="{1701C671-4144-4B33-9D6B-53ABE7C4FC7F}" presName="root" presStyleCnt="0"/>
      <dgm:spPr/>
    </dgm:pt>
    <dgm:pt modelId="{DB1CEA81-4E16-411B-A48D-CF698271EDE5}" type="pres">
      <dgm:prSet presAssocID="{1701C671-4144-4B33-9D6B-53ABE7C4FC7F}" presName="rootComposite" presStyleCnt="0"/>
      <dgm:spPr/>
    </dgm:pt>
    <dgm:pt modelId="{865892D1-F99A-433F-8DCC-38DEC90F22B9}" type="pres">
      <dgm:prSet presAssocID="{1701C671-4144-4B33-9D6B-53ABE7C4FC7F}" presName="rootText" presStyleLbl="node1" presStyleIdx="4" presStyleCnt="8"/>
      <dgm:spPr/>
    </dgm:pt>
    <dgm:pt modelId="{CD1B0EB0-5F67-441A-99B4-012D335DE5ED}" type="pres">
      <dgm:prSet presAssocID="{1701C671-4144-4B33-9D6B-53ABE7C4FC7F}" presName="rootConnector" presStyleLbl="node1" presStyleIdx="4" presStyleCnt="8"/>
      <dgm:spPr/>
    </dgm:pt>
    <dgm:pt modelId="{4DC18041-526F-43E4-9588-FE8421F0A01C}" type="pres">
      <dgm:prSet presAssocID="{1701C671-4144-4B33-9D6B-53ABE7C4FC7F}" presName="childShape" presStyleCnt="0"/>
      <dgm:spPr/>
    </dgm:pt>
    <dgm:pt modelId="{85999BDA-7F3C-4829-AD5F-77F3E703FF5A}" type="pres">
      <dgm:prSet presAssocID="{5A119DC1-7D2F-4A8B-A123-4CA17A4FCAF0}" presName="Name13" presStyleLbl="parChTrans1D2" presStyleIdx="8" presStyleCnt="14"/>
      <dgm:spPr/>
    </dgm:pt>
    <dgm:pt modelId="{58FBBCAA-C48B-4834-8D11-82BEBE6EE14F}" type="pres">
      <dgm:prSet presAssocID="{82007BED-186A-4A48-B98C-886363FBCDCB}" presName="childText" presStyleLbl="bgAcc1" presStyleIdx="8" presStyleCnt="14">
        <dgm:presLayoutVars>
          <dgm:bulletEnabled val="1"/>
        </dgm:presLayoutVars>
      </dgm:prSet>
      <dgm:spPr/>
    </dgm:pt>
    <dgm:pt modelId="{253A8F3B-EDDC-4D92-87A3-E3848333262F}" type="pres">
      <dgm:prSet presAssocID="{02CD0CEF-5BFB-4CC6-8749-8ECD76501E71}" presName="root" presStyleCnt="0"/>
      <dgm:spPr/>
    </dgm:pt>
    <dgm:pt modelId="{B8A42260-49E8-456D-AA19-0E8825049FE9}" type="pres">
      <dgm:prSet presAssocID="{02CD0CEF-5BFB-4CC6-8749-8ECD76501E71}" presName="rootComposite" presStyleCnt="0"/>
      <dgm:spPr/>
    </dgm:pt>
    <dgm:pt modelId="{1E1F6AE0-2D3C-4609-8899-DB8D6CF2629E}" type="pres">
      <dgm:prSet presAssocID="{02CD0CEF-5BFB-4CC6-8749-8ECD76501E71}" presName="rootText" presStyleLbl="node1" presStyleIdx="5" presStyleCnt="8"/>
      <dgm:spPr/>
    </dgm:pt>
    <dgm:pt modelId="{39217FD2-9FD4-4CF8-B303-35D325D1E62C}" type="pres">
      <dgm:prSet presAssocID="{02CD0CEF-5BFB-4CC6-8749-8ECD76501E71}" presName="rootConnector" presStyleLbl="node1" presStyleIdx="5" presStyleCnt="8"/>
      <dgm:spPr/>
    </dgm:pt>
    <dgm:pt modelId="{60C7B811-9F28-4E7E-90BD-EDEBEFEDB2C6}" type="pres">
      <dgm:prSet presAssocID="{02CD0CEF-5BFB-4CC6-8749-8ECD76501E71}" presName="childShape" presStyleCnt="0"/>
      <dgm:spPr/>
    </dgm:pt>
    <dgm:pt modelId="{180438F2-460A-491C-81A9-0585B5B16839}" type="pres">
      <dgm:prSet presAssocID="{272341A4-1A92-4DE5-A733-98F0B1EFAA20}" presName="Name13" presStyleLbl="parChTrans1D2" presStyleIdx="9" presStyleCnt="14"/>
      <dgm:spPr/>
    </dgm:pt>
    <dgm:pt modelId="{18FAAE35-F9A6-49C2-9BE3-3A2BA028EAEE}" type="pres">
      <dgm:prSet presAssocID="{5F8A230C-E6D6-4CBA-872C-0F94AF74DFE8}" presName="childText" presStyleLbl="bgAcc1" presStyleIdx="9" presStyleCnt="14">
        <dgm:presLayoutVars>
          <dgm:bulletEnabled val="1"/>
        </dgm:presLayoutVars>
      </dgm:prSet>
      <dgm:spPr/>
    </dgm:pt>
    <dgm:pt modelId="{417A58F1-F5C2-41A3-89E2-50DDF37B250B}" type="pres">
      <dgm:prSet presAssocID="{4C5F72B6-1393-4731-ACDC-A2F7B0E1952B}" presName="root" presStyleCnt="0"/>
      <dgm:spPr/>
    </dgm:pt>
    <dgm:pt modelId="{BB4BC114-0E56-45A6-AD1D-F7FBA4C2284D}" type="pres">
      <dgm:prSet presAssocID="{4C5F72B6-1393-4731-ACDC-A2F7B0E1952B}" presName="rootComposite" presStyleCnt="0"/>
      <dgm:spPr/>
    </dgm:pt>
    <dgm:pt modelId="{A461832A-A5BB-4A5B-B1BC-9A6E0CF95F7A}" type="pres">
      <dgm:prSet presAssocID="{4C5F72B6-1393-4731-ACDC-A2F7B0E1952B}" presName="rootText" presStyleLbl="node1" presStyleIdx="6" presStyleCnt="8"/>
      <dgm:spPr/>
    </dgm:pt>
    <dgm:pt modelId="{B921D757-6237-45F1-AB30-3F6F8B68CD65}" type="pres">
      <dgm:prSet presAssocID="{4C5F72B6-1393-4731-ACDC-A2F7B0E1952B}" presName="rootConnector" presStyleLbl="node1" presStyleIdx="6" presStyleCnt="8"/>
      <dgm:spPr/>
    </dgm:pt>
    <dgm:pt modelId="{C2E89760-13C1-42F1-8783-63214E9D2AA5}" type="pres">
      <dgm:prSet presAssocID="{4C5F72B6-1393-4731-ACDC-A2F7B0E1952B}" presName="childShape" presStyleCnt="0"/>
      <dgm:spPr/>
    </dgm:pt>
    <dgm:pt modelId="{8A02E65B-545B-4045-992E-FCFD427079A7}" type="pres">
      <dgm:prSet presAssocID="{0E5DAC74-48CD-4C71-AA2C-2E785F408545}" presName="Name13" presStyleLbl="parChTrans1D2" presStyleIdx="10" presStyleCnt="14"/>
      <dgm:spPr/>
    </dgm:pt>
    <dgm:pt modelId="{BB74B7FE-4B0C-4F3A-B0DE-CB1A4FB45734}" type="pres">
      <dgm:prSet presAssocID="{3CDE7177-31F9-46D3-9D3C-1350D527A72A}" presName="childText" presStyleLbl="bgAcc1" presStyleIdx="10" presStyleCnt="14">
        <dgm:presLayoutVars>
          <dgm:bulletEnabled val="1"/>
        </dgm:presLayoutVars>
      </dgm:prSet>
      <dgm:spPr/>
    </dgm:pt>
    <dgm:pt modelId="{153090C7-3489-4AE5-8D72-2C007A6EC780}" type="pres">
      <dgm:prSet presAssocID="{A08433F0-A85E-49D4-8B82-390DA009DCDF}" presName="Name13" presStyleLbl="parChTrans1D2" presStyleIdx="11" presStyleCnt="14"/>
      <dgm:spPr/>
    </dgm:pt>
    <dgm:pt modelId="{A65501E4-6DDE-4150-A414-EE436D3391D3}" type="pres">
      <dgm:prSet presAssocID="{2CEA3AB0-7D4D-4E50-A527-CF6845EBA491}" presName="childText" presStyleLbl="bgAcc1" presStyleIdx="11" presStyleCnt="14">
        <dgm:presLayoutVars>
          <dgm:bulletEnabled val="1"/>
        </dgm:presLayoutVars>
      </dgm:prSet>
      <dgm:spPr/>
    </dgm:pt>
    <dgm:pt modelId="{598428AE-C2CC-4A25-A9F7-EBF126B5A6CE}" type="pres">
      <dgm:prSet presAssocID="{083C8AEC-D30A-4B80-895B-23E3DFB0BBB2}" presName="root" presStyleCnt="0"/>
      <dgm:spPr/>
    </dgm:pt>
    <dgm:pt modelId="{CF5FEAA4-EC56-402F-83BF-3C240512902E}" type="pres">
      <dgm:prSet presAssocID="{083C8AEC-D30A-4B80-895B-23E3DFB0BBB2}" presName="rootComposite" presStyleCnt="0"/>
      <dgm:spPr/>
    </dgm:pt>
    <dgm:pt modelId="{C9C4B2AC-DC3C-4383-98B7-9241061E8E7A}" type="pres">
      <dgm:prSet presAssocID="{083C8AEC-D30A-4B80-895B-23E3DFB0BBB2}" presName="rootText" presStyleLbl="node1" presStyleIdx="7" presStyleCnt="8"/>
      <dgm:spPr/>
    </dgm:pt>
    <dgm:pt modelId="{DDD1D20D-7FF5-4D02-AE05-B76F8267DDFF}" type="pres">
      <dgm:prSet presAssocID="{083C8AEC-D30A-4B80-895B-23E3DFB0BBB2}" presName="rootConnector" presStyleLbl="node1" presStyleIdx="7" presStyleCnt="8"/>
      <dgm:spPr/>
    </dgm:pt>
    <dgm:pt modelId="{C86F296A-9294-4C3C-BB29-354F171ECAB4}" type="pres">
      <dgm:prSet presAssocID="{083C8AEC-D30A-4B80-895B-23E3DFB0BBB2}" presName="childShape" presStyleCnt="0"/>
      <dgm:spPr/>
    </dgm:pt>
    <dgm:pt modelId="{3B6AB18A-9456-4F00-A883-7BFD0BAB4819}" type="pres">
      <dgm:prSet presAssocID="{6E5E2D04-D124-4765-BFED-9E75E9F93AAE}" presName="Name13" presStyleLbl="parChTrans1D2" presStyleIdx="12" presStyleCnt="14"/>
      <dgm:spPr/>
    </dgm:pt>
    <dgm:pt modelId="{FDE12A8C-25FA-4B4B-995B-AAD5486C698F}" type="pres">
      <dgm:prSet presAssocID="{DFCE0CB7-DD9A-4340-A45E-DA31B8DF1232}" presName="childText" presStyleLbl="bgAcc1" presStyleIdx="12" presStyleCnt="14">
        <dgm:presLayoutVars>
          <dgm:bulletEnabled val="1"/>
        </dgm:presLayoutVars>
      </dgm:prSet>
      <dgm:spPr/>
    </dgm:pt>
    <dgm:pt modelId="{DE6A387B-4FAB-42B9-B133-0497EC773691}" type="pres">
      <dgm:prSet presAssocID="{4D470B20-B973-4C1D-81F3-9BBF962EDBB5}" presName="Name13" presStyleLbl="parChTrans1D2" presStyleIdx="13" presStyleCnt="14"/>
      <dgm:spPr/>
    </dgm:pt>
    <dgm:pt modelId="{C41FCC8E-7993-4A7C-B240-EC3EA51D7BE6}" type="pres">
      <dgm:prSet presAssocID="{A6131E87-CA53-44A5-92DB-CB64199C1001}" presName="childText" presStyleLbl="bgAcc1" presStyleIdx="13" presStyleCnt="14">
        <dgm:presLayoutVars>
          <dgm:bulletEnabled val="1"/>
        </dgm:presLayoutVars>
      </dgm:prSet>
      <dgm:spPr/>
    </dgm:pt>
  </dgm:ptLst>
  <dgm:cxnLst>
    <dgm:cxn modelId="{7BD13204-0B1A-4A35-8B03-EAF822FFC883}" type="presOf" srcId="{41EB9100-487B-48A2-A5D1-5A2E5B5B1287}" destId="{C43655A6-429C-4DC3-AAED-6C047B3909BC}" srcOrd="0" destOrd="0" presId="urn:microsoft.com/office/officeart/2005/8/layout/hierarchy3"/>
    <dgm:cxn modelId="{555B6707-D5F1-450F-A5E8-DC19ABC8E011}" srcId="{5AD39717-84D3-4BF4-BB1D-4DB50F96E1B1}" destId="{4C5F72B6-1393-4731-ACDC-A2F7B0E1952B}" srcOrd="6" destOrd="0" parTransId="{04EEC9A0-F436-4262-8865-9EE812802562}" sibTransId="{89468DEF-42A6-4EB0-B58B-E37CD465D84D}"/>
    <dgm:cxn modelId="{506CED09-142A-442B-98BA-637956E816D2}" type="presOf" srcId="{4C5F72B6-1393-4731-ACDC-A2F7B0E1952B}" destId="{B921D757-6237-45F1-AB30-3F6F8B68CD65}" srcOrd="1" destOrd="0" presId="urn:microsoft.com/office/officeart/2005/8/layout/hierarchy3"/>
    <dgm:cxn modelId="{705B190D-E761-4987-8E89-8BD91EA65772}" type="presOf" srcId="{5A119DC1-7D2F-4A8B-A123-4CA17A4FCAF0}" destId="{85999BDA-7F3C-4829-AD5F-77F3E703FF5A}" srcOrd="0" destOrd="0" presId="urn:microsoft.com/office/officeart/2005/8/layout/hierarchy3"/>
    <dgm:cxn modelId="{17E14D0E-780A-41BE-99FD-85B540945544}" type="presOf" srcId="{A6131E87-CA53-44A5-92DB-CB64199C1001}" destId="{C41FCC8E-7993-4A7C-B240-EC3EA51D7BE6}" srcOrd="0" destOrd="0" presId="urn:microsoft.com/office/officeart/2005/8/layout/hierarchy3"/>
    <dgm:cxn modelId="{2D561014-409C-440C-97A6-3F207060254A}" srcId="{02CD0CEF-5BFB-4CC6-8749-8ECD76501E71}" destId="{5F8A230C-E6D6-4CBA-872C-0F94AF74DFE8}" srcOrd="0" destOrd="0" parTransId="{272341A4-1A92-4DE5-A733-98F0B1EFAA20}" sibTransId="{916B5999-15C5-45D7-ADDD-15C5E9889EDF}"/>
    <dgm:cxn modelId="{00D43017-FE7E-41C8-84E6-4B6B8FA8F766}" type="presOf" srcId="{82007BED-186A-4A48-B98C-886363FBCDCB}" destId="{58FBBCAA-C48B-4834-8D11-82BEBE6EE14F}" srcOrd="0" destOrd="0" presId="urn:microsoft.com/office/officeart/2005/8/layout/hierarchy3"/>
    <dgm:cxn modelId="{231FEB18-4A9F-4ABB-BC63-B1A403D91878}" type="presOf" srcId="{8F3D2A18-BE0D-4A77-A056-B821F62D3039}" destId="{CEC352F1-D8FD-4636-830A-AE3963342839}" srcOrd="0" destOrd="0" presId="urn:microsoft.com/office/officeart/2005/8/layout/hierarchy3"/>
    <dgm:cxn modelId="{09092A21-8553-44F3-90F0-9C352A24C624}" type="presOf" srcId="{A08433F0-A85E-49D4-8B82-390DA009DCDF}" destId="{153090C7-3489-4AE5-8D72-2C007A6EC780}" srcOrd="0" destOrd="0" presId="urn:microsoft.com/office/officeart/2005/8/layout/hierarchy3"/>
    <dgm:cxn modelId="{7B7B9937-F788-4C1F-B6B2-2FA63E265C68}" type="presOf" srcId="{5AD39717-84D3-4BF4-BB1D-4DB50F96E1B1}" destId="{2CFC6D3A-F911-4D35-B353-929492080EC3}" srcOrd="0" destOrd="0" presId="urn:microsoft.com/office/officeart/2005/8/layout/hierarchy3"/>
    <dgm:cxn modelId="{D0C74A38-0CD3-4F51-BEA0-450598A0014F}" srcId="{4C5F72B6-1393-4731-ACDC-A2F7B0E1952B}" destId="{3CDE7177-31F9-46D3-9D3C-1350D527A72A}" srcOrd="0" destOrd="0" parTransId="{0E5DAC74-48CD-4C71-AA2C-2E785F408545}" sibTransId="{CB580B96-B0C3-45B1-992C-DA9C6E2BC57C}"/>
    <dgm:cxn modelId="{E3B7F83A-4F51-44A3-BFE0-CD1593BC6AA0}" type="presOf" srcId="{3651E00A-F4F7-4137-8C12-9FAB623094E8}" destId="{6C7B5361-6E09-45A7-B6DF-ADD4969E0A8B}" srcOrd="0" destOrd="0" presId="urn:microsoft.com/office/officeart/2005/8/layout/hierarchy3"/>
    <dgm:cxn modelId="{439B643C-577A-4E7F-9E05-6ECDA70C16EF}" srcId="{5AD39717-84D3-4BF4-BB1D-4DB50F96E1B1}" destId="{083C8AEC-D30A-4B80-895B-23E3DFB0BBB2}" srcOrd="7" destOrd="0" parTransId="{D2859BEB-A325-4AD1-8107-2DD8DC62C96A}" sibTransId="{563DF8AD-642A-4272-8D27-976DD7E59973}"/>
    <dgm:cxn modelId="{E57A1960-AF92-48DE-90F3-9E8069B420DA}" type="presOf" srcId="{3CDE7177-31F9-46D3-9D3C-1350D527A72A}" destId="{BB74B7FE-4B0C-4F3A-B0DE-CB1A4FB45734}" srcOrd="0" destOrd="0" presId="urn:microsoft.com/office/officeart/2005/8/layout/hierarchy3"/>
    <dgm:cxn modelId="{89AF4863-523A-4107-B2C0-116943E1E30A}" srcId="{0F72874D-FDDA-4429-9391-573A272C3C93}" destId="{8F3D2A18-BE0D-4A77-A056-B821F62D3039}" srcOrd="0" destOrd="0" parTransId="{825466E8-B592-4CDA-BE40-5AFDA7F60545}" sibTransId="{C531A2CD-7AB2-4A3C-A2E8-52114D82E30A}"/>
    <dgm:cxn modelId="{37DC6C64-A14F-443A-B6BC-EE6134D8C374}" type="presOf" srcId="{5C673134-0BBB-468A-A1CA-C4E917EEACDC}" destId="{C4687CA4-14DC-4D1A-A5A1-D6726F9BC40C}" srcOrd="0" destOrd="0" presId="urn:microsoft.com/office/officeart/2005/8/layout/hierarchy3"/>
    <dgm:cxn modelId="{6ADFB04A-F5C2-4A8F-AAF4-9A388CD13FBF}" type="presOf" srcId="{0E5DAC74-48CD-4C71-AA2C-2E785F408545}" destId="{8A02E65B-545B-4045-992E-FCFD427079A7}" srcOrd="0" destOrd="0" presId="urn:microsoft.com/office/officeart/2005/8/layout/hierarchy3"/>
    <dgm:cxn modelId="{59887D4C-D176-430A-BE49-BB656D306958}" type="presOf" srcId="{B5C6D528-E9C0-4BEB-8B86-B8FFF810765E}" destId="{4E892EB0-64FC-4B51-A204-9B0C4FFDFE04}" srcOrd="0" destOrd="0" presId="urn:microsoft.com/office/officeart/2005/8/layout/hierarchy3"/>
    <dgm:cxn modelId="{122D4E6E-79B2-4B35-B42C-7AB7765F738D}" type="presOf" srcId="{1701C671-4144-4B33-9D6B-53ABE7C4FC7F}" destId="{CD1B0EB0-5F67-441A-99B4-012D335DE5ED}" srcOrd="1" destOrd="0" presId="urn:microsoft.com/office/officeart/2005/8/layout/hierarchy3"/>
    <dgm:cxn modelId="{FFA8CE4E-F498-468C-ADBC-0D298AA9E5FF}" srcId="{DC35F222-AF90-4B0A-9630-4AE019A74A33}" destId="{1771161C-C7A7-45FD-93CC-B66D29452526}" srcOrd="0" destOrd="0" parTransId="{D7228044-634D-4BB2-937B-A66E44756DA9}" sibTransId="{A8D26CE3-DD92-48EB-87B5-B4C6CB516DA1}"/>
    <dgm:cxn modelId="{0142BA50-BDFE-4115-A67F-5D8C86B4A3FD}" type="presOf" srcId="{B5C6D528-E9C0-4BEB-8B86-B8FFF810765E}" destId="{92FE2289-9880-4B0E-9E01-7D6CAC81B295}" srcOrd="1" destOrd="0" presId="urn:microsoft.com/office/officeart/2005/8/layout/hierarchy3"/>
    <dgm:cxn modelId="{16D59A51-4215-48B6-B809-3AB54661993C}" srcId="{5AD39717-84D3-4BF4-BB1D-4DB50F96E1B1}" destId="{02CD0CEF-5BFB-4CC6-8749-8ECD76501E71}" srcOrd="5" destOrd="0" parTransId="{335351DE-46C9-4610-895D-2623B6285715}" sibTransId="{0455551C-F587-4905-A973-D99007D1D98F}"/>
    <dgm:cxn modelId="{3EB90452-7B2B-4E02-9220-697BBFD96973}" type="presOf" srcId="{77F1C7C4-44BE-4331-8E26-89C92C54B55C}" destId="{9871323B-34B7-496B-83F6-EBB4650CF81F}" srcOrd="0" destOrd="0" presId="urn:microsoft.com/office/officeart/2005/8/layout/hierarchy3"/>
    <dgm:cxn modelId="{D0692A53-5F41-4A10-81AD-32C0DDEE16ED}" type="presOf" srcId="{D35EBCC7-70DE-4BE4-9086-13F30F038298}" destId="{304B6F55-8810-4146-8B2D-F0610CA05217}" srcOrd="0" destOrd="0" presId="urn:microsoft.com/office/officeart/2005/8/layout/hierarchy3"/>
    <dgm:cxn modelId="{EDBFA573-F2B2-4359-A51D-3CAB4A93FE42}" type="presOf" srcId="{DFCE0CB7-DD9A-4340-A45E-DA31B8DF1232}" destId="{FDE12A8C-25FA-4B4B-995B-AAD5486C698F}" srcOrd="0" destOrd="0" presId="urn:microsoft.com/office/officeart/2005/8/layout/hierarchy3"/>
    <dgm:cxn modelId="{E5460F56-918F-4C6A-8147-ACBACC35B6E9}" type="presOf" srcId="{02CD0CEF-5BFB-4CC6-8749-8ECD76501E71}" destId="{39217FD2-9FD4-4CF8-B303-35D325D1E62C}" srcOrd="1" destOrd="0" presId="urn:microsoft.com/office/officeart/2005/8/layout/hierarchy3"/>
    <dgm:cxn modelId="{83805C59-5F06-437C-9B8A-EC03F327E463}" type="presOf" srcId="{083C8AEC-D30A-4B80-895B-23E3DFB0BBB2}" destId="{DDD1D20D-7FF5-4D02-AE05-B76F8267DDFF}" srcOrd="1" destOrd="0" presId="urn:microsoft.com/office/officeart/2005/8/layout/hierarchy3"/>
    <dgm:cxn modelId="{AFC2B759-4A3A-452A-9934-8E0D2B91744E}" type="presOf" srcId="{D7228044-634D-4BB2-937B-A66E44756DA9}" destId="{100160B9-51CB-4BC3-AD89-686FC481D672}" srcOrd="0" destOrd="0" presId="urn:microsoft.com/office/officeart/2005/8/layout/hierarchy3"/>
    <dgm:cxn modelId="{503D737C-A9C2-4FB7-B73B-372EAA43FFE3}" type="presOf" srcId="{77D97DE2-191E-4C9E-8DD7-AFE6C25F6508}" destId="{370E40A7-2D74-46DF-944F-C759C46BDEA2}" srcOrd="0" destOrd="0" presId="urn:microsoft.com/office/officeart/2005/8/layout/hierarchy3"/>
    <dgm:cxn modelId="{7812F583-CC43-4F41-82E4-D4B07E3ABF39}" type="presOf" srcId="{30241664-BE63-4288-BF7A-12BC81405D8A}" destId="{84F80DA3-55B0-46D6-95CE-CA512D863F7D}" srcOrd="0" destOrd="0" presId="urn:microsoft.com/office/officeart/2005/8/layout/hierarchy3"/>
    <dgm:cxn modelId="{AC1BBC94-177B-49DE-983D-75EBCAE2782C}" type="presOf" srcId="{272341A4-1A92-4DE5-A733-98F0B1EFAA20}" destId="{180438F2-460A-491C-81A9-0585B5B16839}" srcOrd="0" destOrd="0" presId="urn:microsoft.com/office/officeart/2005/8/layout/hierarchy3"/>
    <dgm:cxn modelId="{735E7399-A519-46F7-BE10-452108613DE8}" type="presOf" srcId="{4C5F72B6-1393-4731-ACDC-A2F7B0E1952B}" destId="{A461832A-A5BB-4A5B-B1BC-9A6E0CF95F7A}" srcOrd="0" destOrd="0" presId="urn:microsoft.com/office/officeart/2005/8/layout/hierarchy3"/>
    <dgm:cxn modelId="{F554489A-2E5F-487B-9BFE-881B74FE8E4D}" type="presOf" srcId="{21F18E49-1882-4EB2-A093-C02D508A7331}" destId="{A5585BC9-F597-426F-BFA8-47855BF039DF}" srcOrd="0" destOrd="0" presId="urn:microsoft.com/office/officeart/2005/8/layout/hierarchy3"/>
    <dgm:cxn modelId="{1CAA869E-955D-471E-B6FF-96F0DEEBCED8}" type="presOf" srcId="{0F72874D-FDDA-4429-9391-573A272C3C93}" destId="{D1070953-0DD5-4D6D-BC7B-1025FAB70D47}" srcOrd="0" destOrd="0" presId="urn:microsoft.com/office/officeart/2005/8/layout/hierarchy3"/>
    <dgm:cxn modelId="{95A160A0-9869-4E5B-9632-09D532FA0C30}" srcId="{0F72874D-FDDA-4429-9391-573A272C3C93}" destId="{77D97DE2-191E-4C9E-8DD7-AFE6C25F6508}" srcOrd="2" destOrd="0" parTransId="{D35EBCC7-70DE-4BE4-9086-13F30F038298}" sibTransId="{15255C98-5BE5-41D1-91B7-5126004C244A}"/>
    <dgm:cxn modelId="{139C61A2-C2F5-4AC0-8E82-F095903AA37C}" srcId="{5AD39717-84D3-4BF4-BB1D-4DB50F96E1B1}" destId="{6676E1C0-90FB-4752-8F52-13D622C047E4}" srcOrd="1" destOrd="0" parTransId="{D2C493FF-744D-4285-AD00-5AC9E72E9EC6}" sibTransId="{B74A2E68-1467-4FA3-9136-16CF121F411C}"/>
    <dgm:cxn modelId="{BC9787A2-2AB9-42A5-B2CE-F9304783096C}" type="presOf" srcId="{278DFE49-090B-4C25-8318-07A32A7578B9}" destId="{1CB6648D-001C-425F-BA89-86CFBEC223AB}" srcOrd="0" destOrd="0" presId="urn:microsoft.com/office/officeart/2005/8/layout/hierarchy3"/>
    <dgm:cxn modelId="{C8BDD7A4-B205-46F2-966A-28F07B926581}" type="presOf" srcId="{444EC597-8115-47C6-BB1A-BCC8EF819F18}" destId="{49ED0317-7C83-4977-9485-541AC4513358}" srcOrd="0" destOrd="0" presId="urn:microsoft.com/office/officeart/2005/8/layout/hierarchy3"/>
    <dgm:cxn modelId="{00B384A6-7BAF-43DC-B647-6133A9B75BA5}" type="presOf" srcId="{8508410A-CAFF-4718-8584-3FD8899BB494}" destId="{6D6E8E73-C930-4614-87B7-36C44F07637D}" srcOrd="0" destOrd="0" presId="urn:microsoft.com/office/officeart/2005/8/layout/hierarchy3"/>
    <dgm:cxn modelId="{511ADAA9-40A5-4323-8B3E-D4277B8C482A}" type="presOf" srcId="{4D470B20-B973-4C1D-81F3-9BBF962EDBB5}" destId="{DE6A387B-4FAB-42B9-B133-0497EC773691}" srcOrd="0" destOrd="0" presId="urn:microsoft.com/office/officeart/2005/8/layout/hierarchy3"/>
    <dgm:cxn modelId="{77AFB7AB-3041-4CC1-995A-899137710FC4}" type="presOf" srcId="{2CEA3AB0-7D4D-4E50-A527-CF6845EBA491}" destId="{A65501E4-6DDE-4150-A414-EE436D3391D3}" srcOrd="0" destOrd="0" presId="urn:microsoft.com/office/officeart/2005/8/layout/hierarchy3"/>
    <dgm:cxn modelId="{B89EFCB1-72CC-4076-B37C-3BD78AA9D865}" srcId="{6676E1C0-90FB-4752-8F52-13D622C047E4}" destId="{30241664-BE63-4288-BF7A-12BC81405D8A}" srcOrd="0" destOrd="0" parTransId="{3651E00A-F4F7-4137-8C12-9FAB623094E8}" sibTransId="{8A9B8EF3-3337-4C67-8826-0F431BF2D54E}"/>
    <dgm:cxn modelId="{DD2B39B6-D64A-4F7B-B366-D6C3AF3D1B76}" type="presOf" srcId="{6676E1C0-90FB-4752-8F52-13D622C047E4}" destId="{47D30D58-AA74-4557-B2A3-7E12FC930823}" srcOrd="1" destOrd="0" presId="urn:microsoft.com/office/officeart/2005/8/layout/hierarchy3"/>
    <dgm:cxn modelId="{899EDAB9-FB36-4631-86EB-CABDE59FC29C}" type="presOf" srcId="{5F8A230C-E6D6-4CBA-872C-0F94AF74DFE8}" destId="{18FAAE35-F9A6-49C2-9BE3-3A2BA028EAEE}" srcOrd="0" destOrd="0" presId="urn:microsoft.com/office/officeart/2005/8/layout/hierarchy3"/>
    <dgm:cxn modelId="{86A05EBF-0D5E-4861-80AD-145EE5A5EA86}" srcId="{5AD39717-84D3-4BF4-BB1D-4DB50F96E1B1}" destId="{DC35F222-AF90-4B0A-9630-4AE019A74A33}" srcOrd="3" destOrd="0" parTransId="{9B718723-6094-40E6-B9BD-BFD0764A4C7D}" sibTransId="{D38CB463-E125-4CE7-8721-3E5BD34217C8}"/>
    <dgm:cxn modelId="{A35A90D7-FAA9-442A-8807-992C6D073286}" srcId="{5AD39717-84D3-4BF4-BB1D-4DB50F96E1B1}" destId="{1701C671-4144-4B33-9D6B-53ABE7C4FC7F}" srcOrd="4" destOrd="0" parTransId="{B59ABA3C-BB1E-44F3-B294-D2336E827395}" sibTransId="{23B7E47F-7CFD-4023-8F07-7203188F7DBF}"/>
    <dgm:cxn modelId="{2E0F88C4-6CA8-4684-8A64-1C2276B4D0A9}" srcId="{5AD39717-84D3-4BF4-BB1D-4DB50F96E1B1}" destId="{0F72874D-FDDA-4429-9391-573A272C3C93}" srcOrd="2" destOrd="0" parTransId="{78FCA1E2-7DFF-4746-ADB1-BC37BB585ED8}" sibTransId="{9F667A11-CEC3-4C42-AC6A-8D003D8A03B7}"/>
    <dgm:cxn modelId="{9BD3A7E6-F91F-4DE9-AA18-90A441A91DA5}" srcId="{083C8AEC-D30A-4B80-895B-23E3DFB0BBB2}" destId="{DFCE0CB7-DD9A-4340-A45E-DA31B8DF1232}" srcOrd="0" destOrd="0" parTransId="{6E5E2D04-D124-4765-BFED-9E75E9F93AAE}" sibTransId="{EE5B276F-0E9A-406F-9A89-94695F1EE900}"/>
    <dgm:cxn modelId="{510902C9-C48E-4F64-A060-E36FD65FABBA}" type="presOf" srcId="{1771161C-C7A7-45FD-93CC-B66D29452526}" destId="{EBA1B0E2-5FFF-43C6-A137-E1101D8D3EAB}" srcOrd="0" destOrd="0" presId="urn:microsoft.com/office/officeart/2005/8/layout/hierarchy3"/>
    <dgm:cxn modelId="{45D467C9-E425-46E4-8F32-EEB252B77164}" srcId="{1701C671-4144-4B33-9D6B-53ABE7C4FC7F}" destId="{82007BED-186A-4A48-B98C-886363FBCDCB}" srcOrd="0" destOrd="0" parTransId="{5A119DC1-7D2F-4A8B-A123-4CA17A4FCAF0}" sibTransId="{88B1AD22-2167-45DD-BF2A-442E37E63E05}"/>
    <dgm:cxn modelId="{1C235CEA-C27C-4DB0-A842-C2293E0F4B7C}" srcId="{DC35F222-AF90-4B0A-9630-4AE019A74A33}" destId="{278DFE49-090B-4C25-8318-07A32A7578B9}" srcOrd="1" destOrd="0" parTransId="{8508410A-CAFF-4718-8584-3FD8899BB494}" sibTransId="{BB9E6BA4-95CD-41C7-8D7D-EDF349A559D8}"/>
    <dgm:cxn modelId="{BD494CCB-D01A-4C47-A19C-16EA3A44B4C9}" type="presOf" srcId="{1701C671-4144-4B33-9D6B-53ABE7C4FC7F}" destId="{865892D1-F99A-433F-8DCC-38DEC90F22B9}" srcOrd="0" destOrd="0" presId="urn:microsoft.com/office/officeart/2005/8/layout/hierarchy3"/>
    <dgm:cxn modelId="{023D05EC-182B-49CC-9DA4-B879FABEDB01}" srcId="{083C8AEC-D30A-4B80-895B-23E3DFB0BBB2}" destId="{A6131E87-CA53-44A5-92DB-CB64199C1001}" srcOrd="1" destOrd="0" parTransId="{4D470B20-B973-4C1D-81F3-9BBF962EDBB5}" sibTransId="{8BD7D52B-29D9-48AF-A3D4-A01826B5820D}"/>
    <dgm:cxn modelId="{B188B2EC-4CC2-4620-A39D-569E6628709D}" type="presOf" srcId="{DC35F222-AF90-4B0A-9630-4AE019A74A33}" destId="{8D927EA3-AD8F-4CCB-87B5-A139D4B620ED}" srcOrd="1" destOrd="0" presId="urn:microsoft.com/office/officeart/2005/8/layout/hierarchy3"/>
    <dgm:cxn modelId="{06267DCD-3B72-4860-8E11-78FE3B3E455A}" type="presOf" srcId="{02CD0CEF-5BFB-4CC6-8749-8ECD76501E71}" destId="{1E1F6AE0-2D3C-4609-8899-DB8D6CF2629E}" srcOrd="0" destOrd="0" presId="urn:microsoft.com/office/officeart/2005/8/layout/hierarchy3"/>
    <dgm:cxn modelId="{5E3776CE-19B3-4894-86B6-A5C231458390}" type="presOf" srcId="{DC35F222-AF90-4B0A-9630-4AE019A74A33}" destId="{7E884E12-8AF0-4CBB-9603-DC669B750853}" srcOrd="0" destOrd="0" presId="urn:microsoft.com/office/officeart/2005/8/layout/hierarchy3"/>
    <dgm:cxn modelId="{DC815CCF-43D9-4CD0-9734-F2656059FEEA}" srcId="{4C5F72B6-1393-4731-ACDC-A2F7B0E1952B}" destId="{2CEA3AB0-7D4D-4E50-A527-CF6845EBA491}" srcOrd="1" destOrd="0" parTransId="{A08433F0-A85E-49D4-8B82-390DA009DCDF}" sibTransId="{0B7CFEFC-A0E7-45AC-BFF2-62C06B5ACF20}"/>
    <dgm:cxn modelId="{8A60F7CF-8F75-4BC4-9913-44590E0072B0}" type="presOf" srcId="{6676E1C0-90FB-4752-8F52-13D622C047E4}" destId="{D2904B32-6F40-4526-A87F-1ADDA712910D}" srcOrd="0" destOrd="0" presId="urn:microsoft.com/office/officeart/2005/8/layout/hierarchy3"/>
    <dgm:cxn modelId="{096FF7EF-B2A2-4BE1-8D4A-1B10E8171B27}" type="presOf" srcId="{083C8AEC-D30A-4B80-895B-23E3DFB0BBB2}" destId="{C9C4B2AC-DC3C-4383-98B7-9241061E8E7A}" srcOrd="0" destOrd="0" presId="urn:microsoft.com/office/officeart/2005/8/layout/hierarchy3"/>
    <dgm:cxn modelId="{FFE62CF3-4B3F-4BD4-BB6F-96076C9DA6D6}" srcId="{B5C6D528-E9C0-4BEB-8B86-B8FFF810765E}" destId="{41EB9100-487B-48A2-A5D1-5A2E5B5B1287}" srcOrd="0" destOrd="0" parTransId="{77F1C7C4-44BE-4331-8E26-89C92C54B55C}" sibTransId="{217D6A83-33E3-4D58-AE09-2587D8D6C386}"/>
    <dgm:cxn modelId="{B2BCACF3-052C-4D79-80EF-2B45BD667D3A}" srcId="{B5C6D528-E9C0-4BEB-8B86-B8FFF810765E}" destId="{674D0C92-1371-402D-B8D4-331CA1B47B04}" srcOrd="1" destOrd="0" parTransId="{21F18E49-1882-4EB2-A093-C02D508A7331}" sibTransId="{36A81AC9-5807-4D2C-81C4-290E7D31A398}"/>
    <dgm:cxn modelId="{C3BF08F7-6CDA-4F0E-A41B-3026FE54405F}" srcId="{5AD39717-84D3-4BF4-BB1D-4DB50F96E1B1}" destId="{B5C6D528-E9C0-4BEB-8B86-B8FFF810765E}" srcOrd="0" destOrd="0" parTransId="{239B1553-B82A-4812-9D63-975A2E6D2DC8}" sibTransId="{EC6C0D56-8D4C-4290-895E-E731142CD90C}"/>
    <dgm:cxn modelId="{0464BAD8-6918-4D83-B15F-7826C015C54D}" type="presOf" srcId="{0F72874D-FDDA-4429-9391-573A272C3C93}" destId="{6854378C-845C-4C01-9258-1847582CDC3B}" srcOrd="1" destOrd="0" presId="urn:microsoft.com/office/officeart/2005/8/layout/hierarchy3"/>
    <dgm:cxn modelId="{8F53F5D9-B313-4F24-93F9-DF6925A3B9FE}" srcId="{0F72874D-FDDA-4429-9391-573A272C3C93}" destId="{444EC597-8115-47C6-BB1A-BCC8EF819F18}" srcOrd="1" destOrd="0" parTransId="{5C673134-0BBB-468A-A1CA-C4E917EEACDC}" sibTransId="{B60BBDC4-CB91-4DCE-832B-00F803A69C34}"/>
    <dgm:cxn modelId="{7E4DBEDA-3FBD-4E0B-BD1E-F21A3A5C2D2C}" type="presOf" srcId="{6E5E2D04-D124-4765-BFED-9E75E9F93AAE}" destId="{3B6AB18A-9456-4F00-A883-7BFD0BAB4819}" srcOrd="0" destOrd="0" presId="urn:microsoft.com/office/officeart/2005/8/layout/hierarchy3"/>
    <dgm:cxn modelId="{7A0956DE-D69B-4CA0-9B5B-2446E4328E37}" type="presOf" srcId="{674D0C92-1371-402D-B8D4-331CA1B47B04}" destId="{C0F7249B-4527-4854-AE75-0E2DED1E9A45}" srcOrd="0" destOrd="0" presId="urn:microsoft.com/office/officeart/2005/8/layout/hierarchy3"/>
    <dgm:cxn modelId="{69C0ECFF-4EFD-4A55-9875-A73F190BDCA6}" type="presOf" srcId="{825466E8-B592-4CDA-BE40-5AFDA7F60545}" destId="{5A5F0E1B-154D-4489-8FC8-0B0F3875B770}" srcOrd="0" destOrd="0" presId="urn:microsoft.com/office/officeart/2005/8/layout/hierarchy3"/>
    <dgm:cxn modelId="{52398AA3-0A36-4CFA-BB18-C390E247621D}" type="presParOf" srcId="{2CFC6D3A-F911-4D35-B353-929492080EC3}" destId="{79E482C4-A8AB-406C-A5EA-CBFD0ACFCD1E}" srcOrd="0" destOrd="0" presId="urn:microsoft.com/office/officeart/2005/8/layout/hierarchy3"/>
    <dgm:cxn modelId="{84EAB9A1-8529-492D-8BF8-472FD96DDF96}" type="presParOf" srcId="{79E482C4-A8AB-406C-A5EA-CBFD0ACFCD1E}" destId="{ECD8EB45-0769-47FF-A447-00269C6CA22C}" srcOrd="0" destOrd="0" presId="urn:microsoft.com/office/officeart/2005/8/layout/hierarchy3"/>
    <dgm:cxn modelId="{B6F4674C-E8EC-41AC-84C5-B792559CFD4C}" type="presParOf" srcId="{ECD8EB45-0769-47FF-A447-00269C6CA22C}" destId="{4E892EB0-64FC-4B51-A204-9B0C4FFDFE04}" srcOrd="0" destOrd="0" presId="urn:microsoft.com/office/officeart/2005/8/layout/hierarchy3"/>
    <dgm:cxn modelId="{0CB907EB-C75E-4577-912A-C005573F76F7}" type="presParOf" srcId="{ECD8EB45-0769-47FF-A447-00269C6CA22C}" destId="{92FE2289-9880-4B0E-9E01-7D6CAC81B295}" srcOrd="1" destOrd="0" presId="urn:microsoft.com/office/officeart/2005/8/layout/hierarchy3"/>
    <dgm:cxn modelId="{0A7E5630-31C5-4FB3-B6BA-AA1A436B7526}" type="presParOf" srcId="{79E482C4-A8AB-406C-A5EA-CBFD0ACFCD1E}" destId="{73FD4150-D05B-497E-BF4D-2B369037DAE3}" srcOrd="1" destOrd="0" presId="urn:microsoft.com/office/officeart/2005/8/layout/hierarchy3"/>
    <dgm:cxn modelId="{59D06A8B-F398-497C-8742-A5DBA37F0AC9}" type="presParOf" srcId="{73FD4150-D05B-497E-BF4D-2B369037DAE3}" destId="{9871323B-34B7-496B-83F6-EBB4650CF81F}" srcOrd="0" destOrd="0" presId="urn:microsoft.com/office/officeart/2005/8/layout/hierarchy3"/>
    <dgm:cxn modelId="{9C99B308-6F09-4596-8D4E-9CA3AEF721BD}" type="presParOf" srcId="{73FD4150-D05B-497E-BF4D-2B369037DAE3}" destId="{C43655A6-429C-4DC3-AAED-6C047B3909BC}" srcOrd="1" destOrd="0" presId="urn:microsoft.com/office/officeart/2005/8/layout/hierarchy3"/>
    <dgm:cxn modelId="{F5705B5E-8587-4901-9779-88E315B13523}" type="presParOf" srcId="{73FD4150-D05B-497E-BF4D-2B369037DAE3}" destId="{A5585BC9-F597-426F-BFA8-47855BF039DF}" srcOrd="2" destOrd="0" presId="urn:microsoft.com/office/officeart/2005/8/layout/hierarchy3"/>
    <dgm:cxn modelId="{89706A2B-F697-4AAB-8182-C3DE7EF634FE}" type="presParOf" srcId="{73FD4150-D05B-497E-BF4D-2B369037DAE3}" destId="{C0F7249B-4527-4854-AE75-0E2DED1E9A45}" srcOrd="3" destOrd="0" presId="urn:microsoft.com/office/officeart/2005/8/layout/hierarchy3"/>
    <dgm:cxn modelId="{217E9BAF-A75F-4C18-A6FF-E60B0CDB82CB}" type="presParOf" srcId="{2CFC6D3A-F911-4D35-B353-929492080EC3}" destId="{CF492A0F-D4EE-4609-986F-3056349CF997}" srcOrd="1" destOrd="0" presId="urn:microsoft.com/office/officeart/2005/8/layout/hierarchy3"/>
    <dgm:cxn modelId="{21BF8406-2388-4539-8E95-D6DB7BB5A5FF}" type="presParOf" srcId="{CF492A0F-D4EE-4609-986F-3056349CF997}" destId="{B358D3D1-CE85-430E-B368-D455DB998DAB}" srcOrd="0" destOrd="0" presId="urn:microsoft.com/office/officeart/2005/8/layout/hierarchy3"/>
    <dgm:cxn modelId="{515C5AB9-D05E-4B27-B2BD-18BD3445D078}" type="presParOf" srcId="{B358D3D1-CE85-430E-B368-D455DB998DAB}" destId="{D2904B32-6F40-4526-A87F-1ADDA712910D}" srcOrd="0" destOrd="0" presId="urn:microsoft.com/office/officeart/2005/8/layout/hierarchy3"/>
    <dgm:cxn modelId="{2A3494D8-1FE2-4D74-8DDE-E2FF1F93DEE4}" type="presParOf" srcId="{B358D3D1-CE85-430E-B368-D455DB998DAB}" destId="{47D30D58-AA74-4557-B2A3-7E12FC930823}" srcOrd="1" destOrd="0" presId="urn:microsoft.com/office/officeart/2005/8/layout/hierarchy3"/>
    <dgm:cxn modelId="{6B0E08EB-9F74-45D5-A403-461C00352F57}" type="presParOf" srcId="{CF492A0F-D4EE-4609-986F-3056349CF997}" destId="{99666E3F-F4EF-4C88-8592-A54BCF93C208}" srcOrd="1" destOrd="0" presId="urn:microsoft.com/office/officeart/2005/8/layout/hierarchy3"/>
    <dgm:cxn modelId="{83574189-9B36-4895-AC97-64158936E1D3}" type="presParOf" srcId="{99666E3F-F4EF-4C88-8592-A54BCF93C208}" destId="{6C7B5361-6E09-45A7-B6DF-ADD4969E0A8B}" srcOrd="0" destOrd="0" presId="urn:microsoft.com/office/officeart/2005/8/layout/hierarchy3"/>
    <dgm:cxn modelId="{B8404826-8C6D-44BC-8326-1DB36A5DC325}" type="presParOf" srcId="{99666E3F-F4EF-4C88-8592-A54BCF93C208}" destId="{84F80DA3-55B0-46D6-95CE-CA512D863F7D}" srcOrd="1" destOrd="0" presId="urn:microsoft.com/office/officeart/2005/8/layout/hierarchy3"/>
    <dgm:cxn modelId="{B9445C89-C247-4369-9BCC-F943347E45E4}" type="presParOf" srcId="{2CFC6D3A-F911-4D35-B353-929492080EC3}" destId="{5568AD0F-E5D9-43AE-BDE9-3A3E70D2FB1D}" srcOrd="2" destOrd="0" presId="urn:microsoft.com/office/officeart/2005/8/layout/hierarchy3"/>
    <dgm:cxn modelId="{BBBB9D97-4A93-48E5-88B4-AD3A48C7968F}" type="presParOf" srcId="{5568AD0F-E5D9-43AE-BDE9-3A3E70D2FB1D}" destId="{5201BADF-D289-41F0-A735-C9367D3F25D7}" srcOrd="0" destOrd="0" presId="urn:microsoft.com/office/officeart/2005/8/layout/hierarchy3"/>
    <dgm:cxn modelId="{4F189728-0836-4A2E-8B1B-A65535CCF2C8}" type="presParOf" srcId="{5201BADF-D289-41F0-A735-C9367D3F25D7}" destId="{D1070953-0DD5-4D6D-BC7B-1025FAB70D47}" srcOrd="0" destOrd="0" presId="urn:microsoft.com/office/officeart/2005/8/layout/hierarchy3"/>
    <dgm:cxn modelId="{829A7B30-11F1-4BEE-9B9A-B1CDF8CDEFA1}" type="presParOf" srcId="{5201BADF-D289-41F0-A735-C9367D3F25D7}" destId="{6854378C-845C-4C01-9258-1847582CDC3B}" srcOrd="1" destOrd="0" presId="urn:microsoft.com/office/officeart/2005/8/layout/hierarchy3"/>
    <dgm:cxn modelId="{267603DD-1919-46E8-A65D-AC1CF6AF2F7C}" type="presParOf" srcId="{5568AD0F-E5D9-43AE-BDE9-3A3E70D2FB1D}" destId="{4BD4E8F8-A8CB-4F61-BA4B-B32CC8EFD55C}" srcOrd="1" destOrd="0" presId="urn:microsoft.com/office/officeart/2005/8/layout/hierarchy3"/>
    <dgm:cxn modelId="{C72D5DCA-F84B-4810-BB1D-AB41F7AA3664}" type="presParOf" srcId="{4BD4E8F8-A8CB-4F61-BA4B-B32CC8EFD55C}" destId="{5A5F0E1B-154D-4489-8FC8-0B0F3875B770}" srcOrd="0" destOrd="0" presId="urn:microsoft.com/office/officeart/2005/8/layout/hierarchy3"/>
    <dgm:cxn modelId="{20C875FD-7ABA-4C04-A4BC-430C00A0E2B2}" type="presParOf" srcId="{4BD4E8F8-A8CB-4F61-BA4B-B32CC8EFD55C}" destId="{CEC352F1-D8FD-4636-830A-AE3963342839}" srcOrd="1" destOrd="0" presId="urn:microsoft.com/office/officeart/2005/8/layout/hierarchy3"/>
    <dgm:cxn modelId="{E61E8815-B31D-4233-8CE3-D44517C8A7D7}" type="presParOf" srcId="{4BD4E8F8-A8CB-4F61-BA4B-B32CC8EFD55C}" destId="{C4687CA4-14DC-4D1A-A5A1-D6726F9BC40C}" srcOrd="2" destOrd="0" presId="urn:microsoft.com/office/officeart/2005/8/layout/hierarchy3"/>
    <dgm:cxn modelId="{19148487-1C10-4E56-89FE-A26BDF514ECF}" type="presParOf" srcId="{4BD4E8F8-A8CB-4F61-BA4B-B32CC8EFD55C}" destId="{49ED0317-7C83-4977-9485-541AC4513358}" srcOrd="3" destOrd="0" presId="urn:microsoft.com/office/officeart/2005/8/layout/hierarchy3"/>
    <dgm:cxn modelId="{F5A97AED-9CE3-4EB5-A880-891BA462B9E4}" type="presParOf" srcId="{4BD4E8F8-A8CB-4F61-BA4B-B32CC8EFD55C}" destId="{304B6F55-8810-4146-8B2D-F0610CA05217}" srcOrd="4" destOrd="0" presId="urn:microsoft.com/office/officeart/2005/8/layout/hierarchy3"/>
    <dgm:cxn modelId="{135B047A-5B5D-4B8D-B107-9B2AB804DA2B}" type="presParOf" srcId="{4BD4E8F8-A8CB-4F61-BA4B-B32CC8EFD55C}" destId="{370E40A7-2D74-46DF-944F-C759C46BDEA2}" srcOrd="5" destOrd="0" presId="urn:microsoft.com/office/officeart/2005/8/layout/hierarchy3"/>
    <dgm:cxn modelId="{970FA97E-606F-4178-A9B0-A27A044BE005}" type="presParOf" srcId="{2CFC6D3A-F911-4D35-B353-929492080EC3}" destId="{7FCD9E3C-6A99-40DC-89B7-E44A4EDE81D8}" srcOrd="3" destOrd="0" presId="urn:microsoft.com/office/officeart/2005/8/layout/hierarchy3"/>
    <dgm:cxn modelId="{B35ACDD0-0F67-45D0-A4C2-4864CBCB7D89}" type="presParOf" srcId="{7FCD9E3C-6A99-40DC-89B7-E44A4EDE81D8}" destId="{3CF5E48E-A5C1-462F-8AEE-B4C1FDB4EE0A}" srcOrd="0" destOrd="0" presId="urn:microsoft.com/office/officeart/2005/8/layout/hierarchy3"/>
    <dgm:cxn modelId="{785364C3-AF2A-4E9E-9ED6-883F6F17F1B8}" type="presParOf" srcId="{3CF5E48E-A5C1-462F-8AEE-B4C1FDB4EE0A}" destId="{7E884E12-8AF0-4CBB-9603-DC669B750853}" srcOrd="0" destOrd="0" presId="urn:microsoft.com/office/officeart/2005/8/layout/hierarchy3"/>
    <dgm:cxn modelId="{725F8CD8-AB00-4E9C-B974-189E6463E703}" type="presParOf" srcId="{3CF5E48E-A5C1-462F-8AEE-B4C1FDB4EE0A}" destId="{8D927EA3-AD8F-4CCB-87B5-A139D4B620ED}" srcOrd="1" destOrd="0" presId="urn:microsoft.com/office/officeart/2005/8/layout/hierarchy3"/>
    <dgm:cxn modelId="{9094237A-7AA9-4185-BEC9-4703AB8EA245}" type="presParOf" srcId="{7FCD9E3C-6A99-40DC-89B7-E44A4EDE81D8}" destId="{60E5B750-C405-4C56-ABCE-5EECED50E437}" srcOrd="1" destOrd="0" presId="urn:microsoft.com/office/officeart/2005/8/layout/hierarchy3"/>
    <dgm:cxn modelId="{7E7237D8-044C-43EC-B85B-8A2DE74C879A}" type="presParOf" srcId="{60E5B750-C405-4C56-ABCE-5EECED50E437}" destId="{100160B9-51CB-4BC3-AD89-686FC481D672}" srcOrd="0" destOrd="0" presId="urn:microsoft.com/office/officeart/2005/8/layout/hierarchy3"/>
    <dgm:cxn modelId="{91068DEA-A5DE-41B9-A2E8-74D507C4D58E}" type="presParOf" srcId="{60E5B750-C405-4C56-ABCE-5EECED50E437}" destId="{EBA1B0E2-5FFF-43C6-A137-E1101D8D3EAB}" srcOrd="1" destOrd="0" presId="urn:microsoft.com/office/officeart/2005/8/layout/hierarchy3"/>
    <dgm:cxn modelId="{1A30D982-3662-4470-AF17-47BB5BE0A428}" type="presParOf" srcId="{60E5B750-C405-4C56-ABCE-5EECED50E437}" destId="{6D6E8E73-C930-4614-87B7-36C44F07637D}" srcOrd="2" destOrd="0" presId="urn:microsoft.com/office/officeart/2005/8/layout/hierarchy3"/>
    <dgm:cxn modelId="{D91E5596-D4B7-470F-98A8-938AEE88EAB4}" type="presParOf" srcId="{60E5B750-C405-4C56-ABCE-5EECED50E437}" destId="{1CB6648D-001C-425F-BA89-86CFBEC223AB}" srcOrd="3" destOrd="0" presId="urn:microsoft.com/office/officeart/2005/8/layout/hierarchy3"/>
    <dgm:cxn modelId="{0FBD2992-11C0-4F1A-8772-7E19FDAFFD1B}" type="presParOf" srcId="{2CFC6D3A-F911-4D35-B353-929492080EC3}" destId="{BF840064-C4E3-4582-A58E-87ABDD7878D0}" srcOrd="4" destOrd="0" presId="urn:microsoft.com/office/officeart/2005/8/layout/hierarchy3"/>
    <dgm:cxn modelId="{F819205E-7AA5-419F-A387-296988B66384}" type="presParOf" srcId="{BF840064-C4E3-4582-A58E-87ABDD7878D0}" destId="{DB1CEA81-4E16-411B-A48D-CF698271EDE5}" srcOrd="0" destOrd="0" presId="urn:microsoft.com/office/officeart/2005/8/layout/hierarchy3"/>
    <dgm:cxn modelId="{3F577EBE-9BF2-482D-90D5-4575F18417B3}" type="presParOf" srcId="{DB1CEA81-4E16-411B-A48D-CF698271EDE5}" destId="{865892D1-F99A-433F-8DCC-38DEC90F22B9}" srcOrd="0" destOrd="0" presId="urn:microsoft.com/office/officeart/2005/8/layout/hierarchy3"/>
    <dgm:cxn modelId="{FA8D1843-51B3-48B3-8CD7-AD2433422A5D}" type="presParOf" srcId="{DB1CEA81-4E16-411B-A48D-CF698271EDE5}" destId="{CD1B0EB0-5F67-441A-99B4-012D335DE5ED}" srcOrd="1" destOrd="0" presId="urn:microsoft.com/office/officeart/2005/8/layout/hierarchy3"/>
    <dgm:cxn modelId="{5B059F31-1CCA-4DCC-A949-E41E752AEAA5}" type="presParOf" srcId="{BF840064-C4E3-4582-A58E-87ABDD7878D0}" destId="{4DC18041-526F-43E4-9588-FE8421F0A01C}" srcOrd="1" destOrd="0" presId="urn:microsoft.com/office/officeart/2005/8/layout/hierarchy3"/>
    <dgm:cxn modelId="{E8779DF7-AED2-4002-9257-53352E7DFC8E}" type="presParOf" srcId="{4DC18041-526F-43E4-9588-FE8421F0A01C}" destId="{85999BDA-7F3C-4829-AD5F-77F3E703FF5A}" srcOrd="0" destOrd="0" presId="urn:microsoft.com/office/officeart/2005/8/layout/hierarchy3"/>
    <dgm:cxn modelId="{8AACCD44-B957-49FA-B8A8-F273E2DD1831}" type="presParOf" srcId="{4DC18041-526F-43E4-9588-FE8421F0A01C}" destId="{58FBBCAA-C48B-4834-8D11-82BEBE6EE14F}" srcOrd="1" destOrd="0" presId="urn:microsoft.com/office/officeart/2005/8/layout/hierarchy3"/>
    <dgm:cxn modelId="{E9FC5C36-EA21-44B7-859C-B17FA5B4315D}" type="presParOf" srcId="{2CFC6D3A-F911-4D35-B353-929492080EC3}" destId="{253A8F3B-EDDC-4D92-87A3-E3848333262F}" srcOrd="5" destOrd="0" presId="urn:microsoft.com/office/officeart/2005/8/layout/hierarchy3"/>
    <dgm:cxn modelId="{FD73F9D3-B640-4846-A8F2-08A2B264F2D9}" type="presParOf" srcId="{253A8F3B-EDDC-4D92-87A3-E3848333262F}" destId="{B8A42260-49E8-456D-AA19-0E8825049FE9}" srcOrd="0" destOrd="0" presId="urn:microsoft.com/office/officeart/2005/8/layout/hierarchy3"/>
    <dgm:cxn modelId="{9A324750-E079-49D6-88B6-AB2C66B5AF28}" type="presParOf" srcId="{B8A42260-49E8-456D-AA19-0E8825049FE9}" destId="{1E1F6AE0-2D3C-4609-8899-DB8D6CF2629E}" srcOrd="0" destOrd="0" presId="urn:microsoft.com/office/officeart/2005/8/layout/hierarchy3"/>
    <dgm:cxn modelId="{F2910C65-4D3A-46FE-8CDC-BA7BE8CEBD8E}" type="presParOf" srcId="{B8A42260-49E8-456D-AA19-0E8825049FE9}" destId="{39217FD2-9FD4-4CF8-B303-35D325D1E62C}" srcOrd="1" destOrd="0" presId="urn:microsoft.com/office/officeart/2005/8/layout/hierarchy3"/>
    <dgm:cxn modelId="{A71B7646-73C6-4F6A-8B42-CB87B130263A}" type="presParOf" srcId="{253A8F3B-EDDC-4D92-87A3-E3848333262F}" destId="{60C7B811-9F28-4E7E-90BD-EDEBEFEDB2C6}" srcOrd="1" destOrd="0" presId="urn:microsoft.com/office/officeart/2005/8/layout/hierarchy3"/>
    <dgm:cxn modelId="{332DB39E-FF8E-4FFC-8AE9-FCBA1E99D12D}" type="presParOf" srcId="{60C7B811-9F28-4E7E-90BD-EDEBEFEDB2C6}" destId="{180438F2-460A-491C-81A9-0585B5B16839}" srcOrd="0" destOrd="0" presId="urn:microsoft.com/office/officeart/2005/8/layout/hierarchy3"/>
    <dgm:cxn modelId="{7BDDBEA5-718C-4A38-A04A-AD8817BC62F3}" type="presParOf" srcId="{60C7B811-9F28-4E7E-90BD-EDEBEFEDB2C6}" destId="{18FAAE35-F9A6-49C2-9BE3-3A2BA028EAEE}" srcOrd="1" destOrd="0" presId="urn:microsoft.com/office/officeart/2005/8/layout/hierarchy3"/>
    <dgm:cxn modelId="{37F02EEA-0A29-41F8-8938-BA869F14E960}" type="presParOf" srcId="{2CFC6D3A-F911-4D35-B353-929492080EC3}" destId="{417A58F1-F5C2-41A3-89E2-50DDF37B250B}" srcOrd="6" destOrd="0" presId="urn:microsoft.com/office/officeart/2005/8/layout/hierarchy3"/>
    <dgm:cxn modelId="{A9E0ADE8-671F-4E98-BC44-A8EE6345DBD7}" type="presParOf" srcId="{417A58F1-F5C2-41A3-89E2-50DDF37B250B}" destId="{BB4BC114-0E56-45A6-AD1D-F7FBA4C2284D}" srcOrd="0" destOrd="0" presId="urn:microsoft.com/office/officeart/2005/8/layout/hierarchy3"/>
    <dgm:cxn modelId="{BB732B46-3922-4883-9FF5-E1184E31228D}" type="presParOf" srcId="{BB4BC114-0E56-45A6-AD1D-F7FBA4C2284D}" destId="{A461832A-A5BB-4A5B-B1BC-9A6E0CF95F7A}" srcOrd="0" destOrd="0" presId="urn:microsoft.com/office/officeart/2005/8/layout/hierarchy3"/>
    <dgm:cxn modelId="{32CCD53A-F082-4109-B651-F3BCB462F6AB}" type="presParOf" srcId="{BB4BC114-0E56-45A6-AD1D-F7FBA4C2284D}" destId="{B921D757-6237-45F1-AB30-3F6F8B68CD65}" srcOrd="1" destOrd="0" presId="urn:microsoft.com/office/officeart/2005/8/layout/hierarchy3"/>
    <dgm:cxn modelId="{CFCAD274-2985-4FD3-8726-50C28AA9F399}" type="presParOf" srcId="{417A58F1-F5C2-41A3-89E2-50DDF37B250B}" destId="{C2E89760-13C1-42F1-8783-63214E9D2AA5}" srcOrd="1" destOrd="0" presId="urn:microsoft.com/office/officeart/2005/8/layout/hierarchy3"/>
    <dgm:cxn modelId="{A22E2E2A-2AAD-4888-B0D9-10B73857D84F}" type="presParOf" srcId="{C2E89760-13C1-42F1-8783-63214E9D2AA5}" destId="{8A02E65B-545B-4045-992E-FCFD427079A7}" srcOrd="0" destOrd="0" presId="urn:microsoft.com/office/officeart/2005/8/layout/hierarchy3"/>
    <dgm:cxn modelId="{D0245AA0-2590-4486-9F0C-7716803D1412}" type="presParOf" srcId="{C2E89760-13C1-42F1-8783-63214E9D2AA5}" destId="{BB74B7FE-4B0C-4F3A-B0DE-CB1A4FB45734}" srcOrd="1" destOrd="0" presId="urn:microsoft.com/office/officeart/2005/8/layout/hierarchy3"/>
    <dgm:cxn modelId="{361BEF68-7184-4275-A59B-2DFE86B8E572}" type="presParOf" srcId="{C2E89760-13C1-42F1-8783-63214E9D2AA5}" destId="{153090C7-3489-4AE5-8D72-2C007A6EC780}" srcOrd="2" destOrd="0" presId="urn:microsoft.com/office/officeart/2005/8/layout/hierarchy3"/>
    <dgm:cxn modelId="{04D04DAC-0AA9-4D5A-B5DF-1D3CB9804C27}" type="presParOf" srcId="{C2E89760-13C1-42F1-8783-63214E9D2AA5}" destId="{A65501E4-6DDE-4150-A414-EE436D3391D3}" srcOrd="3" destOrd="0" presId="urn:microsoft.com/office/officeart/2005/8/layout/hierarchy3"/>
    <dgm:cxn modelId="{5CD6C99F-DC84-45F3-9399-CDE8BB9C8154}" type="presParOf" srcId="{2CFC6D3A-F911-4D35-B353-929492080EC3}" destId="{598428AE-C2CC-4A25-A9F7-EBF126B5A6CE}" srcOrd="7" destOrd="0" presId="urn:microsoft.com/office/officeart/2005/8/layout/hierarchy3"/>
    <dgm:cxn modelId="{AC7210EF-3603-41B9-AAB9-0F04796B10AB}" type="presParOf" srcId="{598428AE-C2CC-4A25-A9F7-EBF126B5A6CE}" destId="{CF5FEAA4-EC56-402F-83BF-3C240512902E}" srcOrd="0" destOrd="0" presId="urn:microsoft.com/office/officeart/2005/8/layout/hierarchy3"/>
    <dgm:cxn modelId="{8D22C106-9CB5-4B6B-86C1-08C24FF514ED}" type="presParOf" srcId="{CF5FEAA4-EC56-402F-83BF-3C240512902E}" destId="{C9C4B2AC-DC3C-4383-98B7-9241061E8E7A}" srcOrd="0" destOrd="0" presId="urn:microsoft.com/office/officeart/2005/8/layout/hierarchy3"/>
    <dgm:cxn modelId="{C4D7ED27-DF7B-4EF5-B714-B46F3BCB1BEB}" type="presParOf" srcId="{CF5FEAA4-EC56-402F-83BF-3C240512902E}" destId="{DDD1D20D-7FF5-4D02-AE05-B76F8267DDFF}" srcOrd="1" destOrd="0" presId="urn:microsoft.com/office/officeart/2005/8/layout/hierarchy3"/>
    <dgm:cxn modelId="{D368790B-2D68-4B82-8AB7-F08F841FBCD0}" type="presParOf" srcId="{598428AE-C2CC-4A25-A9F7-EBF126B5A6CE}" destId="{C86F296A-9294-4C3C-BB29-354F171ECAB4}" srcOrd="1" destOrd="0" presId="urn:microsoft.com/office/officeart/2005/8/layout/hierarchy3"/>
    <dgm:cxn modelId="{A055D89A-E344-4C3E-8C5F-AB4F3DE80A88}" type="presParOf" srcId="{C86F296A-9294-4C3C-BB29-354F171ECAB4}" destId="{3B6AB18A-9456-4F00-A883-7BFD0BAB4819}" srcOrd="0" destOrd="0" presId="urn:microsoft.com/office/officeart/2005/8/layout/hierarchy3"/>
    <dgm:cxn modelId="{0297AAFE-70E8-4998-BDE6-30EEBF958183}" type="presParOf" srcId="{C86F296A-9294-4C3C-BB29-354F171ECAB4}" destId="{FDE12A8C-25FA-4B4B-995B-AAD5486C698F}" srcOrd="1" destOrd="0" presId="urn:microsoft.com/office/officeart/2005/8/layout/hierarchy3"/>
    <dgm:cxn modelId="{5017D3E7-0111-4DEA-844E-DB4262BB1E73}" type="presParOf" srcId="{C86F296A-9294-4C3C-BB29-354F171ECAB4}" destId="{DE6A387B-4FAB-42B9-B133-0497EC773691}" srcOrd="2" destOrd="0" presId="urn:microsoft.com/office/officeart/2005/8/layout/hierarchy3"/>
    <dgm:cxn modelId="{3A67B7F2-FD4F-4643-B953-C1C3E192CEC1}" type="presParOf" srcId="{C86F296A-9294-4C3C-BB29-354F171ECAB4}" destId="{C41FCC8E-7993-4A7C-B240-EC3EA51D7BE6}" srcOrd="3" destOrd="0" presId="urn:microsoft.com/office/officeart/2005/8/layout/hierarchy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2EB0-64FC-4B51-A204-9B0C4FFDFE04}">
      <dsp:nvSpPr>
        <dsp:cNvPr id="0" name=""/>
        <dsp:cNvSpPr/>
      </dsp:nvSpPr>
      <dsp:spPr>
        <a:xfrm>
          <a:off x="713"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dirty="0"/>
            <a:t>Specify the need</a:t>
          </a:r>
        </a:p>
      </dsp:txBody>
      <dsp:txXfrm>
        <a:off x="9490" y="559108"/>
        <a:ext cx="581798" cy="282122"/>
      </dsp:txXfrm>
    </dsp:sp>
    <dsp:sp modelId="{9871323B-34B7-496B-83F6-EBB4650CF81F}">
      <dsp:nvSpPr>
        <dsp:cNvPr id="0" name=""/>
        <dsp:cNvSpPr/>
      </dsp:nvSpPr>
      <dsp:spPr>
        <a:xfrm>
          <a:off x="14928"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43655A6-429C-4DC3-AAED-6C047B3909BC}">
      <dsp:nvSpPr>
        <dsp:cNvPr id="0" name=""/>
        <dsp:cNvSpPr/>
      </dsp:nvSpPr>
      <dsp:spPr>
        <a:xfrm>
          <a:off x="120584"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Planning </a:t>
          </a:r>
        </a:p>
      </dsp:txBody>
      <dsp:txXfrm>
        <a:off x="129361" y="933703"/>
        <a:ext cx="461928" cy="282122"/>
      </dsp:txXfrm>
    </dsp:sp>
    <dsp:sp modelId="{A5585BC9-F597-426F-BFA8-47855BF039DF}">
      <dsp:nvSpPr>
        <dsp:cNvPr id="0" name=""/>
        <dsp:cNvSpPr/>
      </dsp:nvSpPr>
      <dsp:spPr>
        <a:xfrm>
          <a:off x="14928" y="850007"/>
          <a:ext cx="91440" cy="599352"/>
        </a:xfrm>
        <a:custGeom>
          <a:avLst/>
          <a:gdLst/>
          <a:ahLst/>
          <a:cxnLst/>
          <a:rect l="0" t="0" r="0" b="0"/>
          <a:pathLst>
            <a:path>
              <a:moveTo>
                <a:pt x="45720" y="0"/>
              </a:moveTo>
              <a:lnTo>
                <a:pt x="45720" y="599352"/>
              </a:lnTo>
              <a:lnTo>
                <a:pt x="105655" y="59935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0F7249B-4527-4854-AE75-0E2DED1E9A45}">
      <dsp:nvSpPr>
        <dsp:cNvPr id="0" name=""/>
        <dsp:cNvSpPr/>
      </dsp:nvSpPr>
      <dsp:spPr>
        <a:xfrm>
          <a:off x="120584" y="1299522"/>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Preparation</a:t>
          </a:r>
        </a:p>
      </dsp:txBody>
      <dsp:txXfrm>
        <a:off x="129361" y="1308299"/>
        <a:ext cx="461928" cy="282122"/>
      </dsp:txXfrm>
    </dsp:sp>
    <dsp:sp modelId="{D2904B32-6F40-4526-A87F-1ADDA712910D}">
      <dsp:nvSpPr>
        <dsp:cNvPr id="0" name=""/>
        <dsp:cNvSpPr/>
      </dsp:nvSpPr>
      <dsp:spPr>
        <a:xfrm>
          <a:off x="749904"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758681" y="559108"/>
        <a:ext cx="581798" cy="282122"/>
      </dsp:txXfrm>
    </dsp:sp>
    <dsp:sp modelId="{6C7B5361-6E09-45A7-B6DF-ADD4969E0A8B}">
      <dsp:nvSpPr>
        <dsp:cNvPr id="0" name=""/>
        <dsp:cNvSpPr/>
      </dsp:nvSpPr>
      <dsp:spPr>
        <a:xfrm>
          <a:off x="764119"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4F80DA3-55B0-46D6-95CE-CA512D863F7D}">
      <dsp:nvSpPr>
        <dsp:cNvPr id="0" name=""/>
        <dsp:cNvSpPr/>
      </dsp:nvSpPr>
      <dsp:spPr>
        <a:xfrm>
          <a:off x="869774"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Tools development</a:t>
          </a:r>
        </a:p>
      </dsp:txBody>
      <dsp:txXfrm>
        <a:off x="878551" y="933703"/>
        <a:ext cx="461928" cy="282122"/>
      </dsp:txXfrm>
    </dsp:sp>
    <dsp:sp modelId="{D1070953-0DD5-4D6D-BC7B-1025FAB70D47}">
      <dsp:nvSpPr>
        <dsp:cNvPr id="0" name=""/>
        <dsp:cNvSpPr/>
      </dsp:nvSpPr>
      <dsp:spPr>
        <a:xfrm>
          <a:off x="1499095"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Build</a:t>
          </a:r>
        </a:p>
      </dsp:txBody>
      <dsp:txXfrm>
        <a:off x="1507872" y="559108"/>
        <a:ext cx="581798" cy="282122"/>
      </dsp:txXfrm>
    </dsp:sp>
    <dsp:sp modelId="{5A5F0E1B-154D-4489-8FC8-0B0F3875B770}">
      <dsp:nvSpPr>
        <dsp:cNvPr id="0" name=""/>
        <dsp:cNvSpPr/>
      </dsp:nvSpPr>
      <dsp:spPr>
        <a:xfrm>
          <a:off x="1513310"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EC352F1-D8FD-4636-830A-AE3963342839}">
      <dsp:nvSpPr>
        <dsp:cNvPr id="0" name=""/>
        <dsp:cNvSpPr/>
      </dsp:nvSpPr>
      <dsp:spPr>
        <a:xfrm>
          <a:off x="1618965"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Pilot census</a:t>
          </a:r>
        </a:p>
      </dsp:txBody>
      <dsp:txXfrm>
        <a:off x="1627742" y="933703"/>
        <a:ext cx="461928" cy="282122"/>
      </dsp:txXfrm>
    </dsp:sp>
    <dsp:sp modelId="{C4687CA4-14DC-4D1A-A5A1-D6726F9BC40C}">
      <dsp:nvSpPr>
        <dsp:cNvPr id="0" name=""/>
        <dsp:cNvSpPr/>
      </dsp:nvSpPr>
      <dsp:spPr>
        <a:xfrm>
          <a:off x="1513310" y="850007"/>
          <a:ext cx="91440" cy="599352"/>
        </a:xfrm>
        <a:custGeom>
          <a:avLst/>
          <a:gdLst/>
          <a:ahLst/>
          <a:cxnLst/>
          <a:rect l="0" t="0" r="0" b="0"/>
          <a:pathLst>
            <a:path>
              <a:moveTo>
                <a:pt x="45720" y="0"/>
              </a:moveTo>
              <a:lnTo>
                <a:pt x="45720" y="599352"/>
              </a:lnTo>
              <a:lnTo>
                <a:pt x="105655" y="59935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9ED0317-7C83-4977-9485-541AC4513358}">
      <dsp:nvSpPr>
        <dsp:cNvPr id="0" name=""/>
        <dsp:cNvSpPr/>
      </dsp:nvSpPr>
      <dsp:spPr>
        <a:xfrm>
          <a:off x="1618965" y="1299522"/>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EA delineation</a:t>
          </a:r>
        </a:p>
      </dsp:txBody>
      <dsp:txXfrm>
        <a:off x="1627742" y="1308299"/>
        <a:ext cx="461928" cy="282122"/>
      </dsp:txXfrm>
    </dsp:sp>
    <dsp:sp modelId="{304B6F55-8810-4146-8B2D-F0610CA05217}">
      <dsp:nvSpPr>
        <dsp:cNvPr id="0" name=""/>
        <dsp:cNvSpPr/>
      </dsp:nvSpPr>
      <dsp:spPr>
        <a:xfrm>
          <a:off x="1513310" y="850007"/>
          <a:ext cx="91440" cy="973947"/>
        </a:xfrm>
        <a:custGeom>
          <a:avLst/>
          <a:gdLst/>
          <a:ahLst/>
          <a:cxnLst/>
          <a:rect l="0" t="0" r="0" b="0"/>
          <a:pathLst>
            <a:path>
              <a:moveTo>
                <a:pt x="45720" y="0"/>
              </a:moveTo>
              <a:lnTo>
                <a:pt x="45720" y="973947"/>
              </a:lnTo>
              <a:lnTo>
                <a:pt x="105655" y="97394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0E40A7-2D74-46DF-944F-C759C46BDEA2}">
      <dsp:nvSpPr>
        <dsp:cNvPr id="0" name=""/>
        <dsp:cNvSpPr/>
      </dsp:nvSpPr>
      <dsp:spPr>
        <a:xfrm>
          <a:off x="1618965" y="1674117"/>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Set up field operation</a:t>
          </a:r>
        </a:p>
      </dsp:txBody>
      <dsp:txXfrm>
        <a:off x="1627742" y="1682894"/>
        <a:ext cx="461928" cy="282122"/>
      </dsp:txXfrm>
    </dsp:sp>
    <dsp:sp modelId="{7E884E12-8AF0-4CBB-9603-DC669B750853}">
      <dsp:nvSpPr>
        <dsp:cNvPr id="0" name=""/>
        <dsp:cNvSpPr/>
      </dsp:nvSpPr>
      <dsp:spPr>
        <a:xfrm>
          <a:off x="2248285"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Collect</a:t>
          </a:r>
        </a:p>
      </dsp:txBody>
      <dsp:txXfrm>
        <a:off x="2257062" y="559108"/>
        <a:ext cx="581798" cy="282122"/>
      </dsp:txXfrm>
    </dsp:sp>
    <dsp:sp modelId="{100160B9-51CB-4BC3-AD89-686FC481D672}">
      <dsp:nvSpPr>
        <dsp:cNvPr id="0" name=""/>
        <dsp:cNvSpPr/>
      </dsp:nvSpPr>
      <dsp:spPr>
        <a:xfrm>
          <a:off x="2262501"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BA1B0E2-5FFF-43C6-A137-E1101D8D3EAB}">
      <dsp:nvSpPr>
        <dsp:cNvPr id="0" name=""/>
        <dsp:cNvSpPr/>
      </dsp:nvSpPr>
      <dsp:spPr>
        <a:xfrm>
          <a:off x="2368156"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Mapping</a:t>
          </a:r>
        </a:p>
      </dsp:txBody>
      <dsp:txXfrm>
        <a:off x="2376933" y="933703"/>
        <a:ext cx="461928" cy="282122"/>
      </dsp:txXfrm>
    </dsp:sp>
    <dsp:sp modelId="{6D6E8E73-C930-4614-87B7-36C44F07637D}">
      <dsp:nvSpPr>
        <dsp:cNvPr id="0" name=""/>
        <dsp:cNvSpPr/>
      </dsp:nvSpPr>
      <dsp:spPr>
        <a:xfrm>
          <a:off x="2262501" y="850007"/>
          <a:ext cx="91440" cy="599352"/>
        </a:xfrm>
        <a:custGeom>
          <a:avLst/>
          <a:gdLst/>
          <a:ahLst/>
          <a:cxnLst/>
          <a:rect l="0" t="0" r="0" b="0"/>
          <a:pathLst>
            <a:path>
              <a:moveTo>
                <a:pt x="45720" y="0"/>
              </a:moveTo>
              <a:lnTo>
                <a:pt x="45720" y="599352"/>
              </a:lnTo>
              <a:lnTo>
                <a:pt x="105655" y="59935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CB6648D-001C-425F-BA89-86CFBEC223AB}">
      <dsp:nvSpPr>
        <dsp:cNvPr id="0" name=""/>
        <dsp:cNvSpPr/>
      </dsp:nvSpPr>
      <dsp:spPr>
        <a:xfrm>
          <a:off x="2368156" y="1299522"/>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Enumeration</a:t>
          </a:r>
        </a:p>
      </dsp:txBody>
      <dsp:txXfrm>
        <a:off x="2376933" y="1308299"/>
        <a:ext cx="461928" cy="282122"/>
      </dsp:txXfrm>
    </dsp:sp>
    <dsp:sp modelId="{865892D1-F99A-433F-8DCC-38DEC90F22B9}">
      <dsp:nvSpPr>
        <dsp:cNvPr id="0" name=""/>
        <dsp:cNvSpPr/>
      </dsp:nvSpPr>
      <dsp:spPr>
        <a:xfrm>
          <a:off x="2997476"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Process</a:t>
          </a:r>
        </a:p>
      </dsp:txBody>
      <dsp:txXfrm>
        <a:off x="3006253" y="559108"/>
        <a:ext cx="581798" cy="282122"/>
      </dsp:txXfrm>
    </dsp:sp>
    <dsp:sp modelId="{85999BDA-7F3C-4829-AD5F-77F3E703FF5A}">
      <dsp:nvSpPr>
        <dsp:cNvPr id="0" name=""/>
        <dsp:cNvSpPr/>
      </dsp:nvSpPr>
      <dsp:spPr>
        <a:xfrm>
          <a:off x="3011691"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8FBBCAA-C48B-4834-8D11-82BEBE6EE14F}">
      <dsp:nvSpPr>
        <dsp:cNvPr id="0" name=""/>
        <dsp:cNvSpPr/>
      </dsp:nvSpPr>
      <dsp:spPr>
        <a:xfrm>
          <a:off x="3117347"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Data processing</a:t>
          </a:r>
        </a:p>
      </dsp:txBody>
      <dsp:txXfrm>
        <a:off x="3126124" y="933703"/>
        <a:ext cx="461928" cy="282122"/>
      </dsp:txXfrm>
    </dsp:sp>
    <dsp:sp modelId="{1E1F6AE0-2D3C-4609-8899-DB8D6CF2629E}">
      <dsp:nvSpPr>
        <dsp:cNvPr id="0" name=""/>
        <dsp:cNvSpPr/>
      </dsp:nvSpPr>
      <dsp:spPr>
        <a:xfrm>
          <a:off x="3746667"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Analyse</a:t>
          </a:r>
        </a:p>
      </dsp:txBody>
      <dsp:txXfrm>
        <a:off x="3755444" y="559108"/>
        <a:ext cx="581798" cy="282122"/>
      </dsp:txXfrm>
    </dsp:sp>
    <dsp:sp modelId="{180438F2-460A-491C-81A9-0585B5B16839}">
      <dsp:nvSpPr>
        <dsp:cNvPr id="0" name=""/>
        <dsp:cNvSpPr/>
      </dsp:nvSpPr>
      <dsp:spPr>
        <a:xfrm>
          <a:off x="3760882"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8FAAE35-F9A6-49C2-9BE3-3A2BA028EAEE}">
      <dsp:nvSpPr>
        <dsp:cNvPr id="0" name=""/>
        <dsp:cNvSpPr/>
      </dsp:nvSpPr>
      <dsp:spPr>
        <a:xfrm>
          <a:off x="3866537"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PES</a:t>
          </a:r>
        </a:p>
      </dsp:txBody>
      <dsp:txXfrm>
        <a:off x="3875314" y="933703"/>
        <a:ext cx="461928" cy="282122"/>
      </dsp:txXfrm>
    </dsp:sp>
    <dsp:sp modelId="{A461832A-A5BB-4A5B-B1BC-9A6E0CF95F7A}">
      <dsp:nvSpPr>
        <dsp:cNvPr id="0" name=""/>
        <dsp:cNvSpPr/>
      </dsp:nvSpPr>
      <dsp:spPr>
        <a:xfrm>
          <a:off x="4495858"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dirty="0"/>
            <a:t>Dissemination</a:t>
          </a:r>
        </a:p>
      </dsp:txBody>
      <dsp:txXfrm>
        <a:off x="4504635" y="559108"/>
        <a:ext cx="581798" cy="282122"/>
      </dsp:txXfrm>
    </dsp:sp>
    <dsp:sp modelId="{8A02E65B-545B-4045-992E-FCFD427079A7}">
      <dsp:nvSpPr>
        <dsp:cNvPr id="0" name=""/>
        <dsp:cNvSpPr/>
      </dsp:nvSpPr>
      <dsp:spPr>
        <a:xfrm>
          <a:off x="4510073"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B74B7FE-4B0C-4F3A-B0DE-CB1A4FB45734}">
      <dsp:nvSpPr>
        <dsp:cNvPr id="0" name=""/>
        <dsp:cNvSpPr/>
      </dsp:nvSpPr>
      <dsp:spPr>
        <a:xfrm>
          <a:off x="4615728"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Release of census products</a:t>
          </a:r>
        </a:p>
      </dsp:txBody>
      <dsp:txXfrm>
        <a:off x="4624505" y="933703"/>
        <a:ext cx="461928" cy="282122"/>
      </dsp:txXfrm>
    </dsp:sp>
    <dsp:sp modelId="{153090C7-3489-4AE5-8D72-2C007A6EC780}">
      <dsp:nvSpPr>
        <dsp:cNvPr id="0" name=""/>
        <dsp:cNvSpPr/>
      </dsp:nvSpPr>
      <dsp:spPr>
        <a:xfrm>
          <a:off x="4510073" y="850007"/>
          <a:ext cx="91440" cy="599352"/>
        </a:xfrm>
        <a:custGeom>
          <a:avLst/>
          <a:gdLst/>
          <a:ahLst/>
          <a:cxnLst/>
          <a:rect l="0" t="0" r="0" b="0"/>
          <a:pathLst>
            <a:path>
              <a:moveTo>
                <a:pt x="45720" y="0"/>
              </a:moveTo>
              <a:lnTo>
                <a:pt x="45720" y="599352"/>
              </a:lnTo>
              <a:lnTo>
                <a:pt x="105655" y="59935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65501E4-6DDE-4150-A414-EE436D3391D3}">
      <dsp:nvSpPr>
        <dsp:cNvPr id="0" name=""/>
        <dsp:cNvSpPr/>
      </dsp:nvSpPr>
      <dsp:spPr>
        <a:xfrm>
          <a:off x="4615728" y="1299522"/>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dirty="0"/>
            <a:t>Dissemination</a:t>
          </a:r>
        </a:p>
      </dsp:txBody>
      <dsp:txXfrm>
        <a:off x="4624505" y="1308299"/>
        <a:ext cx="461928" cy="282122"/>
      </dsp:txXfrm>
    </dsp:sp>
    <dsp:sp modelId="{C9C4B2AC-DC3C-4383-98B7-9241061E8E7A}">
      <dsp:nvSpPr>
        <dsp:cNvPr id="0" name=""/>
        <dsp:cNvSpPr/>
      </dsp:nvSpPr>
      <dsp:spPr>
        <a:xfrm>
          <a:off x="5245048" y="550331"/>
          <a:ext cx="599352" cy="2996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Evaluation</a:t>
          </a:r>
        </a:p>
      </dsp:txBody>
      <dsp:txXfrm>
        <a:off x="5253825" y="559108"/>
        <a:ext cx="581798" cy="282122"/>
      </dsp:txXfrm>
    </dsp:sp>
    <dsp:sp modelId="{3B6AB18A-9456-4F00-A883-7BFD0BAB4819}">
      <dsp:nvSpPr>
        <dsp:cNvPr id="0" name=""/>
        <dsp:cNvSpPr/>
      </dsp:nvSpPr>
      <dsp:spPr>
        <a:xfrm>
          <a:off x="5259264" y="850007"/>
          <a:ext cx="91440" cy="224757"/>
        </a:xfrm>
        <a:custGeom>
          <a:avLst/>
          <a:gdLst/>
          <a:ahLst/>
          <a:cxnLst/>
          <a:rect l="0" t="0" r="0" b="0"/>
          <a:pathLst>
            <a:path>
              <a:moveTo>
                <a:pt x="45720" y="0"/>
              </a:moveTo>
              <a:lnTo>
                <a:pt x="45720" y="224757"/>
              </a:lnTo>
              <a:lnTo>
                <a:pt x="105655" y="22475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DE12A8C-25FA-4B4B-995B-AAD5486C698F}">
      <dsp:nvSpPr>
        <dsp:cNvPr id="0" name=""/>
        <dsp:cNvSpPr/>
      </dsp:nvSpPr>
      <dsp:spPr>
        <a:xfrm>
          <a:off x="5364919" y="924926"/>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Evaluation</a:t>
          </a:r>
        </a:p>
      </dsp:txBody>
      <dsp:txXfrm>
        <a:off x="5373696" y="933703"/>
        <a:ext cx="461928" cy="282122"/>
      </dsp:txXfrm>
    </dsp:sp>
    <dsp:sp modelId="{DE6A387B-4FAB-42B9-B133-0497EC773691}">
      <dsp:nvSpPr>
        <dsp:cNvPr id="0" name=""/>
        <dsp:cNvSpPr/>
      </dsp:nvSpPr>
      <dsp:spPr>
        <a:xfrm>
          <a:off x="5259264" y="850007"/>
          <a:ext cx="91440" cy="599352"/>
        </a:xfrm>
        <a:custGeom>
          <a:avLst/>
          <a:gdLst/>
          <a:ahLst/>
          <a:cxnLst/>
          <a:rect l="0" t="0" r="0" b="0"/>
          <a:pathLst>
            <a:path>
              <a:moveTo>
                <a:pt x="45720" y="0"/>
              </a:moveTo>
              <a:lnTo>
                <a:pt x="45720" y="599352"/>
              </a:lnTo>
              <a:lnTo>
                <a:pt x="105655" y="59935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41FCC8E-7993-4A7C-B240-EC3EA51D7BE6}">
      <dsp:nvSpPr>
        <dsp:cNvPr id="0" name=""/>
        <dsp:cNvSpPr/>
      </dsp:nvSpPr>
      <dsp:spPr>
        <a:xfrm>
          <a:off x="5364919" y="1299522"/>
          <a:ext cx="479482" cy="2996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Utilization</a:t>
          </a:r>
        </a:p>
      </dsp:txBody>
      <dsp:txXfrm>
        <a:off x="5373696" y="1308299"/>
        <a:ext cx="461928" cy="2821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UNS25</b:Tag>
    <b:SourceType>Report</b:SourceType>
    <b:Guid>{9E19EACF-664D-4405-BA44-469D09DC57B6}</b:Guid>
    <b:Title>UN Principles and Recommendations for population and housing Census. Revision 4</b:Title>
    <b:Year>2025</b:Year>
    <b:Author>
      <b:Author>
        <b:Corporate>UNSD</b:Corporate>
      </b:Author>
    </b:Author>
    <b:URL>https://unstats.un.org/unsd/demographic-social/Standards-and-Methods/files/Principles_and_Recommendations/Population-and-Housing-Censuses/Series_M67rev3-E.pdf</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CB6ACE9D7DF5149811AD272EF86DEDD" ma:contentTypeVersion="21" ma:contentTypeDescription="Create a new document." ma:contentTypeScope="" ma:versionID="575387a9cac13c3147284407aea81026">
  <xsd:schema xmlns:xsd="http://www.w3.org/2001/XMLSchema" xmlns:xs="http://www.w3.org/2001/XMLSchema" xmlns:p="http://schemas.microsoft.com/office/2006/metadata/properties" xmlns:ns2="bde623ad-b6ab-48da-b3cd-e4cea8f27b41" xmlns:ns3="015a1b56-f9db-44b0-a971-80694ead8fc0" xmlns:ns4="985ec44e-1bab-4c0b-9df0-6ba128686fc9" targetNamespace="http://schemas.microsoft.com/office/2006/metadata/properties" ma:root="true" ma:fieldsID="012b81ddfea3028fba918b33f69afbad" ns2:_="" ns3:_="" ns4:_="">
    <xsd:import namespace="bde623ad-b6ab-48da-b3cd-e4cea8f27b41"/>
    <xsd:import namespace="015a1b56-f9db-44b0-a971-80694ead8fc0"/>
    <xsd:import namespace="985ec44e-1bab-4c0b-9df0-6ba128686f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4:TaxCatchAll" minOccurs="0"/>
                <xsd:element ref="ns2:lcf76f155ced4ddcb4097134ff3c332f"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623ad-b6ab-48da-b3cd-e4cea8f27b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15a1b56-f9db-44b0-a971-80694ead8fc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5ec44e-1bab-4c0b-9df0-6ba128686fc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6f0a45cc-18d3-431f-9388-f663b287e79f}" ma:internalName="TaxCatchAll" ma:showField="CatchAllData" ma:web="015a1b56-f9db-44b0-a971-80694ead8f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de623ad-b6ab-48da-b3cd-e4cea8f27b41">
      <Terms xmlns="http://schemas.microsoft.com/office/infopath/2007/PartnerControls"/>
    </lcf76f155ced4ddcb4097134ff3c332f>
    <TaxCatchAll xmlns="985ec44e-1bab-4c0b-9df0-6ba128686fc9" xsi:nil="true"/>
  </documentManagement>
</p:properties>
</file>

<file path=customXml/itemProps1.xml><?xml version="1.0" encoding="utf-8"?>
<ds:datastoreItem xmlns:ds="http://schemas.openxmlformats.org/officeDocument/2006/customXml" ds:itemID="{DACFE01C-ADC2-4A0B-B1C4-99FB94DDF8E9}">
  <ds:schemaRefs>
    <ds:schemaRef ds:uri="http://schemas.openxmlformats.org/officeDocument/2006/bibliography"/>
  </ds:schemaRefs>
</ds:datastoreItem>
</file>

<file path=customXml/itemProps2.xml><?xml version="1.0" encoding="utf-8"?>
<ds:datastoreItem xmlns:ds="http://schemas.openxmlformats.org/officeDocument/2006/customXml" ds:itemID="{E48C35CF-C9A5-46AB-AD1B-2D8750C77CEC}">
  <ds:schemaRefs>
    <ds:schemaRef ds:uri="http://schemas.microsoft.com/sharepoint/v3/contenttype/forms"/>
  </ds:schemaRefs>
</ds:datastoreItem>
</file>

<file path=customXml/itemProps3.xml><?xml version="1.0" encoding="utf-8"?>
<ds:datastoreItem xmlns:ds="http://schemas.openxmlformats.org/officeDocument/2006/customXml" ds:itemID="{A418A245-E62F-4645-987E-145992F81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623ad-b6ab-48da-b3cd-e4cea8f27b41"/>
    <ds:schemaRef ds:uri="015a1b56-f9db-44b0-a971-80694ead8fc0"/>
    <ds:schemaRef ds:uri="985ec44e-1bab-4c0b-9df0-6ba128686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8CAC04-820F-4ADC-89D9-73D702BA649D}">
  <ds:schemaRefs>
    <ds:schemaRef ds:uri="http://schemas.microsoft.com/office/2006/metadata/properties"/>
    <ds:schemaRef ds:uri="http://schemas.microsoft.com/office/infopath/2007/PartnerControls"/>
    <ds:schemaRef ds:uri="bde623ad-b6ab-48da-b3cd-e4cea8f27b41"/>
    <ds:schemaRef ds:uri="985ec44e-1bab-4c0b-9df0-6ba128686fc9"/>
  </ds:schemaRefs>
</ds:datastoreItem>
</file>

<file path=docMetadata/LabelInfo.xml><?xml version="1.0" encoding="utf-8"?>
<clbl:labelList xmlns:clbl="http://schemas.microsoft.com/office/2020/mipLabelMetadata">
  <clbl:label id="{0f9e35db-544f-4f60-bdcc-5ea416e6dc70}" enabled="0" method="" siteId="{0f9e35db-544f-4f60-bdcc-5ea416e6dc70}" removed="1"/>
</clbl:labelList>
</file>

<file path=docProps/app.xml><?xml version="1.0" encoding="utf-8"?>
<Properties xmlns="http://schemas.openxmlformats.org/officeDocument/2006/extended-properties" xmlns:vt="http://schemas.openxmlformats.org/officeDocument/2006/docPropsVTypes">
  <Template>Normal</Template>
  <TotalTime>48</TotalTime>
  <Pages>6</Pages>
  <Words>85188</Words>
  <Characters>485577</Characters>
  <Application>Microsoft Office Word</Application>
  <DocSecurity>0</DocSecurity>
  <Lines>4046</Lines>
  <Paragraphs>1139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569626</CharactersWithSpaces>
  <SharedDoc>false</SharedDoc>
  <HLinks>
    <vt:vector size="1932" baseType="variant">
      <vt:variant>
        <vt:i4>2162759</vt:i4>
      </vt:variant>
      <vt:variant>
        <vt:i4>1740</vt:i4>
      </vt:variant>
      <vt:variant>
        <vt:i4>0</vt:i4>
      </vt:variant>
      <vt:variant>
        <vt:i4>5</vt:i4>
      </vt:variant>
      <vt:variant>
        <vt:lpwstr/>
      </vt:variant>
      <vt:variant>
        <vt:lpwstr>_CHAPTER_TWO:_Digital</vt:lpwstr>
      </vt:variant>
      <vt:variant>
        <vt:i4>1310786</vt:i4>
      </vt:variant>
      <vt:variant>
        <vt:i4>1737</vt:i4>
      </vt:variant>
      <vt:variant>
        <vt:i4>0</vt:i4>
      </vt:variant>
      <vt:variant>
        <vt:i4>5</vt:i4>
      </vt:variant>
      <vt:variant>
        <vt:lpwstr>https://wpgp.github.io/bookworm/contributing-authors.html</vt:lpwstr>
      </vt:variant>
      <vt:variant>
        <vt:lpwstr/>
      </vt:variant>
      <vt:variant>
        <vt:i4>2424952</vt:i4>
      </vt:variant>
      <vt:variant>
        <vt:i4>1734</vt:i4>
      </vt:variant>
      <vt:variant>
        <vt:i4>0</vt:i4>
      </vt:variant>
      <vt:variant>
        <vt:i4>5</vt:i4>
      </vt:variant>
      <vt:variant>
        <vt:lpwstr>https://www.unfpa.org/sites/default/files/resource-pdf/V2_Technical-Guidance-Note_Value_of_Modeled_Pop_Estimates_in_Census.pdf</vt:lpwstr>
      </vt:variant>
      <vt:variant>
        <vt:lpwstr/>
      </vt:variant>
      <vt:variant>
        <vt:i4>4784152</vt:i4>
      </vt:variant>
      <vt:variant>
        <vt:i4>1731</vt:i4>
      </vt:variant>
      <vt:variant>
        <vt:i4>0</vt:i4>
      </vt:variant>
      <vt:variant>
        <vt:i4>5</vt:i4>
      </vt:variant>
      <vt:variant>
        <vt:lpwstr>https://population.un.org/wpp/assets/Files/WPP2024_Methodology-Report_Final.pdf</vt:lpwstr>
      </vt:variant>
      <vt:variant>
        <vt:lpwstr/>
      </vt:variant>
      <vt:variant>
        <vt:i4>7340157</vt:i4>
      </vt:variant>
      <vt:variant>
        <vt:i4>1728</vt:i4>
      </vt:variant>
      <vt:variant>
        <vt:i4>0</vt:i4>
      </vt:variant>
      <vt:variant>
        <vt:i4>5</vt:i4>
      </vt:variant>
      <vt:variant>
        <vt:lpwstr>https://grid3.org/news/maps-covid19-vaccination-zambia</vt:lpwstr>
      </vt:variant>
      <vt:variant>
        <vt:lpwstr/>
      </vt:variant>
      <vt:variant>
        <vt:i4>65601</vt:i4>
      </vt:variant>
      <vt:variant>
        <vt:i4>1725</vt:i4>
      </vt:variant>
      <vt:variant>
        <vt:i4>0</vt:i4>
      </vt:variant>
      <vt:variant>
        <vt:i4>5</vt:i4>
      </vt:variant>
      <vt:variant>
        <vt:lpwstr>https://grid3.org/news/zambia-control-malaria</vt:lpwstr>
      </vt:variant>
      <vt:variant>
        <vt:lpwstr/>
      </vt:variant>
      <vt:variant>
        <vt:i4>3932275</vt:i4>
      </vt:variant>
      <vt:variant>
        <vt:i4>1722</vt:i4>
      </vt:variant>
      <vt:variant>
        <vt:i4>0</vt:i4>
      </vt:variant>
      <vt:variant>
        <vt:i4>5</vt:i4>
      </vt:variant>
      <vt:variant>
        <vt:lpwstr>https://grid3.org/news/zambia-partners-with-grid3-to-produce-pop-estimates</vt:lpwstr>
      </vt:variant>
      <vt:variant>
        <vt:lpwstr/>
      </vt:variant>
      <vt:variant>
        <vt:i4>3997818</vt:i4>
      </vt:variant>
      <vt:variant>
        <vt:i4>1719</vt:i4>
      </vt:variant>
      <vt:variant>
        <vt:i4>0</vt:i4>
      </vt:variant>
      <vt:variant>
        <vt:i4>5</vt:i4>
      </vt:variant>
      <vt:variant>
        <vt:lpwstr>https://grid3.org/about-us</vt:lpwstr>
      </vt:variant>
      <vt:variant>
        <vt:lpwstr/>
      </vt:variant>
      <vt:variant>
        <vt:i4>7667746</vt:i4>
      </vt:variant>
      <vt:variant>
        <vt:i4>1716</vt:i4>
      </vt:variant>
      <vt:variant>
        <vt:i4>0</vt:i4>
      </vt:variant>
      <vt:variant>
        <vt:i4>5</vt:i4>
      </vt:variant>
      <vt:variant>
        <vt:lpwstr>https://wpgp.github.io/bookworm/gridded-population-estimates.html</vt:lpwstr>
      </vt:variant>
      <vt:variant>
        <vt:lpwstr>ref-leasure2020national</vt:lpwstr>
      </vt:variant>
      <vt:variant>
        <vt:i4>6488177</vt:i4>
      </vt:variant>
      <vt:variant>
        <vt:i4>1713</vt:i4>
      </vt:variant>
      <vt:variant>
        <vt:i4>0</vt:i4>
      </vt:variant>
      <vt:variant>
        <vt:i4>5</vt:i4>
      </vt:variant>
      <vt:variant>
        <vt:lpwstr>https://www.sciencedirect.com/science/article/pii/S0143622824002212</vt:lpwstr>
      </vt:variant>
      <vt:variant>
        <vt:lpwstr/>
      </vt:variant>
      <vt:variant>
        <vt:i4>131143</vt:i4>
      </vt:variant>
      <vt:variant>
        <vt:i4>1710</vt:i4>
      </vt:variant>
      <vt:variant>
        <vt:i4>0</vt:i4>
      </vt:variant>
      <vt:variant>
        <vt:i4>5</vt:i4>
      </vt:variant>
      <vt:variant>
        <vt:lpwstr>https://journals.plos.org/plosone/article?id=10.1371/journal.pone.0107042</vt:lpwstr>
      </vt:variant>
      <vt:variant>
        <vt:lpwstr/>
      </vt:variant>
      <vt:variant>
        <vt:i4>1376350</vt:i4>
      </vt:variant>
      <vt:variant>
        <vt:i4>1707</vt:i4>
      </vt:variant>
      <vt:variant>
        <vt:i4>0</vt:i4>
      </vt:variant>
      <vt:variant>
        <vt:i4>5</vt:i4>
      </vt:variant>
      <vt:variant>
        <vt:lpwstr>https://wpgp.github.io/bookworm/gridded-population-estimates.html</vt:lpwstr>
      </vt:variant>
      <vt:variant>
        <vt:lpwstr>ref-stevens2015disaggregating</vt:lpwstr>
      </vt:variant>
      <vt:variant>
        <vt:i4>74</vt:i4>
      </vt:variant>
      <vt:variant>
        <vt:i4>1704</vt:i4>
      </vt:variant>
      <vt:variant>
        <vt:i4>0</vt:i4>
      </vt:variant>
      <vt:variant>
        <vt:i4>5</vt:i4>
      </vt:variant>
      <vt:variant>
        <vt:lpwstr>https://www.gov.uk/government/publications/joined-up-data-in-government-the-future-of-data-linking-methods/splink-mojs-open-source-library-for-probabilistic-record-linkage-at-scale</vt:lpwstr>
      </vt:variant>
      <vt:variant>
        <vt:lpwstr/>
      </vt:variant>
      <vt:variant>
        <vt:i4>3342420</vt:i4>
      </vt:variant>
      <vt:variant>
        <vt:i4>1701</vt:i4>
      </vt:variant>
      <vt:variant>
        <vt:i4>0</vt:i4>
      </vt:variant>
      <vt:variant>
        <vt:i4>5</vt:i4>
      </vt:variant>
      <vt:variant>
        <vt:lpwstr>https://github.com/Data-Linkage/pes_match</vt:lpwstr>
      </vt:variant>
      <vt:variant>
        <vt:lpwstr/>
      </vt:variant>
      <vt:variant>
        <vt:i4>2555995</vt:i4>
      </vt:variant>
      <vt:variant>
        <vt:i4>1698</vt:i4>
      </vt:variant>
      <vt:variant>
        <vt:i4>0</vt:i4>
      </vt:variant>
      <vt:variant>
        <vt:i4>5</vt:i4>
      </vt:variant>
      <vt:variant>
        <vt:lpwstr>https://github.com/Data-Linkage/Clerical_Resolution_Online_Widget</vt:lpwstr>
      </vt:variant>
      <vt:variant>
        <vt:lpwstr/>
      </vt:variant>
      <vt:variant>
        <vt:i4>9</vt:i4>
      </vt:variant>
      <vt:variant>
        <vt:i4>1695</vt:i4>
      </vt:variant>
      <vt:variant>
        <vt:i4>0</vt:i4>
      </vt:variant>
      <vt:variant>
        <vt:i4>5</vt:i4>
      </vt:variant>
      <vt:variant>
        <vt:lpwstr>https://www.statistics.gov.rw/publication/thematic-report-post-enumeration-survey</vt:lpwstr>
      </vt:variant>
      <vt:variant>
        <vt:lpwstr/>
      </vt:variant>
      <vt:variant>
        <vt:i4>6815782</vt:i4>
      </vt:variant>
      <vt:variant>
        <vt:i4>1692</vt:i4>
      </vt:variant>
      <vt:variant>
        <vt:i4>0</vt:i4>
      </vt:variant>
      <vt:variant>
        <vt:i4>5</vt:i4>
      </vt:variant>
      <vt:variant>
        <vt:lpwstr>https://docslib.org/doc/2577669/trout-catfish-and-roach-the-beginner-s-guide-to-census-population-estimates</vt:lpwstr>
      </vt:variant>
      <vt:variant>
        <vt:lpwstr/>
      </vt:variant>
      <vt:variant>
        <vt:i4>5308456</vt:i4>
      </vt:variant>
      <vt:variant>
        <vt:i4>1689</vt:i4>
      </vt:variant>
      <vt:variant>
        <vt:i4>0</vt:i4>
      </vt:variant>
      <vt:variant>
        <vt:i4>5</vt:i4>
      </vt:variant>
      <vt:variant>
        <vt:lpwstr>https://unstats.un.org/unsd/demographic/standmeth/handbooks/Manual_PESen.pdf</vt:lpwstr>
      </vt:variant>
      <vt:variant>
        <vt:lpwstr/>
      </vt:variant>
      <vt:variant>
        <vt:i4>7274529</vt:i4>
      </vt:variant>
      <vt:variant>
        <vt:i4>1686</vt:i4>
      </vt:variant>
      <vt:variant>
        <vt:i4>0</vt:i4>
      </vt:variant>
      <vt:variant>
        <vt:i4>5</vt:i4>
      </vt:variant>
      <vt:variant>
        <vt:lpwstr>https://unstats.un.org/UNSDWebsite/statcom/session_56/documents/BG-3b-Draft_P&amp;R_4th_Rev-E.pdf</vt:lpwstr>
      </vt:variant>
      <vt:variant>
        <vt:lpwstr/>
      </vt:variant>
      <vt:variant>
        <vt:i4>3801121</vt:i4>
      </vt:variant>
      <vt:variant>
        <vt:i4>1677</vt:i4>
      </vt:variant>
      <vt:variant>
        <vt:i4>0</vt:i4>
      </vt:variant>
      <vt:variant>
        <vt:i4>5</vt:i4>
      </vt:variant>
      <vt:variant>
        <vt:lpwstr>https://eur03.safelinks.protection.outlook.com/?url=https%3A%2F%2Fwww.statistics.gov.rw%2Fpublication%2Fthematic-report-post-enumeration-survey&amp;data=05%7C02%7CRachel.Shipsey%40ons.gov.uk%7Cbb17db56f2284fb8036508dcb138a855%7C078807bfce824688bce00d811684dc46%7C0%7C0%7C638580104136277412%7CUnknown%7CTWFpbGZsb3d8eyJWIjoiMC4wLjAwMDAiLCJQIjoiV2luMzIiLCJBTiI6Ik1haWwiLCJXVCI6Mn0%3D%7C0%7C%7C%7C&amp;sdata=SIlfURaJcjHaN6yaUxAHpkOat1ly4zcmUCC3%2F9Hg70M%3D&amp;reserved=0</vt:lpwstr>
      </vt:variant>
      <vt:variant>
        <vt:lpwstr/>
      </vt:variant>
      <vt:variant>
        <vt:i4>6160465</vt:i4>
      </vt:variant>
      <vt:variant>
        <vt:i4>1674</vt:i4>
      </vt:variant>
      <vt:variant>
        <vt:i4>0</vt:i4>
      </vt:variant>
      <vt:variant>
        <vt:i4>5</vt:i4>
      </vt:variant>
      <vt:variant>
        <vt:lpwstr>https://www.statistics.gov.rw/datasource/fifth-population-and-housing-census-2022</vt:lpwstr>
      </vt:variant>
      <vt:variant>
        <vt:lpwstr/>
      </vt:variant>
      <vt:variant>
        <vt:i4>3801121</vt:i4>
      </vt:variant>
      <vt:variant>
        <vt:i4>1671</vt:i4>
      </vt:variant>
      <vt:variant>
        <vt:i4>0</vt:i4>
      </vt:variant>
      <vt:variant>
        <vt:i4>5</vt:i4>
      </vt:variant>
      <vt:variant>
        <vt:lpwstr>https://eur03.safelinks.protection.outlook.com/?url=https%3A%2F%2Fwww.statistics.gov.rw%2Fpublication%2Fthematic-report-post-enumeration-survey&amp;data=05%7C02%7CRachel.Shipsey%40ons.gov.uk%7Cbb17db56f2284fb8036508dcb138a855%7C078807bfce824688bce00d811684dc46%7C0%7C0%7C638580104136277412%7CUnknown%7CTWFpbGZsb3d8eyJWIjoiMC4wLjAwMDAiLCJQIjoiV2luMzIiLCJBTiI6Ik1haWwiLCJXVCI6Mn0%3D%7C0%7C%7C%7C&amp;sdata=SIlfURaJcjHaN6yaUxAHpkOat1ly4zcmUCC3%2F9Hg70M%3D&amp;reserved=0</vt:lpwstr>
      </vt:variant>
      <vt:variant>
        <vt:lpwstr/>
      </vt:variant>
      <vt:variant>
        <vt:i4>6815782</vt:i4>
      </vt:variant>
      <vt:variant>
        <vt:i4>1668</vt:i4>
      </vt:variant>
      <vt:variant>
        <vt:i4>0</vt:i4>
      </vt:variant>
      <vt:variant>
        <vt:i4>5</vt:i4>
      </vt:variant>
      <vt:variant>
        <vt:lpwstr>https://docslib.org/doc/2577669/trout-catfish-and-roach-the-beginner-s-guide-to-census-population-estimates</vt:lpwstr>
      </vt:variant>
      <vt:variant>
        <vt:lpwstr/>
      </vt:variant>
      <vt:variant>
        <vt:i4>3866728</vt:i4>
      </vt:variant>
      <vt:variant>
        <vt:i4>1665</vt:i4>
      </vt:variant>
      <vt:variant>
        <vt:i4>0</vt:i4>
      </vt:variant>
      <vt:variant>
        <vt:i4>5</vt:i4>
      </vt:variant>
      <vt:variant>
        <vt:lpwstr>https://www.bing.com/ck/a?!&amp;&amp;p=b1a8a35dfe8b791fJmltdHM9MTcxODg0MTYwMCZpZ3VpZD0wY2VmM2U1ZS03NTE3LTZiNDYtMjU1NC0yYWZhNzRhYzZhNmImaW5zaWQ9NTIxNg&amp;ptn=3&amp;ver=2&amp;hsh=3&amp;fclid=0cef3e5e-7517-6b46-2554-2afa74ac6a6b&amp;psq=CROW+clerical+matching+system&amp;u=a1aHR0cHM6Ly9naXRodWIuY29tL0RhdGEtTGlua2FnZS9DbGVyaWNhbF9SZXNvbHV0aW9uX09ubGluZV9XaWRnZXQ&amp;ntb=1</vt:lpwstr>
      </vt:variant>
      <vt:variant>
        <vt:lpwstr/>
      </vt:variant>
      <vt:variant>
        <vt:i4>3735584</vt:i4>
      </vt:variant>
      <vt:variant>
        <vt:i4>1662</vt:i4>
      </vt:variant>
      <vt:variant>
        <vt:i4>0</vt:i4>
      </vt:variant>
      <vt:variant>
        <vt:i4>5</vt:i4>
      </vt:variant>
      <vt:variant>
        <vt:lpwstr>https://www.bing.com/ck/a?!&amp;&amp;p=56cfcc607191cb4dJmltdHM9MTcxODg0MTYwMCZpZ3VpZD0zMmMzN2ZmNS1lZTZiLTZhOGItMDU4OS02YjUxZWY0YzZiOTImaW5zaWQ9NTIyNA&amp;ptn=3&amp;ver=2&amp;hsh=3&amp;fclid=32c37ff5-ee6b-6a8b-0589-6b51ef4c6b92&amp;psq=Splink&amp;u=a1aHR0cHM6Ly93d3cuZ292LnVrL2dvdmVybm1lbnQvcHVibGljYXRpb25zL2pvaW5lZC11cC1kYXRhLWluLWdvdmVybm1lbnQtdGhlLWZ1dHVyZS1vZi1kYXRhLWxpbmtpbmctbWV0aG9kcy9zcGxpbmstbW9qcy1vcGVuLXNvdXJjZS1saWJyYXJ5LWZvci1wcm9iYWJpbGlzdGljLXJlY29yZC1saW5rYWdlLWF0LXNjYWxl&amp;ntb=1%20</vt:lpwstr>
      </vt:variant>
      <vt:variant>
        <vt:lpwstr/>
      </vt:variant>
      <vt:variant>
        <vt:i4>983139</vt:i4>
      </vt:variant>
      <vt:variant>
        <vt:i4>1659</vt:i4>
      </vt:variant>
      <vt:variant>
        <vt:i4>0</vt:i4>
      </vt:variant>
      <vt:variant>
        <vt:i4>5</vt:i4>
      </vt:variant>
      <vt:variant>
        <vt:lpwstr>https://github.com/Data-Linkage/pes_match/tree/main</vt:lpwstr>
      </vt:variant>
      <vt:variant>
        <vt:lpwstr/>
      </vt:variant>
      <vt:variant>
        <vt:i4>5308456</vt:i4>
      </vt:variant>
      <vt:variant>
        <vt:i4>1656</vt:i4>
      </vt:variant>
      <vt:variant>
        <vt:i4>0</vt:i4>
      </vt:variant>
      <vt:variant>
        <vt:i4>5</vt:i4>
      </vt:variant>
      <vt:variant>
        <vt:lpwstr>https://unstats.un.org/unsd/demographic/standmeth/handbooks/Manual_PESen.pdf</vt:lpwstr>
      </vt:variant>
      <vt:variant>
        <vt:lpwstr/>
      </vt:variant>
      <vt:variant>
        <vt:i4>7536735</vt:i4>
      </vt:variant>
      <vt:variant>
        <vt:i4>1653</vt:i4>
      </vt:variant>
      <vt:variant>
        <vt:i4>0</vt:i4>
      </vt:variant>
      <vt:variant>
        <vt:i4>5</vt:i4>
      </vt:variant>
      <vt:variant>
        <vt:lpwstr/>
      </vt:variant>
      <vt:variant>
        <vt:lpwstr>_Challenges_and_Lessons</vt:lpwstr>
      </vt:variant>
      <vt:variant>
        <vt:i4>4259929</vt:i4>
      </vt:variant>
      <vt:variant>
        <vt:i4>1650</vt:i4>
      </vt:variant>
      <vt:variant>
        <vt:i4>0</vt:i4>
      </vt:variant>
      <vt:variant>
        <vt:i4>5</vt:i4>
      </vt:variant>
      <vt:variant>
        <vt:lpwstr/>
      </vt:variant>
      <vt:variant>
        <vt:lpwstr>_Census_Budget</vt:lpwstr>
      </vt:variant>
      <vt:variant>
        <vt:i4>7143470</vt:i4>
      </vt:variant>
      <vt:variant>
        <vt:i4>1647</vt:i4>
      </vt:variant>
      <vt:variant>
        <vt:i4>0</vt:i4>
      </vt:variant>
      <vt:variant>
        <vt:i4>5</vt:i4>
      </vt:variant>
      <vt:variant>
        <vt:lpwstr>https://www.nngroup.com/articles/f-shaped-pattern-reading-web-content/</vt:lpwstr>
      </vt:variant>
      <vt:variant>
        <vt:lpwstr/>
      </vt:variant>
      <vt:variant>
        <vt:i4>5767197</vt:i4>
      </vt:variant>
      <vt:variant>
        <vt:i4>1644</vt:i4>
      </vt:variant>
      <vt:variant>
        <vt:i4>0</vt:i4>
      </vt:variant>
      <vt:variant>
        <vt:i4>5</vt:i4>
      </vt:variant>
      <vt:variant>
        <vt:lpwstr>https://www12.statcan.gc.ca/census-recensement/2021/ref/prodserv/overview-apercu-eng.cfm</vt:lpwstr>
      </vt:variant>
      <vt:variant>
        <vt:lpwstr/>
      </vt:variant>
      <vt:variant>
        <vt:i4>7864367</vt:i4>
      </vt:variant>
      <vt:variant>
        <vt:i4>1641</vt:i4>
      </vt:variant>
      <vt:variant>
        <vt:i4>0</vt:i4>
      </vt:variant>
      <vt:variant>
        <vt:i4>5</vt:i4>
      </vt:variant>
      <vt:variant>
        <vt:lpwstr>https://www.census.gov/content/dam/Census/library/working-papers/2016/demo/stic-publicity-final.pdf</vt:lpwstr>
      </vt:variant>
      <vt:variant>
        <vt:lpwstr/>
      </vt:variant>
      <vt:variant>
        <vt:i4>393232</vt:i4>
      </vt:variant>
      <vt:variant>
        <vt:i4>1638</vt:i4>
      </vt:variant>
      <vt:variant>
        <vt:i4>0</vt:i4>
      </vt:variant>
      <vt:variant>
        <vt:i4>5</vt:i4>
      </vt:variant>
      <vt:variant>
        <vt:lpwstr>http://www.zimstat.co.zw/</vt:lpwstr>
      </vt:variant>
      <vt:variant>
        <vt:lpwstr/>
      </vt:variant>
      <vt:variant>
        <vt:i4>-7798772</vt:i4>
      </vt:variant>
      <vt:variant>
        <vt:i4>1635</vt:i4>
      </vt:variant>
      <vt:variant>
        <vt:i4>0</vt:i4>
      </vt:variant>
      <vt:variant>
        <vt:i4>5</vt:i4>
      </vt:variant>
      <vt:variant>
        <vt:lpwstr/>
      </vt:variant>
      <vt:variant>
        <vt:lpwstr>_10.1.2￼Lessons_Learnt</vt:lpwstr>
      </vt:variant>
      <vt:variant>
        <vt:i4>1376309</vt:i4>
      </vt:variant>
      <vt:variant>
        <vt:i4>1632</vt:i4>
      </vt:variant>
      <vt:variant>
        <vt:i4>0</vt:i4>
      </vt:variant>
      <vt:variant>
        <vt:i4>5</vt:i4>
      </vt:variant>
      <vt:variant>
        <vt:lpwstr/>
      </vt:variant>
      <vt:variant>
        <vt:lpwstr>_Selected_country_experiences</vt:lpwstr>
      </vt:variant>
      <vt:variant>
        <vt:i4>2162759</vt:i4>
      </vt:variant>
      <vt:variant>
        <vt:i4>1629</vt:i4>
      </vt:variant>
      <vt:variant>
        <vt:i4>0</vt:i4>
      </vt:variant>
      <vt:variant>
        <vt:i4>5</vt:i4>
      </vt:variant>
      <vt:variant>
        <vt:lpwstr/>
      </vt:variant>
      <vt:variant>
        <vt:lpwstr>_CHAPTER_TWO:_Digital</vt:lpwstr>
      </vt:variant>
      <vt:variant>
        <vt:i4>2162759</vt:i4>
      </vt:variant>
      <vt:variant>
        <vt:i4>1626</vt:i4>
      </vt:variant>
      <vt:variant>
        <vt:i4>0</vt:i4>
      </vt:variant>
      <vt:variant>
        <vt:i4>5</vt:i4>
      </vt:variant>
      <vt:variant>
        <vt:lpwstr/>
      </vt:variant>
      <vt:variant>
        <vt:lpwstr>_CHAPTER_TWO:_Digital</vt:lpwstr>
      </vt:variant>
      <vt:variant>
        <vt:i4>7274529</vt:i4>
      </vt:variant>
      <vt:variant>
        <vt:i4>1623</vt:i4>
      </vt:variant>
      <vt:variant>
        <vt:i4>0</vt:i4>
      </vt:variant>
      <vt:variant>
        <vt:i4>5</vt:i4>
      </vt:variant>
      <vt:variant>
        <vt:lpwstr>https://unstats.un.org/UNSDWebsite/statcom/session_56/documents/BG-3b-Draft_P&amp;R_4th_Rev-E.pdf</vt:lpwstr>
      </vt:variant>
      <vt:variant>
        <vt:lpwstr/>
      </vt:variant>
      <vt:variant>
        <vt:i4>4521900</vt:i4>
      </vt:variant>
      <vt:variant>
        <vt:i4>1620</vt:i4>
      </vt:variant>
      <vt:variant>
        <vt:i4>0</vt:i4>
      </vt:variant>
      <vt:variant>
        <vt:i4>5</vt:i4>
      </vt:variant>
      <vt:variant>
        <vt:lpwstr/>
      </vt:variant>
      <vt:variant>
        <vt:lpwstr>_2.1￼Development_of_the</vt:lpwstr>
      </vt:variant>
      <vt:variant>
        <vt:i4>1376309</vt:i4>
      </vt:variant>
      <vt:variant>
        <vt:i4>1617</vt:i4>
      </vt:variant>
      <vt:variant>
        <vt:i4>0</vt:i4>
      </vt:variant>
      <vt:variant>
        <vt:i4>5</vt:i4>
      </vt:variant>
      <vt:variant>
        <vt:lpwstr/>
      </vt:variant>
      <vt:variant>
        <vt:lpwstr>_Selected_country_experiences</vt:lpwstr>
      </vt:variant>
      <vt:variant>
        <vt:i4>7798839</vt:i4>
      </vt:variant>
      <vt:variant>
        <vt:i4>1614</vt:i4>
      </vt:variant>
      <vt:variant>
        <vt:i4>0</vt:i4>
      </vt:variant>
      <vt:variant>
        <vt:i4>5</vt:i4>
      </vt:variant>
      <vt:variant>
        <vt:lpwstr>https://www.unfpa.org/sites/default/files/resource-pdf/Archiving-Brief.pdf</vt:lpwstr>
      </vt:variant>
      <vt:variant>
        <vt:lpwstr/>
      </vt:variant>
      <vt:variant>
        <vt:i4>3539062</vt:i4>
      </vt:variant>
      <vt:variant>
        <vt:i4>1611</vt:i4>
      </vt:variant>
      <vt:variant>
        <vt:i4>0</vt:i4>
      </vt:variant>
      <vt:variant>
        <vt:i4>5</vt:i4>
      </vt:variant>
      <vt:variant>
        <vt:lpwstr>https://www.unfpa.org/resources/census-data-archiving-and-preservation</vt:lpwstr>
      </vt:variant>
      <vt:variant>
        <vt:lpwstr/>
      </vt:variant>
      <vt:variant>
        <vt:i4>7274529</vt:i4>
      </vt:variant>
      <vt:variant>
        <vt:i4>1608</vt:i4>
      </vt:variant>
      <vt:variant>
        <vt:i4>0</vt:i4>
      </vt:variant>
      <vt:variant>
        <vt:i4>5</vt:i4>
      </vt:variant>
      <vt:variant>
        <vt:lpwstr>https://unstats.un.org/UNSDWebsite/statcom/session_56/documents/BG-3b-Draft_P&amp;R_4th_Rev-E.pdf</vt:lpwstr>
      </vt:variant>
      <vt:variant>
        <vt:lpwstr/>
      </vt:variant>
      <vt:variant>
        <vt:i4>393232</vt:i4>
      </vt:variant>
      <vt:variant>
        <vt:i4>1593</vt:i4>
      </vt:variant>
      <vt:variant>
        <vt:i4>0</vt:i4>
      </vt:variant>
      <vt:variant>
        <vt:i4>5</vt:i4>
      </vt:variant>
      <vt:variant>
        <vt:lpwstr>http://www.zimstat.co.zw/</vt:lpwstr>
      </vt:variant>
      <vt:variant>
        <vt:lpwstr/>
      </vt:variant>
      <vt:variant>
        <vt:i4>3539000</vt:i4>
      </vt:variant>
      <vt:variant>
        <vt:i4>1590</vt:i4>
      </vt:variant>
      <vt:variant>
        <vt:i4>0</vt:i4>
      </vt:variant>
      <vt:variant>
        <vt:i4>5</vt:i4>
      </vt:variant>
      <vt:variant>
        <vt:lpwstr>https://content.iospress.com/download/statistical-journal-of-the-iaos/sji190587?id=statistical-journal-of-the-iaos%2Fsji190587</vt:lpwstr>
      </vt:variant>
      <vt:variant>
        <vt:lpwstr/>
      </vt:variant>
      <vt:variant>
        <vt:i4>4521900</vt:i4>
      </vt:variant>
      <vt:variant>
        <vt:i4>1581</vt:i4>
      </vt:variant>
      <vt:variant>
        <vt:i4>0</vt:i4>
      </vt:variant>
      <vt:variant>
        <vt:i4>5</vt:i4>
      </vt:variant>
      <vt:variant>
        <vt:lpwstr/>
      </vt:variant>
      <vt:variant>
        <vt:lpwstr>_2.1￼Development_of_the</vt:lpwstr>
      </vt:variant>
      <vt:variant>
        <vt:i4>5832765</vt:i4>
      </vt:variant>
      <vt:variant>
        <vt:i4>1575</vt:i4>
      </vt:variant>
      <vt:variant>
        <vt:i4>0</vt:i4>
      </vt:variant>
      <vt:variant>
        <vt:i4>5</vt:i4>
      </vt:variant>
      <vt:variant>
        <vt:lpwstr/>
      </vt:variant>
      <vt:variant>
        <vt:lpwstr>_CHAPTER_THREE:_Digital</vt:lpwstr>
      </vt:variant>
      <vt:variant>
        <vt:i4>1114204</vt:i4>
      </vt:variant>
      <vt:variant>
        <vt:i4>1572</vt:i4>
      </vt:variant>
      <vt:variant>
        <vt:i4>0</vt:i4>
      </vt:variant>
      <vt:variant>
        <vt:i4>5</vt:i4>
      </vt:variant>
      <vt:variant>
        <vt:lpwstr/>
      </vt:variant>
      <vt:variant>
        <vt:lpwstr>_6.2_Training</vt:lpwstr>
      </vt:variant>
      <vt:variant>
        <vt:i4>4194425</vt:i4>
      </vt:variant>
      <vt:variant>
        <vt:i4>1569</vt:i4>
      </vt:variant>
      <vt:variant>
        <vt:i4>0</vt:i4>
      </vt:variant>
      <vt:variant>
        <vt:i4>5</vt:i4>
      </vt:variant>
      <vt:variant>
        <vt:lpwstr/>
      </vt:variant>
      <vt:variant>
        <vt:lpwstr>_10.4_Data_quality</vt:lpwstr>
      </vt:variant>
      <vt:variant>
        <vt:i4>7340036</vt:i4>
      </vt:variant>
      <vt:variant>
        <vt:i4>1566</vt:i4>
      </vt:variant>
      <vt:variant>
        <vt:i4>0</vt:i4>
      </vt:variant>
      <vt:variant>
        <vt:i4>5</vt:i4>
      </vt:variant>
      <vt:variant>
        <vt:lpwstr/>
      </vt:variant>
      <vt:variant>
        <vt:lpwstr>_9.2.2_Census_and</vt:lpwstr>
      </vt:variant>
      <vt:variant>
        <vt:i4>6553617</vt:i4>
      </vt:variant>
      <vt:variant>
        <vt:i4>1563</vt:i4>
      </vt:variant>
      <vt:variant>
        <vt:i4>0</vt:i4>
      </vt:variant>
      <vt:variant>
        <vt:i4>5</vt:i4>
      </vt:variant>
      <vt:variant>
        <vt:lpwstr/>
      </vt:variant>
      <vt:variant>
        <vt:lpwstr>_8.2_Publicity_and</vt:lpwstr>
      </vt:variant>
      <vt:variant>
        <vt:i4>7274529</vt:i4>
      </vt:variant>
      <vt:variant>
        <vt:i4>1554</vt:i4>
      </vt:variant>
      <vt:variant>
        <vt:i4>0</vt:i4>
      </vt:variant>
      <vt:variant>
        <vt:i4>5</vt:i4>
      </vt:variant>
      <vt:variant>
        <vt:lpwstr>https://unstats.un.org/UNSDWebsite/statcom/session_56/documents/BG-3b-Draft_P&amp;R_4th_Rev-E.pdf</vt:lpwstr>
      </vt:variant>
      <vt:variant>
        <vt:lpwstr/>
      </vt:variant>
      <vt:variant>
        <vt:i4>2687091</vt:i4>
      </vt:variant>
      <vt:variant>
        <vt:i4>1551</vt:i4>
      </vt:variant>
      <vt:variant>
        <vt:i4>0</vt:i4>
      </vt:variant>
      <vt:variant>
        <vt:i4>5</vt:i4>
      </vt:variant>
      <vt:variant>
        <vt:lpwstr>https://www.census.gov/content/dam/Census/programs-surveys/international-programs/stic/assessing-quality-fieldwork.pdf</vt:lpwstr>
      </vt:variant>
      <vt:variant>
        <vt:lpwstr/>
      </vt:variant>
      <vt:variant>
        <vt:i4>327791</vt:i4>
      </vt:variant>
      <vt:variant>
        <vt:i4>1539</vt:i4>
      </vt:variant>
      <vt:variant>
        <vt:i4>0</vt:i4>
      </vt:variant>
      <vt:variant>
        <vt:i4>5</vt:i4>
      </vt:variant>
      <vt:variant>
        <vt:lpwstr>https://unstats.un.org/unsd/publication/seriesf/series_f83rev2en.pdf</vt:lpwstr>
      </vt:variant>
      <vt:variant>
        <vt:lpwstr/>
      </vt:variant>
      <vt:variant>
        <vt:i4>-3080136</vt:i4>
      </vt:variant>
      <vt:variant>
        <vt:i4>1536</vt:i4>
      </vt:variant>
      <vt:variant>
        <vt:i4>0</vt:i4>
      </vt:variant>
      <vt:variant>
        <vt:i4>5</vt:i4>
      </vt:variant>
      <vt:variant>
        <vt:lpwstr/>
      </vt:variant>
      <vt:variant>
        <vt:lpwstr>_5.1_￼Key_areas</vt:lpwstr>
      </vt:variant>
      <vt:variant>
        <vt:i4>4849703</vt:i4>
      </vt:variant>
      <vt:variant>
        <vt:i4>1533</vt:i4>
      </vt:variant>
      <vt:variant>
        <vt:i4>0</vt:i4>
      </vt:variant>
      <vt:variant>
        <vt:i4>5</vt:i4>
      </vt:variant>
      <vt:variant>
        <vt:lpwstr/>
      </vt:variant>
      <vt:variant>
        <vt:lpwstr>_CHAPTER_THREE:_Geospatial</vt:lpwstr>
      </vt:variant>
      <vt:variant>
        <vt:i4>3473408</vt:i4>
      </vt:variant>
      <vt:variant>
        <vt:i4>1518</vt:i4>
      </vt:variant>
      <vt:variant>
        <vt:i4>0</vt:i4>
      </vt:variant>
      <vt:variant>
        <vt:i4>5</vt:i4>
      </vt:variant>
      <vt:variant>
        <vt:lpwstr/>
      </vt:variant>
      <vt:variant>
        <vt:lpwstr>_Census_Implementation_Committees</vt:lpwstr>
      </vt:variant>
      <vt:variant>
        <vt:i4>5177417</vt:i4>
      </vt:variant>
      <vt:variant>
        <vt:i4>1515</vt:i4>
      </vt:variant>
      <vt:variant>
        <vt:i4>0</vt:i4>
      </vt:variant>
      <vt:variant>
        <vt:i4>5</vt:i4>
      </vt:variant>
      <vt:variant>
        <vt:lpwstr/>
      </vt:variant>
      <vt:variant>
        <vt:lpwstr>_Data_Security</vt:lpwstr>
      </vt:variant>
      <vt:variant>
        <vt:i4>327791</vt:i4>
      </vt:variant>
      <vt:variant>
        <vt:i4>1512</vt:i4>
      </vt:variant>
      <vt:variant>
        <vt:i4>0</vt:i4>
      </vt:variant>
      <vt:variant>
        <vt:i4>5</vt:i4>
      </vt:variant>
      <vt:variant>
        <vt:lpwstr>https://unstats.un.org/unsd/publication/seriesf/series_f83rev2en.pdf</vt:lpwstr>
      </vt:variant>
      <vt:variant>
        <vt:lpwstr/>
      </vt:variant>
      <vt:variant>
        <vt:i4>5046322</vt:i4>
      </vt:variant>
      <vt:variant>
        <vt:i4>1509</vt:i4>
      </vt:variant>
      <vt:variant>
        <vt:i4>0</vt:i4>
      </vt:variant>
      <vt:variant>
        <vt:i4>5</vt:i4>
      </vt:variant>
      <vt:variant>
        <vt:lpwstr/>
      </vt:variant>
      <vt:variant>
        <vt:lpwstr>_CHAPTER_SEVEN:_Recruitment</vt:lpwstr>
      </vt:variant>
      <vt:variant>
        <vt:i4>2883675</vt:i4>
      </vt:variant>
      <vt:variant>
        <vt:i4>1506</vt:i4>
      </vt:variant>
      <vt:variant>
        <vt:i4>0</vt:i4>
      </vt:variant>
      <vt:variant>
        <vt:i4>5</vt:i4>
      </vt:variant>
      <vt:variant>
        <vt:lpwstr/>
      </vt:variant>
      <vt:variant>
        <vt:lpwstr>_Chapter_TEN:_Quality</vt:lpwstr>
      </vt:variant>
      <vt:variant>
        <vt:i4>458868</vt:i4>
      </vt:variant>
      <vt:variant>
        <vt:i4>1503</vt:i4>
      </vt:variant>
      <vt:variant>
        <vt:i4>0</vt:i4>
      </vt:variant>
      <vt:variant>
        <vt:i4>5</vt:i4>
      </vt:variant>
      <vt:variant>
        <vt:lpwstr/>
      </vt:variant>
      <vt:variant>
        <vt:lpwstr>_Real-time_Monitoring_with</vt:lpwstr>
      </vt:variant>
      <vt:variant>
        <vt:i4>7274529</vt:i4>
      </vt:variant>
      <vt:variant>
        <vt:i4>1500</vt:i4>
      </vt:variant>
      <vt:variant>
        <vt:i4>0</vt:i4>
      </vt:variant>
      <vt:variant>
        <vt:i4>5</vt:i4>
      </vt:variant>
      <vt:variant>
        <vt:lpwstr>https://unstats.un.org/UNSDWebsite/statcom/session_56/documents/BG-3b-Draft_P&amp;R_4th_Rev-E.pdf</vt:lpwstr>
      </vt:variant>
      <vt:variant>
        <vt:lpwstr/>
      </vt:variant>
      <vt:variant>
        <vt:i4>7929941</vt:i4>
      </vt:variant>
      <vt:variant>
        <vt:i4>1497</vt:i4>
      </vt:variant>
      <vt:variant>
        <vt:i4>0</vt:i4>
      </vt:variant>
      <vt:variant>
        <vt:i4>5</vt:i4>
      </vt:variant>
      <vt:variant>
        <vt:lpwstr/>
      </vt:variant>
      <vt:variant>
        <vt:lpwstr>_Publicity_and_advocacy</vt:lpwstr>
      </vt:variant>
      <vt:variant>
        <vt:i4>4063317</vt:i4>
      </vt:variant>
      <vt:variant>
        <vt:i4>1494</vt:i4>
      </vt:variant>
      <vt:variant>
        <vt:i4>0</vt:i4>
      </vt:variant>
      <vt:variant>
        <vt:i4>5</vt:i4>
      </vt:variant>
      <vt:variant>
        <vt:lpwstr/>
      </vt:variant>
      <vt:variant>
        <vt:lpwstr>_CHAPTER_FOUR:_Enumeration</vt:lpwstr>
      </vt:variant>
      <vt:variant>
        <vt:i4>4849740</vt:i4>
      </vt:variant>
      <vt:variant>
        <vt:i4>1476</vt:i4>
      </vt:variant>
      <vt:variant>
        <vt:i4>0</vt:i4>
      </vt:variant>
      <vt:variant>
        <vt:i4>5</vt:i4>
      </vt:variant>
      <vt:variant>
        <vt:lpwstr/>
      </vt:variant>
      <vt:variant>
        <vt:lpwstr>_Data_Transmission</vt:lpwstr>
      </vt:variant>
      <vt:variant>
        <vt:i4>2359312</vt:i4>
      </vt:variant>
      <vt:variant>
        <vt:i4>1473</vt:i4>
      </vt:variant>
      <vt:variant>
        <vt:i4>0</vt:i4>
      </vt:variant>
      <vt:variant>
        <vt:i4>5</vt:i4>
      </vt:variant>
      <vt:variant>
        <vt:lpwstr/>
      </vt:variant>
      <vt:variant>
        <vt:lpwstr>_Provisioning_of_Devices</vt:lpwstr>
      </vt:variant>
      <vt:variant>
        <vt:i4>7274529</vt:i4>
      </vt:variant>
      <vt:variant>
        <vt:i4>1470</vt:i4>
      </vt:variant>
      <vt:variant>
        <vt:i4>0</vt:i4>
      </vt:variant>
      <vt:variant>
        <vt:i4>5</vt:i4>
      </vt:variant>
      <vt:variant>
        <vt:lpwstr>https://unstats.un.org/UNSDWebsite/statcom/session_56/documents/BG-3b-Draft_P&amp;R_4th_Rev-E.pdf</vt:lpwstr>
      </vt:variant>
      <vt:variant>
        <vt:lpwstr/>
      </vt:variant>
      <vt:variant>
        <vt:i4>6815816</vt:i4>
      </vt:variant>
      <vt:variant>
        <vt:i4>1467</vt:i4>
      </vt:variant>
      <vt:variant>
        <vt:i4>0</vt:i4>
      </vt:variant>
      <vt:variant>
        <vt:i4>5</vt:i4>
      </vt:variant>
      <vt:variant>
        <vt:lpwstr/>
      </vt:variant>
      <vt:variant>
        <vt:lpwstr>_Enumerator_recruitment_and</vt:lpwstr>
      </vt:variant>
      <vt:variant>
        <vt:i4>327687</vt:i4>
      </vt:variant>
      <vt:variant>
        <vt:i4>1464</vt:i4>
      </vt:variant>
      <vt:variant>
        <vt:i4>0</vt:i4>
      </vt:variant>
      <vt:variant>
        <vt:i4>5</vt:i4>
      </vt:variant>
      <vt:variant>
        <vt:lpwstr>http://www.nbs.go.tz/</vt:lpwstr>
      </vt:variant>
      <vt:variant>
        <vt:lpwstr/>
      </vt:variant>
      <vt:variant>
        <vt:i4>3473494</vt:i4>
      </vt:variant>
      <vt:variant>
        <vt:i4>1461</vt:i4>
      </vt:variant>
      <vt:variant>
        <vt:i4>0</vt:i4>
      </vt:variant>
      <vt:variant>
        <vt:i4>5</vt:i4>
      </vt:variant>
      <vt:variant>
        <vt:lpwstr/>
      </vt:variant>
      <vt:variant>
        <vt:lpwstr>_CHAPTER_SIX:_Census</vt:lpwstr>
      </vt:variant>
      <vt:variant>
        <vt:i4>7864345</vt:i4>
      </vt:variant>
      <vt:variant>
        <vt:i4>1458</vt:i4>
      </vt:variant>
      <vt:variant>
        <vt:i4>0</vt:i4>
      </vt:variant>
      <vt:variant>
        <vt:i4>5</vt:i4>
      </vt:variant>
      <vt:variant>
        <vt:lpwstr/>
      </vt:variant>
      <vt:variant>
        <vt:lpwstr>_Pre-enumeration_listing_of</vt:lpwstr>
      </vt:variant>
      <vt:variant>
        <vt:i4>917578</vt:i4>
      </vt:variant>
      <vt:variant>
        <vt:i4>1416</vt:i4>
      </vt:variant>
      <vt:variant>
        <vt:i4>0</vt:i4>
      </vt:variant>
      <vt:variant>
        <vt:i4>5</vt:i4>
      </vt:variant>
      <vt:variant>
        <vt:lpwstr>https://unstats.un.org/unsd/demographic/standmeth/handbooks/guideline-edct-census-v1.pdf</vt:lpwstr>
      </vt:variant>
      <vt:variant>
        <vt:lpwstr/>
      </vt:variant>
      <vt:variant>
        <vt:i4>7274529</vt:i4>
      </vt:variant>
      <vt:variant>
        <vt:i4>1413</vt:i4>
      </vt:variant>
      <vt:variant>
        <vt:i4>0</vt:i4>
      </vt:variant>
      <vt:variant>
        <vt:i4>5</vt:i4>
      </vt:variant>
      <vt:variant>
        <vt:lpwstr>https://unstats.un.org/UNSDWebsite/statcom/session_56/documents/BG-3b-Draft_P&amp;R_4th_Rev-E.pdf</vt:lpwstr>
      </vt:variant>
      <vt:variant>
        <vt:lpwstr/>
      </vt:variant>
      <vt:variant>
        <vt:i4>393299</vt:i4>
      </vt:variant>
      <vt:variant>
        <vt:i4>1410</vt:i4>
      </vt:variant>
      <vt:variant>
        <vt:i4>0</vt:i4>
      </vt:variant>
      <vt:variant>
        <vt:i4>5</vt:i4>
      </vt:variant>
      <vt:variant>
        <vt:lpwstr/>
      </vt:variant>
      <vt:variant>
        <vt:lpwstr>_6.1_Recruitment</vt:lpwstr>
      </vt:variant>
      <vt:variant>
        <vt:i4>4915104</vt:i4>
      </vt:variant>
      <vt:variant>
        <vt:i4>1407</vt:i4>
      </vt:variant>
      <vt:variant>
        <vt:i4>0</vt:i4>
      </vt:variant>
      <vt:variant>
        <vt:i4>5</vt:i4>
      </vt:variant>
      <vt:variant>
        <vt:lpwstr/>
      </vt:variant>
      <vt:variant>
        <vt:lpwstr>_2.2￼Development_of_census</vt:lpwstr>
      </vt:variant>
      <vt:variant>
        <vt:i4>7012451</vt:i4>
      </vt:variant>
      <vt:variant>
        <vt:i4>1404</vt:i4>
      </vt:variant>
      <vt:variant>
        <vt:i4>0</vt:i4>
      </vt:variant>
      <vt:variant>
        <vt:i4>5</vt:i4>
      </vt:variant>
      <vt:variant>
        <vt:lpwstr/>
      </vt:variant>
      <vt:variant>
        <vt:lpwstr>_PES_pilot</vt:lpwstr>
      </vt:variant>
      <vt:variant>
        <vt:i4>2031664</vt:i4>
      </vt:variant>
      <vt:variant>
        <vt:i4>1401</vt:i4>
      </vt:variant>
      <vt:variant>
        <vt:i4>0</vt:i4>
      </vt:variant>
      <vt:variant>
        <vt:i4>5</vt:i4>
      </vt:variant>
      <vt:variant>
        <vt:lpwstr/>
      </vt:variant>
      <vt:variant>
        <vt:lpwstr>_CHAPTER_ELEVEN:_Post-Enumeration</vt:lpwstr>
      </vt:variant>
      <vt:variant>
        <vt:i4>7340036</vt:i4>
      </vt:variant>
      <vt:variant>
        <vt:i4>1398</vt:i4>
      </vt:variant>
      <vt:variant>
        <vt:i4>0</vt:i4>
      </vt:variant>
      <vt:variant>
        <vt:i4>5</vt:i4>
      </vt:variant>
      <vt:variant>
        <vt:lpwstr/>
      </vt:variant>
      <vt:variant>
        <vt:lpwstr>_9.2.2_Census_and</vt:lpwstr>
      </vt:variant>
      <vt:variant>
        <vt:i4>7995400</vt:i4>
      </vt:variant>
      <vt:variant>
        <vt:i4>1395</vt:i4>
      </vt:variant>
      <vt:variant>
        <vt:i4>0</vt:i4>
      </vt:variant>
      <vt:variant>
        <vt:i4>5</vt:i4>
      </vt:variant>
      <vt:variant>
        <vt:lpwstr/>
      </vt:variant>
      <vt:variant>
        <vt:lpwstr>_3.2_Pilot_mapping</vt:lpwstr>
      </vt:variant>
      <vt:variant>
        <vt:i4>7733303</vt:i4>
      </vt:variant>
      <vt:variant>
        <vt:i4>1392</vt:i4>
      </vt:variant>
      <vt:variant>
        <vt:i4>0</vt:i4>
      </vt:variant>
      <vt:variant>
        <vt:i4>5</vt:i4>
      </vt:variant>
      <vt:variant>
        <vt:lpwstr>https://www.csprousers.org/help/CSPro/synchronization.html</vt:lpwstr>
      </vt:variant>
      <vt:variant>
        <vt:lpwstr/>
      </vt:variant>
      <vt:variant>
        <vt:i4>917578</vt:i4>
      </vt:variant>
      <vt:variant>
        <vt:i4>1389</vt:i4>
      </vt:variant>
      <vt:variant>
        <vt:i4>0</vt:i4>
      </vt:variant>
      <vt:variant>
        <vt:i4>5</vt:i4>
      </vt:variant>
      <vt:variant>
        <vt:lpwstr>https://unstats.un.org/unsd/demographic/standmeth/handbooks/guideline-edct-census-v1.pdf</vt:lpwstr>
      </vt:variant>
      <vt:variant>
        <vt:lpwstr/>
      </vt:variant>
      <vt:variant>
        <vt:i4>6029393</vt:i4>
      </vt:variant>
      <vt:variant>
        <vt:i4>1386</vt:i4>
      </vt:variant>
      <vt:variant>
        <vt:i4>0</vt:i4>
      </vt:variant>
      <vt:variant>
        <vt:i4>5</vt:i4>
      </vt:variant>
      <vt:variant>
        <vt:lpwstr>https://www.census.gov/content/dam/Census/programs-surveys/international-programs/stic/e-census-part4.pdf</vt:lpwstr>
      </vt:variant>
      <vt:variant>
        <vt:lpwstr/>
      </vt:variant>
      <vt:variant>
        <vt:i4>917578</vt:i4>
      </vt:variant>
      <vt:variant>
        <vt:i4>1383</vt:i4>
      </vt:variant>
      <vt:variant>
        <vt:i4>0</vt:i4>
      </vt:variant>
      <vt:variant>
        <vt:i4>5</vt:i4>
      </vt:variant>
      <vt:variant>
        <vt:lpwstr>https://unstats.un.org/unsd/demographic/standmeth/handbooks/guideline-edct-census-v1.pdf</vt:lpwstr>
      </vt:variant>
      <vt:variant>
        <vt:lpwstr/>
      </vt:variant>
      <vt:variant>
        <vt:i4>3080274</vt:i4>
      </vt:variant>
      <vt:variant>
        <vt:i4>1380</vt:i4>
      </vt:variant>
      <vt:variant>
        <vt:i4>0</vt:i4>
      </vt:variant>
      <vt:variant>
        <vt:i4>5</vt:i4>
      </vt:variant>
      <vt:variant>
        <vt:lpwstr>https://unstats.un.org/unsd/demographic-social/Standards-and-Methods/files/Principles_and_Recommendations/Population-and-Housing-Censuses/Series_M67rev3-E.pdf</vt:lpwstr>
      </vt:variant>
      <vt:variant>
        <vt:lpwstr/>
      </vt:variant>
      <vt:variant>
        <vt:i4>5308459</vt:i4>
      </vt:variant>
      <vt:variant>
        <vt:i4>1368</vt:i4>
      </vt:variant>
      <vt:variant>
        <vt:i4>0</vt:i4>
      </vt:variant>
      <vt:variant>
        <vt:i4>5</vt:i4>
      </vt:variant>
      <vt:variant>
        <vt:lpwstr>https://www.statssa.gov.za/?page_id=3902</vt:lpwstr>
      </vt:variant>
      <vt:variant>
        <vt:lpwstr/>
      </vt:variant>
      <vt:variant>
        <vt:i4>5963822</vt:i4>
      </vt:variant>
      <vt:variant>
        <vt:i4>1365</vt:i4>
      </vt:variant>
      <vt:variant>
        <vt:i4>0</vt:i4>
      </vt:variant>
      <vt:variant>
        <vt:i4>5</vt:i4>
      </vt:variant>
      <vt:variant>
        <vt:lpwstr>https://www.statssa.gov.za/?page_id=11703</vt:lpwstr>
      </vt:variant>
      <vt:variant>
        <vt:lpwstr/>
      </vt:variant>
      <vt:variant>
        <vt:i4>4522078</vt:i4>
      </vt:variant>
      <vt:variant>
        <vt:i4>1362</vt:i4>
      </vt:variant>
      <vt:variant>
        <vt:i4>0</vt:i4>
      </vt:variant>
      <vt:variant>
        <vt:i4>5</vt:i4>
      </vt:variant>
      <vt:variant>
        <vt:lpwstr>https://www.statssa.gov.za/wp-content/uploads/2023/10/Mbalo-brief-October-2023-WEB-FINAL.pdf</vt:lpwstr>
      </vt:variant>
      <vt:variant>
        <vt:lpwstr/>
      </vt:variant>
      <vt:variant>
        <vt:i4>4063338</vt:i4>
      </vt:variant>
      <vt:variant>
        <vt:i4>1359</vt:i4>
      </vt:variant>
      <vt:variant>
        <vt:i4>0</vt:i4>
      </vt:variant>
      <vt:variant>
        <vt:i4>5</vt:i4>
      </vt:variant>
      <vt:variant>
        <vt:lpwstr>https://data.grid3.org/maps/GRID3::grid3-zmb-population-v1-0/about</vt:lpwstr>
      </vt:variant>
      <vt:variant>
        <vt:lpwstr/>
      </vt:variant>
      <vt:variant>
        <vt:i4>3932275</vt:i4>
      </vt:variant>
      <vt:variant>
        <vt:i4>1356</vt:i4>
      </vt:variant>
      <vt:variant>
        <vt:i4>0</vt:i4>
      </vt:variant>
      <vt:variant>
        <vt:i4>5</vt:i4>
      </vt:variant>
      <vt:variant>
        <vt:lpwstr>https://grid3.org/news/zambia-partners-with-grid3-to-produce-pop-estimates</vt:lpwstr>
      </vt:variant>
      <vt:variant>
        <vt:lpwstr/>
      </vt:variant>
      <vt:variant>
        <vt:i4>917578</vt:i4>
      </vt:variant>
      <vt:variant>
        <vt:i4>1353</vt:i4>
      </vt:variant>
      <vt:variant>
        <vt:i4>0</vt:i4>
      </vt:variant>
      <vt:variant>
        <vt:i4>5</vt:i4>
      </vt:variant>
      <vt:variant>
        <vt:lpwstr>https://unstats.un.org/unsd/demographic/standmeth/handbooks/guideline-edct-census-v1.pdf</vt:lpwstr>
      </vt:variant>
      <vt:variant>
        <vt:lpwstr/>
      </vt:variant>
      <vt:variant>
        <vt:i4>2883678</vt:i4>
      </vt:variant>
      <vt:variant>
        <vt:i4>1350</vt:i4>
      </vt:variant>
      <vt:variant>
        <vt:i4>0</vt:i4>
      </vt:variant>
      <vt:variant>
        <vt:i4>5</vt:i4>
      </vt:variant>
      <vt:variant>
        <vt:lpwstr>C:\Users\rshipsey\AppData\Local\Microsoft\Olk\Attachments\ooa-83e08c89-3418-4eb8-a4e1-aca2a9ac5dd7\78b7e0129ae8776d8a3d184910ed4a21863c34a0b9789b99e04f4dc1bacefebf\English_E-Census Handbook_2024_14April25_RD_chapter_3.docx</vt:lpwstr>
      </vt:variant>
      <vt:variant>
        <vt:lpwstr>_CHAPTER_FIVE:_Pretest</vt:lpwstr>
      </vt:variant>
      <vt:variant>
        <vt:i4>5046355</vt:i4>
      </vt:variant>
      <vt:variant>
        <vt:i4>1347</vt:i4>
      </vt:variant>
      <vt:variant>
        <vt:i4>0</vt:i4>
      </vt:variant>
      <vt:variant>
        <vt:i4>5</vt:i4>
      </vt:variant>
      <vt:variant>
        <vt:lpwstr>https://www.unfpa.org/unfpa-population-data-thematic-fund</vt:lpwstr>
      </vt:variant>
      <vt:variant>
        <vt:lpwstr/>
      </vt:variant>
      <vt:variant>
        <vt:i4>327791</vt:i4>
      </vt:variant>
      <vt:variant>
        <vt:i4>1344</vt:i4>
      </vt:variant>
      <vt:variant>
        <vt:i4>0</vt:i4>
      </vt:variant>
      <vt:variant>
        <vt:i4>5</vt:i4>
      </vt:variant>
      <vt:variant>
        <vt:lpwstr>https://unstats.un.org/unsd/publication/seriesf/series_f83rev2en.pdf</vt:lpwstr>
      </vt:variant>
      <vt:variant>
        <vt:lpwstr/>
      </vt:variant>
      <vt:variant>
        <vt:i4>7274529</vt:i4>
      </vt:variant>
      <vt:variant>
        <vt:i4>1338</vt:i4>
      </vt:variant>
      <vt:variant>
        <vt:i4>0</vt:i4>
      </vt:variant>
      <vt:variant>
        <vt:i4>5</vt:i4>
      </vt:variant>
      <vt:variant>
        <vt:lpwstr>https://unstats.un.org/UNSDWebsite/statcom/session_56/documents/BG-3b-Draft_P&amp;R_4th_Rev-E.pdf</vt:lpwstr>
      </vt:variant>
      <vt:variant>
        <vt:lpwstr/>
      </vt:variant>
      <vt:variant>
        <vt:i4>1310790</vt:i4>
      </vt:variant>
      <vt:variant>
        <vt:i4>1329</vt:i4>
      </vt:variant>
      <vt:variant>
        <vt:i4>0</vt:i4>
      </vt:variant>
      <vt:variant>
        <vt:i4>5</vt:i4>
      </vt:variant>
      <vt:variant>
        <vt:lpwstr>1.%09UN Principles and Recommendations for population and housing Census. Revision 4.</vt:lpwstr>
      </vt:variant>
      <vt:variant>
        <vt:lpwstr/>
      </vt:variant>
      <vt:variant>
        <vt:i4>3014665</vt:i4>
      </vt:variant>
      <vt:variant>
        <vt:i4>1320</vt:i4>
      </vt:variant>
      <vt:variant>
        <vt:i4>0</vt:i4>
      </vt:variant>
      <vt:variant>
        <vt:i4>5</vt:i4>
      </vt:variant>
      <vt:variant>
        <vt:lpwstr>C:\Users\rshipsey\AppData\Local\Microsoft\Olk\Attachments\ooa-83e08c89-3418-4eb8-a4e1-aca2a9ac5dd7\e3eb5b25830b3e40852c58494cbccd674956617cdc48cf87fdfe3925df86ba3e\chapter2.docx</vt:lpwstr>
      </vt:variant>
      <vt:variant>
        <vt:lpwstr>_14.1_About_this</vt:lpwstr>
      </vt:variant>
      <vt:variant>
        <vt:i4>327791</vt:i4>
      </vt:variant>
      <vt:variant>
        <vt:i4>1317</vt:i4>
      </vt:variant>
      <vt:variant>
        <vt:i4>0</vt:i4>
      </vt:variant>
      <vt:variant>
        <vt:i4>5</vt:i4>
      </vt:variant>
      <vt:variant>
        <vt:lpwstr>https://unstats.un.org/unsd/publication/seriesf/series_f83rev2en.pdf</vt:lpwstr>
      </vt:variant>
      <vt:variant>
        <vt:lpwstr/>
      </vt:variant>
      <vt:variant>
        <vt:i4>5439591</vt:i4>
      </vt:variant>
      <vt:variant>
        <vt:i4>1314</vt:i4>
      </vt:variant>
      <vt:variant>
        <vt:i4>0</vt:i4>
      </vt:variant>
      <vt:variant>
        <vt:i4>5</vt:i4>
      </vt:variant>
      <vt:variant>
        <vt:lpwstr>https://unstats.un.org/unsd/publication/seriesf/seriesf_79e.pdf</vt:lpwstr>
      </vt:variant>
      <vt:variant>
        <vt:lpwstr/>
      </vt:variant>
      <vt:variant>
        <vt:i4>5439591</vt:i4>
      </vt:variant>
      <vt:variant>
        <vt:i4>1311</vt:i4>
      </vt:variant>
      <vt:variant>
        <vt:i4>0</vt:i4>
      </vt:variant>
      <vt:variant>
        <vt:i4>5</vt:i4>
      </vt:variant>
      <vt:variant>
        <vt:lpwstr>https://unstats.un.org/unsd/publication/seriesf/seriesf_79e.pdf</vt:lpwstr>
      </vt:variant>
      <vt:variant>
        <vt:lpwstr/>
      </vt:variant>
      <vt:variant>
        <vt:i4>917578</vt:i4>
      </vt:variant>
      <vt:variant>
        <vt:i4>1308</vt:i4>
      </vt:variant>
      <vt:variant>
        <vt:i4>0</vt:i4>
      </vt:variant>
      <vt:variant>
        <vt:i4>5</vt:i4>
      </vt:variant>
      <vt:variant>
        <vt:lpwstr>https://unstats.un.org/unsd/demographic/standmeth/handbooks/guideline-edct-census-v1.pdf</vt:lpwstr>
      </vt:variant>
      <vt:variant>
        <vt:lpwstr/>
      </vt:variant>
      <vt:variant>
        <vt:i4>327791</vt:i4>
      </vt:variant>
      <vt:variant>
        <vt:i4>1284</vt:i4>
      </vt:variant>
      <vt:variant>
        <vt:i4>0</vt:i4>
      </vt:variant>
      <vt:variant>
        <vt:i4>5</vt:i4>
      </vt:variant>
      <vt:variant>
        <vt:lpwstr>https://unstats.un.org/unsd/publication/seriesf/series_f83rev2en.pdf</vt:lpwstr>
      </vt:variant>
      <vt:variant>
        <vt:lpwstr/>
      </vt:variant>
      <vt:variant>
        <vt:i4>5439591</vt:i4>
      </vt:variant>
      <vt:variant>
        <vt:i4>1281</vt:i4>
      </vt:variant>
      <vt:variant>
        <vt:i4>0</vt:i4>
      </vt:variant>
      <vt:variant>
        <vt:i4>5</vt:i4>
      </vt:variant>
      <vt:variant>
        <vt:lpwstr>https://unstats.un.org/unsd/publication/seriesf/seriesf_79e.pdf</vt:lpwstr>
      </vt:variant>
      <vt:variant>
        <vt:lpwstr/>
      </vt:variant>
      <vt:variant>
        <vt:i4>917578</vt:i4>
      </vt:variant>
      <vt:variant>
        <vt:i4>1278</vt:i4>
      </vt:variant>
      <vt:variant>
        <vt:i4>0</vt:i4>
      </vt:variant>
      <vt:variant>
        <vt:i4>5</vt:i4>
      </vt:variant>
      <vt:variant>
        <vt:lpwstr>https://unstats.un.org/unsd/demographic/standmeth/handbooks/guideline-edct-census-v1.pdf</vt:lpwstr>
      </vt:variant>
      <vt:variant>
        <vt:lpwstr/>
      </vt:variant>
      <vt:variant>
        <vt:i4>5439493</vt:i4>
      </vt:variant>
      <vt:variant>
        <vt:i4>1275</vt:i4>
      </vt:variant>
      <vt:variant>
        <vt:i4>0</vt:i4>
      </vt:variant>
      <vt:variant>
        <vt:i4>5</vt:i4>
      </vt:variant>
      <vt:variant>
        <vt:lpwstr>https://unstats.un.org/unsd/demographic-social/meetings/2024/egm-20240904/p&amp;r-rev4-draft-20240809.pdf</vt:lpwstr>
      </vt:variant>
      <vt:variant>
        <vt:lpwstr/>
      </vt:variant>
      <vt:variant>
        <vt:i4>1572921</vt:i4>
      </vt:variant>
      <vt:variant>
        <vt:i4>1268</vt:i4>
      </vt:variant>
      <vt:variant>
        <vt:i4>0</vt:i4>
      </vt:variant>
      <vt:variant>
        <vt:i4>5</vt:i4>
      </vt:variant>
      <vt:variant>
        <vt:lpwstr/>
      </vt:variant>
      <vt:variant>
        <vt:lpwstr>_Toc201238952</vt:lpwstr>
      </vt:variant>
      <vt:variant>
        <vt:i4>1572921</vt:i4>
      </vt:variant>
      <vt:variant>
        <vt:i4>1262</vt:i4>
      </vt:variant>
      <vt:variant>
        <vt:i4>0</vt:i4>
      </vt:variant>
      <vt:variant>
        <vt:i4>5</vt:i4>
      </vt:variant>
      <vt:variant>
        <vt:lpwstr/>
      </vt:variant>
      <vt:variant>
        <vt:lpwstr>_Toc201238951</vt:lpwstr>
      </vt:variant>
      <vt:variant>
        <vt:i4>1572921</vt:i4>
      </vt:variant>
      <vt:variant>
        <vt:i4>1256</vt:i4>
      </vt:variant>
      <vt:variant>
        <vt:i4>0</vt:i4>
      </vt:variant>
      <vt:variant>
        <vt:i4>5</vt:i4>
      </vt:variant>
      <vt:variant>
        <vt:lpwstr/>
      </vt:variant>
      <vt:variant>
        <vt:lpwstr>_Toc201238950</vt:lpwstr>
      </vt:variant>
      <vt:variant>
        <vt:i4>1638457</vt:i4>
      </vt:variant>
      <vt:variant>
        <vt:i4>1250</vt:i4>
      </vt:variant>
      <vt:variant>
        <vt:i4>0</vt:i4>
      </vt:variant>
      <vt:variant>
        <vt:i4>5</vt:i4>
      </vt:variant>
      <vt:variant>
        <vt:lpwstr/>
      </vt:variant>
      <vt:variant>
        <vt:lpwstr>_Toc201238949</vt:lpwstr>
      </vt:variant>
      <vt:variant>
        <vt:i4>1638457</vt:i4>
      </vt:variant>
      <vt:variant>
        <vt:i4>1244</vt:i4>
      </vt:variant>
      <vt:variant>
        <vt:i4>0</vt:i4>
      </vt:variant>
      <vt:variant>
        <vt:i4>5</vt:i4>
      </vt:variant>
      <vt:variant>
        <vt:lpwstr/>
      </vt:variant>
      <vt:variant>
        <vt:lpwstr>_Toc201238948</vt:lpwstr>
      </vt:variant>
      <vt:variant>
        <vt:i4>1638457</vt:i4>
      </vt:variant>
      <vt:variant>
        <vt:i4>1238</vt:i4>
      </vt:variant>
      <vt:variant>
        <vt:i4>0</vt:i4>
      </vt:variant>
      <vt:variant>
        <vt:i4>5</vt:i4>
      </vt:variant>
      <vt:variant>
        <vt:lpwstr/>
      </vt:variant>
      <vt:variant>
        <vt:lpwstr>_Toc201238947</vt:lpwstr>
      </vt:variant>
      <vt:variant>
        <vt:i4>1638457</vt:i4>
      </vt:variant>
      <vt:variant>
        <vt:i4>1232</vt:i4>
      </vt:variant>
      <vt:variant>
        <vt:i4>0</vt:i4>
      </vt:variant>
      <vt:variant>
        <vt:i4>5</vt:i4>
      </vt:variant>
      <vt:variant>
        <vt:lpwstr/>
      </vt:variant>
      <vt:variant>
        <vt:lpwstr>_Toc201238946</vt:lpwstr>
      </vt:variant>
      <vt:variant>
        <vt:i4>1638457</vt:i4>
      </vt:variant>
      <vt:variant>
        <vt:i4>1226</vt:i4>
      </vt:variant>
      <vt:variant>
        <vt:i4>0</vt:i4>
      </vt:variant>
      <vt:variant>
        <vt:i4>5</vt:i4>
      </vt:variant>
      <vt:variant>
        <vt:lpwstr/>
      </vt:variant>
      <vt:variant>
        <vt:lpwstr>_Toc201238945</vt:lpwstr>
      </vt:variant>
      <vt:variant>
        <vt:i4>1638457</vt:i4>
      </vt:variant>
      <vt:variant>
        <vt:i4>1220</vt:i4>
      </vt:variant>
      <vt:variant>
        <vt:i4>0</vt:i4>
      </vt:variant>
      <vt:variant>
        <vt:i4>5</vt:i4>
      </vt:variant>
      <vt:variant>
        <vt:lpwstr/>
      </vt:variant>
      <vt:variant>
        <vt:lpwstr>_Toc201238944</vt:lpwstr>
      </vt:variant>
      <vt:variant>
        <vt:i4>1638457</vt:i4>
      </vt:variant>
      <vt:variant>
        <vt:i4>1214</vt:i4>
      </vt:variant>
      <vt:variant>
        <vt:i4>0</vt:i4>
      </vt:variant>
      <vt:variant>
        <vt:i4>5</vt:i4>
      </vt:variant>
      <vt:variant>
        <vt:lpwstr/>
      </vt:variant>
      <vt:variant>
        <vt:lpwstr>_Toc201238943</vt:lpwstr>
      </vt:variant>
      <vt:variant>
        <vt:i4>1638457</vt:i4>
      </vt:variant>
      <vt:variant>
        <vt:i4>1208</vt:i4>
      </vt:variant>
      <vt:variant>
        <vt:i4>0</vt:i4>
      </vt:variant>
      <vt:variant>
        <vt:i4>5</vt:i4>
      </vt:variant>
      <vt:variant>
        <vt:lpwstr/>
      </vt:variant>
      <vt:variant>
        <vt:lpwstr>_Toc201238942</vt:lpwstr>
      </vt:variant>
      <vt:variant>
        <vt:i4>1638457</vt:i4>
      </vt:variant>
      <vt:variant>
        <vt:i4>1202</vt:i4>
      </vt:variant>
      <vt:variant>
        <vt:i4>0</vt:i4>
      </vt:variant>
      <vt:variant>
        <vt:i4>5</vt:i4>
      </vt:variant>
      <vt:variant>
        <vt:lpwstr/>
      </vt:variant>
      <vt:variant>
        <vt:lpwstr>_Toc201238941</vt:lpwstr>
      </vt:variant>
      <vt:variant>
        <vt:i4>1638457</vt:i4>
      </vt:variant>
      <vt:variant>
        <vt:i4>1196</vt:i4>
      </vt:variant>
      <vt:variant>
        <vt:i4>0</vt:i4>
      </vt:variant>
      <vt:variant>
        <vt:i4>5</vt:i4>
      </vt:variant>
      <vt:variant>
        <vt:lpwstr/>
      </vt:variant>
      <vt:variant>
        <vt:lpwstr>_Toc201238940</vt:lpwstr>
      </vt:variant>
      <vt:variant>
        <vt:i4>1966137</vt:i4>
      </vt:variant>
      <vt:variant>
        <vt:i4>1190</vt:i4>
      </vt:variant>
      <vt:variant>
        <vt:i4>0</vt:i4>
      </vt:variant>
      <vt:variant>
        <vt:i4>5</vt:i4>
      </vt:variant>
      <vt:variant>
        <vt:lpwstr/>
      </vt:variant>
      <vt:variant>
        <vt:lpwstr>_Toc201238939</vt:lpwstr>
      </vt:variant>
      <vt:variant>
        <vt:i4>1966137</vt:i4>
      </vt:variant>
      <vt:variant>
        <vt:i4>1184</vt:i4>
      </vt:variant>
      <vt:variant>
        <vt:i4>0</vt:i4>
      </vt:variant>
      <vt:variant>
        <vt:i4>5</vt:i4>
      </vt:variant>
      <vt:variant>
        <vt:lpwstr/>
      </vt:variant>
      <vt:variant>
        <vt:lpwstr>_Toc201238938</vt:lpwstr>
      </vt:variant>
      <vt:variant>
        <vt:i4>1966137</vt:i4>
      </vt:variant>
      <vt:variant>
        <vt:i4>1178</vt:i4>
      </vt:variant>
      <vt:variant>
        <vt:i4>0</vt:i4>
      </vt:variant>
      <vt:variant>
        <vt:i4>5</vt:i4>
      </vt:variant>
      <vt:variant>
        <vt:lpwstr/>
      </vt:variant>
      <vt:variant>
        <vt:lpwstr>_Toc201238937</vt:lpwstr>
      </vt:variant>
      <vt:variant>
        <vt:i4>1966137</vt:i4>
      </vt:variant>
      <vt:variant>
        <vt:i4>1172</vt:i4>
      </vt:variant>
      <vt:variant>
        <vt:i4>0</vt:i4>
      </vt:variant>
      <vt:variant>
        <vt:i4>5</vt:i4>
      </vt:variant>
      <vt:variant>
        <vt:lpwstr/>
      </vt:variant>
      <vt:variant>
        <vt:lpwstr>_Toc201238936</vt:lpwstr>
      </vt:variant>
      <vt:variant>
        <vt:i4>1966137</vt:i4>
      </vt:variant>
      <vt:variant>
        <vt:i4>1166</vt:i4>
      </vt:variant>
      <vt:variant>
        <vt:i4>0</vt:i4>
      </vt:variant>
      <vt:variant>
        <vt:i4>5</vt:i4>
      </vt:variant>
      <vt:variant>
        <vt:lpwstr/>
      </vt:variant>
      <vt:variant>
        <vt:lpwstr>_Toc201238935</vt:lpwstr>
      </vt:variant>
      <vt:variant>
        <vt:i4>1966137</vt:i4>
      </vt:variant>
      <vt:variant>
        <vt:i4>1160</vt:i4>
      </vt:variant>
      <vt:variant>
        <vt:i4>0</vt:i4>
      </vt:variant>
      <vt:variant>
        <vt:i4>5</vt:i4>
      </vt:variant>
      <vt:variant>
        <vt:lpwstr/>
      </vt:variant>
      <vt:variant>
        <vt:lpwstr>_Toc201238934</vt:lpwstr>
      </vt:variant>
      <vt:variant>
        <vt:i4>1966137</vt:i4>
      </vt:variant>
      <vt:variant>
        <vt:i4>1154</vt:i4>
      </vt:variant>
      <vt:variant>
        <vt:i4>0</vt:i4>
      </vt:variant>
      <vt:variant>
        <vt:i4>5</vt:i4>
      </vt:variant>
      <vt:variant>
        <vt:lpwstr/>
      </vt:variant>
      <vt:variant>
        <vt:lpwstr>_Toc201238933</vt:lpwstr>
      </vt:variant>
      <vt:variant>
        <vt:i4>1966137</vt:i4>
      </vt:variant>
      <vt:variant>
        <vt:i4>1148</vt:i4>
      </vt:variant>
      <vt:variant>
        <vt:i4>0</vt:i4>
      </vt:variant>
      <vt:variant>
        <vt:i4>5</vt:i4>
      </vt:variant>
      <vt:variant>
        <vt:lpwstr/>
      </vt:variant>
      <vt:variant>
        <vt:lpwstr>_Toc201238932</vt:lpwstr>
      </vt:variant>
      <vt:variant>
        <vt:i4>1966137</vt:i4>
      </vt:variant>
      <vt:variant>
        <vt:i4>1142</vt:i4>
      </vt:variant>
      <vt:variant>
        <vt:i4>0</vt:i4>
      </vt:variant>
      <vt:variant>
        <vt:i4>5</vt:i4>
      </vt:variant>
      <vt:variant>
        <vt:lpwstr/>
      </vt:variant>
      <vt:variant>
        <vt:lpwstr>_Toc201238931</vt:lpwstr>
      </vt:variant>
      <vt:variant>
        <vt:i4>1966137</vt:i4>
      </vt:variant>
      <vt:variant>
        <vt:i4>1136</vt:i4>
      </vt:variant>
      <vt:variant>
        <vt:i4>0</vt:i4>
      </vt:variant>
      <vt:variant>
        <vt:i4>5</vt:i4>
      </vt:variant>
      <vt:variant>
        <vt:lpwstr/>
      </vt:variant>
      <vt:variant>
        <vt:lpwstr>_Toc201238930</vt:lpwstr>
      </vt:variant>
      <vt:variant>
        <vt:i4>2031673</vt:i4>
      </vt:variant>
      <vt:variant>
        <vt:i4>1130</vt:i4>
      </vt:variant>
      <vt:variant>
        <vt:i4>0</vt:i4>
      </vt:variant>
      <vt:variant>
        <vt:i4>5</vt:i4>
      </vt:variant>
      <vt:variant>
        <vt:lpwstr/>
      </vt:variant>
      <vt:variant>
        <vt:lpwstr>_Toc201238929</vt:lpwstr>
      </vt:variant>
      <vt:variant>
        <vt:i4>2031673</vt:i4>
      </vt:variant>
      <vt:variant>
        <vt:i4>1124</vt:i4>
      </vt:variant>
      <vt:variant>
        <vt:i4>0</vt:i4>
      </vt:variant>
      <vt:variant>
        <vt:i4>5</vt:i4>
      </vt:variant>
      <vt:variant>
        <vt:lpwstr/>
      </vt:variant>
      <vt:variant>
        <vt:lpwstr>_Toc201238928</vt:lpwstr>
      </vt:variant>
      <vt:variant>
        <vt:i4>2031673</vt:i4>
      </vt:variant>
      <vt:variant>
        <vt:i4>1118</vt:i4>
      </vt:variant>
      <vt:variant>
        <vt:i4>0</vt:i4>
      </vt:variant>
      <vt:variant>
        <vt:i4>5</vt:i4>
      </vt:variant>
      <vt:variant>
        <vt:lpwstr/>
      </vt:variant>
      <vt:variant>
        <vt:lpwstr>_Toc201238927</vt:lpwstr>
      </vt:variant>
      <vt:variant>
        <vt:i4>2031673</vt:i4>
      </vt:variant>
      <vt:variant>
        <vt:i4>1112</vt:i4>
      </vt:variant>
      <vt:variant>
        <vt:i4>0</vt:i4>
      </vt:variant>
      <vt:variant>
        <vt:i4>5</vt:i4>
      </vt:variant>
      <vt:variant>
        <vt:lpwstr/>
      </vt:variant>
      <vt:variant>
        <vt:lpwstr>_Toc201238926</vt:lpwstr>
      </vt:variant>
      <vt:variant>
        <vt:i4>2031673</vt:i4>
      </vt:variant>
      <vt:variant>
        <vt:i4>1106</vt:i4>
      </vt:variant>
      <vt:variant>
        <vt:i4>0</vt:i4>
      </vt:variant>
      <vt:variant>
        <vt:i4>5</vt:i4>
      </vt:variant>
      <vt:variant>
        <vt:lpwstr/>
      </vt:variant>
      <vt:variant>
        <vt:lpwstr>_Toc201238925</vt:lpwstr>
      </vt:variant>
      <vt:variant>
        <vt:i4>2031673</vt:i4>
      </vt:variant>
      <vt:variant>
        <vt:i4>1100</vt:i4>
      </vt:variant>
      <vt:variant>
        <vt:i4>0</vt:i4>
      </vt:variant>
      <vt:variant>
        <vt:i4>5</vt:i4>
      </vt:variant>
      <vt:variant>
        <vt:lpwstr/>
      </vt:variant>
      <vt:variant>
        <vt:lpwstr>_Toc201238924</vt:lpwstr>
      </vt:variant>
      <vt:variant>
        <vt:i4>2031673</vt:i4>
      </vt:variant>
      <vt:variant>
        <vt:i4>1094</vt:i4>
      </vt:variant>
      <vt:variant>
        <vt:i4>0</vt:i4>
      </vt:variant>
      <vt:variant>
        <vt:i4>5</vt:i4>
      </vt:variant>
      <vt:variant>
        <vt:lpwstr/>
      </vt:variant>
      <vt:variant>
        <vt:lpwstr>_Toc201238923</vt:lpwstr>
      </vt:variant>
      <vt:variant>
        <vt:i4>2031673</vt:i4>
      </vt:variant>
      <vt:variant>
        <vt:i4>1088</vt:i4>
      </vt:variant>
      <vt:variant>
        <vt:i4>0</vt:i4>
      </vt:variant>
      <vt:variant>
        <vt:i4>5</vt:i4>
      </vt:variant>
      <vt:variant>
        <vt:lpwstr/>
      </vt:variant>
      <vt:variant>
        <vt:lpwstr>_Toc201238922</vt:lpwstr>
      </vt:variant>
      <vt:variant>
        <vt:i4>2031673</vt:i4>
      </vt:variant>
      <vt:variant>
        <vt:i4>1082</vt:i4>
      </vt:variant>
      <vt:variant>
        <vt:i4>0</vt:i4>
      </vt:variant>
      <vt:variant>
        <vt:i4>5</vt:i4>
      </vt:variant>
      <vt:variant>
        <vt:lpwstr/>
      </vt:variant>
      <vt:variant>
        <vt:lpwstr>_Toc201238921</vt:lpwstr>
      </vt:variant>
      <vt:variant>
        <vt:i4>2031673</vt:i4>
      </vt:variant>
      <vt:variant>
        <vt:i4>1076</vt:i4>
      </vt:variant>
      <vt:variant>
        <vt:i4>0</vt:i4>
      </vt:variant>
      <vt:variant>
        <vt:i4>5</vt:i4>
      </vt:variant>
      <vt:variant>
        <vt:lpwstr/>
      </vt:variant>
      <vt:variant>
        <vt:lpwstr>_Toc201238920</vt:lpwstr>
      </vt:variant>
      <vt:variant>
        <vt:i4>1835065</vt:i4>
      </vt:variant>
      <vt:variant>
        <vt:i4>1070</vt:i4>
      </vt:variant>
      <vt:variant>
        <vt:i4>0</vt:i4>
      </vt:variant>
      <vt:variant>
        <vt:i4>5</vt:i4>
      </vt:variant>
      <vt:variant>
        <vt:lpwstr/>
      </vt:variant>
      <vt:variant>
        <vt:lpwstr>_Toc201238919</vt:lpwstr>
      </vt:variant>
      <vt:variant>
        <vt:i4>1835065</vt:i4>
      </vt:variant>
      <vt:variant>
        <vt:i4>1064</vt:i4>
      </vt:variant>
      <vt:variant>
        <vt:i4>0</vt:i4>
      </vt:variant>
      <vt:variant>
        <vt:i4>5</vt:i4>
      </vt:variant>
      <vt:variant>
        <vt:lpwstr/>
      </vt:variant>
      <vt:variant>
        <vt:lpwstr>_Toc201238918</vt:lpwstr>
      </vt:variant>
      <vt:variant>
        <vt:i4>1835065</vt:i4>
      </vt:variant>
      <vt:variant>
        <vt:i4>1058</vt:i4>
      </vt:variant>
      <vt:variant>
        <vt:i4>0</vt:i4>
      </vt:variant>
      <vt:variant>
        <vt:i4>5</vt:i4>
      </vt:variant>
      <vt:variant>
        <vt:lpwstr/>
      </vt:variant>
      <vt:variant>
        <vt:lpwstr>_Toc201238917</vt:lpwstr>
      </vt:variant>
      <vt:variant>
        <vt:i4>1835065</vt:i4>
      </vt:variant>
      <vt:variant>
        <vt:i4>1052</vt:i4>
      </vt:variant>
      <vt:variant>
        <vt:i4>0</vt:i4>
      </vt:variant>
      <vt:variant>
        <vt:i4>5</vt:i4>
      </vt:variant>
      <vt:variant>
        <vt:lpwstr/>
      </vt:variant>
      <vt:variant>
        <vt:lpwstr>_Toc201238916</vt:lpwstr>
      </vt:variant>
      <vt:variant>
        <vt:i4>1835065</vt:i4>
      </vt:variant>
      <vt:variant>
        <vt:i4>1046</vt:i4>
      </vt:variant>
      <vt:variant>
        <vt:i4>0</vt:i4>
      </vt:variant>
      <vt:variant>
        <vt:i4>5</vt:i4>
      </vt:variant>
      <vt:variant>
        <vt:lpwstr/>
      </vt:variant>
      <vt:variant>
        <vt:lpwstr>_Toc201238915</vt:lpwstr>
      </vt:variant>
      <vt:variant>
        <vt:i4>1835065</vt:i4>
      </vt:variant>
      <vt:variant>
        <vt:i4>1040</vt:i4>
      </vt:variant>
      <vt:variant>
        <vt:i4>0</vt:i4>
      </vt:variant>
      <vt:variant>
        <vt:i4>5</vt:i4>
      </vt:variant>
      <vt:variant>
        <vt:lpwstr/>
      </vt:variant>
      <vt:variant>
        <vt:lpwstr>_Toc201238914</vt:lpwstr>
      </vt:variant>
      <vt:variant>
        <vt:i4>1835065</vt:i4>
      </vt:variant>
      <vt:variant>
        <vt:i4>1034</vt:i4>
      </vt:variant>
      <vt:variant>
        <vt:i4>0</vt:i4>
      </vt:variant>
      <vt:variant>
        <vt:i4>5</vt:i4>
      </vt:variant>
      <vt:variant>
        <vt:lpwstr/>
      </vt:variant>
      <vt:variant>
        <vt:lpwstr>_Toc201238913</vt:lpwstr>
      </vt:variant>
      <vt:variant>
        <vt:i4>1835065</vt:i4>
      </vt:variant>
      <vt:variant>
        <vt:i4>1028</vt:i4>
      </vt:variant>
      <vt:variant>
        <vt:i4>0</vt:i4>
      </vt:variant>
      <vt:variant>
        <vt:i4>5</vt:i4>
      </vt:variant>
      <vt:variant>
        <vt:lpwstr/>
      </vt:variant>
      <vt:variant>
        <vt:lpwstr>_Toc201238912</vt:lpwstr>
      </vt:variant>
      <vt:variant>
        <vt:i4>1835065</vt:i4>
      </vt:variant>
      <vt:variant>
        <vt:i4>1022</vt:i4>
      </vt:variant>
      <vt:variant>
        <vt:i4>0</vt:i4>
      </vt:variant>
      <vt:variant>
        <vt:i4>5</vt:i4>
      </vt:variant>
      <vt:variant>
        <vt:lpwstr/>
      </vt:variant>
      <vt:variant>
        <vt:lpwstr>_Toc201238911</vt:lpwstr>
      </vt:variant>
      <vt:variant>
        <vt:i4>1835065</vt:i4>
      </vt:variant>
      <vt:variant>
        <vt:i4>1016</vt:i4>
      </vt:variant>
      <vt:variant>
        <vt:i4>0</vt:i4>
      </vt:variant>
      <vt:variant>
        <vt:i4>5</vt:i4>
      </vt:variant>
      <vt:variant>
        <vt:lpwstr/>
      </vt:variant>
      <vt:variant>
        <vt:lpwstr>_Toc201238910</vt:lpwstr>
      </vt:variant>
      <vt:variant>
        <vt:i4>1900601</vt:i4>
      </vt:variant>
      <vt:variant>
        <vt:i4>1010</vt:i4>
      </vt:variant>
      <vt:variant>
        <vt:i4>0</vt:i4>
      </vt:variant>
      <vt:variant>
        <vt:i4>5</vt:i4>
      </vt:variant>
      <vt:variant>
        <vt:lpwstr/>
      </vt:variant>
      <vt:variant>
        <vt:lpwstr>_Toc201238909</vt:lpwstr>
      </vt:variant>
      <vt:variant>
        <vt:i4>1900601</vt:i4>
      </vt:variant>
      <vt:variant>
        <vt:i4>1004</vt:i4>
      </vt:variant>
      <vt:variant>
        <vt:i4>0</vt:i4>
      </vt:variant>
      <vt:variant>
        <vt:i4>5</vt:i4>
      </vt:variant>
      <vt:variant>
        <vt:lpwstr/>
      </vt:variant>
      <vt:variant>
        <vt:lpwstr>_Toc201238908</vt:lpwstr>
      </vt:variant>
      <vt:variant>
        <vt:i4>1900601</vt:i4>
      </vt:variant>
      <vt:variant>
        <vt:i4>998</vt:i4>
      </vt:variant>
      <vt:variant>
        <vt:i4>0</vt:i4>
      </vt:variant>
      <vt:variant>
        <vt:i4>5</vt:i4>
      </vt:variant>
      <vt:variant>
        <vt:lpwstr/>
      </vt:variant>
      <vt:variant>
        <vt:lpwstr>_Toc201238907</vt:lpwstr>
      </vt:variant>
      <vt:variant>
        <vt:i4>1900601</vt:i4>
      </vt:variant>
      <vt:variant>
        <vt:i4>992</vt:i4>
      </vt:variant>
      <vt:variant>
        <vt:i4>0</vt:i4>
      </vt:variant>
      <vt:variant>
        <vt:i4>5</vt:i4>
      </vt:variant>
      <vt:variant>
        <vt:lpwstr/>
      </vt:variant>
      <vt:variant>
        <vt:lpwstr>_Toc201238906</vt:lpwstr>
      </vt:variant>
      <vt:variant>
        <vt:i4>1900601</vt:i4>
      </vt:variant>
      <vt:variant>
        <vt:i4>986</vt:i4>
      </vt:variant>
      <vt:variant>
        <vt:i4>0</vt:i4>
      </vt:variant>
      <vt:variant>
        <vt:i4>5</vt:i4>
      </vt:variant>
      <vt:variant>
        <vt:lpwstr/>
      </vt:variant>
      <vt:variant>
        <vt:lpwstr>_Toc201238905</vt:lpwstr>
      </vt:variant>
      <vt:variant>
        <vt:i4>1900601</vt:i4>
      </vt:variant>
      <vt:variant>
        <vt:i4>980</vt:i4>
      </vt:variant>
      <vt:variant>
        <vt:i4>0</vt:i4>
      </vt:variant>
      <vt:variant>
        <vt:i4>5</vt:i4>
      </vt:variant>
      <vt:variant>
        <vt:lpwstr/>
      </vt:variant>
      <vt:variant>
        <vt:lpwstr>_Toc201238903</vt:lpwstr>
      </vt:variant>
      <vt:variant>
        <vt:i4>1900601</vt:i4>
      </vt:variant>
      <vt:variant>
        <vt:i4>974</vt:i4>
      </vt:variant>
      <vt:variant>
        <vt:i4>0</vt:i4>
      </vt:variant>
      <vt:variant>
        <vt:i4>5</vt:i4>
      </vt:variant>
      <vt:variant>
        <vt:lpwstr/>
      </vt:variant>
      <vt:variant>
        <vt:lpwstr>_Toc201238902</vt:lpwstr>
      </vt:variant>
      <vt:variant>
        <vt:i4>1638456</vt:i4>
      </vt:variant>
      <vt:variant>
        <vt:i4>968</vt:i4>
      </vt:variant>
      <vt:variant>
        <vt:i4>0</vt:i4>
      </vt:variant>
      <vt:variant>
        <vt:i4>5</vt:i4>
      </vt:variant>
      <vt:variant>
        <vt:lpwstr/>
      </vt:variant>
      <vt:variant>
        <vt:lpwstr>_Toc201238844</vt:lpwstr>
      </vt:variant>
      <vt:variant>
        <vt:i4>1638456</vt:i4>
      </vt:variant>
      <vt:variant>
        <vt:i4>962</vt:i4>
      </vt:variant>
      <vt:variant>
        <vt:i4>0</vt:i4>
      </vt:variant>
      <vt:variant>
        <vt:i4>5</vt:i4>
      </vt:variant>
      <vt:variant>
        <vt:lpwstr/>
      </vt:variant>
      <vt:variant>
        <vt:lpwstr>_Toc201238842</vt:lpwstr>
      </vt:variant>
      <vt:variant>
        <vt:i4>1638456</vt:i4>
      </vt:variant>
      <vt:variant>
        <vt:i4>956</vt:i4>
      </vt:variant>
      <vt:variant>
        <vt:i4>0</vt:i4>
      </vt:variant>
      <vt:variant>
        <vt:i4>5</vt:i4>
      </vt:variant>
      <vt:variant>
        <vt:lpwstr/>
      </vt:variant>
      <vt:variant>
        <vt:lpwstr>_Toc201238841</vt:lpwstr>
      </vt:variant>
      <vt:variant>
        <vt:i4>1638456</vt:i4>
      </vt:variant>
      <vt:variant>
        <vt:i4>950</vt:i4>
      </vt:variant>
      <vt:variant>
        <vt:i4>0</vt:i4>
      </vt:variant>
      <vt:variant>
        <vt:i4>5</vt:i4>
      </vt:variant>
      <vt:variant>
        <vt:lpwstr/>
      </vt:variant>
      <vt:variant>
        <vt:lpwstr>_Toc201238840</vt:lpwstr>
      </vt:variant>
      <vt:variant>
        <vt:i4>1966136</vt:i4>
      </vt:variant>
      <vt:variant>
        <vt:i4>944</vt:i4>
      </vt:variant>
      <vt:variant>
        <vt:i4>0</vt:i4>
      </vt:variant>
      <vt:variant>
        <vt:i4>5</vt:i4>
      </vt:variant>
      <vt:variant>
        <vt:lpwstr/>
      </vt:variant>
      <vt:variant>
        <vt:lpwstr>_Toc201238839</vt:lpwstr>
      </vt:variant>
      <vt:variant>
        <vt:i4>1966136</vt:i4>
      </vt:variant>
      <vt:variant>
        <vt:i4>938</vt:i4>
      </vt:variant>
      <vt:variant>
        <vt:i4>0</vt:i4>
      </vt:variant>
      <vt:variant>
        <vt:i4>5</vt:i4>
      </vt:variant>
      <vt:variant>
        <vt:lpwstr/>
      </vt:variant>
      <vt:variant>
        <vt:lpwstr>_Toc201238838</vt:lpwstr>
      </vt:variant>
      <vt:variant>
        <vt:i4>1966136</vt:i4>
      </vt:variant>
      <vt:variant>
        <vt:i4>932</vt:i4>
      </vt:variant>
      <vt:variant>
        <vt:i4>0</vt:i4>
      </vt:variant>
      <vt:variant>
        <vt:i4>5</vt:i4>
      </vt:variant>
      <vt:variant>
        <vt:lpwstr/>
      </vt:variant>
      <vt:variant>
        <vt:lpwstr>_Toc201238837</vt:lpwstr>
      </vt:variant>
      <vt:variant>
        <vt:i4>1966136</vt:i4>
      </vt:variant>
      <vt:variant>
        <vt:i4>926</vt:i4>
      </vt:variant>
      <vt:variant>
        <vt:i4>0</vt:i4>
      </vt:variant>
      <vt:variant>
        <vt:i4>5</vt:i4>
      </vt:variant>
      <vt:variant>
        <vt:lpwstr/>
      </vt:variant>
      <vt:variant>
        <vt:lpwstr>_Toc201238836</vt:lpwstr>
      </vt:variant>
      <vt:variant>
        <vt:i4>1966136</vt:i4>
      </vt:variant>
      <vt:variant>
        <vt:i4>920</vt:i4>
      </vt:variant>
      <vt:variant>
        <vt:i4>0</vt:i4>
      </vt:variant>
      <vt:variant>
        <vt:i4>5</vt:i4>
      </vt:variant>
      <vt:variant>
        <vt:lpwstr/>
      </vt:variant>
      <vt:variant>
        <vt:lpwstr>_Toc201238835</vt:lpwstr>
      </vt:variant>
      <vt:variant>
        <vt:i4>1966136</vt:i4>
      </vt:variant>
      <vt:variant>
        <vt:i4>914</vt:i4>
      </vt:variant>
      <vt:variant>
        <vt:i4>0</vt:i4>
      </vt:variant>
      <vt:variant>
        <vt:i4>5</vt:i4>
      </vt:variant>
      <vt:variant>
        <vt:lpwstr/>
      </vt:variant>
      <vt:variant>
        <vt:lpwstr>_Toc201238834</vt:lpwstr>
      </vt:variant>
      <vt:variant>
        <vt:i4>1966136</vt:i4>
      </vt:variant>
      <vt:variant>
        <vt:i4>908</vt:i4>
      </vt:variant>
      <vt:variant>
        <vt:i4>0</vt:i4>
      </vt:variant>
      <vt:variant>
        <vt:i4>5</vt:i4>
      </vt:variant>
      <vt:variant>
        <vt:lpwstr/>
      </vt:variant>
      <vt:variant>
        <vt:lpwstr>_Toc201238833</vt:lpwstr>
      </vt:variant>
      <vt:variant>
        <vt:i4>1966136</vt:i4>
      </vt:variant>
      <vt:variant>
        <vt:i4>902</vt:i4>
      </vt:variant>
      <vt:variant>
        <vt:i4>0</vt:i4>
      </vt:variant>
      <vt:variant>
        <vt:i4>5</vt:i4>
      </vt:variant>
      <vt:variant>
        <vt:lpwstr/>
      </vt:variant>
      <vt:variant>
        <vt:lpwstr>_Toc201238832</vt:lpwstr>
      </vt:variant>
      <vt:variant>
        <vt:i4>1966136</vt:i4>
      </vt:variant>
      <vt:variant>
        <vt:i4>896</vt:i4>
      </vt:variant>
      <vt:variant>
        <vt:i4>0</vt:i4>
      </vt:variant>
      <vt:variant>
        <vt:i4>5</vt:i4>
      </vt:variant>
      <vt:variant>
        <vt:lpwstr/>
      </vt:variant>
      <vt:variant>
        <vt:lpwstr>_Toc201238831</vt:lpwstr>
      </vt:variant>
      <vt:variant>
        <vt:i4>1966136</vt:i4>
      </vt:variant>
      <vt:variant>
        <vt:i4>890</vt:i4>
      </vt:variant>
      <vt:variant>
        <vt:i4>0</vt:i4>
      </vt:variant>
      <vt:variant>
        <vt:i4>5</vt:i4>
      </vt:variant>
      <vt:variant>
        <vt:lpwstr/>
      </vt:variant>
      <vt:variant>
        <vt:lpwstr>_Toc201238830</vt:lpwstr>
      </vt:variant>
      <vt:variant>
        <vt:i4>2031672</vt:i4>
      </vt:variant>
      <vt:variant>
        <vt:i4>884</vt:i4>
      </vt:variant>
      <vt:variant>
        <vt:i4>0</vt:i4>
      </vt:variant>
      <vt:variant>
        <vt:i4>5</vt:i4>
      </vt:variant>
      <vt:variant>
        <vt:lpwstr/>
      </vt:variant>
      <vt:variant>
        <vt:lpwstr>_Toc201238829</vt:lpwstr>
      </vt:variant>
      <vt:variant>
        <vt:i4>2031672</vt:i4>
      </vt:variant>
      <vt:variant>
        <vt:i4>878</vt:i4>
      </vt:variant>
      <vt:variant>
        <vt:i4>0</vt:i4>
      </vt:variant>
      <vt:variant>
        <vt:i4>5</vt:i4>
      </vt:variant>
      <vt:variant>
        <vt:lpwstr/>
      </vt:variant>
      <vt:variant>
        <vt:lpwstr>_Toc201238828</vt:lpwstr>
      </vt:variant>
      <vt:variant>
        <vt:i4>2031672</vt:i4>
      </vt:variant>
      <vt:variant>
        <vt:i4>872</vt:i4>
      </vt:variant>
      <vt:variant>
        <vt:i4>0</vt:i4>
      </vt:variant>
      <vt:variant>
        <vt:i4>5</vt:i4>
      </vt:variant>
      <vt:variant>
        <vt:lpwstr/>
      </vt:variant>
      <vt:variant>
        <vt:lpwstr>_Toc201238827</vt:lpwstr>
      </vt:variant>
      <vt:variant>
        <vt:i4>2031672</vt:i4>
      </vt:variant>
      <vt:variant>
        <vt:i4>866</vt:i4>
      </vt:variant>
      <vt:variant>
        <vt:i4>0</vt:i4>
      </vt:variant>
      <vt:variant>
        <vt:i4>5</vt:i4>
      </vt:variant>
      <vt:variant>
        <vt:lpwstr/>
      </vt:variant>
      <vt:variant>
        <vt:lpwstr>_Toc201238826</vt:lpwstr>
      </vt:variant>
      <vt:variant>
        <vt:i4>2031672</vt:i4>
      </vt:variant>
      <vt:variant>
        <vt:i4>860</vt:i4>
      </vt:variant>
      <vt:variant>
        <vt:i4>0</vt:i4>
      </vt:variant>
      <vt:variant>
        <vt:i4>5</vt:i4>
      </vt:variant>
      <vt:variant>
        <vt:lpwstr/>
      </vt:variant>
      <vt:variant>
        <vt:lpwstr>_Toc201238825</vt:lpwstr>
      </vt:variant>
      <vt:variant>
        <vt:i4>1376311</vt:i4>
      </vt:variant>
      <vt:variant>
        <vt:i4>854</vt:i4>
      </vt:variant>
      <vt:variant>
        <vt:i4>0</vt:i4>
      </vt:variant>
      <vt:variant>
        <vt:i4>5</vt:i4>
      </vt:variant>
      <vt:variant>
        <vt:lpwstr/>
      </vt:variant>
      <vt:variant>
        <vt:lpwstr>_Toc201238785</vt:lpwstr>
      </vt:variant>
      <vt:variant>
        <vt:i4>1376311</vt:i4>
      </vt:variant>
      <vt:variant>
        <vt:i4>848</vt:i4>
      </vt:variant>
      <vt:variant>
        <vt:i4>0</vt:i4>
      </vt:variant>
      <vt:variant>
        <vt:i4>5</vt:i4>
      </vt:variant>
      <vt:variant>
        <vt:lpwstr/>
      </vt:variant>
      <vt:variant>
        <vt:lpwstr>_Toc201238784</vt:lpwstr>
      </vt:variant>
      <vt:variant>
        <vt:i4>1376311</vt:i4>
      </vt:variant>
      <vt:variant>
        <vt:i4>842</vt:i4>
      </vt:variant>
      <vt:variant>
        <vt:i4>0</vt:i4>
      </vt:variant>
      <vt:variant>
        <vt:i4>5</vt:i4>
      </vt:variant>
      <vt:variant>
        <vt:lpwstr/>
      </vt:variant>
      <vt:variant>
        <vt:lpwstr>_Toc201238783</vt:lpwstr>
      </vt:variant>
      <vt:variant>
        <vt:i4>1572919</vt:i4>
      </vt:variant>
      <vt:variant>
        <vt:i4>836</vt:i4>
      </vt:variant>
      <vt:variant>
        <vt:i4>0</vt:i4>
      </vt:variant>
      <vt:variant>
        <vt:i4>5</vt:i4>
      </vt:variant>
      <vt:variant>
        <vt:lpwstr/>
      </vt:variant>
      <vt:variant>
        <vt:lpwstr>_Toc201238750</vt:lpwstr>
      </vt:variant>
      <vt:variant>
        <vt:i4>1638455</vt:i4>
      </vt:variant>
      <vt:variant>
        <vt:i4>830</vt:i4>
      </vt:variant>
      <vt:variant>
        <vt:i4>0</vt:i4>
      </vt:variant>
      <vt:variant>
        <vt:i4>5</vt:i4>
      </vt:variant>
      <vt:variant>
        <vt:lpwstr/>
      </vt:variant>
      <vt:variant>
        <vt:lpwstr>_Toc201238749</vt:lpwstr>
      </vt:variant>
      <vt:variant>
        <vt:i4>1638455</vt:i4>
      </vt:variant>
      <vt:variant>
        <vt:i4>824</vt:i4>
      </vt:variant>
      <vt:variant>
        <vt:i4>0</vt:i4>
      </vt:variant>
      <vt:variant>
        <vt:i4>5</vt:i4>
      </vt:variant>
      <vt:variant>
        <vt:lpwstr/>
      </vt:variant>
      <vt:variant>
        <vt:lpwstr>_Toc201238748</vt:lpwstr>
      </vt:variant>
      <vt:variant>
        <vt:i4>1638455</vt:i4>
      </vt:variant>
      <vt:variant>
        <vt:i4>818</vt:i4>
      </vt:variant>
      <vt:variant>
        <vt:i4>0</vt:i4>
      </vt:variant>
      <vt:variant>
        <vt:i4>5</vt:i4>
      </vt:variant>
      <vt:variant>
        <vt:lpwstr/>
      </vt:variant>
      <vt:variant>
        <vt:lpwstr>_Toc201238747</vt:lpwstr>
      </vt:variant>
      <vt:variant>
        <vt:i4>1376308</vt:i4>
      </vt:variant>
      <vt:variant>
        <vt:i4>812</vt:i4>
      </vt:variant>
      <vt:variant>
        <vt:i4>0</vt:i4>
      </vt:variant>
      <vt:variant>
        <vt:i4>5</vt:i4>
      </vt:variant>
      <vt:variant>
        <vt:lpwstr/>
      </vt:variant>
      <vt:variant>
        <vt:lpwstr>_Toc201238486</vt:lpwstr>
      </vt:variant>
      <vt:variant>
        <vt:i4>1376308</vt:i4>
      </vt:variant>
      <vt:variant>
        <vt:i4>806</vt:i4>
      </vt:variant>
      <vt:variant>
        <vt:i4>0</vt:i4>
      </vt:variant>
      <vt:variant>
        <vt:i4>5</vt:i4>
      </vt:variant>
      <vt:variant>
        <vt:lpwstr/>
      </vt:variant>
      <vt:variant>
        <vt:lpwstr>_Toc201238485</vt:lpwstr>
      </vt:variant>
      <vt:variant>
        <vt:i4>1376308</vt:i4>
      </vt:variant>
      <vt:variant>
        <vt:i4>800</vt:i4>
      </vt:variant>
      <vt:variant>
        <vt:i4>0</vt:i4>
      </vt:variant>
      <vt:variant>
        <vt:i4>5</vt:i4>
      </vt:variant>
      <vt:variant>
        <vt:lpwstr/>
      </vt:variant>
      <vt:variant>
        <vt:lpwstr>_Toc201238484</vt:lpwstr>
      </vt:variant>
      <vt:variant>
        <vt:i4>1376308</vt:i4>
      </vt:variant>
      <vt:variant>
        <vt:i4>794</vt:i4>
      </vt:variant>
      <vt:variant>
        <vt:i4>0</vt:i4>
      </vt:variant>
      <vt:variant>
        <vt:i4>5</vt:i4>
      </vt:variant>
      <vt:variant>
        <vt:lpwstr/>
      </vt:variant>
      <vt:variant>
        <vt:lpwstr>_Toc201238483</vt:lpwstr>
      </vt:variant>
      <vt:variant>
        <vt:i4>1376308</vt:i4>
      </vt:variant>
      <vt:variant>
        <vt:i4>788</vt:i4>
      </vt:variant>
      <vt:variant>
        <vt:i4>0</vt:i4>
      </vt:variant>
      <vt:variant>
        <vt:i4>5</vt:i4>
      </vt:variant>
      <vt:variant>
        <vt:lpwstr/>
      </vt:variant>
      <vt:variant>
        <vt:lpwstr>_Toc201238482</vt:lpwstr>
      </vt:variant>
      <vt:variant>
        <vt:i4>1376308</vt:i4>
      </vt:variant>
      <vt:variant>
        <vt:i4>782</vt:i4>
      </vt:variant>
      <vt:variant>
        <vt:i4>0</vt:i4>
      </vt:variant>
      <vt:variant>
        <vt:i4>5</vt:i4>
      </vt:variant>
      <vt:variant>
        <vt:lpwstr/>
      </vt:variant>
      <vt:variant>
        <vt:lpwstr>_Toc201238481</vt:lpwstr>
      </vt:variant>
      <vt:variant>
        <vt:i4>1703988</vt:i4>
      </vt:variant>
      <vt:variant>
        <vt:i4>776</vt:i4>
      </vt:variant>
      <vt:variant>
        <vt:i4>0</vt:i4>
      </vt:variant>
      <vt:variant>
        <vt:i4>5</vt:i4>
      </vt:variant>
      <vt:variant>
        <vt:lpwstr/>
      </vt:variant>
      <vt:variant>
        <vt:lpwstr>_Toc201238473</vt:lpwstr>
      </vt:variant>
      <vt:variant>
        <vt:i4>1769524</vt:i4>
      </vt:variant>
      <vt:variant>
        <vt:i4>770</vt:i4>
      </vt:variant>
      <vt:variant>
        <vt:i4>0</vt:i4>
      </vt:variant>
      <vt:variant>
        <vt:i4>5</vt:i4>
      </vt:variant>
      <vt:variant>
        <vt:lpwstr/>
      </vt:variant>
      <vt:variant>
        <vt:lpwstr>_Toc201238465</vt:lpwstr>
      </vt:variant>
      <vt:variant>
        <vt:i4>1769524</vt:i4>
      </vt:variant>
      <vt:variant>
        <vt:i4>764</vt:i4>
      </vt:variant>
      <vt:variant>
        <vt:i4>0</vt:i4>
      </vt:variant>
      <vt:variant>
        <vt:i4>5</vt:i4>
      </vt:variant>
      <vt:variant>
        <vt:lpwstr/>
      </vt:variant>
      <vt:variant>
        <vt:lpwstr>_Toc201238464</vt:lpwstr>
      </vt:variant>
      <vt:variant>
        <vt:i4>1769524</vt:i4>
      </vt:variant>
      <vt:variant>
        <vt:i4>758</vt:i4>
      </vt:variant>
      <vt:variant>
        <vt:i4>0</vt:i4>
      </vt:variant>
      <vt:variant>
        <vt:i4>5</vt:i4>
      </vt:variant>
      <vt:variant>
        <vt:lpwstr/>
      </vt:variant>
      <vt:variant>
        <vt:lpwstr>_Toc201238463</vt:lpwstr>
      </vt:variant>
      <vt:variant>
        <vt:i4>1769524</vt:i4>
      </vt:variant>
      <vt:variant>
        <vt:i4>752</vt:i4>
      </vt:variant>
      <vt:variant>
        <vt:i4>0</vt:i4>
      </vt:variant>
      <vt:variant>
        <vt:i4>5</vt:i4>
      </vt:variant>
      <vt:variant>
        <vt:lpwstr/>
      </vt:variant>
      <vt:variant>
        <vt:lpwstr>_Toc201238462</vt:lpwstr>
      </vt:variant>
      <vt:variant>
        <vt:i4>1769524</vt:i4>
      </vt:variant>
      <vt:variant>
        <vt:i4>746</vt:i4>
      </vt:variant>
      <vt:variant>
        <vt:i4>0</vt:i4>
      </vt:variant>
      <vt:variant>
        <vt:i4>5</vt:i4>
      </vt:variant>
      <vt:variant>
        <vt:lpwstr/>
      </vt:variant>
      <vt:variant>
        <vt:lpwstr>_Toc201238461</vt:lpwstr>
      </vt:variant>
      <vt:variant>
        <vt:i4>1769524</vt:i4>
      </vt:variant>
      <vt:variant>
        <vt:i4>740</vt:i4>
      </vt:variant>
      <vt:variant>
        <vt:i4>0</vt:i4>
      </vt:variant>
      <vt:variant>
        <vt:i4>5</vt:i4>
      </vt:variant>
      <vt:variant>
        <vt:lpwstr/>
      </vt:variant>
      <vt:variant>
        <vt:lpwstr>_Toc201238460</vt:lpwstr>
      </vt:variant>
      <vt:variant>
        <vt:i4>1572916</vt:i4>
      </vt:variant>
      <vt:variant>
        <vt:i4>734</vt:i4>
      </vt:variant>
      <vt:variant>
        <vt:i4>0</vt:i4>
      </vt:variant>
      <vt:variant>
        <vt:i4>5</vt:i4>
      </vt:variant>
      <vt:variant>
        <vt:lpwstr/>
      </vt:variant>
      <vt:variant>
        <vt:lpwstr>_Toc201238459</vt:lpwstr>
      </vt:variant>
      <vt:variant>
        <vt:i4>1572916</vt:i4>
      </vt:variant>
      <vt:variant>
        <vt:i4>728</vt:i4>
      </vt:variant>
      <vt:variant>
        <vt:i4>0</vt:i4>
      </vt:variant>
      <vt:variant>
        <vt:i4>5</vt:i4>
      </vt:variant>
      <vt:variant>
        <vt:lpwstr/>
      </vt:variant>
      <vt:variant>
        <vt:lpwstr>_Toc201238458</vt:lpwstr>
      </vt:variant>
      <vt:variant>
        <vt:i4>1769521</vt:i4>
      </vt:variant>
      <vt:variant>
        <vt:i4>722</vt:i4>
      </vt:variant>
      <vt:variant>
        <vt:i4>0</vt:i4>
      </vt:variant>
      <vt:variant>
        <vt:i4>5</vt:i4>
      </vt:variant>
      <vt:variant>
        <vt:lpwstr/>
      </vt:variant>
      <vt:variant>
        <vt:lpwstr>_Toc201238161</vt:lpwstr>
      </vt:variant>
      <vt:variant>
        <vt:i4>1769521</vt:i4>
      </vt:variant>
      <vt:variant>
        <vt:i4>716</vt:i4>
      </vt:variant>
      <vt:variant>
        <vt:i4>0</vt:i4>
      </vt:variant>
      <vt:variant>
        <vt:i4>5</vt:i4>
      </vt:variant>
      <vt:variant>
        <vt:lpwstr/>
      </vt:variant>
      <vt:variant>
        <vt:lpwstr>_Toc201238160</vt:lpwstr>
      </vt:variant>
      <vt:variant>
        <vt:i4>1572913</vt:i4>
      </vt:variant>
      <vt:variant>
        <vt:i4>710</vt:i4>
      </vt:variant>
      <vt:variant>
        <vt:i4>0</vt:i4>
      </vt:variant>
      <vt:variant>
        <vt:i4>5</vt:i4>
      </vt:variant>
      <vt:variant>
        <vt:lpwstr/>
      </vt:variant>
      <vt:variant>
        <vt:lpwstr>_Toc201238159</vt:lpwstr>
      </vt:variant>
      <vt:variant>
        <vt:i4>1572913</vt:i4>
      </vt:variant>
      <vt:variant>
        <vt:i4>704</vt:i4>
      </vt:variant>
      <vt:variant>
        <vt:i4>0</vt:i4>
      </vt:variant>
      <vt:variant>
        <vt:i4>5</vt:i4>
      </vt:variant>
      <vt:variant>
        <vt:lpwstr/>
      </vt:variant>
      <vt:variant>
        <vt:lpwstr>_Toc201238158</vt:lpwstr>
      </vt:variant>
      <vt:variant>
        <vt:i4>1572913</vt:i4>
      </vt:variant>
      <vt:variant>
        <vt:i4>698</vt:i4>
      </vt:variant>
      <vt:variant>
        <vt:i4>0</vt:i4>
      </vt:variant>
      <vt:variant>
        <vt:i4>5</vt:i4>
      </vt:variant>
      <vt:variant>
        <vt:lpwstr/>
      </vt:variant>
      <vt:variant>
        <vt:lpwstr>_Toc201238155</vt:lpwstr>
      </vt:variant>
      <vt:variant>
        <vt:i4>1572913</vt:i4>
      </vt:variant>
      <vt:variant>
        <vt:i4>692</vt:i4>
      </vt:variant>
      <vt:variant>
        <vt:i4>0</vt:i4>
      </vt:variant>
      <vt:variant>
        <vt:i4>5</vt:i4>
      </vt:variant>
      <vt:variant>
        <vt:lpwstr/>
      </vt:variant>
      <vt:variant>
        <vt:lpwstr>_Toc201238154</vt:lpwstr>
      </vt:variant>
      <vt:variant>
        <vt:i4>1572913</vt:i4>
      </vt:variant>
      <vt:variant>
        <vt:i4>686</vt:i4>
      </vt:variant>
      <vt:variant>
        <vt:i4>0</vt:i4>
      </vt:variant>
      <vt:variant>
        <vt:i4>5</vt:i4>
      </vt:variant>
      <vt:variant>
        <vt:lpwstr/>
      </vt:variant>
      <vt:variant>
        <vt:lpwstr>_Toc201238153</vt:lpwstr>
      </vt:variant>
      <vt:variant>
        <vt:i4>1572913</vt:i4>
      </vt:variant>
      <vt:variant>
        <vt:i4>680</vt:i4>
      </vt:variant>
      <vt:variant>
        <vt:i4>0</vt:i4>
      </vt:variant>
      <vt:variant>
        <vt:i4>5</vt:i4>
      </vt:variant>
      <vt:variant>
        <vt:lpwstr/>
      </vt:variant>
      <vt:variant>
        <vt:lpwstr>_Toc201238152</vt:lpwstr>
      </vt:variant>
      <vt:variant>
        <vt:i4>1572913</vt:i4>
      </vt:variant>
      <vt:variant>
        <vt:i4>674</vt:i4>
      </vt:variant>
      <vt:variant>
        <vt:i4>0</vt:i4>
      </vt:variant>
      <vt:variant>
        <vt:i4>5</vt:i4>
      </vt:variant>
      <vt:variant>
        <vt:lpwstr/>
      </vt:variant>
      <vt:variant>
        <vt:lpwstr>_Toc201238151</vt:lpwstr>
      </vt:variant>
      <vt:variant>
        <vt:i4>1572913</vt:i4>
      </vt:variant>
      <vt:variant>
        <vt:i4>668</vt:i4>
      </vt:variant>
      <vt:variant>
        <vt:i4>0</vt:i4>
      </vt:variant>
      <vt:variant>
        <vt:i4>5</vt:i4>
      </vt:variant>
      <vt:variant>
        <vt:lpwstr/>
      </vt:variant>
      <vt:variant>
        <vt:lpwstr>_Toc201238150</vt:lpwstr>
      </vt:variant>
      <vt:variant>
        <vt:i4>1638449</vt:i4>
      </vt:variant>
      <vt:variant>
        <vt:i4>662</vt:i4>
      </vt:variant>
      <vt:variant>
        <vt:i4>0</vt:i4>
      </vt:variant>
      <vt:variant>
        <vt:i4>5</vt:i4>
      </vt:variant>
      <vt:variant>
        <vt:lpwstr/>
      </vt:variant>
      <vt:variant>
        <vt:lpwstr>_Toc201238149</vt:lpwstr>
      </vt:variant>
      <vt:variant>
        <vt:i4>1638449</vt:i4>
      </vt:variant>
      <vt:variant>
        <vt:i4>656</vt:i4>
      </vt:variant>
      <vt:variant>
        <vt:i4>0</vt:i4>
      </vt:variant>
      <vt:variant>
        <vt:i4>5</vt:i4>
      </vt:variant>
      <vt:variant>
        <vt:lpwstr/>
      </vt:variant>
      <vt:variant>
        <vt:lpwstr>_Toc201238148</vt:lpwstr>
      </vt:variant>
      <vt:variant>
        <vt:i4>1638449</vt:i4>
      </vt:variant>
      <vt:variant>
        <vt:i4>650</vt:i4>
      </vt:variant>
      <vt:variant>
        <vt:i4>0</vt:i4>
      </vt:variant>
      <vt:variant>
        <vt:i4>5</vt:i4>
      </vt:variant>
      <vt:variant>
        <vt:lpwstr/>
      </vt:variant>
      <vt:variant>
        <vt:lpwstr>_Toc201238147</vt:lpwstr>
      </vt:variant>
      <vt:variant>
        <vt:i4>1638449</vt:i4>
      </vt:variant>
      <vt:variant>
        <vt:i4>644</vt:i4>
      </vt:variant>
      <vt:variant>
        <vt:i4>0</vt:i4>
      </vt:variant>
      <vt:variant>
        <vt:i4>5</vt:i4>
      </vt:variant>
      <vt:variant>
        <vt:lpwstr/>
      </vt:variant>
      <vt:variant>
        <vt:lpwstr>_Toc201238146</vt:lpwstr>
      </vt:variant>
      <vt:variant>
        <vt:i4>1835056</vt:i4>
      </vt:variant>
      <vt:variant>
        <vt:i4>638</vt:i4>
      </vt:variant>
      <vt:variant>
        <vt:i4>0</vt:i4>
      </vt:variant>
      <vt:variant>
        <vt:i4>5</vt:i4>
      </vt:variant>
      <vt:variant>
        <vt:lpwstr/>
      </vt:variant>
      <vt:variant>
        <vt:lpwstr>_Toc201238014</vt:lpwstr>
      </vt:variant>
      <vt:variant>
        <vt:i4>1835056</vt:i4>
      </vt:variant>
      <vt:variant>
        <vt:i4>632</vt:i4>
      </vt:variant>
      <vt:variant>
        <vt:i4>0</vt:i4>
      </vt:variant>
      <vt:variant>
        <vt:i4>5</vt:i4>
      </vt:variant>
      <vt:variant>
        <vt:lpwstr/>
      </vt:variant>
      <vt:variant>
        <vt:lpwstr>_Toc201238013</vt:lpwstr>
      </vt:variant>
      <vt:variant>
        <vt:i4>1835056</vt:i4>
      </vt:variant>
      <vt:variant>
        <vt:i4>626</vt:i4>
      </vt:variant>
      <vt:variant>
        <vt:i4>0</vt:i4>
      </vt:variant>
      <vt:variant>
        <vt:i4>5</vt:i4>
      </vt:variant>
      <vt:variant>
        <vt:lpwstr/>
      </vt:variant>
      <vt:variant>
        <vt:lpwstr>_Toc201238012</vt:lpwstr>
      </vt:variant>
      <vt:variant>
        <vt:i4>1835056</vt:i4>
      </vt:variant>
      <vt:variant>
        <vt:i4>620</vt:i4>
      </vt:variant>
      <vt:variant>
        <vt:i4>0</vt:i4>
      </vt:variant>
      <vt:variant>
        <vt:i4>5</vt:i4>
      </vt:variant>
      <vt:variant>
        <vt:lpwstr/>
      </vt:variant>
      <vt:variant>
        <vt:lpwstr>_Toc201238011</vt:lpwstr>
      </vt:variant>
      <vt:variant>
        <vt:i4>1835056</vt:i4>
      </vt:variant>
      <vt:variant>
        <vt:i4>614</vt:i4>
      </vt:variant>
      <vt:variant>
        <vt:i4>0</vt:i4>
      </vt:variant>
      <vt:variant>
        <vt:i4>5</vt:i4>
      </vt:variant>
      <vt:variant>
        <vt:lpwstr/>
      </vt:variant>
      <vt:variant>
        <vt:lpwstr>_Toc201238010</vt:lpwstr>
      </vt:variant>
      <vt:variant>
        <vt:i4>1900592</vt:i4>
      </vt:variant>
      <vt:variant>
        <vt:i4>608</vt:i4>
      </vt:variant>
      <vt:variant>
        <vt:i4>0</vt:i4>
      </vt:variant>
      <vt:variant>
        <vt:i4>5</vt:i4>
      </vt:variant>
      <vt:variant>
        <vt:lpwstr/>
      </vt:variant>
      <vt:variant>
        <vt:lpwstr>_Toc201238009</vt:lpwstr>
      </vt:variant>
      <vt:variant>
        <vt:i4>1900592</vt:i4>
      </vt:variant>
      <vt:variant>
        <vt:i4>602</vt:i4>
      </vt:variant>
      <vt:variant>
        <vt:i4>0</vt:i4>
      </vt:variant>
      <vt:variant>
        <vt:i4>5</vt:i4>
      </vt:variant>
      <vt:variant>
        <vt:lpwstr/>
      </vt:variant>
      <vt:variant>
        <vt:lpwstr>_Toc201238008</vt:lpwstr>
      </vt:variant>
      <vt:variant>
        <vt:i4>1900592</vt:i4>
      </vt:variant>
      <vt:variant>
        <vt:i4>596</vt:i4>
      </vt:variant>
      <vt:variant>
        <vt:i4>0</vt:i4>
      </vt:variant>
      <vt:variant>
        <vt:i4>5</vt:i4>
      </vt:variant>
      <vt:variant>
        <vt:lpwstr/>
      </vt:variant>
      <vt:variant>
        <vt:lpwstr>_Toc201238007</vt:lpwstr>
      </vt:variant>
      <vt:variant>
        <vt:i4>1900592</vt:i4>
      </vt:variant>
      <vt:variant>
        <vt:i4>590</vt:i4>
      </vt:variant>
      <vt:variant>
        <vt:i4>0</vt:i4>
      </vt:variant>
      <vt:variant>
        <vt:i4>5</vt:i4>
      </vt:variant>
      <vt:variant>
        <vt:lpwstr/>
      </vt:variant>
      <vt:variant>
        <vt:lpwstr>_Toc201238006</vt:lpwstr>
      </vt:variant>
      <vt:variant>
        <vt:i4>1900592</vt:i4>
      </vt:variant>
      <vt:variant>
        <vt:i4>584</vt:i4>
      </vt:variant>
      <vt:variant>
        <vt:i4>0</vt:i4>
      </vt:variant>
      <vt:variant>
        <vt:i4>5</vt:i4>
      </vt:variant>
      <vt:variant>
        <vt:lpwstr/>
      </vt:variant>
      <vt:variant>
        <vt:lpwstr>_Toc201238005</vt:lpwstr>
      </vt:variant>
      <vt:variant>
        <vt:i4>1900592</vt:i4>
      </vt:variant>
      <vt:variant>
        <vt:i4>578</vt:i4>
      </vt:variant>
      <vt:variant>
        <vt:i4>0</vt:i4>
      </vt:variant>
      <vt:variant>
        <vt:i4>5</vt:i4>
      </vt:variant>
      <vt:variant>
        <vt:lpwstr/>
      </vt:variant>
      <vt:variant>
        <vt:lpwstr>_Toc201238004</vt:lpwstr>
      </vt:variant>
      <vt:variant>
        <vt:i4>1900592</vt:i4>
      </vt:variant>
      <vt:variant>
        <vt:i4>572</vt:i4>
      </vt:variant>
      <vt:variant>
        <vt:i4>0</vt:i4>
      </vt:variant>
      <vt:variant>
        <vt:i4>5</vt:i4>
      </vt:variant>
      <vt:variant>
        <vt:lpwstr/>
      </vt:variant>
      <vt:variant>
        <vt:lpwstr>_Toc201238003</vt:lpwstr>
      </vt:variant>
      <vt:variant>
        <vt:i4>1900592</vt:i4>
      </vt:variant>
      <vt:variant>
        <vt:i4>566</vt:i4>
      </vt:variant>
      <vt:variant>
        <vt:i4>0</vt:i4>
      </vt:variant>
      <vt:variant>
        <vt:i4>5</vt:i4>
      </vt:variant>
      <vt:variant>
        <vt:lpwstr/>
      </vt:variant>
      <vt:variant>
        <vt:lpwstr>_Toc201238002</vt:lpwstr>
      </vt:variant>
      <vt:variant>
        <vt:i4>1900592</vt:i4>
      </vt:variant>
      <vt:variant>
        <vt:i4>560</vt:i4>
      </vt:variant>
      <vt:variant>
        <vt:i4>0</vt:i4>
      </vt:variant>
      <vt:variant>
        <vt:i4>5</vt:i4>
      </vt:variant>
      <vt:variant>
        <vt:lpwstr/>
      </vt:variant>
      <vt:variant>
        <vt:lpwstr>_Toc201238001</vt:lpwstr>
      </vt:variant>
      <vt:variant>
        <vt:i4>1900592</vt:i4>
      </vt:variant>
      <vt:variant>
        <vt:i4>554</vt:i4>
      </vt:variant>
      <vt:variant>
        <vt:i4>0</vt:i4>
      </vt:variant>
      <vt:variant>
        <vt:i4>5</vt:i4>
      </vt:variant>
      <vt:variant>
        <vt:lpwstr/>
      </vt:variant>
      <vt:variant>
        <vt:lpwstr>_Toc201238000</vt:lpwstr>
      </vt:variant>
      <vt:variant>
        <vt:i4>1769529</vt:i4>
      </vt:variant>
      <vt:variant>
        <vt:i4>548</vt:i4>
      </vt:variant>
      <vt:variant>
        <vt:i4>0</vt:i4>
      </vt:variant>
      <vt:variant>
        <vt:i4>5</vt:i4>
      </vt:variant>
      <vt:variant>
        <vt:lpwstr/>
      </vt:variant>
      <vt:variant>
        <vt:lpwstr>_Toc201237999</vt:lpwstr>
      </vt:variant>
      <vt:variant>
        <vt:i4>1769529</vt:i4>
      </vt:variant>
      <vt:variant>
        <vt:i4>542</vt:i4>
      </vt:variant>
      <vt:variant>
        <vt:i4>0</vt:i4>
      </vt:variant>
      <vt:variant>
        <vt:i4>5</vt:i4>
      </vt:variant>
      <vt:variant>
        <vt:lpwstr/>
      </vt:variant>
      <vt:variant>
        <vt:lpwstr>_Toc201237998</vt:lpwstr>
      </vt:variant>
      <vt:variant>
        <vt:i4>1769529</vt:i4>
      </vt:variant>
      <vt:variant>
        <vt:i4>536</vt:i4>
      </vt:variant>
      <vt:variant>
        <vt:i4>0</vt:i4>
      </vt:variant>
      <vt:variant>
        <vt:i4>5</vt:i4>
      </vt:variant>
      <vt:variant>
        <vt:lpwstr/>
      </vt:variant>
      <vt:variant>
        <vt:lpwstr>_Toc201237997</vt:lpwstr>
      </vt:variant>
      <vt:variant>
        <vt:i4>1769529</vt:i4>
      </vt:variant>
      <vt:variant>
        <vt:i4>530</vt:i4>
      </vt:variant>
      <vt:variant>
        <vt:i4>0</vt:i4>
      </vt:variant>
      <vt:variant>
        <vt:i4>5</vt:i4>
      </vt:variant>
      <vt:variant>
        <vt:lpwstr/>
      </vt:variant>
      <vt:variant>
        <vt:lpwstr>_Toc201237996</vt:lpwstr>
      </vt:variant>
      <vt:variant>
        <vt:i4>1769529</vt:i4>
      </vt:variant>
      <vt:variant>
        <vt:i4>524</vt:i4>
      </vt:variant>
      <vt:variant>
        <vt:i4>0</vt:i4>
      </vt:variant>
      <vt:variant>
        <vt:i4>5</vt:i4>
      </vt:variant>
      <vt:variant>
        <vt:lpwstr/>
      </vt:variant>
      <vt:variant>
        <vt:lpwstr>_Toc201237995</vt:lpwstr>
      </vt:variant>
      <vt:variant>
        <vt:i4>1769529</vt:i4>
      </vt:variant>
      <vt:variant>
        <vt:i4>518</vt:i4>
      </vt:variant>
      <vt:variant>
        <vt:i4>0</vt:i4>
      </vt:variant>
      <vt:variant>
        <vt:i4>5</vt:i4>
      </vt:variant>
      <vt:variant>
        <vt:lpwstr/>
      </vt:variant>
      <vt:variant>
        <vt:lpwstr>_Toc201237994</vt:lpwstr>
      </vt:variant>
      <vt:variant>
        <vt:i4>1769529</vt:i4>
      </vt:variant>
      <vt:variant>
        <vt:i4>512</vt:i4>
      </vt:variant>
      <vt:variant>
        <vt:i4>0</vt:i4>
      </vt:variant>
      <vt:variant>
        <vt:i4>5</vt:i4>
      </vt:variant>
      <vt:variant>
        <vt:lpwstr/>
      </vt:variant>
      <vt:variant>
        <vt:lpwstr>_Toc201237993</vt:lpwstr>
      </vt:variant>
      <vt:variant>
        <vt:i4>1769529</vt:i4>
      </vt:variant>
      <vt:variant>
        <vt:i4>506</vt:i4>
      </vt:variant>
      <vt:variant>
        <vt:i4>0</vt:i4>
      </vt:variant>
      <vt:variant>
        <vt:i4>5</vt:i4>
      </vt:variant>
      <vt:variant>
        <vt:lpwstr/>
      </vt:variant>
      <vt:variant>
        <vt:lpwstr>_Toc201237992</vt:lpwstr>
      </vt:variant>
      <vt:variant>
        <vt:i4>1769529</vt:i4>
      </vt:variant>
      <vt:variant>
        <vt:i4>500</vt:i4>
      </vt:variant>
      <vt:variant>
        <vt:i4>0</vt:i4>
      </vt:variant>
      <vt:variant>
        <vt:i4>5</vt:i4>
      </vt:variant>
      <vt:variant>
        <vt:lpwstr/>
      </vt:variant>
      <vt:variant>
        <vt:lpwstr>_Toc201237991</vt:lpwstr>
      </vt:variant>
      <vt:variant>
        <vt:i4>1769529</vt:i4>
      </vt:variant>
      <vt:variant>
        <vt:i4>494</vt:i4>
      </vt:variant>
      <vt:variant>
        <vt:i4>0</vt:i4>
      </vt:variant>
      <vt:variant>
        <vt:i4>5</vt:i4>
      </vt:variant>
      <vt:variant>
        <vt:lpwstr/>
      </vt:variant>
      <vt:variant>
        <vt:lpwstr>_Toc201237990</vt:lpwstr>
      </vt:variant>
      <vt:variant>
        <vt:i4>1703993</vt:i4>
      </vt:variant>
      <vt:variant>
        <vt:i4>488</vt:i4>
      </vt:variant>
      <vt:variant>
        <vt:i4>0</vt:i4>
      </vt:variant>
      <vt:variant>
        <vt:i4>5</vt:i4>
      </vt:variant>
      <vt:variant>
        <vt:lpwstr/>
      </vt:variant>
      <vt:variant>
        <vt:lpwstr>_Toc201237989</vt:lpwstr>
      </vt:variant>
      <vt:variant>
        <vt:i4>1703993</vt:i4>
      </vt:variant>
      <vt:variant>
        <vt:i4>482</vt:i4>
      </vt:variant>
      <vt:variant>
        <vt:i4>0</vt:i4>
      </vt:variant>
      <vt:variant>
        <vt:i4>5</vt:i4>
      </vt:variant>
      <vt:variant>
        <vt:lpwstr/>
      </vt:variant>
      <vt:variant>
        <vt:lpwstr>_Toc201237988</vt:lpwstr>
      </vt:variant>
      <vt:variant>
        <vt:i4>1703993</vt:i4>
      </vt:variant>
      <vt:variant>
        <vt:i4>476</vt:i4>
      </vt:variant>
      <vt:variant>
        <vt:i4>0</vt:i4>
      </vt:variant>
      <vt:variant>
        <vt:i4>5</vt:i4>
      </vt:variant>
      <vt:variant>
        <vt:lpwstr/>
      </vt:variant>
      <vt:variant>
        <vt:lpwstr>_Toc201237987</vt:lpwstr>
      </vt:variant>
      <vt:variant>
        <vt:i4>1703993</vt:i4>
      </vt:variant>
      <vt:variant>
        <vt:i4>470</vt:i4>
      </vt:variant>
      <vt:variant>
        <vt:i4>0</vt:i4>
      </vt:variant>
      <vt:variant>
        <vt:i4>5</vt:i4>
      </vt:variant>
      <vt:variant>
        <vt:lpwstr/>
      </vt:variant>
      <vt:variant>
        <vt:lpwstr>_Toc201237986</vt:lpwstr>
      </vt:variant>
      <vt:variant>
        <vt:i4>1703993</vt:i4>
      </vt:variant>
      <vt:variant>
        <vt:i4>464</vt:i4>
      </vt:variant>
      <vt:variant>
        <vt:i4>0</vt:i4>
      </vt:variant>
      <vt:variant>
        <vt:i4>5</vt:i4>
      </vt:variant>
      <vt:variant>
        <vt:lpwstr/>
      </vt:variant>
      <vt:variant>
        <vt:lpwstr>_Toc201237985</vt:lpwstr>
      </vt:variant>
      <vt:variant>
        <vt:i4>1507383</vt:i4>
      </vt:variant>
      <vt:variant>
        <vt:i4>458</vt:i4>
      </vt:variant>
      <vt:variant>
        <vt:i4>0</vt:i4>
      </vt:variant>
      <vt:variant>
        <vt:i4>5</vt:i4>
      </vt:variant>
      <vt:variant>
        <vt:lpwstr/>
      </vt:variant>
      <vt:variant>
        <vt:lpwstr>_Toc201237759</vt:lpwstr>
      </vt:variant>
      <vt:variant>
        <vt:i4>1507383</vt:i4>
      </vt:variant>
      <vt:variant>
        <vt:i4>452</vt:i4>
      </vt:variant>
      <vt:variant>
        <vt:i4>0</vt:i4>
      </vt:variant>
      <vt:variant>
        <vt:i4>5</vt:i4>
      </vt:variant>
      <vt:variant>
        <vt:lpwstr/>
      </vt:variant>
      <vt:variant>
        <vt:lpwstr>_Toc201237758</vt:lpwstr>
      </vt:variant>
      <vt:variant>
        <vt:i4>1507383</vt:i4>
      </vt:variant>
      <vt:variant>
        <vt:i4>446</vt:i4>
      </vt:variant>
      <vt:variant>
        <vt:i4>0</vt:i4>
      </vt:variant>
      <vt:variant>
        <vt:i4>5</vt:i4>
      </vt:variant>
      <vt:variant>
        <vt:lpwstr/>
      </vt:variant>
      <vt:variant>
        <vt:lpwstr>_Toc201237757</vt:lpwstr>
      </vt:variant>
      <vt:variant>
        <vt:i4>1507383</vt:i4>
      </vt:variant>
      <vt:variant>
        <vt:i4>440</vt:i4>
      </vt:variant>
      <vt:variant>
        <vt:i4>0</vt:i4>
      </vt:variant>
      <vt:variant>
        <vt:i4>5</vt:i4>
      </vt:variant>
      <vt:variant>
        <vt:lpwstr/>
      </vt:variant>
      <vt:variant>
        <vt:lpwstr>_Toc201237756</vt:lpwstr>
      </vt:variant>
      <vt:variant>
        <vt:i4>1507383</vt:i4>
      </vt:variant>
      <vt:variant>
        <vt:i4>434</vt:i4>
      </vt:variant>
      <vt:variant>
        <vt:i4>0</vt:i4>
      </vt:variant>
      <vt:variant>
        <vt:i4>5</vt:i4>
      </vt:variant>
      <vt:variant>
        <vt:lpwstr/>
      </vt:variant>
      <vt:variant>
        <vt:lpwstr>_Toc201237755</vt:lpwstr>
      </vt:variant>
      <vt:variant>
        <vt:i4>1507383</vt:i4>
      </vt:variant>
      <vt:variant>
        <vt:i4>428</vt:i4>
      </vt:variant>
      <vt:variant>
        <vt:i4>0</vt:i4>
      </vt:variant>
      <vt:variant>
        <vt:i4>5</vt:i4>
      </vt:variant>
      <vt:variant>
        <vt:lpwstr/>
      </vt:variant>
      <vt:variant>
        <vt:lpwstr>_Toc201237754</vt:lpwstr>
      </vt:variant>
      <vt:variant>
        <vt:i4>1507383</vt:i4>
      </vt:variant>
      <vt:variant>
        <vt:i4>422</vt:i4>
      </vt:variant>
      <vt:variant>
        <vt:i4>0</vt:i4>
      </vt:variant>
      <vt:variant>
        <vt:i4>5</vt:i4>
      </vt:variant>
      <vt:variant>
        <vt:lpwstr/>
      </vt:variant>
      <vt:variant>
        <vt:lpwstr>_Toc201237753</vt:lpwstr>
      </vt:variant>
      <vt:variant>
        <vt:i4>1507383</vt:i4>
      </vt:variant>
      <vt:variant>
        <vt:i4>416</vt:i4>
      </vt:variant>
      <vt:variant>
        <vt:i4>0</vt:i4>
      </vt:variant>
      <vt:variant>
        <vt:i4>5</vt:i4>
      </vt:variant>
      <vt:variant>
        <vt:lpwstr/>
      </vt:variant>
      <vt:variant>
        <vt:lpwstr>_Toc201237752</vt:lpwstr>
      </vt:variant>
      <vt:variant>
        <vt:i4>1507383</vt:i4>
      </vt:variant>
      <vt:variant>
        <vt:i4>410</vt:i4>
      </vt:variant>
      <vt:variant>
        <vt:i4>0</vt:i4>
      </vt:variant>
      <vt:variant>
        <vt:i4>5</vt:i4>
      </vt:variant>
      <vt:variant>
        <vt:lpwstr/>
      </vt:variant>
      <vt:variant>
        <vt:lpwstr>_Toc201237751</vt:lpwstr>
      </vt:variant>
      <vt:variant>
        <vt:i4>1507383</vt:i4>
      </vt:variant>
      <vt:variant>
        <vt:i4>404</vt:i4>
      </vt:variant>
      <vt:variant>
        <vt:i4>0</vt:i4>
      </vt:variant>
      <vt:variant>
        <vt:i4>5</vt:i4>
      </vt:variant>
      <vt:variant>
        <vt:lpwstr/>
      </vt:variant>
      <vt:variant>
        <vt:lpwstr>_Toc201237750</vt:lpwstr>
      </vt:variant>
      <vt:variant>
        <vt:i4>1441847</vt:i4>
      </vt:variant>
      <vt:variant>
        <vt:i4>398</vt:i4>
      </vt:variant>
      <vt:variant>
        <vt:i4>0</vt:i4>
      </vt:variant>
      <vt:variant>
        <vt:i4>5</vt:i4>
      </vt:variant>
      <vt:variant>
        <vt:lpwstr/>
      </vt:variant>
      <vt:variant>
        <vt:lpwstr>_Toc201237749</vt:lpwstr>
      </vt:variant>
      <vt:variant>
        <vt:i4>1441847</vt:i4>
      </vt:variant>
      <vt:variant>
        <vt:i4>392</vt:i4>
      </vt:variant>
      <vt:variant>
        <vt:i4>0</vt:i4>
      </vt:variant>
      <vt:variant>
        <vt:i4>5</vt:i4>
      </vt:variant>
      <vt:variant>
        <vt:lpwstr/>
      </vt:variant>
      <vt:variant>
        <vt:lpwstr>_Toc201237748</vt:lpwstr>
      </vt:variant>
      <vt:variant>
        <vt:i4>1441847</vt:i4>
      </vt:variant>
      <vt:variant>
        <vt:i4>386</vt:i4>
      </vt:variant>
      <vt:variant>
        <vt:i4>0</vt:i4>
      </vt:variant>
      <vt:variant>
        <vt:i4>5</vt:i4>
      </vt:variant>
      <vt:variant>
        <vt:lpwstr/>
      </vt:variant>
      <vt:variant>
        <vt:lpwstr>_Toc201237747</vt:lpwstr>
      </vt:variant>
      <vt:variant>
        <vt:i4>1441847</vt:i4>
      </vt:variant>
      <vt:variant>
        <vt:i4>380</vt:i4>
      </vt:variant>
      <vt:variant>
        <vt:i4>0</vt:i4>
      </vt:variant>
      <vt:variant>
        <vt:i4>5</vt:i4>
      </vt:variant>
      <vt:variant>
        <vt:lpwstr/>
      </vt:variant>
      <vt:variant>
        <vt:lpwstr>_Toc201237746</vt:lpwstr>
      </vt:variant>
      <vt:variant>
        <vt:i4>1441847</vt:i4>
      </vt:variant>
      <vt:variant>
        <vt:i4>374</vt:i4>
      </vt:variant>
      <vt:variant>
        <vt:i4>0</vt:i4>
      </vt:variant>
      <vt:variant>
        <vt:i4>5</vt:i4>
      </vt:variant>
      <vt:variant>
        <vt:lpwstr/>
      </vt:variant>
      <vt:variant>
        <vt:lpwstr>_Toc201237745</vt:lpwstr>
      </vt:variant>
      <vt:variant>
        <vt:i4>1441847</vt:i4>
      </vt:variant>
      <vt:variant>
        <vt:i4>368</vt:i4>
      </vt:variant>
      <vt:variant>
        <vt:i4>0</vt:i4>
      </vt:variant>
      <vt:variant>
        <vt:i4>5</vt:i4>
      </vt:variant>
      <vt:variant>
        <vt:lpwstr/>
      </vt:variant>
      <vt:variant>
        <vt:lpwstr>_Toc201237744</vt:lpwstr>
      </vt:variant>
      <vt:variant>
        <vt:i4>1441847</vt:i4>
      </vt:variant>
      <vt:variant>
        <vt:i4>362</vt:i4>
      </vt:variant>
      <vt:variant>
        <vt:i4>0</vt:i4>
      </vt:variant>
      <vt:variant>
        <vt:i4>5</vt:i4>
      </vt:variant>
      <vt:variant>
        <vt:lpwstr/>
      </vt:variant>
      <vt:variant>
        <vt:lpwstr>_Toc201237743</vt:lpwstr>
      </vt:variant>
      <vt:variant>
        <vt:i4>1441847</vt:i4>
      </vt:variant>
      <vt:variant>
        <vt:i4>356</vt:i4>
      </vt:variant>
      <vt:variant>
        <vt:i4>0</vt:i4>
      </vt:variant>
      <vt:variant>
        <vt:i4>5</vt:i4>
      </vt:variant>
      <vt:variant>
        <vt:lpwstr/>
      </vt:variant>
      <vt:variant>
        <vt:lpwstr>_Toc201237742</vt:lpwstr>
      </vt:variant>
      <vt:variant>
        <vt:i4>1441847</vt:i4>
      </vt:variant>
      <vt:variant>
        <vt:i4>350</vt:i4>
      </vt:variant>
      <vt:variant>
        <vt:i4>0</vt:i4>
      </vt:variant>
      <vt:variant>
        <vt:i4>5</vt:i4>
      </vt:variant>
      <vt:variant>
        <vt:lpwstr/>
      </vt:variant>
      <vt:variant>
        <vt:lpwstr>_Toc201237741</vt:lpwstr>
      </vt:variant>
      <vt:variant>
        <vt:i4>1441847</vt:i4>
      </vt:variant>
      <vt:variant>
        <vt:i4>344</vt:i4>
      </vt:variant>
      <vt:variant>
        <vt:i4>0</vt:i4>
      </vt:variant>
      <vt:variant>
        <vt:i4>5</vt:i4>
      </vt:variant>
      <vt:variant>
        <vt:lpwstr/>
      </vt:variant>
      <vt:variant>
        <vt:lpwstr>_Toc201237740</vt:lpwstr>
      </vt:variant>
      <vt:variant>
        <vt:i4>1114167</vt:i4>
      </vt:variant>
      <vt:variant>
        <vt:i4>338</vt:i4>
      </vt:variant>
      <vt:variant>
        <vt:i4>0</vt:i4>
      </vt:variant>
      <vt:variant>
        <vt:i4>5</vt:i4>
      </vt:variant>
      <vt:variant>
        <vt:lpwstr/>
      </vt:variant>
      <vt:variant>
        <vt:lpwstr>_Toc201237739</vt:lpwstr>
      </vt:variant>
      <vt:variant>
        <vt:i4>1114167</vt:i4>
      </vt:variant>
      <vt:variant>
        <vt:i4>332</vt:i4>
      </vt:variant>
      <vt:variant>
        <vt:i4>0</vt:i4>
      </vt:variant>
      <vt:variant>
        <vt:i4>5</vt:i4>
      </vt:variant>
      <vt:variant>
        <vt:lpwstr/>
      </vt:variant>
      <vt:variant>
        <vt:lpwstr>_Toc201237738</vt:lpwstr>
      </vt:variant>
      <vt:variant>
        <vt:i4>1114167</vt:i4>
      </vt:variant>
      <vt:variant>
        <vt:i4>326</vt:i4>
      </vt:variant>
      <vt:variant>
        <vt:i4>0</vt:i4>
      </vt:variant>
      <vt:variant>
        <vt:i4>5</vt:i4>
      </vt:variant>
      <vt:variant>
        <vt:lpwstr/>
      </vt:variant>
      <vt:variant>
        <vt:lpwstr>_Toc201237737</vt:lpwstr>
      </vt:variant>
      <vt:variant>
        <vt:i4>1114167</vt:i4>
      </vt:variant>
      <vt:variant>
        <vt:i4>320</vt:i4>
      </vt:variant>
      <vt:variant>
        <vt:i4>0</vt:i4>
      </vt:variant>
      <vt:variant>
        <vt:i4>5</vt:i4>
      </vt:variant>
      <vt:variant>
        <vt:lpwstr/>
      </vt:variant>
      <vt:variant>
        <vt:lpwstr>_Toc201237736</vt:lpwstr>
      </vt:variant>
      <vt:variant>
        <vt:i4>1114167</vt:i4>
      </vt:variant>
      <vt:variant>
        <vt:i4>314</vt:i4>
      </vt:variant>
      <vt:variant>
        <vt:i4>0</vt:i4>
      </vt:variant>
      <vt:variant>
        <vt:i4>5</vt:i4>
      </vt:variant>
      <vt:variant>
        <vt:lpwstr/>
      </vt:variant>
      <vt:variant>
        <vt:lpwstr>_Toc201237735</vt:lpwstr>
      </vt:variant>
      <vt:variant>
        <vt:i4>1114167</vt:i4>
      </vt:variant>
      <vt:variant>
        <vt:i4>308</vt:i4>
      </vt:variant>
      <vt:variant>
        <vt:i4>0</vt:i4>
      </vt:variant>
      <vt:variant>
        <vt:i4>5</vt:i4>
      </vt:variant>
      <vt:variant>
        <vt:lpwstr/>
      </vt:variant>
      <vt:variant>
        <vt:lpwstr>_Toc201237734</vt:lpwstr>
      </vt:variant>
      <vt:variant>
        <vt:i4>1114167</vt:i4>
      </vt:variant>
      <vt:variant>
        <vt:i4>302</vt:i4>
      </vt:variant>
      <vt:variant>
        <vt:i4>0</vt:i4>
      </vt:variant>
      <vt:variant>
        <vt:i4>5</vt:i4>
      </vt:variant>
      <vt:variant>
        <vt:lpwstr/>
      </vt:variant>
      <vt:variant>
        <vt:lpwstr>_Toc201237733</vt:lpwstr>
      </vt:variant>
      <vt:variant>
        <vt:i4>1114167</vt:i4>
      </vt:variant>
      <vt:variant>
        <vt:i4>296</vt:i4>
      </vt:variant>
      <vt:variant>
        <vt:i4>0</vt:i4>
      </vt:variant>
      <vt:variant>
        <vt:i4>5</vt:i4>
      </vt:variant>
      <vt:variant>
        <vt:lpwstr/>
      </vt:variant>
      <vt:variant>
        <vt:lpwstr>_Toc201237732</vt:lpwstr>
      </vt:variant>
      <vt:variant>
        <vt:i4>1114167</vt:i4>
      </vt:variant>
      <vt:variant>
        <vt:i4>290</vt:i4>
      </vt:variant>
      <vt:variant>
        <vt:i4>0</vt:i4>
      </vt:variant>
      <vt:variant>
        <vt:i4>5</vt:i4>
      </vt:variant>
      <vt:variant>
        <vt:lpwstr/>
      </vt:variant>
      <vt:variant>
        <vt:lpwstr>_Toc201237731</vt:lpwstr>
      </vt:variant>
      <vt:variant>
        <vt:i4>1114167</vt:i4>
      </vt:variant>
      <vt:variant>
        <vt:i4>284</vt:i4>
      </vt:variant>
      <vt:variant>
        <vt:i4>0</vt:i4>
      </vt:variant>
      <vt:variant>
        <vt:i4>5</vt:i4>
      </vt:variant>
      <vt:variant>
        <vt:lpwstr/>
      </vt:variant>
      <vt:variant>
        <vt:lpwstr>_Toc201237730</vt:lpwstr>
      </vt:variant>
      <vt:variant>
        <vt:i4>1048631</vt:i4>
      </vt:variant>
      <vt:variant>
        <vt:i4>278</vt:i4>
      </vt:variant>
      <vt:variant>
        <vt:i4>0</vt:i4>
      </vt:variant>
      <vt:variant>
        <vt:i4>5</vt:i4>
      </vt:variant>
      <vt:variant>
        <vt:lpwstr/>
      </vt:variant>
      <vt:variant>
        <vt:lpwstr>_Toc201237729</vt:lpwstr>
      </vt:variant>
      <vt:variant>
        <vt:i4>1048631</vt:i4>
      </vt:variant>
      <vt:variant>
        <vt:i4>272</vt:i4>
      </vt:variant>
      <vt:variant>
        <vt:i4>0</vt:i4>
      </vt:variant>
      <vt:variant>
        <vt:i4>5</vt:i4>
      </vt:variant>
      <vt:variant>
        <vt:lpwstr/>
      </vt:variant>
      <vt:variant>
        <vt:lpwstr>_Toc201237728</vt:lpwstr>
      </vt:variant>
      <vt:variant>
        <vt:i4>1048631</vt:i4>
      </vt:variant>
      <vt:variant>
        <vt:i4>266</vt:i4>
      </vt:variant>
      <vt:variant>
        <vt:i4>0</vt:i4>
      </vt:variant>
      <vt:variant>
        <vt:i4>5</vt:i4>
      </vt:variant>
      <vt:variant>
        <vt:lpwstr/>
      </vt:variant>
      <vt:variant>
        <vt:lpwstr>_Toc201237727</vt:lpwstr>
      </vt:variant>
      <vt:variant>
        <vt:i4>1048631</vt:i4>
      </vt:variant>
      <vt:variant>
        <vt:i4>260</vt:i4>
      </vt:variant>
      <vt:variant>
        <vt:i4>0</vt:i4>
      </vt:variant>
      <vt:variant>
        <vt:i4>5</vt:i4>
      </vt:variant>
      <vt:variant>
        <vt:lpwstr/>
      </vt:variant>
      <vt:variant>
        <vt:lpwstr>_Toc201237726</vt:lpwstr>
      </vt:variant>
      <vt:variant>
        <vt:i4>1048631</vt:i4>
      </vt:variant>
      <vt:variant>
        <vt:i4>254</vt:i4>
      </vt:variant>
      <vt:variant>
        <vt:i4>0</vt:i4>
      </vt:variant>
      <vt:variant>
        <vt:i4>5</vt:i4>
      </vt:variant>
      <vt:variant>
        <vt:lpwstr/>
      </vt:variant>
      <vt:variant>
        <vt:lpwstr>_Toc201237725</vt:lpwstr>
      </vt:variant>
      <vt:variant>
        <vt:i4>1048631</vt:i4>
      </vt:variant>
      <vt:variant>
        <vt:i4>248</vt:i4>
      </vt:variant>
      <vt:variant>
        <vt:i4>0</vt:i4>
      </vt:variant>
      <vt:variant>
        <vt:i4>5</vt:i4>
      </vt:variant>
      <vt:variant>
        <vt:lpwstr/>
      </vt:variant>
      <vt:variant>
        <vt:lpwstr>_Toc201237724</vt:lpwstr>
      </vt:variant>
      <vt:variant>
        <vt:i4>1048631</vt:i4>
      </vt:variant>
      <vt:variant>
        <vt:i4>242</vt:i4>
      </vt:variant>
      <vt:variant>
        <vt:i4>0</vt:i4>
      </vt:variant>
      <vt:variant>
        <vt:i4>5</vt:i4>
      </vt:variant>
      <vt:variant>
        <vt:lpwstr/>
      </vt:variant>
      <vt:variant>
        <vt:lpwstr>_Toc201237723</vt:lpwstr>
      </vt:variant>
      <vt:variant>
        <vt:i4>1048631</vt:i4>
      </vt:variant>
      <vt:variant>
        <vt:i4>236</vt:i4>
      </vt:variant>
      <vt:variant>
        <vt:i4>0</vt:i4>
      </vt:variant>
      <vt:variant>
        <vt:i4>5</vt:i4>
      </vt:variant>
      <vt:variant>
        <vt:lpwstr/>
      </vt:variant>
      <vt:variant>
        <vt:lpwstr>_Toc201237721</vt:lpwstr>
      </vt:variant>
      <vt:variant>
        <vt:i4>1048631</vt:i4>
      </vt:variant>
      <vt:variant>
        <vt:i4>230</vt:i4>
      </vt:variant>
      <vt:variant>
        <vt:i4>0</vt:i4>
      </vt:variant>
      <vt:variant>
        <vt:i4>5</vt:i4>
      </vt:variant>
      <vt:variant>
        <vt:lpwstr/>
      </vt:variant>
      <vt:variant>
        <vt:lpwstr>_Toc201237720</vt:lpwstr>
      </vt:variant>
      <vt:variant>
        <vt:i4>1245239</vt:i4>
      </vt:variant>
      <vt:variant>
        <vt:i4>224</vt:i4>
      </vt:variant>
      <vt:variant>
        <vt:i4>0</vt:i4>
      </vt:variant>
      <vt:variant>
        <vt:i4>5</vt:i4>
      </vt:variant>
      <vt:variant>
        <vt:lpwstr/>
      </vt:variant>
      <vt:variant>
        <vt:lpwstr>_Toc201237719</vt:lpwstr>
      </vt:variant>
      <vt:variant>
        <vt:i4>1245239</vt:i4>
      </vt:variant>
      <vt:variant>
        <vt:i4>218</vt:i4>
      </vt:variant>
      <vt:variant>
        <vt:i4>0</vt:i4>
      </vt:variant>
      <vt:variant>
        <vt:i4>5</vt:i4>
      </vt:variant>
      <vt:variant>
        <vt:lpwstr/>
      </vt:variant>
      <vt:variant>
        <vt:lpwstr>_Toc201237718</vt:lpwstr>
      </vt:variant>
      <vt:variant>
        <vt:i4>1245239</vt:i4>
      </vt:variant>
      <vt:variant>
        <vt:i4>212</vt:i4>
      </vt:variant>
      <vt:variant>
        <vt:i4>0</vt:i4>
      </vt:variant>
      <vt:variant>
        <vt:i4>5</vt:i4>
      </vt:variant>
      <vt:variant>
        <vt:lpwstr/>
      </vt:variant>
      <vt:variant>
        <vt:lpwstr>_Toc201237717</vt:lpwstr>
      </vt:variant>
      <vt:variant>
        <vt:i4>1179701</vt:i4>
      </vt:variant>
      <vt:variant>
        <vt:i4>206</vt:i4>
      </vt:variant>
      <vt:variant>
        <vt:i4>0</vt:i4>
      </vt:variant>
      <vt:variant>
        <vt:i4>5</vt:i4>
      </vt:variant>
      <vt:variant>
        <vt:lpwstr/>
      </vt:variant>
      <vt:variant>
        <vt:lpwstr>_Toc201237507</vt:lpwstr>
      </vt:variant>
      <vt:variant>
        <vt:i4>1179701</vt:i4>
      </vt:variant>
      <vt:variant>
        <vt:i4>200</vt:i4>
      </vt:variant>
      <vt:variant>
        <vt:i4>0</vt:i4>
      </vt:variant>
      <vt:variant>
        <vt:i4>5</vt:i4>
      </vt:variant>
      <vt:variant>
        <vt:lpwstr/>
      </vt:variant>
      <vt:variant>
        <vt:lpwstr>_Toc201237506</vt:lpwstr>
      </vt:variant>
      <vt:variant>
        <vt:i4>1179701</vt:i4>
      </vt:variant>
      <vt:variant>
        <vt:i4>194</vt:i4>
      </vt:variant>
      <vt:variant>
        <vt:i4>0</vt:i4>
      </vt:variant>
      <vt:variant>
        <vt:i4>5</vt:i4>
      </vt:variant>
      <vt:variant>
        <vt:lpwstr/>
      </vt:variant>
      <vt:variant>
        <vt:lpwstr>_Toc201237505</vt:lpwstr>
      </vt:variant>
      <vt:variant>
        <vt:i4>1179701</vt:i4>
      </vt:variant>
      <vt:variant>
        <vt:i4>188</vt:i4>
      </vt:variant>
      <vt:variant>
        <vt:i4>0</vt:i4>
      </vt:variant>
      <vt:variant>
        <vt:i4>5</vt:i4>
      </vt:variant>
      <vt:variant>
        <vt:lpwstr/>
      </vt:variant>
      <vt:variant>
        <vt:lpwstr>_Toc201237504</vt:lpwstr>
      </vt:variant>
      <vt:variant>
        <vt:i4>1179701</vt:i4>
      </vt:variant>
      <vt:variant>
        <vt:i4>182</vt:i4>
      </vt:variant>
      <vt:variant>
        <vt:i4>0</vt:i4>
      </vt:variant>
      <vt:variant>
        <vt:i4>5</vt:i4>
      </vt:variant>
      <vt:variant>
        <vt:lpwstr/>
      </vt:variant>
      <vt:variant>
        <vt:lpwstr>_Toc201237503</vt:lpwstr>
      </vt:variant>
      <vt:variant>
        <vt:i4>1179701</vt:i4>
      </vt:variant>
      <vt:variant>
        <vt:i4>176</vt:i4>
      </vt:variant>
      <vt:variant>
        <vt:i4>0</vt:i4>
      </vt:variant>
      <vt:variant>
        <vt:i4>5</vt:i4>
      </vt:variant>
      <vt:variant>
        <vt:lpwstr/>
      </vt:variant>
      <vt:variant>
        <vt:lpwstr>_Toc201237502</vt:lpwstr>
      </vt:variant>
      <vt:variant>
        <vt:i4>1179701</vt:i4>
      </vt:variant>
      <vt:variant>
        <vt:i4>170</vt:i4>
      </vt:variant>
      <vt:variant>
        <vt:i4>0</vt:i4>
      </vt:variant>
      <vt:variant>
        <vt:i4>5</vt:i4>
      </vt:variant>
      <vt:variant>
        <vt:lpwstr/>
      </vt:variant>
      <vt:variant>
        <vt:lpwstr>_Toc201237501</vt:lpwstr>
      </vt:variant>
      <vt:variant>
        <vt:i4>1179701</vt:i4>
      </vt:variant>
      <vt:variant>
        <vt:i4>164</vt:i4>
      </vt:variant>
      <vt:variant>
        <vt:i4>0</vt:i4>
      </vt:variant>
      <vt:variant>
        <vt:i4>5</vt:i4>
      </vt:variant>
      <vt:variant>
        <vt:lpwstr/>
      </vt:variant>
      <vt:variant>
        <vt:lpwstr>_Toc201237500</vt:lpwstr>
      </vt:variant>
      <vt:variant>
        <vt:i4>1769524</vt:i4>
      </vt:variant>
      <vt:variant>
        <vt:i4>158</vt:i4>
      </vt:variant>
      <vt:variant>
        <vt:i4>0</vt:i4>
      </vt:variant>
      <vt:variant>
        <vt:i4>5</vt:i4>
      </vt:variant>
      <vt:variant>
        <vt:lpwstr/>
      </vt:variant>
      <vt:variant>
        <vt:lpwstr>_Toc201237499</vt:lpwstr>
      </vt:variant>
      <vt:variant>
        <vt:i4>1769524</vt:i4>
      </vt:variant>
      <vt:variant>
        <vt:i4>152</vt:i4>
      </vt:variant>
      <vt:variant>
        <vt:i4>0</vt:i4>
      </vt:variant>
      <vt:variant>
        <vt:i4>5</vt:i4>
      </vt:variant>
      <vt:variant>
        <vt:lpwstr/>
      </vt:variant>
      <vt:variant>
        <vt:lpwstr>_Toc201237498</vt:lpwstr>
      </vt:variant>
      <vt:variant>
        <vt:i4>1769524</vt:i4>
      </vt:variant>
      <vt:variant>
        <vt:i4>146</vt:i4>
      </vt:variant>
      <vt:variant>
        <vt:i4>0</vt:i4>
      </vt:variant>
      <vt:variant>
        <vt:i4>5</vt:i4>
      </vt:variant>
      <vt:variant>
        <vt:lpwstr/>
      </vt:variant>
      <vt:variant>
        <vt:lpwstr>_Toc201237497</vt:lpwstr>
      </vt:variant>
      <vt:variant>
        <vt:i4>1769524</vt:i4>
      </vt:variant>
      <vt:variant>
        <vt:i4>140</vt:i4>
      </vt:variant>
      <vt:variant>
        <vt:i4>0</vt:i4>
      </vt:variant>
      <vt:variant>
        <vt:i4>5</vt:i4>
      </vt:variant>
      <vt:variant>
        <vt:lpwstr/>
      </vt:variant>
      <vt:variant>
        <vt:lpwstr>_Toc201237496</vt:lpwstr>
      </vt:variant>
      <vt:variant>
        <vt:i4>1769524</vt:i4>
      </vt:variant>
      <vt:variant>
        <vt:i4>134</vt:i4>
      </vt:variant>
      <vt:variant>
        <vt:i4>0</vt:i4>
      </vt:variant>
      <vt:variant>
        <vt:i4>5</vt:i4>
      </vt:variant>
      <vt:variant>
        <vt:lpwstr/>
      </vt:variant>
      <vt:variant>
        <vt:lpwstr>_Toc201237495</vt:lpwstr>
      </vt:variant>
      <vt:variant>
        <vt:i4>1769524</vt:i4>
      </vt:variant>
      <vt:variant>
        <vt:i4>128</vt:i4>
      </vt:variant>
      <vt:variant>
        <vt:i4>0</vt:i4>
      </vt:variant>
      <vt:variant>
        <vt:i4>5</vt:i4>
      </vt:variant>
      <vt:variant>
        <vt:lpwstr/>
      </vt:variant>
      <vt:variant>
        <vt:lpwstr>_Toc201237494</vt:lpwstr>
      </vt:variant>
      <vt:variant>
        <vt:i4>1769524</vt:i4>
      </vt:variant>
      <vt:variant>
        <vt:i4>122</vt:i4>
      </vt:variant>
      <vt:variant>
        <vt:i4>0</vt:i4>
      </vt:variant>
      <vt:variant>
        <vt:i4>5</vt:i4>
      </vt:variant>
      <vt:variant>
        <vt:lpwstr/>
      </vt:variant>
      <vt:variant>
        <vt:lpwstr>_Toc201237493</vt:lpwstr>
      </vt:variant>
      <vt:variant>
        <vt:i4>1769524</vt:i4>
      </vt:variant>
      <vt:variant>
        <vt:i4>116</vt:i4>
      </vt:variant>
      <vt:variant>
        <vt:i4>0</vt:i4>
      </vt:variant>
      <vt:variant>
        <vt:i4>5</vt:i4>
      </vt:variant>
      <vt:variant>
        <vt:lpwstr/>
      </vt:variant>
      <vt:variant>
        <vt:lpwstr>_Toc201237492</vt:lpwstr>
      </vt:variant>
      <vt:variant>
        <vt:i4>1703987</vt:i4>
      </vt:variant>
      <vt:variant>
        <vt:i4>110</vt:i4>
      </vt:variant>
      <vt:variant>
        <vt:i4>0</vt:i4>
      </vt:variant>
      <vt:variant>
        <vt:i4>5</vt:i4>
      </vt:variant>
      <vt:variant>
        <vt:lpwstr/>
      </vt:variant>
      <vt:variant>
        <vt:lpwstr>_Toc201237386</vt:lpwstr>
      </vt:variant>
      <vt:variant>
        <vt:i4>1703987</vt:i4>
      </vt:variant>
      <vt:variant>
        <vt:i4>104</vt:i4>
      </vt:variant>
      <vt:variant>
        <vt:i4>0</vt:i4>
      </vt:variant>
      <vt:variant>
        <vt:i4>5</vt:i4>
      </vt:variant>
      <vt:variant>
        <vt:lpwstr/>
      </vt:variant>
      <vt:variant>
        <vt:lpwstr>_Toc201237382</vt:lpwstr>
      </vt:variant>
      <vt:variant>
        <vt:i4>1703987</vt:i4>
      </vt:variant>
      <vt:variant>
        <vt:i4>98</vt:i4>
      </vt:variant>
      <vt:variant>
        <vt:i4>0</vt:i4>
      </vt:variant>
      <vt:variant>
        <vt:i4>5</vt:i4>
      </vt:variant>
      <vt:variant>
        <vt:lpwstr/>
      </vt:variant>
      <vt:variant>
        <vt:lpwstr>_Toc201237380</vt:lpwstr>
      </vt:variant>
      <vt:variant>
        <vt:i4>1376307</vt:i4>
      </vt:variant>
      <vt:variant>
        <vt:i4>92</vt:i4>
      </vt:variant>
      <vt:variant>
        <vt:i4>0</vt:i4>
      </vt:variant>
      <vt:variant>
        <vt:i4>5</vt:i4>
      </vt:variant>
      <vt:variant>
        <vt:lpwstr/>
      </vt:variant>
      <vt:variant>
        <vt:lpwstr>_Toc201237377</vt:lpwstr>
      </vt:variant>
      <vt:variant>
        <vt:i4>1376307</vt:i4>
      </vt:variant>
      <vt:variant>
        <vt:i4>86</vt:i4>
      </vt:variant>
      <vt:variant>
        <vt:i4>0</vt:i4>
      </vt:variant>
      <vt:variant>
        <vt:i4>5</vt:i4>
      </vt:variant>
      <vt:variant>
        <vt:lpwstr/>
      </vt:variant>
      <vt:variant>
        <vt:lpwstr>_Toc201237376</vt:lpwstr>
      </vt:variant>
      <vt:variant>
        <vt:i4>1376307</vt:i4>
      </vt:variant>
      <vt:variant>
        <vt:i4>80</vt:i4>
      </vt:variant>
      <vt:variant>
        <vt:i4>0</vt:i4>
      </vt:variant>
      <vt:variant>
        <vt:i4>5</vt:i4>
      </vt:variant>
      <vt:variant>
        <vt:lpwstr/>
      </vt:variant>
      <vt:variant>
        <vt:lpwstr>_Toc201237375</vt:lpwstr>
      </vt:variant>
      <vt:variant>
        <vt:i4>1376307</vt:i4>
      </vt:variant>
      <vt:variant>
        <vt:i4>74</vt:i4>
      </vt:variant>
      <vt:variant>
        <vt:i4>0</vt:i4>
      </vt:variant>
      <vt:variant>
        <vt:i4>5</vt:i4>
      </vt:variant>
      <vt:variant>
        <vt:lpwstr/>
      </vt:variant>
      <vt:variant>
        <vt:lpwstr>_Toc201237374</vt:lpwstr>
      </vt:variant>
      <vt:variant>
        <vt:i4>1376307</vt:i4>
      </vt:variant>
      <vt:variant>
        <vt:i4>68</vt:i4>
      </vt:variant>
      <vt:variant>
        <vt:i4>0</vt:i4>
      </vt:variant>
      <vt:variant>
        <vt:i4>5</vt:i4>
      </vt:variant>
      <vt:variant>
        <vt:lpwstr/>
      </vt:variant>
      <vt:variant>
        <vt:lpwstr>_Toc201237372</vt:lpwstr>
      </vt:variant>
      <vt:variant>
        <vt:i4>1376307</vt:i4>
      </vt:variant>
      <vt:variant>
        <vt:i4>62</vt:i4>
      </vt:variant>
      <vt:variant>
        <vt:i4>0</vt:i4>
      </vt:variant>
      <vt:variant>
        <vt:i4>5</vt:i4>
      </vt:variant>
      <vt:variant>
        <vt:lpwstr/>
      </vt:variant>
      <vt:variant>
        <vt:lpwstr>_Toc201237371</vt:lpwstr>
      </vt:variant>
      <vt:variant>
        <vt:i4>1376307</vt:i4>
      </vt:variant>
      <vt:variant>
        <vt:i4>56</vt:i4>
      </vt:variant>
      <vt:variant>
        <vt:i4>0</vt:i4>
      </vt:variant>
      <vt:variant>
        <vt:i4>5</vt:i4>
      </vt:variant>
      <vt:variant>
        <vt:lpwstr/>
      </vt:variant>
      <vt:variant>
        <vt:lpwstr>_Toc201237370</vt:lpwstr>
      </vt:variant>
      <vt:variant>
        <vt:i4>1310771</vt:i4>
      </vt:variant>
      <vt:variant>
        <vt:i4>50</vt:i4>
      </vt:variant>
      <vt:variant>
        <vt:i4>0</vt:i4>
      </vt:variant>
      <vt:variant>
        <vt:i4>5</vt:i4>
      </vt:variant>
      <vt:variant>
        <vt:lpwstr/>
      </vt:variant>
      <vt:variant>
        <vt:lpwstr>_Toc201237369</vt:lpwstr>
      </vt:variant>
      <vt:variant>
        <vt:i4>1310771</vt:i4>
      </vt:variant>
      <vt:variant>
        <vt:i4>44</vt:i4>
      </vt:variant>
      <vt:variant>
        <vt:i4>0</vt:i4>
      </vt:variant>
      <vt:variant>
        <vt:i4>5</vt:i4>
      </vt:variant>
      <vt:variant>
        <vt:lpwstr/>
      </vt:variant>
      <vt:variant>
        <vt:lpwstr>_Toc201237368</vt:lpwstr>
      </vt:variant>
      <vt:variant>
        <vt:i4>1310771</vt:i4>
      </vt:variant>
      <vt:variant>
        <vt:i4>38</vt:i4>
      </vt:variant>
      <vt:variant>
        <vt:i4>0</vt:i4>
      </vt:variant>
      <vt:variant>
        <vt:i4>5</vt:i4>
      </vt:variant>
      <vt:variant>
        <vt:lpwstr/>
      </vt:variant>
      <vt:variant>
        <vt:lpwstr>_Toc201237367</vt:lpwstr>
      </vt:variant>
      <vt:variant>
        <vt:i4>1310771</vt:i4>
      </vt:variant>
      <vt:variant>
        <vt:i4>32</vt:i4>
      </vt:variant>
      <vt:variant>
        <vt:i4>0</vt:i4>
      </vt:variant>
      <vt:variant>
        <vt:i4>5</vt:i4>
      </vt:variant>
      <vt:variant>
        <vt:lpwstr/>
      </vt:variant>
      <vt:variant>
        <vt:lpwstr>_Toc201237366</vt:lpwstr>
      </vt:variant>
      <vt:variant>
        <vt:i4>1310771</vt:i4>
      </vt:variant>
      <vt:variant>
        <vt:i4>26</vt:i4>
      </vt:variant>
      <vt:variant>
        <vt:i4>0</vt:i4>
      </vt:variant>
      <vt:variant>
        <vt:i4>5</vt:i4>
      </vt:variant>
      <vt:variant>
        <vt:lpwstr/>
      </vt:variant>
      <vt:variant>
        <vt:lpwstr>_Toc201237365</vt:lpwstr>
      </vt:variant>
      <vt:variant>
        <vt:i4>1310771</vt:i4>
      </vt:variant>
      <vt:variant>
        <vt:i4>20</vt:i4>
      </vt:variant>
      <vt:variant>
        <vt:i4>0</vt:i4>
      </vt:variant>
      <vt:variant>
        <vt:i4>5</vt:i4>
      </vt:variant>
      <vt:variant>
        <vt:lpwstr/>
      </vt:variant>
      <vt:variant>
        <vt:lpwstr>_Toc201237364</vt:lpwstr>
      </vt:variant>
      <vt:variant>
        <vt:i4>1310771</vt:i4>
      </vt:variant>
      <vt:variant>
        <vt:i4>14</vt:i4>
      </vt:variant>
      <vt:variant>
        <vt:i4>0</vt:i4>
      </vt:variant>
      <vt:variant>
        <vt:i4>5</vt:i4>
      </vt:variant>
      <vt:variant>
        <vt:lpwstr/>
      </vt:variant>
      <vt:variant>
        <vt:lpwstr>_Toc201237363</vt:lpwstr>
      </vt:variant>
      <vt:variant>
        <vt:i4>1310771</vt:i4>
      </vt:variant>
      <vt:variant>
        <vt:i4>8</vt:i4>
      </vt:variant>
      <vt:variant>
        <vt:i4>0</vt:i4>
      </vt:variant>
      <vt:variant>
        <vt:i4>5</vt:i4>
      </vt:variant>
      <vt:variant>
        <vt:lpwstr/>
      </vt:variant>
      <vt:variant>
        <vt:lpwstr>_Toc201237362</vt:lpwstr>
      </vt:variant>
      <vt:variant>
        <vt:i4>1310771</vt:i4>
      </vt:variant>
      <vt:variant>
        <vt:i4>2</vt:i4>
      </vt:variant>
      <vt:variant>
        <vt:i4>0</vt:i4>
      </vt:variant>
      <vt:variant>
        <vt:i4>5</vt:i4>
      </vt:variant>
      <vt:variant>
        <vt:lpwstr/>
      </vt:variant>
      <vt:variant>
        <vt:lpwstr>_Toc201237361</vt:lpwstr>
      </vt:variant>
      <vt:variant>
        <vt:i4>5439493</vt:i4>
      </vt:variant>
      <vt:variant>
        <vt:i4>12</vt:i4>
      </vt:variant>
      <vt:variant>
        <vt:i4>0</vt:i4>
      </vt:variant>
      <vt:variant>
        <vt:i4>5</vt:i4>
      </vt:variant>
      <vt:variant>
        <vt:lpwstr>https://unstats.un.org/unsd/demographic-social/meetings/2024/egm-20240904/p&amp;r-rev4-draft-20240809.pdf</vt:lpwstr>
      </vt:variant>
      <vt:variant>
        <vt:lpwstr/>
      </vt:variant>
      <vt:variant>
        <vt:i4>6881308</vt:i4>
      </vt:variant>
      <vt:variant>
        <vt:i4>9</vt:i4>
      </vt:variant>
      <vt:variant>
        <vt:i4>0</vt:i4>
      </vt:variant>
      <vt:variant>
        <vt:i4>5</vt:i4>
      </vt:variant>
      <vt:variant>
        <vt:lpwstr>mailto:pamela.nabukhonzo@un.org</vt:lpwstr>
      </vt:variant>
      <vt:variant>
        <vt:lpwstr/>
      </vt:variant>
      <vt:variant>
        <vt:i4>6881308</vt:i4>
      </vt:variant>
      <vt:variant>
        <vt:i4>6</vt:i4>
      </vt:variant>
      <vt:variant>
        <vt:i4>0</vt:i4>
      </vt:variant>
      <vt:variant>
        <vt:i4>5</vt:i4>
      </vt:variant>
      <vt:variant>
        <vt:lpwstr>mailto:pamela.nabukhonzo@un.org</vt:lpwstr>
      </vt:variant>
      <vt:variant>
        <vt:lpwstr/>
      </vt:variant>
      <vt:variant>
        <vt:i4>6881308</vt:i4>
      </vt:variant>
      <vt:variant>
        <vt:i4>3</vt:i4>
      </vt:variant>
      <vt:variant>
        <vt:i4>0</vt:i4>
      </vt:variant>
      <vt:variant>
        <vt:i4>5</vt:i4>
      </vt:variant>
      <vt:variant>
        <vt:lpwstr>mailto:pamela.nabukhonzo@un.org</vt:lpwstr>
      </vt:variant>
      <vt:variant>
        <vt:lpwstr/>
      </vt:variant>
      <vt:variant>
        <vt:i4>5439493</vt:i4>
      </vt:variant>
      <vt:variant>
        <vt:i4>0</vt:i4>
      </vt:variant>
      <vt:variant>
        <vt:i4>0</vt:i4>
      </vt:variant>
      <vt:variant>
        <vt:i4>5</vt:i4>
      </vt:variant>
      <vt:variant>
        <vt:lpwstr>https://unstats.un.org/unsd/demographic-social/meetings/2024/egm-20240904/p&amp;r-rev4-draft-20240809.pdf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k</dc:creator>
  <cp:keywords/>
  <dc:description/>
  <cp:lastModifiedBy>Rachel Shipsey</cp:lastModifiedBy>
  <cp:revision>12</cp:revision>
  <dcterms:created xsi:type="dcterms:W3CDTF">2025-06-23T12:12:00Z</dcterms:created>
  <dcterms:modified xsi:type="dcterms:W3CDTF">2025-06-24T12:11:00Z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0x010100FCB6ACE9D7DF5149811AD272EF86DEDD</vt:lpwstr>
  </property>
</Properties>
</file>